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A99C9F" w14:textId="77777777" w:rsidR="001D2426" w:rsidRDefault="001D2426" w:rsidP="00530C8E"/>
    <w:p w14:paraId="2FEA3C3B" w14:textId="77777777" w:rsidR="00E013D0" w:rsidRPr="00106C9E" w:rsidRDefault="00E013D0" w:rsidP="00E013D0"/>
    <w:p w14:paraId="48156D50" w14:textId="77777777" w:rsidR="00E013D0" w:rsidRDefault="00DF1EDC" w:rsidP="008D240F">
      <w:pPr>
        <w:jc w:val="center"/>
      </w:pPr>
      <w:r>
        <w:rPr>
          <w:noProof/>
        </w:rPr>
        <w:drawing>
          <wp:inline distT="0" distB="0" distL="0" distR="0" wp14:anchorId="2DB0294A" wp14:editId="5A2CCCF4">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790F73A5" w14:textId="77777777" w:rsidR="00E013D0" w:rsidRDefault="00DF1EDC">
      <w:pPr>
        <w:jc w:val="center"/>
        <w:rPr>
          <w:rFonts w:cs="Arial"/>
          <w:b/>
          <w:color w:val="000080"/>
          <w:sz w:val="44"/>
          <w:szCs w:val="44"/>
        </w:rPr>
      </w:pPr>
      <w:r>
        <w:rPr>
          <w:rFonts w:cs="Arial"/>
          <w:b/>
          <w:color w:val="000080"/>
          <w:sz w:val="44"/>
          <w:szCs w:val="44"/>
        </w:rPr>
        <w:t>Research &amp; Vehicle Technology</w:t>
      </w:r>
    </w:p>
    <w:p w14:paraId="60D47C1F" w14:textId="77777777" w:rsidR="00E013D0" w:rsidRDefault="00DF1EDC">
      <w:pPr>
        <w:jc w:val="center"/>
        <w:rPr>
          <w:rFonts w:cs="Arial"/>
          <w:b/>
          <w:color w:val="000080"/>
          <w:sz w:val="40"/>
          <w:szCs w:val="40"/>
        </w:rPr>
      </w:pPr>
      <w:r>
        <w:rPr>
          <w:rFonts w:cs="Arial"/>
          <w:b/>
          <w:color w:val="000080"/>
          <w:sz w:val="40"/>
          <w:szCs w:val="40"/>
        </w:rPr>
        <w:t>“Infotainment Systems Product Development”</w:t>
      </w:r>
    </w:p>
    <w:p w14:paraId="52AAA2C7" w14:textId="77777777" w:rsidR="00E013D0" w:rsidRDefault="00E013D0">
      <w:pPr>
        <w:jc w:val="center"/>
      </w:pPr>
    </w:p>
    <w:p w14:paraId="77338D3F" w14:textId="77777777" w:rsidR="00E013D0" w:rsidRDefault="00E013D0">
      <w:pPr>
        <w:jc w:val="center"/>
      </w:pPr>
    </w:p>
    <w:p w14:paraId="0FBEABBE" w14:textId="77777777" w:rsidR="00E013D0" w:rsidRDefault="00DF1EDC">
      <w:pPr>
        <w:jc w:val="center"/>
        <w:rPr>
          <w:rFonts w:cs="Arial"/>
          <w:b/>
          <w:sz w:val="52"/>
          <w:szCs w:val="52"/>
        </w:rPr>
      </w:pPr>
      <w:r>
        <w:rPr>
          <w:rFonts w:cs="Arial"/>
          <w:b/>
          <w:sz w:val="52"/>
          <w:szCs w:val="52"/>
        </w:rPr>
        <w:t>Feature – Wi-Fi Hotspot</w:t>
      </w:r>
    </w:p>
    <w:p w14:paraId="20CF4342" w14:textId="77777777" w:rsidR="00E013D0" w:rsidRDefault="00DF1EDC">
      <w:pPr>
        <w:jc w:val="center"/>
        <w:rPr>
          <w:rFonts w:cs="Arial"/>
          <w:b/>
          <w:sz w:val="52"/>
          <w:szCs w:val="52"/>
        </w:rPr>
      </w:pPr>
      <w:r>
        <w:rPr>
          <w:rFonts w:cs="Arial"/>
          <w:b/>
          <w:sz w:val="52"/>
          <w:szCs w:val="52"/>
        </w:rPr>
        <w:t>OnBoard Client v2</w:t>
      </w:r>
    </w:p>
    <w:p w14:paraId="4A540D66" w14:textId="77777777" w:rsidR="00E013D0" w:rsidRDefault="00E013D0">
      <w:pPr>
        <w:jc w:val="center"/>
        <w:rPr>
          <w:rFonts w:cs="Arial"/>
          <w:b/>
          <w:sz w:val="52"/>
          <w:szCs w:val="52"/>
        </w:rPr>
      </w:pPr>
    </w:p>
    <w:p w14:paraId="1592D467" w14:textId="77777777" w:rsidR="00E013D0" w:rsidRDefault="00DF1EDC">
      <w:pPr>
        <w:jc w:val="center"/>
        <w:rPr>
          <w:rFonts w:cs="Arial"/>
          <w:b/>
          <w:sz w:val="52"/>
          <w:szCs w:val="52"/>
        </w:rPr>
      </w:pPr>
      <w:r>
        <w:rPr>
          <w:rFonts w:cs="Arial"/>
          <w:b/>
          <w:sz w:val="52"/>
          <w:szCs w:val="52"/>
        </w:rPr>
        <w:lastRenderedPageBreak/>
        <w:t>Subsystem Part Specific Specification (SPSS)</w:t>
      </w:r>
    </w:p>
    <w:p w14:paraId="3CEB3ECC" w14:textId="77777777" w:rsidR="00E013D0" w:rsidRDefault="00E013D0">
      <w:pPr>
        <w:jc w:val="center"/>
      </w:pPr>
    </w:p>
    <w:p w14:paraId="27D4E79C" w14:textId="77777777" w:rsidR="00E013D0" w:rsidRDefault="00E013D0">
      <w:pPr>
        <w:jc w:val="center"/>
      </w:pPr>
    </w:p>
    <w:p w14:paraId="2DC61ACC" w14:textId="77777777" w:rsidR="00E013D0" w:rsidRDefault="00E013D0">
      <w:pPr>
        <w:jc w:val="center"/>
      </w:pPr>
    </w:p>
    <w:p w14:paraId="23FED6C2" w14:textId="77777777" w:rsidR="00E013D0" w:rsidRDefault="00E013D0">
      <w:pPr>
        <w:jc w:val="center"/>
      </w:pPr>
    </w:p>
    <w:p w14:paraId="0281915E" w14:textId="4237E41E" w:rsidR="00E013D0" w:rsidRDefault="00DF1EDC">
      <w:pPr>
        <w:jc w:val="center"/>
        <w:rPr>
          <w:rFonts w:cs="Arial"/>
          <w:sz w:val="28"/>
          <w:szCs w:val="28"/>
        </w:rPr>
      </w:pPr>
      <w:r>
        <w:rPr>
          <w:rFonts w:cs="Arial"/>
          <w:sz w:val="28"/>
          <w:szCs w:val="28"/>
        </w:rPr>
        <w:t>Version 1.</w:t>
      </w:r>
      <w:r w:rsidR="00431AD8">
        <w:rPr>
          <w:rFonts w:cs="Arial"/>
          <w:sz w:val="28"/>
          <w:szCs w:val="28"/>
        </w:rPr>
        <w:t>4</w:t>
      </w:r>
    </w:p>
    <w:p w14:paraId="3FB2822A" w14:textId="77777777" w:rsidR="00E013D0" w:rsidRDefault="00DF1EDC">
      <w:pPr>
        <w:jc w:val="center"/>
        <w:rPr>
          <w:rFonts w:cs="Arial"/>
          <w:b/>
          <w:sz w:val="28"/>
          <w:szCs w:val="28"/>
        </w:rPr>
      </w:pPr>
      <w:r>
        <w:rPr>
          <w:rFonts w:cs="Arial"/>
          <w:b/>
          <w:sz w:val="28"/>
          <w:szCs w:val="28"/>
        </w:rPr>
        <w:t>UNCONTROLLED COPY IF PRINTED</w:t>
      </w:r>
    </w:p>
    <w:p w14:paraId="3E3855E2" w14:textId="77777777" w:rsidR="00E013D0" w:rsidRDefault="00E013D0">
      <w:pPr>
        <w:jc w:val="center"/>
      </w:pPr>
    </w:p>
    <w:p w14:paraId="12439AAB" w14:textId="42473E90" w:rsidR="00E013D0" w:rsidRDefault="00DF1EDC">
      <w:pPr>
        <w:jc w:val="center"/>
        <w:rPr>
          <w:rFonts w:cs="Arial"/>
          <w:b/>
          <w:szCs w:val="22"/>
        </w:rPr>
      </w:pPr>
      <w:r>
        <w:rPr>
          <w:rFonts w:cs="Arial"/>
          <w:b/>
          <w:szCs w:val="22"/>
        </w:rPr>
        <w:t xml:space="preserve">Version Date:  </w:t>
      </w:r>
      <w:r w:rsidR="00431AD8">
        <w:rPr>
          <w:rFonts w:cs="Arial"/>
          <w:b/>
          <w:szCs w:val="22"/>
        </w:rPr>
        <w:t>June 6, 2020</w:t>
      </w:r>
    </w:p>
    <w:p w14:paraId="46914440" w14:textId="77777777" w:rsidR="00E013D0" w:rsidRDefault="00E013D0">
      <w:pPr>
        <w:jc w:val="center"/>
      </w:pPr>
    </w:p>
    <w:p w14:paraId="4DF41295" w14:textId="77777777" w:rsidR="00E013D0" w:rsidRDefault="00E013D0">
      <w:pPr>
        <w:jc w:val="center"/>
      </w:pPr>
    </w:p>
    <w:p w14:paraId="2779B4F9" w14:textId="77777777" w:rsidR="00E013D0" w:rsidRDefault="00E013D0">
      <w:pPr>
        <w:jc w:val="center"/>
      </w:pPr>
    </w:p>
    <w:p w14:paraId="03207BF1" w14:textId="77777777" w:rsidR="00E013D0" w:rsidRDefault="00DF1EDC">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103F8AF8" w14:textId="77777777" w:rsidR="00E013D0" w:rsidRDefault="00DF1EDC">
      <w:pPr>
        <w:jc w:val="center"/>
        <w:outlineLvl w:val="0"/>
        <w:rPr>
          <w:rFonts w:cs="Arial"/>
          <w:b/>
          <w:bCs/>
          <w:sz w:val="28"/>
          <w:szCs w:val="28"/>
          <w:u w:val="single"/>
        </w:rPr>
      </w:pPr>
      <w:r>
        <w:rPr>
          <w:b/>
          <w:sz w:val="36"/>
          <w:szCs w:val="36"/>
        </w:rPr>
        <w:br w:type="page"/>
      </w:r>
      <w:bookmarkStart w:id="0" w:name="_Toc14081880"/>
      <w:r>
        <w:rPr>
          <w:rFonts w:cs="Arial"/>
          <w:b/>
          <w:bCs/>
          <w:sz w:val="28"/>
          <w:szCs w:val="28"/>
          <w:u w:val="single"/>
        </w:rPr>
        <w:lastRenderedPageBreak/>
        <w:t>Revision History</w:t>
      </w:r>
      <w:bookmarkEnd w:id="0"/>
    </w:p>
    <w:p w14:paraId="70C30B55" w14:textId="77777777" w:rsidR="00E013D0" w:rsidRDefault="00E013D0">
      <w:pPr>
        <w:rPr>
          <w:rFonts w:cs="Arial"/>
        </w:rPr>
      </w:pPr>
    </w:p>
    <w:p w14:paraId="0596B86A" w14:textId="77777777" w:rsidR="00E013D0" w:rsidRDefault="00E013D0">
      <w:pPr>
        <w:rPr>
          <w:rFonts w:cs="Arial"/>
        </w:rPr>
      </w:pPr>
    </w:p>
    <w:tbl>
      <w:tblPr>
        <w:tblW w:w="11052" w:type="dxa"/>
        <w:jc w:val="center"/>
        <w:tblLayout w:type="fixed"/>
        <w:tblLook w:val="04A0" w:firstRow="1" w:lastRow="0" w:firstColumn="1" w:lastColumn="0" w:noHBand="0" w:noVBand="1"/>
      </w:tblPr>
      <w:tblGrid>
        <w:gridCol w:w="1755"/>
        <w:gridCol w:w="1145"/>
        <w:gridCol w:w="2337"/>
        <w:gridCol w:w="5815"/>
        <w:tblGridChange w:id="1">
          <w:tblGrid>
            <w:gridCol w:w="1755"/>
            <w:gridCol w:w="1145"/>
            <w:gridCol w:w="2337"/>
            <w:gridCol w:w="5815"/>
          </w:tblGrid>
        </w:tblGridChange>
      </w:tblGrid>
      <w:tr w:rsidR="00E013D0" w14:paraId="1CFFCD2C" w14:textId="77777777" w:rsidTr="00E013D0">
        <w:trPr>
          <w:trHeight w:val="346"/>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22D69CB" w14:textId="77777777" w:rsidR="00E013D0" w:rsidRDefault="00DF1EDC">
            <w:pPr>
              <w:spacing w:line="276" w:lineRule="auto"/>
              <w:jc w:val="center"/>
              <w:rPr>
                <w:rFonts w:cs="Arial"/>
                <w:b/>
                <w:bCs/>
                <w:lang w:val="fr-FR"/>
              </w:rPr>
            </w:pPr>
            <w:r>
              <w:rPr>
                <w:rFonts w:cs="Arial"/>
                <w:b/>
                <w:bCs/>
                <w:lang w:val="fr-FR"/>
              </w:rPr>
              <w:t>Date</w:t>
            </w:r>
          </w:p>
        </w:tc>
        <w:tc>
          <w:tcPr>
            <w:tcW w:w="1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3403577" w14:textId="77777777" w:rsidR="00E013D0" w:rsidRDefault="00DF1EDC">
            <w:pPr>
              <w:spacing w:line="276" w:lineRule="auto"/>
              <w:jc w:val="center"/>
              <w:rPr>
                <w:rFonts w:cs="Arial"/>
                <w:b/>
                <w:bCs/>
                <w:lang w:val="fr-FR"/>
              </w:rPr>
            </w:pPr>
            <w:r>
              <w:rPr>
                <w:rFonts w:cs="Arial"/>
                <w:b/>
                <w:bCs/>
                <w:lang w:val="fr-FR"/>
              </w:rPr>
              <w:t>Version</w:t>
            </w:r>
          </w:p>
        </w:tc>
        <w:tc>
          <w:tcPr>
            <w:tcW w:w="8152"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14FC9DB" w14:textId="77777777" w:rsidR="00E013D0" w:rsidRDefault="00DF1EDC">
            <w:pPr>
              <w:spacing w:line="276" w:lineRule="auto"/>
              <w:jc w:val="center"/>
              <w:rPr>
                <w:rFonts w:cs="Arial"/>
                <w:b/>
                <w:bCs/>
                <w:lang w:val="fr-FR"/>
              </w:rPr>
            </w:pPr>
            <w:r>
              <w:rPr>
                <w:rFonts w:cs="Arial"/>
                <w:b/>
                <w:bCs/>
                <w:lang w:val="fr-FR"/>
              </w:rPr>
              <w:t>Notes</w:t>
            </w:r>
          </w:p>
        </w:tc>
      </w:tr>
      <w:tr w:rsidR="00E013D0" w:rsidRPr="006E487A" w14:paraId="66F65EE0" w14:textId="77777777" w:rsidTr="00E013D0">
        <w:trPr>
          <w:trHeight w:val="237"/>
          <w:jc w:val="center"/>
        </w:trPr>
        <w:tc>
          <w:tcPr>
            <w:tcW w:w="1755" w:type="dxa"/>
            <w:tcBorders>
              <w:top w:val="single" w:sz="6" w:space="0" w:color="auto"/>
              <w:left w:val="single" w:sz="6" w:space="0" w:color="auto"/>
              <w:bottom w:val="single" w:sz="6" w:space="0" w:color="auto"/>
              <w:right w:val="single" w:sz="6" w:space="0" w:color="auto"/>
            </w:tcBorders>
          </w:tcPr>
          <w:p w14:paraId="1C6ED925" w14:textId="77777777" w:rsidR="00E013D0" w:rsidRDefault="00DF1EDC" w:rsidP="00E013D0">
            <w:pPr>
              <w:spacing w:line="276" w:lineRule="auto"/>
              <w:rPr>
                <w:rFonts w:cs="Arial"/>
                <w:b/>
                <w:sz w:val="16"/>
                <w:lang w:val="fr-FR"/>
              </w:rPr>
            </w:pPr>
            <w:r>
              <w:rPr>
                <w:rFonts w:cs="Arial"/>
                <w:b/>
                <w:sz w:val="16"/>
              </w:rPr>
              <w:t>November 6, 2017</w:t>
            </w:r>
          </w:p>
        </w:tc>
        <w:tc>
          <w:tcPr>
            <w:tcW w:w="1145" w:type="dxa"/>
            <w:tcBorders>
              <w:top w:val="single" w:sz="6" w:space="0" w:color="auto"/>
              <w:left w:val="single" w:sz="6" w:space="0" w:color="auto"/>
              <w:bottom w:val="single" w:sz="6" w:space="0" w:color="auto"/>
              <w:right w:val="single" w:sz="6" w:space="0" w:color="auto"/>
            </w:tcBorders>
          </w:tcPr>
          <w:p w14:paraId="638D10D8" w14:textId="77777777" w:rsidR="00E013D0" w:rsidRDefault="00DF1EDC" w:rsidP="00E013D0">
            <w:pPr>
              <w:spacing w:line="276" w:lineRule="auto"/>
              <w:jc w:val="center"/>
              <w:rPr>
                <w:rFonts w:cs="Arial"/>
                <w:b/>
                <w:sz w:val="16"/>
                <w:lang w:val="fr-FR"/>
              </w:rPr>
            </w:pPr>
            <w:r>
              <w:rPr>
                <w:rFonts w:cs="Arial"/>
                <w:b/>
                <w:sz w:val="16"/>
                <w:lang w:val="fr-FR"/>
              </w:rPr>
              <w:t>1.0</w:t>
            </w:r>
          </w:p>
        </w:tc>
        <w:tc>
          <w:tcPr>
            <w:tcW w:w="2337" w:type="dxa"/>
            <w:tcBorders>
              <w:top w:val="single" w:sz="6" w:space="0" w:color="auto"/>
              <w:left w:val="single" w:sz="6" w:space="0" w:color="auto"/>
              <w:bottom w:val="single" w:sz="6" w:space="0" w:color="auto"/>
              <w:right w:val="single" w:sz="6" w:space="0" w:color="auto"/>
            </w:tcBorders>
          </w:tcPr>
          <w:p w14:paraId="35CC1559" w14:textId="77777777" w:rsidR="00E013D0" w:rsidRDefault="00DF1EDC" w:rsidP="00E013D0">
            <w:pPr>
              <w:spacing w:line="276" w:lineRule="auto"/>
              <w:jc w:val="center"/>
              <w:rPr>
                <w:rFonts w:cs="Arial"/>
                <w:b/>
                <w:sz w:val="16"/>
              </w:rPr>
            </w:pPr>
            <w:r>
              <w:rPr>
                <w:rFonts w:cs="Arial"/>
                <w:b/>
                <w:sz w:val="16"/>
              </w:rPr>
              <w:t>Initial Release</w:t>
            </w:r>
          </w:p>
        </w:tc>
        <w:tc>
          <w:tcPr>
            <w:tcW w:w="5815" w:type="dxa"/>
            <w:tcBorders>
              <w:top w:val="single" w:sz="6" w:space="0" w:color="auto"/>
              <w:left w:val="single" w:sz="6" w:space="0" w:color="auto"/>
              <w:bottom w:val="single" w:sz="6" w:space="0" w:color="auto"/>
              <w:right w:val="single" w:sz="6" w:space="0" w:color="auto"/>
            </w:tcBorders>
          </w:tcPr>
          <w:p w14:paraId="715BB9DE" w14:textId="77777777" w:rsidR="00E013D0" w:rsidRDefault="00E013D0" w:rsidP="00E013D0">
            <w:pPr>
              <w:spacing w:line="276" w:lineRule="auto"/>
              <w:rPr>
                <w:rFonts w:cs="Arial"/>
                <w:b/>
                <w:sz w:val="16"/>
              </w:rPr>
            </w:pPr>
          </w:p>
        </w:tc>
      </w:tr>
      <w:tr w:rsidR="00E013D0" w14:paraId="14059CE1" w14:textId="77777777" w:rsidTr="00E013D0">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4A2A081" w14:textId="77777777" w:rsidR="00E013D0" w:rsidRDefault="00E013D0" w:rsidP="00E013D0">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3DF42245" w14:textId="77777777" w:rsidR="00E013D0" w:rsidRDefault="00E013D0" w:rsidP="00E013D0">
            <w:pPr>
              <w:spacing w:line="276" w:lineRule="auto"/>
              <w:jc w:val="center"/>
              <w:rPr>
                <w:rFonts w:cs="Arial"/>
                <w:sz w:val="16"/>
                <w:lang w:val="fr-FR"/>
              </w:rPr>
            </w:pPr>
          </w:p>
        </w:tc>
        <w:tc>
          <w:tcPr>
            <w:tcW w:w="2337" w:type="dxa"/>
            <w:tcBorders>
              <w:top w:val="single" w:sz="6" w:space="0" w:color="auto"/>
              <w:left w:val="nil"/>
              <w:bottom w:val="single" w:sz="6" w:space="0" w:color="auto"/>
              <w:right w:val="nil"/>
            </w:tcBorders>
            <w:shd w:val="thinDiagCross" w:color="auto" w:fill="D9D9D9" w:themeFill="background1" w:themeFillShade="D9"/>
          </w:tcPr>
          <w:p w14:paraId="59D38DC0" w14:textId="77777777" w:rsidR="00E013D0" w:rsidRDefault="00E013D0" w:rsidP="00E013D0">
            <w:pPr>
              <w:spacing w:line="276" w:lineRule="auto"/>
              <w:rPr>
                <w:rFonts w:cs="Arial"/>
                <w:sz w:val="16"/>
              </w:rPr>
            </w:pPr>
          </w:p>
        </w:tc>
        <w:tc>
          <w:tcPr>
            <w:tcW w:w="5815" w:type="dxa"/>
            <w:tcBorders>
              <w:top w:val="single" w:sz="6" w:space="0" w:color="auto"/>
              <w:left w:val="nil"/>
              <w:bottom w:val="single" w:sz="6" w:space="0" w:color="auto"/>
              <w:right w:val="single" w:sz="6" w:space="0" w:color="auto"/>
            </w:tcBorders>
            <w:shd w:val="thinDiagCross" w:color="auto" w:fill="D9D9D9" w:themeFill="background1" w:themeFillShade="D9"/>
          </w:tcPr>
          <w:p w14:paraId="23F1F30A" w14:textId="77777777" w:rsidR="00E013D0" w:rsidRDefault="00E013D0" w:rsidP="00E013D0">
            <w:pPr>
              <w:spacing w:line="276" w:lineRule="auto"/>
              <w:rPr>
                <w:rFonts w:cs="Arial"/>
                <w:sz w:val="16"/>
              </w:rPr>
            </w:pPr>
          </w:p>
        </w:tc>
      </w:tr>
      <w:tr w:rsidR="00E013D0" w14:paraId="21F49EC6" w14:textId="77777777" w:rsidTr="00E013D0">
        <w:trPr>
          <w:trHeight w:val="245"/>
          <w:jc w:val="center"/>
        </w:trPr>
        <w:tc>
          <w:tcPr>
            <w:tcW w:w="1755" w:type="dxa"/>
            <w:tcBorders>
              <w:top w:val="single" w:sz="4" w:space="0" w:color="auto"/>
              <w:left w:val="single" w:sz="4" w:space="0" w:color="auto"/>
              <w:bottom w:val="single" w:sz="4" w:space="0" w:color="auto"/>
              <w:right w:val="single" w:sz="4" w:space="0" w:color="auto"/>
            </w:tcBorders>
            <w:hideMark/>
          </w:tcPr>
          <w:p w14:paraId="366019D6" w14:textId="77777777" w:rsidR="00E013D0" w:rsidRDefault="00DF1EDC">
            <w:pPr>
              <w:spacing w:line="276" w:lineRule="auto"/>
              <w:rPr>
                <w:rFonts w:cs="Arial"/>
                <w:b/>
                <w:sz w:val="16"/>
                <w:lang w:val="fr-FR"/>
              </w:rPr>
            </w:pPr>
            <w:r>
              <w:rPr>
                <w:rFonts w:cs="Arial"/>
                <w:b/>
                <w:sz w:val="16"/>
                <w:lang w:val="fr-FR"/>
              </w:rPr>
              <w:t>November 27, 2017</w:t>
            </w:r>
          </w:p>
        </w:tc>
        <w:tc>
          <w:tcPr>
            <w:tcW w:w="1145" w:type="dxa"/>
            <w:tcBorders>
              <w:top w:val="single" w:sz="4" w:space="0" w:color="auto"/>
              <w:left w:val="single" w:sz="4" w:space="0" w:color="auto"/>
              <w:bottom w:val="single" w:sz="4" w:space="0" w:color="auto"/>
              <w:right w:val="single" w:sz="4" w:space="0" w:color="auto"/>
            </w:tcBorders>
            <w:hideMark/>
          </w:tcPr>
          <w:p w14:paraId="1FCC0621" w14:textId="77777777" w:rsidR="00E013D0" w:rsidRDefault="00DF1EDC">
            <w:pPr>
              <w:spacing w:line="276" w:lineRule="auto"/>
              <w:jc w:val="center"/>
              <w:rPr>
                <w:rFonts w:cs="Arial"/>
                <w:b/>
                <w:sz w:val="16"/>
                <w:lang w:val="fr-FR"/>
              </w:rPr>
            </w:pPr>
            <w:r>
              <w:rPr>
                <w:rFonts w:cs="Arial"/>
                <w:b/>
                <w:sz w:val="16"/>
                <w:lang w:val="fr-FR"/>
              </w:rPr>
              <w:t>1.1</w:t>
            </w:r>
          </w:p>
        </w:tc>
        <w:tc>
          <w:tcPr>
            <w:tcW w:w="8152" w:type="dxa"/>
            <w:gridSpan w:val="2"/>
            <w:tcBorders>
              <w:top w:val="single" w:sz="4" w:space="0" w:color="auto"/>
              <w:left w:val="single" w:sz="4" w:space="0" w:color="auto"/>
              <w:bottom w:val="single" w:sz="4" w:space="0" w:color="auto"/>
              <w:right w:val="single" w:sz="6" w:space="0" w:color="auto"/>
            </w:tcBorders>
          </w:tcPr>
          <w:p w14:paraId="7113DC3A" w14:textId="77777777" w:rsidR="00E013D0" w:rsidRDefault="00E013D0">
            <w:pPr>
              <w:spacing w:line="276" w:lineRule="auto"/>
              <w:rPr>
                <w:rFonts w:cs="Arial"/>
                <w:sz w:val="16"/>
              </w:rPr>
            </w:pPr>
          </w:p>
        </w:tc>
      </w:tr>
      <w:tr w:rsidR="00E013D0" w14:paraId="27ED026E" w14:textId="77777777" w:rsidTr="00E013D0">
        <w:trPr>
          <w:trHeight w:val="245"/>
          <w:jc w:val="center"/>
        </w:trPr>
        <w:tc>
          <w:tcPr>
            <w:tcW w:w="1755" w:type="dxa"/>
            <w:tcBorders>
              <w:top w:val="single" w:sz="4" w:space="0" w:color="auto"/>
              <w:left w:val="single" w:sz="4" w:space="0" w:color="auto"/>
              <w:bottom w:val="nil"/>
              <w:right w:val="single" w:sz="4" w:space="0" w:color="auto"/>
            </w:tcBorders>
          </w:tcPr>
          <w:p w14:paraId="407BD59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9BDDC84" w14:textId="77777777" w:rsidR="00E013D0" w:rsidRPr="00D81844" w:rsidRDefault="00DF1EDC" w:rsidP="00E013D0">
            <w:pPr>
              <w:rPr>
                <w:sz w:val="16"/>
                <w:szCs w:val="16"/>
              </w:rPr>
            </w:pPr>
            <w:r w:rsidRPr="00D81844">
              <w:rPr>
                <w:sz w:val="16"/>
                <w:szCs w:val="16"/>
              </w:rPr>
              <w:t>WFHSv2-REQ-274791/B-Logical Signal Mapping</w:t>
            </w:r>
          </w:p>
        </w:tc>
        <w:tc>
          <w:tcPr>
            <w:tcW w:w="5815" w:type="dxa"/>
            <w:tcBorders>
              <w:top w:val="single" w:sz="6" w:space="0" w:color="auto"/>
              <w:left w:val="single" w:sz="4" w:space="0" w:color="auto"/>
              <w:bottom w:val="single" w:sz="6" w:space="0" w:color="auto"/>
              <w:right w:val="single" w:sz="6" w:space="0" w:color="auto"/>
            </w:tcBorders>
          </w:tcPr>
          <w:p w14:paraId="33C1ABEA" w14:textId="77777777" w:rsidR="00E013D0" w:rsidRPr="00D81844" w:rsidRDefault="00DF1EDC" w:rsidP="00E013D0">
            <w:pPr>
              <w:rPr>
                <w:sz w:val="16"/>
                <w:szCs w:val="16"/>
              </w:rPr>
            </w:pPr>
            <w:r w:rsidRPr="00D81844">
              <w:rPr>
                <w:sz w:val="16"/>
                <w:szCs w:val="16"/>
              </w:rPr>
              <w:t>MBORREL: Added WifiHtspt_D_Falt</w:t>
            </w:r>
          </w:p>
        </w:tc>
      </w:tr>
      <w:tr w:rsidR="00E013D0" w14:paraId="073C5E55" w14:textId="77777777" w:rsidTr="00E013D0">
        <w:trPr>
          <w:trHeight w:val="245"/>
          <w:jc w:val="center"/>
        </w:trPr>
        <w:tc>
          <w:tcPr>
            <w:tcW w:w="1755" w:type="dxa"/>
            <w:tcBorders>
              <w:top w:val="nil"/>
              <w:left w:val="single" w:sz="4" w:space="0" w:color="auto"/>
              <w:bottom w:val="nil"/>
              <w:right w:val="single" w:sz="4" w:space="0" w:color="auto"/>
            </w:tcBorders>
          </w:tcPr>
          <w:p w14:paraId="4A83084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FE28A14" w14:textId="77777777" w:rsidR="00E013D0" w:rsidRPr="00D81844" w:rsidRDefault="00DF1EDC" w:rsidP="00E013D0">
            <w:pPr>
              <w:rPr>
                <w:sz w:val="16"/>
                <w:szCs w:val="16"/>
              </w:rPr>
            </w:pPr>
            <w:r w:rsidRPr="00D81844">
              <w:rPr>
                <w:sz w:val="16"/>
                <w:szCs w:val="16"/>
              </w:rPr>
              <w:t>STR-285950/B-Requirements</w:t>
            </w:r>
          </w:p>
        </w:tc>
        <w:tc>
          <w:tcPr>
            <w:tcW w:w="5815" w:type="dxa"/>
            <w:tcBorders>
              <w:top w:val="single" w:sz="6" w:space="0" w:color="auto"/>
              <w:left w:val="single" w:sz="4" w:space="0" w:color="auto"/>
              <w:bottom w:val="single" w:sz="6" w:space="0" w:color="auto"/>
              <w:right w:val="single" w:sz="6" w:space="0" w:color="auto"/>
            </w:tcBorders>
          </w:tcPr>
          <w:p w14:paraId="50D7F0C4" w14:textId="77777777" w:rsidR="00E013D0" w:rsidRPr="00D81844" w:rsidRDefault="00DF1EDC" w:rsidP="00E013D0">
            <w:pPr>
              <w:rPr>
                <w:sz w:val="16"/>
                <w:szCs w:val="16"/>
              </w:rPr>
            </w:pPr>
            <w:r w:rsidRPr="00D81844">
              <w:rPr>
                <w:sz w:val="16"/>
                <w:szCs w:val="16"/>
              </w:rPr>
              <w:t>MBORREL4: Added new REQ-288215</w:t>
            </w:r>
          </w:p>
        </w:tc>
      </w:tr>
      <w:tr w:rsidR="00E013D0" w14:paraId="51F12FE9" w14:textId="77777777" w:rsidTr="00E013D0">
        <w:trPr>
          <w:trHeight w:val="245"/>
          <w:jc w:val="center"/>
        </w:trPr>
        <w:tc>
          <w:tcPr>
            <w:tcW w:w="1755" w:type="dxa"/>
            <w:tcBorders>
              <w:top w:val="nil"/>
              <w:left w:val="single" w:sz="4" w:space="0" w:color="auto"/>
              <w:bottom w:val="nil"/>
              <w:right w:val="single" w:sz="4" w:space="0" w:color="auto"/>
            </w:tcBorders>
          </w:tcPr>
          <w:p w14:paraId="31FB8F2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AAFFF26" w14:textId="77777777" w:rsidR="00E013D0" w:rsidRPr="00D81844" w:rsidRDefault="00DF1EDC" w:rsidP="00E013D0">
            <w:pPr>
              <w:rPr>
                <w:sz w:val="16"/>
                <w:szCs w:val="16"/>
              </w:rPr>
            </w:pPr>
            <w:r w:rsidRPr="00D81844">
              <w:rPr>
                <w:sz w:val="16"/>
                <w:szCs w:val="16"/>
              </w:rPr>
              <w:t>WFHSv2-REQ-283550/B-Monitoring Wi-Fi Hotspot feature availability</w:t>
            </w:r>
          </w:p>
        </w:tc>
        <w:tc>
          <w:tcPr>
            <w:tcW w:w="5815" w:type="dxa"/>
            <w:tcBorders>
              <w:top w:val="single" w:sz="6" w:space="0" w:color="auto"/>
              <w:left w:val="single" w:sz="4" w:space="0" w:color="auto"/>
              <w:bottom w:val="single" w:sz="6" w:space="0" w:color="auto"/>
              <w:right w:val="single" w:sz="6" w:space="0" w:color="auto"/>
            </w:tcBorders>
          </w:tcPr>
          <w:p w14:paraId="6CDC13D1" w14:textId="77777777" w:rsidR="00E013D0" w:rsidRPr="00D81844" w:rsidRDefault="00DF1EDC" w:rsidP="00E013D0">
            <w:pPr>
              <w:rPr>
                <w:sz w:val="16"/>
                <w:szCs w:val="16"/>
              </w:rPr>
            </w:pPr>
            <w:r w:rsidRPr="00D81844">
              <w:rPr>
                <w:sz w:val="16"/>
                <w:szCs w:val="16"/>
              </w:rPr>
              <w:t>jshelby5: removed Wi-Fi error requirement (new requirement added for this)</w:t>
            </w:r>
          </w:p>
        </w:tc>
      </w:tr>
      <w:tr w:rsidR="00E013D0" w14:paraId="3198BF41" w14:textId="77777777" w:rsidTr="00E013D0">
        <w:trPr>
          <w:trHeight w:val="245"/>
          <w:jc w:val="center"/>
        </w:trPr>
        <w:tc>
          <w:tcPr>
            <w:tcW w:w="1755" w:type="dxa"/>
            <w:tcBorders>
              <w:top w:val="nil"/>
              <w:left w:val="single" w:sz="4" w:space="0" w:color="auto"/>
              <w:bottom w:val="nil"/>
              <w:right w:val="single" w:sz="4" w:space="0" w:color="auto"/>
            </w:tcBorders>
          </w:tcPr>
          <w:p w14:paraId="2CC7E89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C31E43C" w14:textId="77777777" w:rsidR="00E013D0" w:rsidRPr="00D81844" w:rsidRDefault="00DF1EDC" w:rsidP="00E013D0">
            <w:pPr>
              <w:rPr>
                <w:sz w:val="16"/>
                <w:szCs w:val="16"/>
              </w:rPr>
            </w:pPr>
            <w:r w:rsidRPr="00D81844">
              <w:rPr>
                <w:sz w:val="16"/>
                <w:szCs w:val="16"/>
              </w:rPr>
              <w:t>WFHSv2-REQ-283612/B-Wi-Fi Hotspot traffic model</w:t>
            </w:r>
          </w:p>
        </w:tc>
        <w:tc>
          <w:tcPr>
            <w:tcW w:w="5815" w:type="dxa"/>
            <w:tcBorders>
              <w:top w:val="single" w:sz="6" w:space="0" w:color="auto"/>
              <w:left w:val="single" w:sz="4" w:space="0" w:color="auto"/>
              <w:bottom w:val="single" w:sz="6" w:space="0" w:color="auto"/>
              <w:right w:val="single" w:sz="6" w:space="0" w:color="auto"/>
            </w:tcBorders>
          </w:tcPr>
          <w:p w14:paraId="710D984D" w14:textId="77777777" w:rsidR="00E013D0" w:rsidRPr="00D81844" w:rsidRDefault="00DF1EDC" w:rsidP="00E013D0">
            <w:pPr>
              <w:rPr>
                <w:sz w:val="16"/>
                <w:szCs w:val="16"/>
              </w:rPr>
            </w:pPr>
            <w:r w:rsidRPr="00D81844">
              <w:rPr>
                <w:sz w:val="16"/>
                <w:szCs w:val="16"/>
              </w:rPr>
              <w:t>jshelby5: updated the max number of devices to be tested</w:t>
            </w:r>
          </w:p>
        </w:tc>
      </w:tr>
      <w:tr w:rsidR="00E013D0" w14:paraId="25CA210D" w14:textId="77777777" w:rsidTr="00E013D0">
        <w:trPr>
          <w:trHeight w:val="245"/>
          <w:jc w:val="center"/>
        </w:trPr>
        <w:tc>
          <w:tcPr>
            <w:tcW w:w="1755" w:type="dxa"/>
            <w:tcBorders>
              <w:top w:val="nil"/>
              <w:left w:val="single" w:sz="4" w:space="0" w:color="auto"/>
              <w:bottom w:val="nil"/>
              <w:right w:val="single" w:sz="4" w:space="0" w:color="auto"/>
            </w:tcBorders>
          </w:tcPr>
          <w:p w14:paraId="4BEDEF1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1F91979" w14:textId="77777777" w:rsidR="00E013D0" w:rsidRPr="00D81844" w:rsidRDefault="00DF1EDC" w:rsidP="00E013D0">
            <w:pPr>
              <w:rPr>
                <w:sz w:val="16"/>
                <w:szCs w:val="16"/>
              </w:rPr>
            </w:pPr>
            <w:r w:rsidRPr="00D81844">
              <w:rPr>
                <w:sz w:val="16"/>
                <w:szCs w:val="16"/>
              </w:rPr>
              <w:t>WFHSv2-REQ-283614/B-Wi-Fi throughput</w:t>
            </w:r>
          </w:p>
        </w:tc>
        <w:tc>
          <w:tcPr>
            <w:tcW w:w="5815" w:type="dxa"/>
            <w:tcBorders>
              <w:top w:val="single" w:sz="6" w:space="0" w:color="auto"/>
              <w:left w:val="single" w:sz="4" w:space="0" w:color="auto"/>
              <w:bottom w:val="single" w:sz="6" w:space="0" w:color="auto"/>
              <w:right w:val="single" w:sz="6" w:space="0" w:color="auto"/>
            </w:tcBorders>
          </w:tcPr>
          <w:p w14:paraId="4C52F692" w14:textId="77777777" w:rsidR="00E013D0" w:rsidRPr="00D81844" w:rsidRDefault="00DF1EDC" w:rsidP="00E013D0">
            <w:pPr>
              <w:rPr>
                <w:sz w:val="16"/>
                <w:szCs w:val="16"/>
              </w:rPr>
            </w:pPr>
            <w:r w:rsidRPr="00D81844">
              <w:rPr>
                <w:sz w:val="16"/>
                <w:szCs w:val="16"/>
              </w:rPr>
              <w:t>jshelby: updated throughput</w:t>
            </w:r>
          </w:p>
        </w:tc>
      </w:tr>
      <w:tr w:rsidR="00E013D0" w14:paraId="35F506DC" w14:textId="77777777" w:rsidTr="00E013D0">
        <w:trPr>
          <w:trHeight w:val="245"/>
          <w:jc w:val="center"/>
        </w:trPr>
        <w:tc>
          <w:tcPr>
            <w:tcW w:w="1755" w:type="dxa"/>
            <w:tcBorders>
              <w:top w:val="nil"/>
              <w:left w:val="single" w:sz="4" w:space="0" w:color="auto"/>
              <w:bottom w:val="nil"/>
              <w:right w:val="single" w:sz="4" w:space="0" w:color="auto"/>
            </w:tcBorders>
          </w:tcPr>
          <w:p w14:paraId="5662AA5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22CC0EA" w14:textId="77777777" w:rsidR="00E013D0" w:rsidRPr="00D81844" w:rsidRDefault="00DF1EDC" w:rsidP="00E013D0">
            <w:pPr>
              <w:rPr>
                <w:sz w:val="16"/>
                <w:szCs w:val="16"/>
              </w:rPr>
            </w:pPr>
            <w:r w:rsidRPr="00D81844">
              <w:rPr>
                <w:sz w:val="16"/>
                <w:szCs w:val="16"/>
              </w:rPr>
              <w:t>WFHSv2-REQ-283615/B-Modulation scheme</w:t>
            </w:r>
          </w:p>
        </w:tc>
        <w:tc>
          <w:tcPr>
            <w:tcW w:w="5815" w:type="dxa"/>
            <w:tcBorders>
              <w:top w:val="single" w:sz="6" w:space="0" w:color="auto"/>
              <w:left w:val="single" w:sz="4" w:space="0" w:color="auto"/>
              <w:bottom w:val="single" w:sz="6" w:space="0" w:color="auto"/>
              <w:right w:val="single" w:sz="6" w:space="0" w:color="auto"/>
            </w:tcBorders>
          </w:tcPr>
          <w:p w14:paraId="29F1A288" w14:textId="77777777" w:rsidR="00E013D0" w:rsidRPr="00D81844" w:rsidRDefault="00DF1EDC" w:rsidP="00E013D0">
            <w:pPr>
              <w:rPr>
                <w:sz w:val="16"/>
                <w:szCs w:val="16"/>
              </w:rPr>
            </w:pPr>
            <w:r w:rsidRPr="00D81844">
              <w:rPr>
                <w:sz w:val="16"/>
                <w:szCs w:val="16"/>
              </w:rPr>
              <w:t>jshelby5: updated MCS</w:t>
            </w:r>
          </w:p>
        </w:tc>
      </w:tr>
      <w:tr w:rsidR="00E013D0" w14:paraId="7FB57948" w14:textId="77777777" w:rsidTr="00E013D0">
        <w:trPr>
          <w:trHeight w:val="245"/>
          <w:jc w:val="center"/>
        </w:trPr>
        <w:tc>
          <w:tcPr>
            <w:tcW w:w="1755" w:type="dxa"/>
            <w:tcBorders>
              <w:top w:val="nil"/>
              <w:left w:val="single" w:sz="4" w:space="0" w:color="auto"/>
              <w:bottom w:val="nil"/>
              <w:right w:val="single" w:sz="4" w:space="0" w:color="auto"/>
            </w:tcBorders>
          </w:tcPr>
          <w:p w14:paraId="1414FC6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4235356" w14:textId="77777777" w:rsidR="00E013D0" w:rsidRPr="00D81844" w:rsidRDefault="00DF1EDC" w:rsidP="00E013D0">
            <w:pPr>
              <w:rPr>
                <w:sz w:val="16"/>
                <w:szCs w:val="16"/>
              </w:rPr>
            </w:pPr>
            <w:r w:rsidRPr="00D81844">
              <w:rPr>
                <w:sz w:val="16"/>
                <w:szCs w:val="16"/>
              </w:rPr>
              <w:t>WFHSv2-REQ-283628/B-Reporting out diagnostics</w:t>
            </w:r>
          </w:p>
        </w:tc>
        <w:tc>
          <w:tcPr>
            <w:tcW w:w="5815" w:type="dxa"/>
            <w:tcBorders>
              <w:top w:val="single" w:sz="6" w:space="0" w:color="auto"/>
              <w:left w:val="single" w:sz="4" w:space="0" w:color="auto"/>
              <w:bottom w:val="single" w:sz="6" w:space="0" w:color="auto"/>
              <w:right w:val="single" w:sz="6" w:space="0" w:color="auto"/>
            </w:tcBorders>
          </w:tcPr>
          <w:p w14:paraId="5A40B6E6" w14:textId="77777777" w:rsidR="00E013D0" w:rsidRPr="00D81844" w:rsidRDefault="00DF1EDC" w:rsidP="00E013D0">
            <w:pPr>
              <w:rPr>
                <w:sz w:val="16"/>
                <w:szCs w:val="16"/>
              </w:rPr>
            </w:pPr>
            <w:r w:rsidRPr="00D81844">
              <w:rPr>
                <w:sz w:val="16"/>
                <w:szCs w:val="16"/>
              </w:rPr>
              <w:t>jshelby5: WifiHotspotServer shall report out any wi-fi related, active DTCs</w:t>
            </w:r>
          </w:p>
        </w:tc>
      </w:tr>
      <w:tr w:rsidR="00E013D0" w14:paraId="41E4A384" w14:textId="77777777" w:rsidTr="00E013D0">
        <w:trPr>
          <w:trHeight w:val="245"/>
          <w:jc w:val="center"/>
        </w:trPr>
        <w:tc>
          <w:tcPr>
            <w:tcW w:w="1755" w:type="dxa"/>
            <w:tcBorders>
              <w:top w:val="nil"/>
              <w:left w:val="single" w:sz="4" w:space="0" w:color="auto"/>
              <w:bottom w:val="nil"/>
              <w:right w:val="single" w:sz="4" w:space="0" w:color="auto"/>
            </w:tcBorders>
          </w:tcPr>
          <w:p w14:paraId="6FFAB64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0302DE5" w14:textId="77777777" w:rsidR="00E013D0" w:rsidRPr="00D81844" w:rsidRDefault="00DF1EDC" w:rsidP="00E013D0">
            <w:pPr>
              <w:rPr>
                <w:sz w:val="16"/>
                <w:szCs w:val="16"/>
              </w:rPr>
            </w:pPr>
            <w:r w:rsidRPr="00D81844">
              <w:rPr>
                <w:sz w:val="16"/>
                <w:szCs w:val="16"/>
              </w:rPr>
              <w:t>WFHS-REQ-288215/A-Displaying Diagnostic Failures</w:t>
            </w:r>
          </w:p>
        </w:tc>
        <w:tc>
          <w:tcPr>
            <w:tcW w:w="5815" w:type="dxa"/>
            <w:tcBorders>
              <w:top w:val="single" w:sz="6" w:space="0" w:color="auto"/>
              <w:left w:val="single" w:sz="4" w:space="0" w:color="auto"/>
              <w:bottom w:val="single" w:sz="6" w:space="0" w:color="auto"/>
              <w:right w:val="single" w:sz="6" w:space="0" w:color="auto"/>
            </w:tcBorders>
          </w:tcPr>
          <w:p w14:paraId="535D6B27" w14:textId="77777777" w:rsidR="00E013D0" w:rsidRPr="00D81844" w:rsidRDefault="00DF1EDC" w:rsidP="00E013D0">
            <w:pPr>
              <w:rPr>
                <w:sz w:val="16"/>
                <w:szCs w:val="16"/>
              </w:rPr>
            </w:pPr>
            <w:r w:rsidRPr="00D81844">
              <w:rPr>
                <w:sz w:val="16"/>
                <w:szCs w:val="16"/>
              </w:rPr>
              <w:t>jshelby5: new requirement</w:t>
            </w:r>
          </w:p>
        </w:tc>
      </w:tr>
      <w:tr w:rsidR="00E013D0" w14:paraId="11F2727B" w14:textId="77777777" w:rsidTr="00E013D0">
        <w:trPr>
          <w:trHeight w:val="245"/>
          <w:jc w:val="center"/>
        </w:trPr>
        <w:tc>
          <w:tcPr>
            <w:tcW w:w="1755" w:type="dxa"/>
            <w:tcBorders>
              <w:top w:val="nil"/>
              <w:left w:val="single" w:sz="4" w:space="0" w:color="auto"/>
              <w:bottom w:val="nil"/>
              <w:right w:val="single" w:sz="4" w:space="0" w:color="auto"/>
            </w:tcBorders>
          </w:tcPr>
          <w:p w14:paraId="7B61D9D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3EEF39B" w14:textId="77777777" w:rsidR="00E013D0" w:rsidRPr="00D81844" w:rsidRDefault="00DF1EDC" w:rsidP="00E013D0">
            <w:pPr>
              <w:rPr>
                <w:sz w:val="16"/>
                <w:szCs w:val="16"/>
              </w:rPr>
            </w:pPr>
            <w:r w:rsidRPr="00D81844">
              <w:rPr>
                <w:sz w:val="16"/>
                <w:szCs w:val="16"/>
              </w:rPr>
              <w:t>WFHSv2-FUN-REQ-274796/B-Turning Wi-Fi Hotspot On or Off</w:t>
            </w:r>
          </w:p>
        </w:tc>
        <w:tc>
          <w:tcPr>
            <w:tcW w:w="5815" w:type="dxa"/>
            <w:tcBorders>
              <w:top w:val="single" w:sz="6" w:space="0" w:color="auto"/>
              <w:left w:val="single" w:sz="4" w:space="0" w:color="auto"/>
              <w:bottom w:val="single" w:sz="6" w:space="0" w:color="auto"/>
              <w:right w:val="single" w:sz="6" w:space="0" w:color="auto"/>
            </w:tcBorders>
          </w:tcPr>
          <w:p w14:paraId="31046DBB" w14:textId="77777777" w:rsidR="00E013D0" w:rsidRPr="00D81844" w:rsidRDefault="00DF1EDC" w:rsidP="00E013D0">
            <w:pPr>
              <w:rPr>
                <w:sz w:val="16"/>
                <w:szCs w:val="16"/>
              </w:rPr>
            </w:pPr>
            <w:r w:rsidRPr="00D81844">
              <w:rPr>
                <w:sz w:val="16"/>
                <w:szCs w:val="16"/>
              </w:rPr>
              <w:t>MBORREL4: Updated text as REQ-191653 changed to REQ-288222</w:t>
            </w:r>
          </w:p>
        </w:tc>
      </w:tr>
      <w:tr w:rsidR="00E013D0" w14:paraId="34D9E75A" w14:textId="77777777" w:rsidTr="00E013D0">
        <w:trPr>
          <w:trHeight w:val="245"/>
          <w:jc w:val="center"/>
        </w:trPr>
        <w:tc>
          <w:tcPr>
            <w:tcW w:w="1755" w:type="dxa"/>
            <w:tcBorders>
              <w:top w:val="nil"/>
              <w:left w:val="single" w:sz="4" w:space="0" w:color="auto"/>
              <w:bottom w:val="nil"/>
              <w:right w:val="single" w:sz="4" w:space="0" w:color="auto"/>
            </w:tcBorders>
          </w:tcPr>
          <w:p w14:paraId="1D1EA07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AFECF85" w14:textId="77777777" w:rsidR="00E013D0" w:rsidRPr="00D81844" w:rsidRDefault="00DF1EDC" w:rsidP="00E013D0">
            <w:pPr>
              <w:rPr>
                <w:sz w:val="16"/>
                <w:szCs w:val="16"/>
              </w:rPr>
            </w:pPr>
            <w:r w:rsidRPr="00D81844">
              <w:rPr>
                <w:sz w:val="16"/>
                <w:szCs w:val="16"/>
              </w:rPr>
              <w:t>STR-209312/B-Requirements</w:t>
            </w:r>
          </w:p>
        </w:tc>
        <w:tc>
          <w:tcPr>
            <w:tcW w:w="5815" w:type="dxa"/>
            <w:tcBorders>
              <w:top w:val="single" w:sz="6" w:space="0" w:color="auto"/>
              <w:left w:val="single" w:sz="4" w:space="0" w:color="auto"/>
              <w:bottom w:val="single" w:sz="6" w:space="0" w:color="auto"/>
              <w:right w:val="single" w:sz="6" w:space="0" w:color="auto"/>
            </w:tcBorders>
          </w:tcPr>
          <w:p w14:paraId="5C6BF66F" w14:textId="77777777" w:rsidR="00E013D0" w:rsidRPr="00D81844" w:rsidRDefault="00DF1EDC" w:rsidP="00E013D0">
            <w:pPr>
              <w:rPr>
                <w:sz w:val="16"/>
                <w:szCs w:val="16"/>
              </w:rPr>
            </w:pPr>
            <w:r w:rsidRPr="00D81844">
              <w:rPr>
                <w:sz w:val="16"/>
                <w:szCs w:val="16"/>
              </w:rPr>
              <w:t>MBORREL4: added REQ-288222, removed REQ-191653</w:t>
            </w:r>
          </w:p>
        </w:tc>
      </w:tr>
      <w:tr w:rsidR="00E013D0" w14:paraId="45CA61EE" w14:textId="77777777" w:rsidTr="00E013D0">
        <w:trPr>
          <w:trHeight w:val="245"/>
          <w:jc w:val="center"/>
        </w:trPr>
        <w:tc>
          <w:tcPr>
            <w:tcW w:w="1755" w:type="dxa"/>
            <w:tcBorders>
              <w:top w:val="nil"/>
              <w:left w:val="single" w:sz="4" w:space="0" w:color="auto"/>
              <w:bottom w:val="nil"/>
              <w:right w:val="single" w:sz="4" w:space="0" w:color="auto"/>
            </w:tcBorders>
          </w:tcPr>
          <w:p w14:paraId="268D382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2B0A69C" w14:textId="77777777" w:rsidR="00E013D0" w:rsidRPr="00D81844" w:rsidRDefault="00DF1EDC" w:rsidP="00E013D0">
            <w:pPr>
              <w:rPr>
                <w:sz w:val="16"/>
                <w:szCs w:val="16"/>
              </w:rPr>
            </w:pPr>
            <w:r w:rsidRPr="00D81844">
              <w:rPr>
                <w:sz w:val="16"/>
                <w:szCs w:val="16"/>
              </w:rPr>
              <w:t>WFHSv2-REQ-288222/A-Managing the connected devices list</w:t>
            </w:r>
          </w:p>
        </w:tc>
        <w:tc>
          <w:tcPr>
            <w:tcW w:w="5815" w:type="dxa"/>
            <w:tcBorders>
              <w:top w:val="single" w:sz="6" w:space="0" w:color="auto"/>
              <w:left w:val="single" w:sz="4" w:space="0" w:color="auto"/>
              <w:bottom w:val="single" w:sz="6" w:space="0" w:color="auto"/>
              <w:right w:val="single" w:sz="6" w:space="0" w:color="auto"/>
            </w:tcBorders>
          </w:tcPr>
          <w:p w14:paraId="1DF4721C" w14:textId="77777777" w:rsidR="00E013D0" w:rsidRPr="00D81844" w:rsidRDefault="00DF1EDC" w:rsidP="00E013D0">
            <w:pPr>
              <w:rPr>
                <w:sz w:val="16"/>
                <w:szCs w:val="16"/>
              </w:rPr>
            </w:pPr>
            <w:r w:rsidRPr="00D81844">
              <w:rPr>
                <w:sz w:val="16"/>
                <w:szCs w:val="16"/>
              </w:rPr>
              <w:t>MBORREL4: new req to replace REQ-191653, jshelby5: updated max number of connected devices</w:t>
            </w:r>
          </w:p>
        </w:tc>
      </w:tr>
      <w:tr w:rsidR="00E013D0" w14:paraId="299873A5" w14:textId="77777777" w:rsidTr="00E013D0">
        <w:trPr>
          <w:trHeight w:val="245"/>
          <w:jc w:val="center"/>
        </w:trPr>
        <w:tc>
          <w:tcPr>
            <w:tcW w:w="1755" w:type="dxa"/>
            <w:tcBorders>
              <w:top w:val="nil"/>
              <w:left w:val="single" w:sz="4" w:space="0" w:color="auto"/>
              <w:bottom w:val="nil"/>
              <w:right w:val="single" w:sz="4" w:space="0" w:color="auto"/>
            </w:tcBorders>
          </w:tcPr>
          <w:p w14:paraId="001BC56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4719188" w14:textId="77777777" w:rsidR="00E013D0" w:rsidRPr="00D81844" w:rsidRDefault="00DF1EDC" w:rsidP="00E013D0">
            <w:pPr>
              <w:rPr>
                <w:sz w:val="16"/>
                <w:szCs w:val="16"/>
              </w:rPr>
            </w:pPr>
            <w:r w:rsidRPr="00D81844">
              <w:rPr>
                <w:sz w:val="16"/>
                <w:szCs w:val="16"/>
              </w:rPr>
              <w:t>WFHSv2-REQ-283769/B-Hiding data usage screen based on data usage feature flag</w:t>
            </w:r>
          </w:p>
        </w:tc>
        <w:tc>
          <w:tcPr>
            <w:tcW w:w="5815" w:type="dxa"/>
            <w:tcBorders>
              <w:top w:val="single" w:sz="6" w:space="0" w:color="auto"/>
              <w:left w:val="single" w:sz="4" w:space="0" w:color="auto"/>
              <w:bottom w:val="single" w:sz="6" w:space="0" w:color="auto"/>
              <w:right w:val="single" w:sz="6" w:space="0" w:color="auto"/>
            </w:tcBorders>
          </w:tcPr>
          <w:p w14:paraId="53E8EB51" w14:textId="77777777" w:rsidR="00E013D0" w:rsidRPr="00D81844" w:rsidRDefault="00DF1EDC" w:rsidP="00E013D0">
            <w:pPr>
              <w:rPr>
                <w:sz w:val="16"/>
                <w:szCs w:val="16"/>
              </w:rPr>
            </w:pPr>
            <w:r w:rsidRPr="00D81844">
              <w:rPr>
                <w:sz w:val="16"/>
                <w:szCs w:val="16"/>
              </w:rPr>
              <w:t>jshelby5: added a requirement for missing CAN signal</w:t>
            </w:r>
          </w:p>
        </w:tc>
      </w:tr>
      <w:tr w:rsidR="00E013D0" w14:paraId="015D7958" w14:textId="77777777" w:rsidTr="00E013D0">
        <w:trPr>
          <w:trHeight w:val="245"/>
          <w:jc w:val="center"/>
        </w:trPr>
        <w:tc>
          <w:tcPr>
            <w:tcW w:w="1755" w:type="dxa"/>
            <w:tcBorders>
              <w:top w:val="nil"/>
              <w:left w:val="single" w:sz="4" w:space="0" w:color="auto"/>
              <w:bottom w:val="nil"/>
              <w:right w:val="single" w:sz="4" w:space="0" w:color="auto"/>
            </w:tcBorders>
          </w:tcPr>
          <w:p w14:paraId="5899460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B204028" w14:textId="77777777" w:rsidR="00E013D0" w:rsidRPr="00D81844" w:rsidRDefault="00DF1EDC" w:rsidP="00E013D0">
            <w:pPr>
              <w:rPr>
                <w:sz w:val="16"/>
                <w:szCs w:val="16"/>
              </w:rPr>
            </w:pPr>
            <w:r w:rsidRPr="00D81844">
              <w:rPr>
                <w:sz w:val="16"/>
                <w:szCs w:val="16"/>
              </w:rPr>
              <w:t>WFHS-REQ-283659/B-Reporting data usage response error messages for failed Refresh requests</w:t>
            </w:r>
          </w:p>
        </w:tc>
        <w:tc>
          <w:tcPr>
            <w:tcW w:w="5815" w:type="dxa"/>
            <w:tcBorders>
              <w:top w:val="single" w:sz="6" w:space="0" w:color="auto"/>
              <w:left w:val="single" w:sz="4" w:space="0" w:color="auto"/>
              <w:bottom w:val="single" w:sz="6" w:space="0" w:color="auto"/>
              <w:right w:val="single" w:sz="6" w:space="0" w:color="auto"/>
            </w:tcBorders>
          </w:tcPr>
          <w:p w14:paraId="6F49E830" w14:textId="77777777" w:rsidR="00E013D0" w:rsidRPr="00D81844" w:rsidRDefault="00DF1EDC" w:rsidP="00E013D0">
            <w:pPr>
              <w:rPr>
                <w:sz w:val="16"/>
                <w:szCs w:val="16"/>
              </w:rPr>
            </w:pPr>
            <w:r w:rsidRPr="00D81844">
              <w:rPr>
                <w:sz w:val="16"/>
                <w:szCs w:val="16"/>
              </w:rPr>
              <w:t>jshelby5: updated table</w:t>
            </w:r>
          </w:p>
        </w:tc>
      </w:tr>
      <w:tr w:rsidR="00E013D0" w14:paraId="2A993867" w14:textId="77777777" w:rsidTr="00E013D0">
        <w:trPr>
          <w:trHeight w:val="245"/>
          <w:jc w:val="center"/>
        </w:trPr>
        <w:tc>
          <w:tcPr>
            <w:tcW w:w="1755" w:type="dxa"/>
            <w:tcBorders>
              <w:top w:val="nil"/>
              <w:left w:val="single" w:sz="4" w:space="0" w:color="auto"/>
              <w:bottom w:val="nil"/>
              <w:right w:val="single" w:sz="4" w:space="0" w:color="auto"/>
            </w:tcBorders>
          </w:tcPr>
          <w:p w14:paraId="7A04DAD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74C5AF3" w14:textId="77777777" w:rsidR="00E013D0" w:rsidRPr="00D81844" w:rsidRDefault="00DF1EDC" w:rsidP="00E013D0">
            <w:pPr>
              <w:rPr>
                <w:sz w:val="16"/>
                <w:szCs w:val="16"/>
              </w:rPr>
            </w:pPr>
            <w:r w:rsidRPr="00D81844">
              <w:rPr>
                <w:sz w:val="16"/>
                <w:szCs w:val="16"/>
              </w:rPr>
              <w:t>STR-285784/B-Requirements</w:t>
            </w:r>
          </w:p>
        </w:tc>
        <w:tc>
          <w:tcPr>
            <w:tcW w:w="5815" w:type="dxa"/>
            <w:tcBorders>
              <w:top w:val="single" w:sz="6" w:space="0" w:color="auto"/>
              <w:left w:val="single" w:sz="4" w:space="0" w:color="auto"/>
              <w:bottom w:val="single" w:sz="6" w:space="0" w:color="auto"/>
              <w:right w:val="single" w:sz="6" w:space="0" w:color="auto"/>
            </w:tcBorders>
          </w:tcPr>
          <w:p w14:paraId="3749F06C" w14:textId="77777777" w:rsidR="00E013D0" w:rsidRPr="00D81844" w:rsidRDefault="00DF1EDC" w:rsidP="00E013D0">
            <w:pPr>
              <w:rPr>
                <w:sz w:val="16"/>
                <w:szCs w:val="16"/>
              </w:rPr>
            </w:pPr>
            <w:r w:rsidRPr="00D81844">
              <w:rPr>
                <w:sz w:val="16"/>
                <w:szCs w:val="16"/>
              </w:rPr>
              <w:t>MBORREL4: added REQ-288270, removed REQ-191718</w:t>
            </w:r>
          </w:p>
        </w:tc>
      </w:tr>
      <w:tr w:rsidR="00E013D0" w14:paraId="459AF9F7" w14:textId="77777777" w:rsidTr="00E013D0">
        <w:trPr>
          <w:trHeight w:val="245"/>
          <w:jc w:val="center"/>
        </w:trPr>
        <w:tc>
          <w:tcPr>
            <w:tcW w:w="1755" w:type="dxa"/>
            <w:tcBorders>
              <w:top w:val="nil"/>
              <w:left w:val="single" w:sz="4" w:space="0" w:color="auto"/>
              <w:bottom w:val="nil"/>
              <w:right w:val="single" w:sz="4" w:space="0" w:color="auto"/>
            </w:tcBorders>
          </w:tcPr>
          <w:p w14:paraId="531580B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AF8AAC6" w14:textId="77777777" w:rsidR="00E013D0" w:rsidRPr="00D81844" w:rsidRDefault="00DF1EDC" w:rsidP="00E013D0">
            <w:pPr>
              <w:rPr>
                <w:sz w:val="16"/>
                <w:szCs w:val="16"/>
              </w:rPr>
            </w:pPr>
            <w:r w:rsidRPr="00D81844">
              <w:rPr>
                <w:sz w:val="16"/>
                <w:szCs w:val="16"/>
              </w:rPr>
              <w:t>WFHSv2-REQ-288270/A-Initial carrier hotline number</w:t>
            </w:r>
          </w:p>
        </w:tc>
        <w:tc>
          <w:tcPr>
            <w:tcW w:w="5815" w:type="dxa"/>
            <w:tcBorders>
              <w:top w:val="single" w:sz="6" w:space="0" w:color="auto"/>
              <w:left w:val="single" w:sz="4" w:space="0" w:color="auto"/>
              <w:bottom w:val="single" w:sz="6" w:space="0" w:color="auto"/>
              <w:right w:val="single" w:sz="6" w:space="0" w:color="auto"/>
            </w:tcBorders>
          </w:tcPr>
          <w:p w14:paraId="30BC5F26" w14:textId="77777777" w:rsidR="00E013D0" w:rsidRPr="00D81844" w:rsidRDefault="00DF1EDC" w:rsidP="00E013D0">
            <w:pPr>
              <w:rPr>
                <w:sz w:val="16"/>
                <w:szCs w:val="16"/>
              </w:rPr>
            </w:pPr>
            <w:r w:rsidRPr="00D81844">
              <w:rPr>
                <w:sz w:val="16"/>
                <w:szCs w:val="16"/>
              </w:rPr>
              <w:t>MBORREL4: replaced REQ-191718 with REQ-288270, jshelby5:  added examples</w:t>
            </w:r>
          </w:p>
        </w:tc>
      </w:tr>
      <w:tr w:rsidR="00E013D0" w14:paraId="50877490" w14:textId="77777777" w:rsidTr="00E013D0">
        <w:trPr>
          <w:trHeight w:val="245"/>
          <w:jc w:val="center"/>
        </w:trPr>
        <w:tc>
          <w:tcPr>
            <w:tcW w:w="1755" w:type="dxa"/>
            <w:tcBorders>
              <w:top w:val="nil"/>
              <w:left w:val="single" w:sz="4" w:space="0" w:color="auto"/>
              <w:bottom w:val="nil"/>
              <w:right w:val="single" w:sz="4" w:space="0" w:color="auto"/>
            </w:tcBorders>
          </w:tcPr>
          <w:p w14:paraId="6574454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893B39A" w14:textId="77777777" w:rsidR="00E013D0" w:rsidRPr="00D81844" w:rsidRDefault="00DF1EDC" w:rsidP="00E013D0">
            <w:pPr>
              <w:rPr>
                <w:sz w:val="16"/>
                <w:szCs w:val="16"/>
              </w:rPr>
            </w:pPr>
            <w:r w:rsidRPr="00D81844">
              <w:rPr>
                <w:sz w:val="16"/>
                <w:szCs w:val="16"/>
              </w:rPr>
              <w:t>WFHSv2-REQ-281871/B-Updating the carrier landing page URL</w:t>
            </w:r>
          </w:p>
        </w:tc>
        <w:tc>
          <w:tcPr>
            <w:tcW w:w="5815" w:type="dxa"/>
            <w:tcBorders>
              <w:top w:val="single" w:sz="6" w:space="0" w:color="auto"/>
              <w:left w:val="single" w:sz="4" w:space="0" w:color="auto"/>
              <w:bottom w:val="single" w:sz="6" w:space="0" w:color="auto"/>
              <w:right w:val="single" w:sz="6" w:space="0" w:color="auto"/>
            </w:tcBorders>
          </w:tcPr>
          <w:p w14:paraId="155DF4DD" w14:textId="77777777" w:rsidR="00E013D0" w:rsidRPr="00D81844" w:rsidRDefault="00DF1EDC" w:rsidP="00E013D0">
            <w:pPr>
              <w:rPr>
                <w:sz w:val="16"/>
                <w:szCs w:val="16"/>
              </w:rPr>
            </w:pPr>
            <w:r w:rsidRPr="00D81844">
              <w:rPr>
                <w:sz w:val="16"/>
                <w:szCs w:val="16"/>
              </w:rPr>
              <w:t>jshelby5: added examples</w:t>
            </w:r>
          </w:p>
        </w:tc>
      </w:tr>
      <w:tr w:rsidR="00E013D0" w14:paraId="572251DD" w14:textId="77777777" w:rsidTr="00E013D0">
        <w:trPr>
          <w:trHeight w:val="245"/>
          <w:jc w:val="center"/>
        </w:trPr>
        <w:tc>
          <w:tcPr>
            <w:tcW w:w="1755" w:type="dxa"/>
            <w:tcBorders>
              <w:top w:val="nil"/>
              <w:left w:val="single" w:sz="4" w:space="0" w:color="auto"/>
              <w:bottom w:val="nil"/>
              <w:right w:val="single" w:sz="4" w:space="0" w:color="auto"/>
            </w:tcBorders>
          </w:tcPr>
          <w:p w14:paraId="778F8D9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9375BBA" w14:textId="77777777" w:rsidR="00E013D0" w:rsidRPr="00D81844" w:rsidRDefault="00DF1EDC" w:rsidP="00E013D0">
            <w:pPr>
              <w:rPr>
                <w:sz w:val="16"/>
                <w:szCs w:val="16"/>
              </w:rPr>
            </w:pPr>
            <w:r w:rsidRPr="00D81844">
              <w:rPr>
                <w:sz w:val="16"/>
                <w:szCs w:val="16"/>
              </w:rPr>
              <w:t>WFHSv2-UC-REQ-283778/B-China customer initiates a call to the carrier hotline though the WifiHotspotOnBoardClient display</w:t>
            </w:r>
          </w:p>
        </w:tc>
        <w:tc>
          <w:tcPr>
            <w:tcW w:w="5815" w:type="dxa"/>
            <w:tcBorders>
              <w:top w:val="single" w:sz="6" w:space="0" w:color="auto"/>
              <w:left w:val="single" w:sz="4" w:space="0" w:color="auto"/>
              <w:bottom w:val="single" w:sz="6" w:space="0" w:color="auto"/>
              <w:right w:val="single" w:sz="6" w:space="0" w:color="auto"/>
            </w:tcBorders>
          </w:tcPr>
          <w:p w14:paraId="3BC6DD3D" w14:textId="77777777" w:rsidR="00E013D0" w:rsidRPr="00D81844" w:rsidRDefault="00DF1EDC" w:rsidP="00E013D0">
            <w:pPr>
              <w:rPr>
                <w:sz w:val="16"/>
                <w:szCs w:val="16"/>
              </w:rPr>
            </w:pPr>
            <w:r w:rsidRPr="00D81844">
              <w:rPr>
                <w:sz w:val="16"/>
                <w:szCs w:val="16"/>
              </w:rPr>
              <w:t>jshelby5: updated post condition, customer may not remain on the current screen</w:t>
            </w:r>
          </w:p>
        </w:tc>
      </w:tr>
      <w:tr w:rsidR="00E013D0" w14:paraId="2EFB4247" w14:textId="77777777" w:rsidTr="00E013D0">
        <w:trPr>
          <w:trHeight w:val="245"/>
          <w:jc w:val="center"/>
        </w:trPr>
        <w:tc>
          <w:tcPr>
            <w:tcW w:w="1755" w:type="dxa"/>
            <w:tcBorders>
              <w:top w:val="nil"/>
              <w:left w:val="single" w:sz="4" w:space="0" w:color="auto"/>
              <w:bottom w:val="nil"/>
              <w:right w:val="single" w:sz="4" w:space="0" w:color="auto"/>
            </w:tcBorders>
          </w:tcPr>
          <w:p w14:paraId="5AAB69EB"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D0B4604" w14:textId="77777777" w:rsidR="00E013D0" w:rsidRPr="00D81844" w:rsidRDefault="00DF1EDC" w:rsidP="00E013D0">
            <w:pPr>
              <w:rPr>
                <w:sz w:val="16"/>
                <w:szCs w:val="16"/>
              </w:rPr>
            </w:pPr>
            <w:r w:rsidRPr="00D81844">
              <w:rPr>
                <w:sz w:val="16"/>
                <w:szCs w:val="16"/>
              </w:rPr>
              <w:t>WFHSv2-REQ-283737/B-Restricting frequency channels</w:t>
            </w:r>
          </w:p>
        </w:tc>
        <w:tc>
          <w:tcPr>
            <w:tcW w:w="5815" w:type="dxa"/>
            <w:tcBorders>
              <w:top w:val="single" w:sz="6" w:space="0" w:color="auto"/>
              <w:left w:val="single" w:sz="4" w:space="0" w:color="auto"/>
              <w:bottom w:val="single" w:sz="6" w:space="0" w:color="auto"/>
              <w:right w:val="single" w:sz="6" w:space="0" w:color="auto"/>
            </w:tcBorders>
          </w:tcPr>
          <w:p w14:paraId="348A0C01" w14:textId="77777777" w:rsidR="00E013D0" w:rsidRPr="00D81844" w:rsidRDefault="00DF1EDC" w:rsidP="00E013D0">
            <w:pPr>
              <w:rPr>
                <w:sz w:val="16"/>
                <w:szCs w:val="16"/>
              </w:rPr>
            </w:pPr>
            <w:r w:rsidRPr="00D81844">
              <w:rPr>
                <w:sz w:val="16"/>
                <w:szCs w:val="16"/>
              </w:rPr>
              <w:t>jshelby5: added restricted channels</w:t>
            </w:r>
          </w:p>
        </w:tc>
      </w:tr>
      <w:tr w:rsidR="00E013D0" w14:paraId="28C34B5A" w14:textId="77777777" w:rsidTr="00E013D0">
        <w:trPr>
          <w:trHeight w:val="245"/>
          <w:jc w:val="center"/>
        </w:trPr>
        <w:tc>
          <w:tcPr>
            <w:tcW w:w="1755" w:type="dxa"/>
            <w:tcBorders>
              <w:top w:val="nil"/>
              <w:left w:val="single" w:sz="4" w:space="0" w:color="auto"/>
              <w:bottom w:val="single" w:sz="4" w:space="0" w:color="auto"/>
              <w:right w:val="single" w:sz="4" w:space="0" w:color="auto"/>
            </w:tcBorders>
          </w:tcPr>
          <w:p w14:paraId="782A754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FE33789" w14:textId="77777777" w:rsidR="00E013D0" w:rsidRPr="00D81844" w:rsidRDefault="00DF1EDC" w:rsidP="00E013D0">
            <w:pPr>
              <w:rPr>
                <w:sz w:val="16"/>
                <w:szCs w:val="16"/>
              </w:rPr>
            </w:pPr>
            <w:r w:rsidRPr="00D81844">
              <w:rPr>
                <w:sz w:val="16"/>
                <w:szCs w:val="16"/>
              </w:rPr>
              <w:t>WFHSv2-REQ-283779/B-Displaying the frequency band</w:t>
            </w:r>
          </w:p>
        </w:tc>
        <w:tc>
          <w:tcPr>
            <w:tcW w:w="5815" w:type="dxa"/>
            <w:tcBorders>
              <w:top w:val="single" w:sz="6" w:space="0" w:color="auto"/>
              <w:left w:val="single" w:sz="4" w:space="0" w:color="auto"/>
              <w:bottom w:val="single" w:sz="6" w:space="0" w:color="auto"/>
              <w:right w:val="single" w:sz="6" w:space="0" w:color="auto"/>
            </w:tcBorders>
          </w:tcPr>
          <w:p w14:paraId="1AD64289" w14:textId="77777777" w:rsidR="00E013D0" w:rsidRPr="00D81844" w:rsidRDefault="00DF1EDC" w:rsidP="00E013D0">
            <w:pPr>
              <w:rPr>
                <w:sz w:val="16"/>
                <w:szCs w:val="16"/>
              </w:rPr>
            </w:pPr>
            <w:r w:rsidRPr="00D81844">
              <w:rPr>
                <w:sz w:val="16"/>
                <w:szCs w:val="16"/>
              </w:rPr>
              <w:t>jshelby5: added requirement for missing CAN signal</w:t>
            </w:r>
          </w:p>
        </w:tc>
      </w:tr>
      <w:tr w:rsidR="00E013D0" w14:paraId="12DA7D9A" w14:textId="77777777" w:rsidTr="00E013D0">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672E7D68" w14:textId="77777777" w:rsidR="00E013D0" w:rsidRDefault="00E013D0" w:rsidP="00E013D0">
            <w:pPr>
              <w:spacing w:line="276" w:lineRule="auto"/>
              <w:rPr>
                <w:rFonts w:cs="Arial"/>
                <w:sz w:val="16"/>
                <w:lang w:val="fr-FR"/>
              </w:rPr>
            </w:pPr>
          </w:p>
        </w:tc>
        <w:tc>
          <w:tcPr>
            <w:tcW w:w="1145" w:type="dxa"/>
            <w:tcBorders>
              <w:top w:val="single" w:sz="6" w:space="0" w:color="auto"/>
              <w:left w:val="nil"/>
              <w:bottom w:val="single" w:sz="6" w:space="0" w:color="auto"/>
              <w:right w:val="nil"/>
            </w:tcBorders>
            <w:shd w:val="thinDiagCross" w:color="auto" w:fill="D9D9D9" w:themeFill="background1" w:themeFillShade="D9"/>
          </w:tcPr>
          <w:p w14:paraId="7D8DE415" w14:textId="77777777" w:rsidR="00E013D0" w:rsidRDefault="00E013D0" w:rsidP="00E013D0">
            <w:pPr>
              <w:spacing w:line="276" w:lineRule="auto"/>
              <w:jc w:val="center"/>
              <w:rPr>
                <w:rFonts w:cs="Arial"/>
                <w:sz w:val="16"/>
                <w:lang w:val="fr-FR"/>
              </w:rPr>
            </w:pPr>
          </w:p>
        </w:tc>
        <w:tc>
          <w:tcPr>
            <w:tcW w:w="2337" w:type="dxa"/>
            <w:tcBorders>
              <w:top w:val="single" w:sz="6" w:space="0" w:color="auto"/>
              <w:left w:val="nil"/>
              <w:bottom w:val="single" w:sz="6" w:space="0" w:color="auto"/>
              <w:right w:val="nil"/>
            </w:tcBorders>
            <w:shd w:val="thinDiagCross" w:color="auto" w:fill="D9D9D9" w:themeFill="background1" w:themeFillShade="D9"/>
          </w:tcPr>
          <w:p w14:paraId="4773E9A6" w14:textId="77777777" w:rsidR="00E013D0" w:rsidRDefault="00E013D0" w:rsidP="00E013D0">
            <w:pPr>
              <w:spacing w:line="276" w:lineRule="auto"/>
              <w:rPr>
                <w:rFonts w:cs="Arial"/>
                <w:sz w:val="16"/>
              </w:rPr>
            </w:pPr>
          </w:p>
        </w:tc>
        <w:tc>
          <w:tcPr>
            <w:tcW w:w="5815" w:type="dxa"/>
            <w:tcBorders>
              <w:top w:val="single" w:sz="6" w:space="0" w:color="auto"/>
              <w:left w:val="nil"/>
              <w:bottom w:val="single" w:sz="6" w:space="0" w:color="auto"/>
              <w:right w:val="single" w:sz="6" w:space="0" w:color="auto"/>
            </w:tcBorders>
            <w:shd w:val="thinDiagCross" w:color="auto" w:fill="D9D9D9" w:themeFill="background1" w:themeFillShade="D9"/>
          </w:tcPr>
          <w:p w14:paraId="44D74E0F" w14:textId="77777777" w:rsidR="00E013D0" w:rsidRDefault="00E013D0" w:rsidP="00E013D0">
            <w:pPr>
              <w:spacing w:line="276" w:lineRule="auto"/>
              <w:rPr>
                <w:rFonts w:cs="Arial"/>
                <w:sz w:val="16"/>
              </w:rPr>
            </w:pPr>
          </w:p>
        </w:tc>
      </w:tr>
      <w:tr w:rsidR="00E013D0" w14:paraId="57B09F97" w14:textId="77777777" w:rsidTr="00E013D0">
        <w:trPr>
          <w:trHeight w:val="245"/>
          <w:jc w:val="center"/>
        </w:trPr>
        <w:tc>
          <w:tcPr>
            <w:tcW w:w="1755" w:type="dxa"/>
            <w:tcBorders>
              <w:top w:val="single" w:sz="4" w:space="0" w:color="auto"/>
              <w:left w:val="single" w:sz="4" w:space="0" w:color="auto"/>
              <w:bottom w:val="single" w:sz="4" w:space="0" w:color="auto"/>
              <w:right w:val="single" w:sz="4" w:space="0" w:color="auto"/>
            </w:tcBorders>
            <w:hideMark/>
          </w:tcPr>
          <w:p w14:paraId="631142DA" w14:textId="77777777" w:rsidR="00E013D0" w:rsidRDefault="00DF1EDC" w:rsidP="00E013D0">
            <w:pPr>
              <w:spacing w:line="276" w:lineRule="auto"/>
              <w:rPr>
                <w:rFonts w:cs="Arial"/>
                <w:b/>
                <w:sz w:val="16"/>
                <w:lang w:val="fr-FR"/>
              </w:rPr>
            </w:pPr>
            <w:r>
              <w:rPr>
                <w:rFonts w:cs="Arial"/>
                <w:b/>
                <w:sz w:val="16"/>
                <w:lang w:val="fr-FR"/>
              </w:rPr>
              <w:t>June 25, 2018</w:t>
            </w:r>
          </w:p>
        </w:tc>
        <w:tc>
          <w:tcPr>
            <w:tcW w:w="1145" w:type="dxa"/>
            <w:tcBorders>
              <w:top w:val="single" w:sz="4" w:space="0" w:color="auto"/>
              <w:left w:val="single" w:sz="4" w:space="0" w:color="auto"/>
              <w:bottom w:val="single" w:sz="4" w:space="0" w:color="auto"/>
              <w:right w:val="single" w:sz="4" w:space="0" w:color="auto"/>
            </w:tcBorders>
            <w:hideMark/>
          </w:tcPr>
          <w:p w14:paraId="283E9118" w14:textId="77777777" w:rsidR="00E013D0" w:rsidRDefault="00DF1EDC" w:rsidP="00E013D0">
            <w:pPr>
              <w:spacing w:line="276" w:lineRule="auto"/>
              <w:jc w:val="center"/>
              <w:rPr>
                <w:rFonts w:cs="Arial"/>
                <w:b/>
                <w:sz w:val="16"/>
                <w:lang w:val="fr-FR"/>
              </w:rPr>
            </w:pPr>
            <w:r>
              <w:rPr>
                <w:rFonts w:cs="Arial"/>
                <w:b/>
                <w:sz w:val="16"/>
                <w:lang w:val="fr-FR"/>
              </w:rPr>
              <w:t>1.2</w:t>
            </w:r>
          </w:p>
        </w:tc>
        <w:tc>
          <w:tcPr>
            <w:tcW w:w="8152" w:type="dxa"/>
            <w:gridSpan w:val="2"/>
            <w:tcBorders>
              <w:top w:val="single" w:sz="4" w:space="0" w:color="auto"/>
              <w:left w:val="single" w:sz="4" w:space="0" w:color="auto"/>
              <w:bottom w:val="single" w:sz="4" w:space="0" w:color="auto"/>
              <w:right w:val="single" w:sz="6" w:space="0" w:color="auto"/>
            </w:tcBorders>
          </w:tcPr>
          <w:p w14:paraId="03510EC7" w14:textId="77777777" w:rsidR="00E013D0" w:rsidRDefault="00E013D0" w:rsidP="00E013D0">
            <w:pPr>
              <w:spacing w:line="276" w:lineRule="auto"/>
              <w:rPr>
                <w:rFonts w:cs="Arial"/>
                <w:sz w:val="16"/>
              </w:rPr>
            </w:pPr>
          </w:p>
        </w:tc>
      </w:tr>
      <w:tr w:rsidR="00E013D0" w:rsidRPr="00D81844" w14:paraId="29CBA1C9" w14:textId="77777777" w:rsidTr="00E013D0">
        <w:trPr>
          <w:trHeight w:val="245"/>
          <w:jc w:val="center"/>
        </w:trPr>
        <w:tc>
          <w:tcPr>
            <w:tcW w:w="1755" w:type="dxa"/>
            <w:tcBorders>
              <w:top w:val="single" w:sz="4" w:space="0" w:color="auto"/>
              <w:left w:val="single" w:sz="4" w:space="0" w:color="auto"/>
              <w:bottom w:val="nil"/>
              <w:right w:val="single" w:sz="4" w:space="0" w:color="auto"/>
            </w:tcBorders>
          </w:tcPr>
          <w:p w14:paraId="2DE73FA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B817AFB" w14:textId="77777777" w:rsidR="00E013D0" w:rsidRPr="006F368E" w:rsidRDefault="00DF1EDC" w:rsidP="00E013D0">
            <w:pPr>
              <w:rPr>
                <w:sz w:val="16"/>
                <w:szCs w:val="16"/>
              </w:rPr>
            </w:pPr>
            <w:r w:rsidRPr="006F368E">
              <w:rPr>
                <w:sz w:val="16"/>
                <w:szCs w:val="16"/>
              </w:rPr>
              <w:t>STR-286782/B-Overview</w:t>
            </w:r>
          </w:p>
        </w:tc>
        <w:tc>
          <w:tcPr>
            <w:tcW w:w="5815" w:type="dxa"/>
            <w:tcBorders>
              <w:top w:val="single" w:sz="6" w:space="0" w:color="auto"/>
              <w:left w:val="single" w:sz="4" w:space="0" w:color="auto"/>
              <w:bottom w:val="single" w:sz="6" w:space="0" w:color="auto"/>
              <w:right w:val="single" w:sz="6" w:space="0" w:color="auto"/>
            </w:tcBorders>
          </w:tcPr>
          <w:p w14:paraId="5157A116"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0E6C2A6E" w14:textId="77777777" w:rsidTr="00E013D0">
        <w:trPr>
          <w:trHeight w:val="245"/>
          <w:jc w:val="center"/>
        </w:trPr>
        <w:tc>
          <w:tcPr>
            <w:tcW w:w="1755" w:type="dxa"/>
            <w:tcBorders>
              <w:top w:val="nil"/>
              <w:left w:val="single" w:sz="4" w:space="0" w:color="auto"/>
              <w:bottom w:val="nil"/>
              <w:right w:val="single" w:sz="4" w:space="0" w:color="auto"/>
            </w:tcBorders>
          </w:tcPr>
          <w:p w14:paraId="040A58D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BFFDCA5" w14:textId="77777777" w:rsidR="00E013D0" w:rsidRPr="006F368E" w:rsidRDefault="00DF1EDC" w:rsidP="00E013D0">
            <w:pPr>
              <w:rPr>
                <w:sz w:val="16"/>
                <w:szCs w:val="16"/>
              </w:rPr>
            </w:pPr>
            <w:r w:rsidRPr="006F368E">
              <w:rPr>
                <w:sz w:val="16"/>
                <w:szCs w:val="16"/>
              </w:rPr>
              <w:t>WFHS-CLD-REQ-191764/B-Wifi Hotspot Off Board Client</w:t>
            </w:r>
          </w:p>
        </w:tc>
        <w:tc>
          <w:tcPr>
            <w:tcW w:w="5815" w:type="dxa"/>
            <w:tcBorders>
              <w:top w:val="single" w:sz="6" w:space="0" w:color="auto"/>
              <w:left w:val="single" w:sz="4" w:space="0" w:color="auto"/>
              <w:bottom w:val="single" w:sz="6" w:space="0" w:color="auto"/>
              <w:right w:val="single" w:sz="6" w:space="0" w:color="auto"/>
            </w:tcBorders>
          </w:tcPr>
          <w:p w14:paraId="41C06EEC"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1A785337" w14:textId="77777777" w:rsidTr="00E013D0">
        <w:trPr>
          <w:trHeight w:val="245"/>
          <w:jc w:val="center"/>
        </w:trPr>
        <w:tc>
          <w:tcPr>
            <w:tcW w:w="1755" w:type="dxa"/>
            <w:tcBorders>
              <w:top w:val="nil"/>
              <w:left w:val="single" w:sz="4" w:space="0" w:color="auto"/>
              <w:bottom w:val="nil"/>
              <w:right w:val="single" w:sz="4" w:space="0" w:color="auto"/>
            </w:tcBorders>
          </w:tcPr>
          <w:p w14:paraId="66A4778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E897CE2" w14:textId="77777777" w:rsidR="00E013D0" w:rsidRPr="006F368E" w:rsidRDefault="00DF1EDC" w:rsidP="00E013D0">
            <w:pPr>
              <w:rPr>
                <w:sz w:val="16"/>
                <w:szCs w:val="16"/>
              </w:rPr>
            </w:pPr>
            <w:r w:rsidRPr="006F368E">
              <w:rPr>
                <w:sz w:val="16"/>
                <w:szCs w:val="16"/>
              </w:rPr>
              <w:t>DOC-460201/B-Physical Mapping of Classes</w:t>
            </w:r>
          </w:p>
        </w:tc>
        <w:tc>
          <w:tcPr>
            <w:tcW w:w="5815" w:type="dxa"/>
            <w:tcBorders>
              <w:top w:val="single" w:sz="6" w:space="0" w:color="auto"/>
              <w:left w:val="single" w:sz="4" w:space="0" w:color="auto"/>
              <w:bottom w:val="single" w:sz="6" w:space="0" w:color="auto"/>
              <w:right w:val="single" w:sz="6" w:space="0" w:color="auto"/>
            </w:tcBorders>
          </w:tcPr>
          <w:p w14:paraId="0B88CEF5" w14:textId="77777777" w:rsidR="00E013D0" w:rsidRPr="006F368E" w:rsidRDefault="00DF1EDC" w:rsidP="00E013D0">
            <w:pPr>
              <w:rPr>
                <w:sz w:val="16"/>
                <w:szCs w:val="16"/>
              </w:rPr>
            </w:pPr>
            <w:r w:rsidRPr="006F368E">
              <w:rPr>
                <w:sz w:val="16"/>
                <w:szCs w:val="16"/>
              </w:rPr>
              <w:t>MBORREL4: Changed V-SDN to TMC</w:t>
            </w:r>
          </w:p>
        </w:tc>
      </w:tr>
      <w:tr w:rsidR="00E013D0" w:rsidRPr="00D81844" w14:paraId="6C64C25D" w14:textId="77777777" w:rsidTr="00E013D0">
        <w:trPr>
          <w:trHeight w:val="245"/>
          <w:jc w:val="center"/>
        </w:trPr>
        <w:tc>
          <w:tcPr>
            <w:tcW w:w="1755" w:type="dxa"/>
            <w:tcBorders>
              <w:top w:val="nil"/>
              <w:left w:val="single" w:sz="4" w:space="0" w:color="auto"/>
              <w:bottom w:val="nil"/>
              <w:right w:val="single" w:sz="4" w:space="0" w:color="auto"/>
            </w:tcBorders>
          </w:tcPr>
          <w:p w14:paraId="151D200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962651E" w14:textId="77777777" w:rsidR="00E013D0" w:rsidRPr="006F368E" w:rsidRDefault="00DF1EDC" w:rsidP="00E013D0">
            <w:pPr>
              <w:rPr>
                <w:sz w:val="16"/>
                <w:szCs w:val="16"/>
              </w:rPr>
            </w:pPr>
            <w:r w:rsidRPr="006F368E">
              <w:rPr>
                <w:sz w:val="16"/>
                <w:szCs w:val="16"/>
              </w:rPr>
              <w:t>WFHSv2-REQ-274791/C-Logical Signal Mapping</w:t>
            </w:r>
          </w:p>
        </w:tc>
        <w:tc>
          <w:tcPr>
            <w:tcW w:w="5815" w:type="dxa"/>
            <w:tcBorders>
              <w:top w:val="single" w:sz="6" w:space="0" w:color="auto"/>
              <w:left w:val="single" w:sz="4" w:space="0" w:color="auto"/>
              <w:bottom w:val="single" w:sz="6" w:space="0" w:color="auto"/>
              <w:right w:val="single" w:sz="6" w:space="0" w:color="auto"/>
            </w:tcBorders>
          </w:tcPr>
          <w:p w14:paraId="6ECDE8B1" w14:textId="77777777" w:rsidR="00E013D0" w:rsidRPr="006F368E" w:rsidRDefault="00DF1EDC" w:rsidP="00E013D0">
            <w:pPr>
              <w:rPr>
                <w:sz w:val="16"/>
                <w:szCs w:val="16"/>
              </w:rPr>
            </w:pPr>
            <w:r w:rsidRPr="006F368E">
              <w:rPr>
                <w:sz w:val="16"/>
                <w:szCs w:val="16"/>
              </w:rPr>
              <w:t>MBORREL4: Updated table for new signal</w:t>
            </w:r>
          </w:p>
        </w:tc>
      </w:tr>
      <w:tr w:rsidR="00E013D0" w:rsidRPr="00D81844" w14:paraId="16241D34" w14:textId="77777777" w:rsidTr="00E013D0">
        <w:trPr>
          <w:trHeight w:val="245"/>
          <w:jc w:val="center"/>
        </w:trPr>
        <w:tc>
          <w:tcPr>
            <w:tcW w:w="1755" w:type="dxa"/>
            <w:tcBorders>
              <w:top w:val="nil"/>
              <w:left w:val="single" w:sz="4" w:space="0" w:color="auto"/>
              <w:bottom w:val="nil"/>
              <w:right w:val="single" w:sz="4" w:space="0" w:color="auto"/>
            </w:tcBorders>
          </w:tcPr>
          <w:p w14:paraId="7081518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C22CAD2" w14:textId="77777777" w:rsidR="00E013D0" w:rsidRPr="006F368E" w:rsidRDefault="00DF1EDC" w:rsidP="00E013D0">
            <w:pPr>
              <w:rPr>
                <w:sz w:val="16"/>
                <w:szCs w:val="16"/>
              </w:rPr>
            </w:pPr>
            <w:r w:rsidRPr="006F368E">
              <w:rPr>
                <w:sz w:val="16"/>
                <w:szCs w:val="16"/>
              </w:rPr>
              <w:t>MD-REQ-195171/B-WifiHotspotMAC_Rq</w:t>
            </w:r>
          </w:p>
        </w:tc>
        <w:tc>
          <w:tcPr>
            <w:tcW w:w="5815" w:type="dxa"/>
            <w:tcBorders>
              <w:top w:val="single" w:sz="6" w:space="0" w:color="auto"/>
              <w:left w:val="single" w:sz="4" w:space="0" w:color="auto"/>
              <w:bottom w:val="single" w:sz="6" w:space="0" w:color="auto"/>
              <w:right w:val="single" w:sz="6" w:space="0" w:color="auto"/>
            </w:tcBorders>
          </w:tcPr>
          <w:p w14:paraId="4DCB951B" w14:textId="77777777" w:rsidR="00E013D0" w:rsidRPr="006F368E" w:rsidRDefault="00DF1EDC" w:rsidP="00E013D0">
            <w:pPr>
              <w:rPr>
                <w:sz w:val="16"/>
                <w:szCs w:val="16"/>
              </w:rPr>
            </w:pPr>
            <w:r w:rsidRPr="006F368E">
              <w:rPr>
                <w:sz w:val="16"/>
                <w:szCs w:val="16"/>
              </w:rPr>
              <w:t>MBORREL4: Clarification, added "STA" to "MAC Address"</w:t>
            </w:r>
          </w:p>
        </w:tc>
      </w:tr>
      <w:tr w:rsidR="00E013D0" w:rsidRPr="00D81844" w14:paraId="3547D74B" w14:textId="77777777" w:rsidTr="00E013D0">
        <w:trPr>
          <w:trHeight w:val="245"/>
          <w:jc w:val="center"/>
        </w:trPr>
        <w:tc>
          <w:tcPr>
            <w:tcW w:w="1755" w:type="dxa"/>
            <w:tcBorders>
              <w:top w:val="nil"/>
              <w:left w:val="single" w:sz="4" w:space="0" w:color="auto"/>
              <w:bottom w:val="nil"/>
              <w:right w:val="single" w:sz="4" w:space="0" w:color="auto"/>
            </w:tcBorders>
          </w:tcPr>
          <w:p w14:paraId="0281190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DAAD44D" w14:textId="77777777" w:rsidR="00E013D0" w:rsidRPr="006F368E" w:rsidRDefault="00DF1EDC" w:rsidP="00E013D0">
            <w:pPr>
              <w:rPr>
                <w:sz w:val="16"/>
                <w:szCs w:val="16"/>
              </w:rPr>
            </w:pPr>
            <w:r w:rsidRPr="006F368E">
              <w:rPr>
                <w:sz w:val="16"/>
                <w:szCs w:val="16"/>
              </w:rPr>
              <w:t>WFHSv2-IIR-REQ-283542/B-WifiHotspotOnBoardClient_Rx</w:t>
            </w:r>
          </w:p>
        </w:tc>
        <w:tc>
          <w:tcPr>
            <w:tcW w:w="5815" w:type="dxa"/>
            <w:tcBorders>
              <w:top w:val="single" w:sz="6" w:space="0" w:color="auto"/>
              <w:left w:val="single" w:sz="4" w:space="0" w:color="auto"/>
              <w:bottom w:val="single" w:sz="6" w:space="0" w:color="auto"/>
              <w:right w:val="single" w:sz="6" w:space="0" w:color="auto"/>
            </w:tcBorders>
          </w:tcPr>
          <w:p w14:paraId="0D9F59E1" w14:textId="77777777" w:rsidR="00E013D0" w:rsidRPr="006F368E" w:rsidRDefault="00DF1EDC" w:rsidP="00E013D0">
            <w:pPr>
              <w:rPr>
                <w:sz w:val="16"/>
                <w:szCs w:val="16"/>
              </w:rPr>
            </w:pPr>
            <w:r w:rsidRPr="006F368E">
              <w:rPr>
                <w:sz w:val="16"/>
                <w:szCs w:val="16"/>
              </w:rPr>
              <w:t>MBORREL4: Added REQ-304589</w:t>
            </w:r>
          </w:p>
        </w:tc>
      </w:tr>
      <w:tr w:rsidR="00E013D0" w:rsidRPr="00D81844" w14:paraId="42217A40" w14:textId="77777777" w:rsidTr="00E013D0">
        <w:trPr>
          <w:trHeight w:val="245"/>
          <w:jc w:val="center"/>
        </w:trPr>
        <w:tc>
          <w:tcPr>
            <w:tcW w:w="1755" w:type="dxa"/>
            <w:tcBorders>
              <w:top w:val="nil"/>
              <w:left w:val="single" w:sz="4" w:space="0" w:color="auto"/>
              <w:bottom w:val="nil"/>
              <w:right w:val="single" w:sz="4" w:space="0" w:color="auto"/>
            </w:tcBorders>
          </w:tcPr>
          <w:p w14:paraId="201B27D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CD37962" w14:textId="77777777" w:rsidR="00E013D0" w:rsidRPr="006F368E" w:rsidRDefault="00DF1EDC" w:rsidP="00E013D0">
            <w:pPr>
              <w:rPr>
                <w:sz w:val="16"/>
                <w:szCs w:val="16"/>
              </w:rPr>
            </w:pPr>
            <w:r w:rsidRPr="006F368E">
              <w:rPr>
                <w:sz w:val="16"/>
                <w:szCs w:val="16"/>
              </w:rPr>
              <w:t>MD-REQ-195174/B-WifiHotspotMAC_Rsp</w:t>
            </w:r>
          </w:p>
        </w:tc>
        <w:tc>
          <w:tcPr>
            <w:tcW w:w="5815" w:type="dxa"/>
            <w:tcBorders>
              <w:top w:val="single" w:sz="6" w:space="0" w:color="auto"/>
              <w:left w:val="single" w:sz="4" w:space="0" w:color="auto"/>
              <w:bottom w:val="single" w:sz="6" w:space="0" w:color="auto"/>
              <w:right w:val="single" w:sz="6" w:space="0" w:color="auto"/>
            </w:tcBorders>
          </w:tcPr>
          <w:p w14:paraId="67E47320" w14:textId="77777777" w:rsidR="00E013D0" w:rsidRPr="006F368E" w:rsidRDefault="00DF1EDC" w:rsidP="00E013D0">
            <w:pPr>
              <w:rPr>
                <w:sz w:val="16"/>
                <w:szCs w:val="16"/>
              </w:rPr>
            </w:pPr>
            <w:r w:rsidRPr="006F368E">
              <w:rPr>
                <w:sz w:val="16"/>
                <w:szCs w:val="16"/>
              </w:rPr>
              <w:t>MBORREL4: Clarification, added "STA" to "MAC Address"</w:t>
            </w:r>
          </w:p>
        </w:tc>
      </w:tr>
      <w:tr w:rsidR="00E013D0" w:rsidRPr="00D81844" w14:paraId="463C88BF" w14:textId="77777777" w:rsidTr="00E013D0">
        <w:trPr>
          <w:trHeight w:val="245"/>
          <w:jc w:val="center"/>
        </w:trPr>
        <w:tc>
          <w:tcPr>
            <w:tcW w:w="1755" w:type="dxa"/>
            <w:tcBorders>
              <w:top w:val="nil"/>
              <w:left w:val="single" w:sz="4" w:space="0" w:color="auto"/>
              <w:bottom w:val="nil"/>
              <w:right w:val="single" w:sz="4" w:space="0" w:color="auto"/>
            </w:tcBorders>
          </w:tcPr>
          <w:p w14:paraId="195BCB1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18BAD30" w14:textId="77777777" w:rsidR="00E013D0" w:rsidRPr="006F368E" w:rsidRDefault="00DF1EDC" w:rsidP="00E013D0">
            <w:pPr>
              <w:rPr>
                <w:sz w:val="16"/>
                <w:szCs w:val="16"/>
              </w:rPr>
            </w:pPr>
            <w:r w:rsidRPr="006F368E">
              <w:rPr>
                <w:sz w:val="16"/>
                <w:szCs w:val="16"/>
              </w:rPr>
              <w:t>MD-REQ-304589/A-NewHotSpotCredentials_St</w:t>
            </w:r>
          </w:p>
        </w:tc>
        <w:tc>
          <w:tcPr>
            <w:tcW w:w="5815" w:type="dxa"/>
            <w:tcBorders>
              <w:top w:val="single" w:sz="6" w:space="0" w:color="auto"/>
              <w:left w:val="single" w:sz="4" w:space="0" w:color="auto"/>
              <w:bottom w:val="single" w:sz="6" w:space="0" w:color="auto"/>
              <w:right w:val="single" w:sz="6" w:space="0" w:color="auto"/>
            </w:tcBorders>
          </w:tcPr>
          <w:p w14:paraId="167FF73C" w14:textId="77777777" w:rsidR="00E013D0" w:rsidRPr="006F368E" w:rsidRDefault="00DF1EDC" w:rsidP="00E013D0">
            <w:pPr>
              <w:rPr>
                <w:sz w:val="16"/>
                <w:szCs w:val="16"/>
              </w:rPr>
            </w:pPr>
            <w:r w:rsidRPr="006F368E">
              <w:rPr>
                <w:sz w:val="16"/>
                <w:szCs w:val="16"/>
              </w:rPr>
              <w:t>MBORREL4: New signal</w:t>
            </w:r>
          </w:p>
        </w:tc>
      </w:tr>
      <w:tr w:rsidR="00E013D0" w:rsidRPr="00D81844" w14:paraId="59B88E10" w14:textId="77777777" w:rsidTr="00E013D0">
        <w:trPr>
          <w:trHeight w:val="245"/>
          <w:jc w:val="center"/>
        </w:trPr>
        <w:tc>
          <w:tcPr>
            <w:tcW w:w="1755" w:type="dxa"/>
            <w:tcBorders>
              <w:top w:val="nil"/>
              <w:left w:val="single" w:sz="4" w:space="0" w:color="auto"/>
              <w:right w:val="single" w:sz="4" w:space="0" w:color="auto"/>
            </w:tcBorders>
          </w:tcPr>
          <w:p w14:paraId="1B56D9F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DF46C49" w14:textId="77777777" w:rsidR="00E013D0" w:rsidRPr="006F368E" w:rsidRDefault="00DF1EDC" w:rsidP="00E013D0">
            <w:pPr>
              <w:rPr>
                <w:sz w:val="16"/>
                <w:szCs w:val="16"/>
              </w:rPr>
            </w:pPr>
            <w:r w:rsidRPr="006F368E">
              <w:rPr>
                <w:sz w:val="16"/>
                <w:szCs w:val="16"/>
              </w:rPr>
              <w:t>STR-285950/C-Requirements</w:t>
            </w:r>
          </w:p>
        </w:tc>
        <w:tc>
          <w:tcPr>
            <w:tcW w:w="5815" w:type="dxa"/>
            <w:tcBorders>
              <w:top w:val="single" w:sz="6" w:space="0" w:color="auto"/>
              <w:left w:val="single" w:sz="4" w:space="0" w:color="auto"/>
              <w:bottom w:val="single" w:sz="6" w:space="0" w:color="auto"/>
              <w:right w:val="single" w:sz="6" w:space="0" w:color="auto"/>
            </w:tcBorders>
          </w:tcPr>
          <w:p w14:paraId="54EB1605" w14:textId="77777777" w:rsidR="00E013D0" w:rsidRPr="006F368E" w:rsidRDefault="00DF1EDC" w:rsidP="00E013D0">
            <w:pPr>
              <w:rPr>
                <w:sz w:val="16"/>
                <w:szCs w:val="16"/>
              </w:rPr>
            </w:pPr>
            <w:r w:rsidRPr="006F368E">
              <w:rPr>
                <w:sz w:val="16"/>
                <w:szCs w:val="16"/>
              </w:rPr>
              <w:t>MBORREL4: Added REQ-315639, 315646, 315647. Replaced REQ-191906 with REQ-315645</w:t>
            </w:r>
          </w:p>
        </w:tc>
      </w:tr>
      <w:tr w:rsidR="00E013D0" w:rsidRPr="00D81844" w14:paraId="5DA1079F" w14:textId="77777777" w:rsidTr="00E013D0">
        <w:trPr>
          <w:trHeight w:val="245"/>
          <w:jc w:val="center"/>
        </w:trPr>
        <w:tc>
          <w:tcPr>
            <w:tcW w:w="1755" w:type="dxa"/>
            <w:tcBorders>
              <w:top w:val="nil"/>
              <w:left w:val="single" w:sz="4" w:space="0" w:color="auto"/>
              <w:bottom w:val="nil"/>
              <w:right w:val="single" w:sz="4" w:space="0" w:color="auto"/>
            </w:tcBorders>
          </w:tcPr>
          <w:p w14:paraId="182EEA4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ADDB5C6" w14:textId="77777777" w:rsidR="00E013D0" w:rsidRPr="006F368E" w:rsidRDefault="00DF1EDC" w:rsidP="00E013D0">
            <w:pPr>
              <w:rPr>
                <w:sz w:val="16"/>
                <w:szCs w:val="16"/>
              </w:rPr>
            </w:pPr>
            <w:r w:rsidRPr="006F368E">
              <w:rPr>
                <w:sz w:val="16"/>
                <w:szCs w:val="16"/>
              </w:rPr>
              <w:t>WFHSv2-REQ-283628/C-Reporting out diagnostics</w:t>
            </w:r>
          </w:p>
        </w:tc>
        <w:tc>
          <w:tcPr>
            <w:tcW w:w="5815" w:type="dxa"/>
            <w:tcBorders>
              <w:top w:val="single" w:sz="6" w:space="0" w:color="auto"/>
              <w:left w:val="single" w:sz="4" w:space="0" w:color="auto"/>
              <w:bottom w:val="single" w:sz="6" w:space="0" w:color="auto"/>
              <w:right w:val="single" w:sz="6" w:space="0" w:color="auto"/>
            </w:tcBorders>
          </w:tcPr>
          <w:p w14:paraId="069357EE" w14:textId="77777777" w:rsidR="00E013D0" w:rsidRPr="006F368E" w:rsidRDefault="00DF1EDC" w:rsidP="00E013D0">
            <w:pPr>
              <w:rPr>
                <w:sz w:val="16"/>
                <w:szCs w:val="16"/>
              </w:rPr>
            </w:pPr>
            <w:r w:rsidRPr="006F368E">
              <w:rPr>
                <w:sz w:val="16"/>
                <w:szCs w:val="16"/>
              </w:rPr>
              <w:t>jshelby5: Updated content and DTC table</w:t>
            </w:r>
          </w:p>
        </w:tc>
      </w:tr>
      <w:tr w:rsidR="00E013D0" w:rsidRPr="00D81844" w14:paraId="7E0CFEF4" w14:textId="77777777" w:rsidTr="00E013D0">
        <w:trPr>
          <w:trHeight w:val="245"/>
          <w:jc w:val="center"/>
        </w:trPr>
        <w:tc>
          <w:tcPr>
            <w:tcW w:w="1755" w:type="dxa"/>
            <w:tcBorders>
              <w:top w:val="nil"/>
              <w:left w:val="single" w:sz="4" w:space="0" w:color="auto"/>
              <w:bottom w:val="nil"/>
              <w:right w:val="single" w:sz="4" w:space="0" w:color="auto"/>
            </w:tcBorders>
          </w:tcPr>
          <w:p w14:paraId="05AE478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9FA43E3" w14:textId="77777777" w:rsidR="00E013D0" w:rsidRPr="006F368E" w:rsidRDefault="00DF1EDC" w:rsidP="00E013D0">
            <w:pPr>
              <w:rPr>
                <w:sz w:val="16"/>
                <w:szCs w:val="16"/>
              </w:rPr>
            </w:pPr>
            <w:r w:rsidRPr="006F368E">
              <w:rPr>
                <w:sz w:val="16"/>
                <w:szCs w:val="16"/>
              </w:rPr>
              <w:t>WFHSv2-REQ-283648/B-APN connections</w:t>
            </w:r>
          </w:p>
        </w:tc>
        <w:tc>
          <w:tcPr>
            <w:tcW w:w="5815" w:type="dxa"/>
            <w:tcBorders>
              <w:top w:val="single" w:sz="6" w:space="0" w:color="auto"/>
              <w:left w:val="single" w:sz="4" w:space="0" w:color="auto"/>
              <w:bottom w:val="single" w:sz="6" w:space="0" w:color="auto"/>
              <w:right w:val="single" w:sz="6" w:space="0" w:color="auto"/>
            </w:tcBorders>
          </w:tcPr>
          <w:p w14:paraId="610B0007" w14:textId="77777777" w:rsidR="00E013D0" w:rsidRPr="006F368E" w:rsidRDefault="00DF1EDC" w:rsidP="00E013D0">
            <w:pPr>
              <w:rPr>
                <w:sz w:val="16"/>
                <w:szCs w:val="16"/>
              </w:rPr>
            </w:pPr>
            <w:r w:rsidRPr="006F368E">
              <w:rPr>
                <w:sz w:val="16"/>
                <w:szCs w:val="16"/>
              </w:rPr>
              <w:t>jshelby5: Added clarification of APN updates</w:t>
            </w:r>
          </w:p>
        </w:tc>
      </w:tr>
      <w:tr w:rsidR="00E013D0" w:rsidRPr="00D81844" w14:paraId="416E97AB" w14:textId="77777777" w:rsidTr="00E013D0">
        <w:trPr>
          <w:trHeight w:val="245"/>
          <w:jc w:val="center"/>
        </w:trPr>
        <w:tc>
          <w:tcPr>
            <w:tcW w:w="1755" w:type="dxa"/>
            <w:tcBorders>
              <w:top w:val="nil"/>
              <w:left w:val="single" w:sz="4" w:space="0" w:color="auto"/>
              <w:bottom w:val="nil"/>
              <w:right w:val="single" w:sz="4" w:space="0" w:color="auto"/>
            </w:tcBorders>
          </w:tcPr>
          <w:p w14:paraId="539DE4DB"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B61761B" w14:textId="77777777" w:rsidR="00E013D0" w:rsidRPr="006F368E" w:rsidRDefault="00DF1EDC" w:rsidP="00E013D0">
            <w:pPr>
              <w:rPr>
                <w:sz w:val="16"/>
                <w:szCs w:val="16"/>
              </w:rPr>
            </w:pPr>
            <w:r w:rsidRPr="006F368E">
              <w:rPr>
                <w:sz w:val="16"/>
                <w:szCs w:val="16"/>
              </w:rPr>
              <w:t>WFHS-REQ-315639/A-Wi-Fi Hotspot feature dependency on the Vehicle Connectivity state</w:t>
            </w:r>
          </w:p>
        </w:tc>
        <w:tc>
          <w:tcPr>
            <w:tcW w:w="5815" w:type="dxa"/>
            <w:tcBorders>
              <w:top w:val="single" w:sz="6" w:space="0" w:color="auto"/>
              <w:left w:val="single" w:sz="4" w:space="0" w:color="auto"/>
              <w:bottom w:val="single" w:sz="6" w:space="0" w:color="auto"/>
              <w:right w:val="single" w:sz="6" w:space="0" w:color="auto"/>
            </w:tcBorders>
          </w:tcPr>
          <w:p w14:paraId="14FCCDC4" w14:textId="77777777" w:rsidR="00E013D0" w:rsidRPr="006F368E" w:rsidRDefault="00DF1EDC" w:rsidP="00E013D0">
            <w:pPr>
              <w:rPr>
                <w:sz w:val="16"/>
                <w:szCs w:val="16"/>
              </w:rPr>
            </w:pPr>
            <w:r w:rsidRPr="006F368E">
              <w:rPr>
                <w:sz w:val="16"/>
                <w:szCs w:val="16"/>
              </w:rPr>
              <w:t>jshelby5: New req. to align with CCS implementation</w:t>
            </w:r>
          </w:p>
        </w:tc>
      </w:tr>
      <w:tr w:rsidR="00E013D0" w:rsidRPr="00D81844" w14:paraId="470DF4CB" w14:textId="77777777" w:rsidTr="00E013D0">
        <w:trPr>
          <w:trHeight w:val="245"/>
          <w:jc w:val="center"/>
        </w:trPr>
        <w:tc>
          <w:tcPr>
            <w:tcW w:w="1755" w:type="dxa"/>
            <w:tcBorders>
              <w:top w:val="nil"/>
              <w:left w:val="single" w:sz="4" w:space="0" w:color="auto"/>
              <w:bottom w:val="nil"/>
              <w:right w:val="single" w:sz="4" w:space="0" w:color="auto"/>
            </w:tcBorders>
          </w:tcPr>
          <w:p w14:paraId="4ABD4F3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B93DCFF" w14:textId="77777777" w:rsidR="00E013D0" w:rsidRPr="006F368E" w:rsidRDefault="00DF1EDC" w:rsidP="00E013D0">
            <w:pPr>
              <w:rPr>
                <w:sz w:val="16"/>
                <w:szCs w:val="16"/>
              </w:rPr>
            </w:pPr>
            <w:r w:rsidRPr="006F368E">
              <w:rPr>
                <w:sz w:val="16"/>
                <w:szCs w:val="16"/>
              </w:rPr>
              <w:t>WFHSv2-REQ-315645/A-AP connection rules</w:t>
            </w:r>
          </w:p>
        </w:tc>
        <w:tc>
          <w:tcPr>
            <w:tcW w:w="5815" w:type="dxa"/>
            <w:tcBorders>
              <w:top w:val="single" w:sz="6" w:space="0" w:color="auto"/>
              <w:left w:val="single" w:sz="4" w:space="0" w:color="auto"/>
              <w:bottom w:val="single" w:sz="6" w:space="0" w:color="auto"/>
              <w:right w:val="single" w:sz="6" w:space="0" w:color="auto"/>
            </w:tcBorders>
          </w:tcPr>
          <w:p w14:paraId="52920671" w14:textId="77777777" w:rsidR="00E013D0" w:rsidRPr="006F368E" w:rsidRDefault="00DF1EDC" w:rsidP="00E013D0">
            <w:pPr>
              <w:rPr>
                <w:sz w:val="16"/>
                <w:szCs w:val="16"/>
              </w:rPr>
            </w:pPr>
            <w:r w:rsidRPr="006F368E">
              <w:rPr>
                <w:sz w:val="16"/>
                <w:szCs w:val="16"/>
              </w:rPr>
              <w:t>jshelby5: removed WAP support</w:t>
            </w:r>
          </w:p>
        </w:tc>
      </w:tr>
      <w:tr w:rsidR="00E013D0" w:rsidRPr="00D81844" w14:paraId="35FBEC61" w14:textId="77777777" w:rsidTr="00E013D0">
        <w:trPr>
          <w:trHeight w:val="245"/>
          <w:jc w:val="center"/>
        </w:trPr>
        <w:tc>
          <w:tcPr>
            <w:tcW w:w="1755" w:type="dxa"/>
            <w:tcBorders>
              <w:top w:val="nil"/>
              <w:left w:val="single" w:sz="4" w:space="0" w:color="auto"/>
              <w:bottom w:val="nil"/>
              <w:right w:val="single" w:sz="4" w:space="0" w:color="auto"/>
            </w:tcBorders>
          </w:tcPr>
          <w:p w14:paraId="7D74DE1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77A24F4" w14:textId="77777777" w:rsidR="00E013D0" w:rsidRPr="006F368E" w:rsidRDefault="00DF1EDC" w:rsidP="00E013D0">
            <w:pPr>
              <w:rPr>
                <w:sz w:val="16"/>
                <w:szCs w:val="16"/>
              </w:rPr>
            </w:pPr>
            <w:r w:rsidRPr="006F368E">
              <w:rPr>
                <w:sz w:val="16"/>
                <w:szCs w:val="16"/>
              </w:rPr>
              <w:t>WFHSv2-REQ-281705/B-Wi-Fi Chipset AP and STA mode</w:t>
            </w:r>
          </w:p>
        </w:tc>
        <w:tc>
          <w:tcPr>
            <w:tcW w:w="5815" w:type="dxa"/>
            <w:tcBorders>
              <w:top w:val="single" w:sz="6" w:space="0" w:color="auto"/>
              <w:left w:val="single" w:sz="4" w:space="0" w:color="auto"/>
              <w:bottom w:val="single" w:sz="6" w:space="0" w:color="auto"/>
              <w:right w:val="single" w:sz="6" w:space="0" w:color="auto"/>
            </w:tcBorders>
          </w:tcPr>
          <w:p w14:paraId="73E86873" w14:textId="77777777" w:rsidR="00E013D0" w:rsidRPr="006F368E" w:rsidRDefault="00DF1EDC" w:rsidP="00E013D0">
            <w:pPr>
              <w:rPr>
                <w:sz w:val="16"/>
                <w:szCs w:val="16"/>
              </w:rPr>
            </w:pPr>
            <w:r w:rsidRPr="006F368E">
              <w:rPr>
                <w:sz w:val="16"/>
                <w:szCs w:val="16"/>
              </w:rPr>
              <w:t>jshelby5: Removed AP/STA mode requirements</w:t>
            </w:r>
          </w:p>
        </w:tc>
      </w:tr>
      <w:tr w:rsidR="00E013D0" w:rsidRPr="00D81844" w14:paraId="75A48A74" w14:textId="77777777" w:rsidTr="00E013D0">
        <w:trPr>
          <w:trHeight w:val="245"/>
          <w:jc w:val="center"/>
        </w:trPr>
        <w:tc>
          <w:tcPr>
            <w:tcW w:w="1755" w:type="dxa"/>
            <w:tcBorders>
              <w:top w:val="nil"/>
              <w:left w:val="single" w:sz="4" w:space="0" w:color="auto"/>
              <w:bottom w:val="nil"/>
              <w:right w:val="single" w:sz="4" w:space="0" w:color="auto"/>
            </w:tcBorders>
          </w:tcPr>
          <w:p w14:paraId="1CA80E9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644B063" w14:textId="77777777" w:rsidR="00E013D0" w:rsidRPr="006F368E" w:rsidRDefault="00DF1EDC" w:rsidP="00E013D0">
            <w:pPr>
              <w:rPr>
                <w:sz w:val="16"/>
                <w:szCs w:val="16"/>
              </w:rPr>
            </w:pPr>
            <w:r w:rsidRPr="006F368E">
              <w:rPr>
                <w:sz w:val="16"/>
                <w:szCs w:val="16"/>
              </w:rPr>
              <w:t>WFHS-REQ-263050/B-Broadcasting as a metered account</w:t>
            </w:r>
          </w:p>
        </w:tc>
        <w:tc>
          <w:tcPr>
            <w:tcW w:w="5815" w:type="dxa"/>
            <w:tcBorders>
              <w:top w:val="single" w:sz="6" w:space="0" w:color="auto"/>
              <w:left w:val="single" w:sz="4" w:space="0" w:color="auto"/>
              <w:bottom w:val="single" w:sz="6" w:space="0" w:color="auto"/>
              <w:right w:val="single" w:sz="6" w:space="0" w:color="auto"/>
            </w:tcBorders>
          </w:tcPr>
          <w:p w14:paraId="442FB7A2" w14:textId="77777777" w:rsidR="00E013D0" w:rsidRPr="006F368E" w:rsidRDefault="00DF1EDC" w:rsidP="00E013D0">
            <w:pPr>
              <w:rPr>
                <w:sz w:val="16"/>
                <w:szCs w:val="16"/>
              </w:rPr>
            </w:pPr>
            <w:r w:rsidRPr="006F368E">
              <w:rPr>
                <w:sz w:val="16"/>
                <w:szCs w:val="16"/>
              </w:rPr>
              <w:t>jshelby5: Spelling fix (no content change)</w:t>
            </w:r>
          </w:p>
        </w:tc>
      </w:tr>
      <w:tr w:rsidR="00E013D0" w:rsidRPr="00D81844" w14:paraId="587A2255" w14:textId="77777777" w:rsidTr="00E013D0">
        <w:trPr>
          <w:trHeight w:val="245"/>
          <w:jc w:val="center"/>
        </w:trPr>
        <w:tc>
          <w:tcPr>
            <w:tcW w:w="1755" w:type="dxa"/>
            <w:tcBorders>
              <w:top w:val="nil"/>
              <w:left w:val="single" w:sz="4" w:space="0" w:color="auto"/>
              <w:bottom w:val="nil"/>
              <w:right w:val="single" w:sz="4" w:space="0" w:color="auto"/>
            </w:tcBorders>
          </w:tcPr>
          <w:p w14:paraId="446084B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5D054FE" w14:textId="77777777" w:rsidR="00E013D0" w:rsidRPr="006F368E" w:rsidRDefault="00DF1EDC" w:rsidP="00E013D0">
            <w:pPr>
              <w:rPr>
                <w:sz w:val="16"/>
                <w:szCs w:val="16"/>
              </w:rPr>
            </w:pPr>
            <w:r w:rsidRPr="006F368E">
              <w:rPr>
                <w:sz w:val="16"/>
                <w:szCs w:val="16"/>
              </w:rPr>
              <w:t>WFHS-REQ-283630/B-ECU Reset FTCP Command</w:t>
            </w:r>
          </w:p>
        </w:tc>
        <w:tc>
          <w:tcPr>
            <w:tcW w:w="5815" w:type="dxa"/>
            <w:tcBorders>
              <w:top w:val="single" w:sz="6" w:space="0" w:color="auto"/>
              <w:left w:val="single" w:sz="4" w:space="0" w:color="auto"/>
              <w:bottom w:val="single" w:sz="6" w:space="0" w:color="auto"/>
              <w:right w:val="single" w:sz="6" w:space="0" w:color="auto"/>
            </w:tcBorders>
          </w:tcPr>
          <w:p w14:paraId="64597F6B" w14:textId="77777777" w:rsidR="00E013D0" w:rsidRPr="006F368E" w:rsidRDefault="00DF1EDC" w:rsidP="00E013D0">
            <w:pPr>
              <w:rPr>
                <w:sz w:val="16"/>
                <w:szCs w:val="16"/>
              </w:rPr>
            </w:pPr>
            <w:r w:rsidRPr="006F368E">
              <w:rPr>
                <w:sz w:val="16"/>
                <w:szCs w:val="16"/>
              </w:rPr>
              <w:t>jshelby5: Specified failure response types</w:t>
            </w:r>
          </w:p>
        </w:tc>
      </w:tr>
      <w:tr w:rsidR="00E013D0" w:rsidRPr="00D81844" w14:paraId="7A00913D" w14:textId="77777777" w:rsidTr="00E013D0">
        <w:trPr>
          <w:trHeight w:val="245"/>
          <w:jc w:val="center"/>
        </w:trPr>
        <w:tc>
          <w:tcPr>
            <w:tcW w:w="1755" w:type="dxa"/>
            <w:tcBorders>
              <w:top w:val="nil"/>
              <w:left w:val="single" w:sz="4" w:space="0" w:color="auto"/>
              <w:bottom w:val="nil"/>
              <w:right w:val="single" w:sz="4" w:space="0" w:color="auto"/>
            </w:tcBorders>
          </w:tcPr>
          <w:p w14:paraId="6083F76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1B66901" w14:textId="77777777" w:rsidR="00E013D0" w:rsidRPr="006F368E" w:rsidRDefault="00DF1EDC" w:rsidP="00E013D0">
            <w:pPr>
              <w:rPr>
                <w:sz w:val="16"/>
                <w:szCs w:val="16"/>
              </w:rPr>
            </w:pPr>
            <w:r w:rsidRPr="006F368E">
              <w:rPr>
                <w:sz w:val="16"/>
                <w:szCs w:val="16"/>
              </w:rPr>
              <w:t>WFHS-REQ-315646/A-Service Oriented Architecture Client</w:t>
            </w:r>
          </w:p>
        </w:tc>
        <w:tc>
          <w:tcPr>
            <w:tcW w:w="5815" w:type="dxa"/>
            <w:tcBorders>
              <w:top w:val="single" w:sz="6" w:space="0" w:color="auto"/>
              <w:left w:val="single" w:sz="4" w:space="0" w:color="auto"/>
              <w:bottom w:val="single" w:sz="6" w:space="0" w:color="auto"/>
              <w:right w:val="single" w:sz="6" w:space="0" w:color="auto"/>
            </w:tcBorders>
          </w:tcPr>
          <w:p w14:paraId="0DE7359D" w14:textId="77777777" w:rsidR="00E013D0" w:rsidRPr="006F368E" w:rsidRDefault="00DF1EDC" w:rsidP="00E013D0">
            <w:pPr>
              <w:rPr>
                <w:sz w:val="16"/>
                <w:szCs w:val="16"/>
              </w:rPr>
            </w:pPr>
            <w:r w:rsidRPr="006F368E">
              <w:rPr>
                <w:sz w:val="16"/>
                <w:szCs w:val="16"/>
              </w:rPr>
              <w:t>jshelby5: New Req.</w:t>
            </w:r>
          </w:p>
        </w:tc>
      </w:tr>
      <w:tr w:rsidR="00E013D0" w:rsidRPr="00D81844" w14:paraId="687EE9A8" w14:textId="77777777" w:rsidTr="00E013D0">
        <w:trPr>
          <w:trHeight w:val="245"/>
          <w:jc w:val="center"/>
        </w:trPr>
        <w:tc>
          <w:tcPr>
            <w:tcW w:w="1755" w:type="dxa"/>
            <w:tcBorders>
              <w:top w:val="nil"/>
              <w:left w:val="single" w:sz="4" w:space="0" w:color="auto"/>
              <w:bottom w:val="nil"/>
              <w:right w:val="single" w:sz="4" w:space="0" w:color="auto"/>
            </w:tcBorders>
          </w:tcPr>
          <w:p w14:paraId="02D0BCC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CE63206" w14:textId="77777777" w:rsidR="00E013D0" w:rsidRPr="006F368E" w:rsidRDefault="00DF1EDC" w:rsidP="00E013D0">
            <w:pPr>
              <w:rPr>
                <w:sz w:val="16"/>
                <w:szCs w:val="16"/>
              </w:rPr>
            </w:pPr>
            <w:r w:rsidRPr="006F368E">
              <w:rPr>
                <w:sz w:val="16"/>
                <w:szCs w:val="16"/>
              </w:rPr>
              <w:t>WFHS-REQ-315647/A-Sending country code to the WifiHotspotOnBoardClient</w:t>
            </w:r>
          </w:p>
        </w:tc>
        <w:tc>
          <w:tcPr>
            <w:tcW w:w="5815" w:type="dxa"/>
            <w:tcBorders>
              <w:top w:val="single" w:sz="6" w:space="0" w:color="auto"/>
              <w:left w:val="single" w:sz="4" w:space="0" w:color="auto"/>
              <w:bottom w:val="single" w:sz="6" w:space="0" w:color="auto"/>
              <w:right w:val="single" w:sz="6" w:space="0" w:color="auto"/>
            </w:tcBorders>
          </w:tcPr>
          <w:p w14:paraId="4619D7F7" w14:textId="77777777" w:rsidR="00E013D0" w:rsidRPr="006F368E" w:rsidRDefault="00DF1EDC" w:rsidP="00E013D0">
            <w:pPr>
              <w:rPr>
                <w:sz w:val="16"/>
                <w:szCs w:val="16"/>
              </w:rPr>
            </w:pPr>
            <w:r w:rsidRPr="006F368E">
              <w:rPr>
                <w:sz w:val="16"/>
                <w:szCs w:val="16"/>
              </w:rPr>
              <w:t>jshelby5: New Req.</w:t>
            </w:r>
          </w:p>
        </w:tc>
      </w:tr>
      <w:tr w:rsidR="00E013D0" w:rsidRPr="00D81844" w14:paraId="6A389176" w14:textId="77777777" w:rsidTr="00E013D0">
        <w:trPr>
          <w:trHeight w:val="245"/>
          <w:jc w:val="center"/>
        </w:trPr>
        <w:tc>
          <w:tcPr>
            <w:tcW w:w="1755" w:type="dxa"/>
            <w:tcBorders>
              <w:top w:val="nil"/>
              <w:left w:val="single" w:sz="4" w:space="0" w:color="auto"/>
              <w:bottom w:val="nil"/>
              <w:right w:val="single" w:sz="4" w:space="0" w:color="auto"/>
            </w:tcBorders>
          </w:tcPr>
          <w:p w14:paraId="67D6C47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53B3144" w14:textId="77777777" w:rsidR="00E013D0" w:rsidRPr="006F368E" w:rsidRDefault="00DF1EDC" w:rsidP="00E013D0">
            <w:pPr>
              <w:rPr>
                <w:sz w:val="16"/>
                <w:szCs w:val="16"/>
              </w:rPr>
            </w:pPr>
            <w:r w:rsidRPr="006F368E">
              <w:rPr>
                <w:sz w:val="16"/>
                <w:szCs w:val="16"/>
              </w:rPr>
              <w:t>WFHSv2-UC-REQ-283740/B-User is navigating in the Wi-Fi Hotspot screens when a Wi-Fi error occurs</w:t>
            </w:r>
          </w:p>
        </w:tc>
        <w:tc>
          <w:tcPr>
            <w:tcW w:w="5815" w:type="dxa"/>
            <w:tcBorders>
              <w:top w:val="single" w:sz="6" w:space="0" w:color="auto"/>
              <w:left w:val="single" w:sz="4" w:space="0" w:color="auto"/>
              <w:bottom w:val="single" w:sz="6" w:space="0" w:color="auto"/>
              <w:right w:val="single" w:sz="6" w:space="0" w:color="auto"/>
            </w:tcBorders>
          </w:tcPr>
          <w:p w14:paraId="3ADDCE1A" w14:textId="77777777" w:rsidR="00E013D0" w:rsidRPr="006F368E" w:rsidRDefault="00DF1EDC" w:rsidP="00E013D0">
            <w:pPr>
              <w:rPr>
                <w:sz w:val="16"/>
                <w:szCs w:val="16"/>
              </w:rPr>
            </w:pPr>
            <w:r w:rsidRPr="006F368E">
              <w:rPr>
                <w:sz w:val="16"/>
                <w:szCs w:val="16"/>
              </w:rPr>
              <w:t>jshelby5: Updated Post-Conditions</w:t>
            </w:r>
          </w:p>
        </w:tc>
      </w:tr>
      <w:tr w:rsidR="00E013D0" w:rsidRPr="00D81844" w14:paraId="702BA679" w14:textId="77777777" w:rsidTr="00E013D0">
        <w:trPr>
          <w:trHeight w:val="245"/>
          <w:jc w:val="center"/>
        </w:trPr>
        <w:tc>
          <w:tcPr>
            <w:tcW w:w="1755" w:type="dxa"/>
            <w:tcBorders>
              <w:top w:val="nil"/>
              <w:left w:val="single" w:sz="4" w:space="0" w:color="auto"/>
              <w:bottom w:val="nil"/>
              <w:right w:val="single" w:sz="4" w:space="0" w:color="auto"/>
            </w:tcBorders>
          </w:tcPr>
          <w:p w14:paraId="173149C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8E88FC4" w14:textId="77777777" w:rsidR="00E013D0" w:rsidRPr="006F368E" w:rsidRDefault="00DF1EDC" w:rsidP="00E013D0">
            <w:pPr>
              <w:rPr>
                <w:sz w:val="16"/>
                <w:szCs w:val="16"/>
              </w:rPr>
            </w:pPr>
            <w:r w:rsidRPr="006F368E">
              <w:rPr>
                <w:sz w:val="16"/>
                <w:szCs w:val="16"/>
              </w:rPr>
              <w:t>WFHSv2-FUN-REQ-274796/C-Turning Wi-Fi Hotspot On or Off</w:t>
            </w:r>
          </w:p>
        </w:tc>
        <w:tc>
          <w:tcPr>
            <w:tcW w:w="5815" w:type="dxa"/>
            <w:tcBorders>
              <w:top w:val="single" w:sz="6" w:space="0" w:color="auto"/>
              <w:left w:val="single" w:sz="4" w:space="0" w:color="auto"/>
              <w:bottom w:val="single" w:sz="6" w:space="0" w:color="auto"/>
              <w:right w:val="single" w:sz="6" w:space="0" w:color="auto"/>
            </w:tcBorders>
          </w:tcPr>
          <w:p w14:paraId="6CE033AF"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4ABBE189" w14:textId="77777777" w:rsidTr="00E013D0">
        <w:trPr>
          <w:trHeight w:val="245"/>
          <w:jc w:val="center"/>
        </w:trPr>
        <w:tc>
          <w:tcPr>
            <w:tcW w:w="1755" w:type="dxa"/>
            <w:tcBorders>
              <w:top w:val="nil"/>
              <w:left w:val="single" w:sz="4" w:space="0" w:color="auto"/>
              <w:bottom w:val="nil"/>
              <w:right w:val="single" w:sz="4" w:space="0" w:color="auto"/>
            </w:tcBorders>
          </w:tcPr>
          <w:p w14:paraId="559E715B"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A6FA493" w14:textId="77777777" w:rsidR="00E013D0" w:rsidRPr="006F368E" w:rsidRDefault="00DF1EDC" w:rsidP="00E013D0">
            <w:pPr>
              <w:rPr>
                <w:sz w:val="16"/>
                <w:szCs w:val="16"/>
              </w:rPr>
            </w:pPr>
            <w:r w:rsidRPr="006F368E">
              <w:rPr>
                <w:sz w:val="16"/>
                <w:szCs w:val="16"/>
              </w:rPr>
              <w:t>STR-209298/B-Requirements</w:t>
            </w:r>
          </w:p>
        </w:tc>
        <w:tc>
          <w:tcPr>
            <w:tcW w:w="5815" w:type="dxa"/>
            <w:tcBorders>
              <w:top w:val="single" w:sz="6" w:space="0" w:color="auto"/>
              <w:left w:val="single" w:sz="4" w:space="0" w:color="auto"/>
              <w:bottom w:val="single" w:sz="6" w:space="0" w:color="auto"/>
              <w:right w:val="single" w:sz="6" w:space="0" w:color="auto"/>
            </w:tcBorders>
          </w:tcPr>
          <w:p w14:paraId="6809602F" w14:textId="77777777" w:rsidR="00E013D0" w:rsidRPr="006F368E" w:rsidRDefault="00DF1EDC" w:rsidP="00E013D0">
            <w:pPr>
              <w:rPr>
                <w:sz w:val="16"/>
                <w:szCs w:val="16"/>
              </w:rPr>
            </w:pPr>
            <w:r w:rsidRPr="006F368E">
              <w:rPr>
                <w:sz w:val="16"/>
                <w:szCs w:val="16"/>
              </w:rPr>
              <w:t>MBORREL4: Added REQ-315657-661</w:t>
            </w:r>
          </w:p>
        </w:tc>
      </w:tr>
      <w:tr w:rsidR="00E013D0" w:rsidRPr="00D81844" w14:paraId="161B96B2" w14:textId="77777777" w:rsidTr="00E013D0">
        <w:trPr>
          <w:trHeight w:val="245"/>
          <w:jc w:val="center"/>
        </w:trPr>
        <w:tc>
          <w:tcPr>
            <w:tcW w:w="1755" w:type="dxa"/>
            <w:tcBorders>
              <w:top w:val="nil"/>
              <w:left w:val="single" w:sz="4" w:space="0" w:color="auto"/>
              <w:bottom w:val="nil"/>
              <w:right w:val="single" w:sz="4" w:space="0" w:color="auto"/>
            </w:tcBorders>
          </w:tcPr>
          <w:p w14:paraId="24C8254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D4AECD6" w14:textId="77777777" w:rsidR="00E013D0" w:rsidRPr="006F368E" w:rsidRDefault="00DF1EDC" w:rsidP="00E013D0">
            <w:pPr>
              <w:rPr>
                <w:sz w:val="16"/>
                <w:szCs w:val="16"/>
              </w:rPr>
            </w:pPr>
            <w:r w:rsidRPr="006F368E">
              <w:rPr>
                <w:sz w:val="16"/>
                <w:szCs w:val="16"/>
              </w:rPr>
              <w:t>WFHSv2-REQ-283564/B-Wi-Fi Hotspot enablement condition checks</w:t>
            </w:r>
          </w:p>
        </w:tc>
        <w:tc>
          <w:tcPr>
            <w:tcW w:w="5815" w:type="dxa"/>
            <w:tcBorders>
              <w:top w:val="single" w:sz="6" w:space="0" w:color="auto"/>
              <w:left w:val="single" w:sz="4" w:space="0" w:color="auto"/>
              <w:bottom w:val="single" w:sz="6" w:space="0" w:color="auto"/>
              <w:right w:val="single" w:sz="6" w:space="0" w:color="auto"/>
            </w:tcBorders>
          </w:tcPr>
          <w:p w14:paraId="2E6C91A1" w14:textId="77777777" w:rsidR="00E013D0" w:rsidRPr="006F368E" w:rsidRDefault="00DF1EDC" w:rsidP="00E013D0">
            <w:pPr>
              <w:rPr>
                <w:sz w:val="16"/>
                <w:szCs w:val="16"/>
              </w:rPr>
            </w:pPr>
            <w:r w:rsidRPr="006F368E">
              <w:rPr>
                <w:sz w:val="16"/>
                <w:szCs w:val="16"/>
              </w:rPr>
              <w:t>jshelby5: Added WifiHotspotOffBoardClient to the table</w:t>
            </w:r>
          </w:p>
        </w:tc>
      </w:tr>
      <w:tr w:rsidR="00E013D0" w:rsidRPr="00D81844" w14:paraId="023FF283" w14:textId="77777777" w:rsidTr="00E013D0">
        <w:trPr>
          <w:trHeight w:val="245"/>
          <w:jc w:val="center"/>
        </w:trPr>
        <w:tc>
          <w:tcPr>
            <w:tcW w:w="1755" w:type="dxa"/>
            <w:tcBorders>
              <w:top w:val="nil"/>
              <w:left w:val="single" w:sz="4" w:space="0" w:color="auto"/>
              <w:bottom w:val="nil"/>
              <w:right w:val="single" w:sz="4" w:space="0" w:color="auto"/>
            </w:tcBorders>
          </w:tcPr>
          <w:p w14:paraId="3B70EFE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6B01E19" w14:textId="77777777" w:rsidR="00E013D0" w:rsidRPr="006F368E" w:rsidRDefault="00DF1EDC" w:rsidP="00E013D0">
            <w:pPr>
              <w:rPr>
                <w:sz w:val="16"/>
                <w:szCs w:val="16"/>
              </w:rPr>
            </w:pPr>
            <w:r w:rsidRPr="006F368E">
              <w:rPr>
                <w:sz w:val="16"/>
                <w:szCs w:val="16"/>
              </w:rPr>
              <w:t>WFHS-REQ-315657/A-Informing the WifiHotspotOffBoardClient of a Wi-Fi Hotspot Enablement change</w:t>
            </w:r>
          </w:p>
        </w:tc>
        <w:tc>
          <w:tcPr>
            <w:tcW w:w="5815" w:type="dxa"/>
            <w:tcBorders>
              <w:top w:val="single" w:sz="6" w:space="0" w:color="auto"/>
              <w:left w:val="single" w:sz="4" w:space="0" w:color="auto"/>
              <w:bottom w:val="single" w:sz="6" w:space="0" w:color="auto"/>
              <w:right w:val="single" w:sz="6" w:space="0" w:color="auto"/>
            </w:tcBorders>
          </w:tcPr>
          <w:p w14:paraId="5D7F933A" w14:textId="77777777" w:rsidR="00E013D0" w:rsidRPr="006F368E" w:rsidRDefault="00DF1EDC" w:rsidP="00E013D0">
            <w:pPr>
              <w:rPr>
                <w:sz w:val="16"/>
                <w:szCs w:val="16"/>
              </w:rPr>
            </w:pPr>
            <w:r w:rsidRPr="006F368E">
              <w:rPr>
                <w:sz w:val="16"/>
                <w:szCs w:val="16"/>
              </w:rPr>
              <w:t>jshelby5: New req.</w:t>
            </w:r>
          </w:p>
        </w:tc>
      </w:tr>
      <w:tr w:rsidR="00E013D0" w:rsidRPr="00D81844" w14:paraId="72F6C02B" w14:textId="77777777" w:rsidTr="00E013D0">
        <w:trPr>
          <w:trHeight w:val="245"/>
          <w:jc w:val="center"/>
        </w:trPr>
        <w:tc>
          <w:tcPr>
            <w:tcW w:w="1755" w:type="dxa"/>
            <w:tcBorders>
              <w:top w:val="nil"/>
              <w:left w:val="single" w:sz="4" w:space="0" w:color="auto"/>
              <w:bottom w:val="nil"/>
              <w:right w:val="single" w:sz="4" w:space="0" w:color="auto"/>
            </w:tcBorders>
          </w:tcPr>
          <w:p w14:paraId="6A47484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BACD0F1" w14:textId="77777777" w:rsidR="00E013D0" w:rsidRPr="006F368E" w:rsidRDefault="00DF1EDC" w:rsidP="00E013D0">
            <w:pPr>
              <w:rPr>
                <w:sz w:val="16"/>
                <w:szCs w:val="16"/>
              </w:rPr>
            </w:pPr>
            <w:r w:rsidRPr="006F368E">
              <w:rPr>
                <w:sz w:val="16"/>
                <w:szCs w:val="16"/>
              </w:rPr>
              <w:t>WFHS-REQ-315658/A-Authorization dependency on enablement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14:paraId="3FD895C7" w14:textId="77777777" w:rsidR="00E013D0" w:rsidRPr="006F368E" w:rsidRDefault="00DF1EDC" w:rsidP="00E013D0">
            <w:pPr>
              <w:rPr>
                <w:sz w:val="16"/>
                <w:szCs w:val="16"/>
              </w:rPr>
            </w:pPr>
            <w:r w:rsidRPr="006F368E">
              <w:rPr>
                <w:sz w:val="16"/>
                <w:szCs w:val="16"/>
              </w:rPr>
              <w:t>jshelby5: New req.</w:t>
            </w:r>
          </w:p>
        </w:tc>
      </w:tr>
      <w:tr w:rsidR="00E013D0" w:rsidRPr="00D81844" w14:paraId="21323475" w14:textId="77777777" w:rsidTr="00E013D0">
        <w:trPr>
          <w:trHeight w:val="245"/>
          <w:jc w:val="center"/>
        </w:trPr>
        <w:tc>
          <w:tcPr>
            <w:tcW w:w="1755" w:type="dxa"/>
            <w:tcBorders>
              <w:top w:val="nil"/>
              <w:left w:val="single" w:sz="4" w:space="0" w:color="auto"/>
              <w:bottom w:val="nil"/>
              <w:right w:val="single" w:sz="4" w:space="0" w:color="auto"/>
            </w:tcBorders>
          </w:tcPr>
          <w:p w14:paraId="7F37196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FD6278E" w14:textId="77777777" w:rsidR="00E013D0" w:rsidRPr="006F368E" w:rsidRDefault="00DF1EDC" w:rsidP="00E013D0">
            <w:pPr>
              <w:rPr>
                <w:sz w:val="16"/>
                <w:szCs w:val="16"/>
              </w:rPr>
            </w:pPr>
            <w:r w:rsidRPr="006F368E">
              <w:rPr>
                <w:sz w:val="16"/>
                <w:szCs w:val="16"/>
              </w:rPr>
              <w:t>WFHS-REQ-191707/B-Request from WifiHotspotOnBoardClient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14:paraId="55B87A21" w14:textId="77777777" w:rsidR="00E013D0" w:rsidRPr="006F368E" w:rsidRDefault="00DF1EDC" w:rsidP="00E013D0">
            <w:pPr>
              <w:rPr>
                <w:sz w:val="16"/>
                <w:szCs w:val="16"/>
              </w:rPr>
            </w:pPr>
            <w:r w:rsidRPr="006F368E">
              <w:rPr>
                <w:sz w:val="16"/>
                <w:szCs w:val="16"/>
              </w:rPr>
              <w:t>jshelby5: Included updating the backend.</w:t>
            </w:r>
          </w:p>
        </w:tc>
      </w:tr>
      <w:tr w:rsidR="00E013D0" w:rsidRPr="00D81844" w14:paraId="3A7D0637" w14:textId="77777777" w:rsidTr="00E013D0">
        <w:trPr>
          <w:trHeight w:val="245"/>
          <w:jc w:val="center"/>
        </w:trPr>
        <w:tc>
          <w:tcPr>
            <w:tcW w:w="1755" w:type="dxa"/>
            <w:tcBorders>
              <w:top w:val="nil"/>
              <w:left w:val="single" w:sz="4" w:space="0" w:color="auto"/>
              <w:bottom w:val="nil"/>
              <w:right w:val="single" w:sz="4" w:space="0" w:color="auto"/>
            </w:tcBorders>
          </w:tcPr>
          <w:p w14:paraId="1E1338A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270674E" w14:textId="77777777" w:rsidR="00E013D0" w:rsidRPr="006F368E" w:rsidRDefault="00DF1EDC" w:rsidP="00E013D0">
            <w:pPr>
              <w:rPr>
                <w:sz w:val="16"/>
                <w:szCs w:val="16"/>
              </w:rPr>
            </w:pPr>
            <w:r w:rsidRPr="006F368E">
              <w:rPr>
                <w:sz w:val="16"/>
                <w:szCs w:val="16"/>
              </w:rPr>
              <w:t>WFHS-REQ-315659/A-Request from WifiHotspotOffBoardClient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14:paraId="0D380DFB" w14:textId="77777777" w:rsidR="00E013D0" w:rsidRPr="006F368E" w:rsidRDefault="00DF1EDC" w:rsidP="00E013D0">
            <w:pPr>
              <w:rPr>
                <w:sz w:val="16"/>
                <w:szCs w:val="16"/>
              </w:rPr>
            </w:pPr>
            <w:r w:rsidRPr="006F368E">
              <w:rPr>
                <w:sz w:val="16"/>
                <w:szCs w:val="16"/>
              </w:rPr>
              <w:t>jshelby5: New req.</w:t>
            </w:r>
          </w:p>
        </w:tc>
      </w:tr>
      <w:tr w:rsidR="00E013D0" w:rsidRPr="00D81844" w14:paraId="60057DB2" w14:textId="77777777" w:rsidTr="00E013D0">
        <w:trPr>
          <w:trHeight w:val="245"/>
          <w:jc w:val="center"/>
        </w:trPr>
        <w:tc>
          <w:tcPr>
            <w:tcW w:w="1755" w:type="dxa"/>
            <w:tcBorders>
              <w:top w:val="nil"/>
              <w:left w:val="single" w:sz="4" w:space="0" w:color="auto"/>
              <w:bottom w:val="nil"/>
              <w:right w:val="single" w:sz="4" w:space="0" w:color="auto"/>
            </w:tcBorders>
          </w:tcPr>
          <w:p w14:paraId="6964300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392E098" w14:textId="77777777" w:rsidR="00E013D0" w:rsidRPr="006F368E" w:rsidRDefault="00DF1EDC" w:rsidP="00E013D0">
            <w:pPr>
              <w:rPr>
                <w:sz w:val="16"/>
                <w:szCs w:val="16"/>
              </w:rPr>
            </w:pPr>
            <w:r w:rsidRPr="006F368E">
              <w:rPr>
                <w:sz w:val="16"/>
                <w:szCs w:val="16"/>
              </w:rPr>
              <w:t>WFHS-REQ-315660/A-Receiving multiple enablement requests</w:t>
            </w:r>
          </w:p>
        </w:tc>
        <w:tc>
          <w:tcPr>
            <w:tcW w:w="5815" w:type="dxa"/>
            <w:tcBorders>
              <w:top w:val="single" w:sz="6" w:space="0" w:color="auto"/>
              <w:left w:val="single" w:sz="4" w:space="0" w:color="auto"/>
              <w:bottom w:val="single" w:sz="6" w:space="0" w:color="auto"/>
              <w:right w:val="single" w:sz="6" w:space="0" w:color="auto"/>
            </w:tcBorders>
          </w:tcPr>
          <w:p w14:paraId="74BF0A92" w14:textId="77777777" w:rsidR="00E013D0" w:rsidRPr="006F368E" w:rsidRDefault="00DF1EDC" w:rsidP="00E013D0">
            <w:pPr>
              <w:rPr>
                <w:sz w:val="16"/>
                <w:szCs w:val="16"/>
              </w:rPr>
            </w:pPr>
            <w:r w:rsidRPr="006F368E">
              <w:rPr>
                <w:sz w:val="16"/>
                <w:szCs w:val="16"/>
              </w:rPr>
              <w:t>jshelby5: New req.</w:t>
            </w:r>
          </w:p>
        </w:tc>
      </w:tr>
      <w:tr w:rsidR="00E013D0" w:rsidRPr="00D81844" w14:paraId="2C307537" w14:textId="77777777" w:rsidTr="00E013D0">
        <w:trPr>
          <w:trHeight w:val="245"/>
          <w:jc w:val="center"/>
        </w:trPr>
        <w:tc>
          <w:tcPr>
            <w:tcW w:w="1755" w:type="dxa"/>
            <w:tcBorders>
              <w:top w:val="nil"/>
              <w:left w:val="single" w:sz="4" w:space="0" w:color="auto"/>
              <w:bottom w:val="nil"/>
              <w:right w:val="single" w:sz="4" w:space="0" w:color="auto"/>
            </w:tcBorders>
          </w:tcPr>
          <w:p w14:paraId="4DB3FCD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CF7A285" w14:textId="77777777" w:rsidR="00E013D0" w:rsidRPr="006F368E" w:rsidRDefault="00DF1EDC" w:rsidP="00E013D0">
            <w:pPr>
              <w:rPr>
                <w:sz w:val="16"/>
                <w:szCs w:val="16"/>
              </w:rPr>
            </w:pPr>
            <w:r w:rsidRPr="006F368E">
              <w:rPr>
                <w:sz w:val="16"/>
                <w:szCs w:val="16"/>
              </w:rPr>
              <w:t>WFHS-REQ-315661/A-Request from the WifiHotspotOffBoardClient for the current enablement state</w:t>
            </w:r>
          </w:p>
        </w:tc>
        <w:tc>
          <w:tcPr>
            <w:tcW w:w="5815" w:type="dxa"/>
            <w:tcBorders>
              <w:top w:val="single" w:sz="6" w:space="0" w:color="auto"/>
              <w:left w:val="single" w:sz="4" w:space="0" w:color="auto"/>
              <w:bottom w:val="single" w:sz="6" w:space="0" w:color="auto"/>
              <w:right w:val="single" w:sz="6" w:space="0" w:color="auto"/>
            </w:tcBorders>
          </w:tcPr>
          <w:p w14:paraId="132276B3" w14:textId="77777777" w:rsidR="00E013D0" w:rsidRPr="006F368E" w:rsidRDefault="00DF1EDC" w:rsidP="00E013D0">
            <w:pPr>
              <w:rPr>
                <w:sz w:val="16"/>
                <w:szCs w:val="16"/>
              </w:rPr>
            </w:pPr>
            <w:r w:rsidRPr="006F368E">
              <w:rPr>
                <w:sz w:val="16"/>
                <w:szCs w:val="16"/>
              </w:rPr>
              <w:t>jshelby5: New req.</w:t>
            </w:r>
          </w:p>
        </w:tc>
      </w:tr>
      <w:tr w:rsidR="00E013D0" w:rsidRPr="00D81844" w14:paraId="5B01DE4D" w14:textId="77777777" w:rsidTr="00E013D0">
        <w:trPr>
          <w:trHeight w:val="245"/>
          <w:jc w:val="center"/>
        </w:trPr>
        <w:tc>
          <w:tcPr>
            <w:tcW w:w="1755" w:type="dxa"/>
            <w:tcBorders>
              <w:top w:val="nil"/>
              <w:left w:val="single" w:sz="4" w:space="0" w:color="auto"/>
              <w:bottom w:val="nil"/>
              <w:right w:val="single" w:sz="4" w:space="0" w:color="auto"/>
            </w:tcBorders>
          </w:tcPr>
          <w:p w14:paraId="5A0D7DB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29BF0C7" w14:textId="77777777" w:rsidR="00E013D0" w:rsidRPr="006F368E" w:rsidRDefault="00DF1EDC" w:rsidP="00E013D0">
            <w:pPr>
              <w:rPr>
                <w:sz w:val="16"/>
                <w:szCs w:val="16"/>
              </w:rPr>
            </w:pPr>
            <w:r w:rsidRPr="006F368E">
              <w:rPr>
                <w:sz w:val="16"/>
                <w:szCs w:val="16"/>
              </w:rPr>
              <w:t>WFHSv2-UC-REQ-283574/B-User turns Wi-Fi Hotspot On</w:t>
            </w:r>
          </w:p>
        </w:tc>
        <w:tc>
          <w:tcPr>
            <w:tcW w:w="5815" w:type="dxa"/>
            <w:tcBorders>
              <w:top w:val="single" w:sz="6" w:space="0" w:color="auto"/>
              <w:left w:val="single" w:sz="4" w:space="0" w:color="auto"/>
              <w:bottom w:val="single" w:sz="6" w:space="0" w:color="auto"/>
              <w:right w:val="single" w:sz="6" w:space="0" w:color="auto"/>
            </w:tcBorders>
          </w:tcPr>
          <w:p w14:paraId="4370D756"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560BFE78" w14:textId="77777777" w:rsidTr="00E013D0">
        <w:trPr>
          <w:trHeight w:val="245"/>
          <w:jc w:val="center"/>
        </w:trPr>
        <w:tc>
          <w:tcPr>
            <w:tcW w:w="1755" w:type="dxa"/>
            <w:tcBorders>
              <w:top w:val="nil"/>
              <w:left w:val="single" w:sz="4" w:space="0" w:color="auto"/>
              <w:bottom w:val="nil"/>
              <w:right w:val="single" w:sz="4" w:space="0" w:color="auto"/>
            </w:tcBorders>
          </w:tcPr>
          <w:p w14:paraId="71BA049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84E0B4A" w14:textId="77777777" w:rsidR="00E013D0" w:rsidRPr="006F368E" w:rsidRDefault="00DF1EDC" w:rsidP="00E013D0">
            <w:pPr>
              <w:rPr>
                <w:sz w:val="16"/>
                <w:szCs w:val="16"/>
              </w:rPr>
            </w:pPr>
            <w:r w:rsidRPr="006F368E">
              <w:rPr>
                <w:sz w:val="16"/>
                <w:szCs w:val="16"/>
              </w:rPr>
              <w:t>WFHSv2-UC-REQ-283746/B-User turns Wi-Fi Hotspot Off</w:t>
            </w:r>
          </w:p>
        </w:tc>
        <w:tc>
          <w:tcPr>
            <w:tcW w:w="5815" w:type="dxa"/>
            <w:tcBorders>
              <w:top w:val="single" w:sz="6" w:space="0" w:color="auto"/>
              <w:left w:val="single" w:sz="4" w:space="0" w:color="auto"/>
              <w:bottom w:val="single" w:sz="6" w:space="0" w:color="auto"/>
              <w:right w:val="single" w:sz="6" w:space="0" w:color="auto"/>
            </w:tcBorders>
          </w:tcPr>
          <w:p w14:paraId="3513DCD7"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48F0E2ED" w14:textId="77777777" w:rsidTr="00E013D0">
        <w:trPr>
          <w:trHeight w:val="245"/>
          <w:jc w:val="center"/>
        </w:trPr>
        <w:tc>
          <w:tcPr>
            <w:tcW w:w="1755" w:type="dxa"/>
            <w:tcBorders>
              <w:top w:val="nil"/>
              <w:left w:val="single" w:sz="4" w:space="0" w:color="auto"/>
              <w:bottom w:val="nil"/>
              <w:right w:val="single" w:sz="4" w:space="0" w:color="auto"/>
            </w:tcBorders>
          </w:tcPr>
          <w:p w14:paraId="252E1DA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5357F1D" w14:textId="77777777" w:rsidR="00E013D0" w:rsidRPr="006F368E" w:rsidRDefault="00DF1EDC" w:rsidP="00E013D0">
            <w:pPr>
              <w:rPr>
                <w:sz w:val="16"/>
                <w:szCs w:val="16"/>
              </w:rPr>
            </w:pPr>
            <w:r w:rsidRPr="006F368E">
              <w:rPr>
                <w:sz w:val="16"/>
                <w:szCs w:val="16"/>
              </w:rPr>
              <w:t>WFHSv2-UC-REQ-283576/B-User attempts to turn the Wi-Fi Hotspot on when the Wi-Fi Hotspot enablement conditions are not met</w:t>
            </w:r>
          </w:p>
        </w:tc>
        <w:tc>
          <w:tcPr>
            <w:tcW w:w="5815" w:type="dxa"/>
            <w:tcBorders>
              <w:top w:val="single" w:sz="6" w:space="0" w:color="auto"/>
              <w:left w:val="single" w:sz="4" w:space="0" w:color="auto"/>
              <w:bottom w:val="single" w:sz="6" w:space="0" w:color="auto"/>
              <w:right w:val="single" w:sz="6" w:space="0" w:color="auto"/>
            </w:tcBorders>
          </w:tcPr>
          <w:p w14:paraId="205A72C0"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7226C992" w14:textId="77777777" w:rsidTr="00E013D0">
        <w:trPr>
          <w:trHeight w:val="245"/>
          <w:jc w:val="center"/>
        </w:trPr>
        <w:tc>
          <w:tcPr>
            <w:tcW w:w="1755" w:type="dxa"/>
            <w:tcBorders>
              <w:top w:val="nil"/>
              <w:left w:val="single" w:sz="4" w:space="0" w:color="auto"/>
              <w:bottom w:val="nil"/>
              <w:right w:val="single" w:sz="4" w:space="0" w:color="auto"/>
            </w:tcBorders>
          </w:tcPr>
          <w:p w14:paraId="5C3E7A4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3E51FD9" w14:textId="77777777" w:rsidR="00E013D0" w:rsidRPr="006F368E" w:rsidRDefault="00DF1EDC" w:rsidP="00E013D0">
            <w:pPr>
              <w:rPr>
                <w:sz w:val="16"/>
                <w:szCs w:val="16"/>
              </w:rPr>
            </w:pPr>
            <w:r w:rsidRPr="006F368E">
              <w:rPr>
                <w:sz w:val="16"/>
                <w:szCs w:val="16"/>
              </w:rPr>
              <w:t>WFHSv2-UC-REQ-283577/B-Wi-Fi Hotspot in On-disabled state when the Wi-Fi Hotspot enablement conditions become met</w:t>
            </w:r>
          </w:p>
        </w:tc>
        <w:tc>
          <w:tcPr>
            <w:tcW w:w="5815" w:type="dxa"/>
            <w:tcBorders>
              <w:top w:val="single" w:sz="6" w:space="0" w:color="auto"/>
              <w:left w:val="single" w:sz="4" w:space="0" w:color="auto"/>
              <w:bottom w:val="single" w:sz="6" w:space="0" w:color="auto"/>
              <w:right w:val="single" w:sz="6" w:space="0" w:color="auto"/>
            </w:tcBorders>
          </w:tcPr>
          <w:p w14:paraId="6803BAEB"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0D85D87F" w14:textId="77777777" w:rsidTr="00E013D0">
        <w:trPr>
          <w:trHeight w:val="245"/>
          <w:jc w:val="center"/>
        </w:trPr>
        <w:tc>
          <w:tcPr>
            <w:tcW w:w="1755" w:type="dxa"/>
            <w:tcBorders>
              <w:top w:val="nil"/>
              <w:left w:val="single" w:sz="4" w:space="0" w:color="auto"/>
              <w:bottom w:val="nil"/>
              <w:right w:val="single" w:sz="4" w:space="0" w:color="auto"/>
            </w:tcBorders>
          </w:tcPr>
          <w:p w14:paraId="550FDE1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CC75871" w14:textId="77777777" w:rsidR="00E013D0" w:rsidRPr="006F368E" w:rsidRDefault="00DF1EDC" w:rsidP="00E013D0">
            <w:pPr>
              <w:rPr>
                <w:sz w:val="16"/>
                <w:szCs w:val="16"/>
              </w:rPr>
            </w:pPr>
            <w:r w:rsidRPr="006F368E">
              <w:rPr>
                <w:sz w:val="16"/>
                <w:szCs w:val="16"/>
              </w:rPr>
              <w:t>WFHSv2-UC-REQ-283579/B-Wi-Fi Hotspot is on when the Wi-Fi Hotspot enablement conditions become not met</w:t>
            </w:r>
          </w:p>
        </w:tc>
        <w:tc>
          <w:tcPr>
            <w:tcW w:w="5815" w:type="dxa"/>
            <w:tcBorders>
              <w:top w:val="single" w:sz="6" w:space="0" w:color="auto"/>
              <w:left w:val="single" w:sz="4" w:space="0" w:color="auto"/>
              <w:bottom w:val="single" w:sz="6" w:space="0" w:color="auto"/>
              <w:right w:val="single" w:sz="6" w:space="0" w:color="auto"/>
            </w:tcBorders>
          </w:tcPr>
          <w:p w14:paraId="6698C336"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49C8122F" w14:textId="77777777" w:rsidTr="00E013D0">
        <w:trPr>
          <w:trHeight w:val="245"/>
          <w:jc w:val="center"/>
        </w:trPr>
        <w:tc>
          <w:tcPr>
            <w:tcW w:w="1755" w:type="dxa"/>
            <w:tcBorders>
              <w:top w:val="nil"/>
              <w:left w:val="single" w:sz="4" w:space="0" w:color="auto"/>
              <w:bottom w:val="nil"/>
              <w:right w:val="single" w:sz="4" w:space="0" w:color="auto"/>
            </w:tcBorders>
          </w:tcPr>
          <w:p w14:paraId="62CF268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004D657" w14:textId="77777777" w:rsidR="00E013D0" w:rsidRPr="006F368E" w:rsidRDefault="00DF1EDC" w:rsidP="00E013D0">
            <w:pPr>
              <w:rPr>
                <w:sz w:val="16"/>
                <w:szCs w:val="16"/>
              </w:rPr>
            </w:pPr>
            <w:r w:rsidRPr="006F368E">
              <w:rPr>
                <w:sz w:val="16"/>
                <w:szCs w:val="16"/>
              </w:rPr>
              <w:t>STR-267668/B-Activity Diagrams</w:t>
            </w:r>
          </w:p>
        </w:tc>
        <w:tc>
          <w:tcPr>
            <w:tcW w:w="5815" w:type="dxa"/>
            <w:tcBorders>
              <w:top w:val="single" w:sz="6" w:space="0" w:color="auto"/>
              <w:left w:val="single" w:sz="4" w:space="0" w:color="auto"/>
              <w:bottom w:val="single" w:sz="6" w:space="0" w:color="auto"/>
              <w:right w:val="single" w:sz="6" w:space="0" w:color="auto"/>
            </w:tcBorders>
          </w:tcPr>
          <w:p w14:paraId="149F9948" w14:textId="77777777" w:rsidR="00E013D0" w:rsidRPr="006F368E" w:rsidRDefault="00DF1EDC" w:rsidP="00E013D0">
            <w:pPr>
              <w:rPr>
                <w:sz w:val="16"/>
                <w:szCs w:val="16"/>
              </w:rPr>
            </w:pPr>
            <w:r w:rsidRPr="006F368E">
              <w:rPr>
                <w:sz w:val="16"/>
                <w:szCs w:val="16"/>
              </w:rPr>
              <w:t>MBORREL4: Replaced REQ-167127 with REQ-317275. Added REQ-317276.</w:t>
            </w:r>
          </w:p>
        </w:tc>
      </w:tr>
      <w:tr w:rsidR="00E013D0" w:rsidRPr="00D81844" w14:paraId="09A5A6E5" w14:textId="77777777" w:rsidTr="00E013D0">
        <w:trPr>
          <w:trHeight w:val="245"/>
          <w:jc w:val="center"/>
        </w:trPr>
        <w:tc>
          <w:tcPr>
            <w:tcW w:w="1755" w:type="dxa"/>
            <w:tcBorders>
              <w:top w:val="nil"/>
              <w:left w:val="single" w:sz="4" w:space="0" w:color="auto"/>
              <w:bottom w:val="nil"/>
              <w:right w:val="single" w:sz="4" w:space="0" w:color="auto"/>
            </w:tcBorders>
          </w:tcPr>
          <w:p w14:paraId="1B6E634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4E44CB9" w14:textId="77777777" w:rsidR="00E013D0" w:rsidRPr="006F368E" w:rsidRDefault="00DF1EDC" w:rsidP="00E013D0">
            <w:pPr>
              <w:rPr>
                <w:sz w:val="16"/>
                <w:szCs w:val="16"/>
              </w:rPr>
            </w:pPr>
            <w:r w:rsidRPr="006F368E">
              <w:rPr>
                <w:sz w:val="16"/>
                <w:szCs w:val="16"/>
              </w:rPr>
              <w:t>WFHSv2-ACT-REQ-317275/A-User Turns Wi-Fi Hotspot On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7560478B" w14:textId="77777777" w:rsidR="00E013D0" w:rsidRPr="006F368E" w:rsidRDefault="00DF1EDC" w:rsidP="00E013D0">
            <w:pPr>
              <w:rPr>
                <w:sz w:val="16"/>
                <w:szCs w:val="16"/>
              </w:rPr>
            </w:pPr>
            <w:r w:rsidRPr="006F368E">
              <w:rPr>
                <w:sz w:val="16"/>
                <w:szCs w:val="16"/>
              </w:rPr>
              <w:t>MBORREL4: New req. replacing REQ-167127. Updated for backend updates.</w:t>
            </w:r>
          </w:p>
        </w:tc>
      </w:tr>
      <w:tr w:rsidR="00E013D0" w:rsidRPr="00D81844" w14:paraId="3B49C876" w14:textId="77777777" w:rsidTr="00E013D0">
        <w:trPr>
          <w:trHeight w:val="245"/>
          <w:jc w:val="center"/>
        </w:trPr>
        <w:tc>
          <w:tcPr>
            <w:tcW w:w="1755" w:type="dxa"/>
            <w:tcBorders>
              <w:top w:val="nil"/>
              <w:left w:val="single" w:sz="4" w:space="0" w:color="auto"/>
              <w:bottom w:val="nil"/>
              <w:right w:val="single" w:sz="4" w:space="0" w:color="auto"/>
            </w:tcBorders>
          </w:tcPr>
          <w:p w14:paraId="33005B5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FBDACCB" w14:textId="77777777" w:rsidR="00E013D0" w:rsidRPr="006F368E" w:rsidRDefault="00DF1EDC" w:rsidP="00E013D0">
            <w:pPr>
              <w:rPr>
                <w:sz w:val="16"/>
                <w:szCs w:val="16"/>
              </w:rPr>
            </w:pPr>
            <w:r w:rsidRPr="006F368E">
              <w:rPr>
                <w:sz w:val="16"/>
                <w:szCs w:val="16"/>
              </w:rPr>
              <w:t>WFHSv2-ACT-REQ-317276/A-User Turns Wi-Fi Hotspot On from WifiHotspotOffBoardClient</w:t>
            </w:r>
          </w:p>
        </w:tc>
        <w:tc>
          <w:tcPr>
            <w:tcW w:w="5815" w:type="dxa"/>
            <w:tcBorders>
              <w:top w:val="single" w:sz="6" w:space="0" w:color="auto"/>
              <w:left w:val="single" w:sz="4" w:space="0" w:color="auto"/>
              <w:bottom w:val="single" w:sz="6" w:space="0" w:color="auto"/>
              <w:right w:val="single" w:sz="6" w:space="0" w:color="auto"/>
            </w:tcBorders>
          </w:tcPr>
          <w:p w14:paraId="1A9AAF75" w14:textId="77777777" w:rsidR="00E013D0" w:rsidRPr="006F368E" w:rsidRDefault="00DF1EDC" w:rsidP="00E013D0">
            <w:pPr>
              <w:rPr>
                <w:sz w:val="16"/>
                <w:szCs w:val="16"/>
              </w:rPr>
            </w:pPr>
            <w:r w:rsidRPr="006F368E">
              <w:rPr>
                <w:sz w:val="16"/>
                <w:szCs w:val="16"/>
              </w:rPr>
              <w:t>MBORREL4: New req.</w:t>
            </w:r>
          </w:p>
        </w:tc>
      </w:tr>
      <w:tr w:rsidR="00E013D0" w:rsidRPr="00D81844" w14:paraId="5E141583" w14:textId="77777777" w:rsidTr="00E013D0">
        <w:trPr>
          <w:trHeight w:val="245"/>
          <w:jc w:val="center"/>
        </w:trPr>
        <w:tc>
          <w:tcPr>
            <w:tcW w:w="1755" w:type="dxa"/>
            <w:tcBorders>
              <w:top w:val="nil"/>
              <w:left w:val="single" w:sz="4" w:space="0" w:color="auto"/>
              <w:bottom w:val="nil"/>
              <w:right w:val="single" w:sz="4" w:space="0" w:color="auto"/>
            </w:tcBorders>
          </w:tcPr>
          <w:p w14:paraId="189C301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AEE6276" w14:textId="77777777" w:rsidR="00E013D0" w:rsidRPr="006F368E" w:rsidRDefault="00DF1EDC" w:rsidP="00E013D0">
            <w:pPr>
              <w:rPr>
                <w:sz w:val="16"/>
                <w:szCs w:val="16"/>
              </w:rPr>
            </w:pPr>
            <w:r w:rsidRPr="006F368E">
              <w:rPr>
                <w:sz w:val="16"/>
                <w:szCs w:val="16"/>
              </w:rPr>
              <w:t>STR-267747/B-Sequence Diagrams</w:t>
            </w:r>
          </w:p>
        </w:tc>
        <w:tc>
          <w:tcPr>
            <w:tcW w:w="5815" w:type="dxa"/>
            <w:tcBorders>
              <w:top w:val="single" w:sz="6" w:space="0" w:color="auto"/>
              <w:left w:val="single" w:sz="4" w:space="0" w:color="auto"/>
              <w:bottom w:val="single" w:sz="6" w:space="0" w:color="auto"/>
              <w:right w:val="single" w:sz="6" w:space="0" w:color="auto"/>
            </w:tcBorders>
          </w:tcPr>
          <w:p w14:paraId="66441CDC" w14:textId="77777777" w:rsidR="00E013D0" w:rsidRPr="006F368E" w:rsidRDefault="00DF1EDC" w:rsidP="00E013D0">
            <w:pPr>
              <w:rPr>
                <w:sz w:val="16"/>
                <w:szCs w:val="16"/>
              </w:rPr>
            </w:pPr>
            <w:r w:rsidRPr="006F368E">
              <w:rPr>
                <w:sz w:val="16"/>
                <w:szCs w:val="16"/>
              </w:rPr>
              <w:t>MBORREL4: Replaced REQ-167144 with REQ-317513. Added REQ-317514.</w:t>
            </w:r>
          </w:p>
        </w:tc>
      </w:tr>
      <w:tr w:rsidR="00E013D0" w:rsidRPr="00D81844" w14:paraId="10CA9FDF" w14:textId="77777777" w:rsidTr="00E013D0">
        <w:trPr>
          <w:trHeight w:val="245"/>
          <w:jc w:val="center"/>
        </w:trPr>
        <w:tc>
          <w:tcPr>
            <w:tcW w:w="1755" w:type="dxa"/>
            <w:tcBorders>
              <w:top w:val="nil"/>
              <w:left w:val="single" w:sz="4" w:space="0" w:color="auto"/>
              <w:bottom w:val="nil"/>
              <w:right w:val="single" w:sz="4" w:space="0" w:color="auto"/>
            </w:tcBorders>
          </w:tcPr>
          <w:p w14:paraId="438A2A8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68DE152" w14:textId="77777777" w:rsidR="00E013D0" w:rsidRPr="006F368E" w:rsidRDefault="00DF1EDC" w:rsidP="00E013D0">
            <w:pPr>
              <w:rPr>
                <w:sz w:val="16"/>
                <w:szCs w:val="16"/>
              </w:rPr>
            </w:pPr>
            <w:r w:rsidRPr="006F368E">
              <w:rPr>
                <w:sz w:val="16"/>
                <w:szCs w:val="16"/>
              </w:rPr>
              <w:t>WFHSv2-SD-REQ-317513/A-User Turns Wi-Fi Hotspot On/Off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2C09D8B0" w14:textId="77777777" w:rsidR="00E013D0" w:rsidRPr="006F368E" w:rsidRDefault="00DF1EDC" w:rsidP="00E013D0">
            <w:pPr>
              <w:rPr>
                <w:sz w:val="16"/>
                <w:szCs w:val="16"/>
              </w:rPr>
            </w:pPr>
            <w:r w:rsidRPr="006F368E">
              <w:rPr>
                <w:sz w:val="16"/>
                <w:szCs w:val="16"/>
              </w:rPr>
              <w:t>MBORREL4: New req. replacing REQ-167144. Updated to include backend update</w:t>
            </w:r>
          </w:p>
        </w:tc>
      </w:tr>
      <w:tr w:rsidR="00E013D0" w:rsidRPr="00D81844" w14:paraId="778D71F8" w14:textId="77777777" w:rsidTr="00E013D0">
        <w:trPr>
          <w:trHeight w:val="245"/>
          <w:jc w:val="center"/>
        </w:trPr>
        <w:tc>
          <w:tcPr>
            <w:tcW w:w="1755" w:type="dxa"/>
            <w:tcBorders>
              <w:top w:val="nil"/>
              <w:left w:val="single" w:sz="4" w:space="0" w:color="auto"/>
              <w:bottom w:val="nil"/>
              <w:right w:val="single" w:sz="4" w:space="0" w:color="auto"/>
            </w:tcBorders>
          </w:tcPr>
          <w:p w14:paraId="4863EFE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CF63140" w14:textId="77777777" w:rsidR="00E013D0" w:rsidRPr="006F368E" w:rsidRDefault="00DF1EDC" w:rsidP="00E013D0">
            <w:pPr>
              <w:rPr>
                <w:sz w:val="16"/>
                <w:szCs w:val="16"/>
              </w:rPr>
            </w:pPr>
            <w:r w:rsidRPr="006F368E">
              <w:rPr>
                <w:sz w:val="16"/>
                <w:szCs w:val="16"/>
              </w:rPr>
              <w:t>WFHSv2-SD-REQ-317514/A-User Turns Wi-Fi Hotspot On/Off from WifiHotspotOffBoardClient</w:t>
            </w:r>
          </w:p>
        </w:tc>
        <w:tc>
          <w:tcPr>
            <w:tcW w:w="5815" w:type="dxa"/>
            <w:tcBorders>
              <w:top w:val="single" w:sz="6" w:space="0" w:color="auto"/>
              <w:left w:val="single" w:sz="4" w:space="0" w:color="auto"/>
              <w:bottom w:val="single" w:sz="6" w:space="0" w:color="auto"/>
              <w:right w:val="single" w:sz="6" w:space="0" w:color="auto"/>
            </w:tcBorders>
          </w:tcPr>
          <w:p w14:paraId="4BCC4C06" w14:textId="77777777" w:rsidR="00E013D0" w:rsidRPr="006F368E" w:rsidRDefault="00DF1EDC" w:rsidP="00E013D0">
            <w:pPr>
              <w:rPr>
                <w:sz w:val="16"/>
                <w:szCs w:val="16"/>
              </w:rPr>
            </w:pPr>
            <w:r w:rsidRPr="006F368E">
              <w:rPr>
                <w:sz w:val="16"/>
                <w:szCs w:val="16"/>
              </w:rPr>
              <w:t>MBORREL4: New req.</w:t>
            </w:r>
          </w:p>
        </w:tc>
      </w:tr>
      <w:tr w:rsidR="00E013D0" w:rsidRPr="00D81844" w14:paraId="1A3F5ACA" w14:textId="77777777" w:rsidTr="00E013D0">
        <w:trPr>
          <w:trHeight w:val="245"/>
          <w:jc w:val="center"/>
        </w:trPr>
        <w:tc>
          <w:tcPr>
            <w:tcW w:w="1755" w:type="dxa"/>
            <w:tcBorders>
              <w:top w:val="nil"/>
              <w:left w:val="single" w:sz="4" w:space="0" w:color="auto"/>
              <w:bottom w:val="nil"/>
              <w:right w:val="single" w:sz="4" w:space="0" w:color="auto"/>
            </w:tcBorders>
          </w:tcPr>
          <w:p w14:paraId="085A379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813AFD8" w14:textId="77777777" w:rsidR="00E013D0" w:rsidRPr="006F368E" w:rsidRDefault="00DF1EDC" w:rsidP="00E013D0">
            <w:pPr>
              <w:rPr>
                <w:sz w:val="16"/>
                <w:szCs w:val="16"/>
              </w:rPr>
            </w:pPr>
            <w:r w:rsidRPr="006F368E">
              <w:rPr>
                <w:sz w:val="16"/>
                <w:szCs w:val="16"/>
              </w:rPr>
              <w:t>WFHSv2-FUN-REQ-274797/B-Managing SSID</w:t>
            </w:r>
          </w:p>
        </w:tc>
        <w:tc>
          <w:tcPr>
            <w:tcW w:w="5815" w:type="dxa"/>
            <w:tcBorders>
              <w:top w:val="single" w:sz="6" w:space="0" w:color="auto"/>
              <w:left w:val="single" w:sz="4" w:space="0" w:color="auto"/>
              <w:bottom w:val="single" w:sz="6" w:space="0" w:color="auto"/>
              <w:right w:val="single" w:sz="6" w:space="0" w:color="auto"/>
            </w:tcBorders>
          </w:tcPr>
          <w:p w14:paraId="764D9AFA"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5D06EEB0" w14:textId="77777777" w:rsidTr="00E013D0">
        <w:trPr>
          <w:trHeight w:val="245"/>
          <w:jc w:val="center"/>
        </w:trPr>
        <w:tc>
          <w:tcPr>
            <w:tcW w:w="1755" w:type="dxa"/>
            <w:tcBorders>
              <w:top w:val="nil"/>
              <w:left w:val="single" w:sz="4" w:space="0" w:color="auto"/>
              <w:bottom w:val="nil"/>
              <w:right w:val="single" w:sz="4" w:space="0" w:color="auto"/>
            </w:tcBorders>
          </w:tcPr>
          <w:p w14:paraId="0B8AB58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361B93A" w14:textId="77777777" w:rsidR="00E013D0" w:rsidRPr="006F368E" w:rsidRDefault="00DF1EDC" w:rsidP="00E013D0">
            <w:pPr>
              <w:rPr>
                <w:sz w:val="16"/>
                <w:szCs w:val="16"/>
              </w:rPr>
            </w:pPr>
            <w:r w:rsidRPr="006F368E">
              <w:rPr>
                <w:sz w:val="16"/>
                <w:szCs w:val="16"/>
              </w:rPr>
              <w:t>STR-209300/B-Requirements</w:t>
            </w:r>
          </w:p>
        </w:tc>
        <w:tc>
          <w:tcPr>
            <w:tcW w:w="5815" w:type="dxa"/>
            <w:tcBorders>
              <w:top w:val="single" w:sz="6" w:space="0" w:color="auto"/>
              <w:left w:val="single" w:sz="4" w:space="0" w:color="auto"/>
              <w:bottom w:val="single" w:sz="6" w:space="0" w:color="auto"/>
              <w:right w:val="single" w:sz="6" w:space="0" w:color="auto"/>
            </w:tcBorders>
          </w:tcPr>
          <w:p w14:paraId="370BDC15" w14:textId="77777777" w:rsidR="00E013D0" w:rsidRPr="006F368E" w:rsidRDefault="00DF1EDC" w:rsidP="00E013D0">
            <w:pPr>
              <w:rPr>
                <w:sz w:val="16"/>
                <w:szCs w:val="16"/>
              </w:rPr>
            </w:pPr>
            <w:r w:rsidRPr="006F368E">
              <w:rPr>
                <w:sz w:val="16"/>
                <w:szCs w:val="16"/>
              </w:rPr>
              <w:t>MBORREL4: Added REQ-315689-696</w:t>
            </w:r>
          </w:p>
        </w:tc>
      </w:tr>
      <w:tr w:rsidR="00E013D0" w:rsidRPr="00D81844" w14:paraId="63BC0088" w14:textId="77777777" w:rsidTr="00E013D0">
        <w:trPr>
          <w:trHeight w:val="245"/>
          <w:jc w:val="center"/>
        </w:trPr>
        <w:tc>
          <w:tcPr>
            <w:tcW w:w="1755" w:type="dxa"/>
            <w:tcBorders>
              <w:top w:val="nil"/>
              <w:left w:val="single" w:sz="4" w:space="0" w:color="auto"/>
              <w:bottom w:val="nil"/>
              <w:right w:val="single" w:sz="4" w:space="0" w:color="auto"/>
            </w:tcBorders>
          </w:tcPr>
          <w:p w14:paraId="6DFFC6B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876CF65" w14:textId="77777777" w:rsidR="00E013D0" w:rsidRPr="006F368E" w:rsidRDefault="00DF1EDC" w:rsidP="00E013D0">
            <w:pPr>
              <w:rPr>
                <w:sz w:val="16"/>
                <w:szCs w:val="16"/>
              </w:rPr>
            </w:pPr>
            <w:r w:rsidRPr="006F368E">
              <w:rPr>
                <w:sz w:val="16"/>
                <w:szCs w:val="16"/>
              </w:rPr>
              <w:t>WFHS-REQ-315689/A-Informing the WifiHotspotOffBoardClient of an SSID change</w:t>
            </w:r>
          </w:p>
        </w:tc>
        <w:tc>
          <w:tcPr>
            <w:tcW w:w="5815" w:type="dxa"/>
            <w:tcBorders>
              <w:top w:val="single" w:sz="6" w:space="0" w:color="auto"/>
              <w:left w:val="single" w:sz="4" w:space="0" w:color="auto"/>
              <w:bottom w:val="single" w:sz="6" w:space="0" w:color="auto"/>
              <w:right w:val="single" w:sz="6" w:space="0" w:color="auto"/>
            </w:tcBorders>
          </w:tcPr>
          <w:p w14:paraId="50FF0DAA" w14:textId="77777777" w:rsidR="00E013D0" w:rsidRPr="006F368E" w:rsidRDefault="00DF1EDC" w:rsidP="00E013D0">
            <w:pPr>
              <w:rPr>
                <w:sz w:val="16"/>
                <w:szCs w:val="16"/>
              </w:rPr>
            </w:pPr>
            <w:r w:rsidRPr="006F368E">
              <w:rPr>
                <w:sz w:val="16"/>
                <w:szCs w:val="16"/>
              </w:rPr>
              <w:t>jshelby5: New Req.</w:t>
            </w:r>
          </w:p>
        </w:tc>
      </w:tr>
      <w:tr w:rsidR="00E013D0" w:rsidRPr="00D81844" w14:paraId="4264B434" w14:textId="77777777" w:rsidTr="00E013D0">
        <w:trPr>
          <w:trHeight w:val="245"/>
          <w:jc w:val="center"/>
        </w:trPr>
        <w:tc>
          <w:tcPr>
            <w:tcW w:w="1755" w:type="dxa"/>
            <w:tcBorders>
              <w:top w:val="nil"/>
              <w:left w:val="single" w:sz="4" w:space="0" w:color="auto"/>
              <w:bottom w:val="nil"/>
              <w:right w:val="single" w:sz="4" w:space="0" w:color="auto"/>
            </w:tcBorders>
          </w:tcPr>
          <w:p w14:paraId="3E6D501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2A5CD9C" w14:textId="77777777" w:rsidR="00E013D0" w:rsidRPr="006F368E" w:rsidRDefault="00DF1EDC" w:rsidP="00E013D0">
            <w:pPr>
              <w:rPr>
                <w:sz w:val="16"/>
                <w:szCs w:val="16"/>
              </w:rPr>
            </w:pPr>
            <w:r w:rsidRPr="006F368E">
              <w:rPr>
                <w:sz w:val="16"/>
                <w:szCs w:val="16"/>
              </w:rPr>
              <w:t>WFHS-REQ-315690/A-SSID encryption</w:t>
            </w:r>
          </w:p>
        </w:tc>
        <w:tc>
          <w:tcPr>
            <w:tcW w:w="5815" w:type="dxa"/>
            <w:tcBorders>
              <w:top w:val="single" w:sz="6" w:space="0" w:color="auto"/>
              <w:left w:val="single" w:sz="4" w:space="0" w:color="auto"/>
              <w:bottom w:val="single" w:sz="6" w:space="0" w:color="auto"/>
              <w:right w:val="single" w:sz="6" w:space="0" w:color="auto"/>
            </w:tcBorders>
          </w:tcPr>
          <w:p w14:paraId="2DCD91F2" w14:textId="77777777" w:rsidR="00E013D0" w:rsidRPr="006F368E" w:rsidRDefault="00DF1EDC" w:rsidP="00E013D0">
            <w:pPr>
              <w:rPr>
                <w:sz w:val="16"/>
                <w:szCs w:val="16"/>
              </w:rPr>
            </w:pPr>
            <w:r w:rsidRPr="006F368E">
              <w:rPr>
                <w:sz w:val="16"/>
                <w:szCs w:val="16"/>
              </w:rPr>
              <w:t>jshelby5: New Req.</w:t>
            </w:r>
          </w:p>
        </w:tc>
      </w:tr>
      <w:tr w:rsidR="00E013D0" w:rsidRPr="00D81844" w14:paraId="5C387172" w14:textId="77777777" w:rsidTr="00E013D0">
        <w:trPr>
          <w:trHeight w:val="245"/>
          <w:jc w:val="center"/>
        </w:trPr>
        <w:tc>
          <w:tcPr>
            <w:tcW w:w="1755" w:type="dxa"/>
            <w:tcBorders>
              <w:top w:val="nil"/>
              <w:left w:val="single" w:sz="4" w:space="0" w:color="auto"/>
              <w:bottom w:val="nil"/>
              <w:right w:val="single" w:sz="4" w:space="0" w:color="auto"/>
            </w:tcBorders>
          </w:tcPr>
          <w:p w14:paraId="2C61FDB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64F329E" w14:textId="77777777" w:rsidR="00E013D0" w:rsidRPr="006F368E" w:rsidRDefault="00DF1EDC" w:rsidP="00E013D0">
            <w:pPr>
              <w:rPr>
                <w:sz w:val="16"/>
                <w:szCs w:val="16"/>
              </w:rPr>
            </w:pPr>
            <w:r w:rsidRPr="006F368E">
              <w:rPr>
                <w:sz w:val="16"/>
                <w:szCs w:val="16"/>
              </w:rPr>
              <w:t>WFHS-REQ-315691/A-Authorization dependency on SSID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14:paraId="6755A8C5" w14:textId="77777777" w:rsidR="00E013D0" w:rsidRPr="006F368E" w:rsidRDefault="00DF1EDC" w:rsidP="00E013D0">
            <w:pPr>
              <w:rPr>
                <w:sz w:val="16"/>
                <w:szCs w:val="16"/>
              </w:rPr>
            </w:pPr>
            <w:r w:rsidRPr="006F368E">
              <w:rPr>
                <w:sz w:val="16"/>
                <w:szCs w:val="16"/>
              </w:rPr>
              <w:t>jshelby5: New Req.</w:t>
            </w:r>
          </w:p>
        </w:tc>
      </w:tr>
      <w:tr w:rsidR="00E013D0" w:rsidRPr="00D81844" w14:paraId="752F2DEB" w14:textId="77777777" w:rsidTr="00E013D0">
        <w:trPr>
          <w:trHeight w:val="245"/>
          <w:jc w:val="center"/>
        </w:trPr>
        <w:tc>
          <w:tcPr>
            <w:tcW w:w="1755" w:type="dxa"/>
            <w:tcBorders>
              <w:top w:val="nil"/>
              <w:left w:val="single" w:sz="4" w:space="0" w:color="auto"/>
              <w:bottom w:val="nil"/>
              <w:right w:val="single" w:sz="4" w:space="0" w:color="auto"/>
            </w:tcBorders>
          </w:tcPr>
          <w:p w14:paraId="7C65011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9E8F2E1" w14:textId="77777777" w:rsidR="00E013D0" w:rsidRPr="006F368E" w:rsidRDefault="00DF1EDC" w:rsidP="00E013D0">
            <w:pPr>
              <w:rPr>
                <w:sz w:val="16"/>
                <w:szCs w:val="16"/>
              </w:rPr>
            </w:pPr>
            <w:r w:rsidRPr="006F368E">
              <w:rPr>
                <w:sz w:val="16"/>
                <w:szCs w:val="16"/>
              </w:rPr>
              <w:t>WFHS-REQ-191628/B-SSID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08BA7BE1"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0738828A" w14:textId="77777777" w:rsidTr="00E013D0">
        <w:trPr>
          <w:trHeight w:val="245"/>
          <w:jc w:val="center"/>
        </w:trPr>
        <w:tc>
          <w:tcPr>
            <w:tcW w:w="1755" w:type="dxa"/>
            <w:tcBorders>
              <w:top w:val="nil"/>
              <w:left w:val="single" w:sz="4" w:space="0" w:color="auto"/>
              <w:bottom w:val="nil"/>
              <w:right w:val="single" w:sz="4" w:space="0" w:color="auto"/>
            </w:tcBorders>
          </w:tcPr>
          <w:p w14:paraId="2E017FA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A8A8661" w14:textId="77777777" w:rsidR="00E013D0" w:rsidRPr="006F368E" w:rsidRDefault="00DF1EDC" w:rsidP="00E013D0">
            <w:pPr>
              <w:rPr>
                <w:sz w:val="16"/>
                <w:szCs w:val="16"/>
              </w:rPr>
            </w:pPr>
            <w:r w:rsidRPr="006F368E">
              <w:rPr>
                <w:sz w:val="16"/>
                <w:szCs w:val="16"/>
              </w:rPr>
              <w:t>WFHS-REQ-315692/A-Request from WifiHotspotOffBoardClient to change the SSID</w:t>
            </w:r>
          </w:p>
        </w:tc>
        <w:tc>
          <w:tcPr>
            <w:tcW w:w="5815" w:type="dxa"/>
            <w:tcBorders>
              <w:top w:val="single" w:sz="6" w:space="0" w:color="auto"/>
              <w:left w:val="single" w:sz="4" w:space="0" w:color="auto"/>
              <w:bottom w:val="single" w:sz="6" w:space="0" w:color="auto"/>
              <w:right w:val="single" w:sz="6" w:space="0" w:color="auto"/>
            </w:tcBorders>
          </w:tcPr>
          <w:p w14:paraId="7F51FBDE" w14:textId="77777777" w:rsidR="00E013D0" w:rsidRPr="006F368E" w:rsidRDefault="00DF1EDC" w:rsidP="00E013D0">
            <w:pPr>
              <w:rPr>
                <w:sz w:val="16"/>
                <w:szCs w:val="16"/>
              </w:rPr>
            </w:pPr>
            <w:r w:rsidRPr="006F368E">
              <w:rPr>
                <w:sz w:val="16"/>
                <w:szCs w:val="16"/>
              </w:rPr>
              <w:t>jshelby5: New Req.</w:t>
            </w:r>
          </w:p>
        </w:tc>
      </w:tr>
      <w:tr w:rsidR="00E013D0" w:rsidRPr="00D81844" w14:paraId="2AB8CE34" w14:textId="77777777" w:rsidTr="00E013D0">
        <w:trPr>
          <w:trHeight w:val="245"/>
          <w:jc w:val="center"/>
        </w:trPr>
        <w:tc>
          <w:tcPr>
            <w:tcW w:w="1755" w:type="dxa"/>
            <w:tcBorders>
              <w:top w:val="nil"/>
              <w:left w:val="single" w:sz="4" w:space="0" w:color="auto"/>
              <w:bottom w:val="nil"/>
              <w:right w:val="single" w:sz="4" w:space="0" w:color="auto"/>
            </w:tcBorders>
          </w:tcPr>
          <w:p w14:paraId="1DF4AA9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E41677A" w14:textId="77777777" w:rsidR="00E013D0" w:rsidRPr="006F368E" w:rsidRDefault="00DF1EDC" w:rsidP="00E013D0">
            <w:pPr>
              <w:rPr>
                <w:sz w:val="16"/>
                <w:szCs w:val="16"/>
              </w:rPr>
            </w:pPr>
            <w:r w:rsidRPr="006F368E">
              <w:rPr>
                <w:sz w:val="16"/>
                <w:szCs w:val="16"/>
              </w:rPr>
              <w:t>WFHS-REQ-315693/A-Setting the SSID update bit</w:t>
            </w:r>
          </w:p>
        </w:tc>
        <w:tc>
          <w:tcPr>
            <w:tcW w:w="5815" w:type="dxa"/>
            <w:tcBorders>
              <w:top w:val="single" w:sz="6" w:space="0" w:color="auto"/>
              <w:left w:val="single" w:sz="4" w:space="0" w:color="auto"/>
              <w:bottom w:val="single" w:sz="6" w:space="0" w:color="auto"/>
              <w:right w:val="single" w:sz="6" w:space="0" w:color="auto"/>
            </w:tcBorders>
          </w:tcPr>
          <w:p w14:paraId="3E2BA07E" w14:textId="77777777" w:rsidR="00E013D0" w:rsidRPr="006F368E" w:rsidRDefault="00DF1EDC" w:rsidP="00E013D0">
            <w:pPr>
              <w:rPr>
                <w:sz w:val="16"/>
                <w:szCs w:val="16"/>
              </w:rPr>
            </w:pPr>
            <w:r w:rsidRPr="006F368E">
              <w:rPr>
                <w:sz w:val="16"/>
                <w:szCs w:val="16"/>
              </w:rPr>
              <w:t>jshelby5: New Req.</w:t>
            </w:r>
          </w:p>
        </w:tc>
      </w:tr>
      <w:tr w:rsidR="00E013D0" w:rsidRPr="00D81844" w14:paraId="39452DD3" w14:textId="77777777" w:rsidTr="00E013D0">
        <w:trPr>
          <w:trHeight w:val="245"/>
          <w:jc w:val="center"/>
        </w:trPr>
        <w:tc>
          <w:tcPr>
            <w:tcW w:w="1755" w:type="dxa"/>
            <w:tcBorders>
              <w:top w:val="nil"/>
              <w:left w:val="single" w:sz="4" w:space="0" w:color="auto"/>
              <w:bottom w:val="nil"/>
              <w:right w:val="single" w:sz="4" w:space="0" w:color="auto"/>
            </w:tcBorders>
          </w:tcPr>
          <w:p w14:paraId="0ECB5ED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B02D9B7" w14:textId="77777777" w:rsidR="00E013D0" w:rsidRPr="006F368E" w:rsidRDefault="00DF1EDC" w:rsidP="00E013D0">
            <w:pPr>
              <w:rPr>
                <w:sz w:val="16"/>
                <w:szCs w:val="16"/>
              </w:rPr>
            </w:pPr>
            <w:r w:rsidRPr="006F368E">
              <w:rPr>
                <w:sz w:val="16"/>
                <w:szCs w:val="16"/>
              </w:rPr>
              <w:t>WFHS-REQ-315694/A-Updating the SSID while the user is in the screen</w:t>
            </w:r>
          </w:p>
        </w:tc>
        <w:tc>
          <w:tcPr>
            <w:tcW w:w="5815" w:type="dxa"/>
            <w:tcBorders>
              <w:top w:val="single" w:sz="6" w:space="0" w:color="auto"/>
              <w:left w:val="single" w:sz="4" w:space="0" w:color="auto"/>
              <w:bottom w:val="single" w:sz="6" w:space="0" w:color="auto"/>
              <w:right w:val="single" w:sz="6" w:space="0" w:color="auto"/>
            </w:tcBorders>
          </w:tcPr>
          <w:p w14:paraId="27671960" w14:textId="77777777" w:rsidR="00E013D0" w:rsidRPr="006F368E" w:rsidRDefault="00DF1EDC" w:rsidP="00E013D0">
            <w:pPr>
              <w:rPr>
                <w:sz w:val="16"/>
                <w:szCs w:val="16"/>
              </w:rPr>
            </w:pPr>
            <w:r w:rsidRPr="006F368E">
              <w:rPr>
                <w:sz w:val="16"/>
                <w:szCs w:val="16"/>
              </w:rPr>
              <w:t>jshelby5: New Req.</w:t>
            </w:r>
          </w:p>
        </w:tc>
      </w:tr>
      <w:tr w:rsidR="00E013D0" w:rsidRPr="00D81844" w14:paraId="1939AC5B" w14:textId="77777777" w:rsidTr="00E013D0">
        <w:trPr>
          <w:trHeight w:val="245"/>
          <w:jc w:val="center"/>
        </w:trPr>
        <w:tc>
          <w:tcPr>
            <w:tcW w:w="1755" w:type="dxa"/>
            <w:tcBorders>
              <w:top w:val="nil"/>
              <w:left w:val="single" w:sz="4" w:space="0" w:color="auto"/>
              <w:bottom w:val="nil"/>
              <w:right w:val="single" w:sz="4" w:space="0" w:color="auto"/>
            </w:tcBorders>
          </w:tcPr>
          <w:p w14:paraId="2DFBC91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F5EAEEE" w14:textId="77777777" w:rsidR="00E013D0" w:rsidRPr="006F368E" w:rsidRDefault="00DF1EDC" w:rsidP="00E013D0">
            <w:pPr>
              <w:rPr>
                <w:sz w:val="16"/>
                <w:szCs w:val="16"/>
              </w:rPr>
            </w:pPr>
            <w:r w:rsidRPr="006F368E">
              <w:rPr>
                <w:sz w:val="16"/>
                <w:szCs w:val="16"/>
              </w:rPr>
              <w:t>WFHS-REQ-315695/A-Receiving multiple SSID requests</w:t>
            </w:r>
          </w:p>
        </w:tc>
        <w:tc>
          <w:tcPr>
            <w:tcW w:w="5815" w:type="dxa"/>
            <w:tcBorders>
              <w:top w:val="single" w:sz="6" w:space="0" w:color="auto"/>
              <w:left w:val="single" w:sz="4" w:space="0" w:color="auto"/>
              <w:bottom w:val="single" w:sz="6" w:space="0" w:color="auto"/>
              <w:right w:val="single" w:sz="6" w:space="0" w:color="auto"/>
            </w:tcBorders>
          </w:tcPr>
          <w:p w14:paraId="5E69BB0C" w14:textId="77777777" w:rsidR="00E013D0" w:rsidRPr="006F368E" w:rsidRDefault="00DF1EDC" w:rsidP="00E013D0">
            <w:pPr>
              <w:rPr>
                <w:sz w:val="16"/>
                <w:szCs w:val="16"/>
              </w:rPr>
            </w:pPr>
            <w:r w:rsidRPr="006F368E">
              <w:rPr>
                <w:sz w:val="16"/>
                <w:szCs w:val="16"/>
              </w:rPr>
              <w:t>jshelby5: New Req.</w:t>
            </w:r>
          </w:p>
        </w:tc>
      </w:tr>
      <w:tr w:rsidR="00E013D0" w:rsidRPr="00D81844" w14:paraId="6B62975A" w14:textId="77777777" w:rsidTr="00E013D0">
        <w:trPr>
          <w:trHeight w:val="245"/>
          <w:jc w:val="center"/>
        </w:trPr>
        <w:tc>
          <w:tcPr>
            <w:tcW w:w="1755" w:type="dxa"/>
            <w:tcBorders>
              <w:top w:val="nil"/>
              <w:left w:val="single" w:sz="4" w:space="0" w:color="auto"/>
              <w:bottom w:val="nil"/>
              <w:right w:val="single" w:sz="4" w:space="0" w:color="auto"/>
            </w:tcBorders>
          </w:tcPr>
          <w:p w14:paraId="5495CF3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23C2923" w14:textId="77777777" w:rsidR="00E013D0" w:rsidRPr="006F368E" w:rsidRDefault="00DF1EDC" w:rsidP="00E013D0">
            <w:pPr>
              <w:rPr>
                <w:sz w:val="16"/>
                <w:szCs w:val="16"/>
              </w:rPr>
            </w:pPr>
            <w:r w:rsidRPr="006F368E">
              <w:rPr>
                <w:sz w:val="16"/>
                <w:szCs w:val="16"/>
              </w:rPr>
              <w:t>WFHS-REQ-315696/A-Request from the WifiHotspotOffBoardClient for the current SSID</w:t>
            </w:r>
          </w:p>
        </w:tc>
        <w:tc>
          <w:tcPr>
            <w:tcW w:w="5815" w:type="dxa"/>
            <w:tcBorders>
              <w:top w:val="single" w:sz="6" w:space="0" w:color="auto"/>
              <w:left w:val="single" w:sz="4" w:space="0" w:color="auto"/>
              <w:bottom w:val="single" w:sz="6" w:space="0" w:color="auto"/>
              <w:right w:val="single" w:sz="6" w:space="0" w:color="auto"/>
            </w:tcBorders>
          </w:tcPr>
          <w:p w14:paraId="2902CC41" w14:textId="77777777" w:rsidR="00E013D0" w:rsidRPr="006F368E" w:rsidRDefault="00DF1EDC" w:rsidP="00E013D0">
            <w:pPr>
              <w:rPr>
                <w:sz w:val="16"/>
                <w:szCs w:val="16"/>
              </w:rPr>
            </w:pPr>
            <w:r w:rsidRPr="006F368E">
              <w:rPr>
                <w:sz w:val="16"/>
                <w:szCs w:val="16"/>
              </w:rPr>
              <w:t>jshelby5: New Req.</w:t>
            </w:r>
          </w:p>
        </w:tc>
      </w:tr>
      <w:tr w:rsidR="00E013D0" w:rsidRPr="00D81844" w14:paraId="43476AEB" w14:textId="77777777" w:rsidTr="00E013D0">
        <w:trPr>
          <w:trHeight w:val="245"/>
          <w:jc w:val="center"/>
        </w:trPr>
        <w:tc>
          <w:tcPr>
            <w:tcW w:w="1755" w:type="dxa"/>
            <w:tcBorders>
              <w:top w:val="nil"/>
              <w:left w:val="single" w:sz="4" w:space="0" w:color="auto"/>
              <w:bottom w:val="nil"/>
              <w:right w:val="single" w:sz="4" w:space="0" w:color="auto"/>
            </w:tcBorders>
          </w:tcPr>
          <w:p w14:paraId="40554B4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336FA08" w14:textId="77777777" w:rsidR="00E013D0" w:rsidRPr="006F368E" w:rsidRDefault="00DF1EDC" w:rsidP="00E013D0">
            <w:pPr>
              <w:rPr>
                <w:sz w:val="16"/>
                <w:szCs w:val="16"/>
              </w:rPr>
            </w:pPr>
            <w:r w:rsidRPr="006F368E">
              <w:rPr>
                <w:sz w:val="16"/>
                <w:szCs w:val="16"/>
              </w:rPr>
              <w:t>STR-209305/B-Use Cases</w:t>
            </w:r>
          </w:p>
        </w:tc>
        <w:tc>
          <w:tcPr>
            <w:tcW w:w="5815" w:type="dxa"/>
            <w:tcBorders>
              <w:top w:val="single" w:sz="6" w:space="0" w:color="auto"/>
              <w:left w:val="single" w:sz="4" w:space="0" w:color="auto"/>
              <w:bottom w:val="single" w:sz="6" w:space="0" w:color="auto"/>
              <w:right w:val="single" w:sz="6" w:space="0" w:color="auto"/>
            </w:tcBorders>
          </w:tcPr>
          <w:p w14:paraId="0F22C0B4" w14:textId="77777777" w:rsidR="00E013D0" w:rsidRPr="006F368E" w:rsidRDefault="00DF1EDC" w:rsidP="00E013D0">
            <w:pPr>
              <w:rPr>
                <w:sz w:val="16"/>
                <w:szCs w:val="16"/>
              </w:rPr>
            </w:pPr>
            <w:r w:rsidRPr="006F368E">
              <w:rPr>
                <w:sz w:val="16"/>
                <w:szCs w:val="16"/>
              </w:rPr>
              <w:t>MBORREL4: Added REQ-315701-702</w:t>
            </w:r>
          </w:p>
        </w:tc>
      </w:tr>
      <w:tr w:rsidR="00E013D0" w:rsidRPr="00D81844" w14:paraId="78DBA258" w14:textId="77777777" w:rsidTr="00E013D0">
        <w:trPr>
          <w:trHeight w:val="245"/>
          <w:jc w:val="center"/>
        </w:trPr>
        <w:tc>
          <w:tcPr>
            <w:tcW w:w="1755" w:type="dxa"/>
            <w:tcBorders>
              <w:top w:val="nil"/>
              <w:left w:val="single" w:sz="4" w:space="0" w:color="auto"/>
              <w:bottom w:val="nil"/>
              <w:right w:val="single" w:sz="4" w:space="0" w:color="auto"/>
            </w:tcBorders>
          </w:tcPr>
          <w:p w14:paraId="25DD95A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0C42C06" w14:textId="77777777" w:rsidR="00E013D0" w:rsidRPr="006F368E" w:rsidRDefault="00DF1EDC" w:rsidP="00E013D0">
            <w:pPr>
              <w:rPr>
                <w:sz w:val="16"/>
                <w:szCs w:val="16"/>
              </w:rPr>
            </w:pPr>
            <w:r w:rsidRPr="006F368E">
              <w:rPr>
                <w:sz w:val="16"/>
                <w:szCs w:val="16"/>
              </w:rPr>
              <w:t>WFHSv2-UC-REQ-283780/B-User changes SSID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40D9A6AA"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4390354C" w14:textId="77777777" w:rsidTr="00E013D0">
        <w:trPr>
          <w:trHeight w:val="245"/>
          <w:jc w:val="center"/>
        </w:trPr>
        <w:tc>
          <w:tcPr>
            <w:tcW w:w="1755" w:type="dxa"/>
            <w:tcBorders>
              <w:top w:val="nil"/>
              <w:left w:val="single" w:sz="4" w:space="0" w:color="auto"/>
              <w:bottom w:val="nil"/>
              <w:right w:val="single" w:sz="4" w:space="0" w:color="auto"/>
            </w:tcBorders>
          </w:tcPr>
          <w:p w14:paraId="1CEFFAF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D7B85E9" w14:textId="77777777" w:rsidR="00E013D0" w:rsidRPr="006F368E" w:rsidRDefault="00DF1EDC" w:rsidP="00E013D0">
            <w:pPr>
              <w:rPr>
                <w:sz w:val="16"/>
                <w:szCs w:val="16"/>
              </w:rPr>
            </w:pPr>
            <w:r w:rsidRPr="006F368E">
              <w:rPr>
                <w:sz w:val="16"/>
                <w:szCs w:val="16"/>
              </w:rPr>
              <w:t>WFHS-UC-REQ-315701/A-User changes SSID from WifiHotspotOnBoardClient when Vehicle is Off</w:t>
            </w:r>
          </w:p>
        </w:tc>
        <w:tc>
          <w:tcPr>
            <w:tcW w:w="5815" w:type="dxa"/>
            <w:tcBorders>
              <w:top w:val="single" w:sz="6" w:space="0" w:color="auto"/>
              <w:left w:val="single" w:sz="4" w:space="0" w:color="auto"/>
              <w:bottom w:val="single" w:sz="6" w:space="0" w:color="auto"/>
              <w:right w:val="single" w:sz="6" w:space="0" w:color="auto"/>
            </w:tcBorders>
          </w:tcPr>
          <w:p w14:paraId="46CD0D9E" w14:textId="77777777" w:rsidR="00E013D0" w:rsidRPr="006F368E" w:rsidRDefault="00DF1EDC" w:rsidP="00E013D0">
            <w:pPr>
              <w:rPr>
                <w:sz w:val="16"/>
                <w:szCs w:val="16"/>
              </w:rPr>
            </w:pPr>
            <w:r w:rsidRPr="006F368E">
              <w:rPr>
                <w:sz w:val="16"/>
                <w:szCs w:val="16"/>
              </w:rPr>
              <w:t>jshelby5: New usecase</w:t>
            </w:r>
          </w:p>
        </w:tc>
      </w:tr>
      <w:tr w:rsidR="00E013D0" w:rsidRPr="00D81844" w14:paraId="6956779F" w14:textId="77777777" w:rsidTr="00E013D0">
        <w:trPr>
          <w:trHeight w:val="245"/>
          <w:jc w:val="center"/>
        </w:trPr>
        <w:tc>
          <w:tcPr>
            <w:tcW w:w="1755" w:type="dxa"/>
            <w:tcBorders>
              <w:top w:val="nil"/>
              <w:left w:val="single" w:sz="4" w:space="0" w:color="auto"/>
              <w:bottom w:val="nil"/>
              <w:right w:val="single" w:sz="4" w:space="0" w:color="auto"/>
            </w:tcBorders>
          </w:tcPr>
          <w:p w14:paraId="0E5988B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BDEA1BC" w14:textId="77777777" w:rsidR="00E013D0" w:rsidRPr="006F368E" w:rsidRDefault="00DF1EDC" w:rsidP="00E013D0">
            <w:pPr>
              <w:rPr>
                <w:sz w:val="16"/>
                <w:szCs w:val="16"/>
              </w:rPr>
            </w:pPr>
            <w:r w:rsidRPr="006F368E">
              <w:rPr>
                <w:sz w:val="16"/>
                <w:szCs w:val="16"/>
              </w:rPr>
              <w:t>WFHS-UC-REQ-315702/A-User changes SSID from WifiHotspotOffBoardClient when Vehicle is ON</w:t>
            </w:r>
          </w:p>
        </w:tc>
        <w:tc>
          <w:tcPr>
            <w:tcW w:w="5815" w:type="dxa"/>
            <w:tcBorders>
              <w:top w:val="single" w:sz="6" w:space="0" w:color="auto"/>
              <w:left w:val="single" w:sz="4" w:space="0" w:color="auto"/>
              <w:bottom w:val="single" w:sz="6" w:space="0" w:color="auto"/>
              <w:right w:val="single" w:sz="6" w:space="0" w:color="auto"/>
            </w:tcBorders>
          </w:tcPr>
          <w:p w14:paraId="46EF6730" w14:textId="77777777" w:rsidR="00E013D0" w:rsidRPr="006F368E" w:rsidRDefault="00DF1EDC" w:rsidP="00E013D0">
            <w:pPr>
              <w:rPr>
                <w:sz w:val="16"/>
                <w:szCs w:val="16"/>
              </w:rPr>
            </w:pPr>
            <w:r w:rsidRPr="006F368E">
              <w:rPr>
                <w:sz w:val="16"/>
                <w:szCs w:val="16"/>
              </w:rPr>
              <w:t>jshelby5: New usecase</w:t>
            </w:r>
          </w:p>
        </w:tc>
      </w:tr>
      <w:tr w:rsidR="00E013D0" w:rsidRPr="00D81844" w14:paraId="7530944D" w14:textId="77777777" w:rsidTr="00E013D0">
        <w:trPr>
          <w:trHeight w:val="245"/>
          <w:jc w:val="center"/>
        </w:trPr>
        <w:tc>
          <w:tcPr>
            <w:tcW w:w="1755" w:type="dxa"/>
            <w:tcBorders>
              <w:top w:val="nil"/>
              <w:left w:val="single" w:sz="4" w:space="0" w:color="auto"/>
              <w:bottom w:val="nil"/>
              <w:right w:val="single" w:sz="4" w:space="0" w:color="auto"/>
            </w:tcBorders>
          </w:tcPr>
          <w:p w14:paraId="3538112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2F647A7" w14:textId="77777777" w:rsidR="00E013D0" w:rsidRPr="006F368E" w:rsidRDefault="00DF1EDC" w:rsidP="00E013D0">
            <w:pPr>
              <w:rPr>
                <w:sz w:val="16"/>
                <w:szCs w:val="16"/>
              </w:rPr>
            </w:pPr>
            <w:r w:rsidRPr="006F368E">
              <w:rPr>
                <w:sz w:val="16"/>
                <w:szCs w:val="16"/>
              </w:rPr>
              <w:t>STR-267749/B-Activity Diagrams</w:t>
            </w:r>
          </w:p>
        </w:tc>
        <w:tc>
          <w:tcPr>
            <w:tcW w:w="5815" w:type="dxa"/>
            <w:tcBorders>
              <w:top w:val="single" w:sz="6" w:space="0" w:color="auto"/>
              <w:left w:val="single" w:sz="4" w:space="0" w:color="auto"/>
              <w:bottom w:val="single" w:sz="6" w:space="0" w:color="auto"/>
              <w:right w:val="single" w:sz="6" w:space="0" w:color="auto"/>
            </w:tcBorders>
          </w:tcPr>
          <w:p w14:paraId="7D27A6A2" w14:textId="77777777" w:rsidR="00E013D0" w:rsidRPr="006F368E" w:rsidRDefault="00DF1EDC" w:rsidP="00E013D0">
            <w:pPr>
              <w:rPr>
                <w:sz w:val="16"/>
                <w:szCs w:val="16"/>
              </w:rPr>
            </w:pPr>
            <w:r w:rsidRPr="006F368E">
              <w:rPr>
                <w:sz w:val="16"/>
                <w:szCs w:val="16"/>
              </w:rPr>
              <w:t>MBORREL4: Replaced REQ-167121 with REQ-317273. Added REQ-317274.</w:t>
            </w:r>
          </w:p>
        </w:tc>
      </w:tr>
      <w:tr w:rsidR="00E013D0" w:rsidRPr="00D81844" w14:paraId="0100F189" w14:textId="77777777" w:rsidTr="00E013D0">
        <w:trPr>
          <w:trHeight w:val="245"/>
          <w:jc w:val="center"/>
        </w:trPr>
        <w:tc>
          <w:tcPr>
            <w:tcW w:w="1755" w:type="dxa"/>
            <w:tcBorders>
              <w:top w:val="nil"/>
              <w:left w:val="single" w:sz="4" w:space="0" w:color="auto"/>
              <w:bottom w:val="nil"/>
              <w:right w:val="single" w:sz="4" w:space="0" w:color="auto"/>
            </w:tcBorders>
          </w:tcPr>
          <w:p w14:paraId="63B64D2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3B9A7E7" w14:textId="77777777" w:rsidR="00E013D0" w:rsidRPr="006F368E" w:rsidRDefault="00DF1EDC" w:rsidP="00E013D0">
            <w:pPr>
              <w:rPr>
                <w:sz w:val="16"/>
                <w:szCs w:val="16"/>
              </w:rPr>
            </w:pPr>
            <w:r w:rsidRPr="006F368E">
              <w:rPr>
                <w:sz w:val="16"/>
                <w:szCs w:val="16"/>
              </w:rPr>
              <w:t>WFHSv2-ACT-REQ-317273/A-User Changes SSID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646B3C9B" w14:textId="77777777" w:rsidR="00E013D0" w:rsidRPr="006F368E" w:rsidRDefault="00DF1EDC" w:rsidP="00E013D0">
            <w:pPr>
              <w:rPr>
                <w:sz w:val="16"/>
                <w:szCs w:val="16"/>
              </w:rPr>
            </w:pPr>
            <w:r w:rsidRPr="006F368E">
              <w:rPr>
                <w:sz w:val="16"/>
                <w:szCs w:val="16"/>
              </w:rPr>
              <w:t>MBORREL4: New req. replacing REQ-167121. Updated for backend updates.</w:t>
            </w:r>
          </w:p>
        </w:tc>
      </w:tr>
      <w:tr w:rsidR="00E013D0" w:rsidRPr="00D81844" w14:paraId="77770179" w14:textId="77777777" w:rsidTr="00E013D0">
        <w:trPr>
          <w:trHeight w:val="245"/>
          <w:jc w:val="center"/>
        </w:trPr>
        <w:tc>
          <w:tcPr>
            <w:tcW w:w="1755" w:type="dxa"/>
            <w:tcBorders>
              <w:top w:val="nil"/>
              <w:left w:val="single" w:sz="4" w:space="0" w:color="auto"/>
              <w:bottom w:val="nil"/>
              <w:right w:val="single" w:sz="4" w:space="0" w:color="auto"/>
            </w:tcBorders>
          </w:tcPr>
          <w:p w14:paraId="1C3EC57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F2A8F59" w14:textId="77777777" w:rsidR="00E013D0" w:rsidRPr="006F368E" w:rsidRDefault="00DF1EDC" w:rsidP="00E013D0">
            <w:pPr>
              <w:rPr>
                <w:sz w:val="16"/>
                <w:szCs w:val="16"/>
              </w:rPr>
            </w:pPr>
            <w:r w:rsidRPr="006F368E">
              <w:rPr>
                <w:sz w:val="16"/>
                <w:szCs w:val="16"/>
              </w:rPr>
              <w:t>WFHSv2-ACT-REQ-317274/A-User Changes SSID from WifiHotspotOffBoardClient</w:t>
            </w:r>
          </w:p>
        </w:tc>
        <w:tc>
          <w:tcPr>
            <w:tcW w:w="5815" w:type="dxa"/>
            <w:tcBorders>
              <w:top w:val="single" w:sz="6" w:space="0" w:color="auto"/>
              <w:left w:val="single" w:sz="4" w:space="0" w:color="auto"/>
              <w:bottom w:val="single" w:sz="6" w:space="0" w:color="auto"/>
              <w:right w:val="single" w:sz="6" w:space="0" w:color="auto"/>
            </w:tcBorders>
          </w:tcPr>
          <w:p w14:paraId="0ECA06E4" w14:textId="77777777" w:rsidR="00E013D0" w:rsidRPr="006F368E" w:rsidRDefault="00DF1EDC" w:rsidP="00E013D0">
            <w:pPr>
              <w:rPr>
                <w:sz w:val="16"/>
                <w:szCs w:val="16"/>
              </w:rPr>
            </w:pPr>
            <w:r w:rsidRPr="006F368E">
              <w:rPr>
                <w:sz w:val="16"/>
                <w:szCs w:val="16"/>
              </w:rPr>
              <w:t>MBORREL4: New req.</w:t>
            </w:r>
          </w:p>
        </w:tc>
      </w:tr>
      <w:tr w:rsidR="00E013D0" w:rsidRPr="00D81844" w14:paraId="08926082" w14:textId="77777777" w:rsidTr="00E013D0">
        <w:trPr>
          <w:trHeight w:val="245"/>
          <w:jc w:val="center"/>
        </w:trPr>
        <w:tc>
          <w:tcPr>
            <w:tcW w:w="1755" w:type="dxa"/>
            <w:tcBorders>
              <w:top w:val="nil"/>
              <w:left w:val="single" w:sz="4" w:space="0" w:color="auto"/>
              <w:bottom w:val="nil"/>
              <w:right w:val="single" w:sz="4" w:space="0" w:color="auto"/>
            </w:tcBorders>
          </w:tcPr>
          <w:p w14:paraId="2B8080B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BD606F3" w14:textId="77777777" w:rsidR="00E013D0" w:rsidRPr="006F368E" w:rsidRDefault="00DF1EDC" w:rsidP="00E013D0">
            <w:pPr>
              <w:rPr>
                <w:sz w:val="16"/>
                <w:szCs w:val="16"/>
              </w:rPr>
            </w:pPr>
            <w:r w:rsidRPr="006F368E">
              <w:rPr>
                <w:sz w:val="16"/>
                <w:szCs w:val="16"/>
              </w:rPr>
              <w:t>STR-267750/B-Sequence Diagrams</w:t>
            </w:r>
          </w:p>
        </w:tc>
        <w:tc>
          <w:tcPr>
            <w:tcW w:w="5815" w:type="dxa"/>
            <w:tcBorders>
              <w:top w:val="single" w:sz="6" w:space="0" w:color="auto"/>
              <w:left w:val="single" w:sz="4" w:space="0" w:color="auto"/>
              <w:bottom w:val="single" w:sz="6" w:space="0" w:color="auto"/>
              <w:right w:val="single" w:sz="6" w:space="0" w:color="auto"/>
            </w:tcBorders>
          </w:tcPr>
          <w:p w14:paraId="5CD593C2" w14:textId="77777777" w:rsidR="00E013D0" w:rsidRPr="006F368E" w:rsidRDefault="00DF1EDC" w:rsidP="00E013D0">
            <w:pPr>
              <w:rPr>
                <w:sz w:val="16"/>
                <w:szCs w:val="16"/>
              </w:rPr>
            </w:pPr>
            <w:r w:rsidRPr="006F368E">
              <w:rPr>
                <w:sz w:val="16"/>
                <w:szCs w:val="16"/>
              </w:rPr>
              <w:t>MBORREL4: Replaced REQ-167136 with REQ-317511. Added REQ-317512.</w:t>
            </w:r>
          </w:p>
        </w:tc>
      </w:tr>
      <w:tr w:rsidR="00E013D0" w:rsidRPr="00D81844" w14:paraId="3886DBA4" w14:textId="77777777" w:rsidTr="00E013D0">
        <w:trPr>
          <w:trHeight w:val="245"/>
          <w:jc w:val="center"/>
        </w:trPr>
        <w:tc>
          <w:tcPr>
            <w:tcW w:w="1755" w:type="dxa"/>
            <w:tcBorders>
              <w:top w:val="nil"/>
              <w:left w:val="single" w:sz="4" w:space="0" w:color="auto"/>
              <w:bottom w:val="nil"/>
              <w:right w:val="single" w:sz="4" w:space="0" w:color="auto"/>
            </w:tcBorders>
          </w:tcPr>
          <w:p w14:paraId="728D055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712913B" w14:textId="77777777" w:rsidR="00E013D0" w:rsidRPr="006F368E" w:rsidRDefault="00DF1EDC" w:rsidP="00E013D0">
            <w:pPr>
              <w:rPr>
                <w:sz w:val="16"/>
                <w:szCs w:val="16"/>
              </w:rPr>
            </w:pPr>
            <w:r w:rsidRPr="006F368E">
              <w:rPr>
                <w:sz w:val="16"/>
                <w:szCs w:val="16"/>
              </w:rPr>
              <w:t>WFHSv2-SD-REQ-317511/A-User Changes SSID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0E5A47F3" w14:textId="77777777" w:rsidR="00E013D0" w:rsidRPr="006F368E" w:rsidRDefault="00DF1EDC" w:rsidP="00E013D0">
            <w:pPr>
              <w:rPr>
                <w:sz w:val="16"/>
                <w:szCs w:val="16"/>
              </w:rPr>
            </w:pPr>
            <w:r w:rsidRPr="006F368E">
              <w:rPr>
                <w:sz w:val="16"/>
                <w:szCs w:val="16"/>
              </w:rPr>
              <w:t>MBORREL4: New req. replacing REQ-167136. Updated to include backend update</w:t>
            </w:r>
          </w:p>
        </w:tc>
      </w:tr>
      <w:tr w:rsidR="00E013D0" w:rsidRPr="00D81844" w14:paraId="16CAC1B1" w14:textId="77777777" w:rsidTr="00E013D0">
        <w:trPr>
          <w:trHeight w:val="245"/>
          <w:jc w:val="center"/>
        </w:trPr>
        <w:tc>
          <w:tcPr>
            <w:tcW w:w="1755" w:type="dxa"/>
            <w:tcBorders>
              <w:top w:val="nil"/>
              <w:left w:val="single" w:sz="4" w:space="0" w:color="auto"/>
              <w:bottom w:val="nil"/>
              <w:right w:val="single" w:sz="4" w:space="0" w:color="auto"/>
            </w:tcBorders>
          </w:tcPr>
          <w:p w14:paraId="28A4FC6B"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C74668B" w14:textId="77777777" w:rsidR="00E013D0" w:rsidRPr="006F368E" w:rsidRDefault="00DF1EDC" w:rsidP="00E013D0">
            <w:pPr>
              <w:rPr>
                <w:sz w:val="16"/>
                <w:szCs w:val="16"/>
              </w:rPr>
            </w:pPr>
            <w:r w:rsidRPr="006F368E">
              <w:rPr>
                <w:sz w:val="16"/>
                <w:szCs w:val="16"/>
              </w:rPr>
              <w:t>WFHSv2-SD-REQ-317512/A-User Changes SSID from WifiHotspotOffBoardClient</w:t>
            </w:r>
          </w:p>
        </w:tc>
        <w:tc>
          <w:tcPr>
            <w:tcW w:w="5815" w:type="dxa"/>
            <w:tcBorders>
              <w:top w:val="single" w:sz="6" w:space="0" w:color="auto"/>
              <w:left w:val="single" w:sz="4" w:space="0" w:color="auto"/>
              <w:bottom w:val="single" w:sz="6" w:space="0" w:color="auto"/>
              <w:right w:val="single" w:sz="6" w:space="0" w:color="auto"/>
            </w:tcBorders>
          </w:tcPr>
          <w:p w14:paraId="788EBBE2" w14:textId="77777777" w:rsidR="00E013D0" w:rsidRPr="006F368E" w:rsidRDefault="00DF1EDC" w:rsidP="00E013D0">
            <w:pPr>
              <w:rPr>
                <w:sz w:val="16"/>
                <w:szCs w:val="16"/>
              </w:rPr>
            </w:pPr>
            <w:r w:rsidRPr="006F368E">
              <w:rPr>
                <w:sz w:val="16"/>
                <w:szCs w:val="16"/>
              </w:rPr>
              <w:t>MBORREL4: New req.</w:t>
            </w:r>
          </w:p>
        </w:tc>
      </w:tr>
      <w:tr w:rsidR="00E013D0" w:rsidRPr="00D81844" w14:paraId="71E3A6EC" w14:textId="77777777" w:rsidTr="00E013D0">
        <w:trPr>
          <w:trHeight w:val="245"/>
          <w:jc w:val="center"/>
        </w:trPr>
        <w:tc>
          <w:tcPr>
            <w:tcW w:w="1755" w:type="dxa"/>
            <w:tcBorders>
              <w:top w:val="nil"/>
              <w:left w:val="single" w:sz="4" w:space="0" w:color="auto"/>
              <w:bottom w:val="nil"/>
              <w:right w:val="single" w:sz="4" w:space="0" w:color="auto"/>
            </w:tcBorders>
          </w:tcPr>
          <w:p w14:paraId="7B756F0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3323810" w14:textId="77777777" w:rsidR="00E013D0" w:rsidRPr="006F368E" w:rsidRDefault="00DF1EDC" w:rsidP="00E013D0">
            <w:pPr>
              <w:rPr>
                <w:sz w:val="16"/>
                <w:szCs w:val="16"/>
              </w:rPr>
            </w:pPr>
            <w:r w:rsidRPr="006F368E">
              <w:rPr>
                <w:sz w:val="16"/>
                <w:szCs w:val="16"/>
              </w:rPr>
              <w:t>WFHSv2-FUN-REQ-274798/B-Managing Password</w:t>
            </w:r>
          </w:p>
        </w:tc>
        <w:tc>
          <w:tcPr>
            <w:tcW w:w="5815" w:type="dxa"/>
            <w:tcBorders>
              <w:top w:val="single" w:sz="6" w:space="0" w:color="auto"/>
              <w:left w:val="single" w:sz="4" w:space="0" w:color="auto"/>
              <w:bottom w:val="single" w:sz="6" w:space="0" w:color="auto"/>
              <w:right w:val="single" w:sz="6" w:space="0" w:color="auto"/>
            </w:tcBorders>
          </w:tcPr>
          <w:p w14:paraId="189D9ED9"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71C17F84" w14:textId="77777777" w:rsidTr="00E013D0">
        <w:trPr>
          <w:trHeight w:val="245"/>
          <w:jc w:val="center"/>
        </w:trPr>
        <w:tc>
          <w:tcPr>
            <w:tcW w:w="1755" w:type="dxa"/>
            <w:tcBorders>
              <w:top w:val="nil"/>
              <w:left w:val="single" w:sz="4" w:space="0" w:color="auto"/>
              <w:bottom w:val="nil"/>
              <w:right w:val="single" w:sz="4" w:space="0" w:color="auto"/>
            </w:tcBorders>
          </w:tcPr>
          <w:p w14:paraId="45879F8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EFEBD66" w14:textId="77777777" w:rsidR="00E013D0" w:rsidRPr="006F368E" w:rsidRDefault="00DF1EDC" w:rsidP="00E013D0">
            <w:pPr>
              <w:rPr>
                <w:sz w:val="16"/>
                <w:szCs w:val="16"/>
              </w:rPr>
            </w:pPr>
            <w:r w:rsidRPr="006F368E">
              <w:rPr>
                <w:sz w:val="16"/>
                <w:szCs w:val="16"/>
              </w:rPr>
              <w:t>STR-209306/B-Requirements</w:t>
            </w:r>
          </w:p>
        </w:tc>
        <w:tc>
          <w:tcPr>
            <w:tcW w:w="5815" w:type="dxa"/>
            <w:tcBorders>
              <w:top w:val="single" w:sz="6" w:space="0" w:color="auto"/>
              <w:left w:val="single" w:sz="4" w:space="0" w:color="auto"/>
              <w:bottom w:val="single" w:sz="6" w:space="0" w:color="auto"/>
              <w:right w:val="single" w:sz="6" w:space="0" w:color="auto"/>
            </w:tcBorders>
          </w:tcPr>
          <w:p w14:paraId="0DB4F256" w14:textId="77777777" w:rsidR="00E013D0" w:rsidRPr="006F368E" w:rsidRDefault="00DF1EDC" w:rsidP="00E013D0">
            <w:pPr>
              <w:rPr>
                <w:sz w:val="16"/>
                <w:szCs w:val="16"/>
              </w:rPr>
            </w:pPr>
            <w:r w:rsidRPr="006F368E">
              <w:rPr>
                <w:sz w:val="16"/>
                <w:szCs w:val="16"/>
              </w:rPr>
              <w:t>MBORREL4: Added REQ-315704-710, REQ-315718</w:t>
            </w:r>
          </w:p>
        </w:tc>
      </w:tr>
      <w:tr w:rsidR="00E013D0" w:rsidRPr="00D81844" w14:paraId="7F97CACA" w14:textId="77777777" w:rsidTr="00E013D0">
        <w:trPr>
          <w:trHeight w:val="245"/>
          <w:jc w:val="center"/>
        </w:trPr>
        <w:tc>
          <w:tcPr>
            <w:tcW w:w="1755" w:type="dxa"/>
            <w:tcBorders>
              <w:top w:val="nil"/>
              <w:left w:val="single" w:sz="4" w:space="0" w:color="auto"/>
              <w:bottom w:val="nil"/>
              <w:right w:val="single" w:sz="4" w:space="0" w:color="auto"/>
            </w:tcBorders>
          </w:tcPr>
          <w:p w14:paraId="2745E69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FABD73E" w14:textId="77777777" w:rsidR="00E013D0" w:rsidRPr="006F368E" w:rsidRDefault="00DF1EDC" w:rsidP="00E013D0">
            <w:pPr>
              <w:rPr>
                <w:sz w:val="16"/>
                <w:szCs w:val="16"/>
              </w:rPr>
            </w:pPr>
            <w:r w:rsidRPr="006F368E">
              <w:rPr>
                <w:sz w:val="16"/>
                <w:szCs w:val="16"/>
              </w:rPr>
              <w:t>WFHSv2-REQ-283753/B-Displaying the password on the WifiHotspotOnBoardClient display</w:t>
            </w:r>
          </w:p>
        </w:tc>
        <w:tc>
          <w:tcPr>
            <w:tcW w:w="5815" w:type="dxa"/>
            <w:tcBorders>
              <w:top w:val="single" w:sz="6" w:space="0" w:color="auto"/>
              <w:left w:val="single" w:sz="4" w:space="0" w:color="auto"/>
              <w:bottom w:val="single" w:sz="6" w:space="0" w:color="auto"/>
              <w:right w:val="single" w:sz="6" w:space="0" w:color="auto"/>
            </w:tcBorders>
          </w:tcPr>
          <w:p w14:paraId="3E6D3BB1" w14:textId="77777777" w:rsidR="00E013D0" w:rsidRPr="006F368E" w:rsidRDefault="00DF1EDC" w:rsidP="00E013D0">
            <w:pPr>
              <w:rPr>
                <w:sz w:val="16"/>
                <w:szCs w:val="16"/>
              </w:rPr>
            </w:pPr>
            <w:r w:rsidRPr="006F368E">
              <w:rPr>
                <w:sz w:val="16"/>
                <w:szCs w:val="16"/>
              </w:rPr>
              <w:t>jshelby5: Referred to the Private Information section instead of specify how the password shall be hidden. Also, the password shall not be stored.</w:t>
            </w:r>
          </w:p>
        </w:tc>
      </w:tr>
      <w:tr w:rsidR="00E013D0" w:rsidRPr="00D81844" w14:paraId="35ADFB8F" w14:textId="77777777" w:rsidTr="00E013D0">
        <w:trPr>
          <w:trHeight w:val="245"/>
          <w:jc w:val="center"/>
        </w:trPr>
        <w:tc>
          <w:tcPr>
            <w:tcW w:w="1755" w:type="dxa"/>
            <w:tcBorders>
              <w:top w:val="nil"/>
              <w:left w:val="single" w:sz="4" w:space="0" w:color="auto"/>
              <w:bottom w:val="nil"/>
              <w:right w:val="single" w:sz="4" w:space="0" w:color="auto"/>
            </w:tcBorders>
          </w:tcPr>
          <w:p w14:paraId="7D4BB13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BDBC67B" w14:textId="77777777" w:rsidR="00E013D0" w:rsidRPr="006F368E" w:rsidRDefault="00DF1EDC" w:rsidP="00E013D0">
            <w:pPr>
              <w:rPr>
                <w:sz w:val="16"/>
                <w:szCs w:val="16"/>
              </w:rPr>
            </w:pPr>
            <w:r w:rsidRPr="006F368E">
              <w:rPr>
                <w:sz w:val="16"/>
                <w:szCs w:val="16"/>
              </w:rPr>
              <w:t>WFHS-REQ-315704/A-Informing the WifiHotspotOffBoardClient of a password change</w:t>
            </w:r>
          </w:p>
        </w:tc>
        <w:tc>
          <w:tcPr>
            <w:tcW w:w="5815" w:type="dxa"/>
            <w:tcBorders>
              <w:top w:val="single" w:sz="6" w:space="0" w:color="auto"/>
              <w:left w:val="single" w:sz="4" w:space="0" w:color="auto"/>
              <w:bottom w:val="single" w:sz="6" w:space="0" w:color="auto"/>
              <w:right w:val="single" w:sz="6" w:space="0" w:color="auto"/>
            </w:tcBorders>
          </w:tcPr>
          <w:p w14:paraId="195A3B9F" w14:textId="77777777" w:rsidR="00E013D0" w:rsidRPr="006F368E" w:rsidRDefault="00DF1EDC" w:rsidP="00E013D0">
            <w:pPr>
              <w:rPr>
                <w:sz w:val="16"/>
                <w:szCs w:val="16"/>
              </w:rPr>
            </w:pPr>
            <w:r w:rsidRPr="006F368E">
              <w:rPr>
                <w:sz w:val="16"/>
                <w:szCs w:val="16"/>
              </w:rPr>
              <w:t>jshelby5: New req.</w:t>
            </w:r>
          </w:p>
        </w:tc>
      </w:tr>
      <w:tr w:rsidR="00E013D0" w:rsidRPr="00D81844" w14:paraId="66289CB2" w14:textId="77777777" w:rsidTr="00E013D0">
        <w:trPr>
          <w:trHeight w:val="245"/>
          <w:jc w:val="center"/>
        </w:trPr>
        <w:tc>
          <w:tcPr>
            <w:tcW w:w="1755" w:type="dxa"/>
            <w:tcBorders>
              <w:top w:val="nil"/>
              <w:left w:val="single" w:sz="4" w:space="0" w:color="auto"/>
              <w:bottom w:val="nil"/>
              <w:right w:val="single" w:sz="4" w:space="0" w:color="auto"/>
            </w:tcBorders>
          </w:tcPr>
          <w:p w14:paraId="6E986AA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8404A01" w14:textId="77777777" w:rsidR="00E013D0" w:rsidRPr="006F368E" w:rsidRDefault="00DF1EDC" w:rsidP="00E013D0">
            <w:pPr>
              <w:rPr>
                <w:sz w:val="16"/>
                <w:szCs w:val="16"/>
              </w:rPr>
            </w:pPr>
            <w:r w:rsidRPr="006F368E">
              <w:rPr>
                <w:sz w:val="16"/>
                <w:szCs w:val="16"/>
              </w:rPr>
              <w:t>WFHS-REQ-315705/A-Password encryption</w:t>
            </w:r>
          </w:p>
        </w:tc>
        <w:tc>
          <w:tcPr>
            <w:tcW w:w="5815" w:type="dxa"/>
            <w:tcBorders>
              <w:top w:val="single" w:sz="6" w:space="0" w:color="auto"/>
              <w:left w:val="single" w:sz="4" w:space="0" w:color="auto"/>
              <w:bottom w:val="single" w:sz="6" w:space="0" w:color="auto"/>
              <w:right w:val="single" w:sz="6" w:space="0" w:color="auto"/>
            </w:tcBorders>
          </w:tcPr>
          <w:p w14:paraId="0563F131" w14:textId="77777777" w:rsidR="00E013D0" w:rsidRPr="006F368E" w:rsidRDefault="00DF1EDC" w:rsidP="00E013D0">
            <w:pPr>
              <w:rPr>
                <w:sz w:val="16"/>
                <w:szCs w:val="16"/>
              </w:rPr>
            </w:pPr>
            <w:r w:rsidRPr="006F368E">
              <w:rPr>
                <w:sz w:val="16"/>
                <w:szCs w:val="16"/>
              </w:rPr>
              <w:t>jshelby5: New req.</w:t>
            </w:r>
          </w:p>
        </w:tc>
      </w:tr>
      <w:tr w:rsidR="00E013D0" w:rsidRPr="00D81844" w14:paraId="382ED482" w14:textId="77777777" w:rsidTr="00E013D0">
        <w:trPr>
          <w:trHeight w:val="245"/>
          <w:jc w:val="center"/>
        </w:trPr>
        <w:tc>
          <w:tcPr>
            <w:tcW w:w="1755" w:type="dxa"/>
            <w:tcBorders>
              <w:top w:val="nil"/>
              <w:left w:val="single" w:sz="4" w:space="0" w:color="auto"/>
              <w:bottom w:val="nil"/>
              <w:right w:val="single" w:sz="4" w:space="0" w:color="auto"/>
            </w:tcBorders>
          </w:tcPr>
          <w:p w14:paraId="3F1045D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E53EF2B" w14:textId="77777777" w:rsidR="00E013D0" w:rsidRPr="006F368E" w:rsidRDefault="00DF1EDC" w:rsidP="00E013D0">
            <w:pPr>
              <w:rPr>
                <w:sz w:val="16"/>
                <w:szCs w:val="16"/>
              </w:rPr>
            </w:pPr>
            <w:r w:rsidRPr="006F368E">
              <w:rPr>
                <w:sz w:val="16"/>
                <w:szCs w:val="16"/>
              </w:rPr>
              <w:t>WFHS-REQ-315706/A-Authorization dependency on password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14:paraId="250B28F4" w14:textId="77777777" w:rsidR="00E013D0" w:rsidRPr="006F368E" w:rsidRDefault="00DF1EDC" w:rsidP="00E013D0">
            <w:pPr>
              <w:rPr>
                <w:sz w:val="16"/>
                <w:szCs w:val="16"/>
              </w:rPr>
            </w:pPr>
            <w:r w:rsidRPr="006F368E">
              <w:rPr>
                <w:sz w:val="16"/>
                <w:szCs w:val="16"/>
              </w:rPr>
              <w:t>jshelby5: New req.</w:t>
            </w:r>
          </w:p>
        </w:tc>
      </w:tr>
      <w:tr w:rsidR="00E013D0" w:rsidRPr="00D81844" w14:paraId="1BCA1E64" w14:textId="77777777" w:rsidTr="00E013D0">
        <w:trPr>
          <w:trHeight w:val="245"/>
          <w:jc w:val="center"/>
        </w:trPr>
        <w:tc>
          <w:tcPr>
            <w:tcW w:w="1755" w:type="dxa"/>
            <w:tcBorders>
              <w:top w:val="nil"/>
              <w:left w:val="single" w:sz="4" w:space="0" w:color="auto"/>
              <w:bottom w:val="nil"/>
              <w:right w:val="single" w:sz="4" w:space="0" w:color="auto"/>
            </w:tcBorders>
          </w:tcPr>
          <w:p w14:paraId="779B5E1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E754A2F" w14:textId="77777777" w:rsidR="00E013D0" w:rsidRPr="006F368E" w:rsidRDefault="00DF1EDC" w:rsidP="00E013D0">
            <w:pPr>
              <w:rPr>
                <w:sz w:val="16"/>
                <w:szCs w:val="16"/>
              </w:rPr>
            </w:pPr>
            <w:r w:rsidRPr="006F368E">
              <w:rPr>
                <w:sz w:val="16"/>
                <w:szCs w:val="16"/>
              </w:rPr>
              <w:t>WFHS-REQ-191638/B-Password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14ABBEF9"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492B3FA1" w14:textId="77777777" w:rsidTr="00E013D0">
        <w:trPr>
          <w:trHeight w:val="245"/>
          <w:jc w:val="center"/>
        </w:trPr>
        <w:tc>
          <w:tcPr>
            <w:tcW w:w="1755" w:type="dxa"/>
            <w:tcBorders>
              <w:top w:val="nil"/>
              <w:left w:val="single" w:sz="4" w:space="0" w:color="auto"/>
              <w:bottom w:val="nil"/>
              <w:right w:val="single" w:sz="4" w:space="0" w:color="auto"/>
            </w:tcBorders>
          </w:tcPr>
          <w:p w14:paraId="33FCA43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E33B8AC" w14:textId="77777777" w:rsidR="00E013D0" w:rsidRPr="006F368E" w:rsidRDefault="00DF1EDC" w:rsidP="00E013D0">
            <w:pPr>
              <w:rPr>
                <w:sz w:val="16"/>
                <w:szCs w:val="16"/>
              </w:rPr>
            </w:pPr>
            <w:r w:rsidRPr="006F368E">
              <w:rPr>
                <w:sz w:val="16"/>
                <w:szCs w:val="16"/>
              </w:rPr>
              <w:t>WFHS-REQ-315707/A-Request from WifiHotspotOffBoardClient to change the password</w:t>
            </w:r>
          </w:p>
        </w:tc>
        <w:tc>
          <w:tcPr>
            <w:tcW w:w="5815" w:type="dxa"/>
            <w:tcBorders>
              <w:top w:val="single" w:sz="6" w:space="0" w:color="auto"/>
              <w:left w:val="single" w:sz="4" w:space="0" w:color="auto"/>
              <w:bottom w:val="single" w:sz="6" w:space="0" w:color="auto"/>
              <w:right w:val="single" w:sz="6" w:space="0" w:color="auto"/>
            </w:tcBorders>
          </w:tcPr>
          <w:p w14:paraId="2140ACA0" w14:textId="77777777" w:rsidR="00E013D0" w:rsidRPr="006F368E" w:rsidRDefault="00DF1EDC" w:rsidP="00E013D0">
            <w:pPr>
              <w:rPr>
                <w:sz w:val="16"/>
                <w:szCs w:val="16"/>
              </w:rPr>
            </w:pPr>
            <w:r w:rsidRPr="006F368E">
              <w:rPr>
                <w:sz w:val="16"/>
                <w:szCs w:val="16"/>
              </w:rPr>
              <w:t>jshelby5: New req.</w:t>
            </w:r>
          </w:p>
        </w:tc>
      </w:tr>
      <w:tr w:rsidR="00E013D0" w:rsidRPr="00D81844" w14:paraId="474591E9" w14:textId="77777777" w:rsidTr="00E013D0">
        <w:trPr>
          <w:trHeight w:val="245"/>
          <w:jc w:val="center"/>
        </w:trPr>
        <w:tc>
          <w:tcPr>
            <w:tcW w:w="1755" w:type="dxa"/>
            <w:tcBorders>
              <w:top w:val="nil"/>
              <w:left w:val="single" w:sz="4" w:space="0" w:color="auto"/>
              <w:bottom w:val="nil"/>
              <w:right w:val="single" w:sz="4" w:space="0" w:color="auto"/>
            </w:tcBorders>
          </w:tcPr>
          <w:p w14:paraId="1B34E49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73284A4" w14:textId="77777777" w:rsidR="00E013D0" w:rsidRPr="006F368E" w:rsidRDefault="00DF1EDC" w:rsidP="00E013D0">
            <w:pPr>
              <w:rPr>
                <w:sz w:val="16"/>
                <w:szCs w:val="16"/>
              </w:rPr>
            </w:pPr>
            <w:r w:rsidRPr="006F368E">
              <w:rPr>
                <w:sz w:val="16"/>
                <w:szCs w:val="16"/>
              </w:rPr>
              <w:t>WFHS-REQ-315708/A-Setting the password update bit</w:t>
            </w:r>
          </w:p>
        </w:tc>
        <w:tc>
          <w:tcPr>
            <w:tcW w:w="5815" w:type="dxa"/>
            <w:tcBorders>
              <w:top w:val="single" w:sz="6" w:space="0" w:color="auto"/>
              <w:left w:val="single" w:sz="4" w:space="0" w:color="auto"/>
              <w:bottom w:val="single" w:sz="6" w:space="0" w:color="auto"/>
              <w:right w:val="single" w:sz="6" w:space="0" w:color="auto"/>
            </w:tcBorders>
          </w:tcPr>
          <w:p w14:paraId="48177739" w14:textId="77777777" w:rsidR="00E013D0" w:rsidRPr="006F368E" w:rsidRDefault="00DF1EDC" w:rsidP="00E013D0">
            <w:pPr>
              <w:rPr>
                <w:sz w:val="16"/>
                <w:szCs w:val="16"/>
              </w:rPr>
            </w:pPr>
            <w:r w:rsidRPr="006F368E">
              <w:rPr>
                <w:sz w:val="16"/>
                <w:szCs w:val="16"/>
              </w:rPr>
              <w:t>jshelby5: New req.</w:t>
            </w:r>
          </w:p>
        </w:tc>
      </w:tr>
      <w:tr w:rsidR="00E013D0" w:rsidRPr="00D81844" w14:paraId="7483C6D6" w14:textId="77777777" w:rsidTr="00E013D0">
        <w:trPr>
          <w:trHeight w:val="245"/>
          <w:jc w:val="center"/>
        </w:trPr>
        <w:tc>
          <w:tcPr>
            <w:tcW w:w="1755" w:type="dxa"/>
            <w:tcBorders>
              <w:top w:val="nil"/>
              <w:left w:val="single" w:sz="4" w:space="0" w:color="auto"/>
              <w:bottom w:val="nil"/>
              <w:right w:val="single" w:sz="4" w:space="0" w:color="auto"/>
            </w:tcBorders>
          </w:tcPr>
          <w:p w14:paraId="52FB671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1ADE5B3" w14:textId="77777777" w:rsidR="00E013D0" w:rsidRPr="006F368E" w:rsidRDefault="00DF1EDC" w:rsidP="00E013D0">
            <w:pPr>
              <w:rPr>
                <w:sz w:val="16"/>
                <w:szCs w:val="16"/>
              </w:rPr>
            </w:pPr>
            <w:r w:rsidRPr="006F368E">
              <w:rPr>
                <w:sz w:val="16"/>
                <w:szCs w:val="16"/>
              </w:rPr>
              <w:t>WFHS-REQ-315718/A-Updating the password while the user is in the screen</w:t>
            </w:r>
          </w:p>
        </w:tc>
        <w:tc>
          <w:tcPr>
            <w:tcW w:w="5815" w:type="dxa"/>
            <w:tcBorders>
              <w:top w:val="single" w:sz="6" w:space="0" w:color="auto"/>
              <w:left w:val="single" w:sz="4" w:space="0" w:color="auto"/>
              <w:bottom w:val="single" w:sz="6" w:space="0" w:color="auto"/>
              <w:right w:val="single" w:sz="6" w:space="0" w:color="auto"/>
            </w:tcBorders>
          </w:tcPr>
          <w:p w14:paraId="5751B46E" w14:textId="77777777" w:rsidR="00E013D0" w:rsidRPr="006F368E" w:rsidRDefault="00DF1EDC" w:rsidP="00E013D0">
            <w:pPr>
              <w:rPr>
                <w:sz w:val="16"/>
                <w:szCs w:val="16"/>
              </w:rPr>
            </w:pPr>
            <w:r w:rsidRPr="006F368E">
              <w:rPr>
                <w:sz w:val="16"/>
                <w:szCs w:val="16"/>
              </w:rPr>
              <w:t>jshelby5: New req.</w:t>
            </w:r>
          </w:p>
        </w:tc>
      </w:tr>
      <w:tr w:rsidR="00E013D0" w:rsidRPr="00D81844" w14:paraId="1915BC24" w14:textId="77777777" w:rsidTr="00E013D0">
        <w:trPr>
          <w:trHeight w:val="245"/>
          <w:jc w:val="center"/>
        </w:trPr>
        <w:tc>
          <w:tcPr>
            <w:tcW w:w="1755" w:type="dxa"/>
            <w:tcBorders>
              <w:top w:val="nil"/>
              <w:left w:val="single" w:sz="4" w:space="0" w:color="auto"/>
              <w:bottom w:val="nil"/>
              <w:right w:val="single" w:sz="4" w:space="0" w:color="auto"/>
            </w:tcBorders>
          </w:tcPr>
          <w:p w14:paraId="7E6FE8A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63CC0CF" w14:textId="77777777" w:rsidR="00E013D0" w:rsidRPr="006F368E" w:rsidRDefault="00DF1EDC" w:rsidP="00E013D0">
            <w:pPr>
              <w:rPr>
                <w:sz w:val="16"/>
                <w:szCs w:val="16"/>
              </w:rPr>
            </w:pPr>
            <w:r w:rsidRPr="006F368E">
              <w:rPr>
                <w:sz w:val="16"/>
                <w:szCs w:val="16"/>
              </w:rPr>
              <w:t>WFHS-REQ-315709/A-Receiving multiple password requests</w:t>
            </w:r>
          </w:p>
        </w:tc>
        <w:tc>
          <w:tcPr>
            <w:tcW w:w="5815" w:type="dxa"/>
            <w:tcBorders>
              <w:top w:val="single" w:sz="6" w:space="0" w:color="auto"/>
              <w:left w:val="single" w:sz="4" w:space="0" w:color="auto"/>
              <w:bottom w:val="single" w:sz="6" w:space="0" w:color="auto"/>
              <w:right w:val="single" w:sz="6" w:space="0" w:color="auto"/>
            </w:tcBorders>
          </w:tcPr>
          <w:p w14:paraId="03BD87F7" w14:textId="77777777" w:rsidR="00E013D0" w:rsidRPr="006F368E" w:rsidRDefault="00DF1EDC" w:rsidP="00E013D0">
            <w:pPr>
              <w:rPr>
                <w:sz w:val="16"/>
                <w:szCs w:val="16"/>
              </w:rPr>
            </w:pPr>
            <w:r w:rsidRPr="006F368E">
              <w:rPr>
                <w:sz w:val="16"/>
                <w:szCs w:val="16"/>
              </w:rPr>
              <w:t>jshelby5: New req.</w:t>
            </w:r>
          </w:p>
        </w:tc>
      </w:tr>
      <w:tr w:rsidR="00E013D0" w:rsidRPr="00D81844" w14:paraId="1C770A15" w14:textId="77777777" w:rsidTr="00E013D0">
        <w:trPr>
          <w:trHeight w:val="245"/>
          <w:jc w:val="center"/>
        </w:trPr>
        <w:tc>
          <w:tcPr>
            <w:tcW w:w="1755" w:type="dxa"/>
            <w:tcBorders>
              <w:top w:val="nil"/>
              <w:left w:val="single" w:sz="4" w:space="0" w:color="auto"/>
              <w:bottom w:val="nil"/>
              <w:right w:val="single" w:sz="4" w:space="0" w:color="auto"/>
            </w:tcBorders>
          </w:tcPr>
          <w:p w14:paraId="71DF676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28EA858" w14:textId="77777777" w:rsidR="00E013D0" w:rsidRPr="006F368E" w:rsidRDefault="00DF1EDC" w:rsidP="00E013D0">
            <w:pPr>
              <w:rPr>
                <w:sz w:val="16"/>
                <w:szCs w:val="16"/>
              </w:rPr>
            </w:pPr>
            <w:r w:rsidRPr="006F368E">
              <w:rPr>
                <w:sz w:val="16"/>
                <w:szCs w:val="16"/>
              </w:rPr>
              <w:t>WFHS-REQ-315710/A-Request from the WifiHotspotOffBoardClient for the current password</w:t>
            </w:r>
          </w:p>
        </w:tc>
        <w:tc>
          <w:tcPr>
            <w:tcW w:w="5815" w:type="dxa"/>
            <w:tcBorders>
              <w:top w:val="single" w:sz="6" w:space="0" w:color="auto"/>
              <w:left w:val="single" w:sz="4" w:space="0" w:color="auto"/>
              <w:bottom w:val="single" w:sz="6" w:space="0" w:color="auto"/>
              <w:right w:val="single" w:sz="6" w:space="0" w:color="auto"/>
            </w:tcBorders>
          </w:tcPr>
          <w:p w14:paraId="55DD0E36" w14:textId="77777777" w:rsidR="00E013D0" w:rsidRPr="006F368E" w:rsidRDefault="00DF1EDC" w:rsidP="00E013D0">
            <w:pPr>
              <w:rPr>
                <w:sz w:val="16"/>
                <w:szCs w:val="16"/>
              </w:rPr>
            </w:pPr>
            <w:r w:rsidRPr="006F368E">
              <w:rPr>
                <w:sz w:val="16"/>
                <w:szCs w:val="16"/>
              </w:rPr>
              <w:t>jshelby5: New req.</w:t>
            </w:r>
          </w:p>
        </w:tc>
      </w:tr>
      <w:tr w:rsidR="00E013D0" w:rsidRPr="00D81844" w14:paraId="4A9EEA35" w14:textId="77777777" w:rsidTr="00E013D0">
        <w:trPr>
          <w:trHeight w:val="245"/>
          <w:jc w:val="center"/>
        </w:trPr>
        <w:tc>
          <w:tcPr>
            <w:tcW w:w="1755" w:type="dxa"/>
            <w:tcBorders>
              <w:top w:val="nil"/>
              <w:left w:val="single" w:sz="4" w:space="0" w:color="auto"/>
              <w:bottom w:val="nil"/>
              <w:right w:val="single" w:sz="4" w:space="0" w:color="auto"/>
            </w:tcBorders>
          </w:tcPr>
          <w:p w14:paraId="1DCA80A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CB642E8" w14:textId="77777777" w:rsidR="00E013D0" w:rsidRPr="006F368E" w:rsidRDefault="00DF1EDC" w:rsidP="00E013D0">
            <w:pPr>
              <w:rPr>
                <w:sz w:val="16"/>
                <w:szCs w:val="16"/>
              </w:rPr>
            </w:pPr>
            <w:r w:rsidRPr="006F368E">
              <w:rPr>
                <w:sz w:val="16"/>
                <w:szCs w:val="16"/>
              </w:rPr>
              <w:t>STR-209307/B-Use Cases</w:t>
            </w:r>
          </w:p>
        </w:tc>
        <w:tc>
          <w:tcPr>
            <w:tcW w:w="5815" w:type="dxa"/>
            <w:tcBorders>
              <w:top w:val="single" w:sz="6" w:space="0" w:color="auto"/>
              <w:left w:val="single" w:sz="4" w:space="0" w:color="auto"/>
              <w:bottom w:val="single" w:sz="6" w:space="0" w:color="auto"/>
              <w:right w:val="single" w:sz="6" w:space="0" w:color="auto"/>
            </w:tcBorders>
          </w:tcPr>
          <w:p w14:paraId="7731BFFB" w14:textId="77777777" w:rsidR="00E013D0" w:rsidRPr="006F368E" w:rsidRDefault="00DF1EDC" w:rsidP="00E013D0">
            <w:pPr>
              <w:rPr>
                <w:sz w:val="16"/>
                <w:szCs w:val="16"/>
              </w:rPr>
            </w:pPr>
            <w:r w:rsidRPr="006F368E">
              <w:rPr>
                <w:sz w:val="16"/>
                <w:szCs w:val="16"/>
              </w:rPr>
              <w:t>MBORREL4: Added REQ-315719-720</w:t>
            </w:r>
          </w:p>
        </w:tc>
      </w:tr>
      <w:tr w:rsidR="00E013D0" w:rsidRPr="00D81844" w14:paraId="647EBF80" w14:textId="77777777" w:rsidTr="00E013D0">
        <w:trPr>
          <w:trHeight w:val="245"/>
          <w:jc w:val="center"/>
        </w:trPr>
        <w:tc>
          <w:tcPr>
            <w:tcW w:w="1755" w:type="dxa"/>
            <w:tcBorders>
              <w:top w:val="nil"/>
              <w:left w:val="single" w:sz="4" w:space="0" w:color="auto"/>
              <w:bottom w:val="nil"/>
              <w:right w:val="single" w:sz="4" w:space="0" w:color="auto"/>
            </w:tcBorders>
          </w:tcPr>
          <w:p w14:paraId="4D8BCDF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76A61D8" w14:textId="77777777" w:rsidR="00E013D0" w:rsidRPr="006F368E" w:rsidRDefault="00DF1EDC" w:rsidP="00E013D0">
            <w:pPr>
              <w:rPr>
                <w:sz w:val="16"/>
                <w:szCs w:val="16"/>
              </w:rPr>
            </w:pPr>
            <w:r w:rsidRPr="006F368E">
              <w:rPr>
                <w:sz w:val="16"/>
                <w:szCs w:val="16"/>
              </w:rPr>
              <w:t>WFHSv1-UC-REQ-191939/C-User changes 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17384369" w14:textId="77777777" w:rsidR="00E013D0" w:rsidRPr="006F368E" w:rsidRDefault="00DF1EDC" w:rsidP="00E013D0">
            <w:pPr>
              <w:rPr>
                <w:sz w:val="16"/>
                <w:szCs w:val="16"/>
              </w:rPr>
            </w:pPr>
            <w:r w:rsidRPr="006F368E">
              <w:rPr>
                <w:sz w:val="16"/>
                <w:szCs w:val="16"/>
              </w:rPr>
              <w:t>jshelby5: Included backend updates</w:t>
            </w:r>
          </w:p>
        </w:tc>
      </w:tr>
      <w:tr w:rsidR="00E013D0" w:rsidRPr="00D81844" w14:paraId="43744331" w14:textId="77777777" w:rsidTr="00E013D0">
        <w:trPr>
          <w:trHeight w:val="245"/>
          <w:jc w:val="center"/>
        </w:trPr>
        <w:tc>
          <w:tcPr>
            <w:tcW w:w="1755" w:type="dxa"/>
            <w:tcBorders>
              <w:top w:val="nil"/>
              <w:left w:val="single" w:sz="4" w:space="0" w:color="auto"/>
              <w:bottom w:val="nil"/>
              <w:right w:val="single" w:sz="4" w:space="0" w:color="auto"/>
            </w:tcBorders>
          </w:tcPr>
          <w:p w14:paraId="6D857FB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581971A" w14:textId="77777777" w:rsidR="00E013D0" w:rsidRPr="006F368E" w:rsidRDefault="00DF1EDC" w:rsidP="00E013D0">
            <w:pPr>
              <w:rPr>
                <w:sz w:val="16"/>
                <w:szCs w:val="16"/>
              </w:rPr>
            </w:pPr>
            <w:r w:rsidRPr="006F368E">
              <w:rPr>
                <w:sz w:val="16"/>
                <w:szCs w:val="16"/>
              </w:rPr>
              <w:t>WFHS-UC-REQ-315719/A-User changes password from WifiHotspotOnBoardClient when Vehicle is Off</w:t>
            </w:r>
          </w:p>
        </w:tc>
        <w:tc>
          <w:tcPr>
            <w:tcW w:w="5815" w:type="dxa"/>
            <w:tcBorders>
              <w:top w:val="single" w:sz="6" w:space="0" w:color="auto"/>
              <w:left w:val="single" w:sz="4" w:space="0" w:color="auto"/>
              <w:bottom w:val="single" w:sz="6" w:space="0" w:color="auto"/>
              <w:right w:val="single" w:sz="6" w:space="0" w:color="auto"/>
            </w:tcBorders>
          </w:tcPr>
          <w:p w14:paraId="478E9198" w14:textId="77777777" w:rsidR="00E013D0" w:rsidRPr="006F368E" w:rsidRDefault="00DF1EDC" w:rsidP="00E013D0">
            <w:pPr>
              <w:rPr>
                <w:sz w:val="16"/>
                <w:szCs w:val="16"/>
              </w:rPr>
            </w:pPr>
            <w:r w:rsidRPr="006F368E">
              <w:rPr>
                <w:sz w:val="16"/>
                <w:szCs w:val="16"/>
              </w:rPr>
              <w:t>jshelby5: New usecase</w:t>
            </w:r>
          </w:p>
        </w:tc>
      </w:tr>
      <w:tr w:rsidR="00E013D0" w:rsidRPr="00D81844" w14:paraId="6DF61570" w14:textId="77777777" w:rsidTr="00E013D0">
        <w:trPr>
          <w:trHeight w:val="245"/>
          <w:jc w:val="center"/>
        </w:trPr>
        <w:tc>
          <w:tcPr>
            <w:tcW w:w="1755" w:type="dxa"/>
            <w:tcBorders>
              <w:top w:val="nil"/>
              <w:left w:val="single" w:sz="4" w:space="0" w:color="auto"/>
              <w:bottom w:val="nil"/>
              <w:right w:val="single" w:sz="4" w:space="0" w:color="auto"/>
            </w:tcBorders>
          </w:tcPr>
          <w:p w14:paraId="5E4299D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C15EF81" w14:textId="77777777" w:rsidR="00E013D0" w:rsidRPr="006F368E" w:rsidRDefault="00DF1EDC" w:rsidP="00E013D0">
            <w:pPr>
              <w:rPr>
                <w:sz w:val="16"/>
                <w:szCs w:val="16"/>
              </w:rPr>
            </w:pPr>
            <w:r w:rsidRPr="006F368E">
              <w:rPr>
                <w:sz w:val="16"/>
                <w:szCs w:val="16"/>
              </w:rPr>
              <w:t>WFHS-UC-REQ-315720/A-User changes password from WifiHotspotOffBoardClient when Vehicle is ON</w:t>
            </w:r>
          </w:p>
        </w:tc>
        <w:tc>
          <w:tcPr>
            <w:tcW w:w="5815" w:type="dxa"/>
            <w:tcBorders>
              <w:top w:val="single" w:sz="6" w:space="0" w:color="auto"/>
              <w:left w:val="single" w:sz="4" w:space="0" w:color="auto"/>
              <w:bottom w:val="single" w:sz="6" w:space="0" w:color="auto"/>
              <w:right w:val="single" w:sz="6" w:space="0" w:color="auto"/>
            </w:tcBorders>
          </w:tcPr>
          <w:p w14:paraId="30920C7E" w14:textId="77777777" w:rsidR="00E013D0" w:rsidRPr="006F368E" w:rsidRDefault="00DF1EDC" w:rsidP="00E013D0">
            <w:pPr>
              <w:rPr>
                <w:sz w:val="16"/>
                <w:szCs w:val="16"/>
              </w:rPr>
            </w:pPr>
            <w:r w:rsidRPr="006F368E">
              <w:rPr>
                <w:sz w:val="16"/>
                <w:szCs w:val="16"/>
              </w:rPr>
              <w:t>jshelby5: New usecase</w:t>
            </w:r>
          </w:p>
        </w:tc>
      </w:tr>
      <w:tr w:rsidR="00E013D0" w:rsidRPr="00D81844" w14:paraId="11EBC511" w14:textId="77777777" w:rsidTr="00E013D0">
        <w:trPr>
          <w:trHeight w:val="245"/>
          <w:jc w:val="center"/>
        </w:trPr>
        <w:tc>
          <w:tcPr>
            <w:tcW w:w="1755" w:type="dxa"/>
            <w:tcBorders>
              <w:top w:val="nil"/>
              <w:left w:val="single" w:sz="4" w:space="0" w:color="auto"/>
              <w:bottom w:val="nil"/>
              <w:right w:val="single" w:sz="4" w:space="0" w:color="auto"/>
            </w:tcBorders>
          </w:tcPr>
          <w:p w14:paraId="14A1577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CA50164" w14:textId="77777777" w:rsidR="00E013D0" w:rsidRPr="006F368E" w:rsidRDefault="00DF1EDC" w:rsidP="00E013D0">
            <w:pPr>
              <w:rPr>
                <w:sz w:val="16"/>
                <w:szCs w:val="16"/>
              </w:rPr>
            </w:pPr>
            <w:r w:rsidRPr="006F368E">
              <w:rPr>
                <w:sz w:val="16"/>
                <w:szCs w:val="16"/>
              </w:rPr>
              <w:t>STR-250186/B-Activity Diagrams</w:t>
            </w:r>
          </w:p>
        </w:tc>
        <w:tc>
          <w:tcPr>
            <w:tcW w:w="5815" w:type="dxa"/>
            <w:tcBorders>
              <w:top w:val="single" w:sz="6" w:space="0" w:color="auto"/>
              <w:left w:val="single" w:sz="4" w:space="0" w:color="auto"/>
              <w:bottom w:val="single" w:sz="6" w:space="0" w:color="auto"/>
              <w:right w:val="single" w:sz="6" w:space="0" w:color="auto"/>
            </w:tcBorders>
          </w:tcPr>
          <w:p w14:paraId="313323A9" w14:textId="77777777" w:rsidR="00E013D0" w:rsidRPr="006F368E" w:rsidRDefault="00DF1EDC" w:rsidP="00E013D0">
            <w:pPr>
              <w:rPr>
                <w:sz w:val="16"/>
                <w:szCs w:val="16"/>
              </w:rPr>
            </w:pPr>
            <w:r w:rsidRPr="006F368E">
              <w:rPr>
                <w:sz w:val="16"/>
                <w:szCs w:val="16"/>
              </w:rPr>
              <w:t>MBORREL4: Replaced REQ-167117 with REQ-317271. Added REQ-317272</w:t>
            </w:r>
          </w:p>
        </w:tc>
      </w:tr>
      <w:tr w:rsidR="00E013D0" w:rsidRPr="00D81844" w14:paraId="2ADFCE2E" w14:textId="77777777" w:rsidTr="00E013D0">
        <w:trPr>
          <w:trHeight w:val="245"/>
          <w:jc w:val="center"/>
        </w:trPr>
        <w:tc>
          <w:tcPr>
            <w:tcW w:w="1755" w:type="dxa"/>
            <w:tcBorders>
              <w:top w:val="nil"/>
              <w:left w:val="single" w:sz="4" w:space="0" w:color="auto"/>
              <w:bottom w:val="nil"/>
              <w:right w:val="single" w:sz="4" w:space="0" w:color="auto"/>
            </w:tcBorders>
          </w:tcPr>
          <w:p w14:paraId="1CF3D94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1E2F977" w14:textId="77777777" w:rsidR="00E013D0" w:rsidRPr="006F368E" w:rsidRDefault="00DF1EDC" w:rsidP="00E013D0">
            <w:pPr>
              <w:rPr>
                <w:sz w:val="16"/>
                <w:szCs w:val="16"/>
              </w:rPr>
            </w:pPr>
            <w:r w:rsidRPr="006F368E">
              <w:rPr>
                <w:sz w:val="16"/>
                <w:szCs w:val="16"/>
              </w:rPr>
              <w:t>WFHSv2-ACT-REQ-317271/A-User Changes 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0B893C6D" w14:textId="77777777" w:rsidR="00E013D0" w:rsidRPr="006F368E" w:rsidRDefault="00DF1EDC" w:rsidP="00E013D0">
            <w:pPr>
              <w:rPr>
                <w:sz w:val="16"/>
                <w:szCs w:val="16"/>
              </w:rPr>
            </w:pPr>
            <w:r w:rsidRPr="006F368E">
              <w:rPr>
                <w:sz w:val="16"/>
                <w:szCs w:val="16"/>
              </w:rPr>
              <w:t>MBORREL4: New req. replacing REQ-167117 . Updated for backend updates.</w:t>
            </w:r>
          </w:p>
        </w:tc>
      </w:tr>
      <w:tr w:rsidR="00E013D0" w:rsidRPr="00D81844" w14:paraId="41DE8243" w14:textId="77777777" w:rsidTr="00E013D0">
        <w:trPr>
          <w:trHeight w:val="245"/>
          <w:jc w:val="center"/>
        </w:trPr>
        <w:tc>
          <w:tcPr>
            <w:tcW w:w="1755" w:type="dxa"/>
            <w:tcBorders>
              <w:top w:val="nil"/>
              <w:left w:val="single" w:sz="4" w:space="0" w:color="auto"/>
              <w:bottom w:val="nil"/>
              <w:right w:val="single" w:sz="4" w:space="0" w:color="auto"/>
            </w:tcBorders>
          </w:tcPr>
          <w:p w14:paraId="66F5977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6C0D1D9" w14:textId="77777777" w:rsidR="00E013D0" w:rsidRPr="006F368E" w:rsidRDefault="00DF1EDC" w:rsidP="00E013D0">
            <w:pPr>
              <w:rPr>
                <w:sz w:val="16"/>
                <w:szCs w:val="16"/>
              </w:rPr>
            </w:pPr>
            <w:r w:rsidRPr="006F368E">
              <w:rPr>
                <w:sz w:val="16"/>
                <w:szCs w:val="16"/>
              </w:rPr>
              <w:t>WFHSv2-ACT-REQ-317272/A-User Changes Password from WifiHotspotOffBoardClient</w:t>
            </w:r>
          </w:p>
        </w:tc>
        <w:tc>
          <w:tcPr>
            <w:tcW w:w="5815" w:type="dxa"/>
            <w:tcBorders>
              <w:top w:val="single" w:sz="6" w:space="0" w:color="auto"/>
              <w:left w:val="single" w:sz="4" w:space="0" w:color="auto"/>
              <w:bottom w:val="single" w:sz="6" w:space="0" w:color="auto"/>
              <w:right w:val="single" w:sz="6" w:space="0" w:color="auto"/>
            </w:tcBorders>
          </w:tcPr>
          <w:p w14:paraId="5E3F6A51" w14:textId="77777777" w:rsidR="00E013D0" w:rsidRPr="006F368E" w:rsidRDefault="00DF1EDC" w:rsidP="00E013D0">
            <w:pPr>
              <w:rPr>
                <w:sz w:val="16"/>
                <w:szCs w:val="16"/>
              </w:rPr>
            </w:pPr>
            <w:r w:rsidRPr="006F368E">
              <w:rPr>
                <w:sz w:val="16"/>
                <w:szCs w:val="16"/>
              </w:rPr>
              <w:t>MBORREL4: New req.</w:t>
            </w:r>
          </w:p>
        </w:tc>
      </w:tr>
      <w:tr w:rsidR="00E013D0" w:rsidRPr="00D81844" w14:paraId="5FD037F9" w14:textId="77777777" w:rsidTr="00E013D0">
        <w:trPr>
          <w:trHeight w:val="245"/>
          <w:jc w:val="center"/>
        </w:trPr>
        <w:tc>
          <w:tcPr>
            <w:tcW w:w="1755" w:type="dxa"/>
            <w:tcBorders>
              <w:top w:val="nil"/>
              <w:left w:val="single" w:sz="4" w:space="0" w:color="auto"/>
              <w:bottom w:val="nil"/>
              <w:right w:val="single" w:sz="4" w:space="0" w:color="auto"/>
            </w:tcBorders>
          </w:tcPr>
          <w:p w14:paraId="1038203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43838E4" w14:textId="77777777" w:rsidR="00E013D0" w:rsidRPr="006F368E" w:rsidRDefault="00DF1EDC" w:rsidP="00E013D0">
            <w:pPr>
              <w:rPr>
                <w:sz w:val="16"/>
                <w:szCs w:val="16"/>
              </w:rPr>
            </w:pPr>
            <w:r w:rsidRPr="006F368E">
              <w:rPr>
                <w:sz w:val="16"/>
                <w:szCs w:val="16"/>
              </w:rPr>
              <w:t>STR-250187/B-Sequence Diagrams</w:t>
            </w:r>
          </w:p>
        </w:tc>
        <w:tc>
          <w:tcPr>
            <w:tcW w:w="5815" w:type="dxa"/>
            <w:tcBorders>
              <w:top w:val="single" w:sz="6" w:space="0" w:color="auto"/>
              <w:left w:val="single" w:sz="4" w:space="0" w:color="auto"/>
              <w:bottom w:val="single" w:sz="6" w:space="0" w:color="auto"/>
              <w:right w:val="single" w:sz="6" w:space="0" w:color="auto"/>
            </w:tcBorders>
          </w:tcPr>
          <w:p w14:paraId="0BEB600B" w14:textId="77777777" w:rsidR="00E013D0" w:rsidRPr="006F368E" w:rsidRDefault="00DF1EDC" w:rsidP="00E013D0">
            <w:pPr>
              <w:rPr>
                <w:sz w:val="16"/>
                <w:szCs w:val="16"/>
              </w:rPr>
            </w:pPr>
            <w:r w:rsidRPr="006F368E">
              <w:rPr>
                <w:sz w:val="16"/>
                <w:szCs w:val="16"/>
              </w:rPr>
              <w:t>MBORREL4: Replaced REQ-167132 with REQ-317509. Added REQ-317510.</w:t>
            </w:r>
          </w:p>
        </w:tc>
      </w:tr>
      <w:tr w:rsidR="00E013D0" w:rsidRPr="00D81844" w14:paraId="5F82161A" w14:textId="77777777" w:rsidTr="00E013D0">
        <w:trPr>
          <w:trHeight w:val="245"/>
          <w:jc w:val="center"/>
        </w:trPr>
        <w:tc>
          <w:tcPr>
            <w:tcW w:w="1755" w:type="dxa"/>
            <w:tcBorders>
              <w:top w:val="nil"/>
              <w:left w:val="single" w:sz="4" w:space="0" w:color="auto"/>
              <w:bottom w:val="nil"/>
              <w:right w:val="single" w:sz="4" w:space="0" w:color="auto"/>
            </w:tcBorders>
          </w:tcPr>
          <w:p w14:paraId="52002B3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B86BC10" w14:textId="77777777" w:rsidR="00E013D0" w:rsidRPr="006F368E" w:rsidRDefault="00DF1EDC" w:rsidP="00E013D0">
            <w:pPr>
              <w:rPr>
                <w:sz w:val="16"/>
                <w:szCs w:val="16"/>
              </w:rPr>
            </w:pPr>
            <w:r w:rsidRPr="006F368E">
              <w:rPr>
                <w:sz w:val="16"/>
                <w:szCs w:val="16"/>
              </w:rPr>
              <w:t>WFHSv2-SD-REQ-317509/A-User Changes 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2AE99EE9" w14:textId="77777777" w:rsidR="00E013D0" w:rsidRPr="006F368E" w:rsidRDefault="00DF1EDC" w:rsidP="00E013D0">
            <w:pPr>
              <w:rPr>
                <w:sz w:val="16"/>
                <w:szCs w:val="16"/>
              </w:rPr>
            </w:pPr>
            <w:r w:rsidRPr="006F368E">
              <w:rPr>
                <w:sz w:val="16"/>
                <w:szCs w:val="16"/>
              </w:rPr>
              <w:t>MBORREL4: New req. replacing REQ-167132. Updated to include backend update</w:t>
            </w:r>
          </w:p>
        </w:tc>
      </w:tr>
      <w:tr w:rsidR="00E013D0" w:rsidRPr="00D81844" w14:paraId="1B4C0D91" w14:textId="77777777" w:rsidTr="00E013D0">
        <w:trPr>
          <w:trHeight w:val="245"/>
          <w:jc w:val="center"/>
        </w:trPr>
        <w:tc>
          <w:tcPr>
            <w:tcW w:w="1755" w:type="dxa"/>
            <w:tcBorders>
              <w:top w:val="nil"/>
              <w:left w:val="single" w:sz="4" w:space="0" w:color="auto"/>
              <w:bottom w:val="nil"/>
              <w:right w:val="single" w:sz="4" w:space="0" w:color="auto"/>
            </w:tcBorders>
          </w:tcPr>
          <w:p w14:paraId="1C96CBE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018F1F9" w14:textId="77777777" w:rsidR="00E013D0" w:rsidRPr="006F368E" w:rsidRDefault="00DF1EDC" w:rsidP="00E013D0">
            <w:pPr>
              <w:rPr>
                <w:sz w:val="16"/>
                <w:szCs w:val="16"/>
              </w:rPr>
            </w:pPr>
            <w:r w:rsidRPr="006F368E">
              <w:rPr>
                <w:sz w:val="16"/>
                <w:szCs w:val="16"/>
              </w:rPr>
              <w:t>WFHSv2-SD-REQ-317510/A-User Changes Password from WifiHotspotOffBoardClient</w:t>
            </w:r>
          </w:p>
        </w:tc>
        <w:tc>
          <w:tcPr>
            <w:tcW w:w="5815" w:type="dxa"/>
            <w:tcBorders>
              <w:top w:val="single" w:sz="6" w:space="0" w:color="auto"/>
              <w:left w:val="single" w:sz="4" w:space="0" w:color="auto"/>
              <w:bottom w:val="single" w:sz="6" w:space="0" w:color="auto"/>
              <w:right w:val="single" w:sz="6" w:space="0" w:color="auto"/>
            </w:tcBorders>
          </w:tcPr>
          <w:p w14:paraId="3807B8DF" w14:textId="77777777" w:rsidR="00E013D0" w:rsidRPr="006F368E" w:rsidRDefault="00DF1EDC" w:rsidP="00E013D0">
            <w:pPr>
              <w:rPr>
                <w:sz w:val="16"/>
                <w:szCs w:val="16"/>
              </w:rPr>
            </w:pPr>
            <w:r w:rsidRPr="006F368E">
              <w:rPr>
                <w:sz w:val="16"/>
                <w:szCs w:val="16"/>
              </w:rPr>
              <w:t>MBORREL4: New req.</w:t>
            </w:r>
          </w:p>
        </w:tc>
      </w:tr>
      <w:tr w:rsidR="00E013D0" w:rsidRPr="00D81844" w14:paraId="3927F366" w14:textId="77777777" w:rsidTr="00E013D0">
        <w:trPr>
          <w:trHeight w:val="245"/>
          <w:jc w:val="center"/>
        </w:trPr>
        <w:tc>
          <w:tcPr>
            <w:tcW w:w="1755" w:type="dxa"/>
            <w:tcBorders>
              <w:top w:val="nil"/>
              <w:left w:val="single" w:sz="4" w:space="0" w:color="auto"/>
              <w:bottom w:val="nil"/>
              <w:right w:val="single" w:sz="4" w:space="0" w:color="auto"/>
            </w:tcBorders>
          </w:tcPr>
          <w:p w14:paraId="4FB1434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E6DC457" w14:textId="77777777" w:rsidR="00E013D0" w:rsidRPr="006F368E" w:rsidRDefault="00DF1EDC" w:rsidP="00E013D0">
            <w:pPr>
              <w:rPr>
                <w:sz w:val="16"/>
                <w:szCs w:val="16"/>
              </w:rPr>
            </w:pPr>
            <w:r w:rsidRPr="006F368E">
              <w:rPr>
                <w:sz w:val="16"/>
                <w:szCs w:val="16"/>
              </w:rPr>
              <w:t>WFHSv2-FUN-REQ-274799/B-Changing Security Algorithm</w:t>
            </w:r>
          </w:p>
        </w:tc>
        <w:tc>
          <w:tcPr>
            <w:tcW w:w="5815" w:type="dxa"/>
            <w:tcBorders>
              <w:top w:val="single" w:sz="6" w:space="0" w:color="auto"/>
              <w:left w:val="single" w:sz="4" w:space="0" w:color="auto"/>
              <w:bottom w:val="single" w:sz="6" w:space="0" w:color="auto"/>
              <w:right w:val="single" w:sz="6" w:space="0" w:color="auto"/>
            </w:tcBorders>
          </w:tcPr>
          <w:p w14:paraId="3412327F" w14:textId="77777777" w:rsidR="00E013D0" w:rsidRPr="006F368E" w:rsidRDefault="00DF1EDC" w:rsidP="00E013D0">
            <w:pPr>
              <w:rPr>
                <w:sz w:val="16"/>
                <w:szCs w:val="16"/>
              </w:rPr>
            </w:pPr>
            <w:r w:rsidRPr="006F368E">
              <w:rPr>
                <w:sz w:val="16"/>
                <w:szCs w:val="16"/>
              </w:rPr>
              <w:t>jshelby5: removed WPA</w:t>
            </w:r>
          </w:p>
        </w:tc>
      </w:tr>
      <w:tr w:rsidR="00E013D0" w:rsidRPr="00D81844" w14:paraId="5503BAC5" w14:textId="77777777" w:rsidTr="00E013D0">
        <w:trPr>
          <w:trHeight w:val="245"/>
          <w:jc w:val="center"/>
        </w:trPr>
        <w:tc>
          <w:tcPr>
            <w:tcW w:w="1755" w:type="dxa"/>
            <w:tcBorders>
              <w:top w:val="nil"/>
              <w:left w:val="single" w:sz="4" w:space="0" w:color="auto"/>
              <w:bottom w:val="nil"/>
              <w:right w:val="single" w:sz="4" w:space="0" w:color="auto"/>
            </w:tcBorders>
          </w:tcPr>
          <w:p w14:paraId="4CB171E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E6BDA06" w14:textId="77777777" w:rsidR="00E013D0" w:rsidRPr="006F368E" w:rsidRDefault="00DF1EDC" w:rsidP="00E013D0">
            <w:pPr>
              <w:rPr>
                <w:sz w:val="16"/>
                <w:szCs w:val="16"/>
              </w:rPr>
            </w:pPr>
            <w:r w:rsidRPr="006F368E">
              <w:rPr>
                <w:sz w:val="16"/>
                <w:szCs w:val="16"/>
              </w:rPr>
              <w:t>STR-209309/B-Requirements</w:t>
            </w:r>
          </w:p>
        </w:tc>
        <w:tc>
          <w:tcPr>
            <w:tcW w:w="5815" w:type="dxa"/>
            <w:tcBorders>
              <w:top w:val="single" w:sz="6" w:space="0" w:color="auto"/>
              <w:left w:val="single" w:sz="4" w:space="0" w:color="auto"/>
              <w:bottom w:val="single" w:sz="6" w:space="0" w:color="auto"/>
              <w:right w:val="single" w:sz="6" w:space="0" w:color="auto"/>
            </w:tcBorders>
          </w:tcPr>
          <w:p w14:paraId="1A9804FA" w14:textId="77777777" w:rsidR="00E013D0" w:rsidRPr="006F368E" w:rsidRDefault="00DF1EDC" w:rsidP="00E013D0">
            <w:pPr>
              <w:rPr>
                <w:sz w:val="16"/>
                <w:szCs w:val="16"/>
              </w:rPr>
            </w:pPr>
            <w:r w:rsidRPr="006F368E">
              <w:rPr>
                <w:sz w:val="16"/>
                <w:szCs w:val="16"/>
              </w:rPr>
              <w:t>MBORREL4: Replaced REQ-191642 with REQ-317121</w:t>
            </w:r>
          </w:p>
        </w:tc>
      </w:tr>
      <w:tr w:rsidR="00E013D0" w:rsidRPr="00D81844" w14:paraId="6338CEF6" w14:textId="77777777" w:rsidTr="00E013D0">
        <w:trPr>
          <w:trHeight w:val="245"/>
          <w:jc w:val="center"/>
        </w:trPr>
        <w:tc>
          <w:tcPr>
            <w:tcW w:w="1755" w:type="dxa"/>
            <w:tcBorders>
              <w:top w:val="nil"/>
              <w:left w:val="single" w:sz="4" w:space="0" w:color="auto"/>
              <w:bottom w:val="nil"/>
              <w:right w:val="single" w:sz="4" w:space="0" w:color="auto"/>
            </w:tcBorders>
          </w:tcPr>
          <w:p w14:paraId="0B20EA2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8C32100" w14:textId="77777777" w:rsidR="00E013D0" w:rsidRPr="006F368E" w:rsidRDefault="00DF1EDC" w:rsidP="00E013D0">
            <w:pPr>
              <w:rPr>
                <w:sz w:val="16"/>
                <w:szCs w:val="16"/>
              </w:rPr>
            </w:pPr>
            <w:r w:rsidRPr="006F368E">
              <w:rPr>
                <w:sz w:val="16"/>
                <w:szCs w:val="16"/>
              </w:rPr>
              <w:t>WFHSv2-REQ-317121/A-Security algorithm offerings per region</w:t>
            </w:r>
          </w:p>
        </w:tc>
        <w:tc>
          <w:tcPr>
            <w:tcW w:w="5815" w:type="dxa"/>
            <w:tcBorders>
              <w:top w:val="single" w:sz="6" w:space="0" w:color="auto"/>
              <w:left w:val="single" w:sz="4" w:space="0" w:color="auto"/>
              <w:bottom w:val="single" w:sz="6" w:space="0" w:color="auto"/>
              <w:right w:val="single" w:sz="6" w:space="0" w:color="auto"/>
            </w:tcBorders>
          </w:tcPr>
          <w:p w14:paraId="40D5C023" w14:textId="77777777" w:rsidR="00E013D0" w:rsidRPr="006F368E" w:rsidRDefault="00DF1EDC" w:rsidP="00E013D0">
            <w:pPr>
              <w:rPr>
                <w:sz w:val="16"/>
                <w:szCs w:val="16"/>
              </w:rPr>
            </w:pPr>
            <w:r w:rsidRPr="006F368E">
              <w:rPr>
                <w:sz w:val="16"/>
                <w:szCs w:val="16"/>
              </w:rPr>
              <w:t>jshelby5: new req to replace REQ-191642, removed WPA</w:t>
            </w:r>
          </w:p>
        </w:tc>
      </w:tr>
      <w:tr w:rsidR="00E013D0" w:rsidRPr="00D81844" w14:paraId="59328D65" w14:textId="77777777" w:rsidTr="00E013D0">
        <w:trPr>
          <w:trHeight w:val="245"/>
          <w:jc w:val="center"/>
        </w:trPr>
        <w:tc>
          <w:tcPr>
            <w:tcW w:w="1755" w:type="dxa"/>
            <w:tcBorders>
              <w:top w:val="nil"/>
              <w:left w:val="single" w:sz="4" w:space="0" w:color="auto"/>
              <w:bottom w:val="nil"/>
              <w:right w:val="single" w:sz="4" w:space="0" w:color="auto"/>
            </w:tcBorders>
          </w:tcPr>
          <w:p w14:paraId="1568A1D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A14785C" w14:textId="77777777" w:rsidR="00E013D0" w:rsidRPr="006F368E" w:rsidRDefault="00DF1EDC" w:rsidP="00E013D0">
            <w:pPr>
              <w:rPr>
                <w:sz w:val="16"/>
                <w:szCs w:val="16"/>
              </w:rPr>
            </w:pPr>
            <w:r w:rsidRPr="006F368E">
              <w:rPr>
                <w:sz w:val="16"/>
                <w:szCs w:val="16"/>
              </w:rPr>
              <w:t>STR-209312/C-Requirements</w:t>
            </w:r>
          </w:p>
        </w:tc>
        <w:tc>
          <w:tcPr>
            <w:tcW w:w="5815" w:type="dxa"/>
            <w:tcBorders>
              <w:top w:val="single" w:sz="6" w:space="0" w:color="auto"/>
              <w:left w:val="single" w:sz="4" w:space="0" w:color="auto"/>
              <w:bottom w:val="single" w:sz="6" w:space="0" w:color="auto"/>
              <w:right w:val="single" w:sz="6" w:space="0" w:color="auto"/>
            </w:tcBorders>
          </w:tcPr>
          <w:p w14:paraId="2E5A4C6C" w14:textId="77777777" w:rsidR="00E013D0" w:rsidRPr="006F368E" w:rsidRDefault="00DF1EDC" w:rsidP="00E013D0">
            <w:pPr>
              <w:rPr>
                <w:sz w:val="16"/>
                <w:szCs w:val="16"/>
              </w:rPr>
            </w:pPr>
            <w:r w:rsidRPr="006F368E">
              <w:rPr>
                <w:sz w:val="16"/>
                <w:szCs w:val="16"/>
              </w:rPr>
              <w:t>MBORREL4: Replaced REQ-191696 with REQ-317122</w:t>
            </w:r>
          </w:p>
        </w:tc>
      </w:tr>
      <w:tr w:rsidR="00E013D0" w:rsidRPr="00D81844" w14:paraId="186DDF9C" w14:textId="77777777" w:rsidTr="00E013D0">
        <w:trPr>
          <w:trHeight w:val="245"/>
          <w:jc w:val="center"/>
        </w:trPr>
        <w:tc>
          <w:tcPr>
            <w:tcW w:w="1755" w:type="dxa"/>
            <w:tcBorders>
              <w:top w:val="nil"/>
              <w:left w:val="single" w:sz="4" w:space="0" w:color="auto"/>
              <w:bottom w:val="nil"/>
              <w:right w:val="single" w:sz="4" w:space="0" w:color="auto"/>
            </w:tcBorders>
          </w:tcPr>
          <w:p w14:paraId="0367447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2BB97A58" w14:textId="77777777" w:rsidR="00E013D0" w:rsidRPr="006F368E" w:rsidRDefault="00DF1EDC" w:rsidP="00E013D0">
            <w:pPr>
              <w:rPr>
                <w:sz w:val="16"/>
                <w:szCs w:val="16"/>
              </w:rPr>
            </w:pPr>
            <w:r w:rsidRPr="006F368E">
              <w:rPr>
                <w:sz w:val="16"/>
                <w:szCs w:val="16"/>
              </w:rPr>
              <w:t>WFHSv2-REQ-288222/B-Managing the connected devices list</w:t>
            </w:r>
          </w:p>
        </w:tc>
        <w:tc>
          <w:tcPr>
            <w:tcW w:w="5815" w:type="dxa"/>
            <w:tcBorders>
              <w:top w:val="single" w:sz="6" w:space="0" w:color="auto"/>
              <w:left w:val="single" w:sz="4" w:space="0" w:color="auto"/>
              <w:bottom w:val="single" w:sz="6" w:space="0" w:color="auto"/>
              <w:right w:val="single" w:sz="6" w:space="0" w:color="auto"/>
            </w:tcBorders>
          </w:tcPr>
          <w:p w14:paraId="05974CE7" w14:textId="77777777" w:rsidR="00E013D0" w:rsidRPr="006F368E" w:rsidRDefault="00DF1EDC" w:rsidP="00E013D0">
            <w:pPr>
              <w:rPr>
                <w:sz w:val="16"/>
                <w:szCs w:val="16"/>
              </w:rPr>
            </w:pPr>
            <w:r w:rsidRPr="006F368E">
              <w:rPr>
                <w:sz w:val="16"/>
                <w:szCs w:val="16"/>
              </w:rPr>
              <w:t>jshelby5: updated default value to 10</w:t>
            </w:r>
          </w:p>
        </w:tc>
      </w:tr>
      <w:tr w:rsidR="00E013D0" w:rsidRPr="00D81844" w14:paraId="601BF542" w14:textId="77777777" w:rsidTr="00E013D0">
        <w:trPr>
          <w:trHeight w:val="245"/>
          <w:jc w:val="center"/>
        </w:trPr>
        <w:tc>
          <w:tcPr>
            <w:tcW w:w="1755" w:type="dxa"/>
            <w:tcBorders>
              <w:top w:val="nil"/>
              <w:left w:val="single" w:sz="4" w:space="0" w:color="auto"/>
              <w:bottom w:val="nil"/>
              <w:right w:val="single" w:sz="4" w:space="0" w:color="auto"/>
            </w:tcBorders>
          </w:tcPr>
          <w:p w14:paraId="4A28252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126664C" w14:textId="77777777" w:rsidR="00E013D0" w:rsidRPr="006F368E" w:rsidRDefault="00DF1EDC" w:rsidP="00E013D0">
            <w:pPr>
              <w:rPr>
                <w:sz w:val="16"/>
                <w:szCs w:val="16"/>
              </w:rPr>
            </w:pPr>
            <w:r w:rsidRPr="006F368E">
              <w:rPr>
                <w:sz w:val="16"/>
                <w:szCs w:val="16"/>
              </w:rPr>
              <w:t>WFHSv2-REQ-317122/A-Managing the blocked devices list</w:t>
            </w:r>
          </w:p>
        </w:tc>
        <w:tc>
          <w:tcPr>
            <w:tcW w:w="5815" w:type="dxa"/>
            <w:tcBorders>
              <w:top w:val="single" w:sz="6" w:space="0" w:color="auto"/>
              <w:left w:val="single" w:sz="4" w:space="0" w:color="auto"/>
              <w:bottom w:val="single" w:sz="6" w:space="0" w:color="auto"/>
              <w:right w:val="single" w:sz="6" w:space="0" w:color="auto"/>
            </w:tcBorders>
          </w:tcPr>
          <w:p w14:paraId="392F2144" w14:textId="77777777" w:rsidR="00E013D0" w:rsidRPr="006F368E" w:rsidRDefault="00DF1EDC" w:rsidP="00E013D0">
            <w:pPr>
              <w:rPr>
                <w:sz w:val="16"/>
                <w:szCs w:val="16"/>
              </w:rPr>
            </w:pPr>
            <w:r w:rsidRPr="006F368E">
              <w:rPr>
                <w:sz w:val="16"/>
                <w:szCs w:val="16"/>
              </w:rPr>
              <w:t>jshelby5: new req replacing REQ-191696, updated default value to 10</w:t>
            </w:r>
          </w:p>
        </w:tc>
      </w:tr>
      <w:tr w:rsidR="00E013D0" w:rsidRPr="00D81844" w14:paraId="446E0D2B" w14:textId="77777777" w:rsidTr="00E013D0">
        <w:trPr>
          <w:trHeight w:val="245"/>
          <w:jc w:val="center"/>
        </w:trPr>
        <w:tc>
          <w:tcPr>
            <w:tcW w:w="1755" w:type="dxa"/>
            <w:tcBorders>
              <w:top w:val="nil"/>
              <w:left w:val="single" w:sz="4" w:space="0" w:color="auto"/>
              <w:bottom w:val="nil"/>
              <w:right w:val="single" w:sz="4" w:space="0" w:color="auto"/>
            </w:tcBorders>
          </w:tcPr>
          <w:p w14:paraId="2B9CDC3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BB7F6E7" w14:textId="77777777" w:rsidR="00E013D0" w:rsidRPr="006F368E" w:rsidRDefault="00DF1EDC" w:rsidP="00E013D0">
            <w:pPr>
              <w:rPr>
                <w:sz w:val="16"/>
                <w:szCs w:val="16"/>
              </w:rPr>
            </w:pPr>
            <w:r w:rsidRPr="006F368E">
              <w:rPr>
                <w:sz w:val="16"/>
                <w:szCs w:val="16"/>
              </w:rPr>
              <w:t>WFHSv3-REQ-281851/B-Displaying data usage information</w:t>
            </w:r>
          </w:p>
        </w:tc>
        <w:tc>
          <w:tcPr>
            <w:tcW w:w="5815" w:type="dxa"/>
            <w:tcBorders>
              <w:top w:val="single" w:sz="6" w:space="0" w:color="auto"/>
              <w:left w:val="single" w:sz="4" w:space="0" w:color="auto"/>
              <w:bottom w:val="single" w:sz="6" w:space="0" w:color="auto"/>
              <w:right w:val="single" w:sz="6" w:space="0" w:color="auto"/>
            </w:tcBorders>
          </w:tcPr>
          <w:p w14:paraId="1B87D11D" w14:textId="77777777" w:rsidR="00E013D0" w:rsidRPr="006F368E" w:rsidRDefault="00DF1EDC" w:rsidP="00E013D0">
            <w:pPr>
              <w:rPr>
                <w:sz w:val="16"/>
                <w:szCs w:val="16"/>
              </w:rPr>
            </w:pPr>
            <w:r w:rsidRPr="006F368E">
              <w:rPr>
                <w:sz w:val="16"/>
                <w:szCs w:val="16"/>
              </w:rPr>
              <w:t>jshelby5: Added requirement for displaying User ID</w:t>
            </w:r>
          </w:p>
        </w:tc>
      </w:tr>
      <w:tr w:rsidR="00E013D0" w:rsidRPr="00D81844" w14:paraId="1E2F1D7C" w14:textId="77777777" w:rsidTr="00E013D0">
        <w:trPr>
          <w:trHeight w:val="245"/>
          <w:jc w:val="center"/>
        </w:trPr>
        <w:tc>
          <w:tcPr>
            <w:tcW w:w="1755" w:type="dxa"/>
            <w:tcBorders>
              <w:top w:val="nil"/>
              <w:left w:val="single" w:sz="4" w:space="0" w:color="auto"/>
              <w:bottom w:val="nil"/>
              <w:right w:val="single" w:sz="4" w:space="0" w:color="auto"/>
            </w:tcBorders>
          </w:tcPr>
          <w:p w14:paraId="4CFBF6F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93E8BD1" w14:textId="77777777" w:rsidR="00E013D0" w:rsidRPr="006F368E" w:rsidRDefault="00DF1EDC" w:rsidP="00E013D0">
            <w:pPr>
              <w:rPr>
                <w:sz w:val="16"/>
                <w:szCs w:val="16"/>
              </w:rPr>
            </w:pPr>
            <w:r w:rsidRPr="006F368E">
              <w:rPr>
                <w:sz w:val="16"/>
                <w:szCs w:val="16"/>
              </w:rPr>
              <w:t>WFHS-REQ-283659/C-Reporting data usage response error messages for failed Refresh requests</w:t>
            </w:r>
          </w:p>
        </w:tc>
        <w:tc>
          <w:tcPr>
            <w:tcW w:w="5815" w:type="dxa"/>
            <w:tcBorders>
              <w:top w:val="single" w:sz="6" w:space="0" w:color="auto"/>
              <w:left w:val="single" w:sz="4" w:space="0" w:color="auto"/>
              <w:bottom w:val="single" w:sz="6" w:space="0" w:color="auto"/>
              <w:right w:val="single" w:sz="6" w:space="0" w:color="auto"/>
            </w:tcBorders>
          </w:tcPr>
          <w:p w14:paraId="6F86B733" w14:textId="77777777" w:rsidR="00E013D0" w:rsidRPr="006F368E" w:rsidRDefault="00DF1EDC" w:rsidP="00E013D0">
            <w:pPr>
              <w:rPr>
                <w:sz w:val="16"/>
                <w:szCs w:val="16"/>
              </w:rPr>
            </w:pPr>
            <w:r w:rsidRPr="006F368E">
              <w:rPr>
                <w:sz w:val="16"/>
                <w:szCs w:val="16"/>
              </w:rPr>
              <w:t>jshelby5: Updated table and content</w:t>
            </w:r>
          </w:p>
        </w:tc>
      </w:tr>
      <w:tr w:rsidR="00E013D0" w:rsidRPr="00D81844" w14:paraId="53E4867F" w14:textId="77777777" w:rsidTr="00E013D0">
        <w:trPr>
          <w:trHeight w:val="245"/>
          <w:jc w:val="center"/>
        </w:trPr>
        <w:tc>
          <w:tcPr>
            <w:tcW w:w="1755" w:type="dxa"/>
            <w:tcBorders>
              <w:top w:val="nil"/>
              <w:left w:val="single" w:sz="4" w:space="0" w:color="auto"/>
              <w:bottom w:val="nil"/>
              <w:right w:val="single" w:sz="4" w:space="0" w:color="auto"/>
            </w:tcBorders>
          </w:tcPr>
          <w:p w14:paraId="108ADE9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A88FCD9" w14:textId="77777777" w:rsidR="00E013D0" w:rsidRPr="006F368E" w:rsidRDefault="00DF1EDC" w:rsidP="00E013D0">
            <w:pPr>
              <w:rPr>
                <w:sz w:val="16"/>
                <w:szCs w:val="16"/>
              </w:rPr>
            </w:pPr>
            <w:r w:rsidRPr="006F368E">
              <w:rPr>
                <w:sz w:val="16"/>
                <w:szCs w:val="16"/>
              </w:rPr>
              <w:t>WFHSv2-ACT-REQ-274803/B-User Refreshes Data Usage Values From Centerstack</w:t>
            </w:r>
          </w:p>
        </w:tc>
        <w:tc>
          <w:tcPr>
            <w:tcW w:w="5815" w:type="dxa"/>
            <w:tcBorders>
              <w:top w:val="single" w:sz="6" w:space="0" w:color="auto"/>
              <w:left w:val="single" w:sz="4" w:space="0" w:color="auto"/>
              <w:bottom w:val="single" w:sz="6" w:space="0" w:color="auto"/>
              <w:right w:val="single" w:sz="6" w:space="0" w:color="auto"/>
            </w:tcBorders>
          </w:tcPr>
          <w:p w14:paraId="3458F610" w14:textId="77777777" w:rsidR="00E013D0" w:rsidRPr="006F368E" w:rsidRDefault="00DF1EDC" w:rsidP="00E013D0">
            <w:pPr>
              <w:rPr>
                <w:sz w:val="16"/>
                <w:szCs w:val="16"/>
              </w:rPr>
            </w:pPr>
            <w:r w:rsidRPr="006F368E">
              <w:rPr>
                <w:sz w:val="16"/>
                <w:szCs w:val="16"/>
              </w:rPr>
              <w:t>MBORREL4: Updated to include Error Code changes</w:t>
            </w:r>
          </w:p>
        </w:tc>
      </w:tr>
      <w:tr w:rsidR="00E013D0" w:rsidRPr="00D81844" w14:paraId="49A34B7B" w14:textId="77777777" w:rsidTr="00E013D0">
        <w:trPr>
          <w:trHeight w:val="245"/>
          <w:jc w:val="center"/>
        </w:trPr>
        <w:tc>
          <w:tcPr>
            <w:tcW w:w="1755" w:type="dxa"/>
            <w:tcBorders>
              <w:top w:val="nil"/>
              <w:left w:val="single" w:sz="4" w:space="0" w:color="auto"/>
              <w:bottom w:val="nil"/>
              <w:right w:val="single" w:sz="4" w:space="0" w:color="auto"/>
            </w:tcBorders>
          </w:tcPr>
          <w:p w14:paraId="0108A94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453CFC8" w14:textId="77777777" w:rsidR="00E013D0" w:rsidRPr="006F368E" w:rsidRDefault="00DF1EDC" w:rsidP="00E013D0">
            <w:pPr>
              <w:rPr>
                <w:sz w:val="16"/>
                <w:szCs w:val="16"/>
              </w:rPr>
            </w:pPr>
            <w:r w:rsidRPr="006F368E">
              <w:rPr>
                <w:sz w:val="16"/>
                <w:szCs w:val="16"/>
              </w:rPr>
              <w:t>WFHSv2-SD-REQ-274804/B-User Refreshes Data Usage Values From Centerstack</w:t>
            </w:r>
          </w:p>
        </w:tc>
        <w:tc>
          <w:tcPr>
            <w:tcW w:w="5815" w:type="dxa"/>
            <w:tcBorders>
              <w:top w:val="single" w:sz="6" w:space="0" w:color="auto"/>
              <w:left w:val="single" w:sz="4" w:space="0" w:color="auto"/>
              <w:bottom w:val="single" w:sz="6" w:space="0" w:color="auto"/>
              <w:right w:val="single" w:sz="6" w:space="0" w:color="auto"/>
            </w:tcBorders>
          </w:tcPr>
          <w:p w14:paraId="5E56F935" w14:textId="77777777" w:rsidR="00E013D0" w:rsidRPr="006F368E" w:rsidRDefault="00DF1EDC" w:rsidP="00E013D0">
            <w:pPr>
              <w:rPr>
                <w:sz w:val="16"/>
                <w:szCs w:val="16"/>
              </w:rPr>
            </w:pPr>
            <w:r w:rsidRPr="006F368E">
              <w:rPr>
                <w:sz w:val="16"/>
                <w:szCs w:val="16"/>
              </w:rPr>
              <w:t>MBORREL4: Updated to include Error Code changes</w:t>
            </w:r>
          </w:p>
        </w:tc>
      </w:tr>
      <w:tr w:rsidR="00E013D0" w:rsidRPr="00D81844" w14:paraId="2BE52A61" w14:textId="77777777" w:rsidTr="00E013D0">
        <w:trPr>
          <w:trHeight w:val="245"/>
          <w:jc w:val="center"/>
        </w:trPr>
        <w:tc>
          <w:tcPr>
            <w:tcW w:w="1755" w:type="dxa"/>
            <w:tcBorders>
              <w:top w:val="nil"/>
              <w:left w:val="single" w:sz="4" w:space="0" w:color="auto"/>
              <w:bottom w:val="nil"/>
              <w:right w:val="single" w:sz="4" w:space="0" w:color="auto"/>
            </w:tcBorders>
          </w:tcPr>
          <w:p w14:paraId="189396B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10A7719" w14:textId="77777777" w:rsidR="00E013D0" w:rsidRPr="006F368E" w:rsidRDefault="00DF1EDC" w:rsidP="00E013D0">
            <w:pPr>
              <w:rPr>
                <w:sz w:val="16"/>
                <w:szCs w:val="16"/>
              </w:rPr>
            </w:pPr>
            <w:r w:rsidRPr="006F368E">
              <w:rPr>
                <w:sz w:val="16"/>
                <w:szCs w:val="16"/>
              </w:rPr>
              <w:t>WFHSv2-REQ-283775/B-Displaying critical data plan related popups</w:t>
            </w:r>
          </w:p>
        </w:tc>
        <w:tc>
          <w:tcPr>
            <w:tcW w:w="5815" w:type="dxa"/>
            <w:tcBorders>
              <w:top w:val="single" w:sz="6" w:space="0" w:color="auto"/>
              <w:left w:val="single" w:sz="4" w:space="0" w:color="auto"/>
              <w:bottom w:val="single" w:sz="6" w:space="0" w:color="auto"/>
              <w:right w:val="single" w:sz="6" w:space="0" w:color="auto"/>
            </w:tcBorders>
          </w:tcPr>
          <w:p w14:paraId="3987DAE4" w14:textId="77777777" w:rsidR="00E013D0" w:rsidRPr="006F368E" w:rsidRDefault="00DF1EDC" w:rsidP="00E013D0">
            <w:pPr>
              <w:rPr>
                <w:sz w:val="16"/>
                <w:szCs w:val="16"/>
              </w:rPr>
            </w:pPr>
            <w:r w:rsidRPr="006F368E">
              <w:rPr>
                <w:sz w:val="16"/>
                <w:szCs w:val="16"/>
              </w:rPr>
              <w:t>MBORREL4: Editorial fix</w:t>
            </w:r>
          </w:p>
        </w:tc>
      </w:tr>
      <w:tr w:rsidR="00E013D0" w:rsidRPr="00D81844" w14:paraId="234AC4CB" w14:textId="77777777" w:rsidTr="00E013D0">
        <w:trPr>
          <w:trHeight w:val="245"/>
          <w:jc w:val="center"/>
        </w:trPr>
        <w:tc>
          <w:tcPr>
            <w:tcW w:w="1755" w:type="dxa"/>
            <w:tcBorders>
              <w:top w:val="nil"/>
              <w:left w:val="single" w:sz="4" w:space="0" w:color="auto"/>
              <w:bottom w:val="nil"/>
              <w:right w:val="single" w:sz="4" w:space="0" w:color="auto"/>
            </w:tcBorders>
          </w:tcPr>
          <w:p w14:paraId="1197A50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1A1E212" w14:textId="77777777" w:rsidR="00E013D0" w:rsidRPr="006F368E" w:rsidRDefault="00DF1EDC" w:rsidP="00E013D0">
            <w:pPr>
              <w:rPr>
                <w:sz w:val="16"/>
                <w:szCs w:val="16"/>
              </w:rPr>
            </w:pPr>
            <w:r w:rsidRPr="006F368E">
              <w:rPr>
                <w:sz w:val="16"/>
                <w:szCs w:val="16"/>
              </w:rPr>
              <w:t>WFHSv2-REQ-283734/B-Requesting for carrier information due to the user entering a specific screen</w:t>
            </w:r>
          </w:p>
        </w:tc>
        <w:tc>
          <w:tcPr>
            <w:tcW w:w="5815" w:type="dxa"/>
            <w:tcBorders>
              <w:top w:val="single" w:sz="6" w:space="0" w:color="auto"/>
              <w:left w:val="single" w:sz="4" w:space="0" w:color="auto"/>
              <w:bottom w:val="single" w:sz="6" w:space="0" w:color="auto"/>
              <w:right w:val="single" w:sz="6" w:space="0" w:color="auto"/>
            </w:tcBorders>
          </w:tcPr>
          <w:p w14:paraId="3A6A83B0" w14:textId="77777777" w:rsidR="00E013D0" w:rsidRPr="006F368E" w:rsidRDefault="00DF1EDC" w:rsidP="00E013D0">
            <w:pPr>
              <w:rPr>
                <w:sz w:val="16"/>
                <w:szCs w:val="16"/>
              </w:rPr>
            </w:pPr>
            <w:r w:rsidRPr="006F368E">
              <w:rPr>
                <w:sz w:val="16"/>
                <w:szCs w:val="16"/>
              </w:rPr>
              <w:t>jshelby5: Updated content as VIN may not always be displayed with the hotline number.</w:t>
            </w:r>
          </w:p>
        </w:tc>
      </w:tr>
      <w:tr w:rsidR="00E013D0" w:rsidRPr="00D81844" w14:paraId="02DE2627" w14:textId="77777777" w:rsidTr="00E013D0">
        <w:trPr>
          <w:trHeight w:val="245"/>
          <w:jc w:val="center"/>
        </w:trPr>
        <w:tc>
          <w:tcPr>
            <w:tcW w:w="1755" w:type="dxa"/>
            <w:tcBorders>
              <w:top w:val="nil"/>
              <w:left w:val="single" w:sz="4" w:space="0" w:color="auto"/>
              <w:bottom w:val="nil"/>
              <w:right w:val="single" w:sz="4" w:space="0" w:color="auto"/>
            </w:tcBorders>
          </w:tcPr>
          <w:p w14:paraId="066C542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4E401D5" w14:textId="77777777" w:rsidR="00E013D0" w:rsidRPr="006F368E" w:rsidRDefault="00DF1EDC" w:rsidP="00E013D0">
            <w:pPr>
              <w:rPr>
                <w:sz w:val="16"/>
                <w:szCs w:val="16"/>
              </w:rPr>
            </w:pPr>
            <w:r w:rsidRPr="006F368E">
              <w:rPr>
                <w:sz w:val="16"/>
                <w:szCs w:val="16"/>
              </w:rPr>
              <w:t>WFHSv2-REQ-283735/B-Displaying carrier information</w:t>
            </w:r>
          </w:p>
        </w:tc>
        <w:tc>
          <w:tcPr>
            <w:tcW w:w="5815" w:type="dxa"/>
            <w:tcBorders>
              <w:top w:val="single" w:sz="6" w:space="0" w:color="auto"/>
              <w:left w:val="single" w:sz="4" w:space="0" w:color="auto"/>
              <w:bottom w:val="single" w:sz="6" w:space="0" w:color="auto"/>
              <w:right w:val="single" w:sz="6" w:space="0" w:color="auto"/>
            </w:tcBorders>
          </w:tcPr>
          <w:p w14:paraId="3A26F051" w14:textId="77777777" w:rsidR="00E013D0" w:rsidRPr="006F368E" w:rsidRDefault="00DF1EDC" w:rsidP="00E013D0">
            <w:pPr>
              <w:rPr>
                <w:sz w:val="16"/>
                <w:szCs w:val="16"/>
              </w:rPr>
            </w:pPr>
            <w:r w:rsidRPr="006F368E">
              <w:rPr>
                <w:sz w:val="16"/>
                <w:szCs w:val="16"/>
              </w:rPr>
              <w:t>jshelby5: Updated image</w:t>
            </w:r>
          </w:p>
        </w:tc>
      </w:tr>
      <w:tr w:rsidR="00E013D0" w:rsidRPr="00D81844" w14:paraId="14302B75" w14:textId="77777777" w:rsidTr="00E013D0">
        <w:trPr>
          <w:trHeight w:val="245"/>
          <w:jc w:val="center"/>
        </w:trPr>
        <w:tc>
          <w:tcPr>
            <w:tcW w:w="1755" w:type="dxa"/>
            <w:tcBorders>
              <w:top w:val="nil"/>
              <w:left w:val="single" w:sz="4" w:space="0" w:color="auto"/>
              <w:bottom w:val="nil"/>
              <w:right w:val="single" w:sz="4" w:space="0" w:color="auto"/>
            </w:tcBorders>
          </w:tcPr>
          <w:p w14:paraId="1F6A47A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B4BFFA7" w14:textId="77777777" w:rsidR="00E013D0" w:rsidRPr="006F368E" w:rsidRDefault="00DF1EDC" w:rsidP="00E013D0">
            <w:pPr>
              <w:rPr>
                <w:sz w:val="16"/>
                <w:szCs w:val="16"/>
              </w:rPr>
            </w:pPr>
            <w:r w:rsidRPr="006F368E">
              <w:rPr>
                <w:sz w:val="16"/>
                <w:szCs w:val="16"/>
              </w:rPr>
              <w:t>WFHSv2-UC-REQ-283778/C-China customer initiates a call to the carrier hotline though the WifiHotspotOnBoardClient display</w:t>
            </w:r>
          </w:p>
        </w:tc>
        <w:tc>
          <w:tcPr>
            <w:tcW w:w="5815" w:type="dxa"/>
            <w:tcBorders>
              <w:top w:val="single" w:sz="6" w:space="0" w:color="auto"/>
              <w:left w:val="single" w:sz="4" w:space="0" w:color="auto"/>
              <w:bottom w:val="single" w:sz="6" w:space="0" w:color="auto"/>
              <w:right w:val="single" w:sz="6" w:space="0" w:color="auto"/>
            </w:tcBorders>
          </w:tcPr>
          <w:p w14:paraId="3D9B91AB" w14:textId="77777777" w:rsidR="00E013D0" w:rsidRPr="006F368E" w:rsidRDefault="00DF1EDC" w:rsidP="00E013D0">
            <w:pPr>
              <w:rPr>
                <w:sz w:val="16"/>
                <w:szCs w:val="16"/>
              </w:rPr>
            </w:pPr>
            <w:r w:rsidRPr="006F368E">
              <w:rPr>
                <w:sz w:val="16"/>
                <w:szCs w:val="16"/>
              </w:rPr>
              <w:t>jshelby5: Updated pre-condition as VIN will not be displayed.</w:t>
            </w:r>
          </w:p>
        </w:tc>
      </w:tr>
      <w:tr w:rsidR="00E013D0" w:rsidRPr="00D81844" w14:paraId="72C391AC" w14:textId="77777777" w:rsidTr="00E013D0">
        <w:trPr>
          <w:trHeight w:val="245"/>
          <w:jc w:val="center"/>
        </w:trPr>
        <w:tc>
          <w:tcPr>
            <w:tcW w:w="1755" w:type="dxa"/>
            <w:tcBorders>
              <w:top w:val="nil"/>
              <w:left w:val="single" w:sz="4" w:space="0" w:color="auto"/>
              <w:bottom w:val="nil"/>
              <w:right w:val="single" w:sz="4" w:space="0" w:color="auto"/>
            </w:tcBorders>
          </w:tcPr>
          <w:p w14:paraId="16FFF54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4719376" w14:textId="77777777" w:rsidR="00E013D0" w:rsidRPr="006F368E" w:rsidRDefault="00DF1EDC" w:rsidP="00E013D0">
            <w:pPr>
              <w:rPr>
                <w:sz w:val="16"/>
                <w:szCs w:val="16"/>
              </w:rPr>
            </w:pPr>
            <w:r w:rsidRPr="006F368E">
              <w:rPr>
                <w:sz w:val="16"/>
                <w:szCs w:val="16"/>
              </w:rPr>
              <w:t>WFHSv2-REQ-283559/B-Wi-Fi Hotspot reset settings</w:t>
            </w:r>
          </w:p>
        </w:tc>
        <w:tc>
          <w:tcPr>
            <w:tcW w:w="5815" w:type="dxa"/>
            <w:tcBorders>
              <w:top w:val="single" w:sz="6" w:space="0" w:color="auto"/>
              <w:left w:val="single" w:sz="4" w:space="0" w:color="auto"/>
              <w:bottom w:val="single" w:sz="6" w:space="0" w:color="auto"/>
              <w:right w:val="single" w:sz="6" w:space="0" w:color="auto"/>
            </w:tcBorders>
          </w:tcPr>
          <w:p w14:paraId="4432FA92" w14:textId="77777777" w:rsidR="00E013D0" w:rsidRPr="006F368E" w:rsidRDefault="00DF1EDC" w:rsidP="00E013D0">
            <w:pPr>
              <w:rPr>
                <w:sz w:val="16"/>
                <w:szCs w:val="16"/>
              </w:rPr>
            </w:pPr>
            <w:r w:rsidRPr="006F368E">
              <w:rPr>
                <w:sz w:val="16"/>
                <w:szCs w:val="16"/>
              </w:rPr>
              <w:t>jshelby5: Removed WPA</w:t>
            </w:r>
          </w:p>
        </w:tc>
      </w:tr>
      <w:tr w:rsidR="00E013D0" w:rsidRPr="00D81844" w14:paraId="290B84CA" w14:textId="77777777" w:rsidTr="00E013D0">
        <w:trPr>
          <w:trHeight w:val="245"/>
          <w:jc w:val="center"/>
        </w:trPr>
        <w:tc>
          <w:tcPr>
            <w:tcW w:w="1755" w:type="dxa"/>
            <w:tcBorders>
              <w:top w:val="nil"/>
              <w:left w:val="single" w:sz="4" w:space="0" w:color="auto"/>
              <w:bottom w:val="nil"/>
              <w:right w:val="single" w:sz="4" w:space="0" w:color="auto"/>
            </w:tcBorders>
          </w:tcPr>
          <w:p w14:paraId="53B85D2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2D9BFAF" w14:textId="77777777" w:rsidR="00E013D0" w:rsidRPr="006F368E" w:rsidRDefault="00DF1EDC" w:rsidP="00E013D0">
            <w:pPr>
              <w:rPr>
                <w:sz w:val="16"/>
                <w:szCs w:val="16"/>
              </w:rPr>
            </w:pPr>
            <w:r w:rsidRPr="006F368E">
              <w:rPr>
                <w:sz w:val="16"/>
                <w:szCs w:val="16"/>
              </w:rPr>
              <w:t>WFHSv2-FUN-REQ-274813/B-Switching Frequency Bands</w:t>
            </w:r>
          </w:p>
        </w:tc>
        <w:tc>
          <w:tcPr>
            <w:tcW w:w="5815" w:type="dxa"/>
            <w:tcBorders>
              <w:top w:val="single" w:sz="6" w:space="0" w:color="auto"/>
              <w:left w:val="single" w:sz="4" w:space="0" w:color="auto"/>
              <w:bottom w:val="single" w:sz="6" w:space="0" w:color="auto"/>
              <w:right w:val="single" w:sz="6" w:space="0" w:color="auto"/>
            </w:tcBorders>
          </w:tcPr>
          <w:p w14:paraId="569B90B6" w14:textId="77777777" w:rsidR="00E013D0" w:rsidRPr="006F368E" w:rsidRDefault="00DF1EDC" w:rsidP="00E013D0">
            <w:pPr>
              <w:rPr>
                <w:sz w:val="16"/>
                <w:szCs w:val="16"/>
              </w:rPr>
            </w:pPr>
            <w:r w:rsidRPr="006F368E">
              <w:rPr>
                <w:sz w:val="16"/>
                <w:szCs w:val="16"/>
              </w:rPr>
              <w:t>jshelby5: changed "location" to "region/country"</w:t>
            </w:r>
          </w:p>
        </w:tc>
      </w:tr>
      <w:tr w:rsidR="00E013D0" w:rsidRPr="00D81844" w14:paraId="6080294C" w14:textId="77777777" w:rsidTr="00E013D0">
        <w:trPr>
          <w:trHeight w:val="245"/>
          <w:jc w:val="center"/>
        </w:trPr>
        <w:tc>
          <w:tcPr>
            <w:tcW w:w="1755" w:type="dxa"/>
            <w:tcBorders>
              <w:top w:val="nil"/>
              <w:left w:val="single" w:sz="4" w:space="0" w:color="auto"/>
              <w:bottom w:val="nil"/>
              <w:right w:val="single" w:sz="4" w:space="0" w:color="auto"/>
            </w:tcBorders>
          </w:tcPr>
          <w:p w14:paraId="39F1F7B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2B952D8" w14:textId="77777777" w:rsidR="00E013D0" w:rsidRPr="006F368E" w:rsidRDefault="00DF1EDC" w:rsidP="00E013D0">
            <w:pPr>
              <w:rPr>
                <w:sz w:val="16"/>
                <w:szCs w:val="16"/>
              </w:rPr>
            </w:pPr>
            <w:r w:rsidRPr="006F368E">
              <w:rPr>
                <w:sz w:val="16"/>
                <w:szCs w:val="16"/>
              </w:rPr>
              <w:t>WFHSv2-REQ-283736/B-Estimating current vehicle location</w:t>
            </w:r>
          </w:p>
        </w:tc>
        <w:tc>
          <w:tcPr>
            <w:tcW w:w="5815" w:type="dxa"/>
            <w:tcBorders>
              <w:top w:val="single" w:sz="6" w:space="0" w:color="auto"/>
              <w:left w:val="single" w:sz="4" w:space="0" w:color="auto"/>
              <w:bottom w:val="single" w:sz="6" w:space="0" w:color="auto"/>
              <w:right w:val="single" w:sz="6" w:space="0" w:color="auto"/>
            </w:tcBorders>
          </w:tcPr>
          <w:p w14:paraId="6AABEBC1" w14:textId="77777777" w:rsidR="00E013D0" w:rsidRPr="006F368E" w:rsidRDefault="00DF1EDC" w:rsidP="00E013D0">
            <w:pPr>
              <w:rPr>
                <w:sz w:val="16"/>
                <w:szCs w:val="16"/>
              </w:rPr>
            </w:pPr>
            <w:r w:rsidRPr="006F368E">
              <w:rPr>
                <w:sz w:val="16"/>
                <w:szCs w:val="16"/>
              </w:rPr>
              <w:t>jshelby5: Updated content as est. vehicle location shall be stored as country code</w:t>
            </w:r>
          </w:p>
        </w:tc>
      </w:tr>
      <w:tr w:rsidR="00E013D0" w:rsidRPr="00D81844" w14:paraId="70C1714D" w14:textId="77777777" w:rsidTr="00E013D0">
        <w:trPr>
          <w:trHeight w:val="245"/>
          <w:jc w:val="center"/>
        </w:trPr>
        <w:tc>
          <w:tcPr>
            <w:tcW w:w="1755" w:type="dxa"/>
            <w:tcBorders>
              <w:top w:val="nil"/>
              <w:left w:val="single" w:sz="4" w:space="0" w:color="auto"/>
              <w:bottom w:val="nil"/>
              <w:right w:val="single" w:sz="4" w:space="0" w:color="auto"/>
            </w:tcBorders>
          </w:tcPr>
          <w:p w14:paraId="2FBD2ED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7B9B21D" w14:textId="77777777" w:rsidR="00E013D0" w:rsidRPr="006F368E" w:rsidRDefault="00DF1EDC" w:rsidP="00E013D0">
            <w:pPr>
              <w:rPr>
                <w:sz w:val="16"/>
                <w:szCs w:val="16"/>
              </w:rPr>
            </w:pPr>
            <w:r w:rsidRPr="006F368E">
              <w:rPr>
                <w:sz w:val="16"/>
                <w:szCs w:val="16"/>
              </w:rPr>
              <w:t>WFHSv2-REQ-283737/C-Restricting frequency channels</w:t>
            </w:r>
          </w:p>
        </w:tc>
        <w:tc>
          <w:tcPr>
            <w:tcW w:w="5815" w:type="dxa"/>
            <w:tcBorders>
              <w:top w:val="single" w:sz="6" w:space="0" w:color="auto"/>
              <w:left w:val="single" w:sz="4" w:space="0" w:color="auto"/>
              <w:bottom w:val="single" w:sz="6" w:space="0" w:color="auto"/>
              <w:right w:val="single" w:sz="6" w:space="0" w:color="auto"/>
            </w:tcBorders>
          </w:tcPr>
          <w:p w14:paraId="79F2C01F" w14:textId="77777777" w:rsidR="00E013D0" w:rsidRPr="006F368E" w:rsidRDefault="00DF1EDC" w:rsidP="00E013D0">
            <w:pPr>
              <w:rPr>
                <w:sz w:val="16"/>
                <w:szCs w:val="16"/>
              </w:rPr>
            </w:pPr>
            <w:r w:rsidRPr="006F368E">
              <w:rPr>
                <w:sz w:val="16"/>
                <w:szCs w:val="16"/>
              </w:rPr>
              <w:t>jshelby5: Updated req. to enable/disable all 3 channels based on EOL config</w:t>
            </w:r>
          </w:p>
        </w:tc>
      </w:tr>
      <w:tr w:rsidR="00E013D0" w:rsidRPr="00D81844" w14:paraId="1942AC3F" w14:textId="77777777" w:rsidTr="00E013D0">
        <w:trPr>
          <w:trHeight w:val="245"/>
          <w:jc w:val="center"/>
        </w:trPr>
        <w:tc>
          <w:tcPr>
            <w:tcW w:w="1755" w:type="dxa"/>
            <w:tcBorders>
              <w:top w:val="nil"/>
              <w:left w:val="single" w:sz="4" w:space="0" w:color="auto"/>
              <w:bottom w:val="single" w:sz="4" w:space="0" w:color="auto"/>
              <w:right w:val="single" w:sz="4" w:space="0" w:color="auto"/>
            </w:tcBorders>
          </w:tcPr>
          <w:p w14:paraId="4824838B"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BD74CFA" w14:textId="77777777" w:rsidR="00E013D0" w:rsidRPr="006F368E" w:rsidRDefault="00DF1EDC" w:rsidP="00E013D0">
            <w:pPr>
              <w:rPr>
                <w:sz w:val="16"/>
                <w:szCs w:val="16"/>
              </w:rPr>
            </w:pPr>
            <w:r w:rsidRPr="006F368E">
              <w:rPr>
                <w:sz w:val="16"/>
                <w:szCs w:val="16"/>
              </w:rPr>
              <w:t>WFHSv2-REQ-283779/C-Displaying the frequency band</w:t>
            </w:r>
          </w:p>
        </w:tc>
        <w:tc>
          <w:tcPr>
            <w:tcW w:w="5815" w:type="dxa"/>
            <w:tcBorders>
              <w:top w:val="single" w:sz="6" w:space="0" w:color="auto"/>
              <w:left w:val="single" w:sz="4" w:space="0" w:color="auto"/>
              <w:bottom w:val="single" w:sz="6" w:space="0" w:color="auto"/>
              <w:right w:val="single" w:sz="6" w:space="0" w:color="auto"/>
            </w:tcBorders>
          </w:tcPr>
          <w:p w14:paraId="4DB0F8B9" w14:textId="77777777" w:rsidR="00E013D0" w:rsidRPr="006F368E" w:rsidRDefault="00DF1EDC" w:rsidP="00E013D0">
            <w:pPr>
              <w:rPr>
                <w:sz w:val="16"/>
                <w:szCs w:val="16"/>
              </w:rPr>
            </w:pPr>
            <w:r w:rsidRPr="006F368E">
              <w:rPr>
                <w:sz w:val="16"/>
                <w:szCs w:val="16"/>
              </w:rPr>
              <w:t>MBORREL4: Editorial fix</w:t>
            </w:r>
          </w:p>
        </w:tc>
      </w:tr>
      <w:tr w:rsidR="00E013D0" w14:paraId="0A3D4D9F" w14:textId="77777777" w:rsidTr="00E013D0">
        <w:trPr>
          <w:trHeight w:val="245"/>
          <w:jc w:val="center"/>
        </w:trPr>
        <w:tc>
          <w:tcPr>
            <w:tcW w:w="1755" w:type="dxa"/>
            <w:tcBorders>
              <w:top w:val="single" w:sz="6" w:space="0" w:color="auto"/>
              <w:left w:val="single" w:sz="6" w:space="0" w:color="auto"/>
              <w:bottom w:val="single" w:sz="4" w:space="0" w:color="auto"/>
              <w:right w:val="nil"/>
            </w:tcBorders>
            <w:shd w:val="thinDiagCross" w:color="auto" w:fill="D9D9D9" w:themeFill="background1" w:themeFillShade="D9"/>
          </w:tcPr>
          <w:p w14:paraId="2DD6BAF7" w14:textId="77777777" w:rsidR="00E013D0" w:rsidRDefault="00E013D0">
            <w:pPr>
              <w:spacing w:line="276" w:lineRule="auto"/>
              <w:rPr>
                <w:rFonts w:cs="Arial"/>
                <w:sz w:val="16"/>
                <w:lang w:val="fr-FR"/>
              </w:rPr>
            </w:pPr>
          </w:p>
        </w:tc>
        <w:tc>
          <w:tcPr>
            <w:tcW w:w="1145" w:type="dxa"/>
            <w:tcBorders>
              <w:top w:val="single" w:sz="6" w:space="0" w:color="auto"/>
              <w:left w:val="nil"/>
              <w:bottom w:val="single" w:sz="4" w:space="0" w:color="auto"/>
              <w:right w:val="nil"/>
            </w:tcBorders>
            <w:shd w:val="thinDiagCross" w:color="auto" w:fill="D9D9D9" w:themeFill="background1" w:themeFillShade="D9"/>
          </w:tcPr>
          <w:p w14:paraId="21CF538C" w14:textId="77777777" w:rsidR="00E013D0" w:rsidRDefault="00E013D0">
            <w:pPr>
              <w:spacing w:line="276" w:lineRule="auto"/>
              <w:jc w:val="center"/>
              <w:rPr>
                <w:rFonts w:cs="Arial"/>
                <w:sz w:val="16"/>
                <w:lang w:val="fr-FR"/>
              </w:rPr>
            </w:pPr>
          </w:p>
        </w:tc>
        <w:tc>
          <w:tcPr>
            <w:tcW w:w="2337" w:type="dxa"/>
            <w:tcBorders>
              <w:top w:val="single" w:sz="6" w:space="0" w:color="auto"/>
              <w:left w:val="nil"/>
              <w:bottom w:val="single" w:sz="4" w:space="0" w:color="auto"/>
              <w:right w:val="nil"/>
            </w:tcBorders>
            <w:shd w:val="thinDiagCross" w:color="auto" w:fill="D9D9D9" w:themeFill="background1" w:themeFillShade="D9"/>
          </w:tcPr>
          <w:p w14:paraId="29C4F615" w14:textId="77777777" w:rsidR="00E013D0" w:rsidRDefault="00E013D0">
            <w:pPr>
              <w:spacing w:line="276" w:lineRule="auto"/>
              <w:rPr>
                <w:rFonts w:cs="Arial"/>
                <w:sz w:val="16"/>
              </w:rPr>
            </w:pPr>
          </w:p>
        </w:tc>
        <w:tc>
          <w:tcPr>
            <w:tcW w:w="5815" w:type="dxa"/>
            <w:tcBorders>
              <w:top w:val="single" w:sz="6" w:space="0" w:color="auto"/>
              <w:left w:val="nil"/>
              <w:bottom w:val="single" w:sz="6" w:space="0" w:color="auto"/>
              <w:right w:val="single" w:sz="6" w:space="0" w:color="auto"/>
            </w:tcBorders>
            <w:shd w:val="thinDiagCross" w:color="auto" w:fill="D9D9D9" w:themeFill="background1" w:themeFillShade="D9"/>
          </w:tcPr>
          <w:p w14:paraId="04213D67" w14:textId="77777777" w:rsidR="00E013D0" w:rsidRDefault="00E013D0">
            <w:pPr>
              <w:spacing w:line="276" w:lineRule="auto"/>
              <w:rPr>
                <w:rFonts w:cs="Arial"/>
                <w:sz w:val="16"/>
              </w:rPr>
            </w:pPr>
          </w:p>
        </w:tc>
      </w:tr>
      <w:tr w:rsidR="00E013D0" w14:paraId="257BC125" w14:textId="77777777" w:rsidTr="00E013D0">
        <w:trPr>
          <w:trHeight w:val="245"/>
          <w:jc w:val="center"/>
        </w:trPr>
        <w:tc>
          <w:tcPr>
            <w:tcW w:w="1755" w:type="dxa"/>
            <w:tcBorders>
              <w:top w:val="single" w:sz="4" w:space="0" w:color="auto"/>
              <w:left w:val="single" w:sz="4" w:space="0" w:color="auto"/>
              <w:bottom w:val="single" w:sz="4" w:space="0" w:color="auto"/>
              <w:right w:val="single" w:sz="4" w:space="0" w:color="auto"/>
            </w:tcBorders>
            <w:hideMark/>
          </w:tcPr>
          <w:p w14:paraId="6CD77EE3" w14:textId="77777777" w:rsidR="00E013D0" w:rsidRDefault="00DF1EDC" w:rsidP="00E013D0">
            <w:pPr>
              <w:spacing w:line="276" w:lineRule="auto"/>
              <w:rPr>
                <w:rFonts w:cs="Arial"/>
                <w:b/>
                <w:sz w:val="16"/>
                <w:lang w:val="fr-FR"/>
              </w:rPr>
            </w:pPr>
            <w:r>
              <w:rPr>
                <w:rFonts w:cs="Arial"/>
                <w:b/>
                <w:sz w:val="16"/>
                <w:lang w:val="fr-FR"/>
              </w:rPr>
              <w:t>July 15, 2019</w:t>
            </w:r>
          </w:p>
        </w:tc>
        <w:tc>
          <w:tcPr>
            <w:tcW w:w="1145" w:type="dxa"/>
            <w:tcBorders>
              <w:top w:val="single" w:sz="4" w:space="0" w:color="auto"/>
              <w:left w:val="single" w:sz="4" w:space="0" w:color="auto"/>
              <w:bottom w:val="single" w:sz="4" w:space="0" w:color="auto"/>
              <w:right w:val="single" w:sz="4" w:space="0" w:color="auto"/>
            </w:tcBorders>
            <w:hideMark/>
          </w:tcPr>
          <w:p w14:paraId="222BB829" w14:textId="77777777" w:rsidR="00E013D0" w:rsidRDefault="00DF1EDC" w:rsidP="00E013D0">
            <w:pPr>
              <w:spacing w:line="276" w:lineRule="auto"/>
              <w:jc w:val="center"/>
              <w:rPr>
                <w:rFonts w:cs="Arial"/>
                <w:b/>
                <w:sz w:val="16"/>
                <w:lang w:val="fr-FR"/>
              </w:rPr>
            </w:pPr>
            <w:r>
              <w:rPr>
                <w:rFonts w:cs="Arial"/>
                <w:b/>
                <w:sz w:val="16"/>
                <w:lang w:val="fr-FR"/>
              </w:rPr>
              <w:t>1.3</w:t>
            </w:r>
          </w:p>
        </w:tc>
        <w:tc>
          <w:tcPr>
            <w:tcW w:w="8152" w:type="dxa"/>
            <w:gridSpan w:val="2"/>
            <w:tcBorders>
              <w:top w:val="single" w:sz="4" w:space="0" w:color="auto"/>
              <w:left w:val="single" w:sz="4" w:space="0" w:color="auto"/>
              <w:bottom w:val="single" w:sz="4" w:space="0" w:color="auto"/>
              <w:right w:val="single" w:sz="6" w:space="0" w:color="auto"/>
            </w:tcBorders>
          </w:tcPr>
          <w:p w14:paraId="0244D3BE" w14:textId="77777777" w:rsidR="00E013D0" w:rsidRDefault="00E013D0">
            <w:pPr>
              <w:spacing w:line="276" w:lineRule="auto"/>
              <w:rPr>
                <w:rFonts w:cs="Arial"/>
                <w:sz w:val="16"/>
              </w:rPr>
            </w:pPr>
          </w:p>
        </w:tc>
      </w:tr>
      <w:tr w:rsidR="00E013D0" w14:paraId="23075961" w14:textId="77777777" w:rsidTr="00E013D0">
        <w:trPr>
          <w:trHeight w:val="245"/>
          <w:jc w:val="center"/>
        </w:trPr>
        <w:tc>
          <w:tcPr>
            <w:tcW w:w="1755" w:type="dxa"/>
            <w:tcBorders>
              <w:top w:val="single" w:sz="4" w:space="0" w:color="auto"/>
              <w:left w:val="single" w:sz="4" w:space="0" w:color="auto"/>
              <w:bottom w:val="nil"/>
              <w:right w:val="single" w:sz="4" w:space="0" w:color="auto"/>
            </w:tcBorders>
          </w:tcPr>
          <w:p w14:paraId="17AD66D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24FDC29" w14:textId="77777777" w:rsidR="00E013D0" w:rsidRPr="00EC22E2" w:rsidRDefault="00DF1EDC" w:rsidP="00E013D0">
            <w:pPr>
              <w:rPr>
                <w:sz w:val="16"/>
                <w:szCs w:val="16"/>
              </w:rPr>
            </w:pPr>
            <w:r w:rsidRPr="00EC22E2">
              <w:rPr>
                <w:sz w:val="16"/>
                <w:szCs w:val="16"/>
              </w:rPr>
              <w:t>DOC-460201/C-Physical Mapping of Classes</w:t>
            </w:r>
          </w:p>
        </w:tc>
        <w:tc>
          <w:tcPr>
            <w:tcW w:w="5815" w:type="dxa"/>
            <w:tcBorders>
              <w:top w:val="single" w:sz="6" w:space="0" w:color="auto"/>
              <w:left w:val="single" w:sz="4" w:space="0" w:color="auto"/>
              <w:bottom w:val="single" w:sz="6" w:space="0" w:color="auto"/>
              <w:right w:val="single" w:sz="6" w:space="0" w:color="auto"/>
            </w:tcBorders>
          </w:tcPr>
          <w:p w14:paraId="7CBE13B7" w14:textId="77777777" w:rsidR="00E013D0" w:rsidRPr="00EC22E2" w:rsidRDefault="00DF1EDC" w:rsidP="00E013D0">
            <w:pPr>
              <w:rPr>
                <w:sz w:val="16"/>
                <w:szCs w:val="16"/>
              </w:rPr>
            </w:pPr>
            <w:r w:rsidRPr="00EC22E2">
              <w:rPr>
                <w:sz w:val="16"/>
                <w:szCs w:val="16"/>
              </w:rPr>
              <w:t>MBORREL4: Removed SubSYNC</w:t>
            </w:r>
          </w:p>
        </w:tc>
      </w:tr>
      <w:tr w:rsidR="00E013D0" w14:paraId="5C6D098E" w14:textId="77777777" w:rsidTr="00E013D0">
        <w:trPr>
          <w:trHeight w:val="245"/>
          <w:jc w:val="center"/>
        </w:trPr>
        <w:tc>
          <w:tcPr>
            <w:tcW w:w="1755" w:type="dxa"/>
            <w:tcBorders>
              <w:top w:val="nil"/>
              <w:left w:val="single" w:sz="4" w:space="0" w:color="auto"/>
              <w:bottom w:val="nil"/>
              <w:right w:val="single" w:sz="4" w:space="0" w:color="auto"/>
            </w:tcBorders>
          </w:tcPr>
          <w:p w14:paraId="6BFCA87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6D8C3D6" w14:textId="77777777" w:rsidR="00E013D0" w:rsidRPr="00EC22E2" w:rsidRDefault="00DF1EDC" w:rsidP="00E013D0">
            <w:pPr>
              <w:rPr>
                <w:sz w:val="16"/>
                <w:szCs w:val="16"/>
              </w:rPr>
            </w:pPr>
            <w:r w:rsidRPr="00EC22E2">
              <w:rPr>
                <w:sz w:val="16"/>
                <w:szCs w:val="16"/>
              </w:rPr>
              <w:t>WFHSv2-REQ-274791/D-Logical Signal Mapping+</w:t>
            </w:r>
          </w:p>
        </w:tc>
        <w:tc>
          <w:tcPr>
            <w:tcW w:w="5815" w:type="dxa"/>
            <w:tcBorders>
              <w:top w:val="single" w:sz="6" w:space="0" w:color="auto"/>
              <w:left w:val="single" w:sz="4" w:space="0" w:color="auto"/>
              <w:bottom w:val="single" w:sz="6" w:space="0" w:color="auto"/>
              <w:right w:val="single" w:sz="6" w:space="0" w:color="auto"/>
            </w:tcBorders>
          </w:tcPr>
          <w:p w14:paraId="54DDCF78" w14:textId="77777777" w:rsidR="00E013D0" w:rsidRPr="00EC22E2" w:rsidRDefault="00DF1EDC" w:rsidP="00E013D0">
            <w:pPr>
              <w:rPr>
                <w:sz w:val="16"/>
                <w:szCs w:val="16"/>
              </w:rPr>
            </w:pPr>
            <w:r w:rsidRPr="00EC22E2">
              <w:rPr>
                <w:sz w:val="16"/>
                <w:szCs w:val="16"/>
              </w:rPr>
              <w:t>MBORREL4: Updated table</w:t>
            </w:r>
          </w:p>
        </w:tc>
      </w:tr>
      <w:tr w:rsidR="00E013D0" w14:paraId="048978DC" w14:textId="77777777" w:rsidTr="00E013D0">
        <w:trPr>
          <w:trHeight w:val="245"/>
          <w:jc w:val="center"/>
        </w:trPr>
        <w:tc>
          <w:tcPr>
            <w:tcW w:w="1755" w:type="dxa"/>
            <w:tcBorders>
              <w:top w:val="nil"/>
              <w:left w:val="single" w:sz="4" w:space="0" w:color="auto"/>
              <w:bottom w:val="nil"/>
              <w:right w:val="single" w:sz="4" w:space="0" w:color="auto"/>
            </w:tcBorders>
          </w:tcPr>
          <w:p w14:paraId="5E147A0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29B5363" w14:textId="77777777" w:rsidR="00E013D0" w:rsidRPr="00EC22E2" w:rsidRDefault="00DF1EDC" w:rsidP="00E013D0">
            <w:pPr>
              <w:rPr>
                <w:sz w:val="16"/>
                <w:szCs w:val="16"/>
              </w:rPr>
            </w:pPr>
            <w:r w:rsidRPr="00EC22E2">
              <w:rPr>
                <w:sz w:val="16"/>
                <w:szCs w:val="16"/>
              </w:rPr>
              <w:t>WFHSv2-REQ-274791/E-Logical Signal Mapping</w:t>
            </w:r>
          </w:p>
        </w:tc>
        <w:tc>
          <w:tcPr>
            <w:tcW w:w="5815" w:type="dxa"/>
            <w:tcBorders>
              <w:top w:val="single" w:sz="6" w:space="0" w:color="auto"/>
              <w:left w:val="single" w:sz="4" w:space="0" w:color="auto"/>
              <w:bottom w:val="single" w:sz="6" w:space="0" w:color="auto"/>
              <w:right w:val="single" w:sz="6" w:space="0" w:color="auto"/>
            </w:tcBorders>
          </w:tcPr>
          <w:p w14:paraId="2BDAD0D0" w14:textId="77777777" w:rsidR="00E013D0" w:rsidRPr="00EC22E2" w:rsidRDefault="00DF1EDC" w:rsidP="00E013D0">
            <w:pPr>
              <w:rPr>
                <w:sz w:val="16"/>
                <w:szCs w:val="16"/>
              </w:rPr>
            </w:pPr>
            <w:r w:rsidRPr="00EC22E2">
              <w:rPr>
                <w:sz w:val="16"/>
                <w:szCs w:val="16"/>
              </w:rPr>
              <w:t>MBORREL4: Removed TelematicService_St</w:t>
            </w:r>
          </w:p>
        </w:tc>
      </w:tr>
      <w:tr w:rsidR="00E013D0" w14:paraId="5AC33133" w14:textId="77777777" w:rsidTr="00E013D0">
        <w:trPr>
          <w:trHeight w:val="245"/>
          <w:jc w:val="center"/>
        </w:trPr>
        <w:tc>
          <w:tcPr>
            <w:tcW w:w="1755" w:type="dxa"/>
            <w:tcBorders>
              <w:top w:val="nil"/>
              <w:left w:val="single" w:sz="4" w:space="0" w:color="auto"/>
              <w:bottom w:val="nil"/>
              <w:right w:val="single" w:sz="4" w:space="0" w:color="auto"/>
            </w:tcBorders>
          </w:tcPr>
          <w:p w14:paraId="28EE335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5354D67" w14:textId="77777777" w:rsidR="00E013D0" w:rsidRPr="00EC22E2" w:rsidRDefault="00DF1EDC" w:rsidP="00E013D0">
            <w:pPr>
              <w:rPr>
                <w:sz w:val="16"/>
                <w:szCs w:val="16"/>
              </w:rPr>
            </w:pPr>
            <w:r w:rsidRPr="00EC22E2">
              <w:rPr>
                <w:sz w:val="16"/>
                <w:szCs w:val="16"/>
              </w:rPr>
              <w:t>WFHSv2-IIR-REQ-283542/C-WifiHotspotOnBoardClient_Rx</w:t>
            </w:r>
          </w:p>
        </w:tc>
        <w:tc>
          <w:tcPr>
            <w:tcW w:w="5815" w:type="dxa"/>
            <w:tcBorders>
              <w:top w:val="single" w:sz="6" w:space="0" w:color="auto"/>
              <w:left w:val="single" w:sz="4" w:space="0" w:color="auto"/>
              <w:bottom w:val="single" w:sz="6" w:space="0" w:color="auto"/>
              <w:right w:val="single" w:sz="6" w:space="0" w:color="auto"/>
            </w:tcBorders>
          </w:tcPr>
          <w:p w14:paraId="78E7415B" w14:textId="77777777" w:rsidR="00E013D0" w:rsidRPr="00EC22E2" w:rsidRDefault="00DF1EDC" w:rsidP="00E013D0">
            <w:pPr>
              <w:rPr>
                <w:sz w:val="16"/>
                <w:szCs w:val="16"/>
              </w:rPr>
            </w:pPr>
            <w:r w:rsidRPr="00EC22E2">
              <w:rPr>
                <w:sz w:val="16"/>
                <w:szCs w:val="16"/>
              </w:rPr>
              <w:t>MBORREL4: Removed REQ-028115</w:t>
            </w:r>
          </w:p>
        </w:tc>
      </w:tr>
      <w:tr w:rsidR="00E013D0" w14:paraId="0CC641B6" w14:textId="77777777" w:rsidTr="00E013D0">
        <w:trPr>
          <w:trHeight w:val="245"/>
          <w:jc w:val="center"/>
        </w:trPr>
        <w:tc>
          <w:tcPr>
            <w:tcW w:w="1755" w:type="dxa"/>
            <w:tcBorders>
              <w:top w:val="nil"/>
              <w:left w:val="single" w:sz="4" w:space="0" w:color="auto"/>
              <w:bottom w:val="nil"/>
              <w:right w:val="single" w:sz="4" w:space="0" w:color="auto"/>
            </w:tcBorders>
          </w:tcPr>
          <w:p w14:paraId="0D43562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B4D1432" w14:textId="77777777" w:rsidR="00E013D0" w:rsidRPr="00EC22E2" w:rsidRDefault="00DF1EDC" w:rsidP="00E013D0">
            <w:pPr>
              <w:rPr>
                <w:sz w:val="16"/>
                <w:szCs w:val="16"/>
              </w:rPr>
            </w:pPr>
            <w:r w:rsidRPr="00EC22E2">
              <w:rPr>
                <w:sz w:val="16"/>
                <w:szCs w:val="16"/>
              </w:rPr>
              <w:t>STR-285950/D-Requirements</w:t>
            </w:r>
          </w:p>
        </w:tc>
        <w:tc>
          <w:tcPr>
            <w:tcW w:w="5815" w:type="dxa"/>
            <w:tcBorders>
              <w:top w:val="single" w:sz="6" w:space="0" w:color="auto"/>
              <w:left w:val="single" w:sz="4" w:space="0" w:color="auto"/>
              <w:bottom w:val="single" w:sz="6" w:space="0" w:color="auto"/>
              <w:right w:val="single" w:sz="6" w:space="0" w:color="auto"/>
            </w:tcBorders>
          </w:tcPr>
          <w:p w14:paraId="070CAFF0" w14:textId="77777777" w:rsidR="00E013D0" w:rsidRPr="00EC22E2" w:rsidRDefault="00DF1EDC" w:rsidP="00E013D0">
            <w:pPr>
              <w:rPr>
                <w:sz w:val="16"/>
                <w:szCs w:val="16"/>
              </w:rPr>
            </w:pPr>
            <w:r w:rsidRPr="00EC22E2">
              <w:rPr>
                <w:sz w:val="16"/>
                <w:szCs w:val="16"/>
              </w:rPr>
              <w:t>MBORREL4: Added REQ-358564-566. Removed REQ-194010. Replaced REQ-194010 with REQ-358568</w:t>
            </w:r>
          </w:p>
        </w:tc>
      </w:tr>
      <w:tr w:rsidR="00E013D0" w14:paraId="31297A6A" w14:textId="77777777" w:rsidTr="00E013D0">
        <w:trPr>
          <w:trHeight w:val="245"/>
          <w:jc w:val="center"/>
        </w:trPr>
        <w:tc>
          <w:tcPr>
            <w:tcW w:w="1755" w:type="dxa"/>
            <w:tcBorders>
              <w:top w:val="nil"/>
              <w:left w:val="single" w:sz="4" w:space="0" w:color="auto"/>
              <w:bottom w:val="nil"/>
              <w:right w:val="single" w:sz="4" w:space="0" w:color="auto"/>
            </w:tcBorders>
          </w:tcPr>
          <w:p w14:paraId="2CD3AD7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FB1CF72" w14:textId="77777777" w:rsidR="00E013D0" w:rsidRPr="00EC22E2" w:rsidRDefault="00DF1EDC" w:rsidP="00E013D0">
            <w:pPr>
              <w:rPr>
                <w:sz w:val="16"/>
                <w:szCs w:val="16"/>
              </w:rPr>
            </w:pPr>
            <w:r w:rsidRPr="00EC22E2">
              <w:rPr>
                <w:sz w:val="16"/>
                <w:szCs w:val="16"/>
              </w:rPr>
              <w:t>WFHS-REQ-358564/A-WifiHotspotServer detects the Customer Connectivity Settings</w:t>
            </w:r>
          </w:p>
        </w:tc>
        <w:tc>
          <w:tcPr>
            <w:tcW w:w="5815" w:type="dxa"/>
            <w:tcBorders>
              <w:top w:val="single" w:sz="6" w:space="0" w:color="auto"/>
              <w:left w:val="single" w:sz="4" w:space="0" w:color="auto"/>
              <w:bottom w:val="single" w:sz="6" w:space="0" w:color="auto"/>
              <w:right w:val="single" w:sz="6" w:space="0" w:color="auto"/>
            </w:tcBorders>
          </w:tcPr>
          <w:p w14:paraId="73702ADE" w14:textId="77777777" w:rsidR="00E013D0" w:rsidRPr="00EC22E2" w:rsidRDefault="00DF1EDC" w:rsidP="00E013D0">
            <w:pPr>
              <w:rPr>
                <w:sz w:val="16"/>
                <w:szCs w:val="16"/>
              </w:rPr>
            </w:pPr>
            <w:r w:rsidRPr="00EC22E2">
              <w:rPr>
                <w:sz w:val="16"/>
                <w:szCs w:val="16"/>
              </w:rPr>
              <w:t>MBORREL4: New req.</w:t>
            </w:r>
          </w:p>
        </w:tc>
      </w:tr>
      <w:tr w:rsidR="00E013D0" w14:paraId="67BDC5B2" w14:textId="77777777" w:rsidTr="00E013D0">
        <w:trPr>
          <w:trHeight w:val="245"/>
          <w:jc w:val="center"/>
        </w:trPr>
        <w:tc>
          <w:tcPr>
            <w:tcW w:w="1755" w:type="dxa"/>
            <w:tcBorders>
              <w:top w:val="nil"/>
              <w:left w:val="single" w:sz="4" w:space="0" w:color="auto"/>
              <w:bottom w:val="nil"/>
              <w:right w:val="single" w:sz="4" w:space="0" w:color="auto"/>
            </w:tcBorders>
          </w:tcPr>
          <w:p w14:paraId="1F4A006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4FE960E" w14:textId="77777777" w:rsidR="00E013D0" w:rsidRPr="00EC22E2" w:rsidRDefault="00DF1EDC" w:rsidP="00E013D0">
            <w:pPr>
              <w:rPr>
                <w:sz w:val="16"/>
                <w:szCs w:val="16"/>
              </w:rPr>
            </w:pPr>
            <w:r w:rsidRPr="00EC22E2">
              <w:rPr>
                <w:sz w:val="16"/>
                <w:szCs w:val="16"/>
              </w:rPr>
              <w:t>WFHS-REQ-358565/A-WifiHotspotOnBoardClient detects the Customer Connectivity Settings</w:t>
            </w:r>
          </w:p>
        </w:tc>
        <w:tc>
          <w:tcPr>
            <w:tcW w:w="5815" w:type="dxa"/>
            <w:tcBorders>
              <w:top w:val="single" w:sz="6" w:space="0" w:color="auto"/>
              <w:left w:val="single" w:sz="4" w:space="0" w:color="auto"/>
              <w:bottom w:val="single" w:sz="6" w:space="0" w:color="auto"/>
              <w:right w:val="single" w:sz="6" w:space="0" w:color="auto"/>
            </w:tcBorders>
          </w:tcPr>
          <w:p w14:paraId="65CF9616" w14:textId="77777777" w:rsidR="00E013D0" w:rsidRPr="00EC22E2" w:rsidRDefault="00DF1EDC" w:rsidP="00E013D0">
            <w:pPr>
              <w:rPr>
                <w:sz w:val="16"/>
                <w:szCs w:val="16"/>
              </w:rPr>
            </w:pPr>
            <w:r w:rsidRPr="00EC22E2">
              <w:rPr>
                <w:sz w:val="16"/>
                <w:szCs w:val="16"/>
              </w:rPr>
              <w:t>MBORREL4: New req.</w:t>
            </w:r>
          </w:p>
        </w:tc>
      </w:tr>
      <w:tr w:rsidR="00E013D0" w14:paraId="3030E540" w14:textId="77777777" w:rsidTr="00E013D0">
        <w:trPr>
          <w:trHeight w:val="245"/>
          <w:jc w:val="center"/>
        </w:trPr>
        <w:tc>
          <w:tcPr>
            <w:tcW w:w="1755" w:type="dxa"/>
            <w:tcBorders>
              <w:top w:val="nil"/>
              <w:left w:val="single" w:sz="4" w:space="0" w:color="auto"/>
              <w:bottom w:val="nil"/>
              <w:right w:val="single" w:sz="4" w:space="0" w:color="auto"/>
            </w:tcBorders>
          </w:tcPr>
          <w:p w14:paraId="7656399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4EC66B1" w14:textId="77777777" w:rsidR="00E013D0" w:rsidRPr="00EC22E2" w:rsidRDefault="00DF1EDC" w:rsidP="00E013D0">
            <w:pPr>
              <w:rPr>
                <w:sz w:val="16"/>
                <w:szCs w:val="16"/>
              </w:rPr>
            </w:pPr>
            <w:r w:rsidRPr="00EC22E2">
              <w:rPr>
                <w:sz w:val="16"/>
                <w:szCs w:val="16"/>
              </w:rPr>
              <w:t>WFHS-REQ-315639/B-Wi-Fi Hotspot feature dependency on the Vehicle Connectivity state+</w:t>
            </w:r>
          </w:p>
        </w:tc>
        <w:tc>
          <w:tcPr>
            <w:tcW w:w="5815" w:type="dxa"/>
            <w:tcBorders>
              <w:top w:val="single" w:sz="6" w:space="0" w:color="auto"/>
              <w:left w:val="single" w:sz="4" w:space="0" w:color="auto"/>
              <w:bottom w:val="single" w:sz="6" w:space="0" w:color="auto"/>
              <w:right w:val="single" w:sz="6" w:space="0" w:color="auto"/>
            </w:tcBorders>
          </w:tcPr>
          <w:p w14:paraId="5C2C727C" w14:textId="77777777" w:rsidR="00E013D0" w:rsidRPr="00EC22E2" w:rsidRDefault="00DF1EDC" w:rsidP="00E013D0">
            <w:pPr>
              <w:rPr>
                <w:sz w:val="16"/>
                <w:szCs w:val="16"/>
              </w:rPr>
            </w:pPr>
            <w:r w:rsidRPr="00EC22E2">
              <w:rPr>
                <w:sz w:val="16"/>
                <w:szCs w:val="16"/>
              </w:rPr>
              <w:t>jshelby5: Clarification</w:t>
            </w:r>
          </w:p>
        </w:tc>
      </w:tr>
      <w:tr w:rsidR="00E013D0" w14:paraId="3B0384E8" w14:textId="77777777" w:rsidTr="00E013D0">
        <w:trPr>
          <w:trHeight w:val="245"/>
          <w:jc w:val="center"/>
        </w:trPr>
        <w:tc>
          <w:tcPr>
            <w:tcW w:w="1755" w:type="dxa"/>
            <w:tcBorders>
              <w:top w:val="nil"/>
              <w:left w:val="single" w:sz="4" w:space="0" w:color="auto"/>
              <w:bottom w:val="nil"/>
              <w:right w:val="single" w:sz="4" w:space="0" w:color="auto"/>
            </w:tcBorders>
          </w:tcPr>
          <w:p w14:paraId="5ED798C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00DAE11" w14:textId="77777777" w:rsidR="00E013D0" w:rsidRPr="00EC22E2" w:rsidRDefault="00DF1EDC" w:rsidP="00E013D0">
            <w:pPr>
              <w:rPr>
                <w:sz w:val="16"/>
                <w:szCs w:val="16"/>
              </w:rPr>
            </w:pPr>
            <w:r w:rsidRPr="00EC22E2">
              <w:rPr>
                <w:sz w:val="16"/>
                <w:szCs w:val="16"/>
              </w:rPr>
              <w:t>WFHS-REQ-315639/C-Wi-Fi Hotspot feature dependency on the Vehicle Connectivity state</w:t>
            </w:r>
          </w:p>
        </w:tc>
        <w:tc>
          <w:tcPr>
            <w:tcW w:w="5815" w:type="dxa"/>
            <w:tcBorders>
              <w:top w:val="single" w:sz="6" w:space="0" w:color="auto"/>
              <w:left w:val="single" w:sz="4" w:space="0" w:color="auto"/>
              <w:bottom w:val="single" w:sz="6" w:space="0" w:color="auto"/>
              <w:right w:val="single" w:sz="6" w:space="0" w:color="auto"/>
            </w:tcBorders>
          </w:tcPr>
          <w:p w14:paraId="77DB817D" w14:textId="77777777" w:rsidR="00E013D0" w:rsidRPr="00EC22E2" w:rsidRDefault="00DF1EDC" w:rsidP="00E013D0">
            <w:pPr>
              <w:rPr>
                <w:sz w:val="16"/>
                <w:szCs w:val="16"/>
              </w:rPr>
            </w:pPr>
            <w:r w:rsidRPr="00EC22E2">
              <w:rPr>
                <w:sz w:val="16"/>
                <w:szCs w:val="16"/>
              </w:rPr>
              <w:t>MBORREL4: Updated req.</w:t>
            </w:r>
          </w:p>
        </w:tc>
      </w:tr>
      <w:tr w:rsidR="00E013D0" w14:paraId="0B8DCFE8" w14:textId="77777777" w:rsidTr="00E013D0">
        <w:trPr>
          <w:trHeight w:val="245"/>
          <w:jc w:val="center"/>
        </w:trPr>
        <w:tc>
          <w:tcPr>
            <w:tcW w:w="1755" w:type="dxa"/>
            <w:tcBorders>
              <w:top w:val="nil"/>
              <w:left w:val="single" w:sz="4" w:space="0" w:color="auto"/>
              <w:bottom w:val="nil"/>
              <w:right w:val="single" w:sz="4" w:space="0" w:color="auto"/>
            </w:tcBorders>
          </w:tcPr>
          <w:p w14:paraId="110E92B9"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71F7FE5" w14:textId="77777777" w:rsidR="00E013D0" w:rsidRPr="00EC22E2" w:rsidRDefault="00DF1EDC" w:rsidP="00E013D0">
            <w:pPr>
              <w:rPr>
                <w:sz w:val="16"/>
                <w:szCs w:val="16"/>
              </w:rPr>
            </w:pPr>
            <w:r w:rsidRPr="00EC22E2">
              <w:rPr>
                <w:sz w:val="16"/>
                <w:szCs w:val="16"/>
              </w:rPr>
              <w:t>WFHS-REQ-358566/A-Wi-Fi Hotspot feature dependency on the Cellular Connectivity state</w:t>
            </w:r>
          </w:p>
        </w:tc>
        <w:tc>
          <w:tcPr>
            <w:tcW w:w="5815" w:type="dxa"/>
            <w:tcBorders>
              <w:top w:val="single" w:sz="6" w:space="0" w:color="auto"/>
              <w:left w:val="single" w:sz="4" w:space="0" w:color="auto"/>
              <w:bottom w:val="single" w:sz="6" w:space="0" w:color="auto"/>
              <w:right w:val="single" w:sz="6" w:space="0" w:color="auto"/>
            </w:tcBorders>
          </w:tcPr>
          <w:p w14:paraId="0E7A7958" w14:textId="77777777" w:rsidR="00E013D0" w:rsidRPr="00EC22E2" w:rsidRDefault="00DF1EDC" w:rsidP="00E013D0">
            <w:pPr>
              <w:rPr>
                <w:sz w:val="16"/>
                <w:szCs w:val="16"/>
              </w:rPr>
            </w:pPr>
            <w:r w:rsidRPr="00EC22E2">
              <w:rPr>
                <w:sz w:val="16"/>
                <w:szCs w:val="16"/>
              </w:rPr>
              <w:t>MBORREL4: New req.</w:t>
            </w:r>
          </w:p>
        </w:tc>
      </w:tr>
      <w:tr w:rsidR="00E013D0" w14:paraId="24D7F9B4" w14:textId="77777777" w:rsidTr="00E013D0">
        <w:trPr>
          <w:trHeight w:val="245"/>
          <w:jc w:val="center"/>
        </w:trPr>
        <w:tc>
          <w:tcPr>
            <w:tcW w:w="1755" w:type="dxa"/>
            <w:tcBorders>
              <w:top w:val="nil"/>
              <w:left w:val="single" w:sz="4" w:space="0" w:color="auto"/>
              <w:bottom w:val="nil"/>
              <w:right w:val="single" w:sz="4" w:space="0" w:color="auto"/>
            </w:tcBorders>
          </w:tcPr>
          <w:p w14:paraId="5A6DADD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CB280D9" w14:textId="77777777" w:rsidR="00E013D0" w:rsidRPr="00EC22E2" w:rsidRDefault="00DF1EDC" w:rsidP="00E013D0">
            <w:pPr>
              <w:rPr>
                <w:sz w:val="16"/>
                <w:szCs w:val="16"/>
              </w:rPr>
            </w:pPr>
            <w:r w:rsidRPr="00EC22E2">
              <w:rPr>
                <w:sz w:val="16"/>
                <w:szCs w:val="16"/>
              </w:rPr>
              <w:t>WFHSv2-REQ-281701/B-Wi-Fi Hotspot feature dependency on the vehicle authorization state</w:t>
            </w:r>
          </w:p>
        </w:tc>
        <w:tc>
          <w:tcPr>
            <w:tcW w:w="5815" w:type="dxa"/>
            <w:tcBorders>
              <w:top w:val="single" w:sz="6" w:space="0" w:color="auto"/>
              <w:left w:val="single" w:sz="4" w:space="0" w:color="auto"/>
              <w:bottom w:val="single" w:sz="6" w:space="0" w:color="auto"/>
              <w:right w:val="single" w:sz="6" w:space="0" w:color="auto"/>
            </w:tcBorders>
          </w:tcPr>
          <w:p w14:paraId="2705CEB7" w14:textId="77777777" w:rsidR="00E013D0" w:rsidRPr="00EC22E2" w:rsidRDefault="00DF1EDC" w:rsidP="00E013D0">
            <w:pPr>
              <w:rPr>
                <w:sz w:val="16"/>
                <w:szCs w:val="16"/>
              </w:rPr>
            </w:pPr>
            <w:r w:rsidRPr="00EC22E2">
              <w:rPr>
                <w:sz w:val="16"/>
                <w:szCs w:val="16"/>
              </w:rPr>
              <w:t>MBORREL4: Updated req.</w:t>
            </w:r>
          </w:p>
        </w:tc>
      </w:tr>
      <w:tr w:rsidR="00E013D0" w14:paraId="1523BF2C" w14:textId="77777777" w:rsidTr="00E013D0">
        <w:trPr>
          <w:trHeight w:val="245"/>
          <w:jc w:val="center"/>
        </w:trPr>
        <w:tc>
          <w:tcPr>
            <w:tcW w:w="1755" w:type="dxa"/>
            <w:tcBorders>
              <w:top w:val="nil"/>
              <w:left w:val="single" w:sz="4" w:space="0" w:color="auto"/>
              <w:bottom w:val="nil"/>
              <w:right w:val="single" w:sz="4" w:space="0" w:color="auto"/>
            </w:tcBorders>
          </w:tcPr>
          <w:p w14:paraId="0C93433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88639C6" w14:textId="77777777" w:rsidR="00E013D0" w:rsidRPr="00EC22E2" w:rsidRDefault="00DF1EDC" w:rsidP="00E013D0">
            <w:pPr>
              <w:rPr>
                <w:sz w:val="16"/>
                <w:szCs w:val="16"/>
              </w:rPr>
            </w:pPr>
            <w:r w:rsidRPr="00EC22E2">
              <w:rPr>
                <w:sz w:val="16"/>
                <w:szCs w:val="16"/>
              </w:rPr>
              <w:t>WFHSv2-REQ-281705/C-Wi-Fi Chipset AP and STA mode</w:t>
            </w:r>
          </w:p>
        </w:tc>
        <w:tc>
          <w:tcPr>
            <w:tcW w:w="5815" w:type="dxa"/>
            <w:tcBorders>
              <w:top w:val="single" w:sz="6" w:space="0" w:color="auto"/>
              <w:left w:val="single" w:sz="4" w:space="0" w:color="auto"/>
              <w:bottom w:val="single" w:sz="6" w:space="0" w:color="auto"/>
              <w:right w:val="single" w:sz="6" w:space="0" w:color="auto"/>
            </w:tcBorders>
          </w:tcPr>
          <w:p w14:paraId="20631B87" w14:textId="77777777" w:rsidR="00E013D0" w:rsidRPr="00EC22E2" w:rsidRDefault="00DF1EDC" w:rsidP="00E013D0">
            <w:pPr>
              <w:rPr>
                <w:sz w:val="16"/>
                <w:szCs w:val="16"/>
              </w:rPr>
            </w:pPr>
            <w:r w:rsidRPr="00EC22E2">
              <w:rPr>
                <w:sz w:val="16"/>
                <w:szCs w:val="16"/>
              </w:rPr>
              <w:t>MBORREL4: Updated req.</w:t>
            </w:r>
          </w:p>
        </w:tc>
      </w:tr>
      <w:tr w:rsidR="00E013D0" w14:paraId="40B50D66" w14:textId="77777777" w:rsidTr="00E013D0">
        <w:trPr>
          <w:trHeight w:val="245"/>
          <w:jc w:val="center"/>
        </w:trPr>
        <w:tc>
          <w:tcPr>
            <w:tcW w:w="1755" w:type="dxa"/>
            <w:tcBorders>
              <w:top w:val="nil"/>
              <w:left w:val="single" w:sz="4" w:space="0" w:color="auto"/>
              <w:bottom w:val="nil"/>
              <w:right w:val="single" w:sz="4" w:space="0" w:color="auto"/>
            </w:tcBorders>
          </w:tcPr>
          <w:p w14:paraId="1769A62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B17A4E5" w14:textId="77777777" w:rsidR="00E013D0" w:rsidRPr="00EC22E2" w:rsidRDefault="00DF1EDC" w:rsidP="00E013D0">
            <w:pPr>
              <w:rPr>
                <w:sz w:val="16"/>
                <w:szCs w:val="16"/>
              </w:rPr>
            </w:pPr>
            <w:r w:rsidRPr="00EC22E2">
              <w:rPr>
                <w:sz w:val="16"/>
                <w:szCs w:val="16"/>
              </w:rPr>
              <w:t>WFHSv2-REQ-358568/A-Wi-Fi Hotspot parameters transmitted during provisioning</w:t>
            </w:r>
          </w:p>
        </w:tc>
        <w:tc>
          <w:tcPr>
            <w:tcW w:w="5815" w:type="dxa"/>
            <w:tcBorders>
              <w:top w:val="single" w:sz="6" w:space="0" w:color="auto"/>
              <w:left w:val="single" w:sz="4" w:space="0" w:color="auto"/>
              <w:bottom w:val="single" w:sz="6" w:space="0" w:color="auto"/>
              <w:right w:val="single" w:sz="6" w:space="0" w:color="auto"/>
            </w:tcBorders>
          </w:tcPr>
          <w:p w14:paraId="651DBBA8" w14:textId="77777777" w:rsidR="00E013D0" w:rsidRPr="00EC22E2" w:rsidRDefault="00DF1EDC" w:rsidP="00E013D0">
            <w:pPr>
              <w:rPr>
                <w:sz w:val="16"/>
                <w:szCs w:val="16"/>
              </w:rPr>
            </w:pPr>
            <w:r w:rsidRPr="00EC22E2">
              <w:rPr>
                <w:sz w:val="16"/>
                <w:szCs w:val="16"/>
              </w:rPr>
              <w:t>MBORREL4: New req. to replace REQ-194010</w:t>
            </w:r>
          </w:p>
        </w:tc>
      </w:tr>
      <w:tr w:rsidR="00E013D0" w14:paraId="77A8CC7D" w14:textId="77777777" w:rsidTr="00E013D0">
        <w:trPr>
          <w:trHeight w:val="245"/>
          <w:jc w:val="center"/>
        </w:trPr>
        <w:tc>
          <w:tcPr>
            <w:tcW w:w="1755" w:type="dxa"/>
            <w:tcBorders>
              <w:top w:val="nil"/>
              <w:left w:val="single" w:sz="4" w:space="0" w:color="auto"/>
              <w:bottom w:val="nil"/>
              <w:right w:val="single" w:sz="4" w:space="0" w:color="auto"/>
            </w:tcBorders>
          </w:tcPr>
          <w:p w14:paraId="7CCFD51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C2E1DA2" w14:textId="77777777" w:rsidR="00E013D0" w:rsidRPr="00EC22E2" w:rsidRDefault="00DF1EDC" w:rsidP="00E013D0">
            <w:pPr>
              <w:rPr>
                <w:sz w:val="16"/>
                <w:szCs w:val="16"/>
              </w:rPr>
            </w:pPr>
            <w:r w:rsidRPr="00EC22E2">
              <w:rPr>
                <w:sz w:val="16"/>
                <w:szCs w:val="16"/>
              </w:rPr>
              <w:t>WFHS-REQ-283630/C-ECU Reboot FTCP Command</w:t>
            </w:r>
          </w:p>
        </w:tc>
        <w:tc>
          <w:tcPr>
            <w:tcW w:w="5815" w:type="dxa"/>
            <w:tcBorders>
              <w:top w:val="single" w:sz="6" w:space="0" w:color="auto"/>
              <w:left w:val="single" w:sz="4" w:space="0" w:color="auto"/>
              <w:bottom w:val="single" w:sz="6" w:space="0" w:color="auto"/>
              <w:right w:val="single" w:sz="6" w:space="0" w:color="auto"/>
            </w:tcBorders>
          </w:tcPr>
          <w:p w14:paraId="2033A0B4" w14:textId="77777777" w:rsidR="00E013D0" w:rsidRPr="00EC22E2" w:rsidRDefault="00DF1EDC" w:rsidP="00E013D0">
            <w:pPr>
              <w:rPr>
                <w:sz w:val="16"/>
                <w:szCs w:val="16"/>
              </w:rPr>
            </w:pPr>
            <w:r w:rsidRPr="00EC22E2">
              <w:rPr>
                <w:sz w:val="16"/>
                <w:szCs w:val="16"/>
              </w:rPr>
              <w:t>jshelby5: clarification: changed 'reset' to 'reboot'</w:t>
            </w:r>
          </w:p>
        </w:tc>
      </w:tr>
      <w:tr w:rsidR="00E013D0" w14:paraId="637316FC" w14:textId="77777777" w:rsidTr="00E013D0">
        <w:trPr>
          <w:trHeight w:val="245"/>
          <w:jc w:val="center"/>
        </w:trPr>
        <w:tc>
          <w:tcPr>
            <w:tcW w:w="1755" w:type="dxa"/>
            <w:tcBorders>
              <w:top w:val="nil"/>
              <w:left w:val="single" w:sz="4" w:space="0" w:color="auto"/>
              <w:bottom w:val="nil"/>
              <w:right w:val="single" w:sz="4" w:space="0" w:color="auto"/>
            </w:tcBorders>
          </w:tcPr>
          <w:p w14:paraId="21B9D2F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0DF3BCC" w14:textId="77777777" w:rsidR="00E013D0" w:rsidRPr="00EC22E2" w:rsidRDefault="00DF1EDC" w:rsidP="00E013D0">
            <w:pPr>
              <w:rPr>
                <w:sz w:val="16"/>
                <w:szCs w:val="16"/>
              </w:rPr>
            </w:pPr>
            <w:r w:rsidRPr="00EC22E2">
              <w:rPr>
                <w:sz w:val="16"/>
                <w:szCs w:val="16"/>
              </w:rPr>
              <w:t>STR-209298/C-Requirements</w:t>
            </w:r>
          </w:p>
        </w:tc>
        <w:tc>
          <w:tcPr>
            <w:tcW w:w="5815" w:type="dxa"/>
            <w:tcBorders>
              <w:top w:val="single" w:sz="6" w:space="0" w:color="auto"/>
              <w:left w:val="single" w:sz="4" w:space="0" w:color="auto"/>
              <w:bottom w:val="single" w:sz="6" w:space="0" w:color="auto"/>
              <w:right w:val="single" w:sz="6" w:space="0" w:color="auto"/>
            </w:tcBorders>
          </w:tcPr>
          <w:p w14:paraId="3F05FACB" w14:textId="77777777" w:rsidR="00E013D0" w:rsidRPr="00EC22E2" w:rsidRDefault="00DF1EDC" w:rsidP="00E013D0">
            <w:pPr>
              <w:rPr>
                <w:sz w:val="16"/>
                <w:szCs w:val="16"/>
              </w:rPr>
            </w:pPr>
            <w:r w:rsidRPr="00EC22E2">
              <w:rPr>
                <w:sz w:val="16"/>
                <w:szCs w:val="16"/>
              </w:rPr>
              <w:t>MBORREL4: Added REQ-336814 &amp; REQ-336938. Removed REQ-191707. Replaced REQ-191707 with REQ-336938</w:t>
            </w:r>
          </w:p>
        </w:tc>
      </w:tr>
      <w:tr w:rsidR="00E013D0" w14:paraId="38812F35" w14:textId="77777777" w:rsidTr="00E013D0">
        <w:trPr>
          <w:trHeight w:val="245"/>
          <w:jc w:val="center"/>
        </w:trPr>
        <w:tc>
          <w:tcPr>
            <w:tcW w:w="1755" w:type="dxa"/>
            <w:tcBorders>
              <w:top w:val="nil"/>
              <w:left w:val="single" w:sz="4" w:space="0" w:color="auto"/>
              <w:bottom w:val="nil"/>
              <w:right w:val="single" w:sz="4" w:space="0" w:color="auto"/>
            </w:tcBorders>
          </w:tcPr>
          <w:p w14:paraId="5145A83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8528085" w14:textId="77777777" w:rsidR="00E013D0" w:rsidRPr="00EC22E2" w:rsidRDefault="00DF1EDC" w:rsidP="00E013D0">
            <w:pPr>
              <w:rPr>
                <w:sz w:val="16"/>
                <w:szCs w:val="16"/>
              </w:rPr>
            </w:pPr>
            <w:r w:rsidRPr="00EC22E2">
              <w:rPr>
                <w:sz w:val="16"/>
                <w:szCs w:val="16"/>
              </w:rPr>
              <w:t>WFHS-REQ-336814/A-Configurable Non-Correlated Enablement Alerts</w:t>
            </w:r>
          </w:p>
        </w:tc>
        <w:tc>
          <w:tcPr>
            <w:tcW w:w="5815" w:type="dxa"/>
            <w:tcBorders>
              <w:top w:val="single" w:sz="6" w:space="0" w:color="auto"/>
              <w:left w:val="single" w:sz="4" w:space="0" w:color="auto"/>
              <w:bottom w:val="single" w:sz="6" w:space="0" w:color="auto"/>
              <w:right w:val="single" w:sz="6" w:space="0" w:color="auto"/>
            </w:tcBorders>
          </w:tcPr>
          <w:p w14:paraId="10195FE9" w14:textId="77777777" w:rsidR="00E013D0" w:rsidRPr="00EC22E2" w:rsidRDefault="00DF1EDC" w:rsidP="00E013D0">
            <w:pPr>
              <w:rPr>
                <w:sz w:val="16"/>
                <w:szCs w:val="16"/>
              </w:rPr>
            </w:pPr>
            <w:r w:rsidRPr="00EC22E2">
              <w:rPr>
                <w:sz w:val="16"/>
                <w:szCs w:val="16"/>
              </w:rPr>
              <w:t>MBORREL4: New req</w:t>
            </w:r>
          </w:p>
        </w:tc>
      </w:tr>
      <w:tr w:rsidR="00E013D0" w14:paraId="2F91FB61" w14:textId="77777777" w:rsidTr="00E013D0">
        <w:trPr>
          <w:trHeight w:val="245"/>
          <w:jc w:val="center"/>
        </w:trPr>
        <w:tc>
          <w:tcPr>
            <w:tcW w:w="1755" w:type="dxa"/>
            <w:tcBorders>
              <w:top w:val="nil"/>
              <w:left w:val="single" w:sz="4" w:space="0" w:color="auto"/>
              <w:bottom w:val="nil"/>
              <w:right w:val="single" w:sz="4" w:space="0" w:color="auto"/>
            </w:tcBorders>
          </w:tcPr>
          <w:p w14:paraId="4EFCDB9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58234A8" w14:textId="77777777" w:rsidR="00E013D0" w:rsidRPr="00EC22E2" w:rsidRDefault="00DF1EDC" w:rsidP="00E013D0">
            <w:pPr>
              <w:rPr>
                <w:sz w:val="16"/>
                <w:szCs w:val="16"/>
              </w:rPr>
            </w:pPr>
            <w:r w:rsidRPr="00EC22E2">
              <w:rPr>
                <w:sz w:val="16"/>
                <w:szCs w:val="16"/>
              </w:rPr>
              <w:t>WFHS-REQ-315657/B-Informing the WifiHotspotOffBoardClient of a Wi-Fi Hotspot Enablement change</w:t>
            </w:r>
          </w:p>
        </w:tc>
        <w:tc>
          <w:tcPr>
            <w:tcW w:w="5815" w:type="dxa"/>
            <w:tcBorders>
              <w:top w:val="single" w:sz="6" w:space="0" w:color="auto"/>
              <w:left w:val="single" w:sz="4" w:space="0" w:color="auto"/>
              <w:bottom w:val="single" w:sz="6" w:space="0" w:color="auto"/>
              <w:right w:val="single" w:sz="6" w:space="0" w:color="auto"/>
            </w:tcBorders>
          </w:tcPr>
          <w:p w14:paraId="7F2AFF52" w14:textId="77777777" w:rsidR="00E013D0" w:rsidRPr="00EC22E2" w:rsidRDefault="00DF1EDC" w:rsidP="00E013D0">
            <w:pPr>
              <w:rPr>
                <w:sz w:val="16"/>
                <w:szCs w:val="16"/>
              </w:rPr>
            </w:pPr>
            <w:r w:rsidRPr="00EC22E2">
              <w:rPr>
                <w:sz w:val="16"/>
                <w:szCs w:val="16"/>
              </w:rPr>
              <w:t>jshelby5: added alert type</w:t>
            </w:r>
          </w:p>
        </w:tc>
      </w:tr>
      <w:tr w:rsidR="00E013D0" w14:paraId="177ED31E" w14:textId="77777777" w:rsidTr="00E013D0">
        <w:trPr>
          <w:trHeight w:val="245"/>
          <w:jc w:val="center"/>
        </w:trPr>
        <w:tc>
          <w:tcPr>
            <w:tcW w:w="1755" w:type="dxa"/>
            <w:tcBorders>
              <w:top w:val="nil"/>
              <w:left w:val="single" w:sz="4" w:space="0" w:color="auto"/>
              <w:bottom w:val="nil"/>
              <w:right w:val="single" w:sz="4" w:space="0" w:color="auto"/>
            </w:tcBorders>
          </w:tcPr>
          <w:p w14:paraId="0E65853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7B3712E" w14:textId="77777777" w:rsidR="00E013D0" w:rsidRPr="00EC22E2" w:rsidRDefault="00DF1EDC" w:rsidP="00E013D0">
            <w:pPr>
              <w:rPr>
                <w:sz w:val="16"/>
                <w:szCs w:val="16"/>
              </w:rPr>
            </w:pPr>
            <w:r w:rsidRPr="00EC22E2">
              <w:rPr>
                <w:sz w:val="16"/>
                <w:szCs w:val="16"/>
              </w:rPr>
              <w:t>WFHS-REQ-315658/B-Authorization dependency on enablement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14:paraId="6A09DD61" w14:textId="77777777" w:rsidR="00E013D0" w:rsidRPr="00EC22E2" w:rsidRDefault="00DF1EDC" w:rsidP="00E013D0">
            <w:pPr>
              <w:rPr>
                <w:sz w:val="16"/>
                <w:szCs w:val="16"/>
              </w:rPr>
            </w:pPr>
            <w:r w:rsidRPr="00EC22E2">
              <w:rPr>
                <w:sz w:val="16"/>
                <w:szCs w:val="16"/>
              </w:rPr>
              <w:t>MBORREL4: Updated req.</w:t>
            </w:r>
          </w:p>
        </w:tc>
      </w:tr>
      <w:tr w:rsidR="00E013D0" w14:paraId="2FD6E604" w14:textId="77777777" w:rsidTr="00E013D0">
        <w:trPr>
          <w:trHeight w:val="245"/>
          <w:jc w:val="center"/>
        </w:trPr>
        <w:tc>
          <w:tcPr>
            <w:tcW w:w="1755" w:type="dxa"/>
            <w:tcBorders>
              <w:top w:val="nil"/>
              <w:left w:val="single" w:sz="4" w:space="0" w:color="auto"/>
              <w:bottom w:val="nil"/>
              <w:right w:val="single" w:sz="4" w:space="0" w:color="auto"/>
            </w:tcBorders>
          </w:tcPr>
          <w:p w14:paraId="7775E98E"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18DED9E" w14:textId="77777777" w:rsidR="00E013D0" w:rsidRPr="00EC22E2" w:rsidRDefault="00DF1EDC" w:rsidP="00E013D0">
            <w:pPr>
              <w:rPr>
                <w:sz w:val="16"/>
                <w:szCs w:val="16"/>
              </w:rPr>
            </w:pPr>
            <w:r w:rsidRPr="00EC22E2">
              <w:rPr>
                <w:sz w:val="16"/>
                <w:szCs w:val="16"/>
              </w:rPr>
              <w:t>WFHS-REQ-336938/A-Request from WifiHotspotOnBoardClient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14:paraId="3CE171C8" w14:textId="77777777" w:rsidR="00E013D0" w:rsidRPr="00EC22E2" w:rsidRDefault="00DF1EDC" w:rsidP="00E013D0">
            <w:pPr>
              <w:rPr>
                <w:sz w:val="16"/>
                <w:szCs w:val="16"/>
              </w:rPr>
            </w:pPr>
            <w:r w:rsidRPr="00EC22E2">
              <w:rPr>
                <w:sz w:val="16"/>
                <w:szCs w:val="16"/>
              </w:rPr>
              <w:t>MBORREL4: New req to replace REQ-191707, added alert type</w:t>
            </w:r>
          </w:p>
        </w:tc>
      </w:tr>
      <w:tr w:rsidR="00E013D0" w14:paraId="7351FE81" w14:textId="77777777" w:rsidTr="00E013D0">
        <w:trPr>
          <w:trHeight w:val="245"/>
          <w:jc w:val="center"/>
        </w:trPr>
        <w:tc>
          <w:tcPr>
            <w:tcW w:w="1755" w:type="dxa"/>
            <w:tcBorders>
              <w:top w:val="nil"/>
              <w:left w:val="single" w:sz="4" w:space="0" w:color="auto"/>
              <w:bottom w:val="nil"/>
              <w:right w:val="single" w:sz="4" w:space="0" w:color="auto"/>
            </w:tcBorders>
          </w:tcPr>
          <w:p w14:paraId="6242FD0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EF1934A" w14:textId="77777777" w:rsidR="00E013D0" w:rsidRPr="00EC22E2" w:rsidRDefault="00DF1EDC" w:rsidP="00E013D0">
            <w:pPr>
              <w:rPr>
                <w:sz w:val="16"/>
                <w:szCs w:val="16"/>
              </w:rPr>
            </w:pPr>
            <w:r w:rsidRPr="00EC22E2">
              <w:rPr>
                <w:sz w:val="16"/>
                <w:szCs w:val="16"/>
              </w:rPr>
              <w:t>WFHS-REQ-315659/B-Request from WifiHotspotOffBoardClient to turn the Wi-Fi Hotspot on or off</w:t>
            </w:r>
          </w:p>
        </w:tc>
        <w:tc>
          <w:tcPr>
            <w:tcW w:w="5815" w:type="dxa"/>
            <w:tcBorders>
              <w:top w:val="single" w:sz="6" w:space="0" w:color="auto"/>
              <w:left w:val="single" w:sz="4" w:space="0" w:color="auto"/>
              <w:bottom w:val="single" w:sz="6" w:space="0" w:color="auto"/>
              <w:right w:val="single" w:sz="6" w:space="0" w:color="auto"/>
            </w:tcBorders>
          </w:tcPr>
          <w:p w14:paraId="54AC5BFE" w14:textId="77777777" w:rsidR="00E013D0" w:rsidRPr="00EC22E2" w:rsidRDefault="00DF1EDC" w:rsidP="00E013D0">
            <w:pPr>
              <w:rPr>
                <w:sz w:val="16"/>
                <w:szCs w:val="16"/>
              </w:rPr>
            </w:pPr>
            <w:r w:rsidRPr="00EC22E2">
              <w:rPr>
                <w:sz w:val="16"/>
                <w:szCs w:val="16"/>
              </w:rPr>
              <w:t>jshelby5: added alert type</w:t>
            </w:r>
          </w:p>
        </w:tc>
      </w:tr>
      <w:tr w:rsidR="00E013D0" w14:paraId="6564C0B8" w14:textId="77777777" w:rsidTr="00E013D0">
        <w:trPr>
          <w:trHeight w:val="245"/>
          <w:jc w:val="center"/>
        </w:trPr>
        <w:tc>
          <w:tcPr>
            <w:tcW w:w="1755" w:type="dxa"/>
            <w:tcBorders>
              <w:top w:val="nil"/>
              <w:left w:val="single" w:sz="4" w:space="0" w:color="auto"/>
              <w:bottom w:val="nil"/>
              <w:right w:val="single" w:sz="4" w:space="0" w:color="auto"/>
            </w:tcBorders>
          </w:tcPr>
          <w:p w14:paraId="2B9D95E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78C55EB" w14:textId="77777777" w:rsidR="00E013D0" w:rsidRPr="00EC22E2" w:rsidRDefault="00DF1EDC" w:rsidP="00E013D0">
            <w:pPr>
              <w:rPr>
                <w:sz w:val="16"/>
                <w:szCs w:val="16"/>
              </w:rPr>
            </w:pPr>
            <w:r w:rsidRPr="00EC22E2">
              <w:rPr>
                <w:sz w:val="16"/>
                <w:szCs w:val="16"/>
              </w:rPr>
              <w:t>STR-209300/C-Requirements</w:t>
            </w:r>
          </w:p>
        </w:tc>
        <w:tc>
          <w:tcPr>
            <w:tcW w:w="5815" w:type="dxa"/>
            <w:tcBorders>
              <w:top w:val="single" w:sz="6" w:space="0" w:color="auto"/>
              <w:left w:val="single" w:sz="4" w:space="0" w:color="auto"/>
              <w:bottom w:val="single" w:sz="6" w:space="0" w:color="auto"/>
              <w:right w:val="single" w:sz="6" w:space="0" w:color="auto"/>
            </w:tcBorders>
          </w:tcPr>
          <w:p w14:paraId="3DC90F82" w14:textId="77777777" w:rsidR="00E013D0" w:rsidRPr="00EC22E2" w:rsidRDefault="00DF1EDC" w:rsidP="00E013D0">
            <w:pPr>
              <w:rPr>
                <w:sz w:val="16"/>
                <w:szCs w:val="16"/>
              </w:rPr>
            </w:pPr>
            <w:r w:rsidRPr="00EC22E2">
              <w:rPr>
                <w:sz w:val="16"/>
                <w:szCs w:val="16"/>
              </w:rPr>
              <w:t>MBORREL4: Added REQ-336815-816. Removed REQ-191628. Replaced REQ-191628 with REQ-336816.</w:t>
            </w:r>
          </w:p>
        </w:tc>
      </w:tr>
      <w:tr w:rsidR="00E013D0" w14:paraId="0D28096B" w14:textId="77777777" w:rsidTr="00E013D0">
        <w:trPr>
          <w:trHeight w:val="245"/>
          <w:jc w:val="center"/>
        </w:trPr>
        <w:tc>
          <w:tcPr>
            <w:tcW w:w="1755" w:type="dxa"/>
            <w:tcBorders>
              <w:top w:val="nil"/>
              <w:left w:val="single" w:sz="4" w:space="0" w:color="auto"/>
              <w:bottom w:val="nil"/>
              <w:right w:val="single" w:sz="4" w:space="0" w:color="auto"/>
            </w:tcBorders>
          </w:tcPr>
          <w:p w14:paraId="6542528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C64A5F0" w14:textId="77777777" w:rsidR="00E013D0" w:rsidRPr="00EC22E2" w:rsidRDefault="00DF1EDC" w:rsidP="00E013D0">
            <w:pPr>
              <w:rPr>
                <w:sz w:val="16"/>
                <w:szCs w:val="16"/>
              </w:rPr>
            </w:pPr>
            <w:r w:rsidRPr="00EC22E2">
              <w:rPr>
                <w:sz w:val="16"/>
                <w:szCs w:val="16"/>
              </w:rPr>
              <w:t>WFHS-REQ-336815/A-Configurable Non-Correlated SSID Alerts</w:t>
            </w:r>
          </w:p>
        </w:tc>
        <w:tc>
          <w:tcPr>
            <w:tcW w:w="5815" w:type="dxa"/>
            <w:tcBorders>
              <w:top w:val="single" w:sz="6" w:space="0" w:color="auto"/>
              <w:left w:val="single" w:sz="4" w:space="0" w:color="auto"/>
              <w:bottom w:val="single" w:sz="6" w:space="0" w:color="auto"/>
              <w:right w:val="single" w:sz="6" w:space="0" w:color="auto"/>
            </w:tcBorders>
          </w:tcPr>
          <w:p w14:paraId="7C3EB80F" w14:textId="77777777" w:rsidR="00E013D0" w:rsidRPr="00EC22E2" w:rsidRDefault="00DF1EDC" w:rsidP="00E013D0">
            <w:pPr>
              <w:rPr>
                <w:sz w:val="16"/>
                <w:szCs w:val="16"/>
              </w:rPr>
            </w:pPr>
            <w:r w:rsidRPr="00EC22E2">
              <w:rPr>
                <w:sz w:val="16"/>
                <w:szCs w:val="16"/>
              </w:rPr>
              <w:t>MBORREL4: New req.</w:t>
            </w:r>
          </w:p>
        </w:tc>
      </w:tr>
      <w:tr w:rsidR="00E013D0" w14:paraId="07E04723" w14:textId="77777777" w:rsidTr="00E013D0">
        <w:trPr>
          <w:trHeight w:val="245"/>
          <w:jc w:val="center"/>
        </w:trPr>
        <w:tc>
          <w:tcPr>
            <w:tcW w:w="1755" w:type="dxa"/>
            <w:tcBorders>
              <w:top w:val="nil"/>
              <w:left w:val="single" w:sz="4" w:space="0" w:color="auto"/>
              <w:bottom w:val="nil"/>
              <w:right w:val="single" w:sz="4" w:space="0" w:color="auto"/>
            </w:tcBorders>
          </w:tcPr>
          <w:p w14:paraId="53FE0BFC"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41EB2A4" w14:textId="77777777" w:rsidR="00E013D0" w:rsidRPr="00EC22E2" w:rsidRDefault="00DF1EDC" w:rsidP="00E013D0">
            <w:pPr>
              <w:rPr>
                <w:sz w:val="16"/>
                <w:szCs w:val="16"/>
              </w:rPr>
            </w:pPr>
            <w:r w:rsidRPr="00EC22E2">
              <w:rPr>
                <w:sz w:val="16"/>
                <w:szCs w:val="16"/>
              </w:rPr>
              <w:t>WFHS-REQ-315689/B-Informing the WifiHotspotOffBoardClient of an SSID change</w:t>
            </w:r>
          </w:p>
        </w:tc>
        <w:tc>
          <w:tcPr>
            <w:tcW w:w="5815" w:type="dxa"/>
            <w:tcBorders>
              <w:top w:val="single" w:sz="6" w:space="0" w:color="auto"/>
              <w:left w:val="single" w:sz="4" w:space="0" w:color="auto"/>
              <w:bottom w:val="single" w:sz="6" w:space="0" w:color="auto"/>
              <w:right w:val="single" w:sz="6" w:space="0" w:color="auto"/>
            </w:tcBorders>
          </w:tcPr>
          <w:p w14:paraId="38B80D3A" w14:textId="77777777" w:rsidR="00E013D0" w:rsidRPr="00EC22E2" w:rsidRDefault="00DF1EDC" w:rsidP="00E013D0">
            <w:pPr>
              <w:rPr>
                <w:sz w:val="16"/>
                <w:szCs w:val="16"/>
              </w:rPr>
            </w:pPr>
            <w:r w:rsidRPr="00EC22E2">
              <w:rPr>
                <w:sz w:val="16"/>
                <w:szCs w:val="16"/>
              </w:rPr>
              <w:t>jshelby5: added alert type</w:t>
            </w:r>
          </w:p>
        </w:tc>
      </w:tr>
      <w:tr w:rsidR="00E013D0" w14:paraId="3062ABCA" w14:textId="77777777" w:rsidTr="00E013D0">
        <w:trPr>
          <w:trHeight w:val="245"/>
          <w:jc w:val="center"/>
        </w:trPr>
        <w:tc>
          <w:tcPr>
            <w:tcW w:w="1755" w:type="dxa"/>
            <w:tcBorders>
              <w:top w:val="nil"/>
              <w:left w:val="single" w:sz="4" w:space="0" w:color="auto"/>
              <w:bottom w:val="nil"/>
              <w:right w:val="single" w:sz="4" w:space="0" w:color="auto"/>
            </w:tcBorders>
          </w:tcPr>
          <w:p w14:paraId="4215ADC1"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4B7AD1D" w14:textId="77777777" w:rsidR="00E013D0" w:rsidRPr="00EC22E2" w:rsidRDefault="00DF1EDC" w:rsidP="00E013D0">
            <w:pPr>
              <w:rPr>
                <w:sz w:val="16"/>
                <w:szCs w:val="16"/>
              </w:rPr>
            </w:pPr>
            <w:r w:rsidRPr="00EC22E2">
              <w:rPr>
                <w:sz w:val="16"/>
                <w:szCs w:val="16"/>
              </w:rPr>
              <w:t>WFHS-REQ-315691/B-Authorization dependency on SSID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14:paraId="25790FDF" w14:textId="77777777" w:rsidR="00E013D0" w:rsidRPr="00EC22E2" w:rsidRDefault="00DF1EDC" w:rsidP="00E013D0">
            <w:pPr>
              <w:rPr>
                <w:sz w:val="16"/>
                <w:szCs w:val="16"/>
              </w:rPr>
            </w:pPr>
            <w:r w:rsidRPr="00EC22E2">
              <w:rPr>
                <w:sz w:val="16"/>
                <w:szCs w:val="16"/>
              </w:rPr>
              <w:t>MBORREL4: New Req.</w:t>
            </w:r>
          </w:p>
        </w:tc>
      </w:tr>
      <w:tr w:rsidR="00E013D0" w14:paraId="05FDAB45" w14:textId="77777777" w:rsidTr="00E013D0">
        <w:trPr>
          <w:trHeight w:val="245"/>
          <w:jc w:val="center"/>
        </w:trPr>
        <w:tc>
          <w:tcPr>
            <w:tcW w:w="1755" w:type="dxa"/>
            <w:tcBorders>
              <w:top w:val="nil"/>
              <w:left w:val="single" w:sz="4" w:space="0" w:color="auto"/>
              <w:bottom w:val="nil"/>
              <w:right w:val="single" w:sz="4" w:space="0" w:color="auto"/>
            </w:tcBorders>
          </w:tcPr>
          <w:p w14:paraId="54652CB0"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87040A4" w14:textId="77777777" w:rsidR="00E013D0" w:rsidRPr="00EC22E2" w:rsidRDefault="00DF1EDC" w:rsidP="00E013D0">
            <w:pPr>
              <w:rPr>
                <w:sz w:val="16"/>
                <w:szCs w:val="16"/>
              </w:rPr>
            </w:pPr>
            <w:r w:rsidRPr="00EC22E2">
              <w:rPr>
                <w:sz w:val="16"/>
                <w:szCs w:val="16"/>
              </w:rPr>
              <w:t>WFHSv2-REQ-336816/A-SSID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156CB237" w14:textId="77777777" w:rsidR="00E013D0" w:rsidRPr="00EC22E2" w:rsidRDefault="00DF1EDC" w:rsidP="00E013D0">
            <w:pPr>
              <w:rPr>
                <w:sz w:val="16"/>
                <w:szCs w:val="16"/>
              </w:rPr>
            </w:pPr>
            <w:r w:rsidRPr="00EC22E2">
              <w:rPr>
                <w:sz w:val="16"/>
                <w:szCs w:val="16"/>
              </w:rPr>
              <w:t>MBORREL4: New req to replace REQ-191628, added alert type</w:t>
            </w:r>
          </w:p>
        </w:tc>
      </w:tr>
      <w:tr w:rsidR="00E013D0" w14:paraId="259DCF27" w14:textId="77777777" w:rsidTr="00E013D0">
        <w:trPr>
          <w:trHeight w:val="245"/>
          <w:jc w:val="center"/>
        </w:trPr>
        <w:tc>
          <w:tcPr>
            <w:tcW w:w="1755" w:type="dxa"/>
            <w:tcBorders>
              <w:top w:val="nil"/>
              <w:left w:val="single" w:sz="4" w:space="0" w:color="auto"/>
              <w:bottom w:val="nil"/>
              <w:right w:val="single" w:sz="4" w:space="0" w:color="auto"/>
            </w:tcBorders>
          </w:tcPr>
          <w:p w14:paraId="6FA02DE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F0D43AA" w14:textId="77777777" w:rsidR="00E013D0" w:rsidRPr="00EC22E2" w:rsidRDefault="00DF1EDC" w:rsidP="00E013D0">
            <w:pPr>
              <w:rPr>
                <w:sz w:val="16"/>
                <w:szCs w:val="16"/>
              </w:rPr>
            </w:pPr>
            <w:r w:rsidRPr="00EC22E2">
              <w:rPr>
                <w:sz w:val="16"/>
                <w:szCs w:val="16"/>
              </w:rPr>
              <w:t>WFHS-REQ-315692/B-Request from WifiHotspotOffBoardClient to change the SSID</w:t>
            </w:r>
          </w:p>
        </w:tc>
        <w:tc>
          <w:tcPr>
            <w:tcW w:w="5815" w:type="dxa"/>
            <w:tcBorders>
              <w:top w:val="single" w:sz="6" w:space="0" w:color="auto"/>
              <w:left w:val="single" w:sz="4" w:space="0" w:color="auto"/>
              <w:bottom w:val="single" w:sz="6" w:space="0" w:color="auto"/>
              <w:right w:val="single" w:sz="6" w:space="0" w:color="auto"/>
            </w:tcBorders>
          </w:tcPr>
          <w:p w14:paraId="6AE9C7AB" w14:textId="77777777" w:rsidR="00E013D0" w:rsidRPr="00EC22E2" w:rsidRDefault="00DF1EDC" w:rsidP="00E013D0">
            <w:pPr>
              <w:rPr>
                <w:sz w:val="16"/>
                <w:szCs w:val="16"/>
              </w:rPr>
            </w:pPr>
            <w:r w:rsidRPr="00EC22E2">
              <w:rPr>
                <w:sz w:val="16"/>
                <w:szCs w:val="16"/>
              </w:rPr>
              <w:t>jshelby5: added alert type</w:t>
            </w:r>
          </w:p>
        </w:tc>
      </w:tr>
      <w:tr w:rsidR="00E013D0" w14:paraId="02DFCFED" w14:textId="77777777" w:rsidTr="00E013D0">
        <w:trPr>
          <w:trHeight w:val="245"/>
          <w:jc w:val="center"/>
        </w:trPr>
        <w:tc>
          <w:tcPr>
            <w:tcW w:w="1755" w:type="dxa"/>
            <w:tcBorders>
              <w:top w:val="nil"/>
              <w:left w:val="single" w:sz="4" w:space="0" w:color="auto"/>
              <w:bottom w:val="nil"/>
              <w:right w:val="single" w:sz="4" w:space="0" w:color="auto"/>
            </w:tcBorders>
          </w:tcPr>
          <w:p w14:paraId="3220D187"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012F106" w14:textId="77777777" w:rsidR="00E013D0" w:rsidRPr="00EC22E2" w:rsidRDefault="00DF1EDC" w:rsidP="00E013D0">
            <w:pPr>
              <w:rPr>
                <w:sz w:val="16"/>
                <w:szCs w:val="16"/>
              </w:rPr>
            </w:pPr>
            <w:r w:rsidRPr="00EC22E2">
              <w:rPr>
                <w:sz w:val="16"/>
                <w:szCs w:val="16"/>
              </w:rPr>
              <w:t>WFHS-UC-REQ-315701/B-User changes SSID from WifiHotspotOffBoardClient when Vehicle is Off</w:t>
            </w:r>
          </w:p>
        </w:tc>
        <w:tc>
          <w:tcPr>
            <w:tcW w:w="5815" w:type="dxa"/>
            <w:tcBorders>
              <w:top w:val="single" w:sz="6" w:space="0" w:color="auto"/>
              <w:left w:val="single" w:sz="4" w:space="0" w:color="auto"/>
              <w:bottom w:val="single" w:sz="6" w:space="0" w:color="auto"/>
              <w:right w:val="single" w:sz="6" w:space="0" w:color="auto"/>
            </w:tcBorders>
          </w:tcPr>
          <w:p w14:paraId="61B549DF" w14:textId="77777777" w:rsidR="00E013D0" w:rsidRPr="00EC22E2" w:rsidRDefault="00DF1EDC" w:rsidP="00E013D0">
            <w:pPr>
              <w:rPr>
                <w:sz w:val="16"/>
                <w:szCs w:val="16"/>
              </w:rPr>
            </w:pPr>
            <w:r w:rsidRPr="00EC22E2">
              <w:rPr>
                <w:sz w:val="16"/>
                <w:szCs w:val="16"/>
              </w:rPr>
              <w:t>jshelby5: clarification: fixed the title from OnBoard to OffBoard</w:t>
            </w:r>
          </w:p>
        </w:tc>
      </w:tr>
      <w:tr w:rsidR="00E013D0" w14:paraId="37D56CDC" w14:textId="77777777" w:rsidTr="00E013D0">
        <w:trPr>
          <w:trHeight w:val="245"/>
          <w:jc w:val="center"/>
        </w:trPr>
        <w:tc>
          <w:tcPr>
            <w:tcW w:w="1755" w:type="dxa"/>
            <w:tcBorders>
              <w:top w:val="nil"/>
              <w:left w:val="single" w:sz="4" w:space="0" w:color="auto"/>
              <w:bottom w:val="nil"/>
              <w:right w:val="single" w:sz="4" w:space="0" w:color="auto"/>
            </w:tcBorders>
          </w:tcPr>
          <w:p w14:paraId="5F385764"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F7D7C30" w14:textId="77777777" w:rsidR="00E013D0" w:rsidRPr="00EC22E2" w:rsidRDefault="00DF1EDC" w:rsidP="00E013D0">
            <w:pPr>
              <w:rPr>
                <w:sz w:val="16"/>
                <w:szCs w:val="16"/>
              </w:rPr>
            </w:pPr>
            <w:r w:rsidRPr="00EC22E2">
              <w:rPr>
                <w:sz w:val="16"/>
                <w:szCs w:val="16"/>
              </w:rPr>
              <w:t>STR-209306/C-Requirements</w:t>
            </w:r>
          </w:p>
        </w:tc>
        <w:tc>
          <w:tcPr>
            <w:tcW w:w="5815" w:type="dxa"/>
            <w:tcBorders>
              <w:top w:val="single" w:sz="6" w:space="0" w:color="auto"/>
              <w:left w:val="single" w:sz="4" w:space="0" w:color="auto"/>
              <w:bottom w:val="single" w:sz="6" w:space="0" w:color="auto"/>
              <w:right w:val="single" w:sz="6" w:space="0" w:color="auto"/>
            </w:tcBorders>
          </w:tcPr>
          <w:p w14:paraId="5C11F449" w14:textId="77777777" w:rsidR="00E013D0" w:rsidRPr="00EC22E2" w:rsidRDefault="00DF1EDC" w:rsidP="00E013D0">
            <w:pPr>
              <w:rPr>
                <w:sz w:val="16"/>
                <w:szCs w:val="16"/>
              </w:rPr>
            </w:pPr>
            <w:r w:rsidRPr="00EC22E2">
              <w:rPr>
                <w:sz w:val="16"/>
                <w:szCs w:val="16"/>
              </w:rPr>
              <w:t>MBORREL4: Added REQ-336825-826. Removed REQ-191638. Replaced REQ-191638 with REQ-336826.</w:t>
            </w:r>
          </w:p>
        </w:tc>
      </w:tr>
      <w:tr w:rsidR="00E013D0" w14:paraId="29E9986E" w14:textId="77777777" w:rsidTr="00E013D0">
        <w:trPr>
          <w:trHeight w:val="245"/>
          <w:jc w:val="center"/>
        </w:trPr>
        <w:tc>
          <w:tcPr>
            <w:tcW w:w="1755" w:type="dxa"/>
            <w:tcBorders>
              <w:top w:val="nil"/>
              <w:left w:val="single" w:sz="4" w:space="0" w:color="auto"/>
              <w:bottom w:val="nil"/>
              <w:right w:val="single" w:sz="4" w:space="0" w:color="auto"/>
            </w:tcBorders>
          </w:tcPr>
          <w:p w14:paraId="11BE13AF"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405D94C" w14:textId="77777777" w:rsidR="00E013D0" w:rsidRPr="00EC22E2" w:rsidRDefault="00DF1EDC" w:rsidP="00E013D0">
            <w:pPr>
              <w:rPr>
                <w:sz w:val="16"/>
                <w:szCs w:val="16"/>
              </w:rPr>
            </w:pPr>
            <w:r w:rsidRPr="00EC22E2">
              <w:rPr>
                <w:sz w:val="16"/>
                <w:szCs w:val="16"/>
              </w:rPr>
              <w:t>WFHS-REQ-336825/A-Configurable Non-Correlated Password Alerts</w:t>
            </w:r>
          </w:p>
        </w:tc>
        <w:tc>
          <w:tcPr>
            <w:tcW w:w="5815" w:type="dxa"/>
            <w:tcBorders>
              <w:top w:val="single" w:sz="6" w:space="0" w:color="auto"/>
              <w:left w:val="single" w:sz="4" w:space="0" w:color="auto"/>
              <w:bottom w:val="single" w:sz="6" w:space="0" w:color="auto"/>
              <w:right w:val="single" w:sz="6" w:space="0" w:color="auto"/>
            </w:tcBorders>
          </w:tcPr>
          <w:p w14:paraId="2F6DFF58" w14:textId="77777777" w:rsidR="00E013D0" w:rsidRPr="00EC22E2" w:rsidRDefault="00DF1EDC" w:rsidP="00E013D0">
            <w:pPr>
              <w:rPr>
                <w:sz w:val="16"/>
                <w:szCs w:val="16"/>
              </w:rPr>
            </w:pPr>
            <w:r w:rsidRPr="00EC22E2">
              <w:rPr>
                <w:sz w:val="16"/>
                <w:szCs w:val="16"/>
              </w:rPr>
              <w:t>MBORREL4: New req.</w:t>
            </w:r>
          </w:p>
        </w:tc>
      </w:tr>
      <w:tr w:rsidR="00E013D0" w14:paraId="3B1CE3D4" w14:textId="77777777" w:rsidTr="00E013D0">
        <w:trPr>
          <w:trHeight w:val="245"/>
          <w:jc w:val="center"/>
        </w:trPr>
        <w:tc>
          <w:tcPr>
            <w:tcW w:w="1755" w:type="dxa"/>
            <w:tcBorders>
              <w:top w:val="nil"/>
              <w:left w:val="single" w:sz="4" w:space="0" w:color="auto"/>
              <w:bottom w:val="nil"/>
              <w:right w:val="single" w:sz="4" w:space="0" w:color="auto"/>
            </w:tcBorders>
          </w:tcPr>
          <w:p w14:paraId="0189760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1828C25" w14:textId="77777777" w:rsidR="00E013D0" w:rsidRPr="00EC22E2" w:rsidRDefault="00DF1EDC" w:rsidP="00E013D0">
            <w:pPr>
              <w:rPr>
                <w:sz w:val="16"/>
                <w:szCs w:val="16"/>
              </w:rPr>
            </w:pPr>
            <w:r w:rsidRPr="00EC22E2">
              <w:rPr>
                <w:sz w:val="16"/>
                <w:szCs w:val="16"/>
              </w:rPr>
              <w:t>WFHS-REQ-315704/B-Informing the WifiHotspotOffBoardClient of a password change</w:t>
            </w:r>
          </w:p>
        </w:tc>
        <w:tc>
          <w:tcPr>
            <w:tcW w:w="5815" w:type="dxa"/>
            <w:tcBorders>
              <w:top w:val="single" w:sz="6" w:space="0" w:color="auto"/>
              <w:left w:val="single" w:sz="4" w:space="0" w:color="auto"/>
              <w:bottom w:val="single" w:sz="6" w:space="0" w:color="auto"/>
              <w:right w:val="single" w:sz="6" w:space="0" w:color="auto"/>
            </w:tcBorders>
          </w:tcPr>
          <w:p w14:paraId="58471C7E" w14:textId="77777777" w:rsidR="00E013D0" w:rsidRPr="00EC22E2" w:rsidRDefault="00DF1EDC" w:rsidP="00E013D0">
            <w:pPr>
              <w:rPr>
                <w:sz w:val="16"/>
                <w:szCs w:val="16"/>
              </w:rPr>
            </w:pPr>
            <w:r w:rsidRPr="00EC22E2">
              <w:rPr>
                <w:sz w:val="16"/>
                <w:szCs w:val="16"/>
              </w:rPr>
              <w:t>jshelby5: added alert type</w:t>
            </w:r>
          </w:p>
        </w:tc>
      </w:tr>
      <w:tr w:rsidR="00E013D0" w14:paraId="71293CD7" w14:textId="77777777" w:rsidTr="00E013D0">
        <w:trPr>
          <w:trHeight w:val="245"/>
          <w:jc w:val="center"/>
        </w:trPr>
        <w:tc>
          <w:tcPr>
            <w:tcW w:w="1755" w:type="dxa"/>
            <w:tcBorders>
              <w:top w:val="nil"/>
              <w:left w:val="single" w:sz="4" w:space="0" w:color="auto"/>
              <w:bottom w:val="nil"/>
              <w:right w:val="single" w:sz="4" w:space="0" w:color="auto"/>
            </w:tcBorders>
          </w:tcPr>
          <w:p w14:paraId="5E5D1A46"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4C5DC9A" w14:textId="77777777" w:rsidR="00E013D0" w:rsidRPr="00EC22E2" w:rsidRDefault="00DF1EDC" w:rsidP="00E013D0">
            <w:pPr>
              <w:rPr>
                <w:sz w:val="16"/>
                <w:szCs w:val="16"/>
              </w:rPr>
            </w:pPr>
            <w:r w:rsidRPr="00EC22E2">
              <w:rPr>
                <w:sz w:val="16"/>
                <w:szCs w:val="16"/>
              </w:rPr>
              <w:t>WFHS-REQ-315706/B-Authorization dependency on password updates from the WifiHotspotOffBoardClient</w:t>
            </w:r>
          </w:p>
        </w:tc>
        <w:tc>
          <w:tcPr>
            <w:tcW w:w="5815" w:type="dxa"/>
            <w:tcBorders>
              <w:top w:val="single" w:sz="6" w:space="0" w:color="auto"/>
              <w:left w:val="single" w:sz="4" w:space="0" w:color="auto"/>
              <w:bottom w:val="single" w:sz="6" w:space="0" w:color="auto"/>
              <w:right w:val="single" w:sz="6" w:space="0" w:color="auto"/>
            </w:tcBorders>
          </w:tcPr>
          <w:p w14:paraId="25ACCC60" w14:textId="77777777" w:rsidR="00E013D0" w:rsidRPr="00EC22E2" w:rsidRDefault="00DF1EDC" w:rsidP="00E013D0">
            <w:pPr>
              <w:rPr>
                <w:sz w:val="16"/>
                <w:szCs w:val="16"/>
              </w:rPr>
            </w:pPr>
            <w:r w:rsidRPr="00EC22E2">
              <w:rPr>
                <w:sz w:val="16"/>
                <w:szCs w:val="16"/>
              </w:rPr>
              <w:t>MBORREL4: Updated req.</w:t>
            </w:r>
          </w:p>
        </w:tc>
      </w:tr>
      <w:tr w:rsidR="00E013D0" w14:paraId="7AFB3B9D" w14:textId="77777777" w:rsidTr="00E013D0">
        <w:trPr>
          <w:trHeight w:val="245"/>
          <w:jc w:val="center"/>
        </w:trPr>
        <w:tc>
          <w:tcPr>
            <w:tcW w:w="1755" w:type="dxa"/>
            <w:tcBorders>
              <w:top w:val="nil"/>
              <w:left w:val="single" w:sz="4" w:space="0" w:color="auto"/>
              <w:bottom w:val="nil"/>
              <w:right w:val="single" w:sz="4" w:space="0" w:color="auto"/>
            </w:tcBorders>
          </w:tcPr>
          <w:p w14:paraId="560FE64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B017062" w14:textId="77777777" w:rsidR="00E013D0" w:rsidRPr="00EC22E2" w:rsidRDefault="00DF1EDC" w:rsidP="00E013D0">
            <w:pPr>
              <w:rPr>
                <w:sz w:val="16"/>
                <w:szCs w:val="16"/>
              </w:rPr>
            </w:pPr>
            <w:r w:rsidRPr="00EC22E2">
              <w:rPr>
                <w:sz w:val="16"/>
                <w:szCs w:val="16"/>
              </w:rPr>
              <w:t>WFHSv2-REQ-336826/A-Password update request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4141237D" w14:textId="77777777" w:rsidR="00E013D0" w:rsidRPr="00EC22E2" w:rsidRDefault="00DF1EDC" w:rsidP="00E013D0">
            <w:pPr>
              <w:rPr>
                <w:sz w:val="16"/>
                <w:szCs w:val="16"/>
              </w:rPr>
            </w:pPr>
            <w:r w:rsidRPr="00EC22E2">
              <w:rPr>
                <w:sz w:val="16"/>
                <w:szCs w:val="16"/>
              </w:rPr>
              <w:t>MBORREL4: New req replaces REQ-191638, added alert type</w:t>
            </w:r>
          </w:p>
        </w:tc>
      </w:tr>
      <w:tr w:rsidR="00E013D0" w14:paraId="0BB08B2F" w14:textId="77777777" w:rsidTr="00E013D0">
        <w:trPr>
          <w:trHeight w:val="245"/>
          <w:jc w:val="center"/>
        </w:trPr>
        <w:tc>
          <w:tcPr>
            <w:tcW w:w="1755" w:type="dxa"/>
            <w:tcBorders>
              <w:top w:val="nil"/>
              <w:left w:val="single" w:sz="4" w:space="0" w:color="auto"/>
              <w:bottom w:val="nil"/>
              <w:right w:val="single" w:sz="4" w:space="0" w:color="auto"/>
            </w:tcBorders>
          </w:tcPr>
          <w:p w14:paraId="132AE1A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F1ED765" w14:textId="77777777" w:rsidR="00E013D0" w:rsidRPr="00EC22E2" w:rsidRDefault="00DF1EDC" w:rsidP="00E013D0">
            <w:pPr>
              <w:rPr>
                <w:sz w:val="16"/>
                <w:szCs w:val="16"/>
              </w:rPr>
            </w:pPr>
            <w:r w:rsidRPr="00EC22E2">
              <w:rPr>
                <w:sz w:val="16"/>
                <w:szCs w:val="16"/>
              </w:rPr>
              <w:t>WFHS-REQ-315707/B-Request from WifiHotspotOffBoardClient to change the password</w:t>
            </w:r>
          </w:p>
        </w:tc>
        <w:tc>
          <w:tcPr>
            <w:tcW w:w="5815" w:type="dxa"/>
            <w:tcBorders>
              <w:top w:val="single" w:sz="6" w:space="0" w:color="auto"/>
              <w:left w:val="single" w:sz="4" w:space="0" w:color="auto"/>
              <w:bottom w:val="single" w:sz="6" w:space="0" w:color="auto"/>
              <w:right w:val="single" w:sz="6" w:space="0" w:color="auto"/>
            </w:tcBorders>
          </w:tcPr>
          <w:p w14:paraId="0D3A2BD7" w14:textId="77777777" w:rsidR="00E013D0" w:rsidRPr="00EC22E2" w:rsidRDefault="00DF1EDC" w:rsidP="00E013D0">
            <w:pPr>
              <w:rPr>
                <w:sz w:val="16"/>
                <w:szCs w:val="16"/>
              </w:rPr>
            </w:pPr>
            <w:r w:rsidRPr="00EC22E2">
              <w:rPr>
                <w:sz w:val="16"/>
                <w:szCs w:val="16"/>
              </w:rPr>
              <w:t>jshelby5: added alert type</w:t>
            </w:r>
          </w:p>
        </w:tc>
      </w:tr>
      <w:tr w:rsidR="00E013D0" w14:paraId="7D5E204A" w14:textId="77777777" w:rsidTr="00E013D0">
        <w:trPr>
          <w:trHeight w:val="245"/>
          <w:jc w:val="center"/>
        </w:trPr>
        <w:tc>
          <w:tcPr>
            <w:tcW w:w="1755" w:type="dxa"/>
            <w:tcBorders>
              <w:top w:val="nil"/>
              <w:left w:val="single" w:sz="4" w:space="0" w:color="auto"/>
              <w:bottom w:val="nil"/>
              <w:right w:val="single" w:sz="4" w:space="0" w:color="auto"/>
            </w:tcBorders>
          </w:tcPr>
          <w:p w14:paraId="0ED846C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A1FABFD" w14:textId="77777777" w:rsidR="00E013D0" w:rsidRPr="00EC22E2" w:rsidRDefault="00DF1EDC" w:rsidP="00E013D0">
            <w:pPr>
              <w:rPr>
                <w:sz w:val="16"/>
                <w:szCs w:val="16"/>
              </w:rPr>
            </w:pPr>
            <w:r w:rsidRPr="00EC22E2">
              <w:rPr>
                <w:sz w:val="16"/>
                <w:szCs w:val="16"/>
              </w:rPr>
              <w:t>WFHSv1-UC-REQ-191939/D-User changes password from WifiHotspotOnBoardClient</w:t>
            </w:r>
          </w:p>
        </w:tc>
        <w:tc>
          <w:tcPr>
            <w:tcW w:w="5815" w:type="dxa"/>
            <w:tcBorders>
              <w:top w:val="single" w:sz="6" w:space="0" w:color="auto"/>
              <w:left w:val="single" w:sz="4" w:space="0" w:color="auto"/>
              <w:bottom w:val="single" w:sz="6" w:space="0" w:color="auto"/>
              <w:right w:val="single" w:sz="6" w:space="0" w:color="auto"/>
            </w:tcBorders>
          </w:tcPr>
          <w:p w14:paraId="4C15DA22" w14:textId="77777777" w:rsidR="00E013D0" w:rsidRPr="00EC22E2" w:rsidRDefault="00DF1EDC" w:rsidP="00E013D0">
            <w:pPr>
              <w:rPr>
                <w:sz w:val="16"/>
                <w:szCs w:val="16"/>
              </w:rPr>
            </w:pPr>
            <w:r w:rsidRPr="00EC22E2">
              <w:rPr>
                <w:sz w:val="16"/>
                <w:szCs w:val="16"/>
              </w:rPr>
              <w:t>jshelby5: Revert to RevB content</w:t>
            </w:r>
          </w:p>
        </w:tc>
      </w:tr>
      <w:tr w:rsidR="00E013D0" w14:paraId="1540A64C" w14:textId="77777777" w:rsidTr="00E013D0">
        <w:trPr>
          <w:trHeight w:val="245"/>
          <w:jc w:val="center"/>
        </w:trPr>
        <w:tc>
          <w:tcPr>
            <w:tcW w:w="1755" w:type="dxa"/>
            <w:tcBorders>
              <w:top w:val="nil"/>
              <w:left w:val="single" w:sz="4" w:space="0" w:color="auto"/>
              <w:bottom w:val="nil"/>
              <w:right w:val="single" w:sz="4" w:space="0" w:color="auto"/>
            </w:tcBorders>
          </w:tcPr>
          <w:p w14:paraId="1F09C43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54B8A22E" w14:textId="77777777" w:rsidR="00E013D0" w:rsidRPr="00EC22E2" w:rsidRDefault="00DF1EDC" w:rsidP="00E013D0">
            <w:pPr>
              <w:rPr>
                <w:sz w:val="16"/>
                <w:szCs w:val="16"/>
              </w:rPr>
            </w:pPr>
            <w:r w:rsidRPr="00EC22E2">
              <w:rPr>
                <w:sz w:val="16"/>
                <w:szCs w:val="16"/>
              </w:rPr>
              <w:t>WFHS-UC-REQ-315719/B-User changes password from WifiHotspotOffBoardClient when Vehicle is Off</w:t>
            </w:r>
          </w:p>
        </w:tc>
        <w:tc>
          <w:tcPr>
            <w:tcW w:w="5815" w:type="dxa"/>
            <w:tcBorders>
              <w:top w:val="single" w:sz="6" w:space="0" w:color="auto"/>
              <w:left w:val="single" w:sz="4" w:space="0" w:color="auto"/>
              <w:bottom w:val="single" w:sz="6" w:space="0" w:color="auto"/>
              <w:right w:val="single" w:sz="6" w:space="0" w:color="auto"/>
            </w:tcBorders>
          </w:tcPr>
          <w:p w14:paraId="4A32ADC1" w14:textId="77777777" w:rsidR="00E013D0" w:rsidRPr="00EC22E2" w:rsidRDefault="00DF1EDC" w:rsidP="00E013D0">
            <w:pPr>
              <w:rPr>
                <w:sz w:val="16"/>
                <w:szCs w:val="16"/>
              </w:rPr>
            </w:pPr>
            <w:r w:rsidRPr="00EC22E2">
              <w:rPr>
                <w:sz w:val="16"/>
                <w:szCs w:val="16"/>
              </w:rPr>
              <w:t>jshelby5: clarification: changed title from OnBoard to OffBoard</w:t>
            </w:r>
          </w:p>
        </w:tc>
      </w:tr>
      <w:tr w:rsidR="00E013D0" w14:paraId="3C1F91EF" w14:textId="77777777" w:rsidTr="00E013D0">
        <w:trPr>
          <w:trHeight w:val="245"/>
          <w:jc w:val="center"/>
        </w:trPr>
        <w:tc>
          <w:tcPr>
            <w:tcW w:w="1755" w:type="dxa"/>
            <w:tcBorders>
              <w:top w:val="nil"/>
              <w:left w:val="single" w:sz="4" w:space="0" w:color="auto"/>
              <w:bottom w:val="nil"/>
              <w:right w:val="single" w:sz="4" w:space="0" w:color="auto"/>
            </w:tcBorders>
          </w:tcPr>
          <w:p w14:paraId="6C387BA3"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DEC07BD" w14:textId="77777777" w:rsidR="00E013D0" w:rsidRPr="00EC22E2" w:rsidRDefault="00DF1EDC" w:rsidP="00E013D0">
            <w:pPr>
              <w:rPr>
                <w:sz w:val="16"/>
                <w:szCs w:val="16"/>
              </w:rPr>
            </w:pPr>
            <w:r w:rsidRPr="00EC22E2">
              <w:rPr>
                <w:sz w:val="16"/>
                <w:szCs w:val="16"/>
              </w:rPr>
              <w:t>WFHSv2-FUN-REQ-274802/B-Reporting Data Used</w:t>
            </w:r>
          </w:p>
        </w:tc>
        <w:tc>
          <w:tcPr>
            <w:tcW w:w="5815" w:type="dxa"/>
            <w:tcBorders>
              <w:top w:val="single" w:sz="6" w:space="0" w:color="auto"/>
              <w:left w:val="single" w:sz="4" w:space="0" w:color="auto"/>
              <w:bottom w:val="single" w:sz="6" w:space="0" w:color="auto"/>
              <w:right w:val="single" w:sz="6" w:space="0" w:color="auto"/>
            </w:tcBorders>
          </w:tcPr>
          <w:p w14:paraId="72F1AA4F" w14:textId="77777777" w:rsidR="00E013D0" w:rsidRPr="00EC22E2" w:rsidRDefault="00DF1EDC" w:rsidP="00E013D0">
            <w:pPr>
              <w:rPr>
                <w:sz w:val="16"/>
                <w:szCs w:val="16"/>
              </w:rPr>
            </w:pPr>
            <w:r w:rsidRPr="00EC22E2">
              <w:rPr>
                <w:sz w:val="16"/>
                <w:szCs w:val="16"/>
              </w:rPr>
              <w:t>MBORREL4: Updated function description (removed table)</w:t>
            </w:r>
          </w:p>
        </w:tc>
      </w:tr>
      <w:tr w:rsidR="00E013D0" w14:paraId="432F7760" w14:textId="77777777" w:rsidTr="00E013D0">
        <w:trPr>
          <w:trHeight w:val="245"/>
          <w:jc w:val="center"/>
        </w:trPr>
        <w:tc>
          <w:tcPr>
            <w:tcW w:w="1755" w:type="dxa"/>
            <w:tcBorders>
              <w:top w:val="nil"/>
              <w:left w:val="single" w:sz="4" w:space="0" w:color="auto"/>
              <w:bottom w:val="nil"/>
              <w:right w:val="single" w:sz="4" w:space="0" w:color="auto"/>
            </w:tcBorders>
          </w:tcPr>
          <w:p w14:paraId="222E53C5"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66506D27" w14:textId="77777777" w:rsidR="00E013D0" w:rsidRPr="00EC22E2" w:rsidRDefault="00DF1EDC" w:rsidP="00E013D0">
            <w:pPr>
              <w:rPr>
                <w:sz w:val="16"/>
                <w:szCs w:val="16"/>
              </w:rPr>
            </w:pPr>
            <w:r w:rsidRPr="00EC22E2">
              <w:rPr>
                <w:sz w:val="16"/>
                <w:szCs w:val="16"/>
              </w:rPr>
              <w:t>WFHSv3-REQ-281851/C-Displaying data usage information</w:t>
            </w:r>
          </w:p>
        </w:tc>
        <w:tc>
          <w:tcPr>
            <w:tcW w:w="5815" w:type="dxa"/>
            <w:tcBorders>
              <w:top w:val="single" w:sz="6" w:space="0" w:color="auto"/>
              <w:left w:val="single" w:sz="4" w:space="0" w:color="auto"/>
              <w:bottom w:val="single" w:sz="6" w:space="0" w:color="auto"/>
              <w:right w:val="single" w:sz="6" w:space="0" w:color="auto"/>
            </w:tcBorders>
          </w:tcPr>
          <w:p w14:paraId="36786109" w14:textId="77777777" w:rsidR="00E013D0" w:rsidRPr="00EC22E2" w:rsidRDefault="00DF1EDC" w:rsidP="00E013D0">
            <w:pPr>
              <w:rPr>
                <w:sz w:val="16"/>
                <w:szCs w:val="16"/>
              </w:rPr>
            </w:pPr>
            <w:r w:rsidRPr="00EC22E2">
              <w:rPr>
                <w:sz w:val="16"/>
                <w:szCs w:val="16"/>
              </w:rPr>
              <w:t>MBORREL4: Updated req.</w:t>
            </w:r>
          </w:p>
        </w:tc>
      </w:tr>
      <w:tr w:rsidR="00E013D0" w14:paraId="449BB45A" w14:textId="77777777" w:rsidTr="00E013D0">
        <w:trPr>
          <w:trHeight w:val="245"/>
          <w:jc w:val="center"/>
        </w:trPr>
        <w:tc>
          <w:tcPr>
            <w:tcW w:w="1755" w:type="dxa"/>
            <w:tcBorders>
              <w:top w:val="nil"/>
              <w:left w:val="single" w:sz="4" w:space="0" w:color="auto"/>
              <w:bottom w:val="nil"/>
              <w:right w:val="single" w:sz="4" w:space="0" w:color="auto"/>
            </w:tcBorders>
          </w:tcPr>
          <w:p w14:paraId="0F03874D"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156A5E41" w14:textId="77777777" w:rsidR="00E013D0" w:rsidRPr="00EC22E2" w:rsidRDefault="00DF1EDC" w:rsidP="00E013D0">
            <w:pPr>
              <w:rPr>
                <w:sz w:val="16"/>
                <w:szCs w:val="16"/>
              </w:rPr>
            </w:pPr>
            <w:r w:rsidRPr="00EC22E2">
              <w:rPr>
                <w:sz w:val="16"/>
                <w:szCs w:val="16"/>
              </w:rPr>
              <w:t>WFHSv2-UC-REQ-281865/B-User refreshes the data usage values on the mobile app while in the Wi-Fi Hotspot screen on the WifiHotspotOnBoardClient display</w:t>
            </w:r>
          </w:p>
        </w:tc>
        <w:tc>
          <w:tcPr>
            <w:tcW w:w="5815" w:type="dxa"/>
            <w:tcBorders>
              <w:top w:val="single" w:sz="6" w:space="0" w:color="auto"/>
              <w:left w:val="single" w:sz="4" w:space="0" w:color="auto"/>
              <w:bottom w:val="single" w:sz="6" w:space="0" w:color="auto"/>
              <w:right w:val="single" w:sz="6" w:space="0" w:color="auto"/>
            </w:tcBorders>
          </w:tcPr>
          <w:p w14:paraId="2CAEAFD1" w14:textId="77777777" w:rsidR="00E013D0" w:rsidRPr="00EC22E2" w:rsidRDefault="00DF1EDC" w:rsidP="00E013D0">
            <w:pPr>
              <w:rPr>
                <w:sz w:val="16"/>
                <w:szCs w:val="16"/>
              </w:rPr>
            </w:pPr>
            <w:r w:rsidRPr="00EC22E2">
              <w:rPr>
                <w:sz w:val="16"/>
                <w:szCs w:val="16"/>
              </w:rPr>
              <w:t>MBORREL4: Repalced WifiHotspotServer with WifiHotspotOnBoardClient in the Actor section</w:t>
            </w:r>
          </w:p>
        </w:tc>
      </w:tr>
      <w:tr w:rsidR="00E013D0" w14:paraId="4E66F87F" w14:textId="77777777" w:rsidTr="00E013D0">
        <w:trPr>
          <w:trHeight w:val="245"/>
          <w:jc w:val="center"/>
        </w:trPr>
        <w:tc>
          <w:tcPr>
            <w:tcW w:w="1755" w:type="dxa"/>
            <w:tcBorders>
              <w:top w:val="nil"/>
              <w:left w:val="single" w:sz="4" w:space="0" w:color="auto"/>
              <w:bottom w:val="nil"/>
              <w:right w:val="single" w:sz="4" w:space="0" w:color="auto"/>
            </w:tcBorders>
          </w:tcPr>
          <w:p w14:paraId="2462A8DA"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7F489F6" w14:textId="77777777" w:rsidR="00E013D0" w:rsidRPr="00EC22E2" w:rsidRDefault="00DF1EDC" w:rsidP="00E013D0">
            <w:pPr>
              <w:rPr>
                <w:sz w:val="16"/>
                <w:szCs w:val="16"/>
              </w:rPr>
            </w:pPr>
            <w:r w:rsidRPr="00EC22E2">
              <w:rPr>
                <w:sz w:val="16"/>
                <w:szCs w:val="16"/>
              </w:rPr>
              <w:t>STR-209318/B-Requirements</w:t>
            </w:r>
          </w:p>
        </w:tc>
        <w:tc>
          <w:tcPr>
            <w:tcW w:w="5815" w:type="dxa"/>
            <w:tcBorders>
              <w:top w:val="single" w:sz="6" w:space="0" w:color="auto"/>
              <w:left w:val="single" w:sz="4" w:space="0" w:color="auto"/>
              <w:bottom w:val="single" w:sz="6" w:space="0" w:color="auto"/>
              <w:right w:val="single" w:sz="6" w:space="0" w:color="auto"/>
            </w:tcBorders>
          </w:tcPr>
          <w:p w14:paraId="7B5D893E" w14:textId="77777777" w:rsidR="00E013D0" w:rsidRPr="00EC22E2" w:rsidRDefault="00DF1EDC" w:rsidP="00E013D0">
            <w:pPr>
              <w:rPr>
                <w:sz w:val="16"/>
                <w:szCs w:val="16"/>
              </w:rPr>
            </w:pPr>
            <w:r w:rsidRPr="00EC22E2">
              <w:rPr>
                <w:sz w:val="16"/>
                <w:szCs w:val="16"/>
              </w:rPr>
              <w:t>MBORREL4; Added REQ-336918</w:t>
            </w:r>
          </w:p>
        </w:tc>
      </w:tr>
      <w:tr w:rsidR="00E013D0" w14:paraId="5A937F5D" w14:textId="77777777" w:rsidTr="00E013D0">
        <w:trPr>
          <w:trHeight w:val="245"/>
          <w:jc w:val="center"/>
        </w:trPr>
        <w:tc>
          <w:tcPr>
            <w:tcW w:w="1755" w:type="dxa"/>
            <w:tcBorders>
              <w:top w:val="nil"/>
              <w:left w:val="single" w:sz="4" w:space="0" w:color="auto"/>
              <w:bottom w:val="nil"/>
              <w:right w:val="single" w:sz="4" w:space="0" w:color="auto"/>
            </w:tcBorders>
          </w:tcPr>
          <w:p w14:paraId="5F580C68"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FE0DDAD" w14:textId="77777777" w:rsidR="00E013D0" w:rsidRPr="00EC22E2" w:rsidRDefault="00DF1EDC" w:rsidP="00E013D0">
            <w:pPr>
              <w:rPr>
                <w:sz w:val="16"/>
                <w:szCs w:val="16"/>
              </w:rPr>
            </w:pPr>
            <w:r w:rsidRPr="00EC22E2">
              <w:rPr>
                <w:sz w:val="16"/>
                <w:szCs w:val="16"/>
              </w:rPr>
              <w:t>WFHS-REQ-336918/A-Informing the WifiHotspotOffBoardClient of a Wi-Fi Hotspot reset</w:t>
            </w:r>
          </w:p>
        </w:tc>
        <w:tc>
          <w:tcPr>
            <w:tcW w:w="5815" w:type="dxa"/>
            <w:tcBorders>
              <w:top w:val="single" w:sz="6" w:space="0" w:color="auto"/>
              <w:left w:val="single" w:sz="4" w:space="0" w:color="auto"/>
              <w:bottom w:val="single" w:sz="6" w:space="0" w:color="auto"/>
              <w:right w:val="single" w:sz="6" w:space="0" w:color="auto"/>
            </w:tcBorders>
          </w:tcPr>
          <w:p w14:paraId="00A52545" w14:textId="77777777" w:rsidR="00E013D0" w:rsidRPr="00EC22E2" w:rsidRDefault="00DF1EDC" w:rsidP="00E013D0">
            <w:pPr>
              <w:rPr>
                <w:sz w:val="16"/>
                <w:szCs w:val="16"/>
              </w:rPr>
            </w:pPr>
            <w:r w:rsidRPr="00EC22E2">
              <w:rPr>
                <w:sz w:val="16"/>
                <w:szCs w:val="16"/>
              </w:rPr>
              <w:t>MBORREL4: New req.</w:t>
            </w:r>
          </w:p>
        </w:tc>
      </w:tr>
      <w:tr w:rsidR="00E013D0" w14:paraId="62714944" w14:textId="77777777" w:rsidTr="004141DF">
        <w:trPr>
          <w:trHeight w:val="245"/>
          <w:jc w:val="center"/>
        </w:trPr>
        <w:tc>
          <w:tcPr>
            <w:tcW w:w="1755" w:type="dxa"/>
            <w:tcBorders>
              <w:top w:val="nil"/>
              <w:left w:val="single" w:sz="4" w:space="0" w:color="auto"/>
              <w:bottom w:val="single" w:sz="4" w:space="0" w:color="auto"/>
              <w:right w:val="single" w:sz="4" w:space="0" w:color="auto"/>
            </w:tcBorders>
          </w:tcPr>
          <w:p w14:paraId="6789EE92" w14:textId="77777777" w:rsidR="00E013D0" w:rsidRDefault="00E013D0"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31924FE6" w14:textId="77777777" w:rsidR="00E013D0" w:rsidRPr="00EC22E2" w:rsidRDefault="00DF1EDC" w:rsidP="00E013D0">
            <w:pPr>
              <w:rPr>
                <w:sz w:val="16"/>
                <w:szCs w:val="16"/>
              </w:rPr>
            </w:pPr>
            <w:r w:rsidRPr="00EC22E2">
              <w:rPr>
                <w:sz w:val="16"/>
                <w:szCs w:val="16"/>
              </w:rPr>
              <w:t>WFHSv2-UC-REQ-281878/B-Dealer replaces WifiHotspotServer while a Wi-Fi Hotspot data plan is active</w:t>
            </w:r>
          </w:p>
        </w:tc>
        <w:tc>
          <w:tcPr>
            <w:tcW w:w="5815" w:type="dxa"/>
            <w:tcBorders>
              <w:top w:val="single" w:sz="6" w:space="0" w:color="auto"/>
              <w:left w:val="single" w:sz="4" w:space="0" w:color="auto"/>
              <w:bottom w:val="single" w:sz="4" w:space="0" w:color="auto"/>
              <w:right w:val="single" w:sz="6" w:space="0" w:color="auto"/>
            </w:tcBorders>
          </w:tcPr>
          <w:p w14:paraId="551003DE" w14:textId="77777777" w:rsidR="00E013D0" w:rsidRPr="00EC22E2" w:rsidRDefault="00DF1EDC" w:rsidP="00E013D0">
            <w:pPr>
              <w:rPr>
                <w:sz w:val="16"/>
                <w:szCs w:val="16"/>
              </w:rPr>
            </w:pPr>
            <w:r w:rsidRPr="00EC22E2">
              <w:rPr>
                <w:sz w:val="16"/>
                <w:szCs w:val="16"/>
              </w:rPr>
              <w:t>MBORREL4: Updated scenario</w:t>
            </w:r>
          </w:p>
        </w:tc>
      </w:tr>
      <w:tr w:rsidR="00F952FB" w14:paraId="011AEAC7" w14:textId="77777777" w:rsidTr="003C5DE9">
        <w:trPr>
          <w:trHeight w:val="245"/>
          <w:jc w:val="center"/>
        </w:trPr>
        <w:tc>
          <w:tcPr>
            <w:tcW w:w="1755" w:type="dxa"/>
            <w:tcBorders>
              <w:top w:val="single" w:sz="4" w:space="0" w:color="auto"/>
              <w:left w:val="single" w:sz="4" w:space="0" w:color="auto"/>
              <w:bottom w:val="single" w:sz="4" w:space="0" w:color="auto"/>
              <w:right w:val="single" w:sz="4" w:space="0" w:color="auto"/>
            </w:tcBorders>
            <w:shd w:val="horzCross" w:color="auto" w:fill="auto"/>
          </w:tcPr>
          <w:p w14:paraId="6AAA8EFE" w14:textId="33F4CCA5" w:rsidR="00F952FB" w:rsidRDefault="00F952FB"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shd w:val="horzCross" w:color="auto" w:fill="auto"/>
          </w:tcPr>
          <w:p w14:paraId="2C3CA667" w14:textId="77777777" w:rsidR="00F952FB" w:rsidRPr="00EC22E2" w:rsidRDefault="00F952FB" w:rsidP="00E013D0">
            <w:pPr>
              <w:rPr>
                <w:sz w:val="16"/>
                <w:szCs w:val="16"/>
              </w:rPr>
            </w:pPr>
          </w:p>
        </w:tc>
        <w:tc>
          <w:tcPr>
            <w:tcW w:w="5815" w:type="dxa"/>
            <w:tcBorders>
              <w:top w:val="single" w:sz="4" w:space="0" w:color="auto"/>
              <w:left w:val="single" w:sz="4" w:space="0" w:color="auto"/>
              <w:bottom w:val="single" w:sz="4" w:space="0" w:color="auto"/>
              <w:right w:val="single" w:sz="4" w:space="0" w:color="auto"/>
            </w:tcBorders>
            <w:shd w:val="horzCross" w:color="auto" w:fill="auto"/>
          </w:tcPr>
          <w:p w14:paraId="2DC8881F" w14:textId="77777777" w:rsidR="00F952FB" w:rsidRPr="00EC22E2" w:rsidRDefault="00F952FB" w:rsidP="00E013D0">
            <w:pPr>
              <w:rPr>
                <w:sz w:val="16"/>
                <w:szCs w:val="16"/>
              </w:rPr>
            </w:pPr>
          </w:p>
        </w:tc>
      </w:tr>
      <w:tr w:rsidR="004141DF" w14:paraId="138D37BF" w14:textId="77777777" w:rsidTr="003C5DE9">
        <w:trPr>
          <w:trHeight w:val="245"/>
          <w:jc w:val="center"/>
        </w:trPr>
        <w:tc>
          <w:tcPr>
            <w:tcW w:w="1755" w:type="dxa"/>
            <w:tcBorders>
              <w:top w:val="single" w:sz="4" w:space="0" w:color="auto"/>
              <w:left w:val="single" w:sz="4" w:space="0" w:color="auto"/>
              <w:bottom w:val="single" w:sz="4" w:space="0" w:color="auto"/>
              <w:right w:val="single" w:sz="4" w:space="0" w:color="auto"/>
            </w:tcBorders>
            <w:shd w:val="clear" w:color="auto" w:fill="auto"/>
          </w:tcPr>
          <w:p w14:paraId="492AF95E" w14:textId="301591F9" w:rsidR="004141DF" w:rsidRDefault="004141DF" w:rsidP="00E013D0">
            <w:pPr>
              <w:spacing w:line="276" w:lineRule="auto"/>
              <w:rPr>
                <w:rFonts w:cs="Arial"/>
                <w:sz w:val="16"/>
                <w:lang w:val="fr-FR"/>
              </w:rPr>
            </w:pPr>
            <w:r>
              <w:rPr>
                <w:rFonts w:cs="Arial"/>
                <w:sz w:val="16"/>
                <w:lang w:val="fr-FR"/>
              </w:rPr>
              <w:t>Jun 06, 2020</w:t>
            </w:r>
          </w:p>
        </w:tc>
        <w:tc>
          <w:tcPr>
            <w:tcW w:w="9297" w:type="dxa"/>
            <w:gridSpan w:val="3"/>
            <w:tcBorders>
              <w:top w:val="single" w:sz="4" w:space="0" w:color="auto"/>
              <w:left w:val="single" w:sz="4" w:space="0" w:color="auto"/>
              <w:bottom w:val="single" w:sz="4" w:space="0" w:color="auto"/>
              <w:right w:val="single" w:sz="4" w:space="0" w:color="auto"/>
            </w:tcBorders>
            <w:shd w:val="clear" w:color="auto" w:fill="auto"/>
          </w:tcPr>
          <w:p w14:paraId="692A3702" w14:textId="3209D375" w:rsidR="004141DF" w:rsidRPr="00EC22E2" w:rsidRDefault="004141DF" w:rsidP="00E013D0">
            <w:pPr>
              <w:rPr>
                <w:sz w:val="16"/>
                <w:szCs w:val="16"/>
              </w:rPr>
            </w:pPr>
            <w:r>
              <w:rPr>
                <w:sz w:val="16"/>
                <w:szCs w:val="16"/>
              </w:rPr>
              <w:t>V1.4</w:t>
            </w:r>
          </w:p>
        </w:tc>
      </w:tr>
      <w:tr w:rsidR="00BE3BE8" w14:paraId="0E1B8BBA" w14:textId="77777777" w:rsidTr="00791A3F">
        <w:trPr>
          <w:trHeight w:val="245"/>
          <w:jc w:val="center"/>
        </w:trPr>
        <w:tc>
          <w:tcPr>
            <w:tcW w:w="1755" w:type="dxa"/>
            <w:vMerge w:val="restart"/>
            <w:tcBorders>
              <w:top w:val="single" w:sz="4" w:space="0" w:color="auto"/>
              <w:left w:val="single" w:sz="4" w:space="0" w:color="auto"/>
              <w:right w:val="single" w:sz="4" w:space="0" w:color="auto"/>
            </w:tcBorders>
          </w:tcPr>
          <w:p w14:paraId="35AE151B" w14:textId="77777777" w:rsidR="00BE3BE8" w:rsidRDefault="00BE3BE8"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726C720B" w14:textId="256B682D" w:rsidR="00BE3BE8" w:rsidRPr="00EC22E2" w:rsidRDefault="00BE3BE8" w:rsidP="00E013D0">
            <w:pPr>
              <w:rPr>
                <w:sz w:val="16"/>
                <w:szCs w:val="16"/>
              </w:rPr>
            </w:pPr>
            <w:r w:rsidRPr="002A7153">
              <w:rPr>
                <w:sz w:val="16"/>
                <w:szCs w:val="16"/>
              </w:rPr>
              <w:t>WFHSv2-UC-REQ-283751/A-E5 User attempts to view SSID/password through WifiHotspotOnBoardClient while under driver restriction</w:t>
            </w:r>
          </w:p>
        </w:tc>
        <w:tc>
          <w:tcPr>
            <w:tcW w:w="5815" w:type="dxa"/>
            <w:tcBorders>
              <w:top w:val="single" w:sz="4" w:space="0" w:color="auto"/>
              <w:left w:val="single" w:sz="4" w:space="0" w:color="auto"/>
              <w:bottom w:val="single" w:sz="6" w:space="0" w:color="auto"/>
              <w:right w:val="single" w:sz="6" w:space="0" w:color="auto"/>
            </w:tcBorders>
          </w:tcPr>
          <w:p w14:paraId="455FFA8B" w14:textId="07D9FFEB" w:rsidR="00BE3BE8" w:rsidRPr="00EC22E2" w:rsidRDefault="00BE3BE8" w:rsidP="00E013D0">
            <w:pPr>
              <w:rPr>
                <w:sz w:val="16"/>
                <w:szCs w:val="16"/>
              </w:rPr>
            </w:pPr>
            <w:r>
              <w:rPr>
                <w:sz w:val="16"/>
                <w:szCs w:val="16"/>
              </w:rPr>
              <w:t xml:space="preserve">OVEGAMAR: Update section </w:t>
            </w:r>
            <w:r w:rsidRPr="002A7153">
              <w:rPr>
                <w:sz w:val="16"/>
                <w:szCs w:val="16"/>
              </w:rPr>
              <w:t>WFHSv2-UC-REQ-283751/A-E5 User attempts to view SSID/password through WifiHotspotOnBoardClient while under driver restriction</w:t>
            </w:r>
            <w:r>
              <w:rPr>
                <w:sz w:val="16"/>
                <w:szCs w:val="16"/>
              </w:rPr>
              <w:t xml:space="preserve"> to reflect changes of H21j driver restriction</w:t>
            </w:r>
          </w:p>
        </w:tc>
      </w:tr>
      <w:tr w:rsidR="00BE3BE8" w14:paraId="0080C0F9" w14:textId="77777777" w:rsidTr="00791A3F">
        <w:trPr>
          <w:trHeight w:val="245"/>
          <w:jc w:val="center"/>
        </w:trPr>
        <w:tc>
          <w:tcPr>
            <w:tcW w:w="1755" w:type="dxa"/>
            <w:vMerge/>
            <w:tcBorders>
              <w:left w:val="single" w:sz="4" w:space="0" w:color="auto"/>
              <w:right w:val="single" w:sz="4" w:space="0" w:color="auto"/>
            </w:tcBorders>
          </w:tcPr>
          <w:p w14:paraId="56A9D842" w14:textId="77777777" w:rsidR="00BE3BE8" w:rsidRDefault="00BE3BE8"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4CDA442A" w14:textId="67FDEE97" w:rsidR="00BE3BE8" w:rsidRPr="00EC22E2" w:rsidRDefault="00BE3BE8" w:rsidP="00E013D0">
            <w:pPr>
              <w:rPr>
                <w:sz w:val="16"/>
                <w:szCs w:val="16"/>
              </w:rPr>
            </w:pPr>
            <w:ins w:id="2" w:author="Vega martinez, Oscar (O.)" w:date="2020-06-19T12:00:00Z">
              <w:r w:rsidRPr="00C27EC3">
                <w:rPr>
                  <w:sz w:val="16"/>
                  <w:szCs w:val="16"/>
                </w:rPr>
                <w:t>WFHSv2-REQ-283766/A-User requests to block a device from the hotspot through WifiHotspotOnBoardClient display</w:t>
              </w:r>
            </w:ins>
          </w:p>
        </w:tc>
        <w:tc>
          <w:tcPr>
            <w:tcW w:w="5815" w:type="dxa"/>
            <w:tcBorders>
              <w:top w:val="single" w:sz="6" w:space="0" w:color="auto"/>
              <w:left w:val="single" w:sz="4" w:space="0" w:color="auto"/>
              <w:bottom w:val="single" w:sz="6" w:space="0" w:color="auto"/>
              <w:right w:val="single" w:sz="6" w:space="0" w:color="auto"/>
            </w:tcBorders>
          </w:tcPr>
          <w:p w14:paraId="6C75DBDE" w14:textId="13B0E211" w:rsidR="00BE3BE8" w:rsidRPr="00EC22E2" w:rsidRDefault="00BE3BE8" w:rsidP="00E013D0">
            <w:pPr>
              <w:rPr>
                <w:sz w:val="16"/>
                <w:szCs w:val="16"/>
              </w:rPr>
            </w:pPr>
            <w:ins w:id="3" w:author="Vega martinez, Oscar (O.)" w:date="2020-06-19T12:00:00Z">
              <w:r>
                <w:rPr>
                  <w:sz w:val="16"/>
                  <w:szCs w:val="16"/>
                </w:rPr>
                <w:t>OVEGAMAR: Removed popup to confirm when blocking</w:t>
              </w:r>
            </w:ins>
            <w:ins w:id="4" w:author="Vega martinez, Oscar (O.)" w:date="2020-06-19T12:01:00Z">
              <w:r>
                <w:rPr>
                  <w:sz w:val="16"/>
                  <w:szCs w:val="16"/>
                </w:rPr>
                <w:t xml:space="preserve"> </w:t>
              </w:r>
            </w:ins>
            <w:ins w:id="5" w:author="Vega martinez, Oscar (O.)" w:date="2020-06-19T12:00:00Z">
              <w:r>
                <w:rPr>
                  <w:sz w:val="16"/>
                  <w:szCs w:val="16"/>
                </w:rPr>
                <w:t>devices in HMI for Wi-Fi Hotspot</w:t>
              </w:r>
            </w:ins>
          </w:p>
        </w:tc>
      </w:tr>
      <w:tr w:rsidR="00BE3BE8" w14:paraId="44DD848A" w14:textId="77777777" w:rsidTr="00791A3F">
        <w:trPr>
          <w:trHeight w:val="245"/>
          <w:jc w:val="center"/>
        </w:trPr>
        <w:tc>
          <w:tcPr>
            <w:tcW w:w="1755" w:type="dxa"/>
            <w:vMerge/>
            <w:tcBorders>
              <w:left w:val="single" w:sz="4" w:space="0" w:color="auto"/>
              <w:bottom w:val="nil"/>
              <w:right w:val="single" w:sz="4" w:space="0" w:color="auto"/>
            </w:tcBorders>
          </w:tcPr>
          <w:p w14:paraId="3003135C" w14:textId="77777777" w:rsidR="00BE3BE8" w:rsidRDefault="00BE3BE8" w:rsidP="00E013D0">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tcPr>
          <w:p w14:paraId="010A835F" w14:textId="4EEFB086" w:rsidR="00BE3BE8" w:rsidRPr="00EC22E2" w:rsidRDefault="00BE3BE8" w:rsidP="00E013D0">
            <w:pPr>
              <w:rPr>
                <w:sz w:val="16"/>
                <w:szCs w:val="16"/>
              </w:rPr>
            </w:pPr>
            <w:ins w:id="6" w:author="Vega martinez, Oscar (O.)" w:date="2020-06-19T12:01:00Z">
              <w:r w:rsidRPr="00384954">
                <w:rPr>
                  <w:sz w:val="16"/>
                  <w:szCs w:val="16"/>
                </w:rPr>
                <w:t>WFHSv2-REQ-283768/A-User requests to unblock a device from the blocked list through WifiHotspotOnBoardClient display</w:t>
              </w:r>
            </w:ins>
          </w:p>
        </w:tc>
        <w:tc>
          <w:tcPr>
            <w:tcW w:w="5815" w:type="dxa"/>
            <w:tcBorders>
              <w:top w:val="single" w:sz="6" w:space="0" w:color="auto"/>
              <w:left w:val="single" w:sz="4" w:space="0" w:color="auto"/>
              <w:bottom w:val="single" w:sz="6" w:space="0" w:color="auto"/>
              <w:right w:val="single" w:sz="6" w:space="0" w:color="auto"/>
            </w:tcBorders>
          </w:tcPr>
          <w:p w14:paraId="0B5E89EA" w14:textId="1829B928" w:rsidR="00BE3BE8" w:rsidRPr="00EC22E2" w:rsidRDefault="00BE3BE8" w:rsidP="00E013D0">
            <w:pPr>
              <w:rPr>
                <w:sz w:val="16"/>
                <w:szCs w:val="16"/>
              </w:rPr>
            </w:pPr>
            <w:ins w:id="7" w:author="Vega martinez, Oscar (O.)" w:date="2020-06-19T12:01:00Z">
              <w:r>
                <w:rPr>
                  <w:sz w:val="16"/>
                  <w:szCs w:val="16"/>
                </w:rPr>
                <w:t>OVEGAMAR: Removed popup to confirm when unblocking devices in HMI for Wi-Fi Hotspot</w:t>
              </w:r>
            </w:ins>
          </w:p>
        </w:tc>
      </w:tr>
      <w:tr w:rsidR="00B143A1" w14:paraId="34E99582" w14:textId="77777777" w:rsidTr="00F27438">
        <w:tblPrEx>
          <w:tblW w:w="11052" w:type="dxa"/>
          <w:jc w:val="center"/>
          <w:tblLayout w:type="fixed"/>
          <w:tblPrExChange w:id="8" w:author="Shelby, Jessica (J.A.)" w:date="2020-08-14T16:15:00Z">
            <w:tblPrEx>
              <w:tblW w:w="11052" w:type="dxa"/>
              <w:jc w:val="center"/>
              <w:tblLayout w:type="fixed"/>
            </w:tblPrEx>
          </w:tblPrExChange>
        </w:tblPrEx>
        <w:trPr>
          <w:trHeight w:val="245"/>
          <w:jc w:val="center"/>
          <w:trPrChange w:id="9" w:author="Shelby, Jessica (J.A.)" w:date="2020-08-14T16:15:00Z">
            <w:trPr>
              <w:trHeight w:val="245"/>
              <w:jc w:val="center"/>
            </w:trPr>
          </w:trPrChange>
        </w:trPr>
        <w:tc>
          <w:tcPr>
            <w:tcW w:w="1755" w:type="dxa"/>
            <w:tcBorders>
              <w:top w:val="nil"/>
              <w:left w:val="single" w:sz="4" w:space="0" w:color="auto"/>
              <w:bottom w:val="single" w:sz="4" w:space="0" w:color="auto"/>
              <w:right w:val="single" w:sz="4" w:space="0" w:color="auto"/>
            </w:tcBorders>
            <w:tcPrChange w:id="10" w:author="Shelby, Jessica (J.A.)" w:date="2020-08-14T16:15:00Z">
              <w:tcPr>
                <w:tcW w:w="1755" w:type="dxa"/>
                <w:tcBorders>
                  <w:top w:val="nil"/>
                  <w:left w:val="single" w:sz="4" w:space="0" w:color="auto"/>
                  <w:bottom w:val="single" w:sz="4" w:space="0" w:color="auto"/>
                  <w:right w:val="single" w:sz="4" w:space="0" w:color="auto"/>
                </w:tcBorders>
              </w:tcPr>
            </w:tcPrChange>
          </w:tcPr>
          <w:p w14:paraId="42D7AD54" w14:textId="77777777" w:rsidR="00B143A1" w:rsidRDefault="00B143A1" w:rsidP="00B143A1">
            <w:pPr>
              <w:spacing w:line="276" w:lineRule="auto"/>
              <w:rPr>
                <w:rFonts w:cs="Arial"/>
                <w:sz w:val="16"/>
                <w:lang w:val="fr-FR"/>
              </w:rPr>
            </w:pPr>
          </w:p>
        </w:tc>
        <w:tc>
          <w:tcPr>
            <w:tcW w:w="3482" w:type="dxa"/>
            <w:gridSpan w:val="2"/>
            <w:tcBorders>
              <w:top w:val="single" w:sz="4" w:space="0" w:color="auto"/>
              <w:left w:val="single" w:sz="4" w:space="0" w:color="auto"/>
              <w:bottom w:val="single" w:sz="4" w:space="0" w:color="auto"/>
              <w:right w:val="single" w:sz="4" w:space="0" w:color="auto"/>
            </w:tcBorders>
            <w:shd w:val="clear" w:color="auto" w:fill="auto"/>
            <w:vAlign w:val="center"/>
            <w:tcPrChange w:id="11" w:author="Shelby, Jessica (J.A.)" w:date="2020-08-14T16:15:00Z">
              <w:tcPr>
                <w:tcW w:w="3482" w:type="dxa"/>
                <w:gridSpan w:val="2"/>
                <w:tcBorders>
                  <w:top w:val="single" w:sz="4" w:space="0" w:color="auto"/>
                  <w:left w:val="single" w:sz="4" w:space="0" w:color="auto"/>
                  <w:bottom w:val="single" w:sz="4" w:space="0" w:color="auto"/>
                  <w:right w:val="single" w:sz="4" w:space="0" w:color="auto"/>
                </w:tcBorders>
              </w:tcPr>
            </w:tcPrChange>
          </w:tcPr>
          <w:p w14:paraId="6721430F" w14:textId="65DA9BC6" w:rsidR="00B143A1" w:rsidRPr="00EC22E2" w:rsidRDefault="00B143A1" w:rsidP="00B143A1">
            <w:pPr>
              <w:rPr>
                <w:sz w:val="16"/>
                <w:szCs w:val="16"/>
              </w:rPr>
            </w:pPr>
            <w:ins w:id="12" w:author="Shelby, Jessica (J.A.)" w:date="2020-08-14T16:15:00Z">
              <w:r w:rsidRPr="00C76712">
                <w:rPr>
                  <w:sz w:val="16"/>
                </w:rPr>
                <w:t>WFHSv2-REQ-283727/A-WifiHotspotOnBoardClient identifies the vehicle region</w:t>
              </w:r>
            </w:ins>
          </w:p>
        </w:tc>
        <w:tc>
          <w:tcPr>
            <w:tcW w:w="5815" w:type="dxa"/>
            <w:tcBorders>
              <w:top w:val="single" w:sz="6" w:space="0" w:color="auto"/>
              <w:left w:val="single" w:sz="4" w:space="0" w:color="auto"/>
              <w:bottom w:val="single" w:sz="6" w:space="0" w:color="auto"/>
              <w:right w:val="single" w:sz="6" w:space="0" w:color="auto"/>
            </w:tcBorders>
            <w:shd w:val="clear" w:color="auto" w:fill="auto"/>
            <w:tcPrChange w:id="13" w:author="Shelby, Jessica (J.A.)" w:date="2020-08-14T16:15:00Z">
              <w:tcPr>
                <w:tcW w:w="5815" w:type="dxa"/>
                <w:tcBorders>
                  <w:top w:val="single" w:sz="6" w:space="0" w:color="auto"/>
                  <w:left w:val="single" w:sz="4" w:space="0" w:color="auto"/>
                  <w:bottom w:val="single" w:sz="6" w:space="0" w:color="auto"/>
                  <w:right w:val="single" w:sz="6" w:space="0" w:color="auto"/>
                </w:tcBorders>
              </w:tcPr>
            </w:tcPrChange>
          </w:tcPr>
          <w:p w14:paraId="02168499" w14:textId="0E96F464" w:rsidR="00B143A1" w:rsidRPr="00EC22E2" w:rsidRDefault="00B143A1" w:rsidP="00B143A1">
            <w:pPr>
              <w:rPr>
                <w:sz w:val="16"/>
                <w:szCs w:val="16"/>
              </w:rPr>
            </w:pPr>
            <w:ins w:id="14" w:author="Shelby, Jessica (J.A.)" w:date="2020-08-14T16:15:00Z">
              <w:r w:rsidRPr="00C76712">
                <w:rPr>
                  <w:sz w:val="16"/>
                </w:rPr>
                <w:t>added Brazil market</w:t>
              </w:r>
            </w:ins>
          </w:p>
        </w:tc>
      </w:tr>
    </w:tbl>
    <w:p w14:paraId="2F14ABF1" w14:textId="77777777" w:rsidR="00E013D0" w:rsidRDefault="00E013D0">
      <w:pPr>
        <w:rPr>
          <w:rFonts w:cs="Arial"/>
        </w:rPr>
      </w:pPr>
    </w:p>
    <w:tbl>
      <w:tblPr>
        <w:tblW w:w="11049" w:type="dxa"/>
        <w:jc w:val="center"/>
        <w:tblLayout w:type="fixed"/>
        <w:tblLook w:val="04A0" w:firstRow="1" w:lastRow="0" w:firstColumn="1" w:lastColumn="0" w:noHBand="0" w:noVBand="1"/>
      </w:tblPr>
      <w:tblGrid>
        <w:gridCol w:w="4138"/>
        <w:gridCol w:w="6911"/>
      </w:tblGrid>
      <w:tr w:rsidR="00B143A1" w:rsidRPr="00B143A1" w14:paraId="52554437" w14:textId="77777777" w:rsidTr="00CC77B9">
        <w:trPr>
          <w:trHeight w:val="245"/>
          <w:jc w:val="center"/>
          <w:ins w:id="15" w:author="Shelby, Jessica (J.A.)" w:date="2020-08-14T16:18:00Z"/>
        </w:trPr>
        <w:tc>
          <w:tcPr>
            <w:tcW w:w="4138" w:type="dxa"/>
            <w:tcBorders>
              <w:top w:val="single" w:sz="4" w:space="0" w:color="auto"/>
              <w:left w:val="single" w:sz="4" w:space="0" w:color="auto"/>
              <w:bottom w:val="single" w:sz="4" w:space="0" w:color="auto"/>
              <w:right w:val="single" w:sz="4" w:space="0" w:color="auto"/>
            </w:tcBorders>
            <w:shd w:val="clear" w:color="auto" w:fill="auto"/>
          </w:tcPr>
          <w:p w14:paraId="3BA29F6E" w14:textId="77777777" w:rsidR="00B143A1" w:rsidRPr="00B143A1" w:rsidRDefault="00B143A1" w:rsidP="00B143A1">
            <w:pPr>
              <w:rPr>
                <w:ins w:id="16" w:author="Shelby, Jessica (J.A.)" w:date="2020-08-14T16:18:00Z"/>
                <w:sz w:val="16"/>
              </w:rPr>
            </w:pPr>
            <w:ins w:id="17" w:author="Shelby, Jessica (J.A.)" w:date="2020-08-14T16:18:00Z">
              <w:r w:rsidRPr="00B143A1">
                <w:rPr>
                  <w:sz w:val="16"/>
                </w:rPr>
                <w:t>WFHSv2-FUN-REQ-274808/A-Managing Carrier Information</w:t>
              </w:r>
            </w:ins>
          </w:p>
        </w:tc>
        <w:tc>
          <w:tcPr>
            <w:tcW w:w="6911" w:type="dxa"/>
            <w:tcBorders>
              <w:top w:val="single" w:sz="6" w:space="0" w:color="auto"/>
              <w:left w:val="single" w:sz="4" w:space="0" w:color="auto"/>
              <w:bottom w:val="single" w:sz="6" w:space="0" w:color="auto"/>
              <w:right w:val="single" w:sz="6" w:space="0" w:color="auto"/>
            </w:tcBorders>
            <w:shd w:val="clear" w:color="auto" w:fill="auto"/>
          </w:tcPr>
          <w:p w14:paraId="68CB1799" w14:textId="77777777" w:rsidR="00B143A1" w:rsidRPr="00B143A1" w:rsidRDefault="00B143A1" w:rsidP="00B143A1">
            <w:pPr>
              <w:rPr>
                <w:ins w:id="18" w:author="Shelby, Jessica (J.A.)" w:date="2020-08-14T16:18:00Z"/>
                <w:sz w:val="16"/>
              </w:rPr>
            </w:pPr>
            <w:ins w:id="19" w:author="Shelby, Jessica (J.A.)" w:date="2020-08-14T16:18:00Z">
              <w:r w:rsidRPr="00B143A1">
                <w:rPr>
                  <w:sz w:val="16"/>
                </w:rPr>
                <w:t>Clarification: customers can use landing page in all markets</w:t>
              </w:r>
            </w:ins>
          </w:p>
        </w:tc>
      </w:tr>
      <w:tr w:rsidR="00CC77B9" w14:paraId="6DB71A50" w14:textId="77777777" w:rsidTr="00CC77B9">
        <w:trPr>
          <w:trHeight w:val="245"/>
          <w:jc w:val="center"/>
          <w:ins w:id="20" w:author="Shelby, Jessica (J.A.)" w:date="2020-08-14T16:25:00Z"/>
        </w:trPr>
        <w:tc>
          <w:tcPr>
            <w:tcW w:w="4138" w:type="dxa"/>
            <w:tcBorders>
              <w:top w:val="single" w:sz="4" w:space="0" w:color="auto"/>
              <w:left w:val="single" w:sz="4" w:space="0" w:color="auto"/>
              <w:bottom w:val="single" w:sz="4" w:space="0" w:color="auto"/>
              <w:right w:val="single" w:sz="4" w:space="0" w:color="auto"/>
            </w:tcBorders>
            <w:shd w:val="clear" w:color="auto" w:fill="auto"/>
          </w:tcPr>
          <w:p w14:paraId="3B2BA70E" w14:textId="77777777" w:rsidR="00CC77B9" w:rsidRPr="00CC77B9" w:rsidRDefault="00CC77B9" w:rsidP="00211D1D">
            <w:pPr>
              <w:rPr>
                <w:ins w:id="21" w:author="Shelby, Jessica (J.A.)" w:date="2020-08-14T16:25:00Z"/>
                <w:sz w:val="16"/>
              </w:rPr>
            </w:pPr>
            <w:ins w:id="22" w:author="Shelby, Jessica (J.A.)" w:date="2020-08-14T16:25:00Z">
              <w:r w:rsidRPr="00CC77B9">
                <w:rPr>
                  <w:sz w:val="16"/>
                </w:rPr>
                <w:t>WFHSv2-REQ-283741/A-Displaying the dedicated WifiHotspotServer icon on the WifiHotspotOnBoardClient display</w:t>
              </w:r>
            </w:ins>
          </w:p>
        </w:tc>
        <w:tc>
          <w:tcPr>
            <w:tcW w:w="6911" w:type="dxa"/>
            <w:tcBorders>
              <w:top w:val="single" w:sz="6" w:space="0" w:color="auto"/>
              <w:left w:val="single" w:sz="4" w:space="0" w:color="auto"/>
              <w:bottom w:val="single" w:sz="6" w:space="0" w:color="auto"/>
              <w:right w:val="single" w:sz="6" w:space="0" w:color="auto"/>
            </w:tcBorders>
            <w:shd w:val="clear" w:color="auto" w:fill="auto"/>
          </w:tcPr>
          <w:p w14:paraId="14B48DF8" w14:textId="77777777" w:rsidR="00CC77B9" w:rsidRPr="00CC77B9" w:rsidRDefault="00CC77B9" w:rsidP="00211D1D">
            <w:pPr>
              <w:rPr>
                <w:ins w:id="23" w:author="Shelby, Jessica (J.A.)" w:date="2020-08-14T16:25:00Z"/>
                <w:sz w:val="16"/>
              </w:rPr>
            </w:pPr>
            <w:ins w:id="24" w:author="Shelby, Jessica (J.A.)" w:date="2020-08-14T16:25:00Z">
              <w:r w:rsidRPr="00CC77B9">
                <w:rPr>
                  <w:sz w:val="16"/>
                </w:rPr>
                <w:t>Icons may be different per region</w:t>
              </w:r>
            </w:ins>
          </w:p>
        </w:tc>
      </w:tr>
    </w:tbl>
    <w:p w14:paraId="47150827" w14:textId="77777777" w:rsidR="00E013D0" w:rsidRDefault="00DF1EDC">
      <w:pPr>
        <w:jc w:val="center"/>
        <w:rPr>
          <w:rFonts w:cs="Arial"/>
          <w:b/>
          <w:sz w:val="36"/>
          <w:szCs w:val="36"/>
        </w:rPr>
      </w:pPr>
      <w:r>
        <w:rPr>
          <w:b/>
          <w:sz w:val="36"/>
          <w:szCs w:val="36"/>
        </w:rPr>
        <w:br w:type="page"/>
      </w:r>
      <w:r>
        <w:rPr>
          <w:rFonts w:cs="Arial"/>
          <w:b/>
          <w:sz w:val="36"/>
          <w:szCs w:val="36"/>
        </w:rPr>
        <w:lastRenderedPageBreak/>
        <w:t>Table of Contents</w:t>
      </w:r>
    </w:p>
    <w:p w14:paraId="0CE6A493" w14:textId="77777777" w:rsidR="008D240F" w:rsidRDefault="00DF1EDC">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14081880" w:history="1">
        <w:r w:rsidR="008D240F" w:rsidRPr="00F769FA">
          <w:rPr>
            <w:rStyle w:val="Hyperlink"/>
            <w:rFonts w:cs="Arial"/>
            <w:bCs/>
            <w:noProof/>
          </w:rPr>
          <w:t>Revision History</w:t>
        </w:r>
        <w:r w:rsidR="008D240F">
          <w:rPr>
            <w:noProof/>
            <w:webHidden/>
          </w:rPr>
          <w:tab/>
        </w:r>
        <w:r w:rsidR="008D240F">
          <w:rPr>
            <w:noProof/>
            <w:webHidden/>
          </w:rPr>
          <w:fldChar w:fldCharType="begin"/>
        </w:r>
        <w:r w:rsidR="008D240F">
          <w:rPr>
            <w:noProof/>
            <w:webHidden/>
          </w:rPr>
          <w:instrText xml:space="preserve"> PAGEREF _Toc14081880 \h </w:instrText>
        </w:r>
        <w:r w:rsidR="008D240F">
          <w:rPr>
            <w:noProof/>
            <w:webHidden/>
          </w:rPr>
        </w:r>
        <w:r w:rsidR="008D240F">
          <w:rPr>
            <w:noProof/>
            <w:webHidden/>
          </w:rPr>
          <w:fldChar w:fldCharType="separate"/>
        </w:r>
        <w:r w:rsidR="008D240F">
          <w:rPr>
            <w:noProof/>
            <w:webHidden/>
          </w:rPr>
          <w:t>2</w:t>
        </w:r>
        <w:r w:rsidR="008D240F">
          <w:rPr>
            <w:noProof/>
            <w:webHidden/>
          </w:rPr>
          <w:fldChar w:fldCharType="end"/>
        </w:r>
      </w:hyperlink>
    </w:p>
    <w:p w14:paraId="07445E2B" w14:textId="77777777" w:rsidR="008D240F" w:rsidRDefault="00CC77B9">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881" w:history="1">
        <w:r w:rsidR="008D240F" w:rsidRPr="00F769FA">
          <w:rPr>
            <w:rStyle w:val="Hyperlink"/>
            <w:noProof/>
          </w:rPr>
          <w:t>1</w:t>
        </w:r>
        <w:r w:rsidR="008D240F">
          <w:rPr>
            <w:rFonts w:asciiTheme="minorHAnsi" w:eastAsiaTheme="minorEastAsia" w:hAnsiTheme="minorHAnsi" w:cstheme="minorBidi"/>
            <w:b w:val="0"/>
            <w:smallCaps w:val="0"/>
            <w:noProof/>
            <w:sz w:val="22"/>
            <w:szCs w:val="22"/>
          </w:rPr>
          <w:tab/>
        </w:r>
        <w:r w:rsidR="008D240F" w:rsidRPr="00F769FA">
          <w:rPr>
            <w:rStyle w:val="Hyperlink"/>
            <w:noProof/>
          </w:rPr>
          <w:t>Architectural Design</w:t>
        </w:r>
        <w:r w:rsidR="008D240F">
          <w:rPr>
            <w:noProof/>
            <w:webHidden/>
          </w:rPr>
          <w:tab/>
        </w:r>
        <w:r w:rsidR="008D240F">
          <w:rPr>
            <w:noProof/>
            <w:webHidden/>
          </w:rPr>
          <w:fldChar w:fldCharType="begin"/>
        </w:r>
        <w:r w:rsidR="008D240F">
          <w:rPr>
            <w:noProof/>
            <w:webHidden/>
          </w:rPr>
          <w:instrText xml:space="preserve"> PAGEREF _Toc14081881 \h </w:instrText>
        </w:r>
        <w:r w:rsidR="008D240F">
          <w:rPr>
            <w:noProof/>
            <w:webHidden/>
          </w:rPr>
        </w:r>
        <w:r w:rsidR="008D240F">
          <w:rPr>
            <w:noProof/>
            <w:webHidden/>
          </w:rPr>
          <w:fldChar w:fldCharType="separate"/>
        </w:r>
        <w:r w:rsidR="008D240F">
          <w:rPr>
            <w:noProof/>
            <w:webHidden/>
          </w:rPr>
          <w:t>10</w:t>
        </w:r>
        <w:r w:rsidR="008D240F">
          <w:rPr>
            <w:noProof/>
            <w:webHidden/>
          </w:rPr>
          <w:fldChar w:fldCharType="end"/>
        </w:r>
      </w:hyperlink>
    </w:p>
    <w:p w14:paraId="64DD4507"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2" w:history="1">
        <w:r w:rsidR="008D240F" w:rsidRPr="00F769FA">
          <w:rPr>
            <w:rStyle w:val="Hyperlink"/>
            <w:noProof/>
          </w:rPr>
          <w:t>1.1</w:t>
        </w:r>
        <w:r w:rsidR="008D240F">
          <w:rPr>
            <w:rFonts w:asciiTheme="minorHAnsi" w:eastAsiaTheme="minorEastAsia" w:hAnsiTheme="minorHAnsi" w:cstheme="minorBidi"/>
            <w:i w:val="0"/>
            <w:noProof/>
            <w:sz w:val="22"/>
            <w:szCs w:val="22"/>
          </w:rPr>
          <w:tab/>
        </w:r>
        <w:r w:rsidR="008D240F" w:rsidRPr="00F769FA">
          <w:rPr>
            <w:rStyle w:val="Hyperlink"/>
            <w:noProof/>
          </w:rPr>
          <w:t>Overview</w:t>
        </w:r>
        <w:r w:rsidR="008D240F">
          <w:rPr>
            <w:noProof/>
            <w:webHidden/>
          </w:rPr>
          <w:tab/>
        </w:r>
        <w:r w:rsidR="008D240F">
          <w:rPr>
            <w:noProof/>
            <w:webHidden/>
          </w:rPr>
          <w:fldChar w:fldCharType="begin"/>
        </w:r>
        <w:r w:rsidR="008D240F">
          <w:rPr>
            <w:noProof/>
            <w:webHidden/>
          </w:rPr>
          <w:instrText xml:space="preserve"> PAGEREF _Toc14081882 \h </w:instrText>
        </w:r>
        <w:r w:rsidR="008D240F">
          <w:rPr>
            <w:noProof/>
            <w:webHidden/>
          </w:rPr>
        </w:r>
        <w:r w:rsidR="008D240F">
          <w:rPr>
            <w:noProof/>
            <w:webHidden/>
          </w:rPr>
          <w:fldChar w:fldCharType="separate"/>
        </w:r>
        <w:r w:rsidR="008D240F">
          <w:rPr>
            <w:noProof/>
            <w:webHidden/>
          </w:rPr>
          <w:t>10</w:t>
        </w:r>
        <w:r w:rsidR="008D240F">
          <w:rPr>
            <w:noProof/>
            <w:webHidden/>
          </w:rPr>
          <w:fldChar w:fldCharType="end"/>
        </w:r>
      </w:hyperlink>
    </w:p>
    <w:p w14:paraId="17ADFA3B"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3" w:history="1">
        <w:r w:rsidR="008D240F" w:rsidRPr="00F769FA">
          <w:rPr>
            <w:rStyle w:val="Hyperlink"/>
            <w:noProof/>
          </w:rPr>
          <w:t>1.2</w:t>
        </w:r>
        <w:r w:rsidR="008D240F">
          <w:rPr>
            <w:rFonts w:asciiTheme="minorHAnsi" w:eastAsiaTheme="minorEastAsia" w:hAnsiTheme="minorHAnsi" w:cstheme="minorBidi"/>
            <w:i w:val="0"/>
            <w:noProof/>
            <w:sz w:val="22"/>
            <w:szCs w:val="22"/>
          </w:rPr>
          <w:tab/>
        </w:r>
        <w:r w:rsidR="008D240F" w:rsidRPr="00F769FA">
          <w:rPr>
            <w:rStyle w:val="Hyperlink"/>
            <w:noProof/>
          </w:rPr>
          <w:t>WFHS-CLD-REQ-191762/A-Wifi Hotspot Server</w:t>
        </w:r>
        <w:r w:rsidR="008D240F">
          <w:rPr>
            <w:noProof/>
            <w:webHidden/>
          </w:rPr>
          <w:tab/>
        </w:r>
        <w:r w:rsidR="008D240F">
          <w:rPr>
            <w:noProof/>
            <w:webHidden/>
          </w:rPr>
          <w:fldChar w:fldCharType="begin"/>
        </w:r>
        <w:r w:rsidR="008D240F">
          <w:rPr>
            <w:noProof/>
            <w:webHidden/>
          </w:rPr>
          <w:instrText xml:space="preserve"> PAGEREF _Toc14081883 \h </w:instrText>
        </w:r>
        <w:r w:rsidR="008D240F">
          <w:rPr>
            <w:noProof/>
            <w:webHidden/>
          </w:rPr>
        </w:r>
        <w:r w:rsidR="008D240F">
          <w:rPr>
            <w:noProof/>
            <w:webHidden/>
          </w:rPr>
          <w:fldChar w:fldCharType="separate"/>
        </w:r>
        <w:r w:rsidR="008D240F">
          <w:rPr>
            <w:noProof/>
            <w:webHidden/>
          </w:rPr>
          <w:t>11</w:t>
        </w:r>
        <w:r w:rsidR="008D240F">
          <w:rPr>
            <w:noProof/>
            <w:webHidden/>
          </w:rPr>
          <w:fldChar w:fldCharType="end"/>
        </w:r>
      </w:hyperlink>
    </w:p>
    <w:p w14:paraId="0865775D"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4" w:history="1">
        <w:r w:rsidR="008D240F" w:rsidRPr="00F769FA">
          <w:rPr>
            <w:rStyle w:val="Hyperlink"/>
            <w:noProof/>
          </w:rPr>
          <w:t>1.3</w:t>
        </w:r>
        <w:r w:rsidR="008D240F">
          <w:rPr>
            <w:rFonts w:asciiTheme="minorHAnsi" w:eastAsiaTheme="minorEastAsia" w:hAnsiTheme="minorHAnsi" w:cstheme="minorBidi"/>
            <w:i w:val="0"/>
            <w:noProof/>
            <w:sz w:val="22"/>
            <w:szCs w:val="22"/>
          </w:rPr>
          <w:tab/>
        </w:r>
        <w:r w:rsidR="008D240F" w:rsidRPr="00F769FA">
          <w:rPr>
            <w:rStyle w:val="Hyperlink"/>
            <w:noProof/>
          </w:rPr>
          <w:t>WFHS-CLD-REQ-191763/A-Wifi Hotspot On Board Client</w:t>
        </w:r>
        <w:r w:rsidR="008D240F">
          <w:rPr>
            <w:noProof/>
            <w:webHidden/>
          </w:rPr>
          <w:tab/>
        </w:r>
        <w:r w:rsidR="008D240F">
          <w:rPr>
            <w:noProof/>
            <w:webHidden/>
          </w:rPr>
          <w:fldChar w:fldCharType="begin"/>
        </w:r>
        <w:r w:rsidR="008D240F">
          <w:rPr>
            <w:noProof/>
            <w:webHidden/>
          </w:rPr>
          <w:instrText xml:space="preserve"> PAGEREF _Toc14081884 \h </w:instrText>
        </w:r>
        <w:r w:rsidR="008D240F">
          <w:rPr>
            <w:noProof/>
            <w:webHidden/>
          </w:rPr>
        </w:r>
        <w:r w:rsidR="008D240F">
          <w:rPr>
            <w:noProof/>
            <w:webHidden/>
          </w:rPr>
          <w:fldChar w:fldCharType="separate"/>
        </w:r>
        <w:r w:rsidR="008D240F">
          <w:rPr>
            <w:noProof/>
            <w:webHidden/>
          </w:rPr>
          <w:t>11</w:t>
        </w:r>
        <w:r w:rsidR="008D240F">
          <w:rPr>
            <w:noProof/>
            <w:webHidden/>
          </w:rPr>
          <w:fldChar w:fldCharType="end"/>
        </w:r>
      </w:hyperlink>
    </w:p>
    <w:p w14:paraId="37A0DAAA"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5" w:history="1">
        <w:r w:rsidR="008D240F" w:rsidRPr="00F769FA">
          <w:rPr>
            <w:rStyle w:val="Hyperlink"/>
            <w:noProof/>
          </w:rPr>
          <w:t>1.4</w:t>
        </w:r>
        <w:r w:rsidR="008D240F">
          <w:rPr>
            <w:rFonts w:asciiTheme="minorHAnsi" w:eastAsiaTheme="minorEastAsia" w:hAnsiTheme="minorHAnsi" w:cstheme="minorBidi"/>
            <w:i w:val="0"/>
            <w:noProof/>
            <w:sz w:val="22"/>
            <w:szCs w:val="22"/>
          </w:rPr>
          <w:tab/>
        </w:r>
        <w:r w:rsidR="008D240F" w:rsidRPr="00F769FA">
          <w:rPr>
            <w:rStyle w:val="Hyperlink"/>
            <w:noProof/>
          </w:rPr>
          <w:t>WFHS-CLD-REQ-191764/B-Wifi Hotspot Off Board Client</w:t>
        </w:r>
        <w:r w:rsidR="008D240F">
          <w:rPr>
            <w:noProof/>
            <w:webHidden/>
          </w:rPr>
          <w:tab/>
        </w:r>
        <w:r w:rsidR="008D240F">
          <w:rPr>
            <w:noProof/>
            <w:webHidden/>
          </w:rPr>
          <w:fldChar w:fldCharType="begin"/>
        </w:r>
        <w:r w:rsidR="008D240F">
          <w:rPr>
            <w:noProof/>
            <w:webHidden/>
          </w:rPr>
          <w:instrText xml:space="preserve"> PAGEREF _Toc14081885 \h </w:instrText>
        </w:r>
        <w:r w:rsidR="008D240F">
          <w:rPr>
            <w:noProof/>
            <w:webHidden/>
          </w:rPr>
        </w:r>
        <w:r w:rsidR="008D240F">
          <w:rPr>
            <w:noProof/>
            <w:webHidden/>
          </w:rPr>
          <w:fldChar w:fldCharType="separate"/>
        </w:r>
        <w:r w:rsidR="008D240F">
          <w:rPr>
            <w:noProof/>
            <w:webHidden/>
          </w:rPr>
          <w:t>11</w:t>
        </w:r>
        <w:r w:rsidR="008D240F">
          <w:rPr>
            <w:noProof/>
            <w:webHidden/>
          </w:rPr>
          <w:fldChar w:fldCharType="end"/>
        </w:r>
      </w:hyperlink>
    </w:p>
    <w:p w14:paraId="30F18838"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6" w:history="1">
        <w:r w:rsidR="008D240F" w:rsidRPr="00F769FA">
          <w:rPr>
            <w:rStyle w:val="Hyperlink"/>
            <w:noProof/>
          </w:rPr>
          <w:t>1.5</w:t>
        </w:r>
        <w:r w:rsidR="008D240F">
          <w:rPr>
            <w:rFonts w:asciiTheme="minorHAnsi" w:eastAsiaTheme="minorEastAsia" w:hAnsiTheme="minorHAnsi" w:cstheme="minorBidi"/>
            <w:i w:val="0"/>
            <w:noProof/>
            <w:sz w:val="22"/>
            <w:szCs w:val="22"/>
          </w:rPr>
          <w:tab/>
        </w:r>
        <w:r w:rsidR="008D240F" w:rsidRPr="00F769FA">
          <w:rPr>
            <w:rStyle w:val="Hyperlink"/>
            <w:noProof/>
          </w:rPr>
          <w:t>WFHS-CLD-REQ-207990/A-Wifi Hotspot Mobile Client</w:t>
        </w:r>
        <w:r w:rsidR="008D240F">
          <w:rPr>
            <w:noProof/>
            <w:webHidden/>
          </w:rPr>
          <w:tab/>
        </w:r>
        <w:r w:rsidR="008D240F">
          <w:rPr>
            <w:noProof/>
            <w:webHidden/>
          </w:rPr>
          <w:fldChar w:fldCharType="begin"/>
        </w:r>
        <w:r w:rsidR="008D240F">
          <w:rPr>
            <w:noProof/>
            <w:webHidden/>
          </w:rPr>
          <w:instrText xml:space="preserve"> PAGEREF _Toc14081886 \h </w:instrText>
        </w:r>
        <w:r w:rsidR="008D240F">
          <w:rPr>
            <w:noProof/>
            <w:webHidden/>
          </w:rPr>
        </w:r>
        <w:r w:rsidR="008D240F">
          <w:rPr>
            <w:noProof/>
            <w:webHidden/>
          </w:rPr>
          <w:fldChar w:fldCharType="separate"/>
        </w:r>
        <w:r w:rsidR="008D240F">
          <w:rPr>
            <w:noProof/>
            <w:webHidden/>
          </w:rPr>
          <w:t>11</w:t>
        </w:r>
        <w:r w:rsidR="008D240F">
          <w:rPr>
            <w:noProof/>
            <w:webHidden/>
          </w:rPr>
          <w:fldChar w:fldCharType="end"/>
        </w:r>
      </w:hyperlink>
    </w:p>
    <w:p w14:paraId="3D03ABBA"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7" w:history="1">
        <w:r w:rsidR="008D240F" w:rsidRPr="00F769FA">
          <w:rPr>
            <w:rStyle w:val="Hyperlink"/>
            <w:noProof/>
          </w:rPr>
          <w:t>1.6</w:t>
        </w:r>
        <w:r w:rsidR="008D240F">
          <w:rPr>
            <w:rFonts w:asciiTheme="minorHAnsi" w:eastAsiaTheme="minorEastAsia" w:hAnsiTheme="minorHAnsi" w:cstheme="minorBidi"/>
            <w:i w:val="0"/>
            <w:noProof/>
            <w:sz w:val="22"/>
            <w:szCs w:val="22"/>
          </w:rPr>
          <w:tab/>
        </w:r>
        <w:r w:rsidR="008D240F" w:rsidRPr="00F769FA">
          <w:rPr>
            <w:rStyle w:val="Hyperlink"/>
            <w:noProof/>
          </w:rPr>
          <w:t>WFHS-CLD-REQ-274838/A-Wifi Hotspot Gateway</w:t>
        </w:r>
        <w:r w:rsidR="008D240F">
          <w:rPr>
            <w:noProof/>
            <w:webHidden/>
          </w:rPr>
          <w:tab/>
        </w:r>
        <w:r w:rsidR="008D240F">
          <w:rPr>
            <w:noProof/>
            <w:webHidden/>
          </w:rPr>
          <w:fldChar w:fldCharType="begin"/>
        </w:r>
        <w:r w:rsidR="008D240F">
          <w:rPr>
            <w:noProof/>
            <w:webHidden/>
          </w:rPr>
          <w:instrText xml:space="preserve"> PAGEREF _Toc14081887 \h </w:instrText>
        </w:r>
        <w:r w:rsidR="008D240F">
          <w:rPr>
            <w:noProof/>
            <w:webHidden/>
          </w:rPr>
        </w:r>
        <w:r w:rsidR="008D240F">
          <w:rPr>
            <w:noProof/>
            <w:webHidden/>
          </w:rPr>
          <w:fldChar w:fldCharType="separate"/>
        </w:r>
        <w:r w:rsidR="008D240F">
          <w:rPr>
            <w:noProof/>
            <w:webHidden/>
          </w:rPr>
          <w:t>11</w:t>
        </w:r>
        <w:r w:rsidR="008D240F">
          <w:rPr>
            <w:noProof/>
            <w:webHidden/>
          </w:rPr>
          <w:fldChar w:fldCharType="end"/>
        </w:r>
      </w:hyperlink>
    </w:p>
    <w:p w14:paraId="50DFE12D"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8" w:history="1">
        <w:r w:rsidR="008D240F" w:rsidRPr="00F769FA">
          <w:rPr>
            <w:rStyle w:val="Hyperlink"/>
            <w:noProof/>
          </w:rPr>
          <w:t>1.7</w:t>
        </w:r>
        <w:r w:rsidR="008D240F">
          <w:rPr>
            <w:rFonts w:asciiTheme="minorHAnsi" w:eastAsiaTheme="minorEastAsia" w:hAnsiTheme="minorHAnsi" w:cstheme="minorBidi"/>
            <w:i w:val="0"/>
            <w:noProof/>
            <w:sz w:val="22"/>
            <w:szCs w:val="22"/>
          </w:rPr>
          <w:tab/>
        </w:r>
        <w:r w:rsidR="008D240F" w:rsidRPr="00F769FA">
          <w:rPr>
            <w:rStyle w:val="Hyperlink"/>
            <w:noProof/>
          </w:rPr>
          <w:t>Physical Mapping of Classes</w:t>
        </w:r>
        <w:r w:rsidR="008D240F">
          <w:rPr>
            <w:noProof/>
            <w:webHidden/>
          </w:rPr>
          <w:tab/>
        </w:r>
        <w:r w:rsidR="008D240F">
          <w:rPr>
            <w:noProof/>
            <w:webHidden/>
          </w:rPr>
          <w:fldChar w:fldCharType="begin"/>
        </w:r>
        <w:r w:rsidR="008D240F">
          <w:rPr>
            <w:noProof/>
            <w:webHidden/>
          </w:rPr>
          <w:instrText xml:space="preserve"> PAGEREF _Toc14081888 \h </w:instrText>
        </w:r>
        <w:r w:rsidR="008D240F">
          <w:rPr>
            <w:noProof/>
            <w:webHidden/>
          </w:rPr>
        </w:r>
        <w:r w:rsidR="008D240F">
          <w:rPr>
            <w:noProof/>
            <w:webHidden/>
          </w:rPr>
          <w:fldChar w:fldCharType="separate"/>
        </w:r>
        <w:r w:rsidR="008D240F">
          <w:rPr>
            <w:noProof/>
            <w:webHidden/>
          </w:rPr>
          <w:t>11</w:t>
        </w:r>
        <w:r w:rsidR="008D240F">
          <w:rPr>
            <w:noProof/>
            <w:webHidden/>
          </w:rPr>
          <w:fldChar w:fldCharType="end"/>
        </w:r>
      </w:hyperlink>
    </w:p>
    <w:p w14:paraId="37CE56B0"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89" w:history="1">
        <w:r w:rsidR="008D240F" w:rsidRPr="00F769FA">
          <w:rPr>
            <w:rStyle w:val="Hyperlink"/>
            <w:noProof/>
          </w:rPr>
          <w:t>1.8</w:t>
        </w:r>
        <w:r w:rsidR="008D240F">
          <w:rPr>
            <w:rFonts w:asciiTheme="minorHAnsi" w:eastAsiaTheme="minorEastAsia" w:hAnsiTheme="minorHAnsi" w:cstheme="minorBidi"/>
            <w:i w:val="0"/>
            <w:noProof/>
            <w:sz w:val="22"/>
            <w:szCs w:val="22"/>
          </w:rPr>
          <w:tab/>
        </w:r>
        <w:r w:rsidR="008D240F" w:rsidRPr="00F769FA">
          <w:rPr>
            <w:rStyle w:val="Hyperlink"/>
            <w:noProof/>
          </w:rPr>
          <w:t>WFHSv2-REQ-274791/E-Logical Signal Mapping</w:t>
        </w:r>
        <w:r w:rsidR="008D240F">
          <w:rPr>
            <w:noProof/>
            <w:webHidden/>
          </w:rPr>
          <w:tab/>
        </w:r>
        <w:r w:rsidR="008D240F">
          <w:rPr>
            <w:noProof/>
            <w:webHidden/>
          </w:rPr>
          <w:fldChar w:fldCharType="begin"/>
        </w:r>
        <w:r w:rsidR="008D240F">
          <w:rPr>
            <w:noProof/>
            <w:webHidden/>
          </w:rPr>
          <w:instrText xml:space="preserve"> PAGEREF _Toc14081889 \h </w:instrText>
        </w:r>
        <w:r w:rsidR="008D240F">
          <w:rPr>
            <w:noProof/>
            <w:webHidden/>
          </w:rPr>
        </w:r>
        <w:r w:rsidR="008D240F">
          <w:rPr>
            <w:noProof/>
            <w:webHidden/>
          </w:rPr>
          <w:fldChar w:fldCharType="separate"/>
        </w:r>
        <w:r w:rsidR="008D240F">
          <w:rPr>
            <w:noProof/>
            <w:webHidden/>
          </w:rPr>
          <w:t>12</w:t>
        </w:r>
        <w:r w:rsidR="008D240F">
          <w:rPr>
            <w:noProof/>
            <w:webHidden/>
          </w:rPr>
          <w:fldChar w:fldCharType="end"/>
        </w:r>
      </w:hyperlink>
    </w:p>
    <w:p w14:paraId="01E06187"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0" w:history="1">
        <w:r w:rsidR="008D240F" w:rsidRPr="00F769FA">
          <w:rPr>
            <w:rStyle w:val="Hyperlink"/>
            <w:noProof/>
          </w:rPr>
          <w:t>1.9</w:t>
        </w:r>
        <w:r w:rsidR="008D240F">
          <w:rPr>
            <w:rFonts w:asciiTheme="minorHAnsi" w:eastAsiaTheme="minorEastAsia" w:hAnsiTheme="minorHAnsi" w:cstheme="minorBidi"/>
            <w:i w:val="0"/>
            <w:noProof/>
            <w:sz w:val="22"/>
            <w:szCs w:val="22"/>
          </w:rPr>
          <w:tab/>
        </w:r>
        <w:r w:rsidR="008D240F" w:rsidRPr="00F769FA">
          <w:rPr>
            <w:rStyle w:val="Hyperlink"/>
            <w:noProof/>
          </w:rPr>
          <w:t>WifiHotspotOnBoardClient Interface</w:t>
        </w:r>
        <w:r w:rsidR="008D240F">
          <w:rPr>
            <w:noProof/>
            <w:webHidden/>
          </w:rPr>
          <w:tab/>
        </w:r>
        <w:r w:rsidR="008D240F">
          <w:rPr>
            <w:noProof/>
            <w:webHidden/>
          </w:rPr>
          <w:fldChar w:fldCharType="begin"/>
        </w:r>
        <w:r w:rsidR="008D240F">
          <w:rPr>
            <w:noProof/>
            <w:webHidden/>
          </w:rPr>
          <w:instrText xml:space="preserve"> PAGEREF _Toc14081890 \h </w:instrText>
        </w:r>
        <w:r w:rsidR="008D240F">
          <w:rPr>
            <w:noProof/>
            <w:webHidden/>
          </w:rPr>
        </w:r>
        <w:r w:rsidR="008D240F">
          <w:rPr>
            <w:noProof/>
            <w:webHidden/>
          </w:rPr>
          <w:fldChar w:fldCharType="separate"/>
        </w:r>
        <w:r w:rsidR="008D240F">
          <w:rPr>
            <w:noProof/>
            <w:webHidden/>
          </w:rPr>
          <w:t>13</w:t>
        </w:r>
        <w:r w:rsidR="008D240F">
          <w:rPr>
            <w:noProof/>
            <w:webHidden/>
          </w:rPr>
          <w:fldChar w:fldCharType="end"/>
        </w:r>
      </w:hyperlink>
    </w:p>
    <w:p w14:paraId="180A2561"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891" w:history="1">
        <w:r w:rsidR="008D240F" w:rsidRPr="00F769FA">
          <w:rPr>
            <w:rStyle w:val="Hyperlink"/>
            <w:noProof/>
          </w:rPr>
          <w:t>1.9.1</w:t>
        </w:r>
        <w:r w:rsidR="008D240F">
          <w:rPr>
            <w:rFonts w:asciiTheme="minorHAnsi" w:eastAsiaTheme="minorEastAsia" w:hAnsiTheme="minorHAnsi" w:cstheme="minorBidi"/>
            <w:noProof/>
            <w:sz w:val="22"/>
            <w:szCs w:val="22"/>
          </w:rPr>
          <w:tab/>
        </w:r>
        <w:r w:rsidR="008D240F" w:rsidRPr="00F769FA">
          <w:rPr>
            <w:rStyle w:val="Hyperlink"/>
            <w:noProof/>
          </w:rPr>
          <w:t>WFHSv2-IIR-REQ-283541/A-WifiHotspotOnBoardClient_Tx</w:t>
        </w:r>
        <w:r w:rsidR="008D240F">
          <w:rPr>
            <w:noProof/>
            <w:webHidden/>
          </w:rPr>
          <w:tab/>
        </w:r>
        <w:r w:rsidR="008D240F">
          <w:rPr>
            <w:noProof/>
            <w:webHidden/>
          </w:rPr>
          <w:fldChar w:fldCharType="begin"/>
        </w:r>
        <w:r w:rsidR="008D240F">
          <w:rPr>
            <w:noProof/>
            <w:webHidden/>
          </w:rPr>
          <w:instrText xml:space="preserve"> PAGEREF _Toc14081891 \h </w:instrText>
        </w:r>
        <w:r w:rsidR="008D240F">
          <w:rPr>
            <w:noProof/>
            <w:webHidden/>
          </w:rPr>
        </w:r>
        <w:r w:rsidR="008D240F">
          <w:rPr>
            <w:noProof/>
            <w:webHidden/>
          </w:rPr>
          <w:fldChar w:fldCharType="separate"/>
        </w:r>
        <w:r w:rsidR="008D240F">
          <w:rPr>
            <w:noProof/>
            <w:webHidden/>
          </w:rPr>
          <w:t>13</w:t>
        </w:r>
        <w:r w:rsidR="008D240F">
          <w:rPr>
            <w:noProof/>
            <w:webHidden/>
          </w:rPr>
          <w:fldChar w:fldCharType="end"/>
        </w:r>
      </w:hyperlink>
    </w:p>
    <w:p w14:paraId="5848A998"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892" w:history="1">
        <w:r w:rsidR="008D240F" w:rsidRPr="00F769FA">
          <w:rPr>
            <w:rStyle w:val="Hyperlink"/>
            <w:noProof/>
          </w:rPr>
          <w:t>1.9.2</w:t>
        </w:r>
        <w:r w:rsidR="008D240F">
          <w:rPr>
            <w:rFonts w:asciiTheme="minorHAnsi" w:eastAsiaTheme="minorEastAsia" w:hAnsiTheme="minorHAnsi" w:cstheme="minorBidi"/>
            <w:noProof/>
            <w:sz w:val="22"/>
            <w:szCs w:val="22"/>
          </w:rPr>
          <w:tab/>
        </w:r>
        <w:r w:rsidR="008D240F" w:rsidRPr="00F769FA">
          <w:rPr>
            <w:rStyle w:val="Hyperlink"/>
            <w:noProof/>
          </w:rPr>
          <w:t>WFHSv2-IIR-REQ-283542/C-WifiHotspotOnBoardClient_Rx</w:t>
        </w:r>
        <w:r w:rsidR="008D240F">
          <w:rPr>
            <w:noProof/>
            <w:webHidden/>
          </w:rPr>
          <w:tab/>
        </w:r>
        <w:r w:rsidR="008D240F">
          <w:rPr>
            <w:noProof/>
            <w:webHidden/>
          </w:rPr>
          <w:fldChar w:fldCharType="begin"/>
        </w:r>
        <w:r w:rsidR="008D240F">
          <w:rPr>
            <w:noProof/>
            <w:webHidden/>
          </w:rPr>
          <w:instrText xml:space="preserve"> PAGEREF _Toc14081892 \h </w:instrText>
        </w:r>
        <w:r w:rsidR="008D240F">
          <w:rPr>
            <w:noProof/>
            <w:webHidden/>
          </w:rPr>
        </w:r>
        <w:r w:rsidR="008D240F">
          <w:rPr>
            <w:noProof/>
            <w:webHidden/>
          </w:rPr>
          <w:fldChar w:fldCharType="separate"/>
        </w:r>
        <w:r w:rsidR="008D240F">
          <w:rPr>
            <w:noProof/>
            <w:webHidden/>
          </w:rPr>
          <w:t>16</w:t>
        </w:r>
        <w:r w:rsidR="008D240F">
          <w:rPr>
            <w:noProof/>
            <w:webHidden/>
          </w:rPr>
          <w:fldChar w:fldCharType="end"/>
        </w:r>
      </w:hyperlink>
    </w:p>
    <w:p w14:paraId="769F1544" w14:textId="77777777" w:rsidR="008D240F" w:rsidRDefault="00CC77B9">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893" w:history="1">
        <w:r w:rsidR="008D240F" w:rsidRPr="00F769FA">
          <w:rPr>
            <w:rStyle w:val="Hyperlink"/>
            <w:noProof/>
          </w:rPr>
          <w:t>2</w:t>
        </w:r>
        <w:r w:rsidR="008D240F">
          <w:rPr>
            <w:rFonts w:asciiTheme="minorHAnsi" w:eastAsiaTheme="minorEastAsia" w:hAnsiTheme="minorHAnsi" w:cstheme="minorBidi"/>
            <w:b w:val="0"/>
            <w:smallCaps w:val="0"/>
            <w:noProof/>
            <w:sz w:val="22"/>
            <w:szCs w:val="22"/>
          </w:rPr>
          <w:tab/>
        </w:r>
        <w:r w:rsidR="008D240F" w:rsidRPr="00F769FA">
          <w:rPr>
            <w:rStyle w:val="Hyperlink"/>
            <w:noProof/>
          </w:rPr>
          <w:t>General Requirements</w:t>
        </w:r>
        <w:r w:rsidR="008D240F">
          <w:rPr>
            <w:noProof/>
            <w:webHidden/>
          </w:rPr>
          <w:tab/>
        </w:r>
        <w:r w:rsidR="008D240F">
          <w:rPr>
            <w:noProof/>
            <w:webHidden/>
          </w:rPr>
          <w:fldChar w:fldCharType="begin"/>
        </w:r>
        <w:r w:rsidR="008D240F">
          <w:rPr>
            <w:noProof/>
            <w:webHidden/>
          </w:rPr>
          <w:instrText xml:space="preserve"> PAGEREF _Toc14081893 \h </w:instrText>
        </w:r>
        <w:r w:rsidR="008D240F">
          <w:rPr>
            <w:noProof/>
            <w:webHidden/>
          </w:rPr>
        </w:r>
        <w:r w:rsidR="008D240F">
          <w:rPr>
            <w:noProof/>
            <w:webHidden/>
          </w:rPr>
          <w:fldChar w:fldCharType="separate"/>
        </w:r>
        <w:r w:rsidR="008D240F">
          <w:rPr>
            <w:noProof/>
            <w:webHidden/>
          </w:rPr>
          <w:t>26</w:t>
        </w:r>
        <w:r w:rsidR="008D240F">
          <w:rPr>
            <w:noProof/>
            <w:webHidden/>
          </w:rPr>
          <w:fldChar w:fldCharType="end"/>
        </w:r>
      </w:hyperlink>
    </w:p>
    <w:p w14:paraId="4FFFC4DE"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4" w:history="1">
        <w:r w:rsidR="008D240F" w:rsidRPr="00F769FA">
          <w:rPr>
            <w:rStyle w:val="Hyperlink"/>
            <w:noProof/>
          </w:rPr>
          <w:t>2.1</w:t>
        </w:r>
        <w:r w:rsidR="008D240F">
          <w:rPr>
            <w:rFonts w:asciiTheme="minorHAnsi" w:eastAsiaTheme="minorEastAsia" w:hAnsiTheme="minorHAnsi" w:cstheme="minorBidi"/>
            <w:i w:val="0"/>
            <w:noProof/>
            <w:sz w:val="22"/>
            <w:szCs w:val="22"/>
          </w:rPr>
          <w:tab/>
        </w:r>
        <w:r w:rsidR="008D240F" w:rsidRPr="00F769FA">
          <w:rPr>
            <w:rStyle w:val="Hyperlink"/>
            <w:noProof/>
          </w:rPr>
          <w:t>WFHS-HMI-REQ-192248/A-WifiHotspotOnBoardClient Transport Protocol Data Request</w:t>
        </w:r>
        <w:r w:rsidR="008D240F">
          <w:rPr>
            <w:noProof/>
            <w:webHidden/>
          </w:rPr>
          <w:tab/>
        </w:r>
        <w:r w:rsidR="008D240F">
          <w:rPr>
            <w:noProof/>
            <w:webHidden/>
          </w:rPr>
          <w:fldChar w:fldCharType="begin"/>
        </w:r>
        <w:r w:rsidR="008D240F">
          <w:rPr>
            <w:noProof/>
            <w:webHidden/>
          </w:rPr>
          <w:instrText xml:space="preserve"> PAGEREF _Toc14081894 \h </w:instrText>
        </w:r>
        <w:r w:rsidR="008D240F">
          <w:rPr>
            <w:noProof/>
            <w:webHidden/>
          </w:rPr>
        </w:r>
        <w:r w:rsidR="008D240F">
          <w:rPr>
            <w:noProof/>
            <w:webHidden/>
          </w:rPr>
          <w:fldChar w:fldCharType="separate"/>
        </w:r>
        <w:r w:rsidR="008D240F">
          <w:rPr>
            <w:noProof/>
            <w:webHidden/>
          </w:rPr>
          <w:t>26</w:t>
        </w:r>
        <w:r w:rsidR="008D240F">
          <w:rPr>
            <w:noProof/>
            <w:webHidden/>
          </w:rPr>
          <w:fldChar w:fldCharType="end"/>
        </w:r>
      </w:hyperlink>
    </w:p>
    <w:p w14:paraId="22305988"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5" w:history="1">
        <w:r w:rsidR="008D240F" w:rsidRPr="00F769FA">
          <w:rPr>
            <w:rStyle w:val="Hyperlink"/>
            <w:noProof/>
          </w:rPr>
          <w:t>2.2</w:t>
        </w:r>
        <w:r w:rsidR="008D240F">
          <w:rPr>
            <w:rFonts w:asciiTheme="minorHAnsi" w:eastAsiaTheme="minorEastAsia" w:hAnsiTheme="minorHAnsi" w:cstheme="minorBidi"/>
            <w:i w:val="0"/>
            <w:noProof/>
            <w:sz w:val="22"/>
            <w:szCs w:val="22"/>
          </w:rPr>
          <w:tab/>
        </w:r>
        <w:r w:rsidR="008D240F" w:rsidRPr="00F769FA">
          <w:rPr>
            <w:rStyle w:val="Hyperlink"/>
            <w:noProof/>
          </w:rPr>
          <w:t>WFHSv2-REQ-283641/A-HMI Specification References</w:t>
        </w:r>
        <w:r w:rsidR="008D240F">
          <w:rPr>
            <w:noProof/>
            <w:webHidden/>
          </w:rPr>
          <w:tab/>
        </w:r>
        <w:r w:rsidR="008D240F">
          <w:rPr>
            <w:noProof/>
            <w:webHidden/>
          </w:rPr>
          <w:fldChar w:fldCharType="begin"/>
        </w:r>
        <w:r w:rsidR="008D240F">
          <w:rPr>
            <w:noProof/>
            <w:webHidden/>
          </w:rPr>
          <w:instrText xml:space="preserve"> PAGEREF _Toc14081895 \h </w:instrText>
        </w:r>
        <w:r w:rsidR="008D240F">
          <w:rPr>
            <w:noProof/>
            <w:webHidden/>
          </w:rPr>
        </w:r>
        <w:r w:rsidR="008D240F">
          <w:rPr>
            <w:noProof/>
            <w:webHidden/>
          </w:rPr>
          <w:fldChar w:fldCharType="separate"/>
        </w:r>
        <w:r w:rsidR="008D240F">
          <w:rPr>
            <w:noProof/>
            <w:webHidden/>
          </w:rPr>
          <w:t>26</w:t>
        </w:r>
        <w:r w:rsidR="008D240F">
          <w:rPr>
            <w:noProof/>
            <w:webHidden/>
          </w:rPr>
          <w:fldChar w:fldCharType="end"/>
        </w:r>
      </w:hyperlink>
    </w:p>
    <w:p w14:paraId="33E78AED"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6" w:history="1">
        <w:r w:rsidR="008D240F" w:rsidRPr="00F769FA">
          <w:rPr>
            <w:rStyle w:val="Hyperlink"/>
            <w:noProof/>
          </w:rPr>
          <w:t>2.3</w:t>
        </w:r>
        <w:r w:rsidR="008D240F">
          <w:rPr>
            <w:rFonts w:asciiTheme="minorHAnsi" w:eastAsiaTheme="minorEastAsia" w:hAnsiTheme="minorHAnsi" w:cstheme="minorBidi"/>
            <w:i w:val="0"/>
            <w:noProof/>
            <w:sz w:val="22"/>
            <w:szCs w:val="22"/>
          </w:rPr>
          <w:tab/>
        </w:r>
        <w:r w:rsidR="008D240F" w:rsidRPr="00F769FA">
          <w:rPr>
            <w:rStyle w:val="Hyperlink"/>
            <w:noProof/>
          </w:rPr>
          <w:t>WFHSv2-REQ-283642/A-Diagnostic Specification References</w:t>
        </w:r>
        <w:r w:rsidR="008D240F">
          <w:rPr>
            <w:noProof/>
            <w:webHidden/>
          </w:rPr>
          <w:tab/>
        </w:r>
        <w:r w:rsidR="008D240F">
          <w:rPr>
            <w:noProof/>
            <w:webHidden/>
          </w:rPr>
          <w:fldChar w:fldCharType="begin"/>
        </w:r>
        <w:r w:rsidR="008D240F">
          <w:rPr>
            <w:noProof/>
            <w:webHidden/>
          </w:rPr>
          <w:instrText xml:space="preserve"> PAGEREF _Toc14081896 \h </w:instrText>
        </w:r>
        <w:r w:rsidR="008D240F">
          <w:rPr>
            <w:noProof/>
            <w:webHidden/>
          </w:rPr>
        </w:r>
        <w:r w:rsidR="008D240F">
          <w:rPr>
            <w:noProof/>
            <w:webHidden/>
          </w:rPr>
          <w:fldChar w:fldCharType="separate"/>
        </w:r>
        <w:r w:rsidR="008D240F">
          <w:rPr>
            <w:noProof/>
            <w:webHidden/>
          </w:rPr>
          <w:t>26</w:t>
        </w:r>
        <w:r w:rsidR="008D240F">
          <w:rPr>
            <w:noProof/>
            <w:webHidden/>
          </w:rPr>
          <w:fldChar w:fldCharType="end"/>
        </w:r>
      </w:hyperlink>
    </w:p>
    <w:p w14:paraId="54C97BBD"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7" w:history="1">
        <w:r w:rsidR="008D240F" w:rsidRPr="00F769FA">
          <w:rPr>
            <w:rStyle w:val="Hyperlink"/>
            <w:noProof/>
          </w:rPr>
          <w:t>2.4</w:t>
        </w:r>
        <w:r w:rsidR="008D240F">
          <w:rPr>
            <w:rFonts w:asciiTheme="minorHAnsi" w:eastAsiaTheme="minorEastAsia" w:hAnsiTheme="minorHAnsi" w:cstheme="minorBidi"/>
            <w:i w:val="0"/>
            <w:noProof/>
            <w:sz w:val="22"/>
            <w:szCs w:val="22"/>
          </w:rPr>
          <w:tab/>
        </w:r>
        <w:r w:rsidR="008D240F" w:rsidRPr="00F769FA">
          <w:rPr>
            <w:rStyle w:val="Hyperlink"/>
            <w:noProof/>
          </w:rPr>
          <w:t>WFHSv2-SR-REQ-227355/B-Request/Response return to Null/NoRequest state</w:t>
        </w:r>
        <w:r w:rsidR="008D240F">
          <w:rPr>
            <w:noProof/>
            <w:webHidden/>
          </w:rPr>
          <w:tab/>
        </w:r>
        <w:r w:rsidR="008D240F">
          <w:rPr>
            <w:noProof/>
            <w:webHidden/>
          </w:rPr>
          <w:fldChar w:fldCharType="begin"/>
        </w:r>
        <w:r w:rsidR="008D240F">
          <w:rPr>
            <w:noProof/>
            <w:webHidden/>
          </w:rPr>
          <w:instrText xml:space="preserve"> PAGEREF _Toc14081897 \h </w:instrText>
        </w:r>
        <w:r w:rsidR="008D240F">
          <w:rPr>
            <w:noProof/>
            <w:webHidden/>
          </w:rPr>
        </w:r>
        <w:r w:rsidR="008D240F">
          <w:rPr>
            <w:noProof/>
            <w:webHidden/>
          </w:rPr>
          <w:fldChar w:fldCharType="separate"/>
        </w:r>
        <w:r w:rsidR="008D240F">
          <w:rPr>
            <w:noProof/>
            <w:webHidden/>
          </w:rPr>
          <w:t>26</w:t>
        </w:r>
        <w:r w:rsidR="008D240F">
          <w:rPr>
            <w:noProof/>
            <w:webHidden/>
          </w:rPr>
          <w:fldChar w:fldCharType="end"/>
        </w:r>
      </w:hyperlink>
    </w:p>
    <w:p w14:paraId="509CF31A"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8" w:history="1">
        <w:r w:rsidR="008D240F" w:rsidRPr="00F769FA">
          <w:rPr>
            <w:rStyle w:val="Hyperlink"/>
            <w:noProof/>
          </w:rPr>
          <w:t>2.5</w:t>
        </w:r>
        <w:r w:rsidR="008D240F">
          <w:rPr>
            <w:rFonts w:asciiTheme="minorHAnsi" w:eastAsiaTheme="minorEastAsia" w:hAnsiTheme="minorHAnsi" w:cstheme="minorBidi"/>
            <w:i w:val="0"/>
            <w:noProof/>
            <w:sz w:val="22"/>
            <w:szCs w:val="22"/>
          </w:rPr>
          <w:tab/>
        </w:r>
        <w:r w:rsidR="008D240F" w:rsidRPr="00F769FA">
          <w:rPr>
            <w:rStyle w:val="Hyperlink"/>
            <w:noProof/>
          </w:rPr>
          <w:t>WFHS-TMR-REQ-226998/A-T_ReturnToNull_NoRequest</w:t>
        </w:r>
        <w:r w:rsidR="008D240F">
          <w:rPr>
            <w:noProof/>
            <w:webHidden/>
          </w:rPr>
          <w:tab/>
        </w:r>
        <w:r w:rsidR="008D240F">
          <w:rPr>
            <w:noProof/>
            <w:webHidden/>
          </w:rPr>
          <w:fldChar w:fldCharType="begin"/>
        </w:r>
        <w:r w:rsidR="008D240F">
          <w:rPr>
            <w:noProof/>
            <w:webHidden/>
          </w:rPr>
          <w:instrText xml:space="preserve"> PAGEREF _Toc14081898 \h </w:instrText>
        </w:r>
        <w:r w:rsidR="008D240F">
          <w:rPr>
            <w:noProof/>
            <w:webHidden/>
          </w:rPr>
        </w:r>
        <w:r w:rsidR="008D240F">
          <w:rPr>
            <w:noProof/>
            <w:webHidden/>
          </w:rPr>
          <w:fldChar w:fldCharType="separate"/>
        </w:r>
        <w:r w:rsidR="008D240F">
          <w:rPr>
            <w:noProof/>
            <w:webHidden/>
          </w:rPr>
          <w:t>26</w:t>
        </w:r>
        <w:r w:rsidR="008D240F">
          <w:rPr>
            <w:noProof/>
            <w:webHidden/>
          </w:rPr>
          <w:fldChar w:fldCharType="end"/>
        </w:r>
      </w:hyperlink>
    </w:p>
    <w:p w14:paraId="3027066F"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899" w:history="1">
        <w:r w:rsidR="008D240F" w:rsidRPr="00F769FA">
          <w:rPr>
            <w:rStyle w:val="Hyperlink"/>
            <w:noProof/>
          </w:rPr>
          <w:t>2.6</w:t>
        </w:r>
        <w:r w:rsidR="008D240F">
          <w:rPr>
            <w:rFonts w:asciiTheme="minorHAnsi" w:eastAsiaTheme="minorEastAsia" w:hAnsiTheme="minorHAnsi" w:cstheme="minorBidi"/>
            <w:i w:val="0"/>
            <w:noProof/>
            <w:sz w:val="22"/>
            <w:szCs w:val="22"/>
          </w:rPr>
          <w:tab/>
        </w:r>
        <w:r w:rsidR="008D240F" w:rsidRPr="00F769FA">
          <w:rPr>
            <w:rStyle w:val="Hyperlink"/>
            <w:noProof/>
          </w:rPr>
          <w:t>WFHS-REQ-274875/A-FTCP Specification References</w:t>
        </w:r>
        <w:r w:rsidR="008D240F">
          <w:rPr>
            <w:noProof/>
            <w:webHidden/>
          </w:rPr>
          <w:tab/>
        </w:r>
        <w:r w:rsidR="008D240F">
          <w:rPr>
            <w:noProof/>
            <w:webHidden/>
          </w:rPr>
          <w:fldChar w:fldCharType="begin"/>
        </w:r>
        <w:r w:rsidR="008D240F">
          <w:rPr>
            <w:noProof/>
            <w:webHidden/>
          </w:rPr>
          <w:instrText xml:space="preserve"> PAGEREF _Toc14081899 \h </w:instrText>
        </w:r>
        <w:r w:rsidR="008D240F">
          <w:rPr>
            <w:noProof/>
            <w:webHidden/>
          </w:rPr>
        </w:r>
        <w:r w:rsidR="008D240F">
          <w:rPr>
            <w:noProof/>
            <w:webHidden/>
          </w:rPr>
          <w:fldChar w:fldCharType="separate"/>
        </w:r>
        <w:r w:rsidR="008D240F">
          <w:rPr>
            <w:noProof/>
            <w:webHidden/>
          </w:rPr>
          <w:t>27</w:t>
        </w:r>
        <w:r w:rsidR="008D240F">
          <w:rPr>
            <w:noProof/>
            <w:webHidden/>
          </w:rPr>
          <w:fldChar w:fldCharType="end"/>
        </w:r>
      </w:hyperlink>
    </w:p>
    <w:p w14:paraId="642EAFEE" w14:textId="77777777" w:rsidR="008D240F" w:rsidRDefault="00CC77B9">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900" w:history="1">
        <w:r w:rsidR="008D240F" w:rsidRPr="00F769FA">
          <w:rPr>
            <w:rStyle w:val="Hyperlink"/>
            <w:noProof/>
          </w:rPr>
          <w:t>3</w:t>
        </w:r>
        <w:r w:rsidR="008D240F">
          <w:rPr>
            <w:rFonts w:asciiTheme="minorHAnsi" w:eastAsiaTheme="minorEastAsia" w:hAnsiTheme="minorHAnsi" w:cstheme="minorBidi"/>
            <w:b w:val="0"/>
            <w:smallCaps w:val="0"/>
            <w:noProof/>
            <w:sz w:val="22"/>
            <w:szCs w:val="22"/>
          </w:rPr>
          <w:tab/>
        </w:r>
        <w:r w:rsidR="008D240F" w:rsidRPr="00F769FA">
          <w:rPr>
            <w:rStyle w:val="Hyperlink"/>
            <w:noProof/>
          </w:rPr>
          <w:t>Functional Definition</w:t>
        </w:r>
        <w:r w:rsidR="008D240F">
          <w:rPr>
            <w:noProof/>
            <w:webHidden/>
          </w:rPr>
          <w:tab/>
        </w:r>
        <w:r w:rsidR="008D240F">
          <w:rPr>
            <w:noProof/>
            <w:webHidden/>
          </w:rPr>
          <w:fldChar w:fldCharType="begin"/>
        </w:r>
        <w:r w:rsidR="008D240F">
          <w:rPr>
            <w:noProof/>
            <w:webHidden/>
          </w:rPr>
          <w:instrText xml:space="preserve"> PAGEREF _Toc14081900 \h </w:instrText>
        </w:r>
        <w:r w:rsidR="008D240F">
          <w:rPr>
            <w:noProof/>
            <w:webHidden/>
          </w:rPr>
        </w:r>
        <w:r w:rsidR="008D240F">
          <w:rPr>
            <w:noProof/>
            <w:webHidden/>
          </w:rPr>
          <w:fldChar w:fldCharType="separate"/>
        </w:r>
        <w:r w:rsidR="008D240F">
          <w:rPr>
            <w:noProof/>
            <w:webHidden/>
          </w:rPr>
          <w:t>28</w:t>
        </w:r>
        <w:r w:rsidR="008D240F">
          <w:rPr>
            <w:noProof/>
            <w:webHidden/>
          </w:rPr>
          <w:fldChar w:fldCharType="end"/>
        </w:r>
      </w:hyperlink>
    </w:p>
    <w:p w14:paraId="6E2034F8"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01" w:history="1">
        <w:r w:rsidR="008D240F" w:rsidRPr="00F769FA">
          <w:rPr>
            <w:rStyle w:val="Hyperlink"/>
            <w:noProof/>
          </w:rPr>
          <w:t>3.1</w:t>
        </w:r>
        <w:r w:rsidR="008D240F">
          <w:rPr>
            <w:rFonts w:asciiTheme="minorHAnsi" w:eastAsiaTheme="minorEastAsia" w:hAnsiTheme="minorHAnsi" w:cstheme="minorBidi"/>
            <w:i w:val="0"/>
            <w:noProof/>
            <w:sz w:val="22"/>
            <w:szCs w:val="22"/>
          </w:rPr>
          <w:tab/>
        </w:r>
        <w:r w:rsidR="008D240F" w:rsidRPr="00F769FA">
          <w:rPr>
            <w:rStyle w:val="Hyperlink"/>
            <w:noProof/>
          </w:rPr>
          <w:t>WFHSv2-FUN-REQ-274794/A-Wi-Fi General Usage</w:t>
        </w:r>
        <w:r w:rsidR="008D240F">
          <w:rPr>
            <w:noProof/>
            <w:webHidden/>
          </w:rPr>
          <w:tab/>
        </w:r>
        <w:r w:rsidR="008D240F">
          <w:rPr>
            <w:noProof/>
            <w:webHidden/>
          </w:rPr>
          <w:fldChar w:fldCharType="begin"/>
        </w:r>
        <w:r w:rsidR="008D240F">
          <w:rPr>
            <w:noProof/>
            <w:webHidden/>
          </w:rPr>
          <w:instrText xml:space="preserve"> PAGEREF _Toc14081901 \h </w:instrText>
        </w:r>
        <w:r w:rsidR="008D240F">
          <w:rPr>
            <w:noProof/>
            <w:webHidden/>
          </w:rPr>
        </w:r>
        <w:r w:rsidR="008D240F">
          <w:rPr>
            <w:noProof/>
            <w:webHidden/>
          </w:rPr>
          <w:fldChar w:fldCharType="separate"/>
        </w:r>
        <w:r w:rsidR="008D240F">
          <w:rPr>
            <w:noProof/>
            <w:webHidden/>
          </w:rPr>
          <w:t>28</w:t>
        </w:r>
        <w:r w:rsidR="008D240F">
          <w:rPr>
            <w:noProof/>
            <w:webHidden/>
          </w:rPr>
          <w:fldChar w:fldCharType="end"/>
        </w:r>
      </w:hyperlink>
    </w:p>
    <w:p w14:paraId="649D036E"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02" w:history="1">
        <w:r w:rsidR="008D240F" w:rsidRPr="00F769FA">
          <w:rPr>
            <w:rStyle w:val="Hyperlink"/>
            <w:noProof/>
          </w:rPr>
          <w:t>3.1.1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_Toc14081902 \h </w:instrText>
        </w:r>
        <w:r w:rsidR="008D240F">
          <w:rPr>
            <w:noProof/>
            <w:webHidden/>
          </w:rPr>
        </w:r>
        <w:r w:rsidR="008D240F">
          <w:rPr>
            <w:noProof/>
            <w:webHidden/>
          </w:rPr>
          <w:fldChar w:fldCharType="separate"/>
        </w:r>
        <w:r w:rsidR="008D240F">
          <w:rPr>
            <w:noProof/>
            <w:webHidden/>
          </w:rPr>
          <w:t>28</w:t>
        </w:r>
        <w:r w:rsidR="008D240F">
          <w:rPr>
            <w:noProof/>
            <w:webHidden/>
          </w:rPr>
          <w:fldChar w:fldCharType="end"/>
        </w:r>
      </w:hyperlink>
    </w:p>
    <w:p w14:paraId="76997E2E"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03" w:history="1">
        <w:r w:rsidR="008D240F" w:rsidRPr="00F769FA">
          <w:rPr>
            <w:rStyle w:val="Hyperlink"/>
            <w:noProof/>
          </w:rPr>
          <w:t>3.1.2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_Toc14081903 \h </w:instrText>
        </w:r>
        <w:r w:rsidR="008D240F">
          <w:rPr>
            <w:noProof/>
            <w:webHidden/>
          </w:rPr>
        </w:r>
        <w:r w:rsidR="008D240F">
          <w:rPr>
            <w:noProof/>
            <w:webHidden/>
          </w:rPr>
          <w:fldChar w:fldCharType="separate"/>
        </w:r>
        <w:r w:rsidR="008D240F">
          <w:rPr>
            <w:noProof/>
            <w:webHidden/>
          </w:rPr>
          <w:t>38</w:t>
        </w:r>
        <w:r w:rsidR="008D240F">
          <w:rPr>
            <w:noProof/>
            <w:webHidden/>
          </w:rPr>
          <w:fldChar w:fldCharType="end"/>
        </w:r>
      </w:hyperlink>
    </w:p>
    <w:p w14:paraId="798AA823"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04" w:history="1">
        <w:r w:rsidR="008D240F" w:rsidRPr="00F769FA">
          <w:rPr>
            <w:rStyle w:val="Hyperlink"/>
            <w:noProof/>
          </w:rPr>
          <w:t>3.2</w:t>
        </w:r>
        <w:r w:rsidR="008D240F">
          <w:rPr>
            <w:rFonts w:asciiTheme="minorHAnsi" w:eastAsiaTheme="minorEastAsia" w:hAnsiTheme="minorHAnsi" w:cstheme="minorBidi"/>
            <w:i w:val="0"/>
            <w:noProof/>
            <w:sz w:val="22"/>
            <w:szCs w:val="22"/>
          </w:rPr>
          <w:tab/>
        </w:r>
        <w:r w:rsidR="008D240F" w:rsidRPr="00F769FA">
          <w:rPr>
            <w:rStyle w:val="Hyperlink"/>
            <w:noProof/>
          </w:rPr>
          <w:t>WFHSv2-FUN-REQ-274795/A-Displaying WifiHotspotServer icon</w:t>
        </w:r>
        <w:r w:rsidR="008D240F">
          <w:rPr>
            <w:noProof/>
            <w:webHidden/>
          </w:rPr>
          <w:tab/>
        </w:r>
        <w:r w:rsidR="008D240F">
          <w:rPr>
            <w:noProof/>
            <w:webHidden/>
          </w:rPr>
          <w:fldChar w:fldCharType="begin"/>
        </w:r>
        <w:r w:rsidR="008D240F">
          <w:rPr>
            <w:noProof/>
            <w:webHidden/>
          </w:rPr>
          <w:instrText xml:space="preserve"> PAGEREF _Toc14081904 \h </w:instrText>
        </w:r>
        <w:r w:rsidR="008D240F">
          <w:rPr>
            <w:noProof/>
            <w:webHidden/>
          </w:rPr>
        </w:r>
        <w:r w:rsidR="008D240F">
          <w:rPr>
            <w:noProof/>
            <w:webHidden/>
          </w:rPr>
          <w:fldChar w:fldCharType="separate"/>
        </w:r>
        <w:r w:rsidR="008D240F">
          <w:rPr>
            <w:noProof/>
            <w:webHidden/>
          </w:rPr>
          <w:t>41</w:t>
        </w:r>
        <w:r w:rsidR="008D240F">
          <w:rPr>
            <w:noProof/>
            <w:webHidden/>
          </w:rPr>
          <w:fldChar w:fldCharType="end"/>
        </w:r>
      </w:hyperlink>
    </w:p>
    <w:p w14:paraId="5761499D"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05" w:history="1">
        <w:r w:rsidR="008D240F" w:rsidRPr="00F769FA">
          <w:rPr>
            <w:rStyle w:val="Hyperlink"/>
            <w:noProof/>
          </w:rPr>
          <w:t>3.2.1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_Toc14081905 \h </w:instrText>
        </w:r>
        <w:r w:rsidR="008D240F">
          <w:rPr>
            <w:noProof/>
            <w:webHidden/>
          </w:rPr>
        </w:r>
        <w:r w:rsidR="008D240F">
          <w:rPr>
            <w:noProof/>
            <w:webHidden/>
          </w:rPr>
          <w:fldChar w:fldCharType="separate"/>
        </w:r>
        <w:r w:rsidR="008D240F">
          <w:rPr>
            <w:noProof/>
            <w:webHidden/>
          </w:rPr>
          <w:t>41</w:t>
        </w:r>
        <w:r w:rsidR="008D240F">
          <w:rPr>
            <w:noProof/>
            <w:webHidden/>
          </w:rPr>
          <w:fldChar w:fldCharType="end"/>
        </w:r>
      </w:hyperlink>
    </w:p>
    <w:p w14:paraId="4A51F276"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06" w:history="1">
        <w:r w:rsidR="008D240F" w:rsidRPr="00F769FA">
          <w:rPr>
            <w:rStyle w:val="Hyperlink"/>
            <w:noProof/>
          </w:rPr>
          <w:t>3.3</w:t>
        </w:r>
        <w:r w:rsidR="008D240F">
          <w:rPr>
            <w:rFonts w:asciiTheme="minorHAnsi" w:eastAsiaTheme="minorEastAsia" w:hAnsiTheme="minorHAnsi" w:cstheme="minorBidi"/>
            <w:i w:val="0"/>
            <w:noProof/>
            <w:sz w:val="22"/>
            <w:szCs w:val="22"/>
          </w:rPr>
          <w:tab/>
        </w:r>
        <w:r w:rsidR="008D240F" w:rsidRPr="00F769FA">
          <w:rPr>
            <w:rStyle w:val="Hyperlink"/>
            <w:noProof/>
          </w:rPr>
          <w:t>WFHSv2-FUN-REQ-274796/C-Turning Wi-Fi Hotspot On or Off</w:t>
        </w:r>
        <w:r w:rsidR="008D240F">
          <w:rPr>
            <w:noProof/>
            <w:webHidden/>
          </w:rPr>
          <w:tab/>
        </w:r>
        <w:r w:rsidR="008D240F">
          <w:rPr>
            <w:noProof/>
            <w:webHidden/>
          </w:rPr>
          <w:fldChar w:fldCharType="begin"/>
        </w:r>
        <w:r w:rsidR="008D240F">
          <w:rPr>
            <w:noProof/>
            <w:webHidden/>
          </w:rPr>
          <w:instrText xml:space="preserve"> PAGEREF _Toc14081906 \h </w:instrText>
        </w:r>
        <w:r w:rsidR="008D240F">
          <w:rPr>
            <w:noProof/>
            <w:webHidden/>
          </w:rPr>
        </w:r>
        <w:r w:rsidR="008D240F">
          <w:rPr>
            <w:noProof/>
            <w:webHidden/>
          </w:rPr>
          <w:fldChar w:fldCharType="separate"/>
        </w:r>
        <w:r w:rsidR="008D240F">
          <w:rPr>
            <w:noProof/>
            <w:webHidden/>
          </w:rPr>
          <w:t>44</w:t>
        </w:r>
        <w:r w:rsidR="008D240F">
          <w:rPr>
            <w:noProof/>
            <w:webHidden/>
          </w:rPr>
          <w:fldChar w:fldCharType="end"/>
        </w:r>
      </w:hyperlink>
    </w:p>
    <w:p w14:paraId="44CF7E52"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07" w:history="1">
        <w:r w:rsidR="008D240F" w:rsidRPr="00F769FA">
          <w:rPr>
            <w:rStyle w:val="Hyperlink"/>
            <w:noProof/>
          </w:rPr>
          <w:t>3.3.1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_Toc14081907 \h </w:instrText>
        </w:r>
        <w:r w:rsidR="008D240F">
          <w:rPr>
            <w:noProof/>
            <w:webHidden/>
          </w:rPr>
        </w:r>
        <w:r w:rsidR="008D240F">
          <w:rPr>
            <w:noProof/>
            <w:webHidden/>
          </w:rPr>
          <w:fldChar w:fldCharType="separate"/>
        </w:r>
        <w:r w:rsidR="008D240F">
          <w:rPr>
            <w:noProof/>
            <w:webHidden/>
          </w:rPr>
          <w:t>44</w:t>
        </w:r>
        <w:r w:rsidR="008D240F">
          <w:rPr>
            <w:noProof/>
            <w:webHidden/>
          </w:rPr>
          <w:fldChar w:fldCharType="end"/>
        </w:r>
      </w:hyperlink>
    </w:p>
    <w:p w14:paraId="672DE761"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08" w:history="1">
        <w:r w:rsidR="008D240F" w:rsidRPr="00F769FA">
          <w:rPr>
            <w:rStyle w:val="Hyperlink"/>
            <w:noProof/>
          </w:rPr>
          <w:t>3.3.2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_Toc14081908 \h </w:instrText>
        </w:r>
        <w:r w:rsidR="008D240F">
          <w:rPr>
            <w:noProof/>
            <w:webHidden/>
          </w:rPr>
        </w:r>
        <w:r w:rsidR="008D240F">
          <w:rPr>
            <w:noProof/>
            <w:webHidden/>
          </w:rPr>
          <w:fldChar w:fldCharType="separate"/>
        </w:r>
        <w:r w:rsidR="008D240F">
          <w:rPr>
            <w:noProof/>
            <w:webHidden/>
          </w:rPr>
          <w:t>51</w:t>
        </w:r>
        <w:r w:rsidR="008D240F">
          <w:rPr>
            <w:noProof/>
            <w:webHidden/>
          </w:rPr>
          <w:fldChar w:fldCharType="end"/>
        </w:r>
      </w:hyperlink>
    </w:p>
    <w:p w14:paraId="67125B0A"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09" w:history="1">
        <w:r w:rsidR="008D240F" w:rsidRPr="00F769FA">
          <w:rPr>
            <w:rStyle w:val="Hyperlink"/>
            <w:noProof/>
          </w:rPr>
          <w:t>3.3.3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_Toc14081909 \h </w:instrText>
        </w:r>
        <w:r w:rsidR="008D240F">
          <w:rPr>
            <w:noProof/>
            <w:webHidden/>
          </w:rPr>
        </w:r>
        <w:r w:rsidR="008D240F">
          <w:rPr>
            <w:noProof/>
            <w:webHidden/>
          </w:rPr>
          <w:fldChar w:fldCharType="separate"/>
        </w:r>
        <w:r w:rsidR="008D240F">
          <w:rPr>
            <w:noProof/>
            <w:webHidden/>
          </w:rPr>
          <w:t>55</w:t>
        </w:r>
        <w:r w:rsidR="008D240F">
          <w:rPr>
            <w:noProof/>
            <w:webHidden/>
          </w:rPr>
          <w:fldChar w:fldCharType="end"/>
        </w:r>
      </w:hyperlink>
    </w:p>
    <w:p w14:paraId="463B7090"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10" w:history="1">
        <w:r w:rsidR="008D240F" w:rsidRPr="00F769FA">
          <w:rPr>
            <w:rStyle w:val="Hyperlink"/>
            <w:noProof/>
          </w:rPr>
          <w:t>3.4</w:t>
        </w:r>
        <w:r w:rsidR="008D240F">
          <w:rPr>
            <w:rFonts w:asciiTheme="minorHAnsi" w:eastAsiaTheme="minorEastAsia" w:hAnsiTheme="minorHAnsi" w:cstheme="minorBidi"/>
            <w:i w:val="0"/>
            <w:noProof/>
            <w:sz w:val="22"/>
            <w:szCs w:val="22"/>
          </w:rPr>
          <w:tab/>
        </w:r>
        <w:r w:rsidR="008D240F" w:rsidRPr="00F769FA">
          <w:rPr>
            <w:rStyle w:val="Hyperlink"/>
            <w:noProof/>
          </w:rPr>
          <w:t>WFHSv2-FUN-REQ-274797/B-Managing SSID</w:t>
        </w:r>
        <w:r w:rsidR="008D240F">
          <w:rPr>
            <w:noProof/>
            <w:webHidden/>
          </w:rPr>
          <w:tab/>
        </w:r>
        <w:r w:rsidR="008D240F">
          <w:rPr>
            <w:noProof/>
            <w:webHidden/>
          </w:rPr>
          <w:fldChar w:fldCharType="begin"/>
        </w:r>
        <w:r w:rsidR="008D240F">
          <w:rPr>
            <w:noProof/>
            <w:webHidden/>
          </w:rPr>
          <w:instrText xml:space="preserve"> PAGEREF _Toc14081910 \h </w:instrText>
        </w:r>
        <w:r w:rsidR="008D240F">
          <w:rPr>
            <w:noProof/>
            <w:webHidden/>
          </w:rPr>
        </w:r>
        <w:r w:rsidR="008D240F">
          <w:rPr>
            <w:noProof/>
            <w:webHidden/>
          </w:rPr>
          <w:fldChar w:fldCharType="separate"/>
        </w:r>
        <w:r w:rsidR="008D240F">
          <w:rPr>
            <w:noProof/>
            <w:webHidden/>
          </w:rPr>
          <w:t>59</w:t>
        </w:r>
        <w:r w:rsidR="008D240F">
          <w:rPr>
            <w:noProof/>
            <w:webHidden/>
          </w:rPr>
          <w:fldChar w:fldCharType="end"/>
        </w:r>
      </w:hyperlink>
    </w:p>
    <w:p w14:paraId="715A2DA9"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1" w:history="1">
        <w:r w:rsidR="008D240F" w:rsidRPr="00F769FA">
          <w:rPr>
            <w:rStyle w:val="Hyperlink"/>
            <w:noProof/>
          </w:rPr>
          <w:t>3.4.1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_Toc14081911 \h </w:instrText>
        </w:r>
        <w:r w:rsidR="008D240F">
          <w:rPr>
            <w:noProof/>
            <w:webHidden/>
          </w:rPr>
        </w:r>
        <w:r w:rsidR="008D240F">
          <w:rPr>
            <w:noProof/>
            <w:webHidden/>
          </w:rPr>
          <w:fldChar w:fldCharType="separate"/>
        </w:r>
        <w:r w:rsidR="008D240F">
          <w:rPr>
            <w:noProof/>
            <w:webHidden/>
          </w:rPr>
          <w:t>59</w:t>
        </w:r>
        <w:r w:rsidR="008D240F">
          <w:rPr>
            <w:noProof/>
            <w:webHidden/>
          </w:rPr>
          <w:fldChar w:fldCharType="end"/>
        </w:r>
      </w:hyperlink>
    </w:p>
    <w:p w14:paraId="2B969512"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2" w:history="1">
        <w:r w:rsidR="008D240F" w:rsidRPr="00F769FA">
          <w:rPr>
            <w:rStyle w:val="Hyperlink"/>
            <w:noProof/>
          </w:rPr>
          <w:t>3.4.2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_Toc14081912 \h </w:instrText>
        </w:r>
        <w:r w:rsidR="008D240F">
          <w:rPr>
            <w:noProof/>
            <w:webHidden/>
          </w:rPr>
        </w:r>
        <w:r w:rsidR="008D240F">
          <w:rPr>
            <w:noProof/>
            <w:webHidden/>
          </w:rPr>
          <w:fldChar w:fldCharType="separate"/>
        </w:r>
        <w:r w:rsidR="008D240F">
          <w:rPr>
            <w:noProof/>
            <w:webHidden/>
          </w:rPr>
          <w:t>64</w:t>
        </w:r>
        <w:r w:rsidR="008D240F">
          <w:rPr>
            <w:noProof/>
            <w:webHidden/>
          </w:rPr>
          <w:fldChar w:fldCharType="end"/>
        </w:r>
      </w:hyperlink>
    </w:p>
    <w:p w14:paraId="4AE1A3F0"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3" w:history="1">
        <w:r w:rsidR="008D240F" w:rsidRPr="00F769FA">
          <w:rPr>
            <w:rStyle w:val="Hyperlink"/>
            <w:noProof/>
          </w:rPr>
          <w:t>3.4.3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_Toc14081913 \h </w:instrText>
        </w:r>
        <w:r w:rsidR="008D240F">
          <w:rPr>
            <w:noProof/>
            <w:webHidden/>
          </w:rPr>
        </w:r>
        <w:r w:rsidR="008D240F">
          <w:rPr>
            <w:noProof/>
            <w:webHidden/>
          </w:rPr>
          <w:fldChar w:fldCharType="separate"/>
        </w:r>
        <w:r w:rsidR="008D240F">
          <w:rPr>
            <w:noProof/>
            <w:webHidden/>
          </w:rPr>
          <w:t>66</w:t>
        </w:r>
        <w:r w:rsidR="008D240F">
          <w:rPr>
            <w:noProof/>
            <w:webHidden/>
          </w:rPr>
          <w:fldChar w:fldCharType="end"/>
        </w:r>
      </w:hyperlink>
    </w:p>
    <w:p w14:paraId="4D5B0434"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14" w:history="1">
        <w:r w:rsidR="008D240F" w:rsidRPr="00F769FA">
          <w:rPr>
            <w:rStyle w:val="Hyperlink"/>
            <w:noProof/>
          </w:rPr>
          <w:t>3.5</w:t>
        </w:r>
        <w:r w:rsidR="008D240F">
          <w:rPr>
            <w:rFonts w:asciiTheme="minorHAnsi" w:eastAsiaTheme="minorEastAsia" w:hAnsiTheme="minorHAnsi" w:cstheme="minorBidi"/>
            <w:i w:val="0"/>
            <w:noProof/>
            <w:sz w:val="22"/>
            <w:szCs w:val="22"/>
          </w:rPr>
          <w:tab/>
        </w:r>
        <w:r w:rsidR="008D240F" w:rsidRPr="00F769FA">
          <w:rPr>
            <w:rStyle w:val="Hyperlink"/>
            <w:noProof/>
          </w:rPr>
          <w:t>WFHSv2-FUN-REQ-274798/B-Managing Password</w:t>
        </w:r>
        <w:r w:rsidR="008D240F">
          <w:rPr>
            <w:noProof/>
            <w:webHidden/>
          </w:rPr>
          <w:tab/>
        </w:r>
        <w:r w:rsidR="008D240F">
          <w:rPr>
            <w:noProof/>
            <w:webHidden/>
          </w:rPr>
          <w:fldChar w:fldCharType="begin"/>
        </w:r>
        <w:r w:rsidR="008D240F">
          <w:rPr>
            <w:noProof/>
            <w:webHidden/>
          </w:rPr>
          <w:instrText xml:space="preserve"> PAGEREF _Toc14081914 \h </w:instrText>
        </w:r>
        <w:r w:rsidR="008D240F">
          <w:rPr>
            <w:noProof/>
            <w:webHidden/>
          </w:rPr>
        </w:r>
        <w:r w:rsidR="008D240F">
          <w:rPr>
            <w:noProof/>
            <w:webHidden/>
          </w:rPr>
          <w:fldChar w:fldCharType="separate"/>
        </w:r>
        <w:r w:rsidR="008D240F">
          <w:rPr>
            <w:noProof/>
            <w:webHidden/>
          </w:rPr>
          <w:t>70</w:t>
        </w:r>
        <w:r w:rsidR="008D240F">
          <w:rPr>
            <w:noProof/>
            <w:webHidden/>
          </w:rPr>
          <w:fldChar w:fldCharType="end"/>
        </w:r>
      </w:hyperlink>
    </w:p>
    <w:p w14:paraId="37BD2CD0"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5" w:history="1">
        <w:r w:rsidR="008D240F" w:rsidRPr="00F769FA">
          <w:rPr>
            <w:rStyle w:val="Hyperlink"/>
            <w:noProof/>
          </w:rPr>
          <w:t>3.5.1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_Toc14081915 \h </w:instrText>
        </w:r>
        <w:r w:rsidR="008D240F">
          <w:rPr>
            <w:noProof/>
            <w:webHidden/>
          </w:rPr>
        </w:r>
        <w:r w:rsidR="008D240F">
          <w:rPr>
            <w:noProof/>
            <w:webHidden/>
          </w:rPr>
          <w:fldChar w:fldCharType="separate"/>
        </w:r>
        <w:r w:rsidR="008D240F">
          <w:rPr>
            <w:noProof/>
            <w:webHidden/>
          </w:rPr>
          <w:t>70</w:t>
        </w:r>
        <w:r w:rsidR="008D240F">
          <w:rPr>
            <w:noProof/>
            <w:webHidden/>
          </w:rPr>
          <w:fldChar w:fldCharType="end"/>
        </w:r>
      </w:hyperlink>
    </w:p>
    <w:p w14:paraId="6F6CECF2"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6" w:history="1">
        <w:r w:rsidR="008D240F" w:rsidRPr="00F769FA">
          <w:rPr>
            <w:rStyle w:val="Hyperlink"/>
            <w:noProof/>
          </w:rPr>
          <w:t>3.5.2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_Toc14081916 \h </w:instrText>
        </w:r>
        <w:r w:rsidR="008D240F">
          <w:rPr>
            <w:noProof/>
            <w:webHidden/>
          </w:rPr>
        </w:r>
        <w:r w:rsidR="008D240F">
          <w:rPr>
            <w:noProof/>
            <w:webHidden/>
          </w:rPr>
          <w:fldChar w:fldCharType="separate"/>
        </w:r>
        <w:r w:rsidR="008D240F">
          <w:rPr>
            <w:noProof/>
            <w:webHidden/>
          </w:rPr>
          <w:t>75</w:t>
        </w:r>
        <w:r w:rsidR="008D240F">
          <w:rPr>
            <w:noProof/>
            <w:webHidden/>
          </w:rPr>
          <w:fldChar w:fldCharType="end"/>
        </w:r>
      </w:hyperlink>
    </w:p>
    <w:p w14:paraId="40CAE165"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7" w:history="1">
        <w:r w:rsidR="008D240F" w:rsidRPr="00F769FA">
          <w:rPr>
            <w:rStyle w:val="Hyperlink"/>
            <w:noProof/>
          </w:rPr>
          <w:t>3.5.3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_Toc14081917 \h </w:instrText>
        </w:r>
        <w:r w:rsidR="008D240F">
          <w:rPr>
            <w:noProof/>
            <w:webHidden/>
          </w:rPr>
        </w:r>
        <w:r w:rsidR="008D240F">
          <w:rPr>
            <w:noProof/>
            <w:webHidden/>
          </w:rPr>
          <w:fldChar w:fldCharType="separate"/>
        </w:r>
        <w:r w:rsidR="008D240F">
          <w:rPr>
            <w:noProof/>
            <w:webHidden/>
          </w:rPr>
          <w:t>78</w:t>
        </w:r>
        <w:r w:rsidR="008D240F">
          <w:rPr>
            <w:noProof/>
            <w:webHidden/>
          </w:rPr>
          <w:fldChar w:fldCharType="end"/>
        </w:r>
      </w:hyperlink>
    </w:p>
    <w:p w14:paraId="4235C5AB"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18" w:history="1">
        <w:r w:rsidR="008D240F" w:rsidRPr="00F769FA">
          <w:rPr>
            <w:rStyle w:val="Hyperlink"/>
            <w:noProof/>
          </w:rPr>
          <w:t>3.6</w:t>
        </w:r>
        <w:r w:rsidR="008D240F">
          <w:rPr>
            <w:rFonts w:asciiTheme="minorHAnsi" w:eastAsiaTheme="minorEastAsia" w:hAnsiTheme="minorHAnsi" w:cstheme="minorBidi"/>
            <w:i w:val="0"/>
            <w:noProof/>
            <w:sz w:val="22"/>
            <w:szCs w:val="22"/>
          </w:rPr>
          <w:tab/>
        </w:r>
        <w:r w:rsidR="008D240F" w:rsidRPr="00F769FA">
          <w:rPr>
            <w:rStyle w:val="Hyperlink"/>
            <w:noProof/>
          </w:rPr>
          <w:t>WFHSv2-FUN-REQ-274799/B-Changing Security Algorithm</w:t>
        </w:r>
        <w:r w:rsidR="008D240F">
          <w:rPr>
            <w:noProof/>
            <w:webHidden/>
          </w:rPr>
          <w:tab/>
        </w:r>
        <w:r w:rsidR="008D240F">
          <w:rPr>
            <w:noProof/>
            <w:webHidden/>
          </w:rPr>
          <w:fldChar w:fldCharType="begin"/>
        </w:r>
        <w:r w:rsidR="008D240F">
          <w:rPr>
            <w:noProof/>
            <w:webHidden/>
          </w:rPr>
          <w:instrText xml:space="preserve"> PAGEREF _Toc14081918 \h </w:instrText>
        </w:r>
        <w:r w:rsidR="008D240F">
          <w:rPr>
            <w:noProof/>
            <w:webHidden/>
          </w:rPr>
        </w:r>
        <w:r w:rsidR="008D240F">
          <w:rPr>
            <w:noProof/>
            <w:webHidden/>
          </w:rPr>
          <w:fldChar w:fldCharType="separate"/>
        </w:r>
        <w:r w:rsidR="008D240F">
          <w:rPr>
            <w:noProof/>
            <w:webHidden/>
          </w:rPr>
          <w:t>83</w:t>
        </w:r>
        <w:r w:rsidR="008D240F">
          <w:rPr>
            <w:noProof/>
            <w:webHidden/>
          </w:rPr>
          <w:fldChar w:fldCharType="end"/>
        </w:r>
      </w:hyperlink>
    </w:p>
    <w:p w14:paraId="23ED1321"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19" w:history="1">
        <w:r w:rsidR="008D240F" w:rsidRPr="00F769FA">
          <w:rPr>
            <w:rStyle w:val="Hyperlink"/>
            <w:noProof/>
          </w:rPr>
          <w:t>3.6.1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_Toc14081919 \h </w:instrText>
        </w:r>
        <w:r w:rsidR="008D240F">
          <w:rPr>
            <w:noProof/>
            <w:webHidden/>
          </w:rPr>
        </w:r>
        <w:r w:rsidR="008D240F">
          <w:rPr>
            <w:noProof/>
            <w:webHidden/>
          </w:rPr>
          <w:fldChar w:fldCharType="separate"/>
        </w:r>
        <w:r w:rsidR="008D240F">
          <w:rPr>
            <w:noProof/>
            <w:webHidden/>
          </w:rPr>
          <w:t>83</w:t>
        </w:r>
        <w:r w:rsidR="008D240F">
          <w:rPr>
            <w:noProof/>
            <w:webHidden/>
          </w:rPr>
          <w:fldChar w:fldCharType="end"/>
        </w:r>
      </w:hyperlink>
    </w:p>
    <w:p w14:paraId="5903A2F1"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20" w:history="1">
        <w:r w:rsidR="008D240F" w:rsidRPr="00F769FA">
          <w:rPr>
            <w:rStyle w:val="Hyperlink"/>
            <w:noProof/>
          </w:rPr>
          <w:t>3.7</w:t>
        </w:r>
        <w:r w:rsidR="008D240F">
          <w:rPr>
            <w:rFonts w:asciiTheme="minorHAnsi" w:eastAsiaTheme="minorEastAsia" w:hAnsiTheme="minorHAnsi" w:cstheme="minorBidi"/>
            <w:i w:val="0"/>
            <w:noProof/>
            <w:sz w:val="22"/>
            <w:szCs w:val="22"/>
          </w:rPr>
          <w:tab/>
        </w:r>
        <w:r w:rsidR="008D240F" w:rsidRPr="00F769FA">
          <w:rPr>
            <w:rStyle w:val="Hyperlink"/>
            <w:noProof/>
          </w:rPr>
          <w:t>WFHSv2-FUN-REQ-274800/A-Turning Visibility On or Off</w:t>
        </w:r>
        <w:r w:rsidR="008D240F">
          <w:rPr>
            <w:noProof/>
            <w:webHidden/>
          </w:rPr>
          <w:tab/>
        </w:r>
        <w:r w:rsidR="008D240F">
          <w:rPr>
            <w:noProof/>
            <w:webHidden/>
          </w:rPr>
          <w:fldChar w:fldCharType="begin"/>
        </w:r>
        <w:r w:rsidR="008D240F">
          <w:rPr>
            <w:noProof/>
            <w:webHidden/>
          </w:rPr>
          <w:instrText xml:space="preserve"> PAGEREF _Toc14081920 \h </w:instrText>
        </w:r>
        <w:r w:rsidR="008D240F">
          <w:rPr>
            <w:noProof/>
            <w:webHidden/>
          </w:rPr>
        </w:r>
        <w:r w:rsidR="008D240F">
          <w:rPr>
            <w:noProof/>
            <w:webHidden/>
          </w:rPr>
          <w:fldChar w:fldCharType="separate"/>
        </w:r>
        <w:r w:rsidR="008D240F">
          <w:rPr>
            <w:noProof/>
            <w:webHidden/>
          </w:rPr>
          <w:t>84</w:t>
        </w:r>
        <w:r w:rsidR="008D240F">
          <w:rPr>
            <w:noProof/>
            <w:webHidden/>
          </w:rPr>
          <w:fldChar w:fldCharType="end"/>
        </w:r>
      </w:hyperlink>
    </w:p>
    <w:p w14:paraId="7B8EDC1A"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1" w:history="1">
        <w:r w:rsidR="008D240F" w:rsidRPr="00F769FA">
          <w:rPr>
            <w:rStyle w:val="Hyperlink"/>
            <w:noProof/>
          </w:rPr>
          <w:t>3.7.1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_Toc14081921 \h </w:instrText>
        </w:r>
        <w:r w:rsidR="008D240F">
          <w:rPr>
            <w:noProof/>
            <w:webHidden/>
          </w:rPr>
        </w:r>
        <w:r w:rsidR="008D240F">
          <w:rPr>
            <w:noProof/>
            <w:webHidden/>
          </w:rPr>
          <w:fldChar w:fldCharType="separate"/>
        </w:r>
        <w:r w:rsidR="008D240F">
          <w:rPr>
            <w:noProof/>
            <w:webHidden/>
          </w:rPr>
          <w:t>84</w:t>
        </w:r>
        <w:r w:rsidR="008D240F">
          <w:rPr>
            <w:noProof/>
            <w:webHidden/>
          </w:rPr>
          <w:fldChar w:fldCharType="end"/>
        </w:r>
      </w:hyperlink>
    </w:p>
    <w:p w14:paraId="329EC882"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2" w:history="1">
        <w:r w:rsidR="008D240F" w:rsidRPr="00F769FA">
          <w:rPr>
            <w:rStyle w:val="Hyperlink"/>
            <w:noProof/>
          </w:rPr>
          <w:t>3.7.2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_Toc14081922 \h </w:instrText>
        </w:r>
        <w:r w:rsidR="008D240F">
          <w:rPr>
            <w:noProof/>
            <w:webHidden/>
          </w:rPr>
        </w:r>
        <w:r w:rsidR="008D240F">
          <w:rPr>
            <w:noProof/>
            <w:webHidden/>
          </w:rPr>
          <w:fldChar w:fldCharType="separate"/>
        </w:r>
        <w:r w:rsidR="008D240F">
          <w:rPr>
            <w:noProof/>
            <w:webHidden/>
          </w:rPr>
          <w:t>85</w:t>
        </w:r>
        <w:r w:rsidR="008D240F">
          <w:rPr>
            <w:noProof/>
            <w:webHidden/>
          </w:rPr>
          <w:fldChar w:fldCharType="end"/>
        </w:r>
      </w:hyperlink>
    </w:p>
    <w:p w14:paraId="107EEED5"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3" w:history="1">
        <w:r w:rsidR="008D240F" w:rsidRPr="00F769FA">
          <w:rPr>
            <w:rStyle w:val="Hyperlink"/>
            <w:noProof/>
          </w:rPr>
          <w:t>3.7.3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_Toc14081923 \h </w:instrText>
        </w:r>
        <w:r w:rsidR="008D240F">
          <w:rPr>
            <w:noProof/>
            <w:webHidden/>
          </w:rPr>
        </w:r>
        <w:r w:rsidR="008D240F">
          <w:rPr>
            <w:noProof/>
            <w:webHidden/>
          </w:rPr>
          <w:fldChar w:fldCharType="separate"/>
        </w:r>
        <w:r w:rsidR="008D240F">
          <w:rPr>
            <w:noProof/>
            <w:webHidden/>
          </w:rPr>
          <w:t>86</w:t>
        </w:r>
        <w:r w:rsidR="008D240F">
          <w:rPr>
            <w:noProof/>
            <w:webHidden/>
          </w:rPr>
          <w:fldChar w:fldCharType="end"/>
        </w:r>
      </w:hyperlink>
    </w:p>
    <w:p w14:paraId="709D1F6B"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24" w:history="1">
        <w:r w:rsidR="008D240F" w:rsidRPr="00F769FA">
          <w:rPr>
            <w:rStyle w:val="Hyperlink"/>
            <w:noProof/>
          </w:rPr>
          <w:t>3.8</w:t>
        </w:r>
        <w:r w:rsidR="008D240F">
          <w:rPr>
            <w:rFonts w:asciiTheme="minorHAnsi" w:eastAsiaTheme="minorEastAsia" w:hAnsiTheme="minorHAnsi" w:cstheme="minorBidi"/>
            <w:i w:val="0"/>
            <w:noProof/>
            <w:sz w:val="22"/>
            <w:szCs w:val="22"/>
          </w:rPr>
          <w:tab/>
        </w:r>
        <w:r w:rsidR="008D240F" w:rsidRPr="00F769FA">
          <w:rPr>
            <w:rStyle w:val="Hyperlink"/>
            <w:noProof/>
          </w:rPr>
          <w:t>WFHSv2-FUN-REQ-274801/A-Manage Devices</w:t>
        </w:r>
        <w:r w:rsidR="008D240F">
          <w:rPr>
            <w:noProof/>
            <w:webHidden/>
          </w:rPr>
          <w:tab/>
        </w:r>
        <w:r w:rsidR="008D240F">
          <w:rPr>
            <w:noProof/>
            <w:webHidden/>
          </w:rPr>
          <w:fldChar w:fldCharType="begin"/>
        </w:r>
        <w:r w:rsidR="008D240F">
          <w:rPr>
            <w:noProof/>
            <w:webHidden/>
          </w:rPr>
          <w:instrText xml:space="preserve"> PAGEREF _Toc14081924 \h </w:instrText>
        </w:r>
        <w:r w:rsidR="008D240F">
          <w:rPr>
            <w:noProof/>
            <w:webHidden/>
          </w:rPr>
        </w:r>
        <w:r w:rsidR="008D240F">
          <w:rPr>
            <w:noProof/>
            <w:webHidden/>
          </w:rPr>
          <w:fldChar w:fldCharType="separate"/>
        </w:r>
        <w:r w:rsidR="008D240F">
          <w:rPr>
            <w:noProof/>
            <w:webHidden/>
          </w:rPr>
          <w:t>88</w:t>
        </w:r>
        <w:r w:rsidR="008D240F">
          <w:rPr>
            <w:noProof/>
            <w:webHidden/>
          </w:rPr>
          <w:fldChar w:fldCharType="end"/>
        </w:r>
      </w:hyperlink>
    </w:p>
    <w:p w14:paraId="56CB34FF"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5" w:history="1">
        <w:r w:rsidR="008D240F" w:rsidRPr="00F769FA">
          <w:rPr>
            <w:rStyle w:val="Hyperlink"/>
            <w:noProof/>
          </w:rPr>
          <w:t>3.8.1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_Toc14081925 \h </w:instrText>
        </w:r>
        <w:r w:rsidR="008D240F">
          <w:rPr>
            <w:noProof/>
            <w:webHidden/>
          </w:rPr>
        </w:r>
        <w:r w:rsidR="008D240F">
          <w:rPr>
            <w:noProof/>
            <w:webHidden/>
          </w:rPr>
          <w:fldChar w:fldCharType="separate"/>
        </w:r>
        <w:r w:rsidR="008D240F">
          <w:rPr>
            <w:noProof/>
            <w:webHidden/>
          </w:rPr>
          <w:t>88</w:t>
        </w:r>
        <w:r w:rsidR="008D240F">
          <w:rPr>
            <w:noProof/>
            <w:webHidden/>
          </w:rPr>
          <w:fldChar w:fldCharType="end"/>
        </w:r>
      </w:hyperlink>
    </w:p>
    <w:p w14:paraId="4CBCEE7B"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6" w:history="1">
        <w:r w:rsidR="008D240F" w:rsidRPr="00F769FA">
          <w:rPr>
            <w:rStyle w:val="Hyperlink"/>
            <w:noProof/>
          </w:rPr>
          <w:t>3.8.2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_Toc14081926 \h </w:instrText>
        </w:r>
        <w:r w:rsidR="008D240F">
          <w:rPr>
            <w:noProof/>
            <w:webHidden/>
          </w:rPr>
        </w:r>
        <w:r w:rsidR="008D240F">
          <w:rPr>
            <w:noProof/>
            <w:webHidden/>
          </w:rPr>
          <w:fldChar w:fldCharType="separate"/>
        </w:r>
        <w:r w:rsidR="008D240F">
          <w:rPr>
            <w:noProof/>
            <w:webHidden/>
          </w:rPr>
          <w:t>94</w:t>
        </w:r>
        <w:r w:rsidR="008D240F">
          <w:rPr>
            <w:noProof/>
            <w:webHidden/>
          </w:rPr>
          <w:fldChar w:fldCharType="end"/>
        </w:r>
      </w:hyperlink>
    </w:p>
    <w:p w14:paraId="0715C858"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7" w:history="1">
        <w:r w:rsidR="008D240F" w:rsidRPr="00F769FA">
          <w:rPr>
            <w:rStyle w:val="Hyperlink"/>
            <w:noProof/>
          </w:rPr>
          <w:t>3.8.3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_Toc14081927 \h </w:instrText>
        </w:r>
        <w:r w:rsidR="008D240F">
          <w:rPr>
            <w:noProof/>
            <w:webHidden/>
          </w:rPr>
        </w:r>
        <w:r w:rsidR="008D240F">
          <w:rPr>
            <w:noProof/>
            <w:webHidden/>
          </w:rPr>
          <w:fldChar w:fldCharType="separate"/>
        </w:r>
        <w:r w:rsidR="008D240F">
          <w:rPr>
            <w:noProof/>
            <w:webHidden/>
          </w:rPr>
          <w:t>97</w:t>
        </w:r>
        <w:r w:rsidR="008D240F">
          <w:rPr>
            <w:noProof/>
            <w:webHidden/>
          </w:rPr>
          <w:fldChar w:fldCharType="end"/>
        </w:r>
      </w:hyperlink>
    </w:p>
    <w:p w14:paraId="69B37B68"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28" w:history="1">
        <w:r w:rsidR="008D240F" w:rsidRPr="00F769FA">
          <w:rPr>
            <w:rStyle w:val="Hyperlink"/>
            <w:noProof/>
          </w:rPr>
          <w:t>3.9</w:t>
        </w:r>
        <w:r w:rsidR="008D240F">
          <w:rPr>
            <w:rFonts w:asciiTheme="minorHAnsi" w:eastAsiaTheme="minorEastAsia" w:hAnsiTheme="minorHAnsi" w:cstheme="minorBidi"/>
            <w:i w:val="0"/>
            <w:noProof/>
            <w:sz w:val="22"/>
            <w:szCs w:val="22"/>
          </w:rPr>
          <w:tab/>
        </w:r>
        <w:r w:rsidR="008D240F" w:rsidRPr="00F769FA">
          <w:rPr>
            <w:rStyle w:val="Hyperlink"/>
            <w:noProof/>
          </w:rPr>
          <w:t>WFHSv2-FUN-REQ-274802/B-Reporting Data Used</w:t>
        </w:r>
        <w:r w:rsidR="008D240F">
          <w:rPr>
            <w:noProof/>
            <w:webHidden/>
          </w:rPr>
          <w:tab/>
        </w:r>
        <w:r w:rsidR="008D240F">
          <w:rPr>
            <w:noProof/>
            <w:webHidden/>
          </w:rPr>
          <w:fldChar w:fldCharType="begin"/>
        </w:r>
        <w:r w:rsidR="008D240F">
          <w:rPr>
            <w:noProof/>
            <w:webHidden/>
          </w:rPr>
          <w:instrText xml:space="preserve"> PAGEREF _Toc14081928 \h </w:instrText>
        </w:r>
        <w:r w:rsidR="008D240F">
          <w:rPr>
            <w:noProof/>
            <w:webHidden/>
          </w:rPr>
        </w:r>
        <w:r w:rsidR="008D240F">
          <w:rPr>
            <w:noProof/>
            <w:webHidden/>
          </w:rPr>
          <w:fldChar w:fldCharType="separate"/>
        </w:r>
        <w:r w:rsidR="008D240F">
          <w:rPr>
            <w:noProof/>
            <w:webHidden/>
          </w:rPr>
          <w:t>104</w:t>
        </w:r>
        <w:r w:rsidR="008D240F">
          <w:rPr>
            <w:noProof/>
            <w:webHidden/>
          </w:rPr>
          <w:fldChar w:fldCharType="end"/>
        </w:r>
      </w:hyperlink>
    </w:p>
    <w:p w14:paraId="259241C3"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29" w:history="1">
        <w:r w:rsidR="008D240F" w:rsidRPr="00F769FA">
          <w:rPr>
            <w:rStyle w:val="Hyperlink"/>
            <w:noProof/>
          </w:rPr>
          <w:t>3.9.1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_Toc14081929 \h </w:instrText>
        </w:r>
        <w:r w:rsidR="008D240F">
          <w:rPr>
            <w:noProof/>
            <w:webHidden/>
          </w:rPr>
        </w:r>
        <w:r w:rsidR="008D240F">
          <w:rPr>
            <w:noProof/>
            <w:webHidden/>
          </w:rPr>
          <w:fldChar w:fldCharType="separate"/>
        </w:r>
        <w:r w:rsidR="008D240F">
          <w:rPr>
            <w:noProof/>
            <w:webHidden/>
          </w:rPr>
          <w:t>104</w:t>
        </w:r>
        <w:r w:rsidR="008D240F">
          <w:rPr>
            <w:noProof/>
            <w:webHidden/>
          </w:rPr>
          <w:fldChar w:fldCharType="end"/>
        </w:r>
      </w:hyperlink>
    </w:p>
    <w:p w14:paraId="76F1AEC7"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30" w:history="1">
        <w:r w:rsidR="008D240F" w:rsidRPr="00F769FA">
          <w:rPr>
            <w:rStyle w:val="Hyperlink"/>
            <w:noProof/>
          </w:rPr>
          <w:t>3.9.2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_Toc14081930 \h </w:instrText>
        </w:r>
        <w:r w:rsidR="008D240F">
          <w:rPr>
            <w:noProof/>
            <w:webHidden/>
          </w:rPr>
        </w:r>
        <w:r w:rsidR="008D240F">
          <w:rPr>
            <w:noProof/>
            <w:webHidden/>
          </w:rPr>
          <w:fldChar w:fldCharType="separate"/>
        </w:r>
        <w:r w:rsidR="008D240F">
          <w:rPr>
            <w:noProof/>
            <w:webHidden/>
          </w:rPr>
          <w:t>113</w:t>
        </w:r>
        <w:r w:rsidR="008D240F">
          <w:rPr>
            <w:noProof/>
            <w:webHidden/>
          </w:rPr>
          <w:fldChar w:fldCharType="end"/>
        </w:r>
      </w:hyperlink>
    </w:p>
    <w:p w14:paraId="30CAF970" w14:textId="77777777" w:rsidR="008D240F" w:rsidRDefault="00CC77B9">
      <w:pPr>
        <w:pStyle w:val="TOC3"/>
        <w:tabs>
          <w:tab w:val="left" w:pos="1100"/>
          <w:tab w:val="right" w:leader="dot" w:pos="11107"/>
        </w:tabs>
        <w:rPr>
          <w:rFonts w:asciiTheme="minorHAnsi" w:eastAsiaTheme="minorEastAsia" w:hAnsiTheme="minorHAnsi" w:cstheme="minorBidi"/>
          <w:noProof/>
          <w:sz w:val="22"/>
          <w:szCs w:val="22"/>
        </w:rPr>
      </w:pPr>
      <w:hyperlink w:anchor="_Toc14081931" w:history="1">
        <w:r w:rsidR="008D240F" w:rsidRPr="00F769FA">
          <w:rPr>
            <w:rStyle w:val="Hyperlink"/>
            <w:noProof/>
          </w:rPr>
          <w:t>3.9.3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_Toc14081931 \h </w:instrText>
        </w:r>
        <w:r w:rsidR="008D240F">
          <w:rPr>
            <w:noProof/>
            <w:webHidden/>
          </w:rPr>
        </w:r>
        <w:r w:rsidR="008D240F">
          <w:rPr>
            <w:noProof/>
            <w:webHidden/>
          </w:rPr>
          <w:fldChar w:fldCharType="separate"/>
        </w:r>
        <w:r w:rsidR="008D240F">
          <w:rPr>
            <w:noProof/>
            <w:webHidden/>
          </w:rPr>
          <w:t>119</w:t>
        </w:r>
        <w:r w:rsidR="008D240F">
          <w:rPr>
            <w:noProof/>
            <w:webHidden/>
          </w:rPr>
          <w:fldChar w:fldCharType="end"/>
        </w:r>
      </w:hyperlink>
    </w:p>
    <w:p w14:paraId="75CFFBF3"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32" w:history="1">
        <w:r w:rsidR="008D240F" w:rsidRPr="00F769FA">
          <w:rPr>
            <w:rStyle w:val="Hyperlink"/>
            <w:noProof/>
          </w:rPr>
          <w:t>3.10</w:t>
        </w:r>
        <w:r w:rsidR="008D240F">
          <w:rPr>
            <w:rFonts w:asciiTheme="minorHAnsi" w:eastAsiaTheme="minorEastAsia" w:hAnsiTheme="minorHAnsi" w:cstheme="minorBidi"/>
            <w:i w:val="0"/>
            <w:noProof/>
            <w:sz w:val="22"/>
            <w:szCs w:val="22"/>
          </w:rPr>
          <w:tab/>
        </w:r>
        <w:r w:rsidR="008D240F" w:rsidRPr="00F769FA">
          <w:rPr>
            <w:rStyle w:val="Hyperlink"/>
            <w:noProof/>
          </w:rPr>
          <w:t>WFHSv2-FUN-REQ-274805/A-Carrier Data Notification</w:t>
        </w:r>
        <w:r w:rsidR="008D240F">
          <w:rPr>
            <w:noProof/>
            <w:webHidden/>
          </w:rPr>
          <w:tab/>
        </w:r>
        <w:r w:rsidR="008D240F">
          <w:rPr>
            <w:noProof/>
            <w:webHidden/>
          </w:rPr>
          <w:fldChar w:fldCharType="begin"/>
        </w:r>
        <w:r w:rsidR="008D240F">
          <w:rPr>
            <w:noProof/>
            <w:webHidden/>
          </w:rPr>
          <w:instrText xml:space="preserve"> PAGEREF _Toc14081932 \h </w:instrText>
        </w:r>
        <w:r w:rsidR="008D240F">
          <w:rPr>
            <w:noProof/>
            <w:webHidden/>
          </w:rPr>
        </w:r>
        <w:r w:rsidR="008D240F">
          <w:rPr>
            <w:noProof/>
            <w:webHidden/>
          </w:rPr>
          <w:fldChar w:fldCharType="separate"/>
        </w:r>
        <w:r w:rsidR="008D240F">
          <w:rPr>
            <w:noProof/>
            <w:webHidden/>
          </w:rPr>
          <w:t>122</w:t>
        </w:r>
        <w:r w:rsidR="008D240F">
          <w:rPr>
            <w:noProof/>
            <w:webHidden/>
          </w:rPr>
          <w:fldChar w:fldCharType="end"/>
        </w:r>
      </w:hyperlink>
    </w:p>
    <w:p w14:paraId="4701974E"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33" w:history="1">
        <w:r w:rsidR="008D240F" w:rsidRPr="00F769FA">
          <w:rPr>
            <w:rStyle w:val="Hyperlink"/>
            <w:noProof/>
          </w:rPr>
          <w:t>3.10.1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_Toc14081933 \h </w:instrText>
        </w:r>
        <w:r w:rsidR="008D240F">
          <w:rPr>
            <w:noProof/>
            <w:webHidden/>
          </w:rPr>
        </w:r>
        <w:r w:rsidR="008D240F">
          <w:rPr>
            <w:noProof/>
            <w:webHidden/>
          </w:rPr>
          <w:fldChar w:fldCharType="separate"/>
        </w:r>
        <w:r w:rsidR="008D240F">
          <w:rPr>
            <w:noProof/>
            <w:webHidden/>
          </w:rPr>
          <w:t>122</w:t>
        </w:r>
        <w:r w:rsidR="008D240F">
          <w:rPr>
            <w:noProof/>
            <w:webHidden/>
          </w:rPr>
          <w:fldChar w:fldCharType="end"/>
        </w:r>
      </w:hyperlink>
    </w:p>
    <w:p w14:paraId="23167942"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34" w:history="1">
        <w:r w:rsidR="008D240F" w:rsidRPr="00F769FA">
          <w:rPr>
            <w:rStyle w:val="Hyperlink"/>
            <w:noProof/>
          </w:rPr>
          <w:t>3.10.2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_Toc14081934 \h </w:instrText>
        </w:r>
        <w:r w:rsidR="008D240F">
          <w:rPr>
            <w:noProof/>
            <w:webHidden/>
          </w:rPr>
        </w:r>
        <w:r w:rsidR="008D240F">
          <w:rPr>
            <w:noProof/>
            <w:webHidden/>
          </w:rPr>
          <w:fldChar w:fldCharType="separate"/>
        </w:r>
        <w:r w:rsidR="008D240F">
          <w:rPr>
            <w:noProof/>
            <w:webHidden/>
          </w:rPr>
          <w:t>125</w:t>
        </w:r>
        <w:r w:rsidR="008D240F">
          <w:rPr>
            <w:noProof/>
            <w:webHidden/>
          </w:rPr>
          <w:fldChar w:fldCharType="end"/>
        </w:r>
      </w:hyperlink>
    </w:p>
    <w:p w14:paraId="30369E5D"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35" w:history="1">
        <w:r w:rsidR="008D240F" w:rsidRPr="00F769FA">
          <w:rPr>
            <w:rStyle w:val="Hyperlink"/>
            <w:noProof/>
          </w:rPr>
          <w:t>3.10.3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_Toc14081935 \h </w:instrText>
        </w:r>
        <w:r w:rsidR="008D240F">
          <w:rPr>
            <w:noProof/>
            <w:webHidden/>
          </w:rPr>
        </w:r>
        <w:r w:rsidR="008D240F">
          <w:rPr>
            <w:noProof/>
            <w:webHidden/>
          </w:rPr>
          <w:fldChar w:fldCharType="separate"/>
        </w:r>
        <w:r w:rsidR="008D240F">
          <w:rPr>
            <w:noProof/>
            <w:webHidden/>
          </w:rPr>
          <w:t>126</w:t>
        </w:r>
        <w:r w:rsidR="008D240F">
          <w:rPr>
            <w:noProof/>
            <w:webHidden/>
          </w:rPr>
          <w:fldChar w:fldCharType="end"/>
        </w:r>
      </w:hyperlink>
    </w:p>
    <w:p w14:paraId="3A6610E7"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36" w:history="1">
        <w:r w:rsidR="008D240F" w:rsidRPr="00F769FA">
          <w:rPr>
            <w:rStyle w:val="Hyperlink"/>
            <w:noProof/>
          </w:rPr>
          <w:t>3.11</w:t>
        </w:r>
        <w:r w:rsidR="008D240F">
          <w:rPr>
            <w:rFonts w:asciiTheme="minorHAnsi" w:eastAsiaTheme="minorEastAsia" w:hAnsiTheme="minorHAnsi" w:cstheme="minorBidi"/>
            <w:i w:val="0"/>
            <w:noProof/>
            <w:sz w:val="22"/>
            <w:szCs w:val="22"/>
          </w:rPr>
          <w:tab/>
        </w:r>
        <w:r w:rsidR="008D240F" w:rsidRPr="00F769FA">
          <w:rPr>
            <w:rStyle w:val="Hyperlink"/>
            <w:noProof/>
          </w:rPr>
          <w:t>WFHSv2-FUN-REQ-274808/A-Managing Carrier Information</w:t>
        </w:r>
        <w:r w:rsidR="008D240F">
          <w:rPr>
            <w:noProof/>
            <w:webHidden/>
          </w:rPr>
          <w:tab/>
        </w:r>
        <w:r w:rsidR="008D240F">
          <w:rPr>
            <w:noProof/>
            <w:webHidden/>
          </w:rPr>
          <w:fldChar w:fldCharType="begin"/>
        </w:r>
        <w:r w:rsidR="008D240F">
          <w:rPr>
            <w:noProof/>
            <w:webHidden/>
          </w:rPr>
          <w:instrText xml:space="preserve"> PAGEREF _Toc14081936 \h </w:instrText>
        </w:r>
        <w:r w:rsidR="008D240F">
          <w:rPr>
            <w:noProof/>
            <w:webHidden/>
          </w:rPr>
        </w:r>
        <w:r w:rsidR="008D240F">
          <w:rPr>
            <w:noProof/>
            <w:webHidden/>
          </w:rPr>
          <w:fldChar w:fldCharType="separate"/>
        </w:r>
        <w:r w:rsidR="008D240F">
          <w:rPr>
            <w:noProof/>
            <w:webHidden/>
          </w:rPr>
          <w:t>130</w:t>
        </w:r>
        <w:r w:rsidR="008D240F">
          <w:rPr>
            <w:noProof/>
            <w:webHidden/>
          </w:rPr>
          <w:fldChar w:fldCharType="end"/>
        </w:r>
      </w:hyperlink>
    </w:p>
    <w:p w14:paraId="78A353D1"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37" w:history="1">
        <w:r w:rsidR="008D240F" w:rsidRPr="00F769FA">
          <w:rPr>
            <w:rStyle w:val="Hyperlink"/>
            <w:noProof/>
          </w:rPr>
          <w:t>3.11.1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_Toc14081937 \h </w:instrText>
        </w:r>
        <w:r w:rsidR="008D240F">
          <w:rPr>
            <w:noProof/>
            <w:webHidden/>
          </w:rPr>
        </w:r>
        <w:r w:rsidR="008D240F">
          <w:rPr>
            <w:noProof/>
            <w:webHidden/>
          </w:rPr>
          <w:fldChar w:fldCharType="separate"/>
        </w:r>
        <w:r w:rsidR="008D240F">
          <w:rPr>
            <w:noProof/>
            <w:webHidden/>
          </w:rPr>
          <w:t>130</w:t>
        </w:r>
        <w:r w:rsidR="008D240F">
          <w:rPr>
            <w:noProof/>
            <w:webHidden/>
          </w:rPr>
          <w:fldChar w:fldCharType="end"/>
        </w:r>
      </w:hyperlink>
    </w:p>
    <w:p w14:paraId="2CD37A54"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38" w:history="1">
        <w:r w:rsidR="008D240F" w:rsidRPr="00F769FA">
          <w:rPr>
            <w:rStyle w:val="Hyperlink"/>
            <w:noProof/>
          </w:rPr>
          <w:t>3.11.2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_Toc14081938 \h </w:instrText>
        </w:r>
        <w:r w:rsidR="008D240F">
          <w:rPr>
            <w:noProof/>
            <w:webHidden/>
          </w:rPr>
        </w:r>
        <w:r w:rsidR="008D240F">
          <w:rPr>
            <w:noProof/>
            <w:webHidden/>
          </w:rPr>
          <w:fldChar w:fldCharType="separate"/>
        </w:r>
        <w:r w:rsidR="008D240F">
          <w:rPr>
            <w:noProof/>
            <w:webHidden/>
          </w:rPr>
          <w:t>133</w:t>
        </w:r>
        <w:r w:rsidR="008D240F">
          <w:rPr>
            <w:noProof/>
            <w:webHidden/>
          </w:rPr>
          <w:fldChar w:fldCharType="end"/>
        </w:r>
      </w:hyperlink>
    </w:p>
    <w:p w14:paraId="4808B6AA"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39" w:history="1">
        <w:r w:rsidR="008D240F" w:rsidRPr="00F769FA">
          <w:rPr>
            <w:rStyle w:val="Hyperlink"/>
            <w:noProof/>
          </w:rPr>
          <w:t>3.11.3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_Toc14081939 \h </w:instrText>
        </w:r>
        <w:r w:rsidR="008D240F">
          <w:rPr>
            <w:noProof/>
            <w:webHidden/>
          </w:rPr>
        </w:r>
        <w:r w:rsidR="008D240F">
          <w:rPr>
            <w:noProof/>
            <w:webHidden/>
          </w:rPr>
          <w:fldChar w:fldCharType="separate"/>
        </w:r>
        <w:r w:rsidR="008D240F">
          <w:rPr>
            <w:noProof/>
            <w:webHidden/>
          </w:rPr>
          <w:t>136</w:t>
        </w:r>
        <w:r w:rsidR="008D240F">
          <w:rPr>
            <w:noProof/>
            <w:webHidden/>
          </w:rPr>
          <w:fldChar w:fldCharType="end"/>
        </w:r>
      </w:hyperlink>
    </w:p>
    <w:p w14:paraId="115482E9"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40" w:history="1">
        <w:r w:rsidR="008D240F" w:rsidRPr="00F769FA">
          <w:rPr>
            <w:rStyle w:val="Hyperlink"/>
            <w:noProof/>
          </w:rPr>
          <w:t>3.12</w:t>
        </w:r>
        <w:r w:rsidR="008D240F">
          <w:rPr>
            <w:rFonts w:asciiTheme="minorHAnsi" w:eastAsiaTheme="minorEastAsia" w:hAnsiTheme="minorHAnsi" w:cstheme="minorBidi"/>
            <w:i w:val="0"/>
            <w:noProof/>
            <w:sz w:val="22"/>
            <w:szCs w:val="22"/>
          </w:rPr>
          <w:tab/>
        </w:r>
        <w:r w:rsidR="008D240F" w:rsidRPr="00F769FA">
          <w:rPr>
            <w:rStyle w:val="Hyperlink"/>
            <w:noProof/>
          </w:rPr>
          <w:t>WFHSv2-FUN-REQ-274811/A-Wi-Fi Hotspot Reset</w:t>
        </w:r>
        <w:r w:rsidR="008D240F">
          <w:rPr>
            <w:noProof/>
            <w:webHidden/>
          </w:rPr>
          <w:tab/>
        </w:r>
        <w:r w:rsidR="008D240F">
          <w:rPr>
            <w:noProof/>
            <w:webHidden/>
          </w:rPr>
          <w:fldChar w:fldCharType="begin"/>
        </w:r>
        <w:r w:rsidR="008D240F">
          <w:rPr>
            <w:noProof/>
            <w:webHidden/>
          </w:rPr>
          <w:instrText xml:space="preserve"> PAGEREF _Toc14081940 \h </w:instrText>
        </w:r>
        <w:r w:rsidR="008D240F">
          <w:rPr>
            <w:noProof/>
            <w:webHidden/>
          </w:rPr>
        </w:r>
        <w:r w:rsidR="008D240F">
          <w:rPr>
            <w:noProof/>
            <w:webHidden/>
          </w:rPr>
          <w:fldChar w:fldCharType="separate"/>
        </w:r>
        <w:r w:rsidR="008D240F">
          <w:rPr>
            <w:noProof/>
            <w:webHidden/>
          </w:rPr>
          <w:t>138</w:t>
        </w:r>
        <w:r w:rsidR="008D240F">
          <w:rPr>
            <w:noProof/>
            <w:webHidden/>
          </w:rPr>
          <w:fldChar w:fldCharType="end"/>
        </w:r>
      </w:hyperlink>
    </w:p>
    <w:p w14:paraId="722ECE60"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1" w:history="1">
        <w:r w:rsidR="008D240F" w:rsidRPr="00F769FA">
          <w:rPr>
            <w:rStyle w:val="Hyperlink"/>
            <w:noProof/>
          </w:rPr>
          <w:t>3.12.1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_Toc14081941 \h </w:instrText>
        </w:r>
        <w:r w:rsidR="008D240F">
          <w:rPr>
            <w:noProof/>
            <w:webHidden/>
          </w:rPr>
        </w:r>
        <w:r w:rsidR="008D240F">
          <w:rPr>
            <w:noProof/>
            <w:webHidden/>
          </w:rPr>
          <w:fldChar w:fldCharType="separate"/>
        </w:r>
        <w:r w:rsidR="008D240F">
          <w:rPr>
            <w:noProof/>
            <w:webHidden/>
          </w:rPr>
          <w:t>138</w:t>
        </w:r>
        <w:r w:rsidR="008D240F">
          <w:rPr>
            <w:noProof/>
            <w:webHidden/>
          </w:rPr>
          <w:fldChar w:fldCharType="end"/>
        </w:r>
      </w:hyperlink>
    </w:p>
    <w:p w14:paraId="08B03FC0"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2" w:history="1">
        <w:r w:rsidR="008D240F" w:rsidRPr="00F769FA">
          <w:rPr>
            <w:rStyle w:val="Hyperlink"/>
            <w:noProof/>
          </w:rPr>
          <w:t>3.12.2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_Toc14081942 \h </w:instrText>
        </w:r>
        <w:r w:rsidR="008D240F">
          <w:rPr>
            <w:noProof/>
            <w:webHidden/>
          </w:rPr>
        </w:r>
        <w:r w:rsidR="008D240F">
          <w:rPr>
            <w:noProof/>
            <w:webHidden/>
          </w:rPr>
          <w:fldChar w:fldCharType="separate"/>
        </w:r>
        <w:r w:rsidR="008D240F">
          <w:rPr>
            <w:noProof/>
            <w:webHidden/>
          </w:rPr>
          <w:t>140</w:t>
        </w:r>
        <w:r w:rsidR="008D240F">
          <w:rPr>
            <w:noProof/>
            <w:webHidden/>
          </w:rPr>
          <w:fldChar w:fldCharType="end"/>
        </w:r>
      </w:hyperlink>
    </w:p>
    <w:p w14:paraId="6C8A5A6D"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43" w:history="1">
        <w:r w:rsidR="008D240F" w:rsidRPr="00F769FA">
          <w:rPr>
            <w:rStyle w:val="Hyperlink"/>
            <w:noProof/>
          </w:rPr>
          <w:t>3.13</w:t>
        </w:r>
        <w:r w:rsidR="008D240F">
          <w:rPr>
            <w:rFonts w:asciiTheme="minorHAnsi" w:eastAsiaTheme="minorEastAsia" w:hAnsiTheme="minorHAnsi" w:cstheme="minorBidi"/>
            <w:i w:val="0"/>
            <w:noProof/>
            <w:sz w:val="22"/>
            <w:szCs w:val="22"/>
          </w:rPr>
          <w:tab/>
        </w:r>
        <w:r w:rsidR="008D240F" w:rsidRPr="00F769FA">
          <w:rPr>
            <w:rStyle w:val="Hyperlink"/>
            <w:noProof/>
          </w:rPr>
          <w:t>WFHSv2-FUN-REQ-274812/A-Transferring MAC Address</w:t>
        </w:r>
        <w:r w:rsidR="008D240F">
          <w:rPr>
            <w:noProof/>
            <w:webHidden/>
          </w:rPr>
          <w:tab/>
        </w:r>
        <w:r w:rsidR="008D240F">
          <w:rPr>
            <w:noProof/>
            <w:webHidden/>
          </w:rPr>
          <w:fldChar w:fldCharType="begin"/>
        </w:r>
        <w:r w:rsidR="008D240F">
          <w:rPr>
            <w:noProof/>
            <w:webHidden/>
          </w:rPr>
          <w:instrText xml:space="preserve"> PAGEREF _Toc14081943 \h </w:instrText>
        </w:r>
        <w:r w:rsidR="008D240F">
          <w:rPr>
            <w:noProof/>
            <w:webHidden/>
          </w:rPr>
        </w:r>
        <w:r w:rsidR="008D240F">
          <w:rPr>
            <w:noProof/>
            <w:webHidden/>
          </w:rPr>
          <w:fldChar w:fldCharType="separate"/>
        </w:r>
        <w:r w:rsidR="008D240F">
          <w:rPr>
            <w:noProof/>
            <w:webHidden/>
          </w:rPr>
          <w:t>142</w:t>
        </w:r>
        <w:r w:rsidR="008D240F">
          <w:rPr>
            <w:noProof/>
            <w:webHidden/>
          </w:rPr>
          <w:fldChar w:fldCharType="end"/>
        </w:r>
      </w:hyperlink>
    </w:p>
    <w:p w14:paraId="12BBF1D9"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4" w:history="1">
        <w:r w:rsidR="008D240F" w:rsidRPr="00F769FA">
          <w:rPr>
            <w:rStyle w:val="Hyperlink"/>
            <w:noProof/>
          </w:rPr>
          <w:t>3.13.1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_Toc14081944 \h </w:instrText>
        </w:r>
        <w:r w:rsidR="008D240F">
          <w:rPr>
            <w:noProof/>
            <w:webHidden/>
          </w:rPr>
        </w:r>
        <w:r w:rsidR="008D240F">
          <w:rPr>
            <w:noProof/>
            <w:webHidden/>
          </w:rPr>
          <w:fldChar w:fldCharType="separate"/>
        </w:r>
        <w:r w:rsidR="008D240F">
          <w:rPr>
            <w:noProof/>
            <w:webHidden/>
          </w:rPr>
          <w:t>142</w:t>
        </w:r>
        <w:r w:rsidR="008D240F">
          <w:rPr>
            <w:noProof/>
            <w:webHidden/>
          </w:rPr>
          <w:fldChar w:fldCharType="end"/>
        </w:r>
      </w:hyperlink>
    </w:p>
    <w:p w14:paraId="4F39DB30"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5" w:history="1">
        <w:r w:rsidR="008D240F" w:rsidRPr="00F769FA">
          <w:rPr>
            <w:rStyle w:val="Hyperlink"/>
            <w:noProof/>
          </w:rPr>
          <w:t>3.13.2</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_Toc14081945 \h </w:instrText>
        </w:r>
        <w:r w:rsidR="008D240F">
          <w:rPr>
            <w:noProof/>
            <w:webHidden/>
          </w:rPr>
        </w:r>
        <w:r w:rsidR="008D240F">
          <w:rPr>
            <w:noProof/>
            <w:webHidden/>
          </w:rPr>
          <w:fldChar w:fldCharType="separate"/>
        </w:r>
        <w:r w:rsidR="008D240F">
          <w:rPr>
            <w:noProof/>
            <w:webHidden/>
          </w:rPr>
          <w:t>142</w:t>
        </w:r>
        <w:r w:rsidR="008D240F">
          <w:rPr>
            <w:noProof/>
            <w:webHidden/>
          </w:rPr>
          <w:fldChar w:fldCharType="end"/>
        </w:r>
      </w:hyperlink>
    </w:p>
    <w:p w14:paraId="799A939B" w14:textId="77777777" w:rsidR="008D240F" w:rsidRDefault="00CC77B9">
      <w:pPr>
        <w:pStyle w:val="TOC2"/>
        <w:tabs>
          <w:tab w:val="left" w:pos="880"/>
          <w:tab w:val="right" w:leader="dot" w:pos="11107"/>
        </w:tabs>
        <w:rPr>
          <w:rFonts w:asciiTheme="minorHAnsi" w:eastAsiaTheme="minorEastAsia" w:hAnsiTheme="minorHAnsi" w:cstheme="minorBidi"/>
          <w:i w:val="0"/>
          <w:noProof/>
          <w:sz w:val="22"/>
          <w:szCs w:val="22"/>
        </w:rPr>
      </w:pPr>
      <w:hyperlink w:anchor="_Toc14081946" w:history="1">
        <w:r w:rsidR="008D240F" w:rsidRPr="00F769FA">
          <w:rPr>
            <w:rStyle w:val="Hyperlink"/>
            <w:noProof/>
          </w:rPr>
          <w:t>3.14</w:t>
        </w:r>
        <w:r w:rsidR="008D240F">
          <w:rPr>
            <w:rFonts w:asciiTheme="minorHAnsi" w:eastAsiaTheme="minorEastAsia" w:hAnsiTheme="minorHAnsi" w:cstheme="minorBidi"/>
            <w:i w:val="0"/>
            <w:noProof/>
            <w:sz w:val="22"/>
            <w:szCs w:val="22"/>
          </w:rPr>
          <w:tab/>
        </w:r>
        <w:r w:rsidR="008D240F" w:rsidRPr="00F769FA">
          <w:rPr>
            <w:rStyle w:val="Hyperlink"/>
            <w:noProof/>
          </w:rPr>
          <w:t>WFHSv2-FUN-REQ-274813/B-Switching Frequency Bands</w:t>
        </w:r>
        <w:r w:rsidR="008D240F">
          <w:rPr>
            <w:noProof/>
            <w:webHidden/>
          </w:rPr>
          <w:tab/>
        </w:r>
        <w:r w:rsidR="008D240F">
          <w:rPr>
            <w:noProof/>
            <w:webHidden/>
          </w:rPr>
          <w:fldChar w:fldCharType="begin"/>
        </w:r>
        <w:r w:rsidR="008D240F">
          <w:rPr>
            <w:noProof/>
            <w:webHidden/>
          </w:rPr>
          <w:instrText xml:space="preserve"> PAGEREF _Toc14081946 \h </w:instrText>
        </w:r>
        <w:r w:rsidR="008D240F">
          <w:rPr>
            <w:noProof/>
            <w:webHidden/>
          </w:rPr>
        </w:r>
        <w:r w:rsidR="008D240F">
          <w:rPr>
            <w:noProof/>
            <w:webHidden/>
          </w:rPr>
          <w:fldChar w:fldCharType="separate"/>
        </w:r>
        <w:r w:rsidR="008D240F">
          <w:rPr>
            <w:noProof/>
            <w:webHidden/>
          </w:rPr>
          <w:t>144</w:t>
        </w:r>
        <w:r w:rsidR="008D240F">
          <w:rPr>
            <w:noProof/>
            <w:webHidden/>
          </w:rPr>
          <w:fldChar w:fldCharType="end"/>
        </w:r>
      </w:hyperlink>
    </w:p>
    <w:p w14:paraId="3A1D92FA"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7" w:history="1">
        <w:r w:rsidR="008D240F" w:rsidRPr="00F769FA">
          <w:rPr>
            <w:rStyle w:val="Hyperlink"/>
            <w:noProof/>
          </w:rPr>
          <w:t>3.14.1</w:t>
        </w:r>
        <w:r w:rsidR="008D240F">
          <w:rPr>
            <w:rFonts w:asciiTheme="minorHAnsi" w:eastAsiaTheme="minorEastAsia" w:hAnsiTheme="minorHAnsi" w:cstheme="minorBidi"/>
            <w:noProof/>
            <w:sz w:val="22"/>
            <w:szCs w:val="22"/>
          </w:rPr>
          <w:tab/>
        </w:r>
        <w:r w:rsidR="008D240F" w:rsidRPr="00F769FA">
          <w:rPr>
            <w:rStyle w:val="Hyperlink"/>
            <w:noProof/>
          </w:rPr>
          <w:t>Requirements</w:t>
        </w:r>
        <w:r w:rsidR="008D240F">
          <w:rPr>
            <w:noProof/>
            <w:webHidden/>
          </w:rPr>
          <w:tab/>
        </w:r>
        <w:r w:rsidR="008D240F">
          <w:rPr>
            <w:noProof/>
            <w:webHidden/>
          </w:rPr>
          <w:fldChar w:fldCharType="begin"/>
        </w:r>
        <w:r w:rsidR="008D240F">
          <w:rPr>
            <w:noProof/>
            <w:webHidden/>
          </w:rPr>
          <w:instrText xml:space="preserve"> PAGEREF _Toc14081947 \h </w:instrText>
        </w:r>
        <w:r w:rsidR="008D240F">
          <w:rPr>
            <w:noProof/>
            <w:webHidden/>
          </w:rPr>
        </w:r>
        <w:r w:rsidR="008D240F">
          <w:rPr>
            <w:noProof/>
            <w:webHidden/>
          </w:rPr>
          <w:fldChar w:fldCharType="separate"/>
        </w:r>
        <w:r w:rsidR="008D240F">
          <w:rPr>
            <w:noProof/>
            <w:webHidden/>
          </w:rPr>
          <w:t>144</w:t>
        </w:r>
        <w:r w:rsidR="008D240F">
          <w:rPr>
            <w:noProof/>
            <w:webHidden/>
          </w:rPr>
          <w:fldChar w:fldCharType="end"/>
        </w:r>
      </w:hyperlink>
    </w:p>
    <w:p w14:paraId="1B9C496E"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8" w:history="1">
        <w:r w:rsidR="008D240F" w:rsidRPr="00F769FA">
          <w:rPr>
            <w:rStyle w:val="Hyperlink"/>
            <w:noProof/>
          </w:rPr>
          <w:t>3.14.2</w:t>
        </w:r>
        <w:r w:rsidR="008D240F">
          <w:rPr>
            <w:rFonts w:asciiTheme="minorHAnsi" w:eastAsiaTheme="minorEastAsia" w:hAnsiTheme="minorHAnsi" w:cstheme="minorBidi"/>
            <w:noProof/>
            <w:sz w:val="22"/>
            <w:szCs w:val="22"/>
          </w:rPr>
          <w:tab/>
        </w:r>
        <w:r w:rsidR="008D240F" w:rsidRPr="00F769FA">
          <w:rPr>
            <w:rStyle w:val="Hyperlink"/>
            <w:noProof/>
          </w:rPr>
          <w:t>Use Cases</w:t>
        </w:r>
        <w:r w:rsidR="008D240F">
          <w:rPr>
            <w:noProof/>
            <w:webHidden/>
          </w:rPr>
          <w:tab/>
        </w:r>
        <w:r w:rsidR="008D240F">
          <w:rPr>
            <w:noProof/>
            <w:webHidden/>
          </w:rPr>
          <w:fldChar w:fldCharType="begin"/>
        </w:r>
        <w:r w:rsidR="008D240F">
          <w:rPr>
            <w:noProof/>
            <w:webHidden/>
          </w:rPr>
          <w:instrText xml:space="preserve"> PAGEREF _Toc14081948 \h </w:instrText>
        </w:r>
        <w:r w:rsidR="008D240F">
          <w:rPr>
            <w:noProof/>
            <w:webHidden/>
          </w:rPr>
        </w:r>
        <w:r w:rsidR="008D240F">
          <w:rPr>
            <w:noProof/>
            <w:webHidden/>
          </w:rPr>
          <w:fldChar w:fldCharType="separate"/>
        </w:r>
        <w:r w:rsidR="008D240F">
          <w:rPr>
            <w:noProof/>
            <w:webHidden/>
          </w:rPr>
          <w:t>146</w:t>
        </w:r>
        <w:r w:rsidR="008D240F">
          <w:rPr>
            <w:noProof/>
            <w:webHidden/>
          </w:rPr>
          <w:fldChar w:fldCharType="end"/>
        </w:r>
      </w:hyperlink>
    </w:p>
    <w:p w14:paraId="55B9B4CF" w14:textId="77777777" w:rsidR="008D240F" w:rsidRDefault="00CC77B9">
      <w:pPr>
        <w:pStyle w:val="TOC3"/>
        <w:tabs>
          <w:tab w:val="left" w:pos="1320"/>
          <w:tab w:val="right" w:leader="dot" w:pos="11107"/>
        </w:tabs>
        <w:rPr>
          <w:rFonts w:asciiTheme="minorHAnsi" w:eastAsiaTheme="minorEastAsia" w:hAnsiTheme="minorHAnsi" w:cstheme="minorBidi"/>
          <w:noProof/>
          <w:sz w:val="22"/>
          <w:szCs w:val="22"/>
        </w:rPr>
      </w:pPr>
      <w:hyperlink w:anchor="_Toc14081949" w:history="1">
        <w:r w:rsidR="008D240F" w:rsidRPr="00F769FA">
          <w:rPr>
            <w:rStyle w:val="Hyperlink"/>
            <w:noProof/>
          </w:rPr>
          <w:t>3.14.3</w:t>
        </w:r>
        <w:r w:rsidR="008D240F">
          <w:rPr>
            <w:rFonts w:asciiTheme="minorHAnsi" w:eastAsiaTheme="minorEastAsia" w:hAnsiTheme="minorHAnsi" w:cstheme="minorBidi"/>
            <w:noProof/>
            <w:sz w:val="22"/>
            <w:szCs w:val="22"/>
          </w:rPr>
          <w:tab/>
        </w:r>
        <w:r w:rsidR="008D240F" w:rsidRPr="00F769FA">
          <w:rPr>
            <w:rStyle w:val="Hyperlink"/>
            <w:noProof/>
          </w:rPr>
          <w:t>White Box Views</w:t>
        </w:r>
        <w:r w:rsidR="008D240F">
          <w:rPr>
            <w:noProof/>
            <w:webHidden/>
          </w:rPr>
          <w:tab/>
        </w:r>
        <w:r w:rsidR="008D240F">
          <w:rPr>
            <w:noProof/>
            <w:webHidden/>
          </w:rPr>
          <w:fldChar w:fldCharType="begin"/>
        </w:r>
        <w:r w:rsidR="008D240F">
          <w:rPr>
            <w:noProof/>
            <w:webHidden/>
          </w:rPr>
          <w:instrText xml:space="preserve"> PAGEREF _Toc14081949 \h </w:instrText>
        </w:r>
        <w:r w:rsidR="008D240F">
          <w:rPr>
            <w:noProof/>
            <w:webHidden/>
          </w:rPr>
        </w:r>
        <w:r w:rsidR="008D240F">
          <w:rPr>
            <w:noProof/>
            <w:webHidden/>
          </w:rPr>
          <w:fldChar w:fldCharType="separate"/>
        </w:r>
        <w:r w:rsidR="008D240F">
          <w:rPr>
            <w:noProof/>
            <w:webHidden/>
          </w:rPr>
          <w:t>147</w:t>
        </w:r>
        <w:r w:rsidR="008D240F">
          <w:rPr>
            <w:noProof/>
            <w:webHidden/>
          </w:rPr>
          <w:fldChar w:fldCharType="end"/>
        </w:r>
      </w:hyperlink>
    </w:p>
    <w:p w14:paraId="505A5DB6" w14:textId="77777777" w:rsidR="008D240F" w:rsidRDefault="00CC77B9">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14081950" w:history="1">
        <w:r w:rsidR="008D240F" w:rsidRPr="00F769FA">
          <w:rPr>
            <w:rStyle w:val="Hyperlink"/>
            <w:noProof/>
          </w:rPr>
          <w:t>4</w:t>
        </w:r>
        <w:r w:rsidR="008D240F">
          <w:rPr>
            <w:rFonts w:asciiTheme="minorHAnsi" w:eastAsiaTheme="minorEastAsia" w:hAnsiTheme="minorHAnsi" w:cstheme="minorBidi"/>
            <w:b w:val="0"/>
            <w:smallCaps w:val="0"/>
            <w:noProof/>
            <w:sz w:val="22"/>
            <w:szCs w:val="22"/>
          </w:rPr>
          <w:tab/>
        </w:r>
        <w:r w:rsidR="008D240F" w:rsidRPr="00F769FA">
          <w:rPr>
            <w:rStyle w:val="Hyperlink"/>
            <w:noProof/>
          </w:rPr>
          <w:t>Appendix: Reference Documents</w:t>
        </w:r>
        <w:r w:rsidR="008D240F">
          <w:rPr>
            <w:noProof/>
            <w:webHidden/>
          </w:rPr>
          <w:tab/>
        </w:r>
        <w:r w:rsidR="008D240F">
          <w:rPr>
            <w:noProof/>
            <w:webHidden/>
          </w:rPr>
          <w:fldChar w:fldCharType="begin"/>
        </w:r>
        <w:r w:rsidR="008D240F">
          <w:rPr>
            <w:noProof/>
            <w:webHidden/>
          </w:rPr>
          <w:instrText xml:space="preserve"> PAGEREF _Toc14081950 \h </w:instrText>
        </w:r>
        <w:r w:rsidR="008D240F">
          <w:rPr>
            <w:noProof/>
            <w:webHidden/>
          </w:rPr>
        </w:r>
        <w:r w:rsidR="008D240F">
          <w:rPr>
            <w:noProof/>
            <w:webHidden/>
          </w:rPr>
          <w:fldChar w:fldCharType="separate"/>
        </w:r>
        <w:r w:rsidR="008D240F">
          <w:rPr>
            <w:noProof/>
            <w:webHidden/>
          </w:rPr>
          <w:t>149</w:t>
        </w:r>
        <w:r w:rsidR="008D240F">
          <w:rPr>
            <w:noProof/>
            <w:webHidden/>
          </w:rPr>
          <w:fldChar w:fldCharType="end"/>
        </w:r>
      </w:hyperlink>
    </w:p>
    <w:p w14:paraId="35C9FA44" w14:textId="77777777" w:rsidR="00E013D0" w:rsidRDefault="00DF1EDC">
      <w:pPr>
        <w:rPr>
          <w:b/>
          <w:sz w:val="36"/>
          <w:szCs w:val="36"/>
        </w:rPr>
      </w:pPr>
      <w:r>
        <w:rPr>
          <w:b/>
          <w:sz w:val="36"/>
          <w:szCs w:val="36"/>
        </w:rPr>
        <w:fldChar w:fldCharType="end"/>
      </w:r>
    </w:p>
    <w:p w14:paraId="2092D2CE" w14:textId="77777777" w:rsidR="00E013D0" w:rsidRDefault="00E013D0">
      <w:pPr>
        <w:rPr>
          <w:b/>
          <w:sz w:val="36"/>
          <w:szCs w:val="36"/>
        </w:rPr>
      </w:pPr>
    </w:p>
    <w:p w14:paraId="3BADE2FB" w14:textId="77777777" w:rsidR="00E013D0" w:rsidRDefault="00DF1EDC" w:rsidP="008D240F">
      <w:pPr>
        <w:pStyle w:val="Heading1"/>
      </w:pPr>
      <w:bookmarkStart w:id="25" w:name="_Toc14081881"/>
      <w:r>
        <w:t>Architectural Design</w:t>
      </w:r>
      <w:bookmarkEnd w:id="25"/>
    </w:p>
    <w:p w14:paraId="18E98F3A" w14:textId="77777777" w:rsidR="00E013D0" w:rsidRDefault="00DF1EDC" w:rsidP="008D240F">
      <w:pPr>
        <w:pStyle w:val="Heading2"/>
      </w:pPr>
      <w:bookmarkStart w:id="26" w:name="_Toc14081882"/>
      <w:r>
        <w:t>Overview</w:t>
      </w:r>
      <w:bookmarkEnd w:id="26"/>
    </w:p>
    <w:p w14:paraId="532867F4" w14:textId="77777777" w:rsidR="00E013D0" w:rsidRDefault="00DF1EDC" w:rsidP="008D240F">
      <w:pPr>
        <w:jc w:val="center"/>
      </w:pPr>
      <w:r>
        <w:rPr>
          <w:noProof/>
        </w:rPr>
        <w:drawing>
          <wp:inline distT="0" distB="0" distL="0" distR="0" wp14:anchorId="5763A017" wp14:editId="6904A4C7">
            <wp:extent cx="5286375" cy="3990975"/>
            <wp:effectExtent l="0" t="0" r="9525" b="9525"/>
            <wp:docPr id="3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990975"/>
                    </a:xfrm>
                    <a:prstGeom prst="rect">
                      <a:avLst/>
                    </a:prstGeom>
                    <a:noFill/>
                    <a:ln>
                      <a:noFill/>
                    </a:ln>
                    <a:extLst/>
                  </pic:spPr>
                </pic:pic>
              </a:graphicData>
            </a:graphic>
          </wp:inline>
        </w:drawing>
      </w:r>
    </w:p>
    <w:p w14:paraId="5028EB35" w14:textId="77777777" w:rsidR="00E013D0" w:rsidRDefault="00E013D0" w:rsidP="00E013D0">
      <w:pPr>
        <w:jc w:val="center"/>
      </w:pPr>
    </w:p>
    <w:p w14:paraId="4CD43BDA" w14:textId="77777777" w:rsidR="00E013D0" w:rsidRPr="000F7C2D" w:rsidRDefault="00DF1EDC" w:rsidP="00E013D0">
      <w:pPr>
        <w:rPr>
          <w:rFonts w:cs="Arial"/>
        </w:rPr>
      </w:pPr>
      <w:r w:rsidRPr="000F7C2D">
        <w:rPr>
          <w:rFonts w:cs="Arial"/>
        </w:rPr>
        <w:t xml:space="preserve">The Wi-Fi (Wireless Fidelity) Hotspot feature allows Wi-Fi enabled devices to connect to the vehicle’s embedded </w:t>
      </w:r>
      <w:r>
        <w:rPr>
          <w:rFonts w:cs="Arial"/>
        </w:rPr>
        <w:t xml:space="preserve">modem </w:t>
      </w:r>
      <w:r w:rsidRPr="000F7C2D">
        <w:rPr>
          <w:rFonts w:cs="Arial"/>
        </w:rPr>
        <w:t xml:space="preserve">(TCU) and stream data from the internet using the TCU’s 4G LTE MIMO (multiple in multiple out) antenna setup and modem. Vehicles equipped with </w:t>
      </w:r>
      <w:r>
        <w:rPr>
          <w:rFonts w:cs="Arial"/>
        </w:rPr>
        <w:t>an applicable infotainment display module (SYNC, Sub-SYNC, etc.)</w:t>
      </w:r>
      <w:r w:rsidRPr="000F7C2D">
        <w:rPr>
          <w:rFonts w:cs="Arial"/>
        </w:rPr>
        <w:t xml:space="preserve"> shall have a Wi-Fi Hotspot HMI </w:t>
      </w:r>
      <w:r>
        <w:rPr>
          <w:rFonts w:cs="Arial"/>
        </w:rPr>
        <w:t xml:space="preserve">within the vehicle </w:t>
      </w:r>
      <w:r w:rsidRPr="000F7C2D">
        <w:rPr>
          <w:rFonts w:cs="Arial"/>
        </w:rPr>
        <w:t xml:space="preserve">that allows the user to interact with the Wi-Fi Hotspot feature. All data transmitted between the </w:t>
      </w:r>
      <w:r>
        <w:rPr>
          <w:rFonts w:cs="Arial"/>
        </w:rPr>
        <w:t xml:space="preserve">embedded modem </w:t>
      </w:r>
      <w:r w:rsidRPr="000F7C2D">
        <w:rPr>
          <w:rFonts w:cs="Arial"/>
        </w:rPr>
        <w:t xml:space="preserve">and </w:t>
      </w:r>
      <w:r>
        <w:rPr>
          <w:rFonts w:cs="Arial"/>
        </w:rPr>
        <w:t xml:space="preserve">the infotainment display module </w:t>
      </w:r>
      <w:r w:rsidRPr="000F7C2D">
        <w:rPr>
          <w:rFonts w:cs="Arial"/>
        </w:rPr>
        <w:t xml:space="preserve">shall be </w:t>
      </w:r>
      <w:r>
        <w:rPr>
          <w:rFonts w:cs="Arial"/>
        </w:rPr>
        <w:t xml:space="preserve">done </w:t>
      </w:r>
      <w:r w:rsidRPr="000F7C2D">
        <w:rPr>
          <w:rFonts w:cs="Arial"/>
        </w:rPr>
        <w:t>through the vehicle’s CAN (controller area network) bus. Ford shall also offer a mobile app that may be used for subscription purposes</w:t>
      </w:r>
      <w:r>
        <w:rPr>
          <w:rFonts w:cs="Arial"/>
        </w:rPr>
        <w:t xml:space="preserve"> </w:t>
      </w:r>
      <w:r w:rsidRPr="00A507E7">
        <w:rPr>
          <w:rFonts w:cs="Arial"/>
        </w:rPr>
        <w:t>and shall also provide the customer the ability to change certain Wi-Fi Hotspot settings.</w:t>
      </w:r>
      <w:r w:rsidRPr="000F7C2D">
        <w:rPr>
          <w:rFonts w:cs="Arial"/>
        </w:rPr>
        <w:t xml:space="preserve"> The </w:t>
      </w:r>
      <w:r>
        <w:rPr>
          <w:rFonts w:cs="Arial"/>
        </w:rPr>
        <w:t xml:space="preserve">TMC </w:t>
      </w:r>
      <w:r w:rsidRPr="000F7C2D">
        <w:rPr>
          <w:rFonts w:cs="Arial"/>
        </w:rPr>
        <w:t>(</w:t>
      </w:r>
      <w:r>
        <w:rPr>
          <w:rFonts w:cs="Arial"/>
        </w:rPr>
        <w:t>Transportation Mobility Cloud</w:t>
      </w:r>
      <w:r w:rsidRPr="000F7C2D">
        <w:rPr>
          <w:rFonts w:cs="Arial"/>
        </w:rPr>
        <w:t xml:space="preserve">; contained within the Ford infrastructure) shall interface with the </w:t>
      </w:r>
      <w:r>
        <w:rPr>
          <w:rFonts w:cs="Arial"/>
        </w:rPr>
        <w:t>embedded modem</w:t>
      </w:r>
      <w:r w:rsidRPr="000F7C2D">
        <w:rPr>
          <w:rFonts w:cs="Arial"/>
        </w:rPr>
        <w:t>, the mobile app and the wireless carrier’s backend. The carrier backend shall provide</w:t>
      </w:r>
      <w:r>
        <w:rPr>
          <w:rFonts w:cs="Arial"/>
        </w:rPr>
        <w:t xml:space="preserve"> essential information to the TMC</w:t>
      </w:r>
      <w:r w:rsidRPr="000F7C2D">
        <w:rPr>
          <w:rFonts w:cs="Arial"/>
        </w:rPr>
        <w:t xml:space="preserve"> regarding activation of hotspot data plans, data usage information and more.   </w:t>
      </w:r>
    </w:p>
    <w:p w14:paraId="0508EDBF" w14:textId="77777777" w:rsidR="00E013D0" w:rsidRPr="000F7C2D" w:rsidRDefault="00E013D0" w:rsidP="00E013D0">
      <w:pPr>
        <w:rPr>
          <w:rFonts w:cs="Arial"/>
        </w:rPr>
      </w:pPr>
    </w:p>
    <w:p w14:paraId="429559CE" w14:textId="77777777" w:rsidR="00E013D0" w:rsidRPr="000F7C2D" w:rsidRDefault="00DF1EDC" w:rsidP="00E013D0">
      <w:pPr>
        <w:rPr>
          <w:rFonts w:cs="Arial"/>
        </w:rPr>
      </w:pPr>
      <w:r w:rsidRPr="000F7C2D">
        <w:rPr>
          <w:rFonts w:cs="Arial"/>
        </w:rPr>
        <w:t xml:space="preserve">The </w:t>
      </w:r>
      <w:r>
        <w:rPr>
          <w:rFonts w:cs="Arial"/>
        </w:rPr>
        <w:t xml:space="preserve">embedded modem </w:t>
      </w:r>
      <w:r w:rsidRPr="000F7C2D">
        <w:rPr>
          <w:rFonts w:cs="Arial"/>
        </w:rPr>
        <w:t xml:space="preserve">shall be the sole server of the feature and shall be referred to as the WifiHotspotServer throughout this document. The WifiHotspotServer shall be responsible for controlling, transmitting and saving all Wi-Fi Hotspot settings. The </w:t>
      </w:r>
      <w:r>
        <w:rPr>
          <w:rFonts w:cs="Arial"/>
        </w:rPr>
        <w:t>TMC</w:t>
      </w:r>
      <w:r w:rsidRPr="000F7C2D">
        <w:rPr>
          <w:rFonts w:cs="Arial"/>
        </w:rPr>
        <w:t xml:space="preserve"> and </w:t>
      </w:r>
      <w:r>
        <w:rPr>
          <w:rFonts w:cs="Arial"/>
        </w:rPr>
        <w:t xml:space="preserve">infotainment display module </w:t>
      </w:r>
      <w:r w:rsidRPr="000F7C2D">
        <w:rPr>
          <w:rFonts w:cs="Arial"/>
        </w:rPr>
        <w:t xml:space="preserve">shall act as the clients to the feature.  The </w:t>
      </w:r>
      <w:r>
        <w:rPr>
          <w:rFonts w:cs="Arial"/>
        </w:rPr>
        <w:t>TMC</w:t>
      </w:r>
      <w:r w:rsidRPr="000F7C2D">
        <w:rPr>
          <w:rFonts w:cs="Arial"/>
        </w:rPr>
        <w:t>, which shall be referred to as the WifiHotspotOffBoardClient in this document, shall store Wi-Fi Hotspot settings and shall route traffic between the WifiHotspotServer, mobile app and carrier backend. The mobile app shall store and display Wi-Fi Hotspot subscription information and accept customer input</w:t>
      </w:r>
      <w:r>
        <w:rPr>
          <w:rFonts w:cs="Arial"/>
        </w:rPr>
        <w:t xml:space="preserve"> </w:t>
      </w:r>
      <w:r w:rsidRPr="005C740A">
        <w:rPr>
          <w:rFonts w:cs="Arial"/>
        </w:rPr>
        <w:t xml:space="preserve">for </w:t>
      </w:r>
      <w:r>
        <w:rPr>
          <w:rFonts w:cs="Arial"/>
        </w:rPr>
        <w:t>changing Wi-Fi Hotspot settings</w:t>
      </w:r>
      <w:r w:rsidRPr="000F7C2D">
        <w:rPr>
          <w:rFonts w:cs="Arial"/>
        </w:rPr>
        <w:t xml:space="preserve">. The </w:t>
      </w:r>
      <w:r>
        <w:rPr>
          <w:rFonts w:cs="Arial"/>
        </w:rPr>
        <w:t>infotainment display module (SYNC, Sub-SYNC, etc.)</w:t>
      </w:r>
      <w:r w:rsidRPr="000F7C2D">
        <w:rPr>
          <w:rFonts w:cs="Arial"/>
        </w:rPr>
        <w:t>, which shall be referred to as the WifiHotspotOnBoardClient in this document, shall not be responsible for storing Wi-Fi Hotspot settings and shall only be used to accept customer input and display the Wi-Fi Hotspot settings by monitoring Wi-Fi Hotspot statuses and requesting for appropriate information when needed.</w:t>
      </w:r>
      <w:r>
        <w:rPr>
          <w:rFonts w:cs="Arial"/>
        </w:rPr>
        <w:t xml:space="preserve"> The enhanced central gateway (ECG) shall be referred to as the WifiHotSpotGateway and is responsible for packing, unpacking, and routing all incoming and outgoing FTCP communication.</w:t>
      </w:r>
    </w:p>
    <w:p w14:paraId="76A30E1F" w14:textId="77777777" w:rsidR="00E013D0" w:rsidRPr="000F7C2D" w:rsidRDefault="00DF1EDC" w:rsidP="00E013D0">
      <w:pPr>
        <w:rPr>
          <w:rFonts w:cs="Arial"/>
        </w:rPr>
      </w:pPr>
      <w:r w:rsidRPr="000F7C2D">
        <w:rPr>
          <w:rFonts w:cs="Arial"/>
        </w:rPr>
        <w:t>The use cases included in this document refer to command/control failures. The user may experience failures while attempting to utilize the WifiHotspotOnBoardClient or mobile app interface due to:</w:t>
      </w:r>
    </w:p>
    <w:p w14:paraId="6861B6BE" w14:textId="77777777" w:rsidR="00E013D0" w:rsidRPr="000F7C2D" w:rsidRDefault="00DF1EDC" w:rsidP="00E013D0">
      <w:pPr>
        <w:rPr>
          <w:rFonts w:cs="Arial"/>
        </w:rPr>
      </w:pPr>
      <w:r w:rsidRPr="000F7C2D">
        <w:rPr>
          <w:rFonts w:cs="Arial"/>
        </w:rPr>
        <w:t>a.            Mobile app failure</w:t>
      </w:r>
    </w:p>
    <w:p w14:paraId="07AC7E0E" w14:textId="77777777" w:rsidR="00E013D0" w:rsidRPr="000F7C2D" w:rsidRDefault="00DF1EDC" w:rsidP="00E013D0">
      <w:pPr>
        <w:rPr>
          <w:rFonts w:cs="Arial"/>
        </w:rPr>
      </w:pPr>
      <w:r w:rsidRPr="000F7C2D">
        <w:rPr>
          <w:rFonts w:cs="Arial"/>
        </w:rPr>
        <w:t>b.            WifiHotspotServer failure</w:t>
      </w:r>
    </w:p>
    <w:p w14:paraId="7F6C8931" w14:textId="77777777" w:rsidR="00E013D0" w:rsidRPr="000F7C2D" w:rsidRDefault="00DF1EDC" w:rsidP="00E013D0">
      <w:pPr>
        <w:rPr>
          <w:rFonts w:cs="Arial"/>
        </w:rPr>
      </w:pPr>
      <w:r w:rsidRPr="000F7C2D">
        <w:rPr>
          <w:rFonts w:cs="Arial"/>
        </w:rPr>
        <w:t>c.            WifiHotspotOnBoardClient failure</w:t>
      </w:r>
    </w:p>
    <w:p w14:paraId="01D82027" w14:textId="77777777" w:rsidR="00E013D0" w:rsidRPr="000F7C2D" w:rsidRDefault="00DF1EDC" w:rsidP="00E013D0">
      <w:pPr>
        <w:rPr>
          <w:rFonts w:cs="Arial"/>
        </w:rPr>
      </w:pPr>
      <w:r w:rsidRPr="000F7C2D">
        <w:rPr>
          <w:rFonts w:cs="Arial"/>
        </w:rPr>
        <w:t>d.            CAN failure</w:t>
      </w:r>
    </w:p>
    <w:p w14:paraId="5B563BAD" w14:textId="77777777" w:rsidR="00E013D0" w:rsidRPr="000F7C2D" w:rsidRDefault="00DF1EDC" w:rsidP="00E013D0">
      <w:pPr>
        <w:rPr>
          <w:rFonts w:cs="Arial"/>
        </w:rPr>
      </w:pPr>
      <w:r w:rsidRPr="000F7C2D">
        <w:rPr>
          <w:rFonts w:cs="Arial"/>
        </w:rPr>
        <w:t>e.            WifiHotspotOffBoardClient failure</w:t>
      </w:r>
    </w:p>
    <w:p w14:paraId="163C4EF1" w14:textId="77777777" w:rsidR="00E013D0" w:rsidRPr="000F7C2D" w:rsidRDefault="00DF1EDC" w:rsidP="00E013D0">
      <w:pPr>
        <w:rPr>
          <w:rFonts w:cs="Arial"/>
        </w:rPr>
      </w:pPr>
      <w:r w:rsidRPr="000F7C2D">
        <w:rPr>
          <w:rFonts w:cs="Arial"/>
        </w:rPr>
        <w:t>f.             Cellular network failure</w:t>
      </w:r>
    </w:p>
    <w:p w14:paraId="22AD3E08" w14:textId="77777777" w:rsidR="00E013D0" w:rsidRPr="000F7C2D" w:rsidRDefault="00DF1EDC" w:rsidP="00E013D0">
      <w:pPr>
        <w:rPr>
          <w:rFonts w:cs="Arial"/>
        </w:rPr>
      </w:pPr>
      <w:r w:rsidRPr="000F7C2D">
        <w:rPr>
          <w:rFonts w:cs="Arial"/>
        </w:rPr>
        <w:t>g.            Carrier backend failure</w:t>
      </w:r>
    </w:p>
    <w:p w14:paraId="6B318182" w14:textId="77777777" w:rsidR="00E013D0" w:rsidRPr="000F7C2D" w:rsidRDefault="00E013D0" w:rsidP="00E013D0">
      <w:pPr>
        <w:rPr>
          <w:rFonts w:cs="Arial"/>
        </w:rPr>
      </w:pPr>
    </w:p>
    <w:p w14:paraId="654258CD" w14:textId="77777777" w:rsidR="00E013D0" w:rsidRPr="000F7C2D" w:rsidRDefault="00DF1EDC" w:rsidP="00E013D0">
      <w:pPr>
        <w:rPr>
          <w:rFonts w:cs="Arial"/>
        </w:rPr>
      </w:pPr>
      <w:r w:rsidRPr="000F7C2D">
        <w:rPr>
          <w:rFonts w:cs="Arial"/>
        </w:rPr>
        <w:t xml:space="preserve">The example WifiHotspotOnBoardClient screens, popups and icons displayed throughout this document are example images and shall not be interpreted as the final implementation. </w:t>
      </w:r>
      <w:r>
        <w:rPr>
          <w:rFonts w:cs="Arial"/>
        </w:rPr>
        <w:t xml:space="preserve">Also, the screen names mentioned throughout this document are subject to change. </w:t>
      </w:r>
      <w:r w:rsidRPr="000F7C2D">
        <w:rPr>
          <w:rFonts w:cs="Arial"/>
        </w:rPr>
        <w:t>Refer to the appropriate specifications identified in each requirement for the final implementation of WifiHotspotOnBoardClient screens, popups</w:t>
      </w:r>
      <w:r>
        <w:rPr>
          <w:rFonts w:cs="Arial"/>
        </w:rPr>
        <w:t>, screen names</w:t>
      </w:r>
      <w:r w:rsidRPr="000F7C2D">
        <w:rPr>
          <w:rFonts w:cs="Arial"/>
        </w:rPr>
        <w:t xml:space="preserve"> and icons.</w:t>
      </w:r>
      <w:r>
        <w:rPr>
          <w:rFonts w:cs="Arial"/>
        </w:rPr>
        <w:t xml:space="preserve"> </w:t>
      </w:r>
    </w:p>
    <w:p w14:paraId="3D55A4FD" w14:textId="77777777" w:rsidR="00E013D0" w:rsidRDefault="00DF1EDC" w:rsidP="008D240F">
      <w:pPr>
        <w:pStyle w:val="Heading2"/>
      </w:pPr>
      <w:bookmarkStart w:id="27" w:name="_Toc14081883"/>
      <w:r w:rsidRPr="00B9479B">
        <w:t>WFHS-CLD-REQ-191762/A-Wifi Hotspot Server</w:t>
      </w:r>
      <w:bookmarkEnd w:id="27"/>
    </w:p>
    <w:p w14:paraId="19A742B2" w14:textId="77777777" w:rsidR="00E013D0" w:rsidRDefault="00DF1EDC">
      <w:r>
        <w:rPr>
          <w:rFonts w:cs="Arial"/>
        </w:rPr>
        <w:t xml:space="preserve">Responsibility: The Wifi Hotspot Server is responsible for storing Wifi content and providing that content to the display module when requested.  </w:t>
      </w:r>
    </w:p>
    <w:p w14:paraId="40B676C3" w14:textId="77777777" w:rsidR="00E013D0" w:rsidRDefault="00DF1EDC" w:rsidP="008D240F">
      <w:pPr>
        <w:pStyle w:val="Heading2"/>
      </w:pPr>
      <w:bookmarkStart w:id="28" w:name="_Toc14081884"/>
      <w:r w:rsidRPr="00B9479B">
        <w:t>WFHS-CLD-REQ-191763/A-Wifi Hotspot On Board Client</w:t>
      </w:r>
      <w:bookmarkEnd w:id="28"/>
    </w:p>
    <w:p w14:paraId="32F6F759" w14:textId="77777777" w:rsidR="00E013D0" w:rsidRDefault="00DF1EDC">
      <w:r>
        <w:rPr>
          <w:rFonts w:cs="Arial"/>
        </w:rPr>
        <w:t>Responsibility: The Wifi Hotspot On Board Client is responsible for displaying the Wifi information to the vehicle user.  The Wifi Hotspot On Board Client is also responsible for allowing the in vehicle user to adjust the Wifi settings.</w:t>
      </w:r>
    </w:p>
    <w:p w14:paraId="477BE95F" w14:textId="77777777" w:rsidR="00E013D0" w:rsidRDefault="00DF1EDC" w:rsidP="008D240F">
      <w:pPr>
        <w:pStyle w:val="Heading2"/>
      </w:pPr>
      <w:bookmarkStart w:id="29" w:name="_Toc14081885"/>
      <w:r w:rsidRPr="00B9479B">
        <w:t>WFHS-CLD-REQ-191764/B-Wifi Hotspot Off Board Client</w:t>
      </w:r>
      <w:bookmarkEnd w:id="29"/>
    </w:p>
    <w:p w14:paraId="77B4CBC2" w14:textId="77777777" w:rsidR="00E013D0" w:rsidRDefault="00DF1EDC">
      <w:r>
        <w:rPr>
          <w:rFonts w:cs="Arial"/>
        </w:rPr>
        <w:t xml:space="preserve">Responsibility: The Wifi Hotspot Off Board Client is responsible for supplying carrier information related to Wifi usage </w:t>
      </w:r>
      <w:r w:rsidRPr="00B637E3">
        <w:rPr>
          <w:rFonts w:cs="Arial"/>
        </w:rPr>
        <w:t>and W</w:t>
      </w:r>
      <w:r>
        <w:rPr>
          <w:rFonts w:cs="Arial"/>
        </w:rPr>
        <w:t>i-Fi Hotspot settings requests to the Wifi Hotspot Server.</w:t>
      </w:r>
    </w:p>
    <w:p w14:paraId="6DF9C10B" w14:textId="77777777" w:rsidR="00E013D0" w:rsidRDefault="00DF1EDC" w:rsidP="008D240F">
      <w:pPr>
        <w:pStyle w:val="Heading2"/>
      </w:pPr>
      <w:bookmarkStart w:id="30" w:name="_Toc14081886"/>
      <w:r w:rsidRPr="00B9479B">
        <w:t>WFHS-CLD-REQ-207990/A-Wifi Hotspot Mobile Client</w:t>
      </w:r>
      <w:bookmarkEnd w:id="30"/>
    </w:p>
    <w:p w14:paraId="216FAEAC" w14:textId="77777777" w:rsidR="00E013D0" w:rsidRDefault="00DF1EDC" w:rsidP="00E013D0">
      <w:pPr>
        <w:tabs>
          <w:tab w:val="left" w:pos="7755"/>
        </w:tabs>
      </w:pPr>
      <w:r>
        <w:rPr>
          <w:rFonts w:cs="Arial"/>
        </w:rPr>
        <w:t xml:space="preserve">Responsibility: The Wifi Hotspot Mobile Client is a user’s Wi-Fi enabled device responsible for </w:t>
      </w:r>
      <w:r w:rsidRPr="00AB13AA">
        <w:rPr>
          <w:rFonts w:cs="Arial"/>
        </w:rPr>
        <w:t>providi</w:t>
      </w:r>
      <w:r>
        <w:rPr>
          <w:rFonts w:cs="Arial"/>
        </w:rPr>
        <w:t xml:space="preserve">ng the user with a method to connect to and </w:t>
      </w:r>
      <w:r w:rsidRPr="00AB13AA">
        <w:rPr>
          <w:rFonts w:cs="Arial"/>
        </w:rPr>
        <w:t>disconnect</w:t>
      </w:r>
      <w:r>
        <w:rPr>
          <w:rFonts w:cs="Arial"/>
        </w:rPr>
        <w:t xml:space="preserve"> from </w:t>
      </w:r>
      <w:r w:rsidRPr="00AB13AA">
        <w:rPr>
          <w:rFonts w:cs="Arial"/>
        </w:rPr>
        <w:t>the Wifi Hot</w:t>
      </w:r>
      <w:r>
        <w:rPr>
          <w:rFonts w:cs="Arial"/>
        </w:rPr>
        <w:t>s</w:t>
      </w:r>
      <w:r w:rsidRPr="00AB13AA">
        <w:rPr>
          <w:rFonts w:cs="Arial"/>
        </w:rPr>
        <w:t>pot</w:t>
      </w:r>
      <w:r>
        <w:rPr>
          <w:rFonts w:cs="Arial"/>
        </w:rPr>
        <w:t xml:space="preserve"> (in STA mode).</w:t>
      </w:r>
    </w:p>
    <w:p w14:paraId="548CB0B5" w14:textId="77777777" w:rsidR="00E013D0" w:rsidRDefault="00DF1EDC" w:rsidP="008D240F">
      <w:pPr>
        <w:pStyle w:val="Heading2"/>
      </w:pPr>
      <w:bookmarkStart w:id="31" w:name="_Toc14081887"/>
      <w:r w:rsidRPr="00B9479B">
        <w:t>WFHS-CLD-REQ-274838/A-Wifi Hotspot Gateway</w:t>
      </w:r>
      <w:bookmarkEnd w:id="31"/>
    </w:p>
    <w:p w14:paraId="346400BF" w14:textId="77777777" w:rsidR="00E013D0" w:rsidRDefault="00DF1EDC" w:rsidP="00E013D0">
      <w:r w:rsidRPr="003E1764">
        <w:t>Responsibility: The Wifi Hotspot Gateway is responsible for gatewaying all relevant CAN and SoA</w:t>
      </w:r>
      <w:r>
        <w:t xml:space="preserve"> (Ethernet)</w:t>
      </w:r>
      <w:r w:rsidRPr="003E1764">
        <w:t xml:space="preserve"> communication to the respective Wifi Hotspot Servers and Clients, and handling all FTCP interfacing to/from the Wifi Hotspot Off Board Client.</w:t>
      </w:r>
    </w:p>
    <w:p w14:paraId="7B7D75ED" w14:textId="77777777" w:rsidR="00E013D0" w:rsidRDefault="00DF1EDC" w:rsidP="008D240F">
      <w:pPr>
        <w:pStyle w:val="Heading2"/>
      </w:pPr>
      <w:bookmarkStart w:id="32" w:name="_Toc14081888"/>
      <w:r>
        <w:t>Physical Mapping of Classes</w:t>
      </w:r>
      <w:bookmarkEnd w:id="32"/>
    </w:p>
    <w:p w14:paraId="1721FD6F" w14:textId="77777777" w:rsidR="00E013D0" w:rsidRDefault="00DF1EDC" w:rsidP="00E013D0">
      <w:r>
        <w:t xml:space="preserve">The table below shows an example of how the logical classes that make up the Wifi Hotspot feature can be mapped into physical modules. This mapping is an FNV2 example only and does not necessarily carryover to other carlines or vehicle architectures. </w:t>
      </w:r>
    </w:p>
    <w:p w14:paraId="0E045A60" w14:textId="77777777" w:rsidR="00E013D0" w:rsidRDefault="00E013D0" w:rsidP="00E013D0"/>
    <w:tbl>
      <w:tblPr>
        <w:tblStyle w:val="TableGrid"/>
        <w:tblW w:w="6025" w:type="dxa"/>
        <w:jc w:val="center"/>
        <w:tblLook w:val="04A0" w:firstRow="1" w:lastRow="0" w:firstColumn="1" w:lastColumn="0" w:noHBand="0" w:noVBand="1"/>
      </w:tblPr>
      <w:tblGrid>
        <w:gridCol w:w="3325"/>
        <w:gridCol w:w="2700"/>
      </w:tblGrid>
      <w:tr w:rsidR="00E013D0" w14:paraId="09FCE83A" w14:textId="77777777" w:rsidTr="00E013D0">
        <w:trPr>
          <w:trHeight w:val="235"/>
          <w:jc w:val="center"/>
        </w:trPr>
        <w:tc>
          <w:tcPr>
            <w:tcW w:w="33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0BE08D" w14:textId="77777777" w:rsidR="00E013D0" w:rsidRPr="0045218E" w:rsidRDefault="00DF1EDC" w:rsidP="00E013D0">
            <w:pPr>
              <w:tabs>
                <w:tab w:val="left" w:pos="1695"/>
                <w:tab w:val="center" w:pos="2327"/>
              </w:tabs>
              <w:rPr>
                <w:b/>
              </w:rPr>
            </w:pPr>
            <w:r w:rsidRPr="0045218E">
              <w:rPr>
                <w:b/>
              </w:rPr>
              <w:t>Logical Class</w:t>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B26C98" w14:textId="77777777" w:rsidR="00E013D0" w:rsidRPr="0045218E" w:rsidRDefault="00DF1EDC" w:rsidP="00E013D0">
            <w:pPr>
              <w:jc w:val="center"/>
              <w:rPr>
                <w:b/>
              </w:rPr>
            </w:pPr>
            <w:r w:rsidRPr="0045218E">
              <w:rPr>
                <w:b/>
              </w:rPr>
              <w:t>Physical Module (ECU)</w:t>
            </w:r>
          </w:p>
        </w:tc>
      </w:tr>
      <w:tr w:rsidR="00E013D0" w14:paraId="6798F31A" w14:textId="77777777" w:rsidTr="00E013D0">
        <w:trPr>
          <w:trHeight w:val="170"/>
          <w:jc w:val="center"/>
        </w:trPr>
        <w:tc>
          <w:tcPr>
            <w:tcW w:w="3325" w:type="dxa"/>
            <w:tcBorders>
              <w:top w:val="single" w:sz="4" w:space="0" w:color="auto"/>
              <w:left w:val="single" w:sz="4" w:space="0" w:color="auto"/>
              <w:right w:val="single" w:sz="4" w:space="0" w:color="auto"/>
            </w:tcBorders>
            <w:vAlign w:val="center"/>
            <w:hideMark/>
          </w:tcPr>
          <w:p w14:paraId="4665A6DA" w14:textId="77777777" w:rsidR="00E013D0" w:rsidRDefault="00DF1EDC" w:rsidP="00E013D0">
            <w:r>
              <w:t xml:space="preserve">WifiHotspotServer </w:t>
            </w:r>
          </w:p>
        </w:tc>
        <w:tc>
          <w:tcPr>
            <w:tcW w:w="2700" w:type="dxa"/>
            <w:tcBorders>
              <w:top w:val="single" w:sz="4" w:space="0" w:color="auto"/>
              <w:left w:val="single" w:sz="4" w:space="0" w:color="auto"/>
              <w:right w:val="single" w:sz="4" w:space="0" w:color="auto"/>
            </w:tcBorders>
            <w:vAlign w:val="center"/>
            <w:hideMark/>
          </w:tcPr>
          <w:p w14:paraId="44BED25C" w14:textId="77777777" w:rsidR="00E013D0" w:rsidRDefault="00DF1EDC" w:rsidP="00E013D0">
            <w:pPr>
              <w:jc w:val="center"/>
            </w:pPr>
            <w:r>
              <w:t>TCU</w:t>
            </w:r>
          </w:p>
        </w:tc>
      </w:tr>
      <w:tr w:rsidR="00E013D0" w14:paraId="08FFA5CE" w14:textId="77777777" w:rsidTr="00E013D0">
        <w:trPr>
          <w:trHeight w:val="206"/>
          <w:jc w:val="center"/>
        </w:trPr>
        <w:tc>
          <w:tcPr>
            <w:tcW w:w="3325" w:type="dxa"/>
            <w:tcBorders>
              <w:top w:val="single" w:sz="4" w:space="0" w:color="auto"/>
              <w:left w:val="single" w:sz="4" w:space="0" w:color="auto"/>
              <w:right w:val="single" w:sz="4" w:space="0" w:color="auto"/>
            </w:tcBorders>
            <w:vAlign w:val="center"/>
          </w:tcPr>
          <w:p w14:paraId="71B32AEC" w14:textId="77777777" w:rsidR="00E013D0" w:rsidRDefault="00DF1EDC" w:rsidP="00E013D0">
            <w:r>
              <w:t>WifiHotspotOnBoadClient</w:t>
            </w:r>
          </w:p>
        </w:tc>
        <w:tc>
          <w:tcPr>
            <w:tcW w:w="2700" w:type="dxa"/>
            <w:tcBorders>
              <w:top w:val="single" w:sz="4" w:space="0" w:color="auto"/>
              <w:left w:val="single" w:sz="4" w:space="0" w:color="auto"/>
              <w:right w:val="single" w:sz="4" w:space="0" w:color="auto"/>
            </w:tcBorders>
            <w:vAlign w:val="center"/>
          </w:tcPr>
          <w:p w14:paraId="018290F5" w14:textId="77777777" w:rsidR="00E013D0" w:rsidRDefault="00DF1EDC" w:rsidP="00E013D0">
            <w:pPr>
              <w:jc w:val="center"/>
            </w:pPr>
            <w:r>
              <w:t>SYNC</w:t>
            </w:r>
          </w:p>
        </w:tc>
      </w:tr>
      <w:tr w:rsidR="00E013D0" w14:paraId="37AFBC3A" w14:textId="77777777" w:rsidTr="00E013D0">
        <w:trPr>
          <w:trHeight w:val="233"/>
          <w:jc w:val="center"/>
        </w:trPr>
        <w:tc>
          <w:tcPr>
            <w:tcW w:w="3325" w:type="dxa"/>
            <w:tcBorders>
              <w:top w:val="single" w:sz="4" w:space="0" w:color="auto"/>
              <w:left w:val="single" w:sz="4" w:space="0" w:color="auto"/>
              <w:right w:val="single" w:sz="4" w:space="0" w:color="auto"/>
            </w:tcBorders>
            <w:vAlign w:val="center"/>
          </w:tcPr>
          <w:p w14:paraId="5288760D" w14:textId="77777777" w:rsidR="00E013D0" w:rsidRDefault="00DF1EDC" w:rsidP="00E013D0">
            <w:r>
              <w:t>WifiHotspotOffBoadClient</w:t>
            </w:r>
          </w:p>
        </w:tc>
        <w:tc>
          <w:tcPr>
            <w:tcW w:w="2700" w:type="dxa"/>
            <w:tcBorders>
              <w:top w:val="single" w:sz="4" w:space="0" w:color="auto"/>
              <w:left w:val="single" w:sz="4" w:space="0" w:color="auto"/>
              <w:right w:val="single" w:sz="4" w:space="0" w:color="auto"/>
            </w:tcBorders>
            <w:vAlign w:val="center"/>
          </w:tcPr>
          <w:p w14:paraId="5825A820" w14:textId="77777777" w:rsidR="00E013D0" w:rsidRDefault="00DF1EDC" w:rsidP="00E013D0">
            <w:pPr>
              <w:jc w:val="center"/>
            </w:pPr>
            <w:r>
              <w:t>TMC</w:t>
            </w:r>
          </w:p>
        </w:tc>
      </w:tr>
      <w:tr w:rsidR="00E013D0" w14:paraId="42EF4F05" w14:textId="77777777" w:rsidTr="00E013D0">
        <w:trPr>
          <w:trHeight w:val="235"/>
          <w:jc w:val="center"/>
        </w:trPr>
        <w:tc>
          <w:tcPr>
            <w:tcW w:w="3325" w:type="dxa"/>
            <w:tcBorders>
              <w:left w:val="single" w:sz="4" w:space="0" w:color="auto"/>
              <w:right w:val="single" w:sz="4" w:space="0" w:color="auto"/>
            </w:tcBorders>
            <w:vAlign w:val="center"/>
          </w:tcPr>
          <w:p w14:paraId="6BD4C66C" w14:textId="77777777" w:rsidR="00E013D0" w:rsidRDefault="00DF1EDC" w:rsidP="00E013D0">
            <w:r>
              <w:t xml:space="preserve">WifiHotspotMobileClient </w:t>
            </w:r>
          </w:p>
        </w:tc>
        <w:tc>
          <w:tcPr>
            <w:tcW w:w="2700" w:type="dxa"/>
            <w:tcBorders>
              <w:left w:val="single" w:sz="4" w:space="0" w:color="auto"/>
              <w:right w:val="single" w:sz="4" w:space="0" w:color="auto"/>
            </w:tcBorders>
            <w:vAlign w:val="center"/>
          </w:tcPr>
          <w:p w14:paraId="5CCD16C4" w14:textId="77777777" w:rsidR="00E013D0" w:rsidRDefault="00DF1EDC" w:rsidP="00E013D0">
            <w:pPr>
              <w:jc w:val="center"/>
            </w:pPr>
            <w:r>
              <w:t>Mobile Phone, etc.</w:t>
            </w:r>
          </w:p>
        </w:tc>
      </w:tr>
      <w:tr w:rsidR="00E013D0" w14:paraId="094F27C7" w14:textId="77777777" w:rsidTr="00E013D0">
        <w:trPr>
          <w:trHeight w:val="235"/>
          <w:jc w:val="center"/>
        </w:trPr>
        <w:tc>
          <w:tcPr>
            <w:tcW w:w="3325" w:type="dxa"/>
            <w:tcBorders>
              <w:left w:val="single" w:sz="4" w:space="0" w:color="auto"/>
              <w:bottom w:val="single" w:sz="4" w:space="0" w:color="auto"/>
              <w:right w:val="single" w:sz="4" w:space="0" w:color="auto"/>
            </w:tcBorders>
            <w:vAlign w:val="center"/>
          </w:tcPr>
          <w:p w14:paraId="71B74948" w14:textId="77777777" w:rsidR="00E013D0" w:rsidRDefault="00DF1EDC" w:rsidP="00E013D0">
            <w:r>
              <w:t>WifiHotspotGateway</w:t>
            </w:r>
          </w:p>
        </w:tc>
        <w:tc>
          <w:tcPr>
            <w:tcW w:w="2700" w:type="dxa"/>
            <w:tcBorders>
              <w:left w:val="single" w:sz="4" w:space="0" w:color="auto"/>
              <w:bottom w:val="single" w:sz="4" w:space="0" w:color="auto"/>
              <w:right w:val="single" w:sz="4" w:space="0" w:color="auto"/>
            </w:tcBorders>
            <w:vAlign w:val="center"/>
          </w:tcPr>
          <w:p w14:paraId="1F834086" w14:textId="77777777" w:rsidR="00E013D0" w:rsidRDefault="00DF1EDC" w:rsidP="00E013D0">
            <w:pPr>
              <w:jc w:val="center"/>
            </w:pPr>
            <w:r>
              <w:t>ECG</w:t>
            </w:r>
          </w:p>
        </w:tc>
      </w:tr>
    </w:tbl>
    <w:p w14:paraId="3CB5C1A1" w14:textId="77777777" w:rsidR="00E013D0" w:rsidRDefault="00E013D0" w:rsidP="00E013D0"/>
    <w:p w14:paraId="23D20A24" w14:textId="77777777" w:rsidR="008D240F" w:rsidRPr="008D240F" w:rsidRDefault="008D240F" w:rsidP="008D240F">
      <w:pPr>
        <w:pStyle w:val="Heading2"/>
        <w:rPr>
          <w:b w:val="0"/>
          <w:u w:val="single"/>
        </w:rPr>
      </w:pPr>
      <w:r>
        <w:br w:type="page"/>
      </w:r>
      <w:bookmarkStart w:id="33" w:name="_Toc14081889"/>
      <w:r w:rsidRPr="008D240F">
        <w:rPr>
          <w:b w:val="0"/>
          <w:u w:val="single"/>
        </w:rPr>
        <w:t>WFHSv2-REQ-274791/E-Logical Signal Mapping</w:t>
      </w:r>
      <w:bookmarkEnd w:id="33"/>
    </w:p>
    <w:p w14:paraId="4BDBD9F3" w14:textId="77777777" w:rsidR="00E013D0" w:rsidRDefault="00DF1EDC" w:rsidP="00E013D0">
      <w:pPr>
        <w:rPr>
          <w:rFonts w:cs="Arial"/>
        </w:rPr>
      </w:pPr>
      <w:r>
        <w:rPr>
          <w:rFonts w:cs="Arial"/>
        </w:rPr>
        <w:t>The CAN signals mentioned throughout this document shall refer to the CAN signal’s logical name. The logical names shall be mapped to their actual CAN signal names. Please use the table below to perform the mapping. The InfoCAN database file is the master file for the actual CAN signal names. Note: some CAN signals referenced throughout this document may use the logical name while some may use the actual CAN signal name.</w:t>
      </w:r>
    </w:p>
    <w:p w14:paraId="4C451512" w14:textId="77777777" w:rsidR="00E013D0" w:rsidRDefault="00E013D0" w:rsidP="00E013D0">
      <w:pPr>
        <w:rPr>
          <w:rFonts w:cs="Arial"/>
        </w:rPr>
      </w:pPr>
    </w:p>
    <w:tbl>
      <w:tblPr>
        <w:tblW w:w="6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1"/>
        <w:gridCol w:w="2880"/>
      </w:tblGrid>
      <w:tr w:rsidR="00E013D0" w:rsidRPr="00AD3F53" w14:paraId="38C73E3D" w14:textId="77777777" w:rsidTr="00E013D0">
        <w:trPr>
          <w:trHeight w:val="270"/>
          <w:jc w:val="center"/>
        </w:trPr>
        <w:tc>
          <w:tcPr>
            <w:tcW w:w="3351" w:type="dxa"/>
            <w:shd w:val="clear" w:color="000000" w:fill="538DD5"/>
            <w:noWrap/>
            <w:vAlign w:val="center"/>
            <w:hideMark/>
          </w:tcPr>
          <w:p w14:paraId="11462C8F" w14:textId="77777777" w:rsidR="00E013D0" w:rsidRPr="00AD3F53" w:rsidRDefault="00DF1EDC" w:rsidP="00E013D0">
            <w:pPr>
              <w:rPr>
                <w:rFonts w:cs="Arial"/>
                <w:b/>
                <w:bCs/>
                <w:color w:val="000000"/>
              </w:rPr>
            </w:pPr>
            <w:r w:rsidRPr="00AD3F53">
              <w:rPr>
                <w:rFonts w:cs="Arial"/>
                <w:b/>
                <w:bCs/>
                <w:color w:val="000000"/>
              </w:rPr>
              <w:t>Logical Name</w:t>
            </w:r>
          </w:p>
        </w:tc>
        <w:tc>
          <w:tcPr>
            <w:tcW w:w="2880" w:type="dxa"/>
            <w:shd w:val="clear" w:color="000000" w:fill="538DD5"/>
            <w:noWrap/>
            <w:vAlign w:val="center"/>
            <w:hideMark/>
          </w:tcPr>
          <w:p w14:paraId="4C281555" w14:textId="77777777" w:rsidR="00E013D0" w:rsidRPr="00AD3F53" w:rsidRDefault="00DF1EDC" w:rsidP="00E013D0">
            <w:pPr>
              <w:rPr>
                <w:rFonts w:cs="Arial"/>
                <w:b/>
                <w:bCs/>
                <w:color w:val="000000"/>
              </w:rPr>
            </w:pPr>
            <w:r w:rsidRPr="00AD3F53">
              <w:rPr>
                <w:rFonts w:cs="Arial"/>
                <w:b/>
                <w:bCs/>
                <w:color w:val="000000"/>
              </w:rPr>
              <w:t>CAN Signal Name</w:t>
            </w:r>
          </w:p>
        </w:tc>
      </w:tr>
      <w:tr w:rsidR="00E013D0" w:rsidRPr="00AD3F53" w14:paraId="413053D6" w14:textId="77777777" w:rsidTr="00E013D0">
        <w:trPr>
          <w:trHeight w:val="270"/>
          <w:jc w:val="center"/>
        </w:trPr>
        <w:tc>
          <w:tcPr>
            <w:tcW w:w="3351" w:type="dxa"/>
            <w:shd w:val="clear" w:color="auto" w:fill="auto"/>
            <w:noWrap/>
            <w:vAlign w:val="center"/>
            <w:hideMark/>
          </w:tcPr>
          <w:p w14:paraId="4EAB7443" w14:textId="77777777" w:rsidR="00E013D0" w:rsidRPr="00AD3F53" w:rsidRDefault="00DF1EDC" w:rsidP="00E013D0">
            <w:pPr>
              <w:rPr>
                <w:rFonts w:cs="Arial"/>
                <w:color w:val="000000"/>
              </w:rPr>
            </w:pPr>
            <w:r w:rsidRPr="00AD3F53">
              <w:rPr>
                <w:rFonts w:cs="Arial"/>
                <w:color w:val="000000"/>
              </w:rPr>
              <w:t>HotspotEnablement_St</w:t>
            </w:r>
          </w:p>
        </w:tc>
        <w:tc>
          <w:tcPr>
            <w:tcW w:w="2880" w:type="dxa"/>
            <w:shd w:val="clear" w:color="auto" w:fill="auto"/>
            <w:noWrap/>
            <w:vAlign w:val="center"/>
            <w:hideMark/>
          </w:tcPr>
          <w:p w14:paraId="229820D5" w14:textId="77777777" w:rsidR="00E013D0" w:rsidRPr="00AD3F53" w:rsidRDefault="00DF1EDC" w:rsidP="00E013D0">
            <w:pPr>
              <w:rPr>
                <w:rFonts w:cs="Arial"/>
                <w:color w:val="000000"/>
              </w:rPr>
            </w:pPr>
            <w:r w:rsidRPr="00AD3F53">
              <w:rPr>
                <w:rFonts w:cs="Arial"/>
                <w:color w:val="000000"/>
              </w:rPr>
              <w:t>WifiHtsptEnbl_D_Stat</w:t>
            </w:r>
          </w:p>
        </w:tc>
      </w:tr>
      <w:tr w:rsidR="00E013D0" w:rsidRPr="00AD3F53" w14:paraId="7B3246B9" w14:textId="77777777" w:rsidTr="00E013D0">
        <w:trPr>
          <w:trHeight w:val="270"/>
          <w:jc w:val="center"/>
        </w:trPr>
        <w:tc>
          <w:tcPr>
            <w:tcW w:w="3351" w:type="dxa"/>
            <w:shd w:val="clear" w:color="auto" w:fill="auto"/>
            <w:noWrap/>
            <w:vAlign w:val="center"/>
            <w:hideMark/>
          </w:tcPr>
          <w:p w14:paraId="760D0504" w14:textId="77777777" w:rsidR="00E013D0" w:rsidRPr="00AD3F53" w:rsidRDefault="00DF1EDC" w:rsidP="00E013D0">
            <w:pPr>
              <w:rPr>
                <w:rFonts w:cs="Arial"/>
                <w:color w:val="000000"/>
              </w:rPr>
            </w:pPr>
            <w:r w:rsidRPr="00AD3F53">
              <w:rPr>
                <w:rFonts w:cs="Arial"/>
                <w:color w:val="000000"/>
              </w:rPr>
              <w:t>HotspotSecurity_St</w:t>
            </w:r>
          </w:p>
        </w:tc>
        <w:tc>
          <w:tcPr>
            <w:tcW w:w="2880" w:type="dxa"/>
            <w:shd w:val="clear" w:color="auto" w:fill="auto"/>
            <w:noWrap/>
            <w:vAlign w:val="center"/>
            <w:hideMark/>
          </w:tcPr>
          <w:p w14:paraId="6C866735" w14:textId="77777777" w:rsidR="00E013D0" w:rsidRPr="00AD3F53" w:rsidRDefault="00DF1EDC" w:rsidP="00E013D0">
            <w:pPr>
              <w:rPr>
                <w:rFonts w:cs="Arial"/>
                <w:color w:val="000000"/>
              </w:rPr>
            </w:pPr>
            <w:r w:rsidRPr="00AD3F53">
              <w:rPr>
                <w:rFonts w:cs="Arial"/>
                <w:color w:val="000000"/>
              </w:rPr>
              <w:t>WifiHtsptScrty_D_Stat</w:t>
            </w:r>
          </w:p>
        </w:tc>
      </w:tr>
      <w:tr w:rsidR="00E013D0" w:rsidRPr="00AD3F53" w14:paraId="78A9E0D7" w14:textId="77777777" w:rsidTr="00E013D0">
        <w:trPr>
          <w:trHeight w:val="270"/>
          <w:jc w:val="center"/>
        </w:trPr>
        <w:tc>
          <w:tcPr>
            <w:tcW w:w="3351" w:type="dxa"/>
            <w:shd w:val="clear" w:color="auto" w:fill="auto"/>
            <w:noWrap/>
            <w:vAlign w:val="center"/>
            <w:hideMark/>
          </w:tcPr>
          <w:p w14:paraId="52D02BC1" w14:textId="77777777" w:rsidR="00E013D0" w:rsidRPr="00AD3F53" w:rsidRDefault="00DF1EDC" w:rsidP="00E013D0">
            <w:pPr>
              <w:rPr>
                <w:rFonts w:cs="Arial"/>
                <w:color w:val="000000"/>
              </w:rPr>
            </w:pPr>
            <w:r w:rsidRPr="00AD3F53">
              <w:rPr>
                <w:rFonts w:cs="Arial"/>
                <w:color w:val="000000"/>
              </w:rPr>
              <w:t>HotspotVisibility_St</w:t>
            </w:r>
          </w:p>
        </w:tc>
        <w:tc>
          <w:tcPr>
            <w:tcW w:w="2880" w:type="dxa"/>
            <w:shd w:val="clear" w:color="auto" w:fill="auto"/>
            <w:noWrap/>
            <w:vAlign w:val="center"/>
            <w:hideMark/>
          </w:tcPr>
          <w:p w14:paraId="172B7165" w14:textId="77777777" w:rsidR="00E013D0" w:rsidRPr="00AD3F53" w:rsidRDefault="00DF1EDC" w:rsidP="00E013D0">
            <w:pPr>
              <w:rPr>
                <w:rFonts w:cs="Arial"/>
                <w:color w:val="000000"/>
              </w:rPr>
            </w:pPr>
            <w:r w:rsidRPr="00AD3F53">
              <w:rPr>
                <w:rFonts w:cs="Arial"/>
                <w:color w:val="000000"/>
              </w:rPr>
              <w:t>WifiHtsptVisbl_D_Stat</w:t>
            </w:r>
          </w:p>
        </w:tc>
      </w:tr>
      <w:tr w:rsidR="00E013D0" w:rsidRPr="00AD3F53" w14:paraId="452E6D06" w14:textId="77777777" w:rsidTr="00E013D0">
        <w:trPr>
          <w:trHeight w:val="270"/>
          <w:jc w:val="center"/>
        </w:trPr>
        <w:tc>
          <w:tcPr>
            <w:tcW w:w="3351" w:type="dxa"/>
            <w:shd w:val="clear" w:color="auto" w:fill="auto"/>
            <w:noWrap/>
            <w:vAlign w:val="center"/>
            <w:hideMark/>
          </w:tcPr>
          <w:p w14:paraId="28239E4E" w14:textId="77777777" w:rsidR="00E013D0" w:rsidRPr="00AD3F53" w:rsidRDefault="00DF1EDC" w:rsidP="00E013D0">
            <w:pPr>
              <w:rPr>
                <w:rFonts w:cs="Arial"/>
                <w:color w:val="000000"/>
              </w:rPr>
            </w:pPr>
            <w:r w:rsidRPr="00AD3F53">
              <w:rPr>
                <w:rFonts w:cs="Arial"/>
                <w:color w:val="000000"/>
              </w:rPr>
              <w:t>NewDeviceList_St</w:t>
            </w:r>
          </w:p>
        </w:tc>
        <w:tc>
          <w:tcPr>
            <w:tcW w:w="2880" w:type="dxa"/>
            <w:shd w:val="clear" w:color="auto" w:fill="auto"/>
            <w:noWrap/>
            <w:vAlign w:val="center"/>
            <w:hideMark/>
          </w:tcPr>
          <w:p w14:paraId="797CD619" w14:textId="77777777" w:rsidR="00E013D0" w:rsidRPr="00AD3F53" w:rsidRDefault="00DF1EDC" w:rsidP="00E013D0">
            <w:pPr>
              <w:rPr>
                <w:rFonts w:cs="Arial"/>
                <w:color w:val="000000"/>
              </w:rPr>
            </w:pPr>
            <w:r w:rsidRPr="00AD3F53">
              <w:rPr>
                <w:rFonts w:cs="Arial"/>
                <w:color w:val="000000"/>
              </w:rPr>
              <w:t>WifiDevcListNew_B_Stat</w:t>
            </w:r>
          </w:p>
        </w:tc>
      </w:tr>
      <w:tr w:rsidR="00E013D0" w:rsidRPr="00AD3F53" w14:paraId="41FE8DCF" w14:textId="77777777" w:rsidTr="00E013D0">
        <w:trPr>
          <w:trHeight w:val="270"/>
          <w:jc w:val="center"/>
        </w:trPr>
        <w:tc>
          <w:tcPr>
            <w:tcW w:w="3351" w:type="dxa"/>
            <w:shd w:val="clear" w:color="auto" w:fill="auto"/>
            <w:noWrap/>
            <w:vAlign w:val="center"/>
            <w:hideMark/>
          </w:tcPr>
          <w:p w14:paraId="21196768" w14:textId="77777777" w:rsidR="00E013D0" w:rsidRPr="00AD3F53" w:rsidRDefault="00DF1EDC" w:rsidP="00E013D0">
            <w:pPr>
              <w:rPr>
                <w:rFonts w:cs="Arial"/>
                <w:color w:val="000000"/>
              </w:rPr>
            </w:pPr>
            <w:r w:rsidRPr="00AD3F53">
              <w:rPr>
                <w:rFonts w:cs="Arial"/>
                <w:color w:val="000000"/>
              </w:rPr>
              <w:t>TCUSignalStrength_St</w:t>
            </w:r>
          </w:p>
        </w:tc>
        <w:tc>
          <w:tcPr>
            <w:tcW w:w="2880" w:type="dxa"/>
            <w:shd w:val="clear" w:color="auto" w:fill="auto"/>
            <w:noWrap/>
            <w:vAlign w:val="center"/>
            <w:hideMark/>
          </w:tcPr>
          <w:p w14:paraId="66A0CDA8" w14:textId="77777777" w:rsidR="00E013D0" w:rsidRPr="00AD3F53" w:rsidRDefault="00DF1EDC" w:rsidP="00E013D0">
            <w:pPr>
              <w:rPr>
                <w:rFonts w:cs="Arial"/>
                <w:color w:val="000000"/>
              </w:rPr>
            </w:pPr>
            <w:r w:rsidRPr="00AD3F53">
              <w:rPr>
                <w:rFonts w:cs="Arial"/>
                <w:color w:val="000000"/>
              </w:rPr>
              <w:t>ModemSigStren_D_Stat</w:t>
            </w:r>
          </w:p>
        </w:tc>
      </w:tr>
      <w:tr w:rsidR="00E013D0" w:rsidRPr="00AD3F53" w14:paraId="324B38AC" w14:textId="77777777" w:rsidTr="00E013D0">
        <w:trPr>
          <w:trHeight w:val="270"/>
          <w:jc w:val="center"/>
        </w:trPr>
        <w:tc>
          <w:tcPr>
            <w:tcW w:w="3351" w:type="dxa"/>
            <w:shd w:val="clear" w:color="auto" w:fill="auto"/>
            <w:noWrap/>
            <w:vAlign w:val="center"/>
            <w:hideMark/>
          </w:tcPr>
          <w:p w14:paraId="5D9307A1" w14:textId="77777777" w:rsidR="00E013D0" w:rsidRPr="00AD3F53" w:rsidRDefault="00DF1EDC" w:rsidP="00E013D0">
            <w:pPr>
              <w:rPr>
                <w:rFonts w:cs="Arial"/>
                <w:color w:val="000000"/>
              </w:rPr>
            </w:pPr>
            <w:r w:rsidRPr="00AD3F53">
              <w:rPr>
                <w:rFonts w:cs="Arial"/>
                <w:color w:val="000000"/>
              </w:rPr>
              <w:t>TCUTechnologyUsed2_St</w:t>
            </w:r>
          </w:p>
        </w:tc>
        <w:tc>
          <w:tcPr>
            <w:tcW w:w="2880" w:type="dxa"/>
            <w:shd w:val="clear" w:color="auto" w:fill="auto"/>
            <w:vAlign w:val="center"/>
            <w:hideMark/>
          </w:tcPr>
          <w:p w14:paraId="6C9885A0" w14:textId="77777777" w:rsidR="00E013D0" w:rsidRPr="00AD3F53" w:rsidRDefault="00DF1EDC" w:rsidP="00E013D0">
            <w:pPr>
              <w:rPr>
                <w:rFonts w:cs="Arial"/>
                <w:color w:val="000000"/>
              </w:rPr>
            </w:pPr>
            <w:r w:rsidRPr="00AD3F53">
              <w:rPr>
                <w:rFonts w:cs="Arial"/>
                <w:color w:val="000000"/>
              </w:rPr>
              <w:t>ModemTechnology_D2_Stat</w:t>
            </w:r>
          </w:p>
        </w:tc>
      </w:tr>
      <w:tr w:rsidR="00E013D0" w:rsidRPr="00AD3F53" w14:paraId="520E2588" w14:textId="77777777" w:rsidTr="00E013D0">
        <w:trPr>
          <w:trHeight w:val="270"/>
          <w:jc w:val="center"/>
        </w:trPr>
        <w:tc>
          <w:tcPr>
            <w:tcW w:w="3351" w:type="dxa"/>
            <w:vMerge w:val="restart"/>
            <w:shd w:val="clear" w:color="auto" w:fill="auto"/>
            <w:noWrap/>
            <w:vAlign w:val="center"/>
            <w:hideMark/>
          </w:tcPr>
          <w:p w14:paraId="0AC9E78B" w14:textId="77777777" w:rsidR="00E013D0" w:rsidRPr="00AD3F53" w:rsidRDefault="00DF1EDC" w:rsidP="00E013D0">
            <w:pPr>
              <w:rPr>
                <w:rFonts w:cs="Arial"/>
                <w:color w:val="000000"/>
              </w:rPr>
            </w:pPr>
            <w:r w:rsidRPr="00AD3F53">
              <w:rPr>
                <w:rFonts w:cs="Arial"/>
                <w:color w:val="000000"/>
              </w:rPr>
              <w:t>CarrierDataNotification_St</w:t>
            </w:r>
          </w:p>
        </w:tc>
        <w:tc>
          <w:tcPr>
            <w:tcW w:w="2880" w:type="dxa"/>
            <w:shd w:val="clear" w:color="auto" w:fill="auto"/>
            <w:vAlign w:val="center"/>
            <w:hideMark/>
          </w:tcPr>
          <w:p w14:paraId="7EC476CA" w14:textId="77777777" w:rsidR="00E013D0" w:rsidRPr="00AD3F53" w:rsidRDefault="00DF1EDC" w:rsidP="00E013D0">
            <w:pPr>
              <w:rPr>
                <w:rFonts w:cs="Arial"/>
                <w:color w:val="000000"/>
              </w:rPr>
            </w:pPr>
            <w:r w:rsidRPr="00AD3F53">
              <w:rPr>
                <w:rFonts w:cs="Arial"/>
                <w:color w:val="000000"/>
              </w:rPr>
              <w:t>WifiDataUsage_D_Stat</w:t>
            </w:r>
          </w:p>
        </w:tc>
      </w:tr>
      <w:tr w:rsidR="00E013D0" w:rsidRPr="00AD3F53" w14:paraId="1CE9ACB2" w14:textId="77777777" w:rsidTr="00E013D0">
        <w:trPr>
          <w:trHeight w:val="270"/>
          <w:jc w:val="center"/>
        </w:trPr>
        <w:tc>
          <w:tcPr>
            <w:tcW w:w="3351" w:type="dxa"/>
            <w:vMerge/>
            <w:vAlign w:val="center"/>
            <w:hideMark/>
          </w:tcPr>
          <w:p w14:paraId="03C2BFE1" w14:textId="77777777" w:rsidR="00E013D0" w:rsidRPr="00AD3F53" w:rsidRDefault="00E013D0" w:rsidP="00E013D0">
            <w:pPr>
              <w:rPr>
                <w:rFonts w:cs="Arial"/>
                <w:color w:val="000000"/>
              </w:rPr>
            </w:pPr>
          </w:p>
        </w:tc>
        <w:tc>
          <w:tcPr>
            <w:tcW w:w="2880" w:type="dxa"/>
            <w:shd w:val="clear" w:color="auto" w:fill="auto"/>
            <w:vAlign w:val="center"/>
            <w:hideMark/>
          </w:tcPr>
          <w:p w14:paraId="6147DCAC" w14:textId="77777777" w:rsidR="00E013D0" w:rsidRPr="00AD3F53" w:rsidRDefault="00DF1EDC" w:rsidP="00E013D0">
            <w:pPr>
              <w:rPr>
                <w:rFonts w:cs="Arial"/>
                <w:color w:val="000000"/>
              </w:rPr>
            </w:pPr>
            <w:r w:rsidRPr="00AD3F53">
              <w:rPr>
                <w:rFonts w:cs="Arial"/>
                <w:color w:val="000000"/>
              </w:rPr>
              <w:t>WifiDataUsage_Pc_Actl</w:t>
            </w:r>
          </w:p>
        </w:tc>
      </w:tr>
      <w:tr w:rsidR="00E013D0" w:rsidRPr="00AD3F53" w14:paraId="798E28D0" w14:textId="77777777" w:rsidTr="00E013D0">
        <w:trPr>
          <w:trHeight w:val="270"/>
          <w:jc w:val="center"/>
        </w:trPr>
        <w:tc>
          <w:tcPr>
            <w:tcW w:w="3351" w:type="dxa"/>
            <w:shd w:val="clear" w:color="auto" w:fill="auto"/>
            <w:noWrap/>
            <w:vAlign w:val="center"/>
            <w:hideMark/>
          </w:tcPr>
          <w:p w14:paraId="4B92E5F4" w14:textId="77777777" w:rsidR="00E013D0" w:rsidRPr="00AD3F53" w:rsidRDefault="00DF1EDC" w:rsidP="00E013D0">
            <w:pPr>
              <w:rPr>
                <w:rFonts w:cs="Arial"/>
                <w:color w:val="000000"/>
              </w:rPr>
            </w:pPr>
            <w:r w:rsidRPr="00AD3F53">
              <w:rPr>
                <w:rFonts w:cs="Arial"/>
                <w:color w:val="000000"/>
              </w:rPr>
              <w:t>TCUAvailability_St</w:t>
            </w:r>
          </w:p>
        </w:tc>
        <w:tc>
          <w:tcPr>
            <w:tcW w:w="2880" w:type="dxa"/>
            <w:shd w:val="clear" w:color="auto" w:fill="auto"/>
            <w:vAlign w:val="center"/>
            <w:hideMark/>
          </w:tcPr>
          <w:p w14:paraId="5D8CB1CF" w14:textId="77777777" w:rsidR="00E013D0" w:rsidRPr="00AD3F53" w:rsidRDefault="00DF1EDC" w:rsidP="00E013D0">
            <w:pPr>
              <w:rPr>
                <w:rFonts w:cs="Arial"/>
                <w:color w:val="000000"/>
              </w:rPr>
            </w:pPr>
            <w:r w:rsidRPr="00AD3F53">
              <w:rPr>
                <w:rFonts w:cs="Arial"/>
                <w:color w:val="000000"/>
              </w:rPr>
              <w:t>WifiEnbl_D_Stat</w:t>
            </w:r>
          </w:p>
        </w:tc>
      </w:tr>
      <w:tr w:rsidR="00E013D0" w:rsidRPr="00AD3F53" w14:paraId="7ECB4EF2" w14:textId="77777777" w:rsidTr="00E013D0">
        <w:trPr>
          <w:trHeight w:val="270"/>
          <w:jc w:val="center"/>
        </w:trPr>
        <w:tc>
          <w:tcPr>
            <w:tcW w:w="3351" w:type="dxa"/>
            <w:shd w:val="clear" w:color="auto" w:fill="auto"/>
            <w:noWrap/>
            <w:vAlign w:val="center"/>
            <w:hideMark/>
          </w:tcPr>
          <w:p w14:paraId="5DC0B2DD" w14:textId="77777777" w:rsidR="00E013D0" w:rsidRPr="00AD3F53" w:rsidRDefault="00DF1EDC" w:rsidP="00E013D0">
            <w:pPr>
              <w:rPr>
                <w:rFonts w:cs="Arial"/>
                <w:color w:val="000000"/>
              </w:rPr>
            </w:pPr>
            <w:r w:rsidRPr="00AD3F53">
              <w:rPr>
                <w:rFonts w:cs="Arial"/>
                <w:color w:val="000000"/>
              </w:rPr>
              <w:t>HotspotEnablement_Rq</w:t>
            </w:r>
          </w:p>
        </w:tc>
        <w:tc>
          <w:tcPr>
            <w:tcW w:w="2880" w:type="dxa"/>
            <w:shd w:val="clear" w:color="auto" w:fill="auto"/>
            <w:noWrap/>
            <w:vAlign w:val="center"/>
            <w:hideMark/>
          </w:tcPr>
          <w:p w14:paraId="449AB980" w14:textId="77777777" w:rsidR="00E013D0" w:rsidRPr="00AD3F53" w:rsidRDefault="00DF1EDC" w:rsidP="00E013D0">
            <w:pPr>
              <w:rPr>
                <w:rFonts w:cs="Arial"/>
                <w:color w:val="000000"/>
              </w:rPr>
            </w:pPr>
            <w:r w:rsidRPr="00AD3F53">
              <w:rPr>
                <w:rFonts w:cs="Arial"/>
                <w:color w:val="000000"/>
              </w:rPr>
              <w:t>WifiHtsptEnbl_D_Rq</w:t>
            </w:r>
          </w:p>
        </w:tc>
      </w:tr>
      <w:tr w:rsidR="00E013D0" w:rsidRPr="00AD3F53" w14:paraId="41D6E5D2" w14:textId="77777777" w:rsidTr="00E013D0">
        <w:trPr>
          <w:trHeight w:val="270"/>
          <w:jc w:val="center"/>
        </w:trPr>
        <w:tc>
          <w:tcPr>
            <w:tcW w:w="3351" w:type="dxa"/>
            <w:shd w:val="clear" w:color="auto" w:fill="auto"/>
            <w:noWrap/>
            <w:vAlign w:val="center"/>
            <w:hideMark/>
          </w:tcPr>
          <w:p w14:paraId="58A085E2" w14:textId="77777777" w:rsidR="00E013D0" w:rsidRPr="00AD3F53" w:rsidRDefault="00DF1EDC" w:rsidP="00E013D0">
            <w:pPr>
              <w:rPr>
                <w:rFonts w:cs="Arial"/>
                <w:color w:val="000000"/>
              </w:rPr>
            </w:pPr>
            <w:r w:rsidRPr="00AD3F53">
              <w:rPr>
                <w:rFonts w:cs="Arial"/>
                <w:color w:val="000000"/>
              </w:rPr>
              <w:t>HotspotVisibility_Rq</w:t>
            </w:r>
          </w:p>
        </w:tc>
        <w:tc>
          <w:tcPr>
            <w:tcW w:w="2880" w:type="dxa"/>
            <w:shd w:val="clear" w:color="auto" w:fill="auto"/>
            <w:noWrap/>
            <w:vAlign w:val="center"/>
            <w:hideMark/>
          </w:tcPr>
          <w:p w14:paraId="213D2591" w14:textId="77777777" w:rsidR="00E013D0" w:rsidRPr="00AD3F53" w:rsidRDefault="00DF1EDC" w:rsidP="00E013D0">
            <w:pPr>
              <w:rPr>
                <w:rFonts w:cs="Arial"/>
                <w:color w:val="000000"/>
              </w:rPr>
            </w:pPr>
            <w:r w:rsidRPr="00AD3F53">
              <w:rPr>
                <w:rFonts w:cs="Arial"/>
                <w:color w:val="000000"/>
              </w:rPr>
              <w:t>WifiHtsptVisbl_D_Rq</w:t>
            </w:r>
          </w:p>
        </w:tc>
      </w:tr>
      <w:tr w:rsidR="00E013D0" w:rsidRPr="00AD3F53" w14:paraId="6462F18E" w14:textId="77777777" w:rsidTr="00E013D0">
        <w:trPr>
          <w:trHeight w:val="270"/>
          <w:jc w:val="center"/>
        </w:trPr>
        <w:tc>
          <w:tcPr>
            <w:tcW w:w="3351" w:type="dxa"/>
            <w:shd w:val="clear" w:color="auto" w:fill="auto"/>
            <w:noWrap/>
            <w:vAlign w:val="center"/>
            <w:hideMark/>
          </w:tcPr>
          <w:p w14:paraId="6C3B8154" w14:textId="77777777" w:rsidR="00E013D0" w:rsidRPr="00AD3F53" w:rsidRDefault="00DF1EDC" w:rsidP="00E013D0">
            <w:pPr>
              <w:rPr>
                <w:rFonts w:cs="Arial"/>
                <w:color w:val="000000"/>
              </w:rPr>
            </w:pPr>
            <w:r w:rsidRPr="00AD3F53">
              <w:rPr>
                <w:rFonts w:cs="Arial"/>
                <w:color w:val="000000"/>
              </w:rPr>
              <w:t>CarrierInfo_Rq</w:t>
            </w:r>
          </w:p>
        </w:tc>
        <w:tc>
          <w:tcPr>
            <w:tcW w:w="2880" w:type="dxa"/>
            <w:shd w:val="clear" w:color="auto" w:fill="auto"/>
            <w:noWrap/>
            <w:vAlign w:val="center"/>
            <w:hideMark/>
          </w:tcPr>
          <w:p w14:paraId="41DD5DC4" w14:textId="77777777" w:rsidR="00E013D0" w:rsidRPr="00AD3F53" w:rsidRDefault="00DF1EDC" w:rsidP="00E013D0">
            <w:pPr>
              <w:rPr>
                <w:rFonts w:cs="Arial"/>
                <w:color w:val="000000"/>
              </w:rPr>
            </w:pPr>
            <w:r w:rsidRPr="00AD3F53">
              <w:rPr>
                <w:rFonts w:cs="Arial"/>
                <w:color w:val="000000"/>
              </w:rPr>
              <w:t>WifiCarrierInfo_B_Rq</w:t>
            </w:r>
          </w:p>
        </w:tc>
      </w:tr>
      <w:tr w:rsidR="00E013D0" w:rsidRPr="00AD3F53" w14:paraId="0330F136" w14:textId="77777777" w:rsidTr="00E013D0">
        <w:trPr>
          <w:trHeight w:val="270"/>
          <w:jc w:val="center"/>
        </w:trPr>
        <w:tc>
          <w:tcPr>
            <w:tcW w:w="3351" w:type="dxa"/>
            <w:shd w:val="clear" w:color="auto" w:fill="auto"/>
            <w:noWrap/>
            <w:vAlign w:val="center"/>
            <w:hideMark/>
          </w:tcPr>
          <w:p w14:paraId="42D9CE1F" w14:textId="77777777" w:rsidR="00E013D0" w:rsidRPr="00AD3F53" w:rsidRDefault="00DF1EDC" w:rsidP="00E013D0">
            <w:pPr>
              <w:rPr>
                <w:rFonts w:cs="Arial"/>
                <w:color w:val="000000"/>
              </w:rPr>
            </w:pPr>
            <w:r w:rsidRPr="00AD3F53">
              <w:rPr>
                <w:rFonts w:cs="Arial"/>
                <w:color w:val="000000"/>
              </w:rPr>
              <w:t>DataUsage_Rq</w:t>
            </w:r>
          </w:p>
        </w:tc>
        <w:tc>
          <w:tcPr>
            <w:tcW w:w="2880" w:type="dxa"/>
            <w:shd w:val="clear" w:color="auto" w:fill="auto"/>
            <w:noWrap/>
            <w:vAlign w:val="center"/>
            <w:hideMark/>
          </w:tcPr>
          <w:p w14:paraId="38C54691" w14:textId="77777777" w:rsidR="00E013D0" w:rsidRPr="00AD3F53" w:rsidRDefault="00DF1EDC" w:rsidP="00E013D0">
            <w:pPr>
              <w:rPr>
                <w:rFonts w:cs="Arial"/>
                <w:color w:val="000000"/>
              </w:rPr>
            </w:pPr>
            <w:r w:rsidRPr="00AD3F53">
              <w:rPr>
                <w:rFonts w:cs="Arial"/>
                <w:color w:val="000000"/>
              </w:rPr>
              <w:t>WifiDataUsage_D_Rq</w:t>
            </w:r>
          </w:p>
        </w:tc>
      </w:tr>
      <w:tr w:rsidR="00E013D0" w:rsidRPr="00AD3F53" w14:paraId="79092054" w14:textId="77777777" w:rsidTr="00E013D0">
        <w:trPr>
          <w:trHeight w:val="270"/>
          <w:jc w:val="center"/>
        </w:trPr>
        <w:tc>
          <w:tcPr>
            <w:tcW w:w="3351" w:type="dxa"/>
            <w:vMerge w:val="restart"/>
            <w:shd w:val="clear" w:color="auto" w:fill="auto"/>
            <w:noWrap/>
            <w:vAlign w:val="center"/>
            <w:hideMark/>
          </w:tcPr>
          <w:p w14:paraId="07A25181" w14:textId="77777777" w:rsidR="00E013D0" w:rsidRPr="00AD3F53" w:rsidRDefault="00DF1EDC" w:rsidP="00E013D0">
            <w:pPr>
              <w:rPr>
                <w:rFonts w:cs="Arial"/>
                <w:color w:val="000000"/>
              </w:rPr>
            </w:pPr>
            <w:r w:rsidRPr="00AD3F53">
              <w:rPr>
                <w:rFonts w:cs="Arial"/>
                <w:color w:val="000000"/>
              </w:rPr>
              <w:t>DeviceList_Rq</w:t>
            </w:r>
          </w:p>
        </w:tc>
        <w:tc>
          <w:tcPr>
            <w:tcW w:w="2880" w:type="dxa"/>
            <w:shd w:val="clear" w:color="auto" w:fill="auto"/>
            <w:noWrap/>
            <w:vAlign w:val="center"/>
            <w:hideMark/>
          </w:tcPr>
          <w:p w14:paraId="791D6DC5" w14:textId="77777777" w:rsidR="00E013D0" w:rsidRPr="00AD3F53" w:rsidRDefault="00DF1EDC" w:rsidP="00E013D0">
            <w:pPr>
              <w:rPr>
                <w:rFonts w:cs="Arial"/>
                <w:color w:val="000000"/>
              </w:rPr>
            </w:pPr>
            <w:r w:rsidRPr="00AD3F53">
              <w:rPr>
                <w:rFonts w:cs="Arial"/>
                <w:color w:val="000000"/>
              </w:rPr>
              <w:t>WifiDevcList_D_Rq</w:t>
            </w:r>
          </w:p>
        </w:tc>
      </w:tr>
      <w:tr w:rsidR="00E013D0" w:rsidRPr="00AD3F53" w14:paraId="13D213B4" w14:textId="77777777" w:rsidTr="00E013D0">
        <w:trPr>
          <w:trHeight w:val="270"/>
          <w:jc w:val="center"/>
        </w:trPr>
        <w:tc>
          <w:tcPr>
            <w:tcW w:w="3351" w:type="dxa"/>
            <w:vMerge/>
            <w:vAlign w:val="center"/>
            <w:hideMark/>
          </w:tcPr>
          <w:p w14:paraId="6E2A3EA8" w14:textId="77777777" w:rsidR="00E013D0" w:rsidRPr="00AD3F53" w:rsidRDefault="00E013D0" w:rsidP="00E013D0">
            <w:pPr>
              <w:rPr>
                <w:rFonts w:cs="Arial"/>
                <w:color w:val="000000"/>
              </w:rPr>
            </w:pPr>
          </w:p>
        </w:tc>
        <w:tc>
          <w:tcPr>
            <w:tcW w:w="2880" w:type="dxa"/>
            <w:shd w:val="clear" w:color="auto" w:fill="auto"/>
            <w:noWrap/>
            <w:vAlign w:val="center"/>
            <w:hideMark/>
          </w:tcPr>
          <w:p w14:paraId="65B2B4E1" w14:textId="77777777" w:rsidR="00E013D0" w:rsidRPr="00AD3F53" w:rsidRDefault="00DF1EDC" w:rsidP="00E013D0">
            <w:pPr>
              <w:rPr>
                <w:rFonts w:cs="Arial"/>
                <w:color w:val="000000"/>
              </w:rPr>
            </w:pPr>
            <w:r w:rsidRPr="00AD3F53">
              <w:rPr>
                <w:rFonts w:cs="Arial"/>
                <w:color w:val="000000"/>
              </w:rPr>
              <w:t>WifiDevcListIndx_No_Rq</w:t>
            </w:r>
          </w:p>
        </w:tc>
      </w:tr>
      <w:tr w:rsidR="00E013D0" w:rsidRPr="00AD3F53" w14:paraId="47F49914" w14:textId="77777777" w:rsidTr="00E013D0">
        <w:trPr>
          <w:trHeight w:val="270"/>
          <w:jc w:val="center"/>
        </w:trPr>
        <w:tc>
          <w:tcPr>
            <w:tcW w:w="3351" w:type="dxa"/>
            <w:vMerge/>
            <w:vAlign w:val="center"/>
            <w:hideMark/>
          </w:tcPr>
          <w:p w14:paraId="7D4A8C72" w14:textId="77777777" w:rsidR="00E013D0" w:rsidRPr="00AD3F53" w:rsidRDefault="00E013D0" w:rsidP="00E013D0">
            <w:pPr>
              <w:rPr>
                <w:rFonts w:cs="Arial"/>
                <w:color w:val="000000"/>
              </w:rPr>
            </w:pPr>
          </w:p>
        </w:tc>
        <w:tc>
          <w:tcPr>
            <w:tcW w:w="2880" w:type="dxa"/>
            <w:shd w:val="clear" w:color="auto" w:fill="auto"/>
            <w:noWrap/>
            <w:vAlign w:val="center"/>
            <w:hideMark/>
          </w:tcPr>
          <w:p w14:paraId="2FFAEA20" w14:textId="77777777" w:rsidR="00E013D0" w:rsidRPr="00AD3F53" w:rsidRDefault="00DF1EDC" w:rsidP="00E013D0">
            <w:pPr>
              <w:rPr>
                <w:rFonts w:cs="Arial"/>
                <w:color w:val="000000"/>
              </w:rPr>
            </w:pPr>
            <w:r w:rsidRPr="00AD3F53">
              <w:rPr>
                <w:rFonts w:cs="Arial"/>
                <w:color w:val="000000"/>
              </w:rPr>
              <w:t>WifiDevcListSize_D_Rq</w:t>
            </w:r>
          </w:p>
        </w:tc>
      </w:tr>
      <w:tr w:rsidR="00E013D0" w:rsidRPr="00AD3F53" w14:paraId="02A251FF" w14:textId="77777777" w:rsidTr="00E013D0">
        <w:trPr>
          <w:trHeight w:val="270"/>
          <w:jc w:val="center"/>
        </w:trPr>
        <w:tc>
          <w:tcPr>
            <w:tcW w:w="3351" w:type="dxa"/>
            <w:vMerge w:val="restart"/>
            <w:shd w:val="clear" w:color="auto" w:fill="auto"/>
            <w:noWrap/>
            <w:vAlign w:val="center"/>
            <w:hideMark/>
          </w:tcPr>
          <w:p w14:paraId="0DA16ABC" w14:textId="77777777" w:rsidR="00E013D0" w:rsidRPr="00AD3F53" w:rsidRDefault="00DF1EDC" w:rsidP="00E013D0">
            <w:pPr>
              <w:rPr>
                <w:rFonts w:cs="Arial"/>
                <w:color w:val="000000"/>
              </w:rPr>
            </w:pPr>
            <w:r w:rsidRPr="00AD3F53">
              <w:rPr>
                <w:rFonts w:cs="Arial"/>
                <w:color w:val="000000"/>
              </w:rPr>
              <w:t>RemoveDevice_Rq</w:t>
            </w:r>
          </w:p>
        </w:tc>
        <w:tc>
          <w:tcPr>
            <w:tcW w:w="2880" w:type="dxa"/>
            <w:shd w:val="clear" w:color="auto" w:fill="auto"/>
            <w:noWrap/>
            <w:vAlign w:val="center"/>
            <w:hideMark/>
          </w:tcPr>
          <w:p w14:paraId="0488794E" w14:textId="77777777" w:rsidR="00E013D0" w:rsidRPr="00AD3F53" w:rsidRDefault="00DF1EDC" w:rsidP="00E013D0">
            <w:pPr>
              <w:rPr>
                <w:rFonts w:cs="Arial"/>
                <w:color w:val="000000"/>
              </w:rPr>
            </w:pPr>
            <w:r w:rsidRPr="00AD3F53">
              <w:rPr>
                <w:rFonts w:cs="Arial"/>
                <w:color w:val="000000"/>
              </w:rPr>
              <w:t>WifiRemoveDevc_D_Rq</w:t>
            </w:r>
          </w:p>
        </w:tc>
      </w:tr>
      <w:tr w:rsidR="00E013D0" w:rsidRPr="00AD3F53" w14:paraId="000B0C38" w14:textId="77777777" w:rsidTr="00E013D0">
        <w:trPr>
          <w:trHeight w:val="270"/>
          <w:jc w:val="center"/>
        </w:trPr>
        <w:tc>
          <w:tcPr>
            <w:tcW w:w="3351" w:type="dxa"/>
            <w:vMerge/>
            <w:vAlign w:val="center"/>
            <w:hideMark/>
          </w:tcPr>
          <w:p w14:paraId="28306101" w14:textId="77777777" w:rsidR="00E013D0" w:rsidRPr="00AD3F53" w:rsidRDefault="00E013D0" w:rsidP="00E013D0">
            <w:pPr>
              <w:rPr>
                <w:rFonts w:cs="Arial"/>
                <w:color w:val="000000"/>
              </w:rPr>
            </w:pPr>
          </w:p>
        </w:tc>
        <w:tc>
          <w:tcPr>
            <w:tcW w:w="2880" w:type="dxa"/>
            <w:shd w:val="clear" w:color="auto" w:fill="auto"/>
            <w:noWrap/>
            <w:vAlign w:val="center"/>
            <w:hideMark/>
          </w:tcPr>
          <w:p w14:paraId="63063423" w14:textId="77777777" w:rsidR="00E013D0" w:rsidRPr="00AD3F53" w:rsidRDefault="00DF1EDC" w:rsidP="00E013D0">
            <w:pPr>
              <w:rPr>
                <w:rFonts w:cs="Arial"/>
                <w:color w:val="000000"/>
              </w:rPr>
            </w:pPr>
            <w:r w:rsidRPr="00AD3F53">
              <w:rPr>
                <w:rFonts w:cs="Arial"/>
                <w:color w:val="000000"/>
              </w:rPr>
              <w:t>WifiRemoveIndx_No_Rq</w:t>
            </w:r>
          </w:p>
        </w:tc>
      </w:tr>
      <w:tr w:rsidR="00E013D0" w:rsidRPr="00AD3F53" w14:paraId="6E0AA263" w14:textId="77777777" w:rsidTr="00E013D0">
        <w:trPr>
          <w:trHeight w:val="270"/>
          <w:jc w:val="center"/>
        </w:trPr>
        <w:tc>
          <w:tcPr>
            <w:tcW w:w="3351" w:type="dxa"/>
            <w:shd w:val="clear" w:color="auto" w:fill="auto"/>
            <w:noWrap/>
            <w:vAlign w:val="center"/>
            <w:hideMark/>
          </w:tcPr>
          <w:p w14:paraId="42E06A3B" w14:textId="77777777" w:rsidR="00E013D0" w:rsidRPr="00AD3F53" w:rsidRDefault="00DF1EDC" w:rsidP="00E013D0">
            <w:pPr>
              <w:rPr>
                <w:rFonts w:cs="Arial"/>
                <w:color w:val="000000"/>
              </w:rPr>
            </w:pPr>
            <w:r w:rsidRPr="00AD3F53">
              <w:rPr>
                <w:rFonts w:cs="Arial"/>
                <w:color w:val="000000"/>
              </w:rPr>
              <w:t>IgnitionStatus_St</w:t>
            </w:r>
          </w:p>
        </w:tc>
        <w:tc>
          <w:tcPr>
            <w:tcW w:w="2880" w:type="dxa"/>
            <w:shd w:val="clear" w:color="auto" w:fill="auto"/>
            <w:noWrap/>
            <w:vAlign w:val="center"/>
            <w:hideMark/>
          </w:tcPr>
          <w:p w14:paraId="36582184" w14:textId="77777777" w:rsidR="00E013D0" w:rsidRPr="00AD3F53" w:rsidRDefault="00DF1EDC" w:rsidP="00E013D0">
            <w:pPr>
              <w:rPr>
                <w:rFonts w:cs="Arial"/>
                <w:color w:val="000000"/>
              </w:rPr>
            </w:pPr>
            <w:r w:rsidRPr="00AD3F53">
              <w:rPr>
                <w:rFonts w:cs="Arial"/>
                <w:color w:val="000000"/>
              </w:rPr>
              <w:t>Ignition_Status</w:t>
            </w:r>
          </w:p>
        </w:tc>
      </w:tr>
      <w:tr w:rsidR="00E013D0" w:rsidRPr="00AD3F53" w14:paraId="4C16B70A" w14:textId="77777777" w:rsidTr="00E013D0">
        <w:trPr>
          <w:trHeight w:val="270"/>
          <w:jc w:val="center"/>
        </w:trPr>
        <w:tc>
          <w:tcPr>
            <w:tcW w:w="3351" w:type="dxa"/>
            <w:shd w:val="clear" w:color="auto" w:fill="auto"/>
            <w:noWrap/>
            <w:vAlign w:val="center"/>
            <w:hideMark/>
          </w:tcPr>
          <w:p w14:paraId="29049D36" w14:textId="77777777" w:rsidR="00E013D0" w:rsidRPr="00AD3F53" w:rsidRDefault="00DF1EDC" w:rsidP="00E013D0">
            <w:pPr>
              <w:rPr>
                <w:rFonts w:cs="Arial"/>
                <w:color w:val="000000"/>
              </w:rPr>
            </w:pPr>
            <w:r w:rsidRPr="00AD3F53">
              <w:rPr>
                <w:rFonts w:cs="Arial"/>
                <w:color w:val="000000"/>
              </w:rPr>
              <w:t>VehicleSpeed_St</w:t>
            </w:r>
          </w:p>
        </w:tc>
        <w:tc>
          <w:tcPr>
            <w:tcW w:w="2880" w:type="dxa"/>
            <w:shd w:val="clear" w:color="000000" w:fill="FFFFFF"/>
            <w:noWrap/>
            <w:vAlign w:val="center"/>
            <w:hideMark/>
          </w:tcPr>
          <w:p w14:paraId="310FF42A" w14:textId="77777777" w:rsidR="00E013D0" w:rsidRPr="00AD3F53" w:rsidRDefault="00DF1EDC" w:rsidP="00E013D0">
            <w:pPr>
              <w:rPr>
                <w:rFonts w:cs="Arial"/>
                <w:color w:val="000000"/>
              </w:rPr>
            </w:pPr>
            <w:r w:rsidRPr="00AD3F53">
              <w:rPr>
                <w:rFonts w:cs="Arial"/>
                <w:color w:val="000000"/>
              </w:rPr>
              <w:t>Veh_V_ActlEng</w:t>
            </w:r>
          </w:p>
        </w:tc>
      </w:tr>
      <w:tr w:rsidR="00E013D0" w:rsidRPr="00AD3F53" w14:paraId="707E3038" w14:textId="77777777" w:rsidTr="00E013D0">
        <w:trPr>
          <w:trHeight w:val="270"/>
          <w:jc w:val="center"/>
        </w:trPr>
        <w:tc>
          <w:tcPr>
            <w:tcW w:w="3351" w:type="dxa"/>
            <w:shd w:val="clear" w:color="auto" w:fill="auto"/>
            <w:noWrap/>
            <w:vAlign w:val="center"/>
            <w:hideMark/>
          </w:tcPr>
          <w:p w14:paraId="1E78D4EC" w14:textId="77777777" w:rsidR="00E013D0" w:rsidRPr="00AD3F53" w:rsidRDefault="00DF1EDC" w:rsidP="00E013D0">
            <w:pPr>
              <w:rPr>
                <w:rFonts w:cs="Arial"/>
                <w:color w:val="000000"/>
              </w:rPr>
            </w:pPr>
            <w:r w:rsidRPr="00AD3F53">
              <w:rPr>
                <w:rFonts w:cs="Arial"/>
                <w:color w:val="000000"/>
              </w:rPr>
              <w:t>CarMode_St</w:t>
            </w:r>
          </w:p>
        </w:tc>
        <w:tc>
          <w:tcPr>
            <w:tcW w:w="2880" w:type="dxa"/>
            <w:shd w:val="clear" w:color="auto" w:fill="auto"/>
            <w:noWrap/>
            <w:vAlign w:val="center"/>
            <w:hideMark/>
          </w:tcPr>
          <w:p w14:paraId="1C8D36DB" w14:textId="77777777" w:rsidR="00E013D0" w:rsidRPr="00AD3F53" w:rsidRDefault="00DF1EDC" w:rsidP="00E013D0">
            <w:pPr>
              <w:rPr>
                <w:rFonts w:cs="Arial"/>
                <w:color w:val="000000"/>
              </w:rPr>
            </w:pPr>
            <w:r w:rsidRPr="00AD3F53">
              <w:rPr>
                <w:rFonts w:cs="Arial"/>
                <w:color w:val="000000"/>
              </w:rPr>
              <w:t>LifeCycMde_D_Actl</w:t>
            </w:r>
          </w:p>
        </w:tc>
      </w:tr>
      <w:tr w:rsidR="00E013D0" w:rsidRPr="00AD3F53" w14:paraId="24EAD635" w14:textId="77777777" w:rsidTr="00E013D0">
        <w:trPr>
          <w:trHeight w:val="270"/>
          <w:jc w:val="center"/>
        </w:trPr>
        <w:tc>
          <w:tcPr>
            <w:tcW w:w="3351" w:type="dxa"/>
            <w:shd w:val="clear" w:color="000000" w:fill="FFFFFF"/>
            <w:noWrap/>
            <w:vAlign w:val="center"/>
            <w:hideMark/>
          </w:tcPr>
          <w:p w14:paraId="340CCB2E" w14:textId="77777777" w:rsidR="00E013D0" w:rsidRPr="00AD3F53" w:rsidRDefault="00DF1EDC" w:rsidP="00E013D0">
            <w:pPr>
              <w:rPr>
                <w:rFonts w:cs="Arial"/>
                <w:color w:val="000000"/>
              </w:rPr>
            </w:pPr>
            <w:r w:rsidRPr="00AD3F53">
              <w:rPr>
                <w:rFonts w:cs="Arial"/>
                <w:color w:val="000000"/>
              </w:rPr>
              <w:t>OdometerMasterValue</w:t>
            </w:r>
          </w:p>
        </w:tc>
        <w:tc>
          <w:tcPr>
            <w:tcW w:w="2880" w:type="dxa"/>
            <w:shd w:val="clear" w:color="000000" w:fill="FFFFFF"/>
            <w:noWrap/>
            <w:vAlign w:val="center"/>
            <w:hideMark/>
          </w:tcPr>
          <w:p w14:paraId="69DB80D8" w14:textId="77777777" w:rsidR="00E013D0" w:rsidRPr="00AD3F53" w:rsidRDefault="00DF1EDC" w:rsidP="00E013D0">
            <w:pPr>
              <w:rPr>
                <w:rFonts w:cs="Arial"/>
                <w:color w:val="000000"/>
              </w:rPr>
            </w:pPr>
            <w:r w:rsidRPr="00AD3F53">
              <w:rPr>
                <w:rFonts w:cs="Arial"/>
                <w:color w:val="000000"/>
              </w:rPr>
              <w:t>OdometerMasterValue</w:t>
            </w:r>
          </w:p>
        </w:tc>
      </w:tr>
      <w:tr w:rsidR="00E013D0" w:rsidRPr="00AD3F53" w14:paraId="2FCE8E0C" w14:textId="77777777" w:rsidTr="00E013D0">
        <w:trPr>
          <w:trHeight w:val="270"/>
          <w:jc w:val="center"/>
        </w:trPr>
        <w:tc>
          <w:tcPr>
            <w:tcW w:w="3351" w:type="dxa"/>
            <w:shd w:val="clear" w:color="auto" w:fill="auto"/>
            <w:noWrap/>
            <w:vAlign w:val="center"/>
            <w:hideMark/>
          </w:tcPr>
          <w:p w14:paraId="60286CC5" w14:textId="77777777" w:rsidR="00E013D0" w:rsidRPr="00AD3F53" w:rsidRDefault="00DF1EDC" w:rsidP="00E013D0">
            <w:pPr>
              <w:rPr>
                <w:rFonts w:cs="Arial"/>
                <w:color w:val="000000"/>
              </w:rPr>
            </w:pPr>
            <w:r w:rsidRPr="00395E2D">
              <w:rPr>
                <w:rFonts w:cs="Arial"/>
                <w:color w:val="000000"/>
              </w:rPr>
              <w:t>HotspotFrequencyBand_Rq</w:t>
            </w:r>
          </w:p>
        </w:tc>
        <w:tc>
          <w:tcPr>
            <w:tcW w:w="2880" w:type="dxa"/>
            <w:shd w:val="clear" w:color="auto" w:fill="auto"/>
            <w:noWrap/>
            <w:vAlign w:val="center"/>
            <w:hideMark/>
          </w:tcPr>
          <w:p w14:paraId="09E1A048" w14:textId="77777777" w:rsidR="00E013D0" w:rsidRPr="00AD3F53" w:rsidRDefault="00DF1EDC" w:rsidP="00E013D0">
            <w:pPr>
              <w:rPr>
                <w:rFonts w:cs="Arial"/>
                <w:color w:val="000000"/>
              </w:rPr>
            </w:pPr>
            <w:r w:rsidRPr="00842560">
              <w:rPr>
                <w:rFonts w:cs="Arial"/>
                <w:color w:val="000000"/>
              </w:rPr>
              <w:t>WifiHtsptFqBand_D_Rq</w:t>
            </w:r>
          </w:p>
        </w:tc>
      </w:tr>
      <w:tr w:rsidR="00E013D0" w:rsidRPr="00AD3F53" w14:paraId="06E1B598" w14:textId="77777777" w:rsidTr="00E013D0">
        <w:trPr>
          <w:trHeight w:val="270"/>
          <w:jc w:val="center"/>
        </w:trPr>
        <w:tc>
          <w:tcPr>
            <w:tcW w:w="3351" w:type="dxa"/>
            <w:shd w:val="clear" w:color="auto" w:fill="auto"/>
            <w:noWrap/>
            <w:vAlign w:val="center"/>
            <w:hideMark/>
          </w:tcPr>
          <w:p w14:paraId="222C3C6D" w14:textId="77777777" w:rsidR="00E013D0" w:rsidRPr="00AD3F53" w:rsidRDefault="00DF1EDC" w:rsidP="00E013D0">
            <w:pPr>
              <w:rPr>
                <w:rFonts w:cs="Arial"/>
                <w:color w:val="000000"/>
              </w:rPr>
            </w:pPr>
            <w:r w:rsidRPr="00395E2D">
              <w:rPr>
                <w:rFonts w:cs="Arial"/>
                <w:color w:val="000000"/>
              </w:rPr>
              <w:t>HotspotFrequencyBand_St</w:t>
            </w:r>
          </w:p>
        </w:tc>
        <w:tc>
          <w:tcPr>
            <w:tcW w:w="2880" w:type="dxa"/>
            <w:shd w:val="clear" w:color="auto" w:fill="auto"/>
            <w:noWrap/>
            <w:vAlign w:val="center"/>
            <w:hideMark/>
          </w:tcPr>
          <w:p w14:paraId="1616E1D0" w14:textId="77777777" w:rsidR="00E013D0" w:rsidRPr="00AD3F53" w:rsidRDefault="00DF1EDC" w:rsidP="00E013D0">
            <w:pPr>
              <w:rPr>
                <w:rFonts w:cs="Arial"/>
                <w:color w:val="000000"/>
              </w:rPr>
            </w:pPr>
            <w:r w:rsidRPr="00842560">
              <w:rPr>
                <w:rFonts w:cs="Arial"/>
                <w:color w:val="000000"/>
              </w:rPr>
              <w:t>WifiHtsptFqBand_D_Stat</w:t>
            </w:r>
          </w:p>
        </w:tc>
      </w:tr>
      <w:tr w:rsidR="00E013D0" w:rsidRPr="00AD3F53" w14:paraId="3361ECF1" w14:textId="77777777" w:rsidTr="00E013D0">
        <w:trPr>
          <w:trHeight w:val="270"/>
          <w:jc w:val="center"/>
        </w:trPr>
        <w:tc>
          <w:tcPr>
            <w:tcW w:w="3351" w:type="dxa"/>
            <w:shd w:val="clear" w:color="auto" w:fill="auto"/>
            <w:noWrap/>
            <w:vAlign w:val="center"/>
            <w:hideMark/>
          </w:tcPr>
          <w:p w14:paraId="1C003135" w14:textId="77777777" w:rsidR="00E013D0" w:rsidRPr="00AD3F53" w:rsidRDefault="00DF1EDC" w:rsidP="00E013D0">
            <w:pPr>
              <w:rPr>
                <w:rFonts w:cs="Arial"/>
                <w:color w:val="000000"/>
              </w:rPr>
            </w:pPr>
            <w:r w:rsidRPr="00AD3F53">
              <w:rPr>
                <w:rFonts w:cs="Arial"/>
                <w:color w:val="000000"/>
              </w:rPr>
              <w:t>HMIMode_St</w:t>
            </w:r>
          </w:p>
        </w:tc>
        <w:tc>
          <w:tcPr>
            <w:tcW w:w="2880" w:type="dxa"/>
            <w:shd w:val="clear" w:color="auto" w:fill="auto"/>
            <w:noWrap/>
            <w:vAlign w:val="center"/>
            <w:hideMark/>
          </w:tcPr>
          <w:p w14:paraId="4E6C7F71" w14:textId="77777777" w:rsidR="00E013D0" w:rsidRPr="00AD3F53" w:rsidRDefault="00DF1EDC" w:rsidP="00E013D0">
            <w:pPr>
              <w:rPr>
                <w:rFonts w:cs="Arial"/>
                <w:color w:val="000000"/>
              </w:rPr>
            </w:pPr>
            <w:r w:rsidRPr="00AD3F53">
              <w:rPr>
                <w:rFonts w:cs="Arial"/>
                <w:color w:val="000000"/>
              </w:rPr>
              <w:t>HMI_HMIMode_St</w:t>
            </w:r>
          </w:p>
        </w:tc>
      </w:tr>
      <w:tr w:rsidR="00E013D0" w:rsidRPr="00AD3F53" w14:paraId="227959E5" w14:textId="77777777" w:rsidTr="00E013D0">
        <w:trPr>
          <w:trHeight w:val="270"/>
          <w:jc w:val="center"/>
        </w:trPr>
        <w:tc>
          <w:tcPr>
            <w:tcW w:w="3351" w:type="dxa"/>
            <w:shd w:val="clear" w:color="auto" w:fill="auto"/>
            <w:noWrap/>
            <w:vAlign w:val="center"/>
            <w:hideMark/>
          </w:tcPr>
          <w:p w14:paraId="4ECB99B0" w14:textId="77777777" w:rsidR="00E013D0" w:rsidRPr="00AD3F53" w:rsidRDefault="00DF1EDC" w:rsidP="00E013D0">
            <w:pPr>
              <w:rPr>
                <w:rFonts w:cs="Arial"/>
                <w:color w:val="000000"/>
              </w:rPr>
            </w:pPr>
            <w:r w:rsidRPr="00AD3F53">
              <w:rPr>
                <w:rFonts w:cs="Arial"/>
                <w:color w:val="000000"/>
              </w:rPr>
              <w:t>WifiHotspotMAC_Rq</w:t>
            </w:r>
          </w:p>
        </w:tc>
        <w:tc>
          <w:tcPr>
            <w:tcW w:w="2880" w:type="dxa"/>
            <w:shd w:val="clear" w:color="auto" w:fill="auto"/>
            <w:noWrap/>
            <w:vAlign w:val="center"/>
            <w:hideMark/>
          </w:tcPr>
          <w:p w14:paraId="73D3E15B" w14:textId="77777777" w:rsidR="00E013D0" w:rsidRPr="00AD3F53" w:rsidRDefault="00DF1EDC" w:rsidP="00E013D0">
            <w:pPr>
              <w:rPr>
                <w:rFonts w:cs="Arial"/>
                <w:color w:val="000000"/>
              </w:rPr>
            </w:pPr>
            <w:r w:rsidRPr="00AD3F53">
              <w:rPr>
                <w:rFonts w:cs="Arial"/>
                <w:color w:val="000000"/>
              </w:rPr>
              <w:t>WifiHtsptMacAddr_B_Rq</w:t>
            </w:r>
          </w:p>
        </w:tc>
      </w:tr>
      <w:tr w:rsidR="00E013D0" w:rsidRPr="00AD3F53" w14:paraId="152FA775" w14:textId="77777777" w:rsidTr="00E013D0">
        <w:trPr>
          <w:trHeight w:val="270"/>
          <w:jc w:val="center"/>
        </w:trPr>
        <w:tc>
          <w:tcPr>
            <w:tcW w:w="3351" w:type="dxa"/>
            <w:shd w:val="clear" w:color="auto" w:fill="auto"/>
            <w:noWrap/>
            <w:vAlign w:val="center"/>
            <w:hideMark/>
          </w:tcPr>
          <w:p w14:paraId="247A6728" w14:textId="77777777" w:rsidR="00E013D0" w:rsidRPr="00AD3F53" w:rsidRDefault="00DF1EDC" w:rsidP="00E013D0">
            <w:pPr>
              <w:rPr>
                <w:rFonts w:cs="Arial"/>
                <w:color w:val="000000"/>
              </w:rPr>
            </w:pPr>
            <w:r w:rsidRPr="00395E2D">
              <w:rPr>
                <w:rFonts w:cs="Arial"/>
                <w:color w:val="000000"/>
              </w:rPr>
              <w:t>HotspotAvailableBand_St</w:t>
            </w:r>
          </w:p>
        </w:tc>
        <w:tc>
          <w:tcPr>
            <w:tcW w:w="2880" w:type="dxa"/>
            <w:shd w:val="clear" w:color="auto" w:fill="auto"/>
            <w:noWrap/>
            <w:vAlign w:val="center"/>
            <w:hideMark/>
          </w:tcPr>
          <w:p w14:paraId="06D42F85" w14:textId="77777777" w:rsidR="00E013D0" w:rsidRPr="00AD3F53" w:rsidRDefault="00DF1EDC" w:rsidP="00E013D0">
            <w:pPr>
              <w:rPr>
                <w:rFonts w:cs="Arial"/>
                <w:color w:val="000000"/>
              </w:rPr>
            </w:pPr>
            <w:r w:rsidRPr="00842560">
              <w:rPr>
                <w:rFonts w:cs="Arial"/>
                <w:color w:val="000000"/>
              </w:rPr>
              <w:t>WifiHtsptFq_D_Avail</w:t>
            </w:r>
          </w:p>
        </w:tc>
      </w:tr>
      <w:tr w:rsidR="00E013D0" w:rsidRPr="00AD3F53" w14:paraId="419B9779" w14:textId="77777777" w:rsidTr="00E013D0">
        <w:trPr>
          <w:trHeight w:val="270"/>
          <w:jc w:val="center"/>
        </w:trPr>
        <w:tc>
          <w:tcPr>
            <w:tcW w:w="3351" w:type="dxa"/>
            <w:shd w:val="clear" w:color="auto" w:fill="auto"/>
            <w:noWrap/>
            <w:vAlign w:val="center"/>
            <w:hideMark/>
          </w:tcPr>
          <w:p w14:paraId="6037F870" w14:textId="77777777" w:rsidR="00E013D0" w:rsidRPr="00AD3F53" w:rsidRDefault="00DF1EDC" w:rsidP="00E013D0">
            <w:pPr>
              <w:rPr>
                <w:rFonts w:cs="Arial"/>
                <w:color w:val="000000"/>
              </w:rPr>
            </w:pPr>
            <w:r w:rsidRPr="00AD3F53">
              <w:rPr>
                <w:rFonts w:cs="Arial"/>
                <w:color w:val="000000"/>
              </w:rPr>
              <w:t>VehicleGGCCData</w:t>
            </w:r>
          </w:p>
        </w:tc>
        <w:tc>
          <w:tcPr>
            <w:tcW w:w="2880" w:type="dxa"/>
            <w:shd w:val="clear" w:color="auto" w:fill="auto"/>
            <w:noWrap/>
            <w:vAlign w:val="center"/>
            <w:hideMark/>
          </w:tcPr>
          <w:p w14:paraId="5E42BEB9" w14:textId="77777777" w:rsidR="00E013D0" w:rsidRPr="00AD3F53" w:rsidRDefault="00DF1EDC" w:rsidP="00E013D0">
            <w:pPr>
              <w:rPr>
                <w:rFonts w:cs="Arial"/>
                <w:color w:val="000000"/>
              </w:rPr>
            </w:pPr>
            <w:r w:rsidRPr="00AD3F53">
              <w:rPr>
                <w:rFonts w:cs="Arial"/>
                <w:color w:val="000000"/>
              </w:rPr>
              <w:t>VehicleGGCCData</w:t>
            </w:r>
          </w:p>
        </w:tc>
      </w:tr>
      <w:tr w:rsidR="00E013D0" w:rsidRPr="00AD3F53" w14:paraId="1D6A0494" w14:textId="77777777" w:rsidTr="00E013D0">
        <w:trPr>
          <w:trHeight w:val="270"/>
          <w:jc w:val="center"/>
        </w:trPr>
        <w:tc>
          <w:tcPr>
            <w:tcW w:w="3351" w:type="dxa"/>
            <w:shd w:val="clear" w:color="auto" w:fill="auto"/>
            <w:noWrap/>
            <w:vAlign w:val="center"/>
            <w:hideMark/>
          </w:tcPr>
          <w:p w14:paraId="090ED5C0" w14:textId="77777777" w:rsidR="00E013D0" w:rsidRPr="00AD3F53" w:rsidRDefault="00DF1EDC" w:rsidP="00E013D0">
            <w:pPr>
              <w:rPr>
                <w:rFonts w:cs="Arial"/>
                <w:color w:val="000000"/>
              </w:rPr>
            </w:pPr>
            <w:r w:rsidRPr="00AD3F53">
              <w:rPr>
                <w:rFonts w:cs="Arial"/>
                <w:color w:val="000000"/>
              </w:rPr>
              <w:t xml:space="preserve">NumberOfConnectedDevices_St </w:t>
            </w:r>
          </w:p>
        </w:tc>
        <w:tc>
          <w:tcPr>
            <w:tcW w:w="2880" w:type="dxa"/>
            <w:shd w:val="clear" w:color="auto" w:fill="auto"/>
            <w:noWrap/>
            <w:vAlign w:val="center"/>
            <w:hideMark/>
          </w:tcPr>
          <w:p w14:paraId="192AE398" w14:textId="77777777" w:rsidR="00E013D0" w:rsidRPr="00AD3F53" w:rsidRDefault="00DF1EDC" w:rsidP="00E013D0">
            <w:pPr>
              <w:rPr>
                <w:rFonts w:cs="Arial"/>
                <w:color w:val="000000"/>
              </w:rPr>
            </w:pPr>
            <w:r w:rsidRPr="00AD3F53">
              <w:rPr>
                <w:rFonts w:cs="Arial"/>
                <w:color w:val="000000"/>
              </w:rPr>
              <w:t>WifiNoDevcCnnct_No_Actl</w:t>
            </w:r>
          </w:p>
        </w:tc>
      </w:tr>
      <w:tr w:rsidR="00E013D0" w:rsidRPr="00AD3F53" w14:paraId="7AE6F72C" w14:textId="77777777" w:rsidTr="00E013D0">
        <w:trPr>
          <w:trHeight w:val="270"/>
          <w:jc w:val="center"/>
        </w:trPr>
        <w:tc>
          <w:tcPr>
            <w:tcW w:w="3351" w:type="dxa"/>
            <w:shd w:val="clear" w:color="auto" w:fill="auto"/>
            <w:noWrap/>
            <w:vAlign w:val="center"/>
            <w:hideMark/>
          </w:tcPr>
          <w:p w14:paraId="073E6AC0" w14:textId="77777777" w:rsidR="00E013D0" w:rsidRPr="00AD3F53" w:rsidRDefault="00DF1EDC" w:rsidP="00E013D0">
            <w:pPr>
              <w:rPr>
                <w:rFonts w:cs="Arial"/>
                <w:color w:val="000000"/>
              </w:rPr>
            </w:pPr>
            <w:r w:rsidRPr="00AD3F53">
              <w:rPr>
                <w:rFonts w:cs="Arial"/>
                <w:color w:val="000000"/>
              </w:rPr>
              <w:t>HotspotTrialReminderSelection_Rq</w:t>
            </w:r>
          </w:p>
        </w:tc>
        <w:tc>
          <w:tcPr>
            <w:tcW w:w="2880" w:type="dxa"/>
            <w:shd w:val="clear" w:color="auto" w:fill="auto"/>
            <w:noWrap/>
            <w:vAlign w:val="center"/>
            <w:hideMark/>
          </w:tcPr>
          <w:p w14:paraId="0091F815" w14:textId="77777777" w:rsidR="00E013D0" w:rsidRPr="00AD3F53" w:rsidRDefault="00DF1EDC" w:rsidP="00E013D0">
            <w:pPr>
              <w:rPr>
                <w:rFonts w:cs="Arial"/>
                <w:color w:val="000000"/>
              </w:rPr>
            </w:pPr>
            <w:r w:rsidRPr="00AD3F53">
              <w:rPr>
                <w:rFonts w:cs="Arial"/>
                <w:color w:val="000000"/>
              </w:rPr>
              <w:t>WifiHtsptTrial_D_RqDrv</w:t>
            </w:r>
          </w:p>
        </w:tc>
      </w:tr>
      <w:tr w:rsidR="00E013D0" w:rsidRPr="00AD3F53" w14:paraId="3330F582" w14:textId="77777777" w:rsidTr="00E013D0">
        <w:trPr>
          <w:trHeight w:val="270"/>
          <w:jc w:val="center"/>
        </w:trPr>
        <w:tc>
          <w:tcPr>
            <w:tcW w:w="3351" w:type="dxa"/>
            <w:shd w:val="clear" w:color="auto" w:fill="auto"/>
            <w:noWrap/>
            <w:vAlign w:val="center"/>
            <w:hideMark/>
          </w:tcPr>
          <w:p w14:paraId="09A54003" w14:textId="77777777" w:rsidR="00E013D0" w:rsidRPr="00AD3F53" w:rsidRDefault="00DF1EDC" w:rsidP="00E013D0">
            <w:pPr>
              <w:rPr>
                <w:rFonts w:cs="Arial"/>
                <w:color w:val="000000"/>
              </w:rPr>
            </w:pPr>
            <w:r w:rsidRPr="00AD3F53">
              <w:rPr>
                <w:rFonts w:cs="Arial"/>
                <w:color w:val="000000"/>
              </w:rPr>
              <w:t>TelematicsDTC_St</w:t>
            </w:r>
          </w:p>
        </w:tc>
        <w:tc>
          <w:tcPr>
            <w:tcW w:w="2880" w:type="dxa"/>
            <w:shd w:val="clear" w:color="auto" w:fill="auto"/>
            <w:noWrap/>
            <w:vAlign w:val="center"/>
            <w:hideMark/>
          </w:tcPr>
          <w:p w14:paraId="239556D5" w14:textId="77777777" w:rsidR="00E013D0" w:rsidRPr="00AD3F53" w:rsidRDefault="00DF1EDC" w:rsidP="00E013D0">
            <w:pPr>
              <w:rPr>
                <w:rFonts w:cs="Arial"/>
                <w:color w:val="000000"/>
              </w:rPr>
            </w:pPr>
            <w:r w:rsidRPr="00AD3F53">
              <w:rPr>
                <w:rFonts w:cs="Arial"/>
                <w:color w:val="000000"/>
              </w:rPr>
              <w:t>Telematics_D_Falt</w:t>
            </w:r>
          </w:p>
        </w:tc>
      </w:tr>
      <w:tr w:rsidR="00E013D0" w:rsidRPr="00AD3F53" w14:paraId="0C40B6BE" w14:textId="77777777" w:rsidTr="00E013D0">
        <w:trPr>
          <w:trHeight w:val="270"/>
          <w:jc w:val="center"/>
        </w:trPr>
        <w:tc>
          <w:tcPr>
            <w:tcW w:w="3351" w:type="dxa"/>
            <w:shd w:val="clear" w:color="auto" w:fill="auto"/>
            <w:noWrap/>
            <w:vAlign w:val="center"/>
            <w:hideMark/>
          </w:tcPr>
          <w:p w14:paraId="784744AE" w14:textId="77777777" w:rsidR="00E013D0" w:rsidRPr="00AD3F53" w:rsidRDefault="00DF1EDC" w:rsidP="00E013D0">
            <w:pPr>
              <w:rPr>
                <w:rFonts w:cs="Arial"/>
                <w:color w:val="000000"/>
              </w:rPr>
            </w:pPr>
            <w:r w:rsidRPr="00AD3F53">
              <w:rPr>
                <w:rFonts w:cs="Arial"/>
                <w:color w:val="000000"/>
              </w:rPr>
              <w:t>DataUsageFeature_St</w:t>
            </w:r>
          </w:p>
        </w:tc>
        <w:tc>
          <w:tcPr>
            <w:tcW w:w="2880" w:type="dxa"/>
            <w:shd w:val="clear" w:color="auto" w:fill="auto"/>
            <w:noWrap/>
            <w:vAlign w:val="center"/>
            <w:hideMark/>
          </w:tcPr>
          <w:p w14:paraId="6122B9D9" w14:textId="77777777" w:rsidR="00E013D0" w:rsidRPr="00AD3F53" w:rsidRDefault="00DF1EDC" w:rsidP="00E013D0">
            <w:pPr>
              <w:rPr>
                <w:rFonts w:cs="Arial"/>
                <w:color w:val="000000"/>
              </w:rPr>
            </w:pPr>
            <w:r w:rsidRPr="00AD3F53">
              <w:rPr>
                <w:rFonts w:cs="Arial"/>
                <w:color w:val="000000"/>
              </w:rPr>
              <w:t xml:space="preserve">WifiDataUsageOn_D_Stat </w:t>
            </w:r>
          </w:p>
        </w:tc>
      </w:tr>
      <w:tr w:rsidR="00E013D0" w:rsidRPr="00AD3F53" w14:paraId="55151CDA" w14:textId="77777777" w:rsidTr="00E013D0">
        <w:trPr>
          <w:trHeight w:val="270"/>
          <w:jc w:val="center"/>
        </w:trPr>
        <w:tc>
          <w:tcPr>
            <w:tcW w:w="3351" w:type="dxa"/>
            <w:shd w:val="clear" w:color="auto" w:fill="auto"/>
            <w:noWrap/>
            <w:vAlign w:val="center"/>
            <w:hideMark/>
          </w:tcPr>
          <w:p w14:paraId="29AF42A2" w14:textId="77777777" w:rsidR="00E013D0" w:rsidRPr="00AD3F53" w:rsidRDefault="00DF1EDC" w:rsidP="00E013D0">
            <w:pPr>
              <w:rPr>
                <w:rFonts w:cs="Arial"/>
                <w:color w:val="000000"/>
              </w:rPr>
            </w:pPr>
            <w:r w:rsidRPr="00AD3F53">
              <w:rPr>
                <w:rFonts w:cs="Arial"/>
                <w:color w:val="000000"/>
              </w:rPr>
              <w:t>HotspotAPNConnection_St</w:t>
            </w:r>
          </w:p>
        </w:tc>
        <w:tc>
          <w:tcPr>
            <w:tcW w:w="2880" w:type="dxa"/>
            <w:shd w:val="clear" w:color="auto" w:fill="auto"/>
            <w:noWrap/>
            <w:vAlign w:val="center"/>
            <w:hideMark/>
          </w:tcPr>
          <w:p w14:paraId="439C0FC0" w14:textId="77777777" w:rsidR="00E013D0" w:rsidRPr="00AD3F53" w:rsidRDefault="00DF1EDC" w:rsidP="00E013D0">
            <w:pPr>
              <w:rPr>
                <w:rFonts w:cs="Arial"/>
                <w:color w:val="000000"/>
              </w:rPr>
            </w:pPr>
            <w:r w:rsidRPr="00AD3F53">
              <w:rPr>
                <w:rFonts w:cs="Arial"/>
                <w:color w:val="000000"/>
              </w:rPr>
              <w:t xml:space="preserve">WifiHtsptCnnct_D_Stat </w:t>
            </w:r>
          </w:p>
        </w:tc>
      </w:tr>
      <w:tr w:rsidR="00E013D0" w:rsidRPr="00AD3F53" w14:paraId="20687C55" w14:textId="77777777" w:rsidTr="00E013D0">
        <w:trPr>
          <w:trHeight w:val="270"/>
          <w:jc w:val="center"/>
        </w:trPr>
        <w:tc>
          <w:tcPr>
            <w:tcW w:w="3351" w:type="dxa"/>
            <w:shd w:val="clear" w:color="auto" w:fill="auto"/>
            <w:noWrap/>
            <w:vAlign w:val="center"/>
          </w:tcPr>
          <w:p w14:paraId="2600CAD0" w14:textId="77777777" w:rsidR="00E013D0" w:rsidRPr="00AD3F53" w:rsidRDefault="00DF1EDC" w:rsidP="00E013D0">
            <w:pPr>
              <w:rPr>
                <w:rFonts w:cs="Arial"/>
                <w:color w:val="000000"/>
              </w:rPr>
            </w:pPr>
            <w:r>
              <w:rPr>
                <w:rFonts w:cs="Arial"/>
                <w:color w:val="000000"/>
              </w:rPr>
              <w:t>WifiErrorCode_St</w:t>
            </w:r>
          </w:p>
        </w:tc>
        <w:tc>
          <w:tcPr>
            <w:tcW w:w="2880" w:type="dxa"/>
            <w:shd w:val="clear" w:color="auto" w:fill="auto"/>
            <w:noWrap/>
            <w:vAlign w:val="center"/>
          </w:tcPr>
          <w:p w14:paraId="07714B75" w14:textId="77777777" w:rsidR="00E013D0" w:rsidRPr="00AD3F53" w:rsidRDefault="00DF1EDC" w:rsidP="00E013D0">
            <w:pPr>
              <w:rPr>
                <w:rFonts w:cs="Arial"/>
                <w:color w:val="000000"/>
              </w:rPr>
            </w:pPr>
            <w:r w:rsidRPr="00AD774E">
              <w:rPr>
                <w:rFonts w:cs="Arial"/>
                <w:color w:val="000000"/>
              </w:rPr>
              <w:t>WifiHtspt_D_Falt</w:t>
            </w:r>
          </w:p>
        </w:tc>
      </w:tr>
      <w:tr w:rsidR="00E013D0" w:rsidRPr="00AD3F53" w14:paraId="748A5E26" w14:textId="77777777" w:rsidTr="00E013D0">
        <w:trPr>
          <w:trHeight w:val="270"/>
          <w:jc w:val="center"/>
        </w:trPr>
        <w:tc>
          <w:tcPr>
            <w:tcW w:w="3351" w:type="dxa"/>
            <w:shd w:val="clear" w:color="auto" w:fill="auto"/>
            <w:noWrap/>
            <w:vAlign w:val="center"/>
          </w:tcPr>
          <w:p w14:paraId="63767E87" w14:textId="77777777" w:rsidR="00E013D0" w:rsidRDefault="00DF1EDC" w:rsidP="00E013D0">
            <w:pPr>
              <w:rPr>
                <w:rFonts w:cs="Arial"/>
                <w:color w:val="000000"/>
              </w:rPr>
            </w:pPr>
            <w:r>
              <w:rPr>
                <w:rFonts w:cs="Arial"/>
                <w:color w:val="000000"/>
              </w:rPr>
              <w:t>NewHotspotCredentials_St</w:t>
            </w:r>
          </w:p>
        </w:tc>
        <w:tc>
          <w:tcPr>
            <w:tcW w:w="2880" w:type="dxa"/>
            <w:shd w:val="clear" w:color="auto" w:fill="auto"/>
            <w:noWrap/>
            <w:vAlign w:val="center"/>
          </w:tcPr>
          <w:p w14:paraId="53E0DCFB" w14:textId="77777777" w:rsidR="00E013D0" w:rsidRPr="00AD774E" w:rsidRDefault="00DF1EDC" w:rsidP="00E013D0">
            <w:pPr>
              <w:rPr>
                <w:rFonts w:cs="Arial"/>
                <w:color w:val="000000"/>
              </w:rPr>
            </w:pPr>
            <w:r w:rsidRPr="00660764">
              <w:rPr>
                <w:rFonts w:cs="Arial"/>
                <w:color w:val="000000"/>
              </w:rPr>
              <w:t>WifiHtsptCrdntl_B_Stat</w:t>
            </w:r>
          </w:p>
        </w:tc>
      </w:tr>
    </w:tbl>
    <w:p w14:paraId="7B4AD741" w14:textId="77777777" w:rsidR="00E013D0" w:rsidRDefault="00E013D0" w:rsidP="00E013D0">
      <w:pPr>
        <w:rPr>
          <w:rFonts w:cs="Arial"/>
        </w:rPr>
      </w:pPr>
    </w:p>
    <w:p w14:paraId="0130D7C5" w14:textId="77777777" w:rsidR="00E013D0" w:rsidRPr="00C37E6A" w:rsidRDefault="00DF1EDC" w:rsidP="00E013D0">
      <w:pPr>
        <w:jc w:val="center"/>
        <w:rPr>
          <w:rFonts w:cs="Arial"/>
        </w:rPr>
      </w:pPr>
      <w:r>
        <w:rPr>
          <w:rFonts w:cs="Arial"/>
        </w:rPr>
        <w:t>Table. Logical name/CAN signal mapping</w:t>
      </w:r>
    </w:p>
    <w:p w14:paraId="49D25D7C" w14:textId="77777777" w:rsidR="00E013D0" w:rsidRDefault="00DF1EDC" w:rsidP="008D240F">
      <w:pPr>
        <w:pStyle w:val="Heading2"/>
      </w:pPr>
      <w:bookmarkStart w:id="34" w:name="_Toc14081890"/>
      <w:r>
        <w:t>WifiHotspotOnBoardClient Interface</w:t>
      </w:r>
      <w:bookmarkEnd w:id="34"/>
    </w:p>
    <w:p w14:paraId="26592B60" w14:textId="77777777" w:rsidR="00E013D0" w:rsidRDefault="00DF1EDC" w:rsidP="008D240F">
      <w:pPr>
        <w:pStyle w:val="Heading3"/>
      </w:pPr>
      <w:bookmarkStart w:id="35" w:name="_Toc14081891"/>
      <w:r w:rsidRPr="00B9479B">
        <w:t>WFHSv2-IIR-REQ-283541/A-WifiHotspotOnBoardClient_Tx</w:t>
      </w:r>
      <w:bookmarkEnd w:id="35"/>
    </w:p>
    <w:p w14:paraId="45E1D233" w14:textId="77777777" w:rsidR="00E013D0" w:rsidRDefault="00DF1EDC" w:rsidP="008D240F">
      <w:pPr>
        <w:pStyle w:val="Heading4"/>
      </w:pPr>
      <w:r w:rsidRPr="00B9479B">
        <w:t>MD-REQ-179288/A-HotspotEnablement_Rq</w:t>
      </w:r>
    </w:p>
    <w:p w14:paraId="0349BD95" w14:textId="77777777" w:rsidR="00E013D0" w:rsidRPr="00E40509" w:rsidRDefault="00DF1EDC" w:rsidP="00E013D0">
      <w:r w:rsidRPr="00E40509">
        <w:t xml:space="preserve">Message Type: </w:t>
      </w:r>
      <w:r>
        <w:t>Request</w:t>
      </w:r>
    </w:p>
    <w:p w14:paraId="3EFAA272" w14:textId="77777777" w:rsidR="00E013D0" w:rsidRPr="00E40509" w:rsidRDefault="00E013D0" w:rsidP="00E013D0"/>
    <w:p w14:paraId="3036B46D" w14:textId="77777777" w:rsidR="00E013D0" w:rsidRPr="00E40509" w:rsidRDefault="00DF1EDC" w:rsidP="00E013D0">
      <w:r>
        <w:t xml:space="preserve">This signal is used to request a change to the Hotspot Enablement from the </w:t>
      </w:r>
      <w:r>
        <w:rPr>
          <w:rFonts w:eastAsiaTheme="minorHAnsi" w:cs="Arial"/>
        </w:rPr>
        <w:t>WifiHotSpotOnBoardClient</w:t>
      </w:r>
    </w:p>
    <w:p w14:paraId="3DB48F3E" w14:textId="77777777" w:rsidR="00E013D0" w:rsidRPr="00E40509" w:rsidRDefault="00E013D0" w:rsidP="00E013D0"/>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E013D0" w14:paraId="699010EE" w14:textId="77777777" w:rsidTr="00E013D0">
        <w:trPr>
          <w:jc w:val="center"/>
        </w:trPr>
        <w:tc>
          <w:tcPr>
            <w:tcW w:w="889" w:type="dxa"/>
          </w:tcPr>
          <w:p w14:paraId="52E8089A" w14:textId="77777777" w:rsidR="00E013D0" w:rsidRPr="00E40509" w:rsidRDefault="00DF1EDC" w:rsidP="00E013D0">
            <w:pPr>
              <w:rPr>
                <w:b/>
              </w:rPr>
            </w:pPr>
            <w:r w:rsidRPr="00E40509">
              <w:rPr>
                <w:b/>
              </w:rPr>
              <w:t>Name</w:t>
            </w:r>
          </w:p>
        </w:tc>
        <w:tc>
          <w:tcPr>
            <w:tcW w:w="1097" w:type="dxa"/>
          </w:tcPr>
          <w:p w14:paraId="2A9ED5F0" w14:textId="77777777" w:rsidR="00E013D0" w:rsidRPr="00E40509" w:rsidRDefault="00DF1EDC" w:rsidP="00E013D0">
            <w:pPr>
              <w:rPr>
                <w:b/>
              </w:rPr>
            </w:pPr>
            <w:r w:rsidRPr="00E40509">
              <w:rPr>
                <w:b/>
              </w:rPr>
              <w:t>Literals</w:t>
            </w:r>
          </w:p>
        </w:tc>
        <w:tc>
          <w:tcPr>
            <w:tcW w:w="861" w:type="dxa"/>
          </w:tcPr>
          <w:p w14:paraId="2A82116F" w14:textId="77777777" w:rsidR="00E013D0" w:rsidRPr="00E40509" w:rsidRDefault="00DF1EDC" w:rsidP="00E013D0">
            <w:pPr>
              <w:rPr>
                <w:b/>
              </w:rPr>
            </w:pPr>
            <w:r w:rsidRPr="00E40509">
              <w:rPr>
                <w:b/>
              </w:rPr>
              <w:t>Value</w:t>
            </w:r>
          </w:p>
        </w:tc>
        <w:tc>
          <w:tcPr>
            <w:tcW w:w="5499" w:type="dxa"/>
          </w:tcPr>
          <w:p w14:paraId="5AE3A078" w14:textId="77777777" w:rsidR="00E013D0" w:rsidRPr="00E40509" w:rsidRDefault="00DF1EDC" w:rsidP="00E013D0">
            <w:pPr>
              <w:rPr>
                <w:b/>
              </w:rPr>
            </w:pPr>
            <w:r w:rsidRPr="00E40509">
              <w:rPr>
                <w:b/>
              </w:rPr>
              <w:t>Description</w:t>
            </w:r>
          </w:p>
        </w:tc>
      </w:tr>
      <w:tr w:rsidR="00E013D0" w14:paraId="1AEB9B6F" w14:textId="77777777" w:rsidTr="00E013D0">
        <w:trPr>
          <w:jc w:val="center"/>
        </w:trPr>
        <w:tc>
          <w:tcPr>
            <w:tcW w:w="889" w:type="dxa"/>
          </w:tcPr>
          <w:p w14:paraId="56E66588" w14:textId="77777777" w:rsidR="00E013D0" w:rsidRDefault="00DF1EDC">
            <w:pPr>
              <w:spacing w:after="200" w:line="276" w:lineRule="auto"/>
              <w:rPr>
                <w:szCs w:val="22"/>
              </w:rPr>
            </w:pPr>
            <w:r>
              <w:t xml:space="preserve">Type </w:t>
            </w:r>
          </w:p>
        </w:tc>
        <w:tc>
          <w:tcPr>
            <w:tcW w:w="1097" w:type="dxa"/>
          </w:tcPr>
          <w:p w14:paraId="5FD201E6" w14:textId="77777777" w:rsidR="00E013D0" w:rsidRDefault="00DF1EDC">
            <w:pPr>
              <w:spacing w:after="200" w:line="276" w:lineRule="auto"/>
              <w:rPr>
                <w:szCs w:val="22"/>
              </w:rPr>
            </w:pPr>
            <w:r>
              <w:t>-</w:t>
            </w:r>
          </w:p>
        </w:tc>
        <w:tc>
          <w:tcPr>
            <w:tcW w:w="861" w:type="dxa"/>
          </w:tcPr>
          <w:p w14:paraId="169FB930" w14:textId="77777777" w:rsidR="00E013D0" w:rsidRDefault="00DF1EDC">
            <w:pPr>
              <w:spacing w:after="200" w:line="276" w:lineRule="auto"/>
              <w:rPr>
                <w:szCs w:val="22"/>
              </w:rPr>
            </w:pPr>
            <w:r>
              <w:t>-</w:t>
            </w:r>
          </w:p>
        </w:tc>
        <w:tc>
          <w:tcPr>
            <w:tcW w:w="5499" w:type="dxa"/>
          </w:tcPr>
          <w:p w14:paraId="089017BE" w14:textId="77777777" w:rsidR="00E013D0" w:rsidRDefault="00DF1EDC">
            <w:pPr>
              <w:spacing w:after="200" w:line="276" w:lineRule="auto"/>
              <w:rPr>
                <w:szCs w:val="22"/>
              </w:rPr>
            </w:pPr>
            <w:r w:rsidRPr="00636478">
              <w:t xml:space="preserve">Request to change the hotspot's transmission of </w:t>
            </w:r>
            <w:r>
              <w:rPr>
                <w:rFonts w:cs="Arial"/>
              </w:rPr>
              <w:t xml:space="preserve">Wi-Fi </w:t>
            </w:r>
            <w:r w:rsidRPr="00636478">
              <w:t>signals status</w:t>
            </w:r>
          </w:p>
        </w:tc>
      </w:tr>
      <w:tr w:rsidR="00E013D0" w14:paraId="142BEBB2" w14:textId="77777777" w:rsidTr="00E013D0">
        <w:trPr>
          <w:jc w:val="center"/>
        </w:trPr>
        <w:tc>
          <w:tcPr>
            <w:tcW w:w="889" w:type="dxa"/>
          </w:tcPr>
          <w:p w14:paraId="5BB6A8C5" w14:textId="77777777" w:rsidR="00E013D0" w:rsidRDefault="00E013D0">
            <w:pPr>
              <w:spacing w:after="200" w:line="276" w:lineRule="auto"/>
              <w:rPr>
                <w:szCs w:val="22"/>
              </w:rPr>
            </w:pPr>
          </w:p>
        </w:tc>
        <w:tc>
          <w:tcPr>
            <w:tcW w:w="1097" w:type="dxa"/>
          </w:tcPr>
          <w:p w14:paraId="0975774B" w14:textId="77777777" w:rsidR="00E013D0" w:rsidRDefault="00DF1EDC">
            <w:pPr>
              <w:spacing w:after="200" w:line="276" w:lineRule="auto"/>
              <w:rPr>
                <w:szCs w:val="22"/>
              </w:rPr>
            </w:pPr>
            <w:r>
              <w:t>Null</w:t>
            </w:r>
          </w:p>
        </w:tc>
        <w:tc>
          <w:tcPr>
            <w:tcW w:w="861" w:type="dxa"/>
          </w:tcPr>
          <w:p w14:paraId="7A6E3708" w14:textId="77777777" w:rsidR="00E013D0" w:rsidRDefault="00DF1EDC">
            <w:pPr>
              <w:spacing w:after="200" w:line="276" w:lineRule="auto"/>
              <w:rPr>
                <w:szCs w:val="22"/>
              </w:rPr>
            </w:pPr>
            <w:r>
              <w:t>0x0</w:t>
            </w:r>
          </w:p>
        </w:tc>
        <w:tc>
          <w:tcPr>
            <w:tcW w:w="5499" w:type="dxa"/>
          </w:tcPr>
          <w:p w14:paraId="71423659" w14:textId="77777777" w:rsidR="00E013D0" w:rsidRDefault="00E013D0">
            <w:pPr>
              <w:spacing w:after="200" w:line="276" w:lineRule="auto"/>
              <w:rPr>
                <w:szCs w:val="22"/>
              </w:rPr>
            </w:pPr>
          </w:p>
        </w:tc>
      </w:tr>
      <w:tr w:rsidR="00E013D0" w14:paraId="773DF464" w14:textId="77777777" w:rsidTr="00E013D0">
        <w:trPr>
          <w:jc w:val="center"/>
        </w:trPr>
        <w:tc>
          <w:tcPr>
            <w:tcW w:w="889" w:type="dxa"/>
          </w:tcPr>
          <w:p w14:paraId="73FDCCC6" w14:textId="77777777" w:rsidR="00E013D0" w:rsidRDefault="00E013D0">
            <w:pPr>
              <w:spacing w:after="200" w:line="276" w:lineRule="auto"/>
              <w:rPr>
                <w:szCs w:val="22"/>
              </w:rPr>
            </w:pPr>
          </w:p>
        </w:tc>
        <w:tc>
          <w:tcPr>
            <w:tcW w:w="1097" w:type="dxa"/>
          </w:tcPr>
          <w:p w14:paraId="6AA5C236" w14:textId="77777777" w:rsidR="00E013D0" w:rsidRDefault="00DF1EDC">
            <w:pPr>
              <w:spacing w:after="200" w:line="276" w:lineRule="auto"/>
              <w:rPr>
                <w:szCs w:val="22"/>
              </w:rPr>
            </w:pPr>
            <w:r>
              <w:t>Off</w:t>
            </w:r>
          </w:p>
        </w:tc>
        <w:tc>
          <w:tcPr>
            <w:tcW w:w="861" w:type="dxa"/>
          </w:tcPr>
          <w:p w14:paraId="74187C3D" w14:textId="77777777" w:rsidR="00E013D0" w:rsidRDefault="00DF1EDC">
            <w:pPr>
              <w:spacing w:after="200" w:line="276" w:lineRule="auto"/>
              <w:rPr>
                <w:szCs w:val="22"/>
              </w:rPr>
            </w:pPr>
            <w:r>
              <w:t>0x1</w:t>
            </w:r>
          </w:p>
        </w:tc>
        <w:tc>
          <w:tcPr>
            <w:tcW w:w="5499" w:type="dxa"/>
          </w:tcPr>
          <w:p w14:paraId="6A631C34" w14:textId="77777777" w:rsidR="00E013D0" w:rsidRDefault="00E013D0">
            <w:pPr>
              <w:spacing w:after="200" w:line="276" w:lineRule="auto"/>
              <w:rPr>
                <w:szCs w:val="22"/>
              </w:rPr>
            </w:pPr>
          </w:p>
        </w:tc>
      </w:tr>
      <w:tr w:rsidR="00E013D0" w14:paraId="25B68E00" w14:textId="77777777" w:rsidTr="00E013D0">
        <w:trPr>
          <w:jc w:val="center"/>
        </w:trPr>
        <w:tc>
          <w:tcPr>
            <w:tcW w:w="889" w:type="dxa"/>
          </w:tcPr>
          <w:p w14:paraId="1ED5AA0C" w14:textId="77777777" w:rsidR="00E013D0" w:rsidRDefault="00E013D0">
            <w:pPr>
              <w:spacing w:after="200" w:line="276" w:lineRule="auto"/>
              <w:rPr>
                <w:szCs w:val="22"/>
              </w:rPr>
            </w:pPr>
          </w:p>
        </w:tc>
        <w:tc>
          <w:tcPr>
            <w:tcW w:w="1097" w:type="dxa"/>
          </w:tcPr>
          <w:p w14:paraId="05E962CF" w14:textId="77777777" w:rsidR="00E013D0" w:rsidRDefault="00DF1EDC">
            <w:pPr>
              <w:spacing w:after="200" w:line="276" w:lineRule="auto"/>
              <w:rPr>
                <w:szCs w:val="22"/>
              </w:rPr>
            </w:pPr>
            <w:r>
              <w:t>On</w:t>
            </w:r>
          </w:p>
        </w:tc>
        <w:tc>
          <w:tcPr>
            <w:tcW w:w="861" w:type="dxa"/>
          </w:tcPr>
          <w:p w14:paraId="65804782" w14:textId="77777777" w:rsidR="00E013D0" w:rsidRDefault="00DF1EDC">
            <w:pPr>
              <w:spacing w:after="200" w:line="276" w:lineRule="auto"/>
              <w:rPr>
                <w:szCs w:val="22"/>
              </w:rPr>
            </w:pPr>
            <w:r>
              <w:t>0x2</w:t>
            </w:r>
          </w:p>
        </w:tc>
        <w:tc>
          <w:tcPr>
            <w:tcW w:w="5499" w:type="dxa"/>
          </w:tcPr>
          <w:p w14:paraId="05443BCB" w14:textId="77777777" w:rsidR="00E013D0" w:rsidRDefault="00E013D0">
            <w:pPr>
              <w:spacing w:after="200" w:line="276" w:lineRule="auto"/>
              <w:rPr>
                <w:szCs w:val="22"/>
              </w:rPr>
            </w:pPr>
          </w:p>
        </w:tc>
      </w:tr>
    </w:tbl>
    <w:p w14:paraId="677252C4" w14:textId="77777777" w:rsidR="00E013D0" w:rsidRDefault="00E013D0" w:rsidP="00E013D0"/>
    <w:p w14:paraId="27DE0EF5" w14:textId="77777777" w:rsidR="00E013D0" w:rsidRDefault="00DF1EDC" w:rsidP="008D240F">
      <w:pPr>
        <w:pStyle w:val="Heading4"/>
      </w:pPr>
      <w:r w:rsidRPr="00B9479B">
        <w:t>MD-REQ-179292/A-HotspotVisibility_Rq</w:t>
      </w:r>
    </w:p>
    <w:p w14:paraId="0CF09A1C" w14:textId="77777777" w:rsidR="00E013D0" w:rsidRPr="00E40509" w:rsidRDefault="00DF1EDC" w:rsidP="00E013D0">
      <w:r w:rsidRPr="00E40509">
        <w:t xml:space="preserve">Message Type: </w:t>
      </w:r>
      <w:r>
        <w:t>Request</w:t>
      </w:r>
    </w:p>
    <w:p w14:paraId="0554D421" w14:textId="77777777" w:rsidR="00E013D0" w:rsidRPr="00E40509" w:rsidRDefault="00E013D0" w:rsidP="00E013D0"/>
    <w:p w14:paraId="225AB30F" w14:textId="77777777" w:rsidR="00E013D0" w:rsidRDefault="00DF1EDC" w:rsidP="00E013D0">
      <w:r>
        <w:t xml:space="preserve">This signal is used to request a change to the Hotpot Visibility from the </w:t>
      </w:r>
      <w:r>
        <w:rPr>
          <w:rFonts w:eastAsiaTheme="minorHAnsi" w:cs="Arial"/>
        </w:rPr>
        <w:t>WifiHotSpotOnBoardClient</w:t>
      </w:r>
    </w:p>
    <w:p w14:paraId="0C93FB5A" w14:textId="77777777" w:rsidR="00E013D0" w:rsidRPr="00E40509" w:rsidRDefault="00E013D0" w:rsidP="00E013D0"/>
    <w:tbl>
      <w:tblPr>
        <w:tblW w:w="8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097"/>
        <w:gridCol w:w="861"/>
        <w:gridCol w:w="5499"/>
      </w:tblGrid>
      <w:tr w:rsidR="00E013D0" w14:paraId="199158A4" w14:textId="77777777" w:rsidTr="00E013D0">
        <w:trPr>
          <w:jc w:val="center"/>
        </w:trPr>
        <w:tc>
          <w:tcPr>
            <w:tcW w:w="889" w:type="dxa"/>
          </w:tcPr>
          <w:p w14:paraId="241E6850" w14:textId="77777777" w:rsidR="00E013D0" w:rsidRPr="00E40509" w:rsidRDefault="00DF1EDC" w:rsidP="00E013D0">
            <w:pPr>
              <w:rPr>
                <w:b/>
              </w:rPr>
            </w:pPr>
            <w:r w:rsidRPr="00E40509">
              <w:rPr>
                <w:b/>
              </w:rPr>
              <w:t>Name</w:t>
            </w:r>
          </w:p>
        </w:tc>
        <w:tc>
          <w:tcPr>
            <w:tcW w:w="1097" w:type="dxa"/>
          </w:tcPr>
          <w:p w14:paraId="3D949CE1" w14:textId="77777777" w:rsidR="00E013D0" w:rsidRPr="00E40509" w:rsidRDefault="00DF1EDC" w:rsidP="00E013D0">
            <w:pPr>
              <w:rPr>
                <w:b/>
              </w:rPr>
            </w:pPr>
            <w:r w:rsidRPr="00E40509">
              <w:rPr>
                <w:b/>
              </w:rPr>
              <w:t>Literals</w:t>
            </w:r>
          </w:p>
        </w:tc>
        <w:tc>
          <w:tcPr>
            <w:tcW w:w="861" w:type="dxa"/>
          </w:tcPr>
          <w:p w14:paraId="09533916" w14:textId="77777777" w:rsidR="00E013D0" w:rsidRPr="00E40509" w:rsidRDefault="00DF1EDC" w:rsidP="00E013D0">
            <w:pPr>
              <w:rPr>
                <w:b/>
              </w:rPr>
            </w:pPr>
            <w:r w:rsidRPr="00E40509">
              <w:rPr>
                <w:b/>
              </w:rPr>
              <w:t>Value</w:t>
            </w:r>
          </w:p>
        </w:tc>
        <w:tc>
          <w:tcPr>
            <w:tcW w:w="5499" w:type="dxa"/>
          </w:tcPr>
          <w:p w14:paraId="58C1B032" w14:textId="77777777" w:rsidR="00E013D0" w:rsidRPr="00E40509" w:rsidRDefault="00DF1EDC" w:rsidP="00E013D0">
            <w:pPr>
              <w:rPr>
                <w:b/>
              </w:rPr>
            </w:pPr>
            <w:r w:rsidRPr="00E40509">
              <w:rPr>
                <w:b/>
              </w:rPr>
              <w:t>Description</w:t>
            </w:r>
          </w:p>
        </w:tc>
      </w:tr>
      <w:tr w:rsidR="00E013D0" w14:paraId="225EC90E" w14:textId="77777777" w:rsidTr="00E013D0">
        <w:trPr>
          <w:jc w:val="center"/>
        </w:trPr>
        <w:tc>
          <w:tcPr>
            <w:tcW w:w="889" w:type="dxa"/>
          </w:tcPr>
          <w:p w14:paraId="78024352" w14:textId="77777777" w:rsidR="00E013D0" w:rsidRDefault="00DF1EDC">
            <w:pPr>
              <w:spacing w:after="200" w:line="276" w:lineRule="auto"/>
              <w:rPr>
                <w:szCs w:val="22"/>
              </w:rPr>
            </w:pPr>
            <w:r>
              <w:t xml:space="preserve">Type </w:t>
            </w:r>
          </w:p>
        </w:tc>
        <w:tc>
          <w:tcPr>
            <w:tcW w:w="1097" w:type="dxa"/>
          </w:tcPr>
          <w:p w14:paraId="09DDA664" w14:textId="77777777" w:rsidR="00E013D0" w:rsidRDefault="00DF1EDC">
            <w:pPr>
              <w:spacing w:after="200" w:line="276" w:lineRule="auto"/>
              <w:rPr>
                <w:szCs w:val="22"/>
              </w:rPr>
            </w:pPr>
            <w:r>
              <w:t>-</w:t>
            </w:r>
          </w:p>
        </w:tc>
        <w:tc>
          <w:tcPr>
            <w:tcW w:w="861" w:type="dxa"/>
          </w:tcPr>
          <w:p w14:paraId="1744F8B6" w14:textId="77777777" w:rsidR="00E013D0" w:rsidRDefault="00DF1EDC">
            <w:pPr>
              <w:spacing w:after="200" w:line="276" w:lineRule="auto"/>
              <w:rPr>
                <w:szCs w:val="22"/>
              </w:rPr>
            </w:pPr>
            <w:r>
              <w:t>-</w:t>
            </w:r>
          </w:p>
        </w:tc>
        <w:tc>
          <w:tcPr>
            <w:tcW w:w="5499" w:type="dxa"/>
          </w:tcPr>
          <w:p w14:paraId="4C06224D" w14:textId="77777777" w:rsidR="00E013D0" w:rsidRDefault="00DF1EDC">
            <w:pPr>
              <w:spacing w:after="200" w:line="276" w:lineRule="auto"/>
              <w:rPr>
                <w:szCs w:val="22"/>
              </w:rPr>
            </w:pPr>
            <w:r w:rsidRPr="00E86195">
              <w:t>Request to change the hotspot's transmission of SSID status</w:t>
            </w:r>
          </w:p>
        </w:tc>
      </w:tr>
      <w:tr w:rsidR="00E013D0" w14:paraId="01C1A28A" w14:textId="77777777" w:rsidTr="00E013D0">
        <w:trPr>
          <w:jc w:val="center"/>
        </w:trPr>
        <w:tc>
          <w:tcPr>
            <w:tcW w:w="889" w:type="dxa"/>
          </w:tcPr>
          <w:p w14:paraId="2953D2D6" w14:textId="77777777" w:rsidR="00E013D0" w:rsidRDefault="00E013D0">
            <w:pPr>
              <w:spacing w:after="200" w:line="276" w:lineRule="auto"/>
              <w:rPr>
                <w:szCs w:val="22"/>
              </w:rPr>
            </w:pPr>
          </w:p>
        </w:tc>
        <w:tc>
          <w:tcPr>
            <w:tcW w:w="1097" w:type="dxa"/>
          </w:tcPr>
          <w:p w14:paraId="0FCC30CA" w14:textId="77777777" w:rsidR="00E013D0" w:rsidRDefault="00DF1EDC">
            <w:pPr>
              <w:spacing w:after="200" w:line="276" w:lineRule="auto"/>
              <w:rPr>
                <w:szCs w:val="22"/>
              </w:rPr>
            </w:pPr>
            <w:r w:rsidRPr="00F77A0C">
              <w:t>Null</w:t>
            </w:r>
          </w:p>
        </w:tc>
        <w:tc>
          <w:tcPr>
            <w:tcW w:w="861" w:type="dxa"/>
          </w:tcPr>
          <w:p w14:paraId="27786F14" w14:textId="77777777" w:rsidR="00E013D0" w:rsidRDefault="00DF1EDC">
            <w:pPr>
              <w:spacing w:after="200" w:line="276" w:lineRule="auto"/>
              <w:rPr>
                <w:szCs w:val="22"/>
              </w:rPr>
            </w:pPr>
            <w:r>
              <w:t>0x0</w:t>
            </w:r>
          </w:p>
        </w:tc>
        <w:tc>
          <w:tcPr>
            <w:tcW w:w="5499" w:type="dxa"/>
          </w:tcPr>
          <w:p w14:paraId="524A26DC" w14:textId="77777777" w:rsidR="00E013D0" w:rsidRDefault="00E013D0">
            <w:pPr>
              <w:spacing w:after="200" w:line="276" w:lineRule="auto"/>
              <w:rPr>
                <w:szCs w:val="22"/>
              </w:rPr>
            </w:pPr>
          </w:p>
        </w:tc>
      </w:tr>
      <w:tr w:rsidR="00E013D0" w14:paraId="6BF92264" w14:textId="77777777" w:rsidTr="00E013D0">
        <w:trPr>
          <w:jc w:val="center"/>
        </w:trPr>
        <w:tc>
          <w:tcPr>
            <w:tcW w:w="889" w:type="dxa"/>
          </w:tcPr>
          <w:p w14:paraId="7C8528B9" w14:textId="77777777" w:rsidR="00E013D0" w:rsidRDefault="00E013D0">
            <w:pPr>
              <w:spacing w:after="200" w:line="276" w:lineRule="auto"/>
              <w:rPr>
                <w:szCs w:val="22"/>
              </w:rPr>
            </w:pPr>
          </w:p>
        </w:tc>
        <w:tc>
          <w:tcPr>
            <w:tcW w:w="1097" w:type="dxa"/>
          </w:tcPr>
          <w:p w14:paraId="1B7841F0" w14:textId="77777777" w:rsidR="00E013D0" w:rsidRDefault="00DF1EDC">
            <w:pPr>
              <w:spacing w:after="200" w:line="276" w:lineRule="auto"/>
              <w:rPr>
                <w:szCs w:val="22"/>
              </w:rPr>
            </w:pPr>
            <w:r>
              <w:t>Off</w:t>
            </w:r>
          </w:p>
        </w:tc>
        <w:tc>
          <w:tcPr>
            <w:tcW w:w="861" w:type="dxa"/>
          </w:tcPr>
          <w:p w14:paraId="6F8660FD" w14:textId="77777777" w:rsidR="00E013D0" w:rsidRDefault="00DF1EDC">
            <w:pPr>
              <w:spacing w:after="200" w:line="276" w:lineRule="auto"/>
              <w:rPr>
                <w:szCs w:val="22"/>
              </w:rPr>
            </w:pPr>
            <w:r>
              <w:t>0x1</w:t>
            </w:r>
          </w:p>
        </w:tc>
        <w:tc>
          <w:tcPr>
            <w:tcW w:w="5499" w:type="dxa"/>
          </w:tcPr>
          <w:p w14:paraId="1143AAB8" w14:textId="77777777" w:rsidR="00E013D0" w:rsidRDefault="00E013D0">
            <w:pPr>
              <w:spacing w:after="200" w:line="276" w:lineRule="auto"/>
              <w:rPr>
                <w:szCs w:val="22"/>
              </w:rPr>
            </w:pPr>
          </w:p>
        </w:tc>
      </w:tr>
      <w:tr w:rsidR="00E013D0" w14:paraId="205C74C5" w14:textId="77777777" w:rsidTr="00E013D0">
        <w:trPr>
          <w:jc w:val="center"/>
        </w:trPr>
        <w:tc>
          <w:tcPr>
            <w:tcW w:w="889" w:type="dxa"/>
          </w:tcPr>
          <w:p w14:paraId="4FA95674" w14:textId="77777777" w:rsidR="00E013D0" w:rsidRDefault="00E013D0">
            <w:pPr>
              <w:spacing w:after="200" w:line="276" w:lineRule="auto"/>
              <w:rPr>
                <w:szCs w:val="22"/>
              </w:rPr>
            </w:pPr>
          </w:p>
        </w:tc>
        <w:tc>
          <w:tcPr>
            <w:tcW w:w="1097" w:type="dxa"/>
          </w:tcPr>
          <w:p w14:paraId="2E66915C" w14:textId="77777777" w:rsidR="00E013D0" w:rsidRDefault="00DF1EDC">
            <w:pPr>
              <w:spacing w:after="200" w:line="276" w:lineRule="auto"/>
              <w:rPr>
                <w:szCs w:val="22"/>
              </w:rPr>
            </w:pPr>
            <w:r>
              <w:t>On</w:t>
            </w:r>
          </w:p>
        </w:tc>
        <w:tc>
          <w:tcPr>
            <w:tcW w:w="861" w:type="dxa"/>
          </w:tcPr>
          <w:p w14:paraId="2FE33B82" w14:textId="77777777" w:rsidR="00E013D0" w:rsidRDefault="00DF1EDC">
            <w:pPr>
              <w:spacing w:after="200" w:line="276" w:lineRule="auto"/>
              <w:rPr>
                <w:szCs w:val="22"/>
              </w:rPr>
            </w:pPr>
            <w:r>
              <w:t>0x2</w:t>
            </w:r>
          </w:p>
        </w:tc>
        <w:tc>
          <w:tcPr>
            <w:tcW w:w="5499" w:type="dxa"/>
          </w:tcPr>
          <w:p w14:paraId="3B6EAFD6" w14:textId="77777777" w:rsidR="00E013D0" w:rsidRDefault="00E013D0">
            <w:pPr>
              <w:spacing w:after="200" w:line="276" w:lineRule="auto"/>
              <w:rPr>
                <w:szCs w:val="22"/>
              </w:rPr>
            </w:pPr>
          </w:p>
        </w:tc>
      </w:tr>
    </w:tbl>
    <w:p w14:paraId="15F85CBF" w14:textId="77777777" w:rsidR="00E013D0" w:rsidRDefault="00E013D0" w:rsidP="00E013D0"/>
    <w:p w14:paraId="740AC12F" w14:textId="77777777" w:rsidR="00E013D0" w:rsidRDefault="00DF1EDC" w:rsidP="008D240F">
      <w:pPr>
        <w:pStyle w:val="Heading4"/>
      </w:pPr>
      <w:r w:rsidRPr="00B9479B">
        <w:t>MD-REQ-179294/A-CarrierInfo_Rq</w:t>
      </w:r>
    </w:p>
    <w:p w14:paraId="5BA211F2" w14:textId="77777777" w:rsidR="00E013D0" w:rsidRPr="00E40509" w:rsidRDefault="00DF1EDC" w:rsidP="00E013D0">
      <w:r w:rsidRPr="00E40509">
        <w:t xml:space="preserve">Message Type: </w:t>
      </w:r>
      <w:r>
        <w:t>Request</w:t>
      </w:r>
    </w:p>
    <w:p w14:paraId="73976413" w14:textId="77777777" w:rsidR="00E013D0" w:rsidRPr="00E40509" w:rsidRDefault="00E013D0" w:rsidP="00E013D0"/>
    <w:p w14:paraId="11E73413" w14:textId="77777777" w:rsidR="00E013D0" w:rsidRDefault="00DF1EDC" w:rsidP="00E013D0">
      <w:r>
        <w:t>This signal is used to request the Carrier Information from the WifiHotSpotServer</w:t>
      </w:r>
    </w:p>
    <w:p w14:paraId="6DC58A73" w14:textId="77777777" w:rsidR="00E013D0" w:rsidRPr="00E40509" w:rsidRDefault="00E013D0" w:rsidP="00E013D0"/>
    <w:tbl>
      <w:tblPr>
        <w:tblW w:w="8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439"/>
        <w:gridCol w:w="861"/>
        <w:gridCol w:w="5193"/>
      </w:tblGrid>
      <w:tr w:rsidR="00E013D0" w14:paraId="703B8E64" w14:textId="77777777" w:rsidTr="00E013D0">
        <w:trPr>
          <w:jc w:val="center"/>
        </w:trPr>
        <w:tc>
          <w:tcPr>
            <w:tcW w:w="889" w:type="dxa"/>
          </w:tcPr>
          <w:p w14:paraId="4E5D5DE7" w14:textId="77777777" w:rsidR="00E013D0" w:rsidRPr="00E40509" w:rsidRDefault="00DF1EDC" w:rsidP="00E013D0">
            <w:pPr>
              <w:rPr>
                <w:b/>
              </w:rPr>
            </w:pPr>
            <w:r w:rsidRPr="00E40509">
              <w:rPr>
                <w:b/>
              </w:rPr>
              <w:t>Name</w:t>
            </w:r>
          </w:p>
        </w:tc>
        <w:tc>
          <w:tcPr>
            <w:tcW w:w="1439" w:type="dxa"/>
          </w:tcPr>
          <w:p w14:paraId="6EE85822" w14:textId="77777777" w:rsidR="00E013D0" w:rsidRPr="00E40509" w:rsidRDefault="00DF1EDC" w:rsidP="00E013D0">
            <w:pPr>
              <w:rPr>
                <w:b/>
              </w:rPr>
            </w:pPr>
            <w:r w:rsidRPr="00E40509">
              <w:rPr>
                <w:b/>
              </w:rPr>
              <w:t>Literals</w:t>
            </w:r>
          </w:p>
        </w:tc>
        <w:tc>
          <w:tcPr>
            <w:tcW w:w="861" w:type="dxa"/>
          </w:tcPr>
          <w:p w14:paraId="6289FBCC" w14:textId="77777777" w:rsidR="00E013D0" w:rsidRPr="00E40509" w:rsidRDefault="00DF1EDC" w:rsidP="00E013D0">
            <w:pPr>
              <w:rPr>
                <w:b/>
              </w:rPr>
            </w:pPr>
            <w:r w:rsidRPr="00E40509">
              <w:rPr>
                <w:b/>
              </w:rPr>
              <w:t>Value</w:t>
            </w:r>
          </w:p>
        </w:tc>
        <w:tc>
          <w:tcPr>
            <w:tcW w:w="5193" w:type="dxa"/>
          </w:tcPr>
          <w:p w14:paraId="628DAD3B" w14:textId="77777777" w:rsidR="00E013D0" w:rsidRPr="00E40509" w:rsidRDefault="00DF1EDC" w:rsidP="00E013D0">
            <w:pPr>
              <w:rPr>
                <w:b/>
              </w:rPr>
            </w:pPr>
            <w:r w:rsidRPr="00E40509">
              <w:rPr>
                <w:b/>
              </w:rPr>
              <w:t>Description</w:t>
            </w:r>
          </w:p>
        </w:tc>
      </w:tr>
      <w:tr w:rsidR="00E013D0" w14:paraId="50DF0FDE" w14:textId="77777777" w:rsidTr="00E013D0">
        <w:trPr>
          <w:jc w:val="center"/>
        </w:trPr>
        <w:tc>
          <w:tcPr>
            <w:tcW w:w="889" w:type="dxa"/>
          </w:tcPr>
          <w:p w14:paraId="37D289FD" w14:textId="77777777" w:rsidR="00E013D0" w:rsidRDefault="00DF1EDC">
            <w:pPr>
              <w:spacing w:after="200" w:line="276" w:lineRule="auto"/>
              <w:rPr>
                <w:szCs w:val="22"/>
              </w:rPr>
            </w:pPr>
            <w:r>
              <w:t xml:space="preserve">Type </w:t>
            </w:r>
          </w:p>
        </w:tc>
        <w:tc>
          <w:tcPr>
            <w:tcW w:w="1439" w:type="dxa"/>
          </w:tcPr>
          <w:p w14:paraId="23048BE6" w14:textId="77777777" w:rsidR="00E013D0" w:rsidRDefault="00DF1EDC">
            <w:pPr>
              <w:spacing w:after="200" w:line="276" w:lineRule="auto"/>
              <w:rPr>
                <w:szCs w:val="22"/>
              </w:rPr>
            </w:pPr>
            <w:r>
              <w:t>-</w:t>
            </w:r>
          </w:p>
        </w:tc>
        <w:tc>
          <w:tcPr>
            <w:tcW w:w="861" w:type="dxa"/>
          </w:tcPr>
          <w:p w14:paraId="0077B9FF" w14:textId="77777777" w:rsidR="00E013D0" w:rsidRDefault="00DF1EDC">
            <w:pPr>
              <w:spacing w:after="200" w:line="276" w:lineRule="auto"/>
              <w:rPr>
                <w:szCs w:val="22"/>
              </w:rPr>
            </w:pPr>
            <w:r>
              <w:t>-</w:t>
            </w:r>
          </w:p>
        </w:tc>
        <w:tc>
          <w:tcPr>
            <w:tcW w:w="5193" w:type="dxa"/>
          </w:tcPr>
          <w:p w14:paraId="0C270B09" w14:textId="77777777" w:rsidR="00E013D0" w:rsidRDefault="00DF1EDC">
            <w:pPr>
              <w:spacing w:after="200" w:line="276" w:lineRule="auto"/>
              <w:rPr>
                <w:szCs w:val="22"/>
              </w:rPr>
            </w:pPr>
            <w:r>
              <w:t>Carrier Info request from center stack</w:t>
            </w:r>
          </w:p>
        </w:tc>
      </w:tr>
      <w:tr w:rsidR="00E013D0" w14:paraId="4C5BC3ED" w14:textId="77777777" w:rsidTr="00E013D0">
        <w:trPr>
          <w:jc w:val="center"/>
        </w:trPr>
        <w:tc>
          <w:tcPr>
            <w:tcW w:w="889" w:type="dxa"/>
          </w:tcPr>
          <w:p w14:paraId="18709473" w14:textId="77777777" w:rsidR="00E013D0" w:rsidRDefault="00E013D0">
            <w:pPr>
              <w:spacing w:after="200" w:line="276" w:lineRule="auto"/>
              <w:rPr>
                <w:szCs w:val="22"/>
              </w:rPr>
            </w:pPr>
          </w:p>
        </w:tc>
        <w:tc>
          <w:tcPr>
            <w:tcW w:w="1439" w:type="dxa"/>
          </w:tcPr>
          <w:p w14:paraId="31FBC503" w14:textId="77777777" w:rsidR="00E013D0" w:rsidRDefault="00DF1EDC">
            <w:pPr>
              <w:spacing w:after="200" w:line="276" w:lineRule="auto"/>
              <w:rPr>
                <w:szCs w:val="22"/>
              </w:rPr>
            </w:pPr>
            <w:r>
              <w:t>NoRequest</w:t>
            </w:r>
          </w:p>
        </w:tc>
        <w:tc>
          <w:tcPr>
            <w:tcW w:w="861" w:type="dxa"/>
          </w:tcPr>
          <w:p w14:paraId="22C1D7A3" w14:textId="77777777" w:rsidR="00E013D0" w:rsidRDefault="00DF1EDC">
            <w:pPr>
              <w:spacing w:after="200" w:line="276" w:lineRule="auto"/>
              <w:rPr>
                <w:szCs w:val="22"/>
              </w:rPr>
            </w:pPr>
            <w:r>
              <w:t>0x0</w:t>
            </w:r>
          </w:p>
        </w:tc>
        <w:tc>
          <w:tcPr>
            <w:tcW w:w="5193" w:type="dxa"/>
          </w:tcPr>
          <w:p w14:paraId="017A5000" w14:textId="77777777" w:rsidR="00E013D0" w:rsidRDefault="00E013D0">
            <w:pPr>
              <w:spacing w:after="200" w:line="276" w:lineRule="auto"/>
              <w:rPr>
                <w:szCs w:val="22"/>
              </w:rPr>
            </w:pPr>
          </w:p>
        </w:tc>
      </w:tr>
      <w:tr w:rsidR="00E013D0" w14:paraId="73CB058F" w14:textId="77777777" w:rsidTr="00E013D0">
        <w:trPr>
          <w:jc w:val="center"/>
        </w:trPr>
        <w:tc>
          <w:tcPr>
            <w:tcW w:w="889" w:type="dxa"/>
          </w:tcPr>
          <w:p w14:paraId="77783037" w14:textId="77777777" w:rsidR="00E013D0" w:rsidRDefault="00E013D0">
            <w:pPr>
              <w:spacing w:after="200" w:line="276" w:lineRule="auto"/>
              <w:rPr>
                <w:szCs w:val="22"/>
              </w:rPr>
            </w:pPr>
          </w:p>
        </w:tc>
        <w:tc>
          <w:tcPr>
            <w:tcW w:w="1439" w:type="dxa"/>
          </w:tcPr>
          <w:p w14:paraId="58DEA078" w14:textId="77777777" w:rsidR="00E013D0" w:rsidRDefault="00DF1EDC">
            <w:pPr>
              <w:spacing w:after="200" w:line="276" w:lineRule="auto"/>
              <w:rPr>
                <w:szCs w:val="22"/>
              </w:rPr>
            </w:pPr>
            <w:r>
              <w:t>Request</w:t>
            </w:r>
          </w:p>
        </w:tc>
        <w:tc>
          <w:tcPr>
            <w:tcW w:w="861" w:type="dxa"/>
          </w:tcPr>
          <w:p w14:paraId="6FBF0A69" w14:textId="77777777" w:rsidR="00E013D0" w:rsidRDefault="00DF1EDC">
            <w:pPr>
              <w:spacing w:after="200" w:line="276" w:lineRule="auto"/>
              <w:rPr>
                <w:szCs w:val="22"/>
              </w:rPr>
            </w:pPr>
            <w:r>
              <w:t>0x1</w:t>
            </w:r>
          </w:p>
        </w:tc>
        <w:tc>
          <w:tcPr>
            <w:tcW w:w="5193" w:type="dxa"/>
          </w:tcPr>
          <w:p w14:paraId="0EFF50CA" w14:textId="77777777" w:rsidR="00E013D0" w:rsidRDefault="00E013D0">
            <w:pPr>
              <w:spacing w:after="200" w:line="276" w:lineRule="auto"/>
              <w:rPr>
                <w:szCs w:val="22"/>
              </w:rPr>
            </w:pPr>
          </w:p>
        </w:tc>
      </w:tr>
    </w:tbl>
    <w:p w14:paraId="4EA13749" w14:textId="77777777" w:rsidR="00E013D0" w:rsidRDefault="00E013D0" w:rsidP="00E013D0"/>
    <w:p w14:paraId="19D2BA92" w14:textId="77777777" w:rsidR="00E013D0" w:rsidRDefault="00DF1EDC" w:rsidP="008D240F">
      <w:pPr>
        <w:pStyle w:val="Heading4"/>
      </w:pPr>
      <w:r w:rsidRPr="00B9479B">
        <w:t>MD-REQ-179296/B-DataUsage_Rq</w:t>
      </w:r>
    </w:p>
    <w:p w14:paraId="444C3EB7" w14:textId="77777777" w:rsidR="00E013D0" w:rsidRPr="00E40509" w:rsidRDefault="00DF1EDC" w:rsidP="00E013D0">
      <w:r w:rsidRPr="00E40509">
        <w:t xml:space="preserve">Message Type: </w:t>
      </w:r>
      <w:r>
        <w:t>Request</w:t>
      </w:r>
    </w:p>
    <w:p w14:paraId="3C0EDDDA" w14:textId="77777777" w:rsidR="00E013D0" w:rsidRPr="00E40509" w:rsidRDefault="00E013D0" w:rsidP="00E013D0"/>
    <w:p w14:paraId="2161D933" w14:textId="77777777" w:rsidR="00E013D0" w:rsidRDefault="00DF1EDC" w:rsidP="00E013D0">
      <w:r>
        <w:t>This signal is used for the WifiHotSpotOnBoardClient to request the current data usage variables from the WifiHotSpotServer, to request a refresh of this data from the WifiHotSpotOffBoardClient with an expected response, or to request a refresh of this data from the WifiHotSpotOffBoardClient without an expected response.</w:t>
      </w:r>
    </w:p>
    <w:p w14:paraId="41D64DAC" w14:textId="77777777" w:rsidR="00E013D0" w:rsidRPr="00E40509" w:rsidRDefault="00E013D0" w:rsidP="00E013D0"/>
    <w:tbl>
      <w:tblPr>
        <w:tblW w:w="9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983"/>
        <w:gridCol w:w="900"/>
        <w:gridCol w:w="4230"/>
      </w:tblGrid>
      <w:tr w:rsidR="00E013D0" w14:paraId="3F884E24" w14:textId="77777777" w:rsidTr="00E013D0">
        <w:trPr>
          <w:jc w:val="center"/>
        </w:trPr>
        <w:tc>
          <w:tcPr>
            <w:tcW w:w="889" w:type="dxa"/>
          </w:tcPr>
          <w:p w14:paraId="556E98A6" w14:textId="77777777" w:rsidR="00E013D0" w:rsidRPr="00E40509" w:rsidRDefault="00DF1EDC" w:rsidP="00E013D0">
            <w:pPr>
              <w:rPr>
                <w:b/>
              </w:rPr>
            </w:pPr>
            <w:r w:rsidRPr="00E40509">
              <w:rPr>
                <w:b/>
              </w:rPr>
              <w:t>Name</w:t>
            </w:r>
          </w:p>
        </w:tc>
        <w:tc>
          <w:tcPr>
            <w:tcW w:w="2983" w:type="dxa"/>
          </w:tcPr>
          <w:p w14:paraId="0EE2F7FE" w14:textId="77777777" w:rsidR="00E013D0" w:rsidRPr="00E40509" w:rsidRDefault="00DF1EDC" w:rsidP="00E013D0">
            <w:pPr>
              <w:rPr>
                <w:b/>
              </w:rPr>
            </w:pPr>
            <w:r w:rsidRPr="00E40509">
              <w:rPr>
                <w:b/>
              </w:rPr>
              <w:t>Literals</w:t>
            </w:r>
          </w:p>
        </w:tc>
        <w:tc>
          <w:tcPr>
            <w:tcW w:w="900" w:type="dxa"/>
          </w:tcPr>
          <w:p w14:paraId="34507D07" w14:textId="77777777" w:rsidR="00E013D0" w:rsidRPr="00E40509" w:rsidRDefault="00DF1EDC" w:rsidP="00E013D0">
            <w:pPr>
              <w:rPr>
                <w:b/>
              </w:rPr>
            </w:pPr>
            <w:r w:rsidRPr="00E40509">
              <w:rPr>
                <w:b/>
              </w:rPr>
              <w:t>Value</w:t>
            </w:r>
          </w:p>
        </w:tc>
        <w:tc>
          <w:tcPr>
            <w:tcW w:w="4230" w:type="dxa"/>
          </w:tcPr>
          <w:p w14:paraId="0ED94066" w14:textId="77777777" w:rsidR="00E013D0" w:rsidRPr="00E40509" w:rsidRDefault="00DF1EDC" w:rsidP="00E013D0">
            <w:pPr>
              <w:rPr>
                <w:b/>
              </w:rPr>
            </w:pPr>
            <w:r w:rsidRPr="00E40509">
              <w:rPr>
                <w:b/>
              </w:rPr>
              <w:t>Description</w:t>
            </w:r>
          </w:p>
        </w:tc>
      </w:tr>
      <w:tr w:rsidR="00E013D0" w14:paraId="5D3F49EC" w14:textId="77777777" w:rsidTr="00E013D0">
        <w:trPr>
          <w:jc w:val="center"/>
        </w:trPr>
        <w:tc>
          <w:tcPr>
            <w:tcW w:w="889" w:type="dxa"/>
          </w:tcPr>
          <w:p w14:paraId="6B2A80AF" w14:textId="77777777" w:rsidR="00E013D0" w:rsidRDefault="00DF1EDC">
            <w:pPr>
              <w:spacing w:after="200" w:line="276" w:lineRule="auto"/>
              <w:rPr>
                <w:szCs w:val="22"/>
              </w:rPr>
            </w:pPr>
            <w:r>
              <w:t xml:space="preserve">Type </w:t>
            </w:r>
          </w:p>
        </w:tc>
        <w:tc>
          <w:tcPr>
            <w:tcW w:w="2983" w:type="dxa"/>
          </w:tcPr>
          <w:p w14:paraId="5897AFF6" w14:textId="77777777" w:rsidR="00E013D0" w:rsidRDefault="00DF1EDC">
            <w:pPr>
              <w:spacing w:after="200" w:line="276" w:lineRule="auto"/>
              <w:rPr>
                <w:szCs w:val="22"/>
              </w:rPr>
            </w:pPr>
            <w:r>
              <w:t>-</w:t>
            </w:r>
          </w:p>
        </w:tc>
        <w:tc>
          <w:tcPr>
            <w:tcW w:w="900" w:type="dxa"/>
          </w:tcPr>
          <w:p w14:paraId="4E4649E8" w14:textId="77777777" w:rsidR="00E013D0" w:rsidRDefault="00DF1EDC">
            <w:pPr>
              <w:spacing w:after="200" w:line="276" w:lineRule="auto"/>
              <w:rPr>
                <w:szCs w:val="22"/>
              </w:rPr>
            </w:pPr>
            <w:r>
              <w:t>-</w:t>
            </w:r>
          </w:p>
        </w:tc>
        <w:tc>
          <w:tcPr>
            <w:tcW w:w="4230" w:type="dxa"/>
          </w:tcPr>
          <w:p w14:paraId="798E2571" w14:textId="77777777" w:rsidR="00E013D0" w:rsidRDefault="00DF1EDC">
            <w:pPr>
              <w:spacing w:after="200" w:line="276" w:lineRule="auto"/>
              <w:rPr>
                <w:szCs w:val="22"/>
              </w:rPr>
            </w:pPr>
            <w:r>
              <w:t>Data Usage request from center stack</w:t>
            </w:r>
          </w:p>
        </w:tc>
      </w:tr>
      <w:tr w:rsidR="00E013D0" w14:paraId="687CC26E" w14:textId="77777777" w:rsidTr="00E013D0">
        <w:trPr>
          <w:jc w:val="center"/>
        </w:trPr>
        <w:tc>
          <w:tcPr>
            <w:tcW w:w="889" w:type="dxa"/>
          </w:tcPr>
          <w:p w14:paraId="6003D5E6" w14:textId="77777777" w:rsidR="00E013D0" w:rsidRDefault="00E013D0">
            <w:pPr>
              <w:spacing w:after="200" w:line="276" w:lineRule="auto"/>
              <w:rPr>
                <w:szCs w:val="22"/>
              </w:rPr>
            </w:pPr>
          </w:p>
        </w:tc>
        <w:tc>
          <w:tcPr>
            <w:tcW w:w="2983" w:type="dxa"/>
          </w:tcPr>
          <w:p w14:paraId="0E31B95E" w14:textId="77777777" w:rsidR="00E013D0" w:rsidRDefault="00DF1EDC">
            <w:pPr>
              <w:spacing w:after="200" w:line="276" w:lineRule="auto"/>
              <w:rPr>
                <w:szCs w:val="22"/>
              </w:rPr>
            </w:pPr>
            <w:r>
              <w:t>Null</w:t>
            </w:r>
          </w:p>
        </w:tc>
        <w:tc>
          <w:tcPr>
            <w:tcW w:w="900" w:type="dxa"/>
          </w:tcPr>
          <w:p w14:paraId="24A0F257" w14:textId="77777777" w:rsidR="00E013D0" w:rsidRDefault="00DF1EDC">
            <w:pPr>
              <w:spacing w:after="200" w:line="276" w:lineRule="auto"/>
              <w:rPr>
                <w:szCs w:val="22"/>
              </w:rPr>
            </w:pPr>
            <w:r>
              <w:t>0x0</w:t>
            </w:r>
          </w:p>
        </w:tc>
        <w:tc>
          <w:tcPr>
            <w:tcW w:w="4230" w:type="dxa"/>
          </w:tcPr>
          <w:p w14:paraId="4D7DA701" w14:textId="77777777" w:rsidR="00E013D0" w:rsidRDefault="00E013D0">
            <w:pPr>
              <w:spacing w:after="200" w:line="276" w:lineRule="auto"/>
              <w:rPr>
                <w:szCs w:val="22"/>
              </w:rPr>
            </w:pPr>
          </w:p>
        </w:tc>
      </w:tr>
      <w:tr w:rsidR="00E013D0" w14:paraId="63ADA924" w14:textId="77777777" w:rsidTr="00E013D0">
        <w:trPr>
          <w:jc w:val="center"/>
        </w:trPr>
        <w:tc>
          <w:tcPr>
            <w:tcW w:w="889" w:type="dxa"/>
          </w:tcPr>
          <w:p w14:paraId="153BD379" w14:textId="77777777" w:rsidR="00E013D0" w:rsidRDefault="00E013D0">
            <w:pPr>
              <w:spacing w:after="200" w:line="276" w:lineRule="auto"/>
              <w:rPr>
                <w:szCs w:val="22"/>
              </w:rPr>
            </w:pPr>
          </w:p>
        </w:tc>
        <w:tc>
          <w:tcPr>
            <w:tcW w:w="2983" w:type="dxa"/>
          </w:tcPr>
          <w:p w14:paraId="332C96CF" w14:textId="77777777" w:rsidR="00E013D0" w:rsidRDefault="00DF1EDC">
            <w:pPr>
              <w:spacing w:after="200" w:line="276" w:lineRule="auto"/>
              <w:rPr>
                <w:szCs w:val="22"/>
              </w:rPr>
            </w:pPr>
            <w:r>
              <w:t>CurrentData</w:t>
            </w:r>
          </w:p>
        </w:tc>
        <w:tc>
          <w:tcPr>
            <w:tcW w:w="900" w:type="dxa"/>
          </w:tcPr>
          <w:p w14:paraId="50A25279" w14:textId="77777777" w:rsidR="00E013D0" w:rsidRDefault="00DF1EDC">
            <w:pPr>
              <w:spacing w:after="200" w:line="276" w:lineRule="auto"/>
              <w:rPr>
                <w:szCs w:val="22"/>
              </w:rPr>
            </w:pPr>
            <w:r>
              <w:t>0x1</w:t>
            </w:r>
          </w:p>
        </w:tc>
        <w:tc>
          <w:tcPr>
            <w:tcW w:w="4230" w:type="dxa"/>
          </w:tcPr>
          <w:p w14:paraId="7E42CC89" w14:textId="77777777" w:rsidR="00E013D0" w:rsidRDefault="00E013D0">
            <w:pPr>
              <w:spacing w:after="200" w:line="276" w:lineRule="auto"/>
              <w:rPr>
                <w:szCs w:val="22"/>
              </w:rPr>
            </w:pPr>
          </w:p>
        </w:tc>
      </w:tr>
      <w:tr w:rsidR="00E013D0" w14:paraId="5955A711" w14:textId="77777777" w:rsidTr="00E013D0">
        <w:trPr>
          <w:jc w:val="center"/>
        </w:trPr>
        <w:tc>
          <w:tcPr>
            <w:tcW w:w="889" w:type="dxa"/>
          </w:tcPr>
          <w:p w14:paraId="183EB035" w14:textId="77777777" w:rsidR="00E013D0" w:rsidRDefault="00E013D0">
            <w:pPr>
              <w:spacing w:after="200" w:line="276" w:lineRule="auto"/>
              <w:rPr>
                <w:szCs w:val="22"/>
              </w:rPr>
            </w:pPr>
          </w:p>
        </w:tc>
        <w:tc>
          <w:tcPr>
            <w:tcW w:w="2983" w:type="dxa"/>
          </w:tcPr>
          <w:p w14:paraId="37FAAAD6" w14:textId="77777777" w:rsidR="00E013D0" w:rsidRDefault="00DF1EDC">
            <w:pPr>
              <w:spacing w:after="200" w:line="276" w:lineRule="auto"/>
              <w:rPr>
                <w:szCs w:val="22"/>
              </w:rPr>
            </w:pPr>
            <w:r>
              <w:t>RefreshData</w:t>
            </w:r>
          </w:p>
        </w:tc>
        <w:tc>
          <w:tcPr>
            <w:tcW w:w="900" w:type="dxa"/>
          </w:tcPr>
          <w:p w14:paraId="26789575" w14:textId="77777777" w:rsidR="00E013D0" w:rsidRDefault="00DF1EDC">
            <w:pPr>
              <w:spacing w:after="200" w:line="276" w:lineRule="auto"/>
              <w:rPr>
                <w:szCs w:val="22"/>
              </w:rPr>
            </w:pPr>
            <w:r>
              <w:t>0x2</w:t>
            </w:r>
          </w:p>
        </w:tc>
        <w:tc>
          <w:tcPr>
            <w:tcW w:w="4230" w:type="dxa"/>
          </w:tcPr>
          <w:p w14:paraId="7B0A6871" w14:textId="77777777" w:rsidR="00E013D0" w:rsidRDefault="00E013D0">
            <w:pPr>
              <w:spacing w:after="200" w:line="276" w:lineRule="auto"/>
              <w:rPr>
                <w:szCs w:val="22"/>
              </w:rPr>
            </w:pPr>
          </w:p>
        </w:tc>
      </w:tr>
      <w:tr w:rsidR="00E013D0" w14:paraId="03D0BBC3" w14:textId="77777777" w:rsidTr="00E013D0">
        <w:trPr>
          <w:jc w:val="center"/>
        </w:trPr>
        <w:tc>
          <w:tcPr>
            <w:tcW w:w="889" w:type="dxa"/>
          </w:tcPr>
          <w:p w14:paraId="45F7264B" w14:textId="77777777" w:rsidR="00E013D0" w:rsidRDefault="00E013D0">
            <w:pPr>
              <w:spacing w:after="200" w:line="276" w:lineRule="auto"/>
              <w:rPr>
                <w:szCs w:val="22"/>
              </w:rPr>
            </w:pPr>
          </w:p>
        </w:tc>
        <w:tc>
          <w:tcPr>
            <w:tcW w:w="2983" w:type="dxa"/>
          </w:tcPr>
          <w:p w14:paraId="3584F366" w14:textId="77777777" w:rsidR="00E013D0" w:rsidRDefault="00DF1EDC">
            <w:pPr>
              <w:spacing w:after="200" w:line="276" w:lineRule="auto"/>
            </w:pPr>
            <w:r w:rsidRPr="00181337">
              <w:t>RefreshDataNoResponse</w:t>
            </w:r>
          </w:p>
        </w:tc>
        <w:tc>
          <w:tcPr>
            <w:tcW w:w="900" w:type="dxa"/>
          </w:tcPr>
          <w:p w14:paraId="487A55F6" w14:textId="77777777" w:rsidR="00E013D0" w:rsidRDefault="00DF1EDC">
            <w:pPr>
              <w:spacing w:after="200" w:line="276" w:lineRule="auto"/>
            </w:pPr>
            <w:r>
              <w:t>0x3</w:t>
            </w:r>
          </w:p>
        </w:tc>
        <w:tc>
          <w:tcPr>
            <w:tcW w:w="4230" w:type="dxa"/>
          </w:tcPr>
          <w:p w14:paraId="1840AA44" w14:textId="77777777" w:rsidR="00E013D0" w:rsidRDefault="00E013D0">
            <w:pPr>
              <w:spacing w:after="200" w:line="276" w:lineRule="auto"/>
              <w:rPr>
                <w:szCs w:val="22"/>
              </w:rPr>
            </w:pPr>
          </w:p>
        </w:tc>
      </w:tr>
    </w:tbl>
    <w:p w14:paraId="79BFDF22" w14:textId="77777777" w:rsidR="00E013D0" w:rsidRDefault="00E013D0" w:rsidP="00E013D0"/>
    <w:p w14:paraId="50E01D80" w14:textId="77777777" w:rsidR="00E013D0" w:rsidRDefault="00DF1EDC" w:rsidP="008D240F">
      <w:pPr>
        <w:pStyle w:val="Heading4"/>
      </w:pPr>
      <w:r w:rsidRPr="00B9479B">
        <w:t>MD-REQ-179298/B-DeviceList_Rq</w:t>
      </w:r>
    </w:p>
    <w:p w14:paraId="40D8A4F8" w14:textId="77777777" w:rsidR="00E013D0" w:rsidRPr="00E40509" w:rsidRDefault="00DF1EDC" w:rsidP="00E013D0">
      <w:r w:rsidRPr="00E40509">
        <w:t xml:space="preserve">Message Type: </w:t>
      </w:r>
      <w:r>
        <w:t>Request</w:t>
      </w:r>
    </w:p>
    <w:p w14:paraId="523DA665" w14:textId="77777777" w:rsidR="00E013D0" w:rsidRPr="00E40509" w:rsidRDefault="00E013D0" w:rsidP="00E013D0"/>
    <w:p w14:paraId="2225448A" w14:textId="77777777" w:rsidR="00E013D0" w:rsidRDefault="00DF1EDC" w:rsidP="00E013D0">
      <w:r>
        <w:t>This signal is used to request from the WifiHotSpotServer the current list of connected or blocked devices.</w:t>
      </w:r>
    </w:p>
    <w:p w14:paraId="0AC31F6D" w14:textId="77777777" w:rsidR="00E013D0" w:rsidRPr="00E40509" w:rsidRDefault="00E013D0" w:rsidP="00E013D0"/>
    <w:tbl>
      <w:tblPr>
        <w:tblW w:w="9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1831"/>
        <w:gridCol w:w="1333"/>
        <w:gridCol w:w="4503"/>
      </w:tblGrid>
      <w:tr w:rsidR="00E013D0" w14:paraId="7031C32B" w14:textId="77777777" w:rsidTr="00E013D0">
        <w:trPr>
          <w:jc w:val="center"/>
        </w:trPr>
        <w:tc>
          <w:tcPr>
            <w:tcW w:w="1635" w:type="dxa"/>
          </w:tcPr>
          <w:p w14:paraId="7A996266" w14:textId="77777777" w:rsidR="00E013D0" w:rsidRPr="00E40509" w:rsidRDefault="00DF1EDC" w:rsidP="00E013D0">
            <w:pPr>
              <w:rPr>
                <w:b/>
              </w:rPr>
            </w:pPr>
            <w:r w:rsidRPr="00E40509">
              <w:rPr>
                <w:b/>
              </w:rPr>
              <w:t>Name</w:t>
            </w:r>
          </w:p>
        </w:tc>
        <w:tc>
          <w:tcPr>
            <w:tcW w:w="1831" w:type="dxa"/>
          </w:tcPr>
          <w:p w14:paraId="6960E008" w14:textId="77777777" w:rsidR="00E013D0" w:rsidRPr="00E40509" w:rsidRDefault="00DF1EDC" w:rsidP="00E013D0">
            <w:pPr>
              <w:rPr>
                <w:b/>
              </w:rPr>
            </w:pPr>
            <w:r w:rsidRPr="00E40509">
              <w:rPr>
                <w:b/>
              </w:rPr>
              <w:t>Literals</w:t>
            </w:r>
          </w:p>
        </w:tc>
        <w:tc>
          <w:tcPr>
            <w:tcW w:w="1333" w:type="dxa"/>
          </w:tcPr>
          <w:p w14:paraId="447F9236" w14:textId="77777777" w:rsidR="00E013D0" w:rsidRPr="00E40509" w:rsidRDefault="00DF1EDC" w:rsidP="00E013D0">
            <w:pPr>
              <w:rPr>
                <w:b/>
              </w:rPr>
            </w:pPr>
            <w:r w:rsidRPr="00E40509">
              <w:rPr>
                <w:b/>
              </w:rPr>
              <w:t>Value</w:t>
            </w:r>
          </w:p>
        </w:tc>
        <w:tc>
          <w:tcPr>
            <w:tcW w:w="4503" w:type="dxa"/>
          </w:tcPr>
          <w:p w14:paraId="6D18EC65" w14:textId="77777777" w:rsidR="00E013D0" w:rsidRPr="00E40509" w:rsidRDefault="00DF1EDC" w:rsidP="00E013D0">
            <w:pPr>
              <w:rPr>
                <w:b/>
              </w:rPr>
            </w:pPr>
            <w:r w:rsidRPr="00E40509">
              <w:rPr>
                <w:b/>
              </w:rPr>
              <w:t>Description</w:t>
            </w:r>
          </w:p>
        </w:tc>
      </w:tr>
      <w:tr w:rsidR="00E013D0" w:rsidRPr="00407A91" w14:paraId="65FDEF32"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01938CA" w14:textId="77777777" w:rsidR="00E013D0" w:rsidRPr="00407A91" w:rsidRDefault="00DF1EDC" w:rsidP="00E013D0">
            <w:pPr>
              <w:rPr>
                <w:szCs w:val="22"/>
              </w:rPr>
            </w:pPr>
            <w:r w:rsidRPr="00407A91">
              <w:rPr>
                <w:szCs w:val="22"/>
              </w:rPr>
              <w:t>ListType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2A47414" w14:textId="77777777" w:rsidR="00E013D0" w:rsidRPr="00407A91" w:rsidRDefault="00DF1EDC" w:rsidP="00E013D0">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A05DCD0" w14:textId="77777777" w:rsidR="00E013D0" w:rsidRPr="00407A91" w:rsidRDefault="00DF1EDC" w:rsidP="00E013D0">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DF4DE38" w14:textId="77777777" w:rsidR="00E013D0" w:rsidRPr="00407A91" w:rsidRDefault="00DF1EDC" w:rsidP="00E013D0">
            <w:pPr>
              <w:rPr>
                <w:szCs w:val="22"/>
              </w:rPr>
            </w:pPr>
            <w:r w:rsidRPr="00407A91">
              <w:rPr>
                <w:szCs w:val="22"/>
              </w:rPr>
              <w:t>Type of List being requested</w:t>
            </w:r>
          </w:p>
        </w:tc>
      </w:tr>
      <w:tr w:rsidR="00E013D0" w:rsidRPr="00407A91" w14:paraId="63E6D280"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59CE3DE2"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828F672" w14:textId="77777777" w:rsidR="00E013D0" w:rsidRPr="00407A91" w:rsidRDefault="00DF1EDC" w:rsidP="00E013D0">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36834A1B" w14:textId="77777777" w:rsidR="00E013D0" w:rsidRPr="00407A91" w:rsidRDefault="00DF1EDC" w:rsidP="00E013D0">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5BECDB7" w14:textId="77777777" w:rsidR="00E013D0" w:rsidRPr="00407A91" w:rsidRDefault="00DF1EDC" w:rsidP="00E013D0">
            <w:pPr>
              <w:rPr>
                <w:szCs w:val="22"/>
              </w:rPr>
            </w:pPr>
            <w:r w:rsidRPr="00407A91">
              <w:rPr>
                <w:szCs w:val="22"/>
              </w:rPr>
              <w:t> </w:t>
            </w:r>
          </w:p>
        </w:tc>
      </w:tr>
      <w:tr w:rsidR="00E013D0" w:rsidRPr="00407A91" w14:paraId="107A33F9"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9265D5B"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FD83244" w14:textId="77777777" w:rsidR="00E013D0" w:rsidRPr="00407A91" w:rsidRDefault="00DF1EDC" w:rsidP="00E013D0">
            <w:pPr>
              <w:rPr>
                <w:szCs w:val="22"/>
              </w:rPr>
            </w:pPr>
            <w:r w:rsidRPr="00407A91">
              <w:rPr>
                <w:szCs w:val="22"/>
              </w:rPr>
              <w:t>ConnectedList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640D3C1C" w14:textId="77777777" w:rsidR="00E013D0" w:rsidRPr="00407A91" w:rsidRDefault="00DF1EDC" w:rsidP="00E013D0">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AC7DD1B" w14:textId="77777777" w:rsidR="00E013D0" w:rsidRPr="00407A91" w:rsidRDefault="00DF1EDC" w:rsidP="00E013D0">
            <w:pPr>
              <w:rPr>
                <w:szCs w:val="22"/>
              </w:rPr>
            </w:pPr>
            <w:r w:rsidRPr="00407A91">
              <w:rPr>
                <w:szCs w:val="22"/>
              </w:rPr>
              <w:t> </w:t>
            </w:r>
          </w:p>
        </w:tc>
      </w:tr>
      <w:tr w:rsidR="00E013D0" w:rsidRPr="00407A91" w14:paraId="552D49C7"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B287EF2"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B9AD931" w14:textId="77777777" w:rsidR="00E013D0" w:rsidRPr="00407A91" w:rsidRDefault="00DF1EDC" w:rsidP="00E013D0">
            <w:pPr>
              <w:rPr>
                <w:szCs w:val="22"/>
              </w:rPr>
            </w:pPr>
            <w:r w:rsidRPr="00407A91">
              <w:rPr>
                <w:szCs w:val="22"/>
              </w:rPr>
              <w:t>BlockedList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E8AE706" w14:textId="77777777" w:rsidR="00E013D0" w:rsidRPr="00407A91" w:rsidRDefault="00DF1EDC" w:rsidP="00E013D0">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1CD89D3" w14:textId="77777777" w:rsidR="00E013D0" w:rsidRPr="00407A91" w:rsidRDefault="00DF1EDC" w:rsidP="00E013D0">
            <w:pPr>
              <w:rPr>
                <w:szCs w:val="22"/>
              </w:rPr>
            </w:pPr>
            <w:r w:rsidRPr="00407A91">
              <w:rPr>
                <w:szCs w:val="22"/>
              </w:rPr>
              <w:t> </w:t>
            </w:r>
          </w:p>
        </w:tc>
      </w:tr>
      <w:tr w:rsidR="00E013D0" w:rsidRPr="00407A91" w14:paraId="1C8D4750"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574473C"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8DDB0E0" w14:textId="77777777" w:rsidR="00E013D0" w:rsidRPr="00407A91" w:rsidRDefault="00DF1EDC" w:rsidP="00E013D0">
            <w:pPr>
              <w:rPr>
                <w:szCs w:val="22"/>
              </w:rPr>
            </w:pPr>
            <w:r>
              <w:rPr>
                <w:szCs w:val="22"/>
              </w:rPr>
              <w:t>NotEntry</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BD74051" w14:textId="77777777" w:rsidR="00E013D0" w:rsidRPr="00407A91" w:rsidRDefault="00DF1EDC" w:rsidP="00E013D0">
            <w:pPr>
              <w:rPr>
                <w:szCs w:val="22"/>
              </w:rPr>
            </w:pPr>
            <w:r w:rsidRPr="00407A91">
              <w:rPr>
                <w:szCs w:val="22"/>
              </w:rPr>
              <w:t>0x0</w:t>
            </w:r>
            <w:r>
              <w:rPr>
                <w:szCs w:val="22"/>
              </w:rPr>
              <w:t>3</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5BCB2D14" w14:textId="77777777" w:rsidR="00E013D0" w:rsidRPr="00407A91" w:rsidRDefault="00DF1EDC" w:rsidP="00E013D0">
            <w:pPr>
              <w:rPr>
                <w:szCs w:val="22"/>
              </w:rPr>
            </w:pPr>
            <w:r w:rsidRPr="00407A91">
              <w:rPr>
                <w:szCs w:val="22"/>
              </w:rPr>
              <w:t> </w:t>
            </w:r>
          </w:p>
        </w:tc>
      </w:tr>
      <w:tr w:rsidR="00E013D0" w:rsidRPr="00407A91" w14:paraId="6F452285"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2F582E1"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4FAAE221" w14:textId="77777777" w:rsidR="00E013D0" w:rsidRPr="00407A91" w:rsidRDefault="00DF1EDC" w:rsidP="00E013D0">
            <w:pPr>
              <w:rPr>
                <w:szCs w:val="22"/>
              </w:rPr>
            </w:pPr>
            <w:r w:rsidRPr="00407A91">
              <w:rPr>
                <w:szCs w:val="22"/>
              </w:rPr>
              <w:t>No</w:t>
            </w:r>
            <w:r>
              <w:rPr>
                <w:szCs w:val="22"/>
              </w:rPr>
              <w:t>tUsed</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69B1F782" w14:textId="77777777" w:rsidR="00E013D0" w:rsidRPr="00407A91" w:rsidRDefault="00DF1EDC" w:rsidP="00E013D0">
            <w:pPr>
              <w:rPr>
                <w:szCs w:val="22"/>
              </w:rPr>
            </w:pPr>
            <w:r w:rsidRPr="00407A91">
              <w:rPr>
                <w:szCs w:val="22"/>
              </w:rPr>
              <w:t>0x</w:t>
            </w:r>
            <w:r>
              <w:rPr>
                <w:szCs w:val="22"/>
              </w:rPr>
              <w:t>04-0x</w:t>
            </w:r>
            <w:r w:rsidRPr="00407A91">
              <w:rPr>
                <w:szCs w:val="22"/>
              </w:rPr>
              <w:t>07</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B71292A" w14:textId="77777777" w:rsidR="00E013D0" w:rsidRPr="00407A91" w:rsidRDefault="00DF1EDC" w:rsidP="00E013D0">
            <w:pPr>
              <w:rPr>
                <w:szCs w:val="22"/>
              </w:rPr>
            </w:pPr>
            <w:r w:rsidRPr="00407A91">
              <w:rPr>
                <w:szCs w:val="22"/>
              </w:rPr>
              <w:t> </w:t>
            </w:r>
          </w:p>
        </w:tc>
      </w:tr>
      <w:tr w:rsidR="00E013D0" w:rsidRPr="00407A91" w14:paraId="05D50539"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A4A48AB" w14:textId="77777777" w:rsidR="00E013D0" w:rsidRPr="00407A91" w:rsidRDefault="00DF1EDC" w:rsidP="00E013D0">
            <w:pPr>
              <w:rPr>
                <w:szCs w:val="22"/>
              </w:rPr>
            </w:pPr>
            <w:r w:rsidRPr="00407A91">
              <w:rPr>
                <w:szCs w:val="22"/>
              </w:rPr>
              <w:t>StartingIndex</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ED2A7CF" w14:textId="77777777" w:rsidR="00E013D0" w:rsidRPr="00407A91" w:rsidRDefault="00DF1EDC" w:rsidP="00E013D0">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27C61F4" w14:textId="77777777" w:rsidR="00E013D0" w:rsidRPr="00407A91" w:rsidRDefault="00DF1EDC" w:rsidP="00E013D0">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8C6987E" w14:textId="77777777" w:rsidR="00E013D0" w:rsidRPr="00407A91" w:rsidRDefault="00DF1EDC" w:rsidP="00E013D0">
            <w:pPr>
              <w:rPr>
                <w:szCs w:val="22"/>
              </w:rPr>
            </w:pPr>
            <w:r w:rsidRPr="00407A91">
              <w:rPr>
                <w:szCs w:val="22"/>
              </w:rPr>
              <w:t>Starting point for the list</w:t>
            </w:r>
          </w:p>
        </w:tc>
      </w:tr>
      <w:tr w:rsidR="00E013D0" w:rsidRPr="00407A91" w14:paraId="0DFE3485"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58362150"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2FA8F073" w14:textId="77777777" w:rsidR="00E013D0" w:rsidRPr="00407A91" w:rsidRDefault="00DF1EDC" w:rsidP="00E013D0">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F1D4550" w14:textId="77777777" w:rsidR="00E013D0" w:rsidRPr="00407A91" w:rsidRDefault="00DF1EDC" w:rsidP="00E013D0">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20F91097" w14:textId="77777777" w:rsidR="00E013D0" w:rsidRPr="00407A91" w:rsidRDefault="00DF1EDC" w:rsidP="00E013D0">
            <w:pPr>
              <w:rPr>
                <w:szCs w:val="22"/>
              </w:rPr>
            </w:pPr>
            <w:r w:rsidRPr="00407A91">
              <w:rPr>
                <w:szCs w:val="22"/>
              </w:rPr>
              <w:t> </w:t>
            </w:r>
          </w:p>
        </w:tc>
      </w:tr>
      <w:tr w:rsidR="00E013D0" w:rsidRPr="00407A91" w14:paraId="3FA6E161"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6C31869D"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43062CFF" w14:textId="77777777" w:rsidR="00E013D0" w:rsidRPr="00407A91" w:rsidRDefault="00DF1EDC" w:rsidP="00E013D0">
            <w:pPr>
              <w:rPr>
                <w:szCs w:val="22"/>
              </w:rPr>
            </w:pPr>
            <w:r w:rsidRPr="00407A91">
              <w:rPr>
                <w:szCs w:val="22"/>
              </w:rPr>
              <w:t>Start Index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5EF90522" w14:textId="77777777" w:rsidR="00E013D0" w:rsidRPr="00407A91" w:rsidRDefault="00DF1EDC" w:rsidP="00E013D0">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246C2AB" w14:textId="77777777" w:rsidR="00E013D0" w:rsidRPr="00407A91" w:rsidRDefault="00DF1EDC" w:rsidP="00E013D0">
            <w:pPr>
              <w:rPr>
                <w:szCs w:val="22"/>
              </w:rPr>
            </w:pPr>
            <w:r w:rsidRPr="00407A91">
              <w:rPr>
                <w:szCs w:val="22"/>
              </w:rPr>
              <w:t> </w:t>
            </w:r>
          </w:p>
        </w:tc>
      </w:tr>
      <w:tr w:rsidR="00E013D0" w:rsidRPr="00407A91" w14:paraId="0C5ED62C"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021161E"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05A2224" w14:textId="77777777" w:rsidR="00E013D0" w:rsidRPr="00407A91" w:rsidRDefault="00DF1EDC" w:rsidP="00E013D0">
            <w:pPr>
              <w:rPr>
                <w:szCs w:val="22"/>
              </w:rPr>
            </w:pPr>
            <w:r w:rsidRPr="00407A91">
              <w:rPr>
                <w:szCs w:val="22"/>
              </w:rPr>
              <w:t>Start Index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6CDC7D1E" w14:textId="77777777" w:rsidR="00E013D0" w:rsidRPr="00407A91" w:rsidRDefault="00DF1EDC" w:rsidP="00E013D0">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1B8DF63" w14:textId="77777777" w:rsidR="00E013D0" w:rsidRPr="00407A91" w:rsidRDefault="00DF1EDC" w:rsidP="00E013D0">
            <w:pPr>
              <w:rPr>
                <w:szCs w:val="22"/>
              </w:rPr>
            </w:pPr>
            <w:r w:rsidRPr="00407A91">
              <w:rPr>
                <w:szCs w:val="22"/>
              </w:rPr>
              <w:t> </w:t>
            </w:r>
          </w:p>
        </w:tc>
      </w:tr>
      <w:tr w:rsidR="00E013D0" w:rsidRPr="00407A91" w14:paraId="2EE6218F"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D4B1D78"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35B64303" w14:textId="77777777" w:rsidR="00E013D0" w:rsidRPr="00407A91" w:rsidRDefault="00DF1EDC" w:rsidP="00E013D0">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2C358955" w14:textId="77777777" w:rsidR="00E013D0" w:rsidRPr="00407A91" w:rsidRDefault="00DF1EDC" w:rsidP="00E013D0">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1CE2410C" w14:textId="77777777" w:rsidR="00E013D0" w:rsidRPr="00407A91" w:rsidRDefault="00DF1EDC" w:rsidP="00E013D0">
            <w:pPr>
              <w:rPr>
                <w:szCs w:val="22"/>
              </w:rPr>
            </w:pPr>
            <w:r w:rsidRPr="00407A91">
              <w:rPr>
                <w:szCs w:val="22"/>
              </w:rPr>
              <w:t> </w:t>
            </w:r>
          </w:p>
        </w:tc>
      </w:tr>
      <w:tr w:rsidR="00E013D0" w:rsidRPr="00407A91" w14:paraId="0630463B"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DA22744"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60C93E02" w14:textId="77777777" w:rsidR="00E013D0" w:rsidRPr="00407A91" w:rsidRDefault="00DF1EDC" w:rsidP="00E013D0">
            <w:pPr>
              <w:rPr>
                <w:szCs w:val="22"/>
              </w:rPr>
            </w:pPr>
            <w:r w:rsidRPr="00407A91">
              <w:rPr>
                <w:szCs w:val="22"/>
              </w:rPr>
              <w:t>Start Index 255</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235CB88E" w14:textId="77777777" w:rsidR="00E013D0" w:rsidRPr="00407A91" w:rsidRDefault="00DF1EDC" w:rsidP="00E013D0">
            <w:pPr>
              <w:rPr>
                <w:szCs w:val="22"/>
              </w:rPr>
            </w:pPr>
            <w:r w:rsidRPr="00407A91">
              <w:rPr>
                <w:szCs w:val="22"/>
              </w:rPr>
              <w:t>0xFF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720F3A8" w14:textId="77777777" w:rsidR="00E013D0" w:rsidRPr="00407A91" w:rsidRDefault="00DF1EDC" w:rsidP="00E013D0">
            <w:pPr>
              <w:rPr>
                <w:szCs w:val="22"/>
              </w:rPr>
            </w:pPr>
            <w:r w:rsidRPr="00407A91">
              <w:rPr>
                <w:szCs w:val="22"/>
              </w:rPr>
              <w:t> </w:t>
            </w:r>
          </w:p>
        </w:tc>
      </w:tr>
      <w:tr w:rsidR="00E013D0" w:rsidRPr="00407A91" w14:paraId="451727FF"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50302E1" w14:textId="77777777" w:rsidR="00E013D0" w:rsidRPr="00407A91" w:rsidRDefault="00DF1EDC" w:rsidP="00E013D0">
            <w:pPr>
              <w:rPr>
                <w:szCs w:val="22"/>
              </w:rPr>
            </w:pPr>
            <w:r w:rsidRPr="00407A91">
              <w:rPr>
                <w:szCs w:val="22"/>
              </w:rPr>
              <w:t>ListSize</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F92231D" w14:textId="77777777" w:rsidR="00E013D0" w:rsidRPr="00407A91" w:rsidRDefault="00DF1EDC" w:rsidP="00E013D0">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45A0447" w14:textId="77777777" w:rsidR="00E013D0" w:rsidRPr="00407A91" w:rsidRDefault="00DF1EDC" w:rsidP="00E013D0">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C62CB1F" w14:textId="77777777" w:rsidR="00E013D0" w:rsidRPr="00407A91" w:rsidRDefault="00DF1EDC" w:rsidP="00E013D0">
            <w:pPr>
              <w:rPr>
                <w:szCs w:val="22"/>
              </w:rPr>
            </w:pPr>
            <w:r w:rsidRPr="00407A91">
              <w:rPr>
                <w:szCs w:val="22"/>
              </w:rPr>
              <w:t>Size of the list</w:t>
            </w:r>
          </w:p>
        </w:tc>
      </w:tr>
      <w:tr w:rsidR="00E013D0" w:rsidRPr="00407A91" w14:paraId="475088C1"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4664345"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22F7B8C" w14:textId="77777777" w:rsidR="00E013D0" w:rsidRPr="00407A91" w:rsidRDefault="00DF1EDC" w:rsidP="00E013D0">
            <w:pPr>
              <w:rPr>
                <w:szCs w:val="22"/>
              </w:rPr>
            </w:pPr>
            <w:r>
              <w:t>Null</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2A3564A" w14:textId="77777777" w:rsidR="00E013D0" w:rsidRPr="00407A91" w:rsidRDefault="00DF1EDC" w:rsidP="00E013D0">
            <w:pPr>
              <w:rPr>
                <w:szCs w:val="22"/>
              </w:rPr>
            </w:pPr>
            <w:r w:rsidRPr="00407A91">
              <w:rPr>
                <w:szCs w:val="22"/>
              </w:rPr>
              <w:t>0x00</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7F324A12" w14:textId="77777777" w:rsidR="00E013D0" w:rsidRPr="00407A91" w:rsidRDefault="00DF1EDC" w:rsidP="00E013D0">
            <w:pPr>
              <w:rPr>
                <w:szCs w:val="22"/>
              </w:rPr>
            </w:pPr>
            <w:r w:rsidRPr="00407A91">
              <w:rPr>
                <w:szCs w:val="22"/>
              </w:rPr>
              <w:t> </w:t>
            </w:r>
          </w:p>
        </w:tc>
      </w:tr>
      <w:tr w:rsidR="00E013D0" w:rsidRPr="00407A91" w14:paraId="0A990B07"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779B2376"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15AC4D6C" w14:textId="77777777" w:rsidR="00E013D0" w:rsidRPr="00407A91" w:rsidRDefault="00DF1EDC" w:rsidP="00E013D0">
            <w:pPr>
              <w:rPr>
                <w:szCs w:val="22"/>
              </w:rPr>
            </w:pPr>
            <w:r w:rsidRPr="00407A91">
              <w:rPr>
                <w:szCs w:val="22"/>
              </w:rPr>
              <w:t>List Size 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E22DCEA" w14:textId="77777777" w:rsidR="00E013D0" w:rsidRPr="00407A91" w:rsidRDefault="00DF1EDC" w:rsidP="00E013D0">
            <w:pPr>
              <w:rPr>
                <w:szCs w:val="22"/>
              </w:rPr>
            </w:pPr>
            <w:r w:rsidRPr="00407A91">
              <w:rPr>
                <w:szCs w:val="22"/>
              </w:rPr>
              <w:t>0x01</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6A81A4B8" w14:textId="77777777" w:rsidR="00E013D0" w:rsidRPr="00407A91" w:rsidRDefault="00DF1EDC" w:rsidP="00E013D0">
            <w:pPr>
              <w:rPr>
                <w:szCs w:val="22"/>
              </w:rPr>
            </w:pPr>
            <w:r w:rsidRPr="00407A91">
              <w:rPr>
                <w:szCs w:val="22"/>
              </w:rPr>
              <w:t> </w:t>
            </w:r>
          </w:p>
        </w:tc>
      </w:tr>
      <w:tr w:rsidR="00E013D0" w:rsidRPr="00407A91" w14:paraId="7699EBD8"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2C48B967"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7CFD5E2F" w14:textId="77777777" w:rsidR="00E013D0" w:rsidRPr="00407A91" w:rsidRDefault="00DF1EDC" w:rsidP="00E013D0">
            <w:pPr>
              <w:rPr>
                <w:szCs w:val="22"/>
              </w:rPr>
            </w:pPr>
            <w:r w:rsidRPr="00407A91">
              <w:rPr>
                <w:szCs w:val="22"/>
              </w:rPr>
              <w:t>List Size 2</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F133301" w14:textId="77777777" w:rsidR="00E013D0" w:rsidRPr="00407A91" w:rsidRDefault="00DF1EDC" w:rsidP="00E013D0">
            <w:pPr>
              <w:rPr>
                <w:szCs w:val="22"/>
              </w:rPr>
            </w:pPr>
            <w:r w:rsidRPr="00407A91">
              <w:rPr>
                <w:szCs w:val="22"/>
              </w:rPr>
              <w:t>0x02</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E985FA4" w14:textId="77777777" w:rsidR="00E013D0" w:rsidRPr="00407A91" w:rsidRDefault="00DF1EDC" w:rsidP="00E013D0">
            <w:pPr>
              <w:rPr>
                <w:szCs w:val="22"/>
              </w:rPr>
            </w:pPr>
            <w:r w:rsidRPr="00407A91">
              <w:rPr>
                <w:szCs w:val="22"/>
              </w:rPr>
              <w:t> </w:t>
            </w:r>
          </w:p>
        </w:tc>
      </w:tr>
      <w:tr w:rsidR="00E013D0" w:rsidRPr="00407A91" w14:paraId="0D167AFA"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9F9B26F"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4B3F14A1" w14:textId="77777777" w:rsidR="00E013D0" w:rsidRPr="00407A91" w:rsidRDefault="00DF1EDC" w:rsidP="00E013D0">
            <w:pPr>
              <w:rPr>
                <w:szCs w:val="22"/>
              </w:rPr>
            </w:pPr>
            <w:r w:rsidRPr="00407A91">
              <w:rPr>
                <w:szCs w:val="22"/>
              </w:rPr>
              <w:t>…</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4E074931" w14:textId="77777777" w:rsidR="00E013D0" w:rsidRPr="00407A91" w:rsidRDefault="00DF1EDC" w:rsidP="00E013D0">
            <w:pPr>
              <w:rPr>
                <w:szCs w:val="22"/>
              </w:rPr>
            </w:pPr>
            <w:r w:rsidRPr="00407A91">
              <w:rPr>
                <w:szCs w:val="22"/>
              </w:rPr>
              <w:t>…</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088FBB70" w14:textId="77777777" w:rsidR="00E013D0" w:rsidRPr="00407A91" w:rsidRDefault="00DF1EDC" w:rsidP="00E013D0">
            <w:pPr>
              <w:rPr>
                <w:szCs w:val="22"/>
              </w:rPr>
            </w:pPr>
            <w:r w:rsidRPr="00407A91">
              <w:rPr>
                <w:szCs w:val="22"/>
              </w:rPr>
              <w:t> </w:t>
            </w:r>
          </w:p>
        </w:tc>
      </w:tr>
      <w:tr w:rsidR="00E013D0" w:rsidRPr="00407A91" w14:paraId="1EA52826"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327880A5" w14:textId="77777777" w:rsidR="00E013D0" w:rsidRPr="00407A91" w:rsidRDefault="00DF1EDC" w:rsidP="00E013D0">
            <w:pPr>
              <w:rPr>
                <w:szCs w:val="22"/>
              </w:rPr>
            </w:pPr>
            <w:r w:rsidRPr="00407A91">
              <w:rPr>
                <w:szCs w:val="22"/>
              </w:rPr>
              <w:t> </w:t>
            </w: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53EBF9C8" w14:textId="77777777" w:rsidR="00E013D0" w:rsidRPr="00407A91" w:rsidRDefault="00DF1EDC" w:rsidP="00E013D0">
            <w:pPr>
              <w:rPr>
                <w:szCs w:val="22"/>
              </w:rPr>
            </w:pPr>
            <w:r w:rsidRPr="00407A91">
              <w:rPr>
                <w:szCs w:val="22"/>
              </w:rPr>
              <w:t xml:space="preserve">List Size </w:t>
            </w:r>
            <w:r>
              <w:rPr>
                <w:szCs w:val="22"/>
              </w:rPr>
              <w:t>31</w:t>
            </w: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EDA3E35" w14:textId="77777777" w:rsidR="00E013D0" w:rsidRPr="00407A91" w:rsidRDefault="00DF1EDC" w:rsidP="00E013D0">
            <w:pPr>
              <w:rPr>
                <w:szCs w:val="22"/>
              </w:rPr>
            </w:pPr>
            <w:r w:rsidRPr="00407A91">
              <w:rPr>
                <w:szCs w:val="22"/>
              </w:rPr>
              <w:t>0x1</w:t>
            </w:r>
            <w:r>
              <w:rPr>
                <w:szCs w:val="22"/>
              </w:rPr>
              <w:t>F</w:t>
            </w: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359134D9" w14:textId="77777777" w:rsidR="00E013D0" w:rsidRPr="00407A91" w:rsidRDefault="00DF1EDC" w:rsidP="00E013D0">
            <w:pPr>
              <w:rPr>
                <w:szCs w:val="22"/>
              </w:rPr>
            </w:pPr>
            <w:r w:rsidRPr="00407A91">
              <w:rPr>
                <w:szCs w:val="22"/>
              </w:rPr>
              <w:t> </w:t>
            </w:r>
          </w:p>
        </w:tc>
      </w:tr>
      <w:tr w:rsidR="00E013D0" w:rsidRPr="00407A91" w14:paraId="78D0796E" w14:textId="77777777" w:rsidTr="00E013D0">
        <w:trPr>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4101FFF0" w14:textId="77777777" w:rsidR="00E013D0" w:rsidRPr="00407A91" w:rsidRDefault="00E013D0" w:rsidP="00E013D0">
            <w:pPr>
              <w:rPr>
                <w:szCs w:val="22"/>
              </w:rPr>
            </w:pPr>
          </w:p>
        </w:tc>
        <w:tc>
          <w:tcPr>
            <w:tcW w:w="1831" w:type="dxa"/>
            <w:tcBorders>
              <w:top w:val="single" w:sz="4" w:space="0" w:color="auto"/>
              <w:left w:val="single" w:sz="4" w:space="0" w:color="auto"/>
              <w:bottom w:val="single" w:sz="4" w:space="0" w:color="auto"/>
              <w:right w:val="single" w:sz="4" w:space="0" w:color="auto"/>
            </w:tcBorders>
            <w:shd w:val="clear" w:color="auto" w:fill="auto"/>
          </w:tcPr>
          <w:p w14:paraId="04C474A1" w14:textId="77777777" w:rsidR="00E013D0" w:rsidRPr="00407A91" w:rsidRDefault="00E013D0" w:rsidP="00E013D0">
            <w:pPr>
              <w:rPr>
                <w:szCs w:val="22"/>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7FBB012D" w14:textId="77777777" w:rsidR="00E013D0" w:rsidRPr="00407A91" w:rsidRDefault="00E013D0" w:rsidP="00E013D0">
            <w:pPr>
              <w:rPr>
                <w:szCs w:val="22"/>
              </w:rPr>
            </w:pPr>
          </w:p>
        </w:tc>
        <w:tc>
          <w:tcPr>
            <w:tcW w:w="4503" w:type="dxa"/>
            <w:tcBorders>
              <w:top w:val="single" w:sz="4" w:space="0" w:color="auto"/>
              <w:left w:val="single" w:sz="4" w:space="0" w:color="auto"/>
              <w:bottom w:val="single" w:sz="4" w:space="0" w:color="auto"/>
              <w:right w:val="single" w:sz="4" w:space="0" w:color="auto"/>
            </w:tcBorders>
            <w:shd w:val="clear" w:color="auto" w:fill="auto"/>
          </w:tcPr>
          <w:p w14:paraId="4429207F" w14:textId="77777777" w:rsidR="00E013D0" w:rsidRPr="00407A91" w:rsidRDefault="00E013D0" w:rsidP="00E013D0">
            <w:pPr>
              <w:rPr>
                <w:szCs w:val="22"/>
              </w:rPr>
            </w:pPr>
          </w:p>
        </w:tc>
      </w:tr>
    </w:tbl>
    <w:p w14:paraId="70CF743C" w14:textId="77777777" w:rsidR="00E013D0" w:rsidRDefault="00E013D0" w:rsidP="00E013D0"/>
    <w:p w14:paraId="61AB04A0" w14:textId="77777777" w:rsidR="00E013D0" w:rsidRDefault="00DF1EDC" w:rsidP="008D240F">
      <w:pPr>
        <w:pStyle w:val="Heading4"/>
      </w:pPr>
      <w:r w:rsidRPr="00B9479B">
        <w:t>MD-REQ-179302/A-RemoveDevice_Rq</w:t>
      </w:r>
    </w:p>
    <w:p w14:paraId="78DD5E70" w14:textId="77777777" w:rsidR="00E013D0" w:rsidRPr="00E40509" w:rsidRDefault="00DF1EDC" w:rsidP="00E013D0">
      <w:r w:rsidRPr="00E40509">
        <w:t xml:space="preserve">Message Type: </w:t>
      </w:r>
      <w:r>
        <w:t>Request</w:t>
      </w:r>
    </w:p>
    <w:p w14:paraId="5F7CF99A" w14:textId="77777777" w:rsidR="00E013D0" w:rsidRPr="00E40509" w:rsidRDefault="00E013D0" w:rsidP="00E013D0"/>
    <w:p w14:paraId="58808028" w14:textId="77777777" w:rsidR="00E013D0" w:rsidRDefault="00DF1EDC" w:rsidP="00E013D0">
      <w:r>
        <w:t>This signal is used to request a removal of a device from the Connected or Blocked List from the WifiHotSpotServer</w:t>
      </w:r>
    </w:p>
    <w:p w14:paraId="54C157FF" w14:textId="77777777" w:rsidR="00E013D0" w:rsidRPr="00E40509" w:rsidRDefault="00E013D0" w:rsidP="00E013D0"/>
    <w:tbl>
      <w:tblPr>
        <w:tblW w:w="8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9"/>
        <w:gridCol w:w="2259"/>
        <w:gridCol w:w="861"/>
        <w:gridCol w:w="3624"/>
      </w:tblGrid>
      <w:tr w:rsidR="00E013D0" w14:paraId="16D33A6D" w14:textId="77777777" w:rsidTr="00E013D0">
        <w:trPr>
          <w:jc w:val="center"/>
        </w:trPr>
        <w:tc>
          <w:tcPr>
            <w:tcW w:w="1659" w:type="dxa"/>
          </w:tcPr>
          <w:p w14:paraId="1859A6D5" w14:textId="77777777" w:rsidR="00E013D0" w:rsidRPr="00E40509" w:rsidRDefault="00DF1EDC" w:rsidP="00E013D0">
            <w:pPr>
              <w:rPr>
                <w:b/>
              </w:rPr>
            </w:pPr>
            <w:r w:rsidRPr="00E40509">
              <w:rPr>
                <w:b/>
              </w:rPr>
              <w:t>Name</w:t>
            </w:r>
          </w:p>
        </w:tc>
        <w:tc>
          <w:tcPr>
            <w:tcW w:w="2259" w:type="dxa"/>
          </w:tcPr>
          <w:p w14:paraId="42620103" w14:textId="77777777" w:rsidR="00E013D0" w:rsidRPr="00E40509" w:rsidRDefault="00DF1EDC" w:rsidP="00E013D0">
            <w:pPr>
              <w:rPr>
                <w:b/>
              </w:rPr>
            </w:pPr>
            <w:r w:rsidRPr="00E40509">
              <w:rPr>
                <w:b/>
              </w:rPr>
              <w:t>Literals</w:t>
            </w:r>
          </w:p>
        </w:tc>
        <w:tc>
          <w:tcPr>
            <w:tcW w:w="861" w:type="dxa"/>
          </w:tcPr>
          <w:p w14:paraId="44CD9C71" w14:textId="77777777" w:rsidR="00E013D0" w:rsidRPr="00E40509" w:rsidRDefault="00DF1EDC" w:rsidP="00E013D0">
            <w:pPr>
              <w:rPr>
                <w:b/>
              </w:rPr>
            </w:pPr>
            <w:r w:rsidRPr="00E40509">
              <w:rPr>
                <w:b/>
              </w:rPr>
              <w:t>Value</w:t>
            </w:r>
          </w:p>
        </w:tc>
        <w:tc>
          <w:tcPr>
            <w:tcW w:w="3624" w:type="dxa"/>
          </w:tcPr>
          <w:p w14:paraId="1EF7786A" w14:textId="77777777" w:rsidR="00E013D0" w:rsidRPr="00E40509" w:rsidRDefault="00DF1EDC" w:rsidP="00E013D0">
            <w:pPr>
              <w:rPr>
                <w:b/>
              </w:rPr>
            </w:pPr>
            <w:r w:rsidRPr="00E40509">
              <w:rPr>
                <w:b/>
              </w:rPr>
              <w:t>Description</w:t>
            </w:r>
          </w:p>
        </w:tc>
      </w:tr>
      <w:tr w:rsidR="00E013D0" w:rsidRPr="00A8721E" w14:paraId="4439F9C5"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407518C0" w14:textId="77777777" w:rsidR="00E013D0" w:rsidRPr="00A8721E" w:rsidRDefault="00DF1EDC" w:rsidP="00E013D0">
            <w:r w:rsidRPr="00A8721E">
              <w:t>ListType</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67435D95" w14:textId="77777777" w:rsidR="00E013D0" w:rsidRPr="00A8721E" w:rsidRDefault="00DF1EDC" w:rsidP="00E013D0">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E6A032F" w14:textId="77777777" w:rsidR="00E013D0" w:rsidRPr="00A8721E" w:rsidRDefault="00DF1EDC" w:rsidP="00E013D0">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6408E4AF" w14:textId="77777777" w:rsidR="00E013D0" w:rsidRPr="00A8721E" w:rsidRDefault="00DF1EDC" w:rsidP="00E013D0">
            <w:r w:rsidRPr="00A8721E">
              <w:t>Type of List being requested</w:t>
            </w:r>
          </w:p>
        </w:tc>
      </w:tr>
      <w:tr w:rsidR="00E013D0" w:rsidRPr="00A8721E" w14:paraId="675FE5FF"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7F2FDF7E"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6A9DD850" w14:textId="77777777" w:rsidR="00E013D0" w:rsidRPr="00A8721E" w:rsidRDefault="00DF1EDC" w:rsidP="00E013D0">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44805280" w14:textId="77777777" w:rsidR="00E013D0" w:rsidRPr="00A8721E" w:rsidRDefault="00DF1EDC" w:rsidP="00E013D0">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09E9BF63" w14:textId="77777777" w:rsidR="00E013D0" w:rsidRPr="00A8721E" w:rsidRDefault="00DF1EDC" w:rsidP="00E013D0">
            <w:r w:rsidRPr="00A8721E">
              <w:t> </w:t>
            </w:r>
          </w:p>
        </w:tc>
      </w:tr>
      <w:tr w:rsidR="00E013D0" w:rsidRPr="00A8721E" w14:paraId="16405BAB"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650747D8"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635C0BFF" w14:textId="77777777" w:rsidR="00E013D0" w:rsidRPr="00A8721E" w:rsidRDefault="00DF1EDC" w:rsidP="00E013D0">
            <w:r w:rsidRPr="00A8721E">
              <w:t>FromConnectedList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5D45305E" w14:textId="77777777" w:rsidR="00E013D0" w:rsidRPr="00A8721E" w:rsidRDefault="00DF1EDC" w:rsidP="00E013D0">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25D7438" w14:textId="77777777" w:rsidR="00E013D0" w:rsidRPr="00A8721E" w:rsidRDefault="00DF1EDC" w:rsidP="00E013D0">
            <w:r w:rsidRPr="00A8721E">
              <w:t> </w:t>
            </w:r>
          </w:p>
        </w:tc>
      </w:tr>
      <w:tr w:rsidR="00E013D0" w:rsidRPr="00A8721E" w14:paraId="4F42A1A8"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3E0961FF"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09015A4B" w14:textId="77777777" w:rsidR="00E013D0" w:rsidRPr="00A8721E" w:rsidRDefault="00DF1EDC" w:rsidP="00E013D0">
            <w:r w:rsidRPr="00A8721E">
              <w:t>FromBlockedList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13F19CE1" w14:textId="77777777" w:rsidR="00E013D0" w:rsidRPr="00A8721E" w:rsidRDefault="00DF1EDC" w:rsidP="00E013D0">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371C2EF8" w14:textId="77777777" w:rsidR="00E013D0" w:rsidRPr="00A8721E" w:rsidRDefault="00DF1EDC" w:rsidP="00E013D0">
            <w:r w:rsidRPr="00A8721E">
              <w:t> </w:t>
            </w:r>
          </w:p>
        </w:tc>
      </w:tr>
      <w:tr w:rsidR="00E013D0" w:rsidRPr="00A8721E" w14:paraId="2CB2ED95"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4A408166" w14:textId="77777777" w:rsidR="00E013D0" w:rsidRPr="00A8721E" w:rsidRDefault="00DF1EDC" w:rsidP="00E013D0">
            <w:r w:rsidRPr="00A8721E">
              <w:t>IndexNumber</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27B0F7F4" w14:textId="77777777" w:rsidR="00E013D0" w:rsidRPr="00A8721E" w:rsidRDefault="00DF1EDC" w:rsidP="00E013D0">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4B251392" w14:textId="77777777" w:rsidR="00E013D0" w:rsidRPr="00A8721E" w:rsidRDefault="00DF1EDC" w:rsidP="00E013D0">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686CB043" w14:textId="77777777" w:rsidR="00E013D0" w:rsidRPr="00A8721E" w:rsidRDefault="00DF1EDC" w:rsidP="00E013D0">
            <w:r w:rsidRPr="00A8721E">
              <w:t>What Index to remove</w:t>
            </w:r>
          </w:p>
        </w:tc>
      </w:tr>
      <w:tr w:rsidR="00E013D0" w:rsidRPr="00A8721E" w14:paraId="576AC4DF"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67512E8A"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307353ED" w14:textId="77777777" w:rsidR="00E013D0" w:rsidRPr="00A8721E" w:rsidRDefault="00DF1EDC" w:rsidP="00E013D0">
            <w:r>
              <w:t>Null</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5367853C" w14:textId="77777777" w:rsidR="00E013D0" w:rsidRPr="00A8721E" w:rsidRDefault="00DF1EDC" w:rsidP="00E013D0">
            <w:r w:rsidRPr="00A8721E">
              <w:t>0x00</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56F3C58" w14:textId="77777777" w:rsidR="00E013D0" w:rsidRPr="00A8721E" w:rsidRDefault="00DF1EDC" w:rsidP="00E013D0">
            <w:r w:rsidRPr="00A8721E">
              <w:t> </w:t>
            </w:r>
          </w:p>
        </w:tc>
      </w:tr>
      <w:tr w:rsidR="00E013D0" w:rsidRPr="00A8721E" w14:paraId="37B2D8C9"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360F951A"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0ED7C41D" w14:textId="77777777" w:rsidR="00E013D0" w:rsidRPr="00A8721E" w:rsidRDefault="00DF1EDC" w:rsidP="00E013D0">
            <w:r w:rsidRPr="00A8721E">
              <w:t>Index 1</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068B52D2" w14:textId="77777777" w:rsidR="00E013D0" w:rsidRPr="00A8721E" w:rsidRDefault="00DF1EDC" w:rsidP="00E013D0">
            <w:r w:rsidRPr="00A8721E">
              <w:t>0x01</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29F5044D" w14:textId="77777777" w:rsidR="00E013D0" w:rsidRPr="00A8721E" w:rsidRDefault="00DF1EDC" w:rsidP="00E013D0">
            <w:r w:rsidRPr="00A8721E">
              <w:t> </w:t>
            </w:r>
          </w:p>
        </w:tc>
      </w:tr>
      <w:tr w:rsidR="00E013D0" w:rsidRPr="00A8721E" w14:paraId="70FBE659"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6333768D"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4857EFC4" w14:textId="77777777" w:rsidR="00E013D0" w:rsidRPr="00A8721E" w:rsidRDefault="00DF1EDC" w:rsidP="00E013D0">
            <w:r w:rsidRPr="00A8721E">
              <w:t>Index 2</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7096054C" w14:textId="77777777" w:rsidR="00E013D0" w:rsidRPr="00A8721E" w:rsidRDefault="00DF1EDC" w:rsidP="00E013D0">
            <w:r w:rsidRPr="00A8721E">
              <w:t>0x02</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46561F4F" w14:textId="77777777" w:rsidR="00E013D0" w:rsidRPr="00A8721E" w:rsidRDefault="00DF1EDC" w:rsidP="00E013D0">
            <w:r w:rsidRPr="00A8721E">
              <w:t> </w:t>
            </w:r>
          </w:p>
        </w:tc>
      </w:tr>
      <w:tr w:rsidR="00E013D0" w:rsidRPr="00A8721E" w14:paraId="4F8C64A2"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0AC0DD92"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2400D99F" w14:textId="77777777" w:rsidR="00E013D0" w:rsidRPr="00A8721E" w:rsidRDefault="00DF1EDC" w:rsidP="00E013D0">
            <w:r w:rsidRPr="00A8721E">
              <w:t>…</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4FA96959" w14:textId="77777777" w:rsidR="00E013D0" w:rsidRPr="00A8721E" w:rsidRDefault="00DF1EDC" w:rsidP="00E013D0">
            <w:r w:rsidRPr="00A8721E">
              <w:t>…</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313B6B34" w14:textId="77777777" w:rsidR="00E013D0" w:rsidRPr="00A8721E" w:rsidRDefault="00DF1EDC" w:rsidP="00E013D0">
            <w:r w:rsidRPr="00A8721E">
              <w:t> </w:t>
            </w:r>
          </w:p>
        </w:tc>
      </w:tr>
      <w:tr w:rsidR="00E013D0" w:rsidRPr="00A8721E" w14:paraId="5982C6F4" w14:textId="77777777" w:rsidTr="00E013D0">
        <w:trPr>
          <w:jc w:val="center"/>
        </w:trPr>
        <w:tc>
          <w:tcPr>
            <w:tcW w:w="1659" w:type="dxa"/>
            <w:tcBorders>
              <w:top w:val="single" w:sz="4" w:space="0" w:color="auto"/>
              <w:left w:val="single" w:sz="4" w:space="0" w:color="auto"/>
              <w:bottom w:val="single" w:sz="4" w:space="0" w:color="auto"/>
              <w:right w:val="single" w:sz="4" w:space="0" w:color="auto"/>
            </w:tcBorders>
            <w:shd w:val="clear" w:color="auto" w:fill="auto"/>
          </w:tcPr>
          <w:p w14:paraId="57FD8446" w14:textId="77777777" w:rsidR="00E013D0" w:rsidRPr="00A8721E" w:rsidRDefault="00DF1EDC" w:rsidP="00E013D0">
            <w:r w:rsidRPr="00A8721E">
              <w:t> </w:t>
            </w:r>
          </w:p>
        </w:tc>
        <w:tc>
          <w:tcPr>
            <w:tcW w:w="2259" w:type="dxa"/>
            <w:tcBorders>
              <w:top w:val="single" w:sz="4" w:space="0" w:color="auto"/>
              <w:left w:val="single" w:sz="4" w:space="0" w:color="auto"/>
              <w:bottom w:val="single" w:sz="4" w:space="0" w:color="auto"/>
              <w:right w:val="single" w:sz="4" w:space="0" w:color="auto"/>
            </w:tcBorders>
            <w:shd w:val="clear" w:color="auto" w:fill="auto"/>
          </w:tcPr>
          <w:p w14:paraId="33C86113" w14:textId="77777777" w:rsidR="00E013D0" w:rsidRPr="00A8721E" w:rsidRDefault="00DF1EDC" w:rsidP="00E013D0">
            <w:r w:rsidRPr="00A8721E">
              <w:t>Index 255</w:t>
            </w:r>
          </w:p>
        </w:tc>
        <w:tc>
          <w:tcPr>
            <w:tcW w:w="861" w:type="dxa"/>
            <w:tcBorders>
              <w:top w:val="single" w:sz="4" w:space="0" w:color="auto"/>
              <w:left w:val="single" w:sz="4" w:space="0" w:color="auto"/>
              <w:bottom w:val="single" w:sz="4" w:space="0" w:color="auto"/>
              <w:right w:val="single" w:sz="4" w:space="0" w:color="auto"/>
            </w:tcBorders>
            <w:shd w:val="clear" w:color="auto" w:fill="auto"/>
          </w:tcPr>
          <w:p w14:paraId="2940E21B" w14:textId="77777777" w:rsidR="00E013D0" w:rsidRPr="00A8721E" w:rsidRDefault="00DF1EDC" w:rsidP="00E013D0">
            <w:r w:rsidRPr="00A8721E">
              <w:t>0xFF</w:t>
            </w:r>
          </w:p>
        </w:tc>
        <w:tc>
          <w:tcPr>
            <w:tcW w:w="3624" w:type="dxa"/>
            <w:tcBorders>
              <w:top w:val="single" w:sz="4" w:space="0" w:color="auto"/>
              <w:left w:val="single" w:sz="4" w:space="0" w:color="auto"/>
              <w:bottom w:val="single" w:sz="4" w:space="0" w:color="auto"/>
              <w:right w:val="single" w:sz="4" w:space="0" w:color="auto"/>
            </w:tcBorders>
            <w:shd w:val="clear" w:color="auto" w:fill="auto"/>
          </w:tcPr>
          <w:p w14:paraId="392EF53C" w14:textId="77777777" w:rsidR="00E013D0" w:rsidRPr="00A8721E" w:rsidRDefault="00DF1EDC" w:rsidP="00E013D0">
            <w:r w:rsidRPr="00A8721E">
              <w:t> </w:t>
            </w:r>
          </w:p>
        </w:tc>
      </w:tr>
    </w:tbl>
    <w:p w14:paraId="09175569" w14:textId="77777777" w:rsidR="00E013D0" w:rsidRDefault="00E013D0" w:rsidP="00E013D0"/>
    <w:p w14:paraId="5F345DA8" w14:textId="77777777" w:rsidR="00E013D0" w:rsidRDefault="00DF1EDC" w:rsidP="008D240F">
      <w:pPr>
        <w:pStyle w:val="Heading4"/>
      </w:pPr>
      <w:r w:rsidRPr="00B9479B">
        <w:t>MD-REQ-179306/A-WifiInfo_Rq</w:t>
      </w:r>
    </w:p>
    <w:p w14:paraId="76F9DEEE" w14:textId="77777777" w:rsidR="00E013D0" w:rsidRPr="00BE2FF6" w:rsidRDefault="00DF1EDC" w:rsidP="00E013D0">
      <w:r w:rsidRPr="00E40509">
        <w:t xml:space="preserve">Message Type: </w:t>
      </w:r>
      <w:r>
        <w:t>Request</w:t>
      </w:r>
    </w:p>
    <w:p w14:paraId="6AEA35B0" w14:textId="77777777" w:rsidR="00E013D0" w:rsidRPr="00BE2FF6" w:rsidRDefault="00E013D0" w:rsidP="00E013D0"/>
    <w:p w14:paraId="361A8A10" w14:textId="77777777" w:rsidR="00E013D0" w:rsidRPr="00A943F7" w:rsidRDefault="00DF1EDC" w:rsidP="00E013D0">
      <w:r w:rsidRPr="00A943F7">
        <w:t>This s</w:t>
      </w:r>
      <w:r>
        <w:t>ignal is used to request a Read/</w:t>
      </w:r>
      <w:r w:rsidRPr="00A943F7">
        <w:t>Write operation of the Password or SSID from</w:t>
      </w:r>
      <w:r>
        <w:t>/to</w:t>
      </w:r>
      <w:r w:rsidRPr="00A943F7">
        <w:t xml:space="preserve"> the WifiHotSpotServer</w:t>
      </w:r>
    </w:p>
    <w:p w14:paraId="332F5BA9" w14:textId="77777777" w:rsidR="00E013D0" w:rsidRPr="00E40509" w:rsidRDefault="00E013D0" w:rsidP="00E013D0"/>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1818"/>
        <w:gridCol w:w="1280"/>
        <w:gridCol w:w="5529"/>
      </w:tblGrid>
      <w:tr w:rsidR="00E013D0" w14:paraId="327D1819" w14:textId="77777777" w:rsidTr="00E013D0">
        <w:trPr>
          <w:jc w:val="center"/>
        </w:trPr>
        <w:tc>
          <w:tcPr>
            <w:tcW w:w="1305" w:type="dxa"/>
          </w:tcPr>
          <w:p w14:paraId="3ADC1FB0" w14:textId="77777777" w:rsidR="00E013D0" w:rsidRPr="00E40509" w:rsidRDefault="00DF1EDC" w:rsidP="00E013D0">
            <w:pPr>
              <w:rPr>
                <w:b/>
              </w:rPr>
            </w:pPr>
            <w:r w:rsidRPr="00E40509">
              <w:rPr>
                <w:b/>
              </w:rPr>
              <w:t>Name</w:t>
            </w:r>
          </w:p>
        </w:tc>
        <w:tc>
          <w:tcPr>
            <w:tcW w:w="1818" w:type="dxa"/>
          </w:tcPr>
          <w:p w14:paraId="29B86CBE" w14:textId="77777777" w:rsidR="00E013D0" w:rsidRPr="00E40509" w:rsidRDefault="00DF1EDC" w:rsidP="00E013D0">
            <w:pPr>
              <w:rPr>
                <w:b/>
              </w:rPr>
            </w:pPr>
            <w:r w:rsidRPr="00E40509">
              <w:rPr>
                <w:b/>
              </w:rPr>
              <w:t>Literals</w:t>
            </w:r>
          </w:p>
        </w:tc>
        <w:tc>
          <w:tcPr>
            <w:tcW w:w="1280" w:type="dxa"/>
          </w:tcPr>
          <w:p w14:paraId="23308BA5" w14:textId="77777777" w:rsidR="00E013D0" w:rsidRPr="00E40509" w:rsidRDefault="00DF1EDC" w:rsidP="00E013D0">
            <w:pPr>
              <w:rPr>
                <w:b/>
              </w:rPr>
            </w:pPr>
            <w:r w:rsidRPr="00E40509">
              <w:rPr>
                <w:b/>
              </w:rPr>
              <w:t>Value</w:t>
            </w:r>
          </w:p>
        </w:tc>
        <w:tc>
          <w:tcPr>
            <w:tcW w:w="5529" w:type="dxa"/>
          </w:tcPr>
          <w:p w14:paraId="1869EB85" w14:textId="77777777" w:rsidR="00E013D0" w:rsidRPr="00E40509" w:rsidRDefault="00DF1EDC" w:rsidP="00E013D0">
            <w:pPr>
              <w:rPr>
                <w:b/>
              </w:rPr>
            </w:pPr>
            <w:r w:rsidRPr="00E40509">
              <w:rPr>
                <w:b/>
              </w:rPr>
              <w:t>Description</w:t>
            </w:r>
          </w:p>
        </w:tc>
      </w:tr>
      <w:tr w:rsidR="00E013D0" w:rsidRPr="00BE2FF6" w14:paraId="70E00CD7"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04123534" w14:textId="77777777" w:rsidR="00E013D0" w:rsidRPr="00BE2FF6" w:rsidRDefault="00DF1EDC" w:rsidP="00E013D0">
            <w:r w:rsidRPr="00BE2FF6">
              <w:t>OpCode</w:t>
            </w:r>
          </w:p>
        </w:tc>
        <w:tc>
          <w:tcPr>
            <w:tcW w:w="1818" w:type="dxa"/>
            <w:tcBorders>
              <w:top w:val="single" w:sz="4" w:space="0" w:color="auto"/>
              <w:left w:val="single" w:sz="4" w:space="0" w:color="auto"/>
              <w:bottom w:val="single" w:sz="4" w:space="0" w:color="auto"/>
              <w:right w:val="single" w:sz="4" w:space="0" w:color="auto"/>
            </w:tcBorders>
          </w:tcPr>
          <w:p w14:paraId="498FAF42" w14:textId="77777777" w:rsidR="00E013D0" w:rsidRPr="00BE2FF6" w:rsidRDefault="00DF1EDC" w:rsidP="00E013D0">
            <w:r w:rsidRPr="00BE2FF6">
              <w:t>-</w:t>
            </w:r>
          </w:p>
        </w:tc>
        <w:tc>
          <w:tcPr>
            <w:tcW w:w="1280" w:type="dxa"/>
            <w:tcBorders>
              <w:top w:val="single" w:sz="4" w:space="0" w:color="auto"/>
              <w:left w:val="single" w:sz="4" w:space="0" w:color="auto"/>
              <w:bottom w:val="single" w:sz="4" w:space="0" w:color="auto"/>
              <w:right w:val="single" w:sz="4" w:space="0" w:color="auto"/>
            </w:tcBorders>
          </w:tcPr>
          <w:p w14:paraId="284346A1" w14:textId="77777777" w:rsidR="00E013D0" w:rsidRPr="00BE2FF6" w:rsidRDefault="00DF1EDC" w:rsidP="00E013D0">
            <w:r w:rsidRPr="00BE2FF6">
              <w:t>-</w:t>
            </w:r>
          </w:p>
        </w:tc>
        <w:tc>
          <w:tcPr>
            <w:tcW w:w="5529" w:type="dxa"/>
            <w:tcBorders>
              <w:top w:val="single" w:sz="4" w:space="0" w:color="auto"/>
              <w:left w:val="single" w:sz="4" w:space="0" w:color="auto"/>
              <w:bottom w:val="single" w:sz="4" w:space="0" w:color="auto"/>
              <w:right w:val="single" w:sz="4" w:space="0" w:color="auto"/>
            </w:tcBorders>
          </w:tcPr>
          <w:p w14:paraId="37F94530" w14:textId="77777777" w:rsidR="00E013D0" w:rsidRPr="00BE2FF6" w:rsidRDefault="00DF1EDC" w:rsidP="00E013D0">
            <w:r w:rsidRPr="00BE2FF6">
              <w:t xml:space="preserve">Signifies whether the request is to receive or modify </w:t>
            </w:r>
            <w:r>
              <w:rPr>
                <w:rFonts w:cs="Arial"/>
              </w:rPr>
              <w:t xml:space="preserve">Wi-Fi </w:t>
            </w:r>
            <w:r w:rsidRPr="00BE2FF6">
              <w:t>HotSpot Info parameters</w:t>
            </w:r>
          </w:p>
        </w:tc>
      </w:tr>
      <w:tr w:rsidR="00E013D0" w:rsidRPr="00BE2FF6" w14:paraId="6E927001"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5E597C1B" w14:textId="77777777" w:rsidR="00E013D0" w:rsidRPr="00BE2FF6" w:rsidRDefault="00E013D0" w:rsidP="00E013D0"/>
        </w:tc>
        <w:tc>
          <w:tcPr>
            <w:tcW w:w="1818" w:type="dxa"/>
            <w:tcBorders>
              <w:top w:val="single" w:sz="4" w:space="0" w:color="auto"/>
              <w:left w:val="single" w:sz="4" w:space="0" w:color="auto"/>
              <w:bottom w:val="single" w:sz="4" w:space="0" w:color="auto"/>
              <w:right w:val="single" w:sz="4" w:space="0" w:color="auto"/>
            </w:tcBorders>
          </w:tcPr>
          <w:p w14:paraId="29FAF625" w14:textId="77777777" w:rsidR="00E013D0" w:rsidRPr="00BE2FF6" w:rsidRDefault="00DF1EDC" w:rsidP="00E013D0">
            <w:r w:rsidRPr="00BE2FF6">
              <w:t>Reserved</w:t>
            </w:r>
          </w:p>
        </w:tc>
        <w:tc>
          <w:tcPr>
            <w:tcW w:w="1280" w:type="dxa"/>
            <w:tcBorders>
              <w:top w:val="single" w:sz="4" w:space="0" w:color="auto"/>
              <w:left w:val="single" w:sz="4" w:space="0" w:color="auto"/>
              <w:bottom w:val="single" w:sz="4" w:space="0" w:color="auto"/>
              <w:right w:val="single" w:sz="4" w:space="0" w:color="auto"/>
            </w:tcBorders>
          </w:tcPr>
          <w:p w14:paraId="1BC1B738" w14:textId="77777777" w:rsidR="00E013D0" w:rsidRPr="00BE2FF6" w:rsidRDefault="00DF1EDC" w:rsidP="00E013D0">
            <w:r w:rsidRPr="00BE2FF6">
              <w:t>0x0</w:t>
            </w:r>
          </w:p>
        </w:tc>
        <w:tc>
          <w:tcPr>
            <w:tcW w:w="5529" w:type="dxa"/>
            <w:tcBorders>
              <w:top w:val="single" w:sz="4" w:space="0" w:color="auto"/>
              <w:left w:val="single" w:sz="4" w:space="0" w:color="auto"/>
              <w:bottom w:val="single" w:sz="4" w:space="0" w:color="auto"/>
              <w:right w:val="single" w:sz="4" w:space="0" w:color="auto"/>
            </w:tcBorders>
          </w:tcPr>
          <w:p w14:paraId="719EA7A6" w14:textId="77777777" w:rsidR="00E013D0" w:rsidRPr="00BE2FF6" w:rsidRDefault="00E013D0" w:rsidP="00E013D0"/>
        </w:tc>
      </w:tr>
      <w:tr w:rsidR="00E013D0" w:rsidRPr="00BE2FF6" w14:paraId="69FB7231"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02DFDB5D" w14:textId="77777777" w:rsidR="00E013D0" w:rsidRPr="00BE2FF6" w:rsidRDefault="00E013D0" w:rsidP="00E013D0"/>
        </w:tc>
        <w:tc>
          <w:tcPr>
            <w:tcW w:w="1818" w:type="dxa"/>
            <w:tcBorders>
              <w:top w:val="single" w:sz="4" w:space="0" w:color="auto"/>
              <w:left w:val="single" w:sz="4" w:space="0" w:color="auto"/>
              <w:bottom w:val="single" w:sz="4" w:space="0" w:color="auto"/>
              <w:right w:val="single" w:sz="4" w:space="0" w:color="auto"/>
            </w:tcBorders>
          </w:tcPr>
          <w:p w14:paraId="60EF4225" w14:textId="77777777" w:rsidR="00E013D0" w:rsidRPr="00BE2FF6" w:rsidRDefault="00DF1EDC" w:rsidP="00E013D0">
            <w:r w:rsidRPr="00BE2FF6">
              <w:t>Read</w:t>
            </w:r>
          </w:p>
        </w:tc>
        <w:tc>
          <w:tcPr>
            <w:tcW w:w="1280" w:type="dxa"/>
            <w:tcBorders>
              <w:top w:val="single" w:sz="4" w:space="0" w:color="auto"/>
              <w:left w:val="single" w:sz="4" w:space="0" w:color="auto"/>
              <w:bottom w:val="single" w:sz="4" w:space="0" w:color="auto"/>
              <w:right w:val="single" w:sz="4" w:space="0" w:color="auto"/>
            </w:tcBorders>
          </w:tcPr>
          <w:p w14:paraId="55C96A99" w14:textId="77777777" w:rsidR="00E013D0" w:rsidRPr="00BE2FF6" w:rsidRDefault="00DF1EDC" w:rsidP="00E013D0">
            <w:r w:rsidRPr="00BE2FF6">
              <w:t>0x1</w:t>
            </w:r>
          </w:p>
        </w:tc>
        <w:tc>
          <w:tcPr>
            <w:tcW w:w="5529" w:type="dxa"/>
            <w:tcBorders>
              <w:top w:val="single" w:sz="4" w:space="0" w:color="auto"/>
              <w:left w:val="single" w:sz="4" w:space="0" w:color="auto"/>
              <w:bottom w:val="single" w:sz="4" w:space="0" w:color="auto"/>
              <w:right w:val="single" w:sz="4" w:space="0" w:color="auto"/>
            </w:tcBorders>
            <w:vAlign w:val="center"/>
          </w:tcPr>
          <w:p w14:paraId="2B0B424E" w14:textId="77777777" w:rsidR="00E013D0" w:rsidRPr="00B25FCE" w:rsidRDefault="00DF1EDC">
            <w:pPr>
              <w:rPr>
                <w:rFonts w:cs="Arial"/>
                <w:color w:val="000000"/>
              </w:rPr>
            </w:pPr>
            <w:r w:rsidRPr="00B25FCE">
              <w:rPr>
                <w:rFonts w:cs="Arial"/>
                <w:color w:val="000000"/>
              </w:rPr>
              <w:t>Request used to read the current Password and SSID</w:t>
            </w:r>
          </w:p>
        </w:tc>
      </w:tr>
      <w:tr w:rsidR="00E013D0" w:rsidRPr="00BE2FF6" w14:paraId="02440F04"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6E58A30E" w14:textId="77777777" w:rsidR="00E013D0" w:rsidRPr="00BE2FF6" w:rsidRDefault="00E013D0" w:rsidP="00E013D0"/>
        </w:tc>
        <w:tc>
          <w:tcPr>
            <w:tcW w:w="1818" w:type="dxa"/>
            <w:tcBorders>
              <w:top w:val="single" w:sz="4" w:space="0" w:color="auto"/>
              <w:left w:val="single" w:sz="4" w:space="0" w:color="auto"/>
              <w:bottom w:val="single" w:sz="4" w:space="0" w:color="auto"/>
              <w:right w:val="single" w:sz="4" w:space="0" w:color="auto"/>
            </w:tcBorders>
          </w:tcPr>
          <w:p w14:paraId="59744772" w14:textId="77777777" w:rsidR="00E013D0" w:rsidRPr="00BE2FF6" w:rsidRDefault="00DF1EDC" w:rsidP="00E013D0">
            <w:r w:rsidRPr="00BE2FF6">
              <w:t>WriteSSID</w:t>
            </w:r>
          </w:p>
        </w:tc>
        <w:tc>
          <w:tcPr>
            <w:tcW w:w="1280" w:type="dxa"/>
            <w:tcBorders>
              <w:top w:val="single" w:sz="4" w:space="0" w:color="auto"/>
              <w:left w:val="single" w:sz="4" w:space="0" w:color="auto"/>
              <w:bottom w:val="single" w:sz="4" w:space="0" w:color="auto"/>
              <w:right w:val="single" w:sz="4" w:space="0" w:color="auto"/>
            </w:tcBorders>
          </w:tcPr>
          <w:p w14:paraId="5CE5C7E3" w14:textId="77777777" w:rsidR="00E013D0" w:rsidRPr="00BE2FF6" w:rsidRDefault="00DF1EDC" w:rsidP="00E013D0">
            <w:r w:rsidRPr="00BE2FF6">
              <w:t>0x2</w:t>
            </w:r>
          </w:p>
        </w:tc>
        <w:tc>
          <w:tcPr>
            <w:tcW w:w="5529" w:type="dxa"/>
            <w:tcBorders>
              <w:top w:val="single" w:sz="4" w:space="0" w:color="auto"/>
              <w:left w:val="single" w:sz="4" w:space="0" w:color="auto"/>
              <w:bottom w:val="single" w:sz="4" w:space="0" w:color="auto"/>
              <w:right w:val="single" w:sz="4" w:space="0" w:color="auto"/>
            </w:tcBorders>
            <w:vAlign w:val="center"/>
          </w:tcPr>
          <w:p w14:paraId="763249BF" w14:textId="77777777" w:rsidR="00E013D0" w:rsidRPr="00B25FCE" w:rsidRDefault="00DF1EDC">
            <w:pPr>
              <w:rPr>
                <w:rFonts w:cs="Arial"/>
                <w:color w:val="000000"/>
              </w:rPr>
            </w:pPr>
            <w:r w:rsidRPr="00B25FCE">
              <w:rPr>
                <w:rFonts w:cs="Arial"/>
                <w:color w:val="000000"/>
              </w:rPr>
              <w:t>Request used to create a new SSID</w:t>
            </w:r>
          </w:p>
        </w:tc>
      </w:tr>
      <w:tr w:rsidR="00E013D0" w:rsidRPr="00BE2FF6" w14:paraId="7B30D64A"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0800ABDA" w14:textId="77777777" w:rsidR="00E013D0" w:rsidRPr="00BE2FF6" w:rsidRDefault="00E013D0" w:rsidP="00E013D0"/>
        </w:tc>
        <w:tc>
          <w:tcPr>
            <w:tcW w:w="1818" w:type="dxa"/>
            <w:tcBorders>
              <w:top w:val="single" w:sz="4" w:space="0" w:color="auto"/>
              <w:left w:val="single" w:sz="4" w:space="0" w:color="auto"/>
              <w:bottom w:val="single" w:sz="4" w:space="0" w:color="auto"/>
              <w:right w:val="single" w:sz="4" w:space="0" w:color="auto"/>
            </w:tcBorders>
          </w:tcPr>
          <w:p w14:paraId="1CCD81CC" w14:textId="77777777" w:rsidR="00E013D0" w:rsidRPr="00BE2FF6" w:rsidRDefault="00DF1EDC" w:rsidP="00E013D0">
            <w:r w:rsidRPr="00BE2FF6">
              <w:t>WritePassword</w:t>
            </w:r>
          </w:p>
        </w:tc>
        <w:tc>
          <w:tcPr>
            <w:tcW w:w="1280" w:type="dxa"/>
            <w:tcBorders>
              <w:top w:val="single" w:sz="4" w:space="0" w:color="auto"/>
              <w:left w:val="single" w:sz="4" w:space="0" w:color="auto"/>
              <w:bottom w:val="single" w:sz="4" w:space="0" w:color="auto"/>
              <w:right w:val="single" w:sz="4" w:space="0" w:color="auto"/>
            </w:tcBorders>
          </w:tcPr>
          <w:p w14:paraId="12F9310A" w14:textId="77777777" w:rsidR="00E013D0" w:rsidRPr="00BE2FF6" w:rsidRDefault="00DF1EDC" w:rsidP="00E013D0">
            <w:r w:rsidRPr="00BE2FF6">
              <w:t>0x3</w:t>
            </w:r>
          </w:p>
        </w:tc>
        <w:tc>
          <w:tcPr>
            <w:tcW w:w="5529" w:type="dxa"/>
            <w:tcBorders>
              <w:top w:val="single" w:sz="4" w:space="0" w:color="auto"/>
              <w:left w:val="single" w:sz="4" w:space="0" w:color="auto"/>
              <w:bottom w:val="single" w:sz="4" w:space="0" w:color="auto"/>
              <w:right w:val="single" w:sz="4" w:space="0" w:color="auto"/>
            </w:tcBorders>
            <w:vAlign w:val="center"/>
          </w:tcPr>
          <w:p w14:paraId="7CDB113A" w14:textId="77777777" w:rsidR="00E013D0" w:rsidRPr="00B25FCE" w:rsidRDefault="00DF1EDC">
            <w:pPr>
              <w:rPr>
                <w:rFonts w:cs="Arial"/>
                <w:color w:val="000000"/>
              </w:rPr>
            </w:pPr>
            <w:r w:rsidRPr="00B25FCE">
              <w:rPr>
                <w:rFonts w:cs="Arial"/>
                <w:color w:val="000000"/>
              </w:rPr>
              <w:t>Request used to create a new Password</w:t>
            </w:r>
          </w:p>
        </w:tc>
      </w:tr>
      <w:tr w:rsidR="00E013D0" w:rsidRPr="00BE2FF6" w14:paraId="1521A159"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1B99D2FD" w14:textId="77777777" w:rsidR="00E013D0" w:rsidRPr="00BE2FF6" w:rsidRDefault="00E013D0" w:rsidP="00E013D0"/>
        </w:tc>
        <w:tc>
          <w:tcPr>
            <w:tcW w:w="1818" w:type="dxa"/>
            <w:tcBorders>
              <w:top w:val="single" w:sz="4" w:space="0" w:color="auto"/>
              <w:left w:val="single" w:sz="4" w:space="0" w:color="auto"/>
              <w:bottom w:val="single" w:sz="4" w:space="0" w:color="auto"/>
              <w:right w:val="single" w:sz="4" w:space="0" w:color="auto"/>
            </w:tcBorders>
          </w:tcPr>
          <w:p w14:paraId="7740025B" w14:textId="77777777" w:rsidR="00E013D0" w:rsidRPr="00BE2FF6" w:rsidRDefault="00DF1EDC" w:rsidP="00E013D0">
            <w:r>
              <w:t>Reserved</w:t>
            </w:r>
          </w:p>
        </w:tc>
        <w:tc>
          <w:tcPr>
            <w:tcW w:w="1280" w:type="dxa"/>
            <w:tcBorders>
              <w:top w:val="single" w:sz="4" w:space="0" w:color="auto"/>
              <w:left w:val="single" w:sz="4" w:space="0" w:color="auto"/>
              <w:bottom w:val="single" w:sz="4" w:space="0" w:color="auto"/>
              <w:right w:val="single" w:sz="4" w:space="0" w:color="auto"/>
            </w:tcBorders>
          </w:tcPr>
          <w:p w14:paraId="6DA76414" w14:textId="77777777" w:rsidR="00E013D0" w:rsidRPr="00BE2FF6" w:rsidRDefault="00DF1EDC" w:rsidP="00E013D0">
            <w:r>
              <w:t>0x4-0xFF</w:t>
            </w:r>
          </w:p>
        </w:tc>
        <w:tc>
          <w:tcPr>
            <w:tcW w:w="5529" w:type="dxa"/>
            <w:tcBorders>
              <w:top w:val="single" w:sz="4" w:space="0" w:color="auto"/>
              <w:left w:val="single" w:sz="4" w:space="0" w:color="auto"/>
              <w:bottom w:val="single" w:sz="4" w:space="0" w:color="auto"/>
              <w:right w:val="single" w:sz="4" w:space="0" w:color="auto"/>
            </w:tcBorders>
          </w:tcPr>
          <w:p w14:paraId="49B73965" w14:textId="77777777" w:rsidR="00E013D0" w:rsidRPr="00BE2FF6" w:rsidRDefault="00E013D0" w:rsidP="00E013D0"/>
        </w:tc>
      </w:tr>
      <w:tr w:rsidR="00E013D0" w:rsidRPr="00BE2FF6" w14:paraId="4814BC32"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46379C03" w14:textId="77777777" w:rsidR="00E013D0" w:rsidRPr="00BE2FF6" w:rsidRDefault="00DF1EDC" w:rsidP="00E013D0">
            <w:r w:rsidRPr="00BE2FF6">
              <w:t>Password</w:t>
            </w:r>
          </w:p>
        </w:tc>
        <w:tc>
          <w:tcPr>
            <w:tcW w:w="1818" w:type="dxa"/>
            <w:tcBorders>
              <w:top w:val="single" w:sz="4" w:space="0" w:color="auto"/>
              <w:left w:val="single" w:sz="4" w:space="0" w:color="auto"/>
              <w:bottom w:val="single" w:sz="4" w:space="0" w:color="auto"/>
              <w:right w:val="single" w:sz="4" w:space="0" w:color="auto"/>
            </w:tcBorders>
          </w:tcPr>
          <w:p w14:paraId="5E690045" w14:textId="77777777" w:rsidR="00E013D0" w:rsidRPr="00BE2FF6" w:rsidRDefault="00DF1EDC" w:rsidP="00E013D0">
            <w:r w:rsidRPr="00BE2FF6">
              <w:t>-</w:t>
            </w:r>
          </w:p>
        </w:tc>
        <w:tc>
          <w:tcPr>
            <w:tcW w:w="1280" w:type="dxa"/>
            <w:tcBorders>
              <w:top w:val="single" w:sz="4" w:space="0" w:color="auto"/>
              <w:left w:val="single" w:sz="4" w:space="0" w:color="auto"/>
              <w:bottom w:val="single" w:sz="4" w:space="0" w:color="auto"/>
              <w:right w:val="single" w:sz="4" w:space="0" w:color="auto"/>
            </w:tcBorders>
          </w:tcPr>
          <w:p w14:paraId="7D3C4775" w14:textId="77777777" w:rsidR="00E013D0" w:rsidRPr="00BE2FF6" w:rsidRDefault="00DF1EDC" w:rsidP="00E013D0">
            <w:r w:rsidRPr="00BE2FF6">
              <w:t>-</w:t>
            </w:r>
          </w:p>
        </w:tc>
        <w:tc>
          <w:tcPr>
            <w:tcW w:w="5529" w:type="dxa"/>
            <w:tcBorders>
              <w:top w:val="single" w:sz="4" w:space="0" w:color="auto"/>
              <w:left w:val="single" w:sz="4" w:space="0" w:color="auto"/>
              <w:bottom w:val="single" w:sz="4" w:space="0" w:color="auto"/>
              <w:right w:val="single" w:sz="4" w:space="0" w:color="auto"/>
            </w:tcBorders>
          </w:tcPr>
          <w:p w14:paraId="0C8E3F08" w14:textId="77777777" w:rsidR="00E013D0" w:rsidRPr="00BE2FF6" w:rsidRDefault="00DF1EDC" w:rsidP="00E013D0">
            <w:r w:rsidRPr="00BE2FF6">
              <w:t>Data array that consists of textual information up to 64 characters in length, plus end of string</w:t>
            </w:r>
          </w:p>
        </w:tc>
      </w:tr>
      <w:tr w:rsidR="00E013D0" w:rsidRPr="00BE2FF6" w14:paraId="58CC5D32" w14:textId="77777777" w:rsidTr="00E013D0">
        <w:trPr>
          <w:jc w:val="center"/>
        </w:trPr>
        <w:tc>
          <w:tcPr>
            <w:tcW w:w="1305" w:type="dxa"/>
            <w:tcBorders>
              <w:top w:val="single" w:sz="4" w:space="0" w:color="auto"/>
              <w:left w:val="single" w:sz="4" w:space="0" w:color="auto"/>
              <w:bottom w:val="single" w:sz="4" w:space="0" w:color="auto"/>
              <w:right w:val="single" w:sz="4" w:space="0" w:color="auto"/>
            </w:tcBorders>
          </w:tcPr>
          <w:p w14:paraId="5E849D09" w14:textId="77777777" w:rsidR="00E013D0" w:rsidRPr="00BE2FF6" w:rsidRDefault="00DF1EDC" w:rsidP="00E013D0">
            <w:r w:rsidRPr="00BE2FF6">
              <w:t>SSID</w:t>
            </w:r>
          </w:p>
        </w:tc>
        <w:tc>
          <w:tcPr>
            <w:tcW w:w="1818" w:type="dxa"/>
            <w:tcBorders>
              <w:top w:val="single" w:sz="4" w:space="0" w:color="auto"/>
              <w:left w:val="single" w:sz="4" w:space="0" w:color="auto"/>
              <w:bottom w:val="single" w:sz="4" w:space="0" w:color="auto"/>
              <w:right w:val="single" w:sz="4" w:space="0" w:color="auto"/>
            </w:tcBorders>
          </w:tcPr>
          <w:p w14:paraId="20893811" w14:textId="77777777" w:rsidR="00E013D0" w:rsidRPr="00BE2FF6" w:rsidRDefault="00DF1EDC" w:rsidP="00E013D0">
            <w:r w:rsidRPr="00BE2FF6">
              <w:t>-</w:t>
            </w:r>
          </w:p>
        </w:tc>
        <w:tc>
          <w:tcPr>
            <w:tcW w:w="1280" w:type="dxa"/>
            <w:tcBorders>
              <w:top w:val="single" w:sz="4" w:space="0" w:color="auto"/>
              <w:left w:val="single" w:sz="4" w:space="0" w:color="auto"/>
              <w:bottom w:val="single" w:sz="4" w:space="0" w:color="auto"/>
              <w:right w:val="single" w:sz="4" w:space="0" w:color="auto"/>
            </w:tcBorders>
          </w:tcPr>
          <w:p w14:paraId="4B3896D4" w14:textId="77777777" w:rsidR="00E013D0" w:rsidRPr="00BE2FF6" w:rsidRDefault="00DF1EDC" w:rsidP="00E013D0">
            <w:r w:rsidRPr="00BE2FF6">
              <w:t>-</w:t>
            </w:r>
          </w:p>
        </w:tc>
        <w:tc>
          <w:tcPr>
            <w:tcW w:w="5529" w:type="dxa"/>
            <w:tcBorders>
              <w:top w:val="single" w:sz="4" w:space="0" w:color="auto"/>
              <w:left w:val="single" w:sz="4" w:space="0" w:color="auto"/>
              <w:bottom w:val="single" w:sz="4" w:space="0" w:color="auto"/>
              <w:right w:val="single" w:sz="4" w:space="0" w:color="auto"/>
            </w:tcBorders>
          </w:tcPr>
          <w:p w14:paraId="54FF14C3" w14:textId="77777777" w:rsidR="00E013D0" w:rsidRPr="00BE2FF6" w:rsidRDefault="00DF1EDC" w:rsidP="00E013D0">
            <w:r w:rsidRPr="00BE2FF6">
              <w:t>Data array that consists of textual information up to 32 characters in length, plus end of string</w:t>
            </w:r>
          </w:p>
        </w:tc>
      </w:tr>
    </w:tbl>
    <w:p w14:paraId="332037A2" w14:textId="77777777" w:rsidR="00E013D0" w:rsidRPr="00BE2FF6" w:rsidRDefault="00E013D0" w:rsidP="00E013D0">
      <w:pPr>
        <w:rPr>
          <w:sz w:val="24"/>
        </w:rPr>
      </w:pPr>
    </w:p>
    <w:p w14:paraId="76030DFA" w14:textId="77777777" w:rsidR="00E013D0" w:rsidRDefault="00DF1EDC" w:rsidP="008D240F">
      <w:pPr>
        <w:pStyle w:val="Heading4"/>
      </w:pPr>
      <w:r w:rsidRPr="00B9479B">
        <w:t>MD-REQ-031265/A-FactoryReset_Rq (TcSE ROIN-221412-1)</w:t>
      </w:r>
    </w:p>
    <w:p w14:paraId="6E3C1EA3" w14:textId="77777777" w:rsidR="00A10ED4" w:rsidRDefault="00DF1EDC">
      <w:pPr>
        <w:rPr>
          <w:rFonts w:cs="Arial"/>
          <w:szCs w:val="20"/>
        </w:rPr>
      </w:pPr>
      <w:r>
        <w:rPr>
          <w:rFonts w:cs="Arial"/>
          <w:b/>
          <w:szCs w:val="20"/>
        </w:rPr>
        <w:t>EventReception :</w:t>
      </w:r>
      <w:r>
        <w:rPr>
          <w:rFonts w:cs="Arial"/>
          <w:szCs w:val="20"/>
        </w:rPr>
        <w:t xml:space="preserve"> FactoryReset_Rq</w:t>
      </w:r>
    </w:p>
    <w:p w14:paraId="137045EF" w14:textId="77777777" w:rsidR="00A10ED4" w:rsidRDefault="00DF1EDC">
      <w:pPr>
        <w:rPr>
          <w:rFonts w:cs="Arial"/>
          <w:szCs w:val="20"/>
        </w:rPr>
      </w:pPr>
      <w:r>
        <w:rPr>
          <w:rFonts w:cs="Arial"/>
          <w:b/>
          <w:szCs w:val="20"/>
        </w:rPr>
        <w:t>Description :</w:t>
      </w:r>
      <w:r>
        <w:rPr>
          <w:rFonts w:cs="Arial"/>
          <w:szCs w:val="20"/>
        </w:rPr>
        <w:t xml:space="preserve"> </w:t>
      </w:r>
    </w:p>
    <w:p w14:paraId="553798E5" w14:textId="77777777" w:rsidR="00A10ED4" w:rsidRDefault="00DF1EDC">
      <w:pPr>
        <w:rPr>
          <w:rFonts w:cs="Arial"/>
          <w:szCs w:val="20"/>
        </w:rPr>
      </w:pPr>
      <w:r>
        <w:rPr>
          <w:rFonts w:cs="Arial"/>
          <w:szCs w:val="20"/>
        </w:rPr>
        <w:t>Message Type: Request</w:t>
      </w:r>
    </w:p>
    <w:p w14:paraId="50F17670" w14:textId="77777777" w:rsidR="00A10ED4" w:rsidRDefault="00A10ED4">
      <w:pPr>
        <w:rPr>
          <w:rFonts w:cs="Arial"/>
          <w:szCs w:val="20"/>
        </w:rPr>
      </w:pPr>
    </w:p>
    <w:p w14:paraId="5A597A15" w14:textId="77777777" w:rsidR="00A10ED4" w:rsidRDefault="00DF1EDC">
      <w:pPr>
        <w:rPr>
          <w:rFonts w:cs="Arial"/>
          <w:szCs w:val="20"/>
        </w:rPr>
      </w:pPr>
      <w:r>
        <w:rPr>
          <w:rFonts w:cs="Arial"/>
          <w:szCs w:val="20"/>
        </w:rPr>
        <w:t xml:space="preserve">Represents a request to reset the factory default settings. </w:t>
      </w:r>
    </w:p>
    <w:p w14:paraId="35AD57D6" w14:textId="77777777" w:rsidR="00A10ED4" w:rsidRDefault="00DF1EDC">
      <w:pPr>
        <w:rPr>
          <w:rFonts w:cs="Arial"/>
          <w:szCs w:val="20"/>
        </w:rPr>
      </w:pPr>
      <w:r>
        <w:rPr>
          <w:rFonts w:cs="Arial"/>
          <w:szCs w:val="20"/>
        </w:rPr>
        <w:t>If the user selects factory reset, this signal is used to communicate with OnBoardChargeScheduleWithPreConditioningServer.</w:t>
      </w:r>
    </w:p>
    <w:p w14:paraId="560F8F46" w14:textId="77777777" w:rsidR="00A10ED4" w:rsidRDefault="00A10ED4">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251"/>
        <w:gridCol w:w="816"/>
        <w:gridCol w:w="3907"/>
      </w:tblGrid>
      <w:tr w:rsidR="00A10ED4" w14:paraId="0D2D4A19"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DF844CD" w14:textId="77777777" w:rsidR="00A10ED4" w:rsidRDefault="00DF1EDC">
            <w:pPr>
              <w:rPr>
                <w:rFonts w:cs="Arial"/>
                <w:b/>
                <w:szCs w:val="20"/>
              </w:rPr>
            </w:pPr>
            <w:r>
              <w:rPr>
                <w:rFonts w:cs="Arial"/>
                <w:b/>
                <w:szCs w:val="20"/>
              </w:rPr>
              <w:t>Name</w:t>
            </w:r>
          </w:p>
        </w:tc>
        <w:tc>
          <w:tcPr>
            <w:tcW w:w="2251" w:type="dxa"/>
            <w:tcBorders>
              <w:top w:val="single" w:sz="4" w:space="0" w:color="auto"/>
              <w:left w:val="single" w:sz="4" w:space="0" w:color="auto"/>
              <w:bottom w:val="single" w:sz="4" w:space="0" w:color="auto"/>
              <w:right w:val="single" w:sz="4" w:space="0" w:color="auto"/>
            </w:tcBorders>
            <w:hideMark/>
          </w:tcPr>
          <w:p w14:paraId="2874342E" w14:textId="77777777" w:rsidR="00A10ED4" w:rsidRDefault="00DF1EDC">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0D029C09" w14:textId="77777777" w:rsidR="00A10ED4" w:rsidRDefault="00DF1EDC">
            <w:pPr>
              <w:rPr>
                <w:rFonts w:cs="Arial"/>
                <w:b/>
                <w:szCs w:val="20"/>
              </w:rPr>
            </w:pPr>
            <w:r>
              <w:rPr>
                <w:rFonts w:cs="Arial"/>
                <w:b/>
                <w:szCs w:val="20"/>
              </w:rPr>
              <w:t>Value</w:t>
            </w:r>
          </w:p>
        </w:tc>
        <w:tc>
          <w:tcPr>
            <w:tcW w:w="3907" w:type="dxa"/>
            <w:tcBorders>
              <w:top w:val="single" w:sz="4" w:space="0" w:color="auto"/>
              <w:left w:val="single" w:sz="4" w:space="0" w:color="auto"/>
              <w:bottom w:val="single" w:sz="4" w:space="0" w:color="auto"/>
              <w:right w:val="single" w:sz="4" w:space="0" w:color="auto"/>
            </w:tcBorders>
            <w:hideMark/>
          </w:tcPr>
          <w:p w14:paraId="3828B826" w14:textId="77777777" w:rsidR="00A10ED4" w:rsidRDefault="00DF1EDC">
            <w:pPr>
              <w:rPr>
                <w:rFonts w:cs="Arial"/>
                <w:b/>
                <w:szCs w:val="20"/>
              </w:rPr>
            </w:pPr>
            <w:r>
              <w:rPr>
                <w:rFonts w:cs="Arial"/>
                <w:b/>
                <w:szCs w:val="20"/>
              </w:rPr>
              <w:t>Description</w:t>
            </w:r>
          </w:p>
        </w:tc>
      </w:tr>
      <w:tr w:rsidR="00A10ED4" w14:paraId="147D41A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D804EB7" w14:textId="77777777" w:rsidR="00A10ED4" w:rsidRDefault="00DF1EDC">
            <w:pPr>
              <w:rPr>
                <w:rFonts w:cs="Arial"/>
                <w:szCs w:val="20"/>
              </w:rPr>
            </w:pPr>
            <w:r>
              <w:rPr>
                <w:rFonts w:cs="Arial"/>
                <w:szCs w:val="20"/>
              </w:rPr>
              <w:t>Type</w:t>
            </w:r>
          </w:p>
        </w:tc>
        <w:tc>
          <w:tcPr>
            <w:tcW w:w="2251" w:type="dxa"/>
            <w:tcBorders>
              <w:top w:val="single" w:sz="4" w:space="0" w:color="auto"/>
              <w:left w:val="single" w:sz="4" w:space="0" w:color="auto"/>
              <w:bottom w:val="single" w:sz="4" w:space="0" w:color="auto"/>
              <w:right w:val="single" w:sz="4" w:space="0" w:color="auto"/>
            </w:tcBorders>
            <w:hideMark/>
          </w:tcPr>
          <w:p w14:paraId="5E588DB5" w14:textId="77777777" w:rsidR="00A10ED4" w:rsidRDefault="00DF1EDC">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064140AF" w14:textId="77777777" w:rsidR="00A10ED4" w:rsidRDefault="00DF1EDC">
            <w:pPr>
              <w:rPr>
                <w:rFonts w:cs="Arial"/>
                <w:szCs w:val="20"/>
              </w:rPr>
            </w:pPr>
            <w:r>
              <w:rPr>
                <w:rFonts w:cs="Arial"/>
                <w:szCs w:val="20"/>
              </w:rPr>
              <w:t>-</w:t>
            </w:r>
          </w:p>
        </w:tc>
        <w:tc>
          <w:tcPr>
            <w:tcW w:w="3907" w:type="dxa"/>
            <w:tcBorders>
              <w:top w:val="single" w:sz="4" w:space="0" w:color="auto"/>
              <w:left w:val="single" w:sz="4" w:space="0" w:color="auto"/>
              <w:bottom w:val="single" w:sz="4" w:space="0" w:color="auto"/>
              <w:right w:val="single" w:sz="4" w:space="0" w:color="auto"/>
            </w:tcBorders>
            <w:hideMark/>
          </w:tcPr>
          <w:p w14:paraId="105B2A95" w14:textId="77777777" w:rsidR="00A10ED4" w:rsidRDefault="00DF1EDC">
            <w:pPr>
              <w:rPr>
                <w:rFonts w:cs="Arial"/>
                <w:szCs w:val="20"/>
              </w:rPr>
            </w:pPr>
            <w:r>
              <w:rPr>
                <w:rFonts w:cs="Arial"/>
                <w:szCs w:val="20"/>
              </w:rPr>
              <w:t>Request to reset factory default settings.</w:t>
            </w:r>
          </w:p>
        </w:tc>
      </w:tr>
      <w:tr w:rsidR="00A10ED4" w14:paraId="3F69396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44CDEB1" w14:textId="77777777" w:rsidR="00A10ED4" w:rsidRDefault="00A10ED4">
            <w:pPr>
              <w:rPr>
                <w:rFonts w:cs="Arial"/>
                <w:szCs w:val="20"/>
              </w:rPr>
            </w:pPr>
          </w:p>
        </w:tc>
        <w:tc>
          <w:tcPr>
            <w:tcW w:w="2251" w:type="dxa"/>
            <w:tcBorders>
              <w:top w:val="single" w:sz="4" w:space="0" w:color="auto"/>
              <w:left w:val="single" w:sz="4" w:space="0" w:color="auto"/>
              <w:bottom w:val="single" w:sz="4" w:space="0" w:color="auto"/>
              <w:right w:val="single" w:sz="4" w:space="0" w:color="auto"/>
            </w:tcBorders>
            <w:hideMark/>
          </w:tcPr>
          <w:p w14:paraId="3407EE2A" w14:textId="77777777" w:rsidR="00A10ED4" w:rsidRDefault="00DF1EDC">
            <w:pPr>
              <w:rPr>
                <w:rFonts w:cs="Arial"/>
                <w:szCs w:val="20"/>
              </w:rPr>
            </w:pPr>
            <w:r>
              <w:rPr>
                <w:rFonts w:cs="Arial"/>
                <w:szCs w:val="20"/>
              </w:rPr>
              <w:t>Inactive</w:t>
            </w:r>
          </w:p>
        </w:tc>
        <w:tc>
          <w:tcPr>
            <w:tcW w:w="816" w:type="dxa"/>
            <w:tcBorders>
              <w:top w:val="single" w:sz="4" w:space="0" w:color="auto"/>
              <w:left w:val="single" w:sz="4" w:space="0" w:color="auto"/>
              <w:bottom w:val="single" w:sz="4" w:space="0" w:color="auto"/>
              <w:right w:val="single" w:sz="4" w:space="0" w:color="auto"/>
            </w:tcBorders>
            <w:hideMark/>
          </w:tcPr>
          <w:p w14:paraId="2F488E23" w14:textId="77777777" w:rsidR="00A10ED4" w:rsidRDefault="00DF1EDC">
            <w:pPr>
              <w:rPr>
                <w:rFonts w:cs="Arial"/>
                <w:szCs w:val="20"/>
              </w:rPr>
            </w:pPr>
            <w:r>
              <w:rPr>
                <w:rFonts w:cs="Arial"/>
                <w:szCs w:val="20"/>
              </w:rPr>
              <w:t>0x0</w:t>
            </w:r>
          </w:p>
        </w:tc>
        <w:tc>
          <w:tcPr>
            <w:tcW w:w="3907" w:type="dxa"/>
            <w:tcBorders>
              <w:top w:val="single" w:sz="4" w:space="0" w:color="auto"/>
              <w:left w:val="single" w:sz="4" w:space="0" w:color="auto"/>
              <w:bottom w:val="single" w:sz="4" w:space="0" w:color="auto"/>
              <w:right w:val="single" w:sz="4" w:space="0" w:color="auto"/>
            </w:tcBorders>
          </w:tcPr>
          <w:p w14:paraId="0D819621" w14:textId="77777777" w:rsidR="00A10ED4" w:rsidRDefault="00A10ED4">
            <w:pPr>
              <w:rPr>
                <w:rFonts w:cs="Arial"/>
                <w:szCs w:val="20"/>
              </w:rPr>
            </w:pPr>
          </w:p>
        </w:tc>
      </w:tr>
      <w:tr w:rsidR="00A10ED4" w14:paraId="76A9C1C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2CC9803" w14:textId="77777777" w:rsidR="00A10ED4" w:rsidRDefault="00A10ED4">
            <w:pPr>
              <w:rPr>
                <w:rFonts w:cs="Arial"/>
                <w:szCs w:val="20"/>
              </w:rPr>
            </w:pPr>
          </w:p>
        </w:tc>
        <w:tc>
          <w:tcPr>
            <w:tcW w:w="2251" w:type="dxa"/>
            <w:tcBorders>
              <w:top w:val="single" w:sz="4" w:space="0" w:color="auto"/>
              <w:left w:val="single" w:sz="4" w:space="0" w:color="auto"/>
              <w:bottom w:val="single" w:sz="4" w:space="0" w:color="auto"/>
              <w:right w:val="single" w:sz="4" w:space="0" w:color="auto"/>
            </w:tcBorders>
            <w:hideMark/>
          </w:tcPr>
          <w:p w14:paraId="3DF07246" w14:textId="77777777" w:rsidR="00A10ED4" w:rsidRDefault="00DF1EDC">
            <w:pPr>
              <w:rPr>
                <w:rFonts w:cs="Arial"/>
                <w:szCs w:val="20"/>
              </w:rPr>
            </w:pPr>
            <w:r>
              <w:rPr>
                <w:rFonts w:cs="Arial"/>
                <w:szCs w:val="20"/>
              </w:rPr>
              <w:t>ResetFactoryDefaults</w:t>
            </w:r>
          </w:p>
        </w:tc>
        <w:tc>
          <w:tcPr>
            <w:tcW w:w="816" w:type="dxa"/>
            <w:tcBorders>
              <w:top w:val="single" w:sz="4" w:space="0" w:color="auto"/>
              <w:left w:val="single" w:sz="4" w:space="0" w:color="auto"/>
              <w:bottom w:val="single" w:sz="4" w:space="0" w:color="auto"/>
              <w:right w:val="single" w:sz="4" w:space="0" w:color="auto"/>
            </w:tcBorders>
            <w:hideMark/>
          </w:tcPr>
          <w:p w14:paraId="4C5CB056" w14:textId="77777777" w:rsidR="00A10ED4" w:rsidRDefault="00DF1EDC">
            <w:pPr>
              <w:rPr>
                <w:rFonts w:cs="Arial"/>
                <w:szCs w:val="20"/>
              </w:rPr>
            </w:pPr>
            <w:r>
              <w:rPr>
                <w:rFonts w:cs="Arial"/>
                <w:szCs w:val="20"/>
              </w:rPr>
              <w:t>0x1</w:t>
            </w:r>
          </w:p>
        </w:tc>
        <w:tc>
          <w:tcPr>
            <w:tcW w:w="3907" w:type="dxa"/>
            <w:tcBorders>
              <w:top w:val="single" w:sz="4" w:space="0" w:color="auto"/>
              <w:left w:val="single" w:sz="4" w:space="0" w:color="auto"/>
              <w:bottom w:val="single" w:sz="4" w:space="0" w:color="auto"/>
              <w:right w:val="single" w:sz="4" w:space="0" w:color="auto"/>
            </w:tcBorders>
          </w:tcPr>
          <w:p w14:paraId="1AE5A2F8" w14:textId="77777777" w:rsidR="00A10ED4" w:rsidRDefault="00A10ED4">
            <w:pPr>
              <w:rPr>
                <w:rFonts w:cs="Arial"/>
                <w:szCs w:val="20"/>
              </w:rPr>
            </w:pPr>
          </w:p>
        </w:tc>
      </w:tr>
    </w:tbl>
    <w:p w14:paraId="697B1C1F" w14:textId="77777777" w:rsidR="00A10ED4" w:rsidRDefault="00A10ED4">
      <w:pPr>
        <w:rPr>
          <w:rFonts w:eastAsia="MS Mincho" w:cs="Arial"/>
          <w:szCs w:val="20"/>
        </w:rPr>
      </w:pPr>
    </w:p>
    <w:p w14:paraId="32F2B9CA" w14:textId="77777777" w:rsidR="00E013D0" w:rsidRDefault="00DF1EDC" w:rsidP="008D240F">
      <w:pPr>
        <w:pStyle w:val="Heading4"/>
      </w:pPr>
      <w:r w:rsidRPr="00B9479B">
        <w:t>MD-REQ-027937/A-HMIMode_St (TcSE ROIN-229453-1)</w:t>
      </w:r>
    </w:p>
    <w:p w14:paraId="24CE3CC5" w14:textId="77777777" w:rsidR="00A10ED4" w:rsidRDefault="00DF1EDC">
      <w:pPr>
        <w:autoSpaceDE w:val="0"/>
        <w:autoSpaceDN w:val="0"/>
        <w:adjustRightInd w:val="0"/>
        <w:rPr>
          <w:rFonts w:cs="Arial"/>
          <w:szCs w:val="20"/>
        </w:rPr>
      </w:pPr>
      <w:r>
        <w:rPr>
          <w:rFonts w:cs="Arial"/>
          <w:szCs w:val="20"/>
        </w:rPr>
        <w:t>Message Type: Status</w:t>
      </w:r>
    </w:p>
    <w:p w14:paraId="16FE28DC" w14:textId="77777777" w:rsidR="00A10ED4" w:rsidRDefault="00A10ED4">
      <w:pPr>
        <w:autoSpaceDE w:val="0"/>
        <w:autoSpaceDN w:val="0"/>
        <w:adjustRightInd w:val="0"/>
        <w:rPr>
          <w:rFonts w:cs="Arial"/>
          <w:szCs w:val="20"/>
        </w:rPr>
      </w:pPr>
    </w:p>
    <w:p w14:paraId="2F724ADA" w14:textId="77777777" w:rsidR="00A10ED4" w:rsidRDefault="00DF1EDC">
      <w:pPr>
        <w:autoSpaceDE w:val="0"/>
        <w:autoSpaceDN w:val="0"/>
        <w:adjustRightInd w:val="0"/>
        <w:rPr>
          <w:rFonts w:cs="Arial"/>
          <w:szCs w:val="20"/>
        </w:rPr>
      </w:pPr>
      <w:r>
        <w:rPr>
          <w:rFonts w:cs="Arial"/>
          <w:szCs w:val="20"/>
        </w:rPr>
        <w:t>This method holds the information about the HMI state of the multimedia system.</w:t>
      </w:r>
    </w:p>
    <w:p w14:paraId="4EAE593F" w14:textId="77777777" w:rsidR="00A10ED4" w:rsidRDefault="00A10ED4">
      <w:pPr>
        <w:autoSpaceDE w:val="0"/>
        <w:autoSpaceDN w:val="0"/>
        <w:adjustRightInd w:val="0"/>
        <w:rPr>
          <w:rFonts w:cs="Arial"/>
          <w:szCs w:val="20"/>
        </w:rPr>
      </w:pPr>
    </w:p>
    <w:p w14:paraId="11A2ADBE" w14:textId="77777777" w:rsidR="00A10ED4" w:rsidRDefault="00DF1EDC">
      <w:pPr>
        <w:rPr>
          <w:rFonts w:cs="Arial"/>
          <w:szCs w:val="20"/>
        </w:rPr>
      </w:pPr>
      <w:r>
        <w:rPr>
          <w:rFonts w:cs="Arial"/>
          <w:szCs w:val="20"/>
        </w:rPr>
        <w:t>This attribute shows the HMI mode. The HMI mode is defined in the Network Management Strategy.</w:t>
      </w:r>
    </w:p>
    <w:p w14:paraId="28EFFC0F" w14:textId="77777777" w:rsidR="00A10ED4" w:rsidRDefault="00A10ED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993"/>
        <w:gridCol w:w="900"/>
        <w:gridCol w:w="2989"/>
      </w:tblGrid>
      <w:tr w:rsidR="00A10ED4" w14:paraId="2246354C"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19A5A178" w14:textId="77777777" w:rsidR="00A10ED4" w:rsidRDefault="00DF1EDC">
            <w:pPr>
              <w:rPr>
                <w:rFonts w:cs="Arial"/>
                <w:b/>
                <w:szCs w:val="20"/>
              </w:rPr>
            </w:pPr>
            <w:r>
              <w:rPr>
                <w:rFonts w:cs="Arial"/>
                <w:b/>
                <w:szCs w:val="20"/>
              </w:rPr>
              <w:t>Name</w:t>
            </w:r>
          </w:p>
        </w:tc>
        <w:tc>
          <w:tcPr>
            <w:tcW w:w="1993" w:type="dxa"/>
            <w:tcBorders>
              <w:top w:val="single" w:sz="4" w:space="0" w:color="auto"/>
              <w:left w:val="single" w:sz="4" w:space="0" w:color="auto"/>
              <w:bottom w:val="single" w:sz="4" w:space="0" w:color="auto"/>
              <w:right w:val="single" w:sz="4" w:space="0" w:color="auto"/>
            </w:tcBorders>
            <w:hideMark/>
          </w:tcPr>
          <w:p w14:paraId="02304028" w14:textId="77777777" w:rsidR="00A10ED4" w:rsidRDefault="00DF1EDC">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1019DD8E" w14:textId="77777777" w:rsidR="00A10ED4" w:rsidRDefault="00DF1EDC">
            <w:pPr>
              <w:rPr>
                <w:rFonts w:cs="Arial"/>
                <w:b/>
                <w:szCs w:val="20"/>
              </w:rPr>
            </w:pPr>
            <w:r>
              <w:rPr>
                <w:rFonts w:cs="Arial"/>
                <w:b/>
                <w:szCs w:val="20"/>
              </w:rPr>
              <w:t>Value</w:t>
            </w:r>
          </w:p>
        </w:tc>
        <w:tc>
          <w:tcPr>
            <w:tcW w:w="2989" w:type="dxa"/>
            <w:tcBorders>
              <w:top w:val="single" w:sz="4" w:space="0" w:color="auto"/>
              <w:left w:val="single" w:sz="4" w:space="0" w:color="auto"/>
              <w:bottom w:val="single" w:sz="4" w:space="0" w:color="auto"/>
              <w:right w:val="single" w:sz="4" w:space="0" w:color="auto"/>
            </w:tcBorders>
            <w:hideMark/>
          </w:tcPr>
          <w:p w14:paraId="4B554BB5" w14:textId="77777777" w:rsidR="00A10ED4" w:rsidRDefault="00DF1EDC">
            <w:pPr>
              <w:rPr>
                <w:rFonts w:cs="Arial"/>
                <w:b/>
                <w:szCs w:val="20"/>
              </w:rPr>
            </w:pPr>
            <w:r>
              <w:rPr>
                <w:rFonts w:cs="Arial"/>
                <w:b/>
                <w:szCs w:val="20"/>
              </w:rPr>
              <w:t>Description</w:t>
            </w:r>
          </w:p>
        </w:tc>
      </w:tr>
      <w:tr w:rsidR="00A10ED4" w14:paraId="35F0E3BB"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A777694" w14:textId="77777777" w:rsidR="00A10ED4" w:rsidRDefault="00DF1EDC">
            <w:pPr>
              <w:rPr>
                <w:rFonts w:cs="Arial"/>
                <w:szCs w:val="20"/>
              </w:rPr>
            </w:pPr>
            <w:r>
              <w:rPr>
                <w:rFonts w:cs="Arial"/>
                <w:szCs w:val="20"/>
              </w:rPr>
              <w:t>Mode</w:t>
            </w:r>
          </w:p>
        </w:tc>
        <w:tc>
          <w:tcPr>
            <w:tcW w:w="1993" w:type="dxa"/>
            <w:tcBorders>
              <w:top w:val="single" w:sz="4" w:space="0" w:color="auto"/>
              <w:left w:val="single" w:sz="4" w:space="0" w:color="auto"/>
              <w:bottom w:val="single" w:sz="4" w:space="0" w:color="auto"/>
              <w:right w:val="single" w:sz="4" w:space="0" w:color="auto"/>
            </w:tcBorders>
            <w:hideMark/>
          </w:tcPr>
          <w:p w14:paraId="540D0107" w14:textId="77777777" w:rsidR="00A10ED4" w:rsidRDefault="00DF1EDC">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11ED4DBA" w14:textId="77777777" w:rsidR="00A10ED4" w:rsidRDefault="00DF1EDC">
            <w:pPr>
              <w:rPr>
                <w:rFonts w:cs="Arial"/>
                <w:szCs w:val="20"/>
              </w:rPr>
            </w:pPr>
            <w:r>
              <w:rPr>
                <w:rFonts w:cs="Arial"/>
                <w:szCs w:val="20"/>
              </w:rPr>
              <w:t>-</w:t>
            </w:r>
          </w:p>
        </w:tc>
        <w:tc>
          <w:tcPr>
            <w:tcW w:w="2989" w:type="dxa"/>
            <w:tcBorders>
              <w:top w:val="single" w:sz="4" w:space="0" w:color="auto"/>
              <w:left w:val="single" w:sz="4" w:space="0" w:color="auto"/>
              <w:bottom w:val="single" w:sz="4" w:space="0" w:color="auto"/>
              <w:right w:val="single" w:sz="4" w:space="0" w:color="auto"/>
            </w:tcBorders>
            <w:hideMark/>
          </w:tcPr>
          <w:p w14:paraId="57CB866D" w14:textId="77777777" w:rsidR="00A10ED4" w:rsidRDefault="00DF1EDC">
            <w:pPr>
              <w:rPr>
                <w:rFonts w:cs="Arial"/>
                <w:szCs w:val="20"/>
              </w:rPr>
            </w:pPr>
            <w:r>
              <w:rPr>
                <w:rFonts w:cs="Arial"/>
                <w:szCs w:val="20"/>
              </w:rPr>
              <w:t>Signal is used to indicate HMI state.</w:t>
            </w:r>
          </w:p>
        </w:tc>
      </w:tr>
      <w:tr w:rsidR="00A10ED4" w14:paraId="51EB93B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55D587E" w14:textId="77777777"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918D8A1" w14:textId="77777777" w:rsidR="00A10ED4" w:rsidRDefault="00DF1EDC">
            <w:pPr>
              <w:rPr>
                <w:rFonts w:cs="Arial"/>
                <w:szCs w:val="20"/>
              </w:rPr>
            </w:pPr>
            <w:r>
              <w:rPr>
                <w:rFonts w:cs="Arial"/>
                <w:szCs w:val="20"/>
              </w:rPr>
              <w:t>Invalid</w:t>
            </w:r>
          </w:p>
        </w:tc>
        <w:tc>
          <w:tcPr>
            <w:tcW w:w="900" w:type="dxa"/>
            <w:tcBorders>
              <w:top w:val="single" w:sz="4" w:space="0" w:color="auto"/>
              <w:left w:val="single" w:sz="4" w:space="0" w:color="auto"/>
              <w:bottom w:val="single" w:sz="4" w:space="0" w:color="auto"/>
              <w:right w:val="single" w:sz="4" w:space="0" w:color="auto"/>
            </w:tcBorders>
            <w:hideMark/>
          </w:tcPr>
          <w:p w14:paraId="693B5FE5" w14:textId="77777777" w:rsidR="00A10ED4" w:rsidRDefault="00DF1EDC">
            <w:pPr>
              <w:rPr>
                <w:rFonts w:cs="Arial"/>
                <w:szCs w:val="20"/>
              </w:rPr>
            </w:pPr>
            <w:r>
              <w:rPr>
                <w:rFonts w:cs="Arial"/>
                <w:szCs w:val="20"/>
              </w:rPr>
              <w:t>0x0</w:t>
            </w:r>
          </w:p>
        </w:tc>
        <w:tc>
          <w:tcPr>
            <w:tcW w:w="2989" w:type="dxa"/>
            <w:tcBorders>
              <w:top w:val="single" w:sz="4" w:space="0" w:color="auto"/>
              <w:left w:val="single" w:sz="4" w:space="0" w:color="auto"/>
              <w:bottom w:val="single" w:sz="4" w:space="0" w:color="auto"/>
              <w:right w:val="single" w:sz="4" w:space="0" w:color="auto"/>
            </w:tcBorders>
          </w:tcPr>
          <w:p w14:paraId="25DAB201" w14:textId="77777777" w:rsidR="00A10ED4" w:rsidRDefault="00A10ED4">
            <w:pPr>
              <w:rPr>
                <w:rFonts w:cs="Arial"/>
                <w:szCs w:val="20"/>
              </w:rPr>
            </w:pPr>
          </w:p>
        </w:tc>
      </w:tr>
      <w:tr w:rsidR="00A10ED4" w14:paraId="51084F3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58F055C" w14:textId="77777777"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6ACD7C80" w14:textId="77777777" w:rsidR="00A10ED4" w:rsidRDefault="00DF1EDC">
            <w:pPr>
              <w:rPr>
                <w:rFonts w:cs="Arial"/>
                <w:szCs w:val="20"/>
              </w:rPr>
            </w:pPr>
            <w:r>
              <w:rPr>
                <w:rFonts w:cs="Arial"/>
                <w:szCs w:val="20"/>
              </w:rPr>
              <w:t>OffMode</w:t>
            </w:r>
          </w:p>
        </w:tc>
        <w:tc>
          <w:tcPr>
            <w:tcW w:w="900" w:type="dxa"/>
            <w:tcBorders>
              <w:top w:val="single" w:sz="4" w:space="0" w:color="auto"/>
              <w:left w:val="single" w:sz="4" w:space="0" w:color="auto"/>
              <w:bottom w:val="single" w:sz="4" w:space="0" w:color="auto"/>
              <w:right w:val="single" w:sz="4" w:space="0" w:color="auto"/>
            </w:tcBorders>
            <w:hideMark/>
          </w:tcPr>
          <w:p w14:paraId="682E31C9" w14:textId="77777777" w:rsidR="00A10ED4" w:rsidRDefault="00DF1EDC">
            <w:pPr>
              <w:rPr>
                <w:rFonts w:cs="Arial"/>
                <w:szCs w:val="20"/>
              </w:rPr>
            </w:pPr>
            <w:r>
              <w:rPr>
                <w:rFonts w:cs="Arial"/>
                <w:szCs w:val="20"/>
              </w:rPr>
              <w:t>0x1</w:t>
            </w:r>
          </w:p>
        </w:tc>
        <w:tc>
          <w:tcPr>
            <w:tcW w:w="2989" w:type="dxa"/>
            <w:tcBorders>
              <w:top w:val="single" w:sz="4" w:space="0" w:color="auto"/>
              <w:left w:val="single" w:sz="4" w:space="0" w:color="auto"/>
              <w:bottom w:val="single" w:sz="4" w:space="0" w:color="auto"/>
              <w:right w:val="single" w:sz="4" w:space="0" w:color="auto"/>
            </w:tcBorders>
          </w:tcPr>
          <w:p w14:paraId="4F38CC74" w14:textId="77777777" w:rsidR="00A10ED4" w:rsidRDefault="00A10ED4">
            <w:pPr>
              <w:rPr>
                <w:rFonts w:cs="Arial"/>
                <w:szCs w:val="20"/>
              </w:rPr>
            </w:pPr>
          </w:p>
        </w:tc>
      </w:tr>
      <w:tr w:rsidR="00A10ED4" w14:paraId="738F285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6D3B8FD" w14:textId="77777777"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436C8ABE" w14:textId="77777777" w:rsidR="00A10ED4" w:rsidRDefault="00DF1EDC">
            <w:pPr>
              <w:rPr>
                <w:rFonts w:cs="Arial"/>
                <w:szCs w:val="20"/>
              </w:rPr>
            </w:pPr>
            <w:r>
              <w:rPr>
                <w:rFonts w:cs="Arial"/>
                <w:szCs w:val="20"/>
              </w:rPr>
              <w:t>On</w:t>
            </w:r>
          </w:p>
        </w:tc>
        <w:tc>
          <w:tcPr>
            <w:tcW w:w="900" w:type="dxa"/>
            <w:tcBorders>
              <w:top w:val="single" w:sz="4" w:space="0" w:color="auto"/>
              <w:left w:val="single" w:sz="4" w:space="0" w:color="auto"/>
              <w:bottom w:val="single" w:sz="4" w:space="0" w:color="auto"/>
              <w:right w:val="single" w:sz="4" w:space="0" w:color="auto"/>
            </w:tcBorders>
            <w:hideMark/>
          </w:tcPr>
          <w:p w14:paraId="361363C8" w14:textId="77777777" w:rsidR="00A10ED4" w:rsidRDefault="00DF1EDC">
            <w:pPr>
              <w:rPr>
                <w:rFonts w:cs="Arial"/>
                <w:szCs w:val="20"/>
              </w:rPr>
            </w:pPr>
            <w:r>
              <w:rPr>
                <w:rFonts w:cs="Arial"/>
                <w:szCs w:val="20"/>
              </w:rPr>
              <w:t>0x2</w:t>
            </w:r>
          </w:p>
        </w:tc>
        <w:tc>
          <w:tcPr>
            <w:tcW w:w="2989" w:type="dxa"/>
            <w:tcBorders>
              <w:top w:val="single" w:sz="4" w:space="0" w:color="auto"/>
              <w:left w:val="single" w:sz="4" w:space="0" w:color="auto"/>
              <w:bottom w:val="single" w:sz="4" w:space="0" w:color="auto"/>
              <w:right w:val="single" w:sz="4" w:space="0" w:color="auto"/>
            </w:tcBorders>
          </w:tcPr>
          <w:p w14:paraId="20E7B172" w14:textId="77777777" w:rsidR="00A10ED4" w:rsidRDefault="00A10ED4">
            <w:pPr>
              <w:rPr>
                <w:rFonts w:cs="Arial"/>
                <w:szCs w:val="20"/>
              </w:rPr>
            </w:pPr>
          </w:p>
        </w:tc>
      </w:tr>
      <w:tr w:rsidR="00A10ED4" w14:paraId="4428B3C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0ABDAF" w14:textId="77777777"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751BD1FD" w14:textId="77777777" w:rsidR="00A10ED4" w:rsidRDefault="00DF1EDC">
            <w:pPr>
              <w:rPr>
                <w:rFonts w:cs="Arial"/>
                <w:szCs w:val="20"/>
              </w:rPr>
            </w:pPr>
            <w:r>
              <w:rPr>
                <w:rFonts w:cs="Arial"/>
                <w:szCs w:val="20"/>
              </w:rPr>
              <w:t>Phone</w:t>
            </w:r>
          </w:p>
        </w:tc>
        <w:tc>
          <w:tcPr>
            <w:tcW w:w="900" w:type="dxa"/>
            <w:tcBorders>
              <w:top w:val="single" w:sz="4" w:space="0" w:color="auto"/>
              <w:left w:val="single" w:sz="4" w:space="0" w:color="auto"/>
              <w:bottom w:val="single" w:sz="4" w:space="0" w:color="auto"/>
              <w:right w:val="single" w:sz="4" w:space="0" w:color="auto"/>
            </w:tcBorders>
            <w:hideMark/>
          </w:tcPr>
          <w:p w14:paraId="4753DAEF" w14:textId="77777777" w:rsidR="00A10ED4" w:rsidRDefault="00DF1EDC">
            <w:pPr>
              <w:rPr>
                <w:rFonts w:cs="Arial"/>
                <w:szCs w:val="20"/>
              </w:rPr>
            </w:pPr>
            <w:r>
              <w:rPr>
                <w:rFonts w:cs="Arial"/>
                <w:szCs w:val="20"/>
              </w:rPr>
              <w:t>0x3</w:t>
            </w:r>
          </w:p>
        </w:tc>
        <w:tc>
          <w:tcPr>
            <w:tcW w:w="2989" w:type="dxa"/>
            <w:tcBorders>
              <w:top w:val="single" w:sz="4" w:space="0" w:color="auto"/>
              <w:left w:val="single" w:sz="4" w:space="0" w:color="auto"/>
              <w:bottom w:val="single" w:sz="4" w:space="0" w:color="auto"/>
              <w:right w:val="single" w:sz="4" w:space="0" w:color="auto"/>
            </w:tcBorders>
          </w:tcPr>
          <w:p w14:paraId="7702DEC2" w14:textId="77777777" w:rsidR="00A10ED4" w:rsidRDefault="00A10ED4">
            <w:pPr>
              <w:rPr>
                <w:rFonts w:cs="Arial"/>
                <w:szCs w:val="20"/>
              </w:rPr>
            </w:pPr>
          </w:p>
        </w:tc>
      </w:tr>
      <w:tr w:rsidR="00A10ED4" w14:paraId="3E3D67E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886E570" w14:textId="77777777"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A1CE058" w14:textId="77777777" w:rsidR="00A10ED4" w:rsidRDefault="00DF1EDC">
            <w:pPr>
              <w:rPr>
                <w:rFonts w:cs="Arial"/>
                <w:szCs w:val="20"/>
              </w:rPr>
            </w:pPr>
            <w:r>
              <w:rPr>
                <w:rFonts w:cs="Arial"/>
                <w:szCs w:val="20"/>
              </w:rPr>
              <w:t>Climate</w:t>
            </w:r>
          </w:p>
        </w:tc>
        <w:tc>
          <w:tcPr>
            <w:tcW w:w="900" w:type="dxa"/>
            <w:tcBorders>
              <w:top w:val="single" w:sz="4" w:space="0" w:color="auto"/>
              <w:left w:val="single" w:sz="4" w:space="0" w:color="auto"/>
              <w:bottom w:val="single" w:sz="4" w:space="0" w:color="auto"/>
              <w:right w:val="single" w:sz="4" w:space="0" w:color="auto"/>
            </w:tcBorders>
            <w:hideMark/>
          </w:tcPr>
          <w:p w14:paraId="60D73D99" w14:textId="77777777" w:rsidR="00A10ED4" w:rsidRDefault="00DF1EDC">
            <w:pPr>
              <w:rPr>
                <w:rFonts w:cs="Arial"/>
                <w:szCs w:val="20"/>
              </w:rPr>
            </w:pPr>
            <w:r>
              <w:rPr>
                <w:rFonts w:cs="Arial"/>
                <w:szCs w:val="20"/>
              </w:rPr>
              <w:t>0x4</w:t>
            </w:r>
          </w:p>
        </w:tc>
        <w:tc>
          <w:tcPr>
            <w:tcW w:w="2989" w:type="dxa"/>
            <w:tcBorders>
              <w:top w:val="single" w:sz="4" w:space="0" w:color="auto"/>
              <w:left w:val="single" w:sz="4" w:space="0" w:color="auto"/>
              <w:bottom w:val="single" w:sz="4" w:space="0" w:color="auto"/>
              <w:right w:val="single" w:sz="4" w:space="0" w:color="auto"/>
            </w:tcBorders>
          </w:tcPr>
          <w:p w14:paraId="3C63082D" w14:textId="77777777" w:rsidR="00A10ED4" w:rsidRDefault="00A10ED4">
            <w:pPr>
              <w:rPr>
                <w:rFonts w:cs="Arial"/>
                <w:szCs w:val="20"/>
              </w:rPr>
            </w:pPr>
          </w:p>
        </w:tc>
      </w:tr>
      <w:tr w:rsidR="00A10ED4" w14:paraId="55A233C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4C82D03" w14:textId="77777777" w:rsidR="00A10ED4" w:rsidRDefault="00A10ED4">
            <w:pPr>
              <w:rPr>
                <w:rFonts w:cs="Arial"/>
                <w:szCs w:val="20"/>
              </w:rPr>
            </w:pPr>
          </w:p>
        </w:tc>
        <w:tc>
          <w:tcPr>
            <w:tcW w:w="1993" w:type="dxa"/>
            <w:tcBorders>
              <w:top w:val="single" w:sz="4" w:space="0" w:color="auto"/>
              <w:left w:val="single" w:sz="4" w:space="0" w:color="auto"/>
              <w:bottom w:val="single" w:sz="4" w:space="0" w:color="auto"/>
              <w:right w:val="single" w:sz="4" w:space="0" w:color="auto"/>
            </w:tcBorders>
            <w:hideMark/>
          </w:tcPr>
          <w:p w14:paraId="1E739DFD" w14:textId="77777777" w:rsidR="00A10ED4" w:rsidRDefault="00DF1EDC">
            <w:pPr>
              <w:rPr>
                <w:rFonts w:cs="Arial"/>
                <w:szCs w:val="20"/>
              </w:rPr>
            </w:pPr>
            <w:r>
              <w:rPr>
                <w:rFonts w:cs="Arial"/>
                <w:szCs w:val="20"/>
              </w:rPr>
              <w:t>Load_Shed_Active</w:t>
            </w:r>
          </w:p>
        </w:tc>
        <w:tc>
          <w:tcPr>
            <w:tcW w:w="900" w:type="dxa"/>
            <w:tcBorders>
              <w:top w:val="single" w:sz="4" w:space="0" w:color="auto"/>
              <w:left w:val="single" w:sz="4" w:space="0" w:color="auto"/>
              <w:bottom w:val="single" w:sz="4" w:space="0" w:color="auto"/>
              <w:right w:val="single" w:sz="4" w:space="0" w:color="auto"/>
            </w:tcBorders>
            <w:hideMark/>
          </w:tcPr>
          <w:p w14:paraId="5480BAD7" w14:textId="77777777" w:rsidR="00A10ED4" w:rsidRDefault="00DF1EDC">
            <w:pPr>
              <w:rPr>
                <w:rFonts w:cs="Arial"/>
                <w:szCs w:val="20"/>
              </w:rPr>
            </w:pPr>
            <w:r>
              <w:rPr>
                <w:rFonts w:cs="Arial"/>
                <w:szCs w:val="20"/>
              </w:rPr>
              <w:t>0x5</w:t>
            </w:r>
          </w:p>
        </w:tc>
        <w:tc>
          <w:tcPr>
            <w:tcW w:w="2989" w:type="dxa"/>
            <w:tcBorders>
              <w:top w:val="single" w:sz="4" w:space="0" w:color="auto"/>
              <w:left w:val="single" w:sz="4" w:space="0" w:color="auto"/>
              <w:bottom w:val="single" w:sz="4" w:space="0" w:color="auto"/>
              <w:right w:val="single" w:sz="4" w:space="0" w:color="auto"/>
            </w:tcBorders>
          </w:tcPr>
          <w:p w14:paraId="698CB254" w14:textId="77777777" w:rsidR="00A10ED4" w:rsidRDefault="00A10ED4">
            <w:pPr>
              <w:rPr>
                <w:rFonts w:cs="Arial"/>
                <w:szCs w:val="20"/>
              </w:rPr>
            </w:pPr>
          </w:p>
        </w:tc>
      </w:tr>
    </w:tbl>
    <w:p w14:paraId="4AA85AE3" w14:textId="77777777" w:rsidR="00A10ED4" w:rsidRDefault="00A10ED4"/>
    <w:p w14:paraId="37B3A642" w14:textId="77777777" w:rsidR="00E013D0" w:rsidRDefault="00DF1EDC" w:rsidP="008D240F">
      <w:pPr>
        <w:pStyle w:val="Heading4"/>
      </w:pPr>
      <w:r w:rsidRPr="00B9479B">
        <w:t>MD-REQ-195171/B-WifiHotspotMAC_Rq</w:t>
      </w:r>
    </w:p>
    <w:p w14:paraId="01FE0C1F" w14:textId="77777777" w:rsidR="00E013D0" w:rsidRDefault="00DF1EDC" w:rsidP="00E013D0">
      <w:pPr>
        <w:autoSpaceDE w:val="0"/>
        <w:autoSpaceDN w:val="0"/>
        <w:adjustRightInd w:val="0"/>
        <w:rPr>
          <w:rFonts w:eastAsiaTheme="minorHAnsi" w:cs="Arial"/>
        </w:rPr>
      </w:pPr>
      <w:r>
        <w:rPr>
          <w:rFonts w:eastAsiaTheme="minorHAnsi" w:cs="Arial"/>
        </w:rPr>
        <w:t>Message Type: Request</w:t>
      </w:r>
    </w:p>
    <w:p w14:paraId="0A23A215" w14:textId="77777777" w:rsidR="00E013D0" w:rsidRDefault="00E013D0" w:rsidP="00E013D0">
      <w:pPr>
        <w:autoSpaceDE w:val="0"/>
        <w:autoSpaceDN w:val="0"/>
        <w:adjustRightInd w:val="0"/>
        <w:rPr>
          <w:rFonts w:eastAsiaTheme="minorHAnsi" w:cs="Arial"/>
        </w:rPr>
      </w:pPr>
    </w:p>
    <w:p w14:paraId="140DC88A" w14:textId="77777777" w:rsidR="00E013D0" w:rsidRDefault="00DF1EDC" w:rsidP="00E013D0">
      <w:pPr>
        <w:autoSpaceDE w:val="0"/>
        <w:autoSpaceDN w:val="0"/>
        <w:adjustRightInd w:val="0"/>
        <w:rPr>
          <w:rFonts w:eastAsiaTheme="minorHAnsi" w:cs="Univers"/>
        </w:rPr>
      </w:pPr>
      <w:r>
        <w:rPr>
          <w:rFonts w:eastAsiaTheme="minorHAnsi" w:cs="Univers"/>
        </w:rPr>
        <w:t>This signal is used to request the STA MAC Address from the WifiHotSpotServer</w:t>
      </w:r>
    </w:p>
    <w:p w14:paraId="6FD3167C" w14:textId="77777777" w:rsidR="00E013D0" w:rsidRDefault="00E013D0" w:rsidP="00E013D0">
      <w:pPr>
        <w:autoSpaceDE w:val="0"/>
        <w:autoSpaceDN w:val="0"/>
        <w:adjustRightInd w:val="0"/>
        <w:rPr>
          <w:rFonts w:eastAsiaTheme="minorHAnsi" w:cs="Arial"/>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433"/>
        <w:gridCol w:w="868"/>
        <w:gridCol w:w="5593"/>
      </w:tblGrid>
      <w:tr w:rsidR="00E013D0" w14:paraId="24412933"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hideMark/>
          </w:tcPr>
          <w:p w14:paraId="10128521" w14:textId="77777777" w:rsidR="00E013D0" w:rsidRDefault="00DF1EDC">
            <w:pPr>
              <w:spacing w:line="276" w:lineRule="auto"/>
              <w:rPr>
                <w:b/>
              </w:rPr>
            </w:pPr>
            <w:r>
              <w:rPr>
                <w:b/>
              </w:rPr>
              <w:t>Name</w:t>
            </w:r>
          </w:p>
        </w:tc>
        <w:tc>
          <w:tcPr>
            <w:tcW w:w="1433" w:type="dxa"/>
            <w:tcBorders>
              <w:top w:val="single" w:sz="4" w:space="0" w:color="auto"/>
              <w:left w:val="single" w:sz="4" w:space="0" w:color="auto"/>
              <w:bottom w:val="single" w:sz="4" w:space="0" w:color="auto"/>
              <w:right w:val="single" w:sz="4" w:space="0" w:color="auto"/>
            </w:tcBorders>
            <w:hideMark/>
          </w:tcPr>
          <w:p w14:paraId="3189F86A" w14:textId="77777777" w:rsidR="00E013D0" w:rsidRDefault="00DF1EDC">
            <w:pPr>
              <w:spacing w:line="276" w:lineRule="auto"/>
              <w:rPr>
                <w:b/>
              </w:rPr>
            </w:pPr>
            <w:r>
              <w:rPr>
                <w:b/>
              </w:rPr>
              <w:t>Literals</w:t>
            </w:r>
          </w:p>
        </w:tc>
        <w:tc>
          <w:tcPr>
            <w:tcW w:w="868" w:type="dxa"/>
            <w:tcBorders>
              <w:top w:val="single" w:sz="4" w:space="0" w:color="auto"/>
              <w:left w:val="single" w:sz="4" w:space="0" w:color="auto"/>
              <w:bottom w:val="single" w:sz="4" w:space="0" w:color="auto"/>
              <w:right w:val="single" w:sz="4" w:space="0" w:color="auto"/>
            </w:tcBorders>
            <w:hideMark/>
          </w:tcPr>
          <w:p w14:paraId="150BC18B" w14:textId="77777777" w:rsidR="00E013D0" w:rsidRDefault="00DF1EDC">
            <w:pPr>
              <w:spacing w:line="276" w:lineRule="auto"/>
              <w:rPr>
                <w:b/>
              </w:rPr>
            </w:pPr>
            <w:r>
              <w:rPr>
                <w:b/>
              </w:rPr>
              <w:t>Value</w:t>
            </w:r>
          </w:p>
        </w:tc>
        <w:tc>
          <w:tcPr>
            <w:tcW w:w="5593" w:type="dxa"/>
            <w:tcBorders>
              <w:top w:val="single" w:sz="4" w:space="0" w:color="auto"/>
              <w:left w:val="single" w:sz="4" w:space="0" w:color="auto"/>
              <w:bottom w:val="single" w:sz="4" w:space="0" w:color="auto"/>
              <w:right w:val="single" w:sz="4" w:space="0" w:color="auto"/>
            </w:tcBorders>
            <w:hideMark/>
          </w:tcPr>
          <w:p w14:paraId="7F0CAC76" w14:textId="77777777" w:rsidR="00E013D0" w:rsidRDefault="00DF1EDC">
            <w:pPr>
              <w:spacing w:line="276" w:lineRule="auto"/>
              <w:rPr>
                <w:b/>
              </w:rPr>
            </w:pPr>
            <w:r>
              <w:rPr>
                <w:b/>
              </w:rPr>
              <w:t>Description</w:t>
            </w:r>
          </w:p>
        </w:tc>
      </w:tr>
      <w:tr w:rsidR="00E013D0" w14:paraId="79600686"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hideMark/>
          </w:tcPr>
          <w:p w14:paraId="72D64697" w14:textId="77777777" w:rsidR="00E013D0" w:rsidRDefault="00DF1EDC">
            <w:pPr>
              <w:spacing w:after="200" w:line="276" w:lineRule="auto"/>
              <w:rPr>
                <w:szCs w:val="22"/>
              </w:rPr>
            </w:pPr>
            <w:r>
              <w:t xml:space="preserve">Type </w:t>
            </w:r>
          </w:p>
        </w:tc>
        <w:tc>
          <w:tcPr>
            <w:tcW w:w="1433" w:type="dxa"/>
            <w:tcBorders>
              <w:top w:val="single" w:sz="4" w:space="0" w:color="auto"/>
              <w:left w:val="single" w:sz="4" w:space="0" w:color="auto"/>
              <w:bottom w:val="single" w:sz="4" w:space="0" w:color="auto"/>
              <w:right w:val="single" w:sz="4" w:space="0" w:color="auto"/>
            </w:tcBorders>
            <w:hideMark/>
          </w:tcPr>
          <w:p w14:paraId="215F107C" w14:textId="77777777" w:rsidR="00E013D0" w:rsidRDefault="00DF1EDC">
            <w:pPr>
              <w:spacing w:after="200" w:line="276" w:lineRule="auto"/>
              <w:rPr>
                <w:szCs w:val="22"/>
              </w:rPr>
            </w:pPr>
            <w:r>
              <w:t>-</w:t>
            </w:r>
          </w:p>
        </w:tc>
        <w:tc>
          <w:tcPr>
            <w:tcW w:w="868" w:type="dxa"/>
            <w:tcBorders>
              <w:top w:val="single" w:sz="4" w:space="0" w:color="auto"/>
              <w:left w:val="single" w:sz="4" w:space="0" w:color="auto"/>
              <w:bottom w:val="single" w:sz="4" w:space="0" w:color="auto"/>
              <w:right w:val="single" w:sz="4" w:space="0" w:color="auto"/>
            </w:tcBorders>
            <w:hideMark/>
          </w:tcPr>
          <w:p w14:paraId="570821D0" w14:textId="77777777" w:rsidR="00E013D0" w:rsidRDefault="00DF1EDC">
            <w:pPr>
              <w:spacing w:after="200" w:line="276" w:lineRule="auto"/>
              <w:rPr>
                <w:szCs w:val="22"/>
              </w:rPr>
            </w:pPr>
            <w:r>
              <w:t>-</w:t>
            </w:r>
          </w:p>
        </w:tc>
        <w:tc>
          <w:tcPr>
            <w:tcW w:w="5593" w:type="dxa"/>
            <w:tcBorders>
              <w:top w:val="single" w:sz="4" w:space="0" w:color="auto"/>
              <w:left w:val="single" w:sz="4" w:space="0" w:color="auto"/>
              <w:bottom w:val="single" w:sz="4" w:space="0" w:color="auto"/>
              <w:right w:val="single" w:sz="4" w:space="0" w:color="auto"/>
            </w:tcBorders>
            <w:hideMark/>
          </w:tcPr>
          <w:p w14:paraId="6E060E50" w14:textId="77777777" w:rsidR="00E013D0" w:rsidRDefault="00DF1EDC">
            <w:pPr>
              <w:spacing w:after="200" w:line="276" w:lineRule="auto"/>
              <w:rPr>
                <w:szCs w:val="22"/>
              </w:rPr>
            </w:pPr>
            <w:r w:rsidRPr="00504D45">
              <w:t>Wi-Fi Hotspot MAC address request from center stack</w:t>
            </w:r>
          </w:p>
        </w:tc>
      </w:tr>
      <w:tr w:rsidR="00E013D0" w14:paraId="09F6DE54"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tcPr>
          <w:p w14:paraId="73E73F6F" w14:textId="77777777" w:rsidR="00E013D0" w:rsidRDefault="00E013D0">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09796FCD" w14:textId="77777777" w:rsidR="00E013D0" w:rsidRDefault="00DF1EDC">
            <w:pPr>
              <w:spacing w:after="200" w:line="276" w:lineRule="auto"/>
              <w:rPr>
                <w:szCs w:val="22"/>
              </w:rPr>
            </w:pPr>
            <w:r>
              <w:t>NoRequest</w:t>
            </w:r>
          </w:p>
        </w:tc>
        <w:tc>
          <w:tcPr>
            <w:tcW w:w="868" w:type="dxa"/>
            <w:tcBorders>
              <w:top w:val="single" w:sz="4" w:space="0" w:color="auto"/>
              <w:left w:val="single" w:sz="4" w:space="0" w:color="auto"/>
              <w:bottom w:val="single" w:sz="4" w:space="0" w:color="auto"/>
              <w:right w:val="single" w:sz="4" w:space="0" w:color="auto"/>
            </w:tcBorders>
            <w:hideMark/>
          </w:tcPr>
          <w:p w14:paraId="12C2C34C" w14:textId="77777777" w:rsidR="00E013D0" w:rsidRDefault="00DF1EDC">
            <w:pPr>
              <w:spacing w:after="200" w:line="276" w:lineRule="auto"/>
              <w:rPr>
                <w:szCs w:val="22"/>
              </w:rPr>
            </w:pPr>
            <w:r>
              <w:t>0x0</w:t>
            </w:r>
          </w:p>
        </w:tc>
        <w:tc>
          <w:tcPr>
            <w:tcW w:w="5593" w:type="dxa"/>
            <w:tcBorders>
              <w:top w:val="single" w:sz="4" w:space="0" w:color="auto"/>
              <w:left w:val="single" w:sz="4" w:space="0" w:color="auto"/>
              <w:bottom w:val="single" w:sz="4" w:space="0" w:color="auto"/>
              <w:right w:val="single" w:sz="4" w:space="0" w:color="auto"/>
            </w:tcBorders>
          </w:tcPr>
          <w:p w14:paraId="54CAFA73" w14:textId="77777777" w:rsidR="00E013D0" w:rsidRDefault="00E013D0">
            <w:pPr>
              <w:spacing w:after="200" w:line="276" w:lineRule="auto"/>
              <w:rPr>
                <w:szCs w:val="22"/>
              </w:rPr>
            </w:pPr>
          </w:p>
        </w:tc>
      </w:tr>
      <w:tr w:rsidR="00E013D0" w14:paraId="62E401E1"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tcPr>
          <w:p w14:paraId="5EBBFA1B" w14:textId="77777777" w:rsidR="00E013D0" w:rsidRDefault="00E013D0">
            <w:pPr>
              <w:spacing w:after="200" w:line="276" w:lineRule="auto"/>
              <w:rPr>
                <w:szCs w:val="22"/>
              </w:rPr>
            </w:pPr>
          </w:p>
        </w:tc>
        <w:tc>
          <w:tcPr>
            <w:tcW w:w="1433" w:type="dxa"/>
            <w:tcBorders>
              <w:top w:val="single" w:sz="4" w:space="0" w:color="auto"/>
              <w:left w:val="single" w:sz="4" w:space="0" w:color="auto"/>
              <w:bottom w:val="single" w:sz="4" w:space="0" w:color="auto"/>
              <w:right w:val="single" w:sz="4" w:space="0" w:color="auto"/>
            </w:tcBorders>
            <w:hideMark/>
          </w:tcPr>
          <w:p w14:paraId="6C76C37C" w14:textId="77777777" w:rsidR="00E013D0" w:rsidRDefault="00DF1EDC">
            <w:pPr>
              <w:spacing w:after="200" w:line="276" w:lineRule="auto"/>
              <w:rPr>
                <w:szCs w:val="22"/>
              </w:rPr>
            </w:pPr>
            <w:r>
              <w:t>Request</w:t>
            </w:r>
          </w:p>
        </w:tc>
        <w:tc>
          <w:tcPr>
            <w:tcW w:w="868" w:type="dxa"/>
            <w:tcBorders>
              <w:top w:val="single" w:sz="4" w:space="0" w:color="auto"/>
              <w:left w:val="single" w:sz="4" w:space="0" w:color="auto"/>
              <w:bottom w:val="single" w:sz="4" w:space="0" w:color="auto"/>
              <w:right w:val="single" w:sz="4" w:space="0" w:color="auto"/>
            </w:tcBorders>
            <w:hideMark/>
          </w:tcPr>
          <w:p w14:paraId="2336588C" w14:textId="77777777" w:rsidR="00E013D0" w:rsidRDefault="00DF1EDC">
            <w:pPr>
              <w:spacing w:after="200" w:line="276" w:lineRule="auto"/>
              <w:rPr>
                <w:szCs w:val="22"/>
              </w:rPr>
            </w:pPr>
            <w:r>
              <w:t>0x1</w:t>
            </w:r>
          </w:p>
        </w:tc>
        <w:tc>
          <w:tcPr>
            <w:tcW w:w="5593" w:type="dxa"/>
            <w:tcBorders>
              <w:top w:val="single" w:sz="4" w:space="0" w:color="auto"/>
              <w:left w:val="single" w:sz="4" w:space="0" w:color="auto"/>
              <w:bottom w:val="single" w:sz="4" w:space="0" w:color="auto"/>
              <w:right w:val="single" w:sz="4" w:space="0" w:color="auto"/>
            </w:tcBorders>
          </w:tcPr>
          <w:p w14:paraId="76EFA6EE" w14:textId="77777777" w:rsidR="00E013D0" w:rsidRDefault="00E013D0">
            <w:pPr>
              <w:spacing w:after="200" w:line="276" w:lineRule="auto"/>
              <w:rPr>
                <w:szCs w:val="22"/>
              </w:rPr>
            </w:pPr>
          </w:p>
        </w:tc>
      </w:tr>
    </w:tbl>
    <w:p w14:paraId="6028F3AC" w14:textId="77777777" w:rsidR="00E013D0" w:rsidRDefault="00E013D0" w:rsidP="00E013D0"/>
    <w:p w14:paraId="1E18ECA5" w14:textId="77777777" w:rsidR="00E013D0" w:rsidRDefault="00DF1EDC" w:rsidP="008D240F">
      <w:pPr>
        <w:pStyle w:val="Heading4"/>
      </w:pPr>
      <w:r w:rsidRPr="00B9479B">
        <w:t>MD-REQ-212570/A-HotspotTrialReminderSelection_Rq</w:t>
      </w:r>
    </w:p>
    <w:p w14:paraId="3D3B43A4" w14:textId="77777777" w:rsidR="00E013D0" w:rsidRDefault="00DF1EDC" w:rsidP="00E013D0">
      <w:pPr>
        <w:autoSpaceDE w:val="0"/>
        <w:autoSpaceDN w:val="0"/>
        <w:adjustRightInd w:val="0"/>
        <w:rPr>
          <w:rFonts w:eastAsiaTheme="minorHAnsi" w:cs="Arial"/>
        </w:rPr>
      </w:pPr>
      <w:r>
        <w:rPr>
          <w:rFonts w:eastAsiaTheme="minorHAnsi" w:cs="Arial"/>
        </w:rPr>
        <w:t>Message Type: Request</w:t>
      </w:r>
    </w:p>
    <w:p w14:paraId="259ED248" w14:textId="77777777" w:rsidR="00E013D0" w:rsidRDefault="00E013D0" w:rsidP="00E013D0">
      <w:pPr>
        <w:autoSpaceDE w:val="0"/>
        <w:autoSpaceDN w:val="0"/>
        <w:adjustRightInd w:val="0"/>
        <w:rPr>
          <w:rFonts w:eastAsiaTheme="minorHAnsi" w:cs="Arial"/>
        </w:rPr>
      </w:pPr>
    </w:p>
    <w:p w14:paraId="58F5D69E" w14:textId="77777777" w:rsidR="00E013D0" w:rsidRDefault="00DF1EDC" w:rsidP="00E013D0">
      <w:pPr>
        <w:rPr>
          <w:rFonts w:eastAsiaTheme="minorHAnsi" w:cs="Arial"/>
        </w:rPr>
      </w:pPr>
      <w:r>
        <w:rPr>
          <w:rFonts w:eastAsiaTheme="minorHAnsi" w:cs="Arial"/>
        </w:rPr>
        <w:t>This signal is sent from the WifiHotspotOnBoardClient to the WifiHotspotServer to request to either continue the Wifi Hotspot Trial reminders or stop them.</w:t>
      </w:r>
    </w:p>
    <w:p w14:paraId="6A3749A8" w14:textId="77777777" w:rsidR="00E013D0" w:rsidRDefault="00E013D0" w:rsidP="00E013D0">
      <w:pPr>
        <w:rPr>
          <w:rFonts w:eastAsiaTheme="minorHAnsi" w:cs="Arial"/>
        </w:rPr>
      </w:pPr>
    </w:p>
    <w:tbl>
      <w:tblPr>
        <w:tblW w:w="7114" w:type="dxa"/>
        <w:jc w:val="center"/>
        <w:tblLook w:val="04A0" w:firstRow="1" w:lastRow="0" w:firstColumn="1" w:lastColumn="0" w:noHBand="0" w:noVBand="1"/>
      </w:tblPr>
      <w:tblGrid>
        <w:gridCol w:w="1050"/>
        <w:gridCol w:w="1877"/>
        <w:gridCol w:w="810"/>
        <w:gridCol w:w="3377"/>
      </w:tblGrid>
      <w:tr w:rsidR="00E013D0" w:rsidRPr="00460E9F" w14:paraId="056745F6" w14:textId="77777777" w:rsidTr="00E013D0">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119F33" w14:textId="77777777" w:rsidR="00E013D0" w:rsidRPr="00460E9F" w:rsidRDefault="00DF1EDC" w:rsidP="00E013D0">
            <w:pPr>
              <w:rPr>
                <w:rFonts w:cs="Arial"/>
                <w:b/>
                <w:bCs/>
                <w:color w:val="000000"/>
              </w:rPr>
            </w:pPr>
            <w:r w:rsidRPr="00460E9F">
              <w:rPr>
                <w:rFonts w:cs="Arial"/>
                <w:b/>
                <w:bCs/>
                <w:color w:val="000000"/>
              </w:rPr>
              <w:t>Name</w:t>
            </w:r>
          </w:p>
        </w:tc>
        <w:tc>
          <w:tcPr>
            <w:tcW w:w="1877" w:type="dxa"/>
            <w:tcBorders>
              <w:top w:val="single" w:sz="4" w:space="0" w:color="auto"/>
              <w:left w:val="nil"/>
              <w:bottom w:val="single" w:sz="4" w:space="0" w:color="auto"/>
              <w:right w:val="single" w:sz="4" w:space="0" w:color="auto"/>
            </w:tcBorders>
            <w:shd w:val="clear" w:color="auto" w:fill="auto"/>
            <w:noWrap/>
            <w:vAlign w:val="center"/>
            <w:hideMark/>
          </w:tcPr>
          <w:p w14:paraId="4D155A51" w14:textId="77777777" w:rsidR="00E013D0" w:rsidRPr="00460E9F" w:rsidRDefault="00DF1EDC" w:rsidP="00E013D0">
            <w:pPr>
              <w:rPr>
                <w:rFonts w:cs="Arial"/>
                <w:b/>
                <w:bCs/>
                <w:color w:val="000000"/>
              </w:rPr>
            </w:pPr>
            <w:r w:rsidRPr="00460E9F">
              <w:rPr>
                <w:rFonts w:cs="Arial"/>
                <w:b/>
                <w:bCs/>
                <w:color w:val="000000"/>
              </w:rPr>
              <w:t>Literals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4736B9C1" w14:textId="77777777" w:rsidR="00E013D0" w:rsidRPr="00460E9F" w:rsidRDefault="00DF1EDC" w:rsidP="00E013D0">
            <w:pPr>
              <w:rPr>
                <w:rFonts w:cs="Arial"/>
                <w:b/>
                <w:bCs/>
                <w:color w:val="000000"/>
              </w:rPr>
            </w:pPr>
            <w:r w:rsidRPr="00460E9F">
              <w:rPr>
                <w:rFonts w:cs="Arial"/>
                <w:b/>
                <w:bCs/>
                <w:color w:val="000000"/>
              </w:rPr>
              <w:t>Value</w:t>
            </w:r>
          </w:p>
        </w:tc>
        <w:tc>
          <w:tcPr>
            <w:tcW w:w="3377" w:type="dxa"/>
            <w:tcBorders>
              <w:top w:val="single" w:sz="4" w:space="0" w:color="auto"/>
              <w:left w:val="nil"/>
              <w:bottom w:val="single" w:sz="4" w:space="0" w:color="auto"/>
              <w:right w:val="single" w:sz="4" w:space="0" w:color="auto"/>
            </w:tcBorders>
            <w:shd w:val="clear" w:color="auto" w:fill="auto"/>
            <w:noWrap/>
            <w:vAlign w:val="center"/>
            <w:hideMark/>
          </w:tcPr>
          <w:p w14:paraId="19810346" w14:textId="77777777" w:rsidR="00E013D0" w:rsidRPr="00460E9F" w:rsidRDefault="00DF1EDC" w:rsidP="00E013D0">
            <w:pPr>
              <w:rPr>
                <w:rFonts w:cs="Arial"/>
                <w:b/>
                <w:bCs/>
                <w:color w:val="000000"/>
              </w:rPr>
            </w:pPr>
            <w:r w:rsidRPr="00460E9F">
              <w:rPr>
                <w:rFonts w:cs="Arial"/>
                <w:b/>
                <w:bCs/>
                <w:color w:val="000000"/>
              </w:rPr>
              <w:t>Description</w:t>
            </w:r>
          </w:p>
        </w:tc>
      </w:tr>
      <w:tr w:rsidR="00E013D0" w:rsidRPr="00460E9F" w14:paraId="24151B4C" w14:textId="77777777" w:rsidTr="00E013D0">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65F3A450" w14:textId="77777777" w:rsidR="00E013D0" w:rsidRPr="00EA0977" w:rsidRDefault="00DF1EDC" w:rsidP="00E013D0">
            <w:pPr>
              <w:rPr>
                <w:rFonts w:cs="Arial"/>
              </w:rPr>
            </w:pPr>
            <w:r w:rsidRPr="00EA0977">
              <w:rPr>
                <w:rFonts w:cs="Arial"/>
              </w:rPr>
              <w:t>Type</w:t>
            </w:r>
          </w:p>
        </w:tc>
        <w:tc>
          <w:tcPr>
            <w:tcW w:w="1877" w:type="dxa"/>
            <w:tcBorders>
              <w:top w:val="nil"/>
              <w:left w:val="nil"/>
              <w:bottom w:val="single" w:sz="4" w:space="0" w:color="auto"/>
              <w:right w:val="single" w:sz="4" w:space="0" w:color="auto"/>
            </w:tcBorders>
            <w:shd w:val="clear" w:color="auto" w:fill="auto"/>
            <w:noWrap/>
            <w:hideMark/>
          </w:tcPr>
          <w:p w14:paraId="4EF388DF" w14:textId="77777777" w:rsidR="00E013D0" w:rsidRPr="00EA0977" w:rsidRDefault="00DF1EDC" w:rsidP="00E013D0">
            <w:pPr>
              <w:rPr>
                <w:rFonts w:cs="Arial"/>
              </w:rPr>
            </w:pPr>
            <w:r w:rsidRPr="00EA0977">
              <w:rPr>
                <w:rFonts w:cs="Arial"/>
              </w:rPr>
              <w:t>-</w:t>
            </w:r>
          </w:p>
        </w:tc>
        <w:tc>
          <w:tcPr>
            <w:tcW w:w="810" w:type="dxa"/>
            <w:tcBorders>
              <w:top w:val="nil"/>
              <w:left w:val="nil"/>
              <w:bottom w:val="single" w:sz="4" w:space="0" w:color="auto"/>
              <w:right w:val="single" w:sz="4" w:space="0" w:color="auto"/>
            </w:tcBorders>
            <w:shd w:val="clear" w:color="auto" w:fill="auto"/>
            <w:noWrap/>
            <w:hideMark/>
          </w:tcPr>
          <w:p w14:paraId="6FD6BDDB" w14:textId="77777777" w:rsidR="00E013D0" w:rsidRPr="00EA0977" w:rsidRDefault="00DF1EDC" w:rsidP="00E013D0">
            <w:pPr>
              <w:rPr>
                <w:rFonts w:cs="Arial"/>
              </w:rPr>
            </w:pPr>
            <w:r w:rsidRPr="00EA0977">
              <w:rPr>
                <w:rFonts w:cs="Arial"/>
              </w:rPr>
              <w:t>-</w:t>
            </w:r>
          </w:p>
        </w:tc>
        <w:tc>
          <w:tcPr>
            <w:tcW w:w="3377" w:type="dxa"/>
            <w:tcBorders>
              <w:top w:val="nil"/>
              <w:left w:val="nil"/>
              <w:bottom w:val="single" w:sz="4" w:space="0" w:color="auto"/>
              <w:right w:val="single" w:sz="4" w:space="0" w:color="auto"/>
            </w:tcBorders>
            <w:shd w:val="clear" w:color="auto" w:fill="auto"/>
            <w:hideMark/>
          </w:tcPr>
          <w:p w14:paraId="1C3E7B83" w14:textId="77777777" w:rsidR="00E013D0" w:rsidRPr="00EA0977" w:rsidRDefault="00DF1EDC" w:rsidP="00E013D0">
            <w:pPr>
              <w:rPr>
                <w:rFonts w:cs="Arial"/>
              </w:rPr>
            </w:pPr>
            <w:r w:rsidRPr="00EA0977">
              <w:rPr>
                <w:rFonts w:cs="Arial"/>
              </w:rPr>
              <w:t>Request from the vehicle occupant to either stop trial reminders or to continue reminding them</w:t>
            </w:r>
          </w:p>
        </w:tc>
      </w:tr>
      <w:tr w:rsidR="00E013D0" w:rsidRPr="00460E9F" w14:paraId="743039BD" w14:textId="77777777" w:rsidTr="00E013D0">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58C4E9C1" w14:textId="77777777" w:rsidR="00E013D0" w:rsidRPr="00EA0977" w:rsidRDefault="00E013D0" w:rsidP="00E013D0">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15488554" w14:textId="77777777" w:rsidR="00E013D0" w:rsidRPr="00EA0977" w:rsidRDefault="00DF1EDC" w:rsidP="00E013D0">
            <w:pPr>
              <w:rPr>
                <w:rFonts w:cs="Arial"/>
              </w:rPr>
            </w:pPr>
            <w:r w:rsidRPr="00EA0977">
              <w:rPr>
                <w:rFonts w:cs="Arial"/>
              </w:rPr>
              <w:t>Null</w:t>
            </w:r>
          </w:p>
        </w:tc>
        <w:tc>
          <w:tcPr>
            <w:tcW w:w="810" w:type="dxa"/>
            <w:tcBorders>
              <w:top w:val="nil"/>
              <w:left w:val="nil"/>
              <w:bottom w:val="single" w:sz="4" w:space="0" w:color="auto"/>
              <w:right w:val="single" w:sz="4" w:space="0" w:color="auto"/>
            </w:tcBorders>
            <w:shd w:val="clear" w:color="auto" w:fill="auto"/>
            <w:noWrap/>
            <w:hideMark/>
          </w:tcPr>
          <w:p w14:paraId="1A2FB6CB" w14:textId="77777777" w:rsidR="00E013D0" w:rsidRPr="00EA0977" w:rsidRDefault="00DF1EDC" w:rsidP="00E013D0">
            <w:pPr>
              <w:rPr>
                <w:rFonts w:cs="Arial"/>
              </w:rPr>
            </w:pPr>
            <w:r w:rsidRPr="00EA0977">
              <w:rPr>
                <w:rFonts w:cs="Arial"/>
              </w:rPr>
              <w:t>0x00</w:t>
            </w:r>
          </w:p>
        </w:tc>
        <w:tc>
          <w:tcPr>
            <w:tcW w:w="3377" w:type="dxa"/>
            <w:tcBorders>
              <w:top w:val="nil"/>
              <w:left w:val="nil"/>
              <w:bottom w:val="single" w:sz="4" w:space="0" w:color="auto"/>
              <w:right w:val="single" w:sz="4" w:space="0" w:color="auto"/>
            </w:tcBorders>
            <w:shd w:val="clear" w:color="auto" w:fill="auto"/>
            <w:noWrap/>
            <w:hideMark/>
          </w:tcPr>
          <w:p w14:paraId="338443F7" w14:textId="77777777" w:rsidR="00E013D0" w:rsidRPr="00EA0977" w:rsidRDefault="00E013D0" w:rsidP="00E013D0">
            <w:pPr>
              <w:rPr>
                <w:rFonts w:cs="Arial"/>
              </w:rPr>
            </w:pPr>
          </w:p>
        </w:tc>
      </w:tr>
      <w:tr w:rsidR="00E013D0" w:rsidRPr="00460E9F" w14:paraId="16F97AAE" w14:textId="77777777" w:rsidTr="00E013D0">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tcPr>
          <w:p w14:paraId="7923EDC9" w14:textId="77777777" w:rsidR="00E013D0" w:rsidRPr="00EA0977" w:rsidRDefault="00E013D0" w:rsidP="00E013D0">
            <w:pPr>
              <w:rPr>
                <w:rFonts w:cs="Arial"/>
              </w:rPr>
            </w:pPr>
          </w:p>
        </w:tc>
        <w:tc>
          <w:tcPr>
            <w:tcW w:w="1877" w:type="dxa"/>
            <w:tcBorders>
              <w:top w:val="nil"/>
              <w:left w:val="nil"/>
              <w:bottom w:val="single" w:sz="4" w:space="0" w:color="auto"/>
              <w:right w:val="single" w:sz="4" w:space="0" w:color="auto"/>
            </w:tcBorders>
            <w:shd w:val="clear" w:color="auto" w:fill="auto"/>
            <w:noWrap/>
          </w:tcPr>
          <w:p w14:paraId="72662809" w14:textId="77777777" w:rsidR="00E013D0" w:rsidRPr="00EA0977" w:rsidRDefault="00DF1EDC" w:rsidP="00E013D0">
            <w:pPr>
              <w:rPr>
                <w:rFonts w:cs="Arial"/>
              </w:rPr>
            </w:pPr>
            <w:r w:rsidRPr="00EA0977">
              <w:rPr>
                <w:rFonts w:cs="Arial"/>
              </w:rPr>
              <w:t>Remind Me Later</w:t>
            </w:r>
          </w:p>
        </w:tc>
        <w:tc>
          <w:tcPr>
            <w:tcW w:w="810" w:type="dxa"/>
            <w:tcBorders>
              <w:top w:val="nil"/>
              <w:left w:val="nil"/>
              <w:bottom w:val="single" w:sz="4" w:space="0" w:color="auto"/>
              <w:right w:val="single" w:sz="4" w:space="0" w:color="auto"/>
            </w:tcBorders>
            <w:shd w:val="clear" w:color="auto" w:fill="auto"/>
            <w:noWrap/>
          </w:tcPr>
          <w:p w14:paraId="541AD063" w14:textId="77777777" w:rsidR="00E013D0" w:rsidRPr="00EA0977" w:rsidRDefault="00DF1EDC" w:rsidP="00E013D0">
            <w:pPr>
              <w:rPr>
                <w:rFonts w:cs="Arial"/>
              </w:rPr>
            </w:pPr>
            <w:r w:rsidRPr="00EA0977">
              <w:rPr>
                <w:rFonts w:cs="Arial"/>
              </w:rPr>
              <w:t>0x01</w:t>
            </w:r>
          </w:p>
        </w:tc>
        <w:tc>
          <w:tcPr>
            <w:tcW w:w="3377" w:type="dxa"/>
            <w:tcBorders>
              <w:top w:val="nil"/>
              <w:left w:val="nil"/>
              <w:bottom w:val="single" w:sz="4" w:space="0" w:color="auto"/>
              <w:right w:val="single" w:sz="4" w:space="0" w:color="auto"/>
            </w:tcBorders>
            <w:shd w:val="clear" w:color="auto" w:fill="auto"/>
            <w:noWrap/>
          </w:tcPr>
          <w:p w14:paraId="23B94E31" w14:textId="77777777" w:rsidR="00E013D0" w:rsidRPr="00EA0977" w:rsidRDefault="00E013D0" w:rsidP="00E013D0">
            <w:pPr>
              <w:rPr>
                <w:rFonts w:cs="Arial"/>
              </w:rPr>
            </w:pPr>
          </w:p>
        </w:tc>
      </w:tr>
      <w:tr w:rsidR="00E013D0" w:rsidRPr="00460E9F" w14:paraId="4A5AA0F7" w14:textId="77777777" w:rsidTr="00E013D0">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hideMark/>
          </w:tcPr>
          <w:p w14:paraId="7BE4269F" w14:textId="77777777" w:rsidR="00E013D0" w:rsidRPr="00EA0977" w:rsidRDefault="00E013D0" w:rsidP="00E013D0">
            <w:pPr>
              <w:rPr>
                <w:rFonts w:cs="Arial"/>
              </w:rPr>
            </w:pPr>
          </w:p>
        </w:tc>
        <w:tc>
          <w:tcPr>
            <w:tcW w:w="1877" w:type="dxa"/>
            <w:tcBorders>
              <w:top w:val="nil"/>
              <w:left w:val="nil"/>
              <w:bottom w:val="single" w:sz="4" w:space="0" w:color="auto"/>
              <w:right w:val="single" w:sz="4" w:space="0" w:color="auto"/>
            </w:tcBorders>
            <w:shd w:val="clear" w:color="auto" w:fill="auto"/>
            <w:noWrap/>
            <w:hideMark/>
          </w:tcPr>
          <w:p w14:paraId="7AAA918D" w14:textId="77777777" w:rsidR="00E013D0" w:rsidRPr="00EA0977" w:rsidRDefault="00DF1EDC" w:rsidP="00E013D0">
            <w:pPr>
              <w:rPr>
                <w:rFonts w:cs="Arial"/>
              </w:rPr>
            </w:pPr>
            <w:r w:rsidRPr="00EA0977">
              <w:rPr>
                <w:rFonts w:cs="Arial"/>
              </w:rPr>
              <w:t>Stop Reminders</w:t>
            </w:r>
          </w:p>
        </w:tc>
        <w:tc>
          <w:tcPr>
            <w:tcW w:w="810" w:type="dxa"/>
            <w:tcBorders>
              <w:top w:val="nil"/>
              <w:left w:val="nil"/>
              <w:bottom w:val="single" w:sz="4" w:space="0" w:color="auto"/>
              <w:right w:val="single" w:sz="4" w:space="0" w:color="auto"/>
            </w:tcBorders>
            <w:shd w:val="clear" w:color="auto" w:fill="auto"/>
            <w:noWrap/>
            <w:hideMark/>
          </w:tcPr>
          <w:p w14:paraId="7C9ECEB9" w14:textId="77777777" w:rsidR="00E013D0" w:rsidRPr="00EA0977" w:rsidRDefault="00DF1EDC" w:rsidP="00E013D0">
            <w:pPr>
              <w:rPr>
                <w:rFonts w:cs="Arial"/>
              </w:rPr>
            </w:pPr>
            <w:r w:rsidRPr="00EA0977">
              <w:rPr>
                <w:rFonts w:cs="Arial"/>
              </w:rPr>
              <w:t>0x02</w:t>
            </w:r>
          </w:p>
        </w:tc>
        <w:tc>
          <w:tcPr>
            <w:tcW w:w="3377" w:type="dxa"/>
            <w:tcBorders>
              <w:top w:val="nil"/>
              <w:left w:val="nil"/>
              <w:bottom w:val="single" w:sz="4" w:space="0" w:color="auto"/>
              <w:right w:val="single" w:sz="4" w:space="0" w:color="auto"/>
            </w:tcBorders>
            <w:shd w:val="clear" w:color="auto" w:fill="auto"/>
            <w:noWrap/>
            <w:hideMark/>
          </w:tcPr>
          <w:p w14:paraId="736D7CD3" w14:textId="77777777" w:rsidR="00E013D0" w:rsidRPr="00EA0977" w:rsidRDefault="00E013D0" w:rsidP="00E013D0">
            <w:pPr>
              <w:rPr>
                <w:rFonts w:cs="Arial"/>
              </w:rPr>
            </w:pPr>
          </w:p>
        </w:tc>
      </w:tr>
    </w:tbl>
    <w:p w14:paraId="11DDF661" w14:textId="77777777" w:rsidR="00E013D0" w:rsidRDefault="00E013D0" w:rsidP="00E013D0"/>
    <w:p w14:paraId="0B41A821" w14:textId="77777777" w:rsidR="00E013D0" w:rsidRDefault="00DF1EDC" w:rsidP="008D240F">
      <w:pPr>
        <w:pStyle w:val="Heading4"/>
      </w:pPr>
      <w:r w:rsidRPr="00B9479B">
        <w:t>MD-REQ-263185/A-HotspotFrequencyBand_Rq</w:t>
      </w:r>
    </w:p>
    <w:p w14:paraId="70DBB900" w14:textId="77777777" w:rsidR="00E013D0" w:rsidRDefault="00DF1EDC" w:rsidP="00E013D0">
      <w:r>
        <w:t>Message Type: Request</w:t>
      </w:r>
    </w:p>
    <w:p w14:paraId="38552BFD" w14:textId="77777777" w:rsidR="00E013D0" w:rsidRDefault="00E013D0" w:rsidP="00E013D0">
      <w:pPr>
        <w:ind w:firstLine="720"/>
      </w:pPr>
    </w:p>
    <w:p w14:paraId="36854D78" w14:textId="77777777" w:rsidR="00E013D0" w:rsidRDefault="00DF1EDC" w:rsidP="00E013D0">
      <w:r>
        <w:t xml:space="preserve">This signal is used to request a change to the Hotspot Frequency Band from the </w:t>
      </w:r>
      <w:r>
        <w:rPr>
          <w:rFonts w:eastAsiaTheme="minorHAnsi" w:cs="Arial"/>
        </w:rPr>
        <w:t>WifiHotSpotOnBoardClient</w:t>
      </w:r>
    </w:p>
    <w:p w14:paraId="32F9D627" w14:textId="77777777" w:rsidR="00E013D0" w:rsidRDefault="00E013D0" w:rsidP="00E013D0"/>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E013D0" w14:paraId="21D08122"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hideMark/>
          </w:tcPr>
          <w:p w14:paraId="35995CAD" w14:textId="77777777" w:rsidR="00E013D0" w:rsidRDefault="00DF1EDC">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57852FC3" w14:textId="77777777" w:rsidR="00E013D0" w:rsidRDefault="00DF1EDC">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2B8640A8" w14:textId="77777777" w:rsidR="00E013D0" w:rsidRDefault="00DF1EDC">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586B2753" w14:textId="77777777" w:rsidR="00E013D0" w:rsidRDefault="00DF1EDC">
            <w:pPr>
              <w:spacing w:line="276" w:lineRule="auto"/>
              <w:rPr>
                <w:b/>
              </w:rPr>
            </w:pPr>
            <w:r>
              <w:rPr>
                <w:b/>
              </w:rPr>
              <w:t>Description</w:t>
            </w:r>
          </w:p>
        </w:tc>
      </w:tr>
      <w:tr w:rsidR="00E013D0" w14:paraId="149D2300"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56F6B0FE" w14:textId="77777777" w:rsidR="00E013D0" w:rsidRDefault="00DF1EDC" w:rsidP="00E013D0">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50F0F097" w14:textId="77777777" w:rsidR="00E013D0" w:rsidRDefault="00DF1EDC" w:rsidP="00E013D0">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464AB569" w14:textId="77777777" w:rsidR="00E013D0" w:rsidRDefault="00DF1EDC" w:rsidP="00E013D0">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3B1E4DD8" w14:textId="77777777" w:rsidR="00E013D0" w:rsidRDefault="00DF1EDC" w:rsidP="00E013D0">
            <w:pPr>
              <w:rPr>
                <w:szCs w:val="22"/>
              </w:rPr>
            </w:pPr>
            <w:r>
              <w:t xml:space="preserve">Frequency Band request from </w:t>
            </w:r>
            <w:r w:rsidRPr="000E4AFF">
              <w:t>WifiHotSpotOnBoardClient</w:t>
            </w:r>
          </w:p>
        </w:tc>
      </w:tr>
      <w:tr w:rsidR="00E013D0" w14:paraId="4E0B87F1"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6B546E12" w14:textId="77777777" w:rsidR="00E013D0" w:rsidRDefault="00E013D0" w:rsidP="00E013D0">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210F95C9" w14:textId="77777777" w:rsidR="00E013D0" w:rsidRDefault="00DF1EDC" w:rsidP="00E013D0">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6DF21390" w14:textId="77777777" w:rsidR="00E013D0" w:rsidRDefault="00DF1EDC" w:rsidP="00E013D0">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7AE56974" w14:textId="77777777" w:rsidR="00E013D0" w:rsidRDefault="00E013D0" w:rsidP="00E013D0">
            <w:pPr>
              <w:rPr>
                <w:szCs w:val="22"/>
              </w:rPr>
            </w:pPr>
          </w:p>
        </w:tc>
      </w:tr>
      <w:tr w:rsidR="00E013D0" w14:paraId="350FD018"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2B6B0BAF" w14:textId="77777777" w:rsidR="00E013D0" w:rsidRDefault="00E013D0" w:rsidP="00E013D0">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44ABF7F7" w14:textId="77777777" w:rsidR="00E013D0" w:rsidRDefault="00DF1EDC" w:rsidP="00E013D0">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14548BD6" w14:textId="77777777" w:rsidR="00E013D0" w:rsidRDefault="00DF1EDC" w:rsidP="00E013D0">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tcPr>
          <w:p w14:paraId="0A8540B3" w14:textId="77777777" w:rsidR="00E013D0" w:rsidRDefault="00DF1EDC" w:rsidP="00E013D0">
            <w:pPr>
              <w:rPr>
                <w:szCs w:val="22"/>
              </w:rPr>
            </w:pPr>
            <w:r>
              <w:rPr>
                <w:szCs w:val="22"/>
              </w:rPr>
              <w:t>(2.4GHz)</w:t>
            </w:r>
          </w:p>
        </w:tc>
      </w:tr>
      <w:tr w:rsidR="00E013D0" w14:paraId="728CEA74"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3AAF03FB" w14:textId="77777777" w:rsidR="00E013D0" w:rsidRDefault="00E013D0" w:rsidP="00E013D0">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67389729" w14:textId="77777777" w:rsidR="00E013D0" w:rsidRDefault="00DF1EDC" w:rsidP="00E013D0">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010BFE14" w14:textId="77777777" w:rsidR="00E013D0" w:rsidRDefault="00DF1EDC" w:rsidP="00E013D0">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tcPr>
          <w:p w14:paraId="441EF43F" w14:textId="77777777" w:rsidR="00E013D0" w:rsidRDefault="00DF1EDC" w:rsidP="00E013D0">
            <w:pPr>
              <w:rPr>
                <w:szCs w:val="22"/>
              </w:rPr>
            </w:pPr>
            <w:r>
              <w:rPr>
                <w:szCs w:val="22"/>
              </w:rPr>
              <w:t>(5GHz)</w:t>
            </w:r>
          </w:p>
        </w:tc>
      </w:tr>
    </w:tbl>
    <w:p w14:paraId="230B5A14" w14:textId="77777777" w:rsidR="00E013D0" w:rsidRDefault="00E013D0" w:rsidP="00E013D0"/>
    <w:p w14:paraId="058B8783" w14:textId="77777777" w:rsidR="00E013D0" w:rsidRDefault="00DF1EDC" w:rsidP="008D240F">
      <w:pPr>
        <w:pStyle w:val="Heading3"/>
      </w:pPr>
      <w:bookmarkStart w:id="36" w:name="_Toc14081892"/>
      <w:r w:rsidRPr="00B9479B">
        <w:t>WFHSv2-IIR-REQ-283542/C-WifiHotspotOnBoardClient_Rx</w:t>
      </w:r>
      <w:bookmarkEnd w:id="36"/>
    </w:p>
    <w:p w14:paraId="54DA62B0" w14:textId="77777777" w:rsidR="00E013D0" w:rsidRDefault="00DF1EDC" w:rsidP="008D240F">
      <w:pPr>
        <w:pStyle w:val="Heading4"/>
      </w:pPr>
      <w:r w:rsidRPr="00B9479B">
        <w:t>MD-REQ-179284/A-HotspotEnablement_St</w:t>
      </w:r>
    </w:p>
    <w:p w14:paraId="5908D952" w14:textId="77777777" w:rsidR="00E013D0" w:rsidRPr="00E40509" w:rsidRDefault="00DF1EDC" w:rsidP="00E013D0">
      <w:r w:rsidRPr="00E40509">
        <w:t>Message Type: Status</w:t>
      </w:r>
    </w:p>
    <w:p w14:paraId="43860165" w14:textId="77777777" w:rsidR="00E013D0" w:rsidRPr="00E40509" w:rsidRDefault="00E013D0" w:rsidP="00E013D0"/>
    <w:p w14:paraId="06F05B08" w14:textId="77777777" w:rsidR="00E013D0" w:rsidRDefault="00DF1EDC" w:rsidP="00E013D0">
      <w:r>
        <w:t xml:space="preserve">This signal is used to inform the </w:t>
      </w:r>
      <w:r>
        <w:rPr>
          <w:rFonts w:eastAsiaTheme="minorHAnsi" w:cs="Arial"/>
        </w:rPr>
        <w:t xml:space="preserve">WifiHotSpotOnBoardClient </w:t>
      </w:r>
      <w:r>
        <w:t>the current state of the Hotspot Enablement</w:t>
      </w:r>
    </w:p>
    <w:p w14:paraId="4DE1057E" w14:textId="77777777" w:rsidR="00E013D0" w:rsidRPr="00E40509" w:rsidRDefault="00E013D0" w:rsidP="00E013D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621"/>
        <w:gridCol w:w="922"/>
        <w:gridCol w:w="4365"/>
      </w:tblGrid>
      <w:tr w:rsidR="00E013D0" w14:paraId="2351499E" w14:textId="77777777" w:rsidTr="00E013D0">
        <w:trPr>
          <w:jc w:val="center"/>
        </w:trPr>
        <w:tc>
          <w:tcPr>
            <w:tcW w:w="967" w:type="dxa"/>
          </w:tcPr>
          <w:p w14:paraId="4C9C8678" w14:textId="77777777" w:rsidR="00E013D0" w:rsidRPr="00E40509" w:rsidRDefault="00DF1EDC" w:rsidP="00E013D0">
            <w:pPr>
              <w:rPr>
                <w:b/>
              </w:rPr>
            </w:pPr>
            <w:r w:rsidRPr="00E40509">
              <w:rPr>
                <w:b/>
              </w:rPr>
              <w:t>Name</w:t>
            </w:r>
          </w:p>
        </w:tc>
        <w:tc>
          <w:tcPr>
            <w:tcW w:w="1621" w:type="dxa"/>
          </w:tcPr>
          <w:p w14:paraId="2BDF7F50" w14:textId="77777777" w:rsidR="00E013D0" w:rsidRPr="00E40509" w:rsidRDefault="00DF1EDC" w:rsidP="00E013D0">
            <w:pPr>
              <w:rPr>
                <w:b/>
              </w:rPr>
            </w:pPr>
            <w:r w:rsidRPr="00E40509">
              <w:rPr>
                <w:b/>
              </w:rPr>
              <w:t>Literals</w:t>
            </w:r>
          </w:p>
        </w:tc>
        <w:tc>
          <w:tcPr>
            <w:tcW w:w="922" w:type="dxa"/>
          </w:tcPr>
          <w:p w14:paraId="3823F21C" w14:textId="77777777" w:rsidR="00E013D0" w:rsidRPr="00E40509" w:rsidRDefault="00DF1EDC" w:rsidP="00E013D0">
            <w:pPr>
              <w:rPr>
                <w:b/>
              </w:rPr>
            </w:pPr>
            <w:r w:rsidRPr="00E40509">
              <w:rPr>
                <w:b/>
              </w:rPr>
              <w:t>Value</w:t>
            </w:r>
          </w:p>
        </w:tc>
        <w:tc>
          <w:tcPr>
            <w:tcW w:w="4365" w:type="dxa"/>
          </w:tcPr>
          <w:p w14:paraId="560BF20A" w14:textId="77777777" w:rsidR="00E013D0" w:rsidRPr="00E40509" w:rsidRDefault="00DF1EDC" w:rsidP="00E013D0">
            <w:pPr>
              <w:rPr>
                <w:b/>
              </w:rPr>
            </w:pPr>
            <w:r w:rsidRPr="00E40509">
              <w:rPr>
                <w:b/>
              </w:rPr>
              <w:t>Description</w:t>
            </w:r>
          </w:p>
        </w:tc>
      </w:tr>
      <w:tr w:rsidR="00E013D0" w14:paraId="04DCF28B" w14:textId="77777777" w:rsidTr="00E013D0">
        <w:trPr>
          <w:jc w:val="center"/>
        </w:trPr>
        <w:tc>
          <w:tcPr>
            <w:tcW w:w="967" w:type="dxa"/>
          </w:tcPr>
          <w:p w14:paraId="00820007" w14:textId="77777777" w:rsidR="00E013D0" w:rsidRPr="00504E14" w:rsidRDefault="00DF1EDC">
            <w:pPr>
              <w:spacing w:after="200" w:line="276" w:lineRule="auto"/>
              <w:rPr>
                <w:rFonts w:cs="Arial"/>
                <w:szCs w:val="22"/>
              </w:rPr>
            </w:pPr>
            <w:r w:rsidRPr="00504E14">
              <w:rPr>
                <w:rFonts w:cs="Arial"/>
              </w:rPr>
              <w:t xml:space="preserve">Type </w:t>
            </w:r>
          </w:p>
        </w:tc>
        <w:tc>
          <w:tcPr>
            <w:tcW w:w="1621" w:type="dxa"/>
          </w:tcPr>
          <w:p w14:paraId="1647C6EA" w14:textId="77777777" w:rsidR="00E013D0" w:rsidRPr="00504E14" w:rsidRDefault="00DF1EDC">
            <w:pPr>
              <w:spacing w:after="200" w:line="276" w:lineRule="auto"/>
              <w:rPr>
                <w:rFonts w:cs="Arial"/>
                <w:szCs w:val="22"/>
              </w:rPr>
            </w:pPr>
            <w:r w:rsidRPr="00504E14">
              <w:rPr>
                <w:rFonts w:cs="Arial"/>
              </w:rPr>
              <w:t>-</w:t>
            </w:r>
          </w:p>
        </w:tc>
        <w:tc>
          <w:tcPr>
            <w:tcW w:w="922" w:type="dxa"/>
          </w:tcPr>
          <w:p w14:paraId="5AA6C597" w14:textId="77777777" w:rsidR="00E013D0" w:rsidRPr="00504E14" w:rsidRDefault="00DF1EDC">
            <w:pPr>
              <w:spacing w:after="200" w:line="276" w:lineRule="auto"/>
              <w:rPr>
                <w:rFonts w:cs="Arial"/>
                <w:szCs w:val="22"/>
              </w:rPr>
            </w:pPr>
            <w:r w:rsidRPr="00504E14">
              <w:rPr>
                <w:rFonts w:cs="Arial"/>
              </w:rPr>
              <w:t>-</w:t>
            </w:r>
          </w:p>
        </w:tc>
        <w:tc>
          <w:tcPr>
            <w:tcW w:w="4365" w:type="dxa"/>
          </w:tcPr>
          <w:p w14:paraId="4AF71B3E" w14:textId="77777777" w:rsidR="00E013D0" w:rsidRPr="00504E14" w:rsidRDefault="00DF1EDC" w:rsidP="00E013D0">
            <w:pPr>
              <w:rPr>
                <w:rFonts w:cs="Arial"/>
              </w:rPr>
            </w:pPr>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p>
        </w:tc>
      </w:tr>
      <w:tr w:rsidR="00E013D0" w14:paraId="0A758E01" w14:textId="77777777" w:rsidTr="00E013D0">
        <w:trPr>
          <w:jc w:val="center"/>
        </w:trPr>
        <w:tc>
          <w:tcPr>
            <w:tcW w:w="967" w:type="dxa"/>
          </w:tcPr>
          <w:p w14:paraId="2B5169E2" w14:textId="77777777" w:rsidR="00E013D0" w:rsidRPr="00504E14" w:rsidRDefault="00E013D0">
            <w:pPr>
              <w:spacing w:after="200" w:line="276" w:lineRule="auto"/>
              <w:rPr>
                <w:rFonts w:cs="Arial"/>
                <w:szCs w:val="22"/>
              </w:rPr>
            </w:pPr>
          </w:p>
        </w:tc>
        <w:tc>
          <w:tcPr>
            <w:tcW w:w="1621" w:type="dxa"/>
          </w:tcPr>
          <w:p w14:paraId="6D57BD18" w14:textId="77777777" w:rsidR="00E013D0" w:rsidRPr="00504E14" w:rsidRDefault="00DF1EDC">
            <w:pPr>
              <w:spacing w:after="200" w:line="276" w:lineRule="auto"/>
              <w:rPr>
                <w:rFonts w:cs="Arial"/>
                <w:szCs w:val="22"/>
              </w:rPr>
            </w:pPr>
            <w:r w:rsidRPr="00504E14">
              <w:rPr>
                <w:rFonts w:cs="Arial"/>
              </w:rPr>
              <w:t>Null</w:t>
            </w:r>
          </w:p>
        </w:tc>
        <w:tc>
          <w:tcPr>
            <w:tcW w:w="922" w:type="dxa"/>
          </w:tcPr>
          <w:p w14:paraId="59FE322F" w14:textId="77777777" w:rsidR="00E013D0" w:rsidRPr="00504E14" w:rsidRDefault="00DF1EDC">
            <w:pPr>
              <w:spacing w:after="200" w:line="276" w:lineRule="auto"/>
              <w:rPr>
                <w:rFonts w:cs="Arial"/>
                <w:szCs w:val="22"/>
              </w:rPr>
            </w:pPr>
            <w:r w:rsidRPr="00504E14">
              <w:rPr>
                <w:rFonts w:cs="Arial"/>
              </w:rPr>
              <w:t>0x0</w:t>
            </w:r>
          </w:p>
        </w:tc>
        <w:tc>
          <w:tcPr>
            <w:tcW w:w="4365" w:type="dxa"/>
          </w:tcPr>
          <w:p w14:paraId="07D827A5" w14:textId="77777777" w:rsidR="00E013D0" w:rsidRPr="00504E14" w:rsidRDefault="00E013D0" w:rsidP="00E013D0">
            <w:pPr>
              <w:rPr>
                <w:rFonts w:cs="Arial"/>
              </w:rPr>
            </w:pPr>
          </w:p>
        </w:tc>
      </w:tr>
      <w:tr w:rsidR="00E013D0" w14:paraId="5C5C5011" w14:textId="77777777" w:rsidTr="00E013D0">
        <w:trPr>
          <w:trHeight w:val="350"/>
          <w:jc w:val="center"/>
        </w:trPr>
        <w:tc>
          <w:tcPr>
            <w:tcW w:w="967" w:type="dxa"/>
          </w:tcPr>
          <w:p w14:paraId="5AD58485" w14:textId="77777777" w:rsidR="00E013D0" w:rsidRPr="00504E14" w:rsidRDefault="00E013D0">
            <w:pPr>
              <w:spacing w:after="200" w:line="276" w:lineRule="auto"/>
              <w:rPr>
                <w:rFonts w:cs="Arial"/>
                <w:szCs w:val="22"/>
              </w:rPr>
            </w:pPr>
          </w:p>
        </w:tc>
        <w:tc>
          <w:tcPr>
            <w:tcW w:w="1621" w:type="dxa"/>
          </w:tcPr>
          <w:p w14:paraId="4C49B915" w14:textId="77777777" w:rsidR="00E013D0" w:rsidRPr="00504E14" w:rsidRDefault="00DF1EDC">
            <w:pPr>
              <w:spacing w:after="200" w:line="276" w:lineRule="auto"/>
              <w:rPr>
                <w:rFonts w:cs="Arial"/>
                <w:szCs w:val="22"/>
              </w:rPr>
            </w:pPr>
            <w:r w:rsidRPr="00504E14">
              <w:rPr>
                <w:rFonts w:cs="Arial"/>
              </w:rPr>
              <w:t>Off</w:t>
            </w:r>
          </w:p>
        </w:tc>
        <w:tc>
          <w:tcPr>
            <w:tcW w:w="922" w:type="dxa"/>
          </w:tcPr>
          <w:p w14:paraId="434E4181" w14:textId="77777777" w:rsidR="00E013D0" w:rsidRPr="00504E14" w:rsidRDefault="00DF1EDC">
            <w:pPr>
              <w:spacing w:after="200" w:line="276" w:lineRule="auto"/>
              <w:rPr>
                <w:rFonts w:cs="Arial"/>
                <w:szCs w:val="22"/>
              </w:rPr>
            </w:pPr>
            <w:r w:rsidRPr="00504E14">
              <w:rPr>
                <w:rFonts w:cs="Arial"/>
              </w:rPr>
              <w:t>0x1</w:t>
            </w:r>
          </w:p>
        </w:tc>
        <w:tc>
          <w:tcPr>
            <w:tcW w:w="4365" w:type="dxa"/>
          </w:tcPr>
          <w:p w14:paraId="2C33DAC4" w14:textId="77777777" w:rsidR="00E013D0" w:rsidRPr="00504E14" w:rsidRDefault="00DF1EDC" w:rsidP="00E013D0">
            <w:pPr>
              <w:rPr>
                <w:rFonts w:cs="Arial"/>
              </w:rPr>
            </w:pPr>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p>
        </w:tc>
      </w:tr>
      <w:tr w:rsidR="00E013D0" w14:paraId="7A330BF1" w14:textId="77777777" w:rsidTr="00E013D0">
        <w:trPr>
          <w:jc w:val="center"/>
        </w:trPr>
        <w:tc>
          <w:tcPr>
            <w:tcW w:w="967" w:type="dxa"/>
          </w:tcPr>
          <w:p w14:paraId="5C788539" w14:textId="77777777" w:rsidR="00E013D0" w:rsidRPr="00504E14" w:rsidRDefault="00E013D0">
            <w:pPr>
              <w:spacing w:after="200" w:line="276" w:lineRule="auto"/>
              <w:rPr>
                <w:rFonts w:cs="Arial"/>
                <w:szCs w:val="22"/>
              </w:rPr>
            </w:pPr>
          </w:p>
        </w:tc>
        <w:tc>
          <w:tcPr>
            <w:tcW w:w="1621" w:type="dxa"/>
          </w:tcPr>
          <w:p w14:paraId="169BCEE0" w14:textId="77777777" w:rsidR="00E013D0" w:rsidRPr="00504E14" w:rsidRDefault="00DF1EDC">
            <w:pPr>
              <w:spacing w:after="200" w:line="276" w:lineRule="auto"/>
              <w:rPr>
                <w:rFonts w:cs="Arial"/>
                <w:szCs w:val="22"/>
              </w:rPr>
            </w:pPr>
            <w:r w:rsidRPr="00504E14">
              <w:rPr>
                <w:rFonts w:cs="Arial"/>
              </w:rPr>
              <w:t>On</w:t>
            </w:r>
          </w:p>
        </w:tc>
        <w:tc>
          <w:tcPr>
            <w:tcW w:w="922" w:type="dxa"/>
          </w:tcPr>
          <w:p w14:paraId="725C21D1" w14:textId="77777777" w:rsidR="00E013D0" w:rsidRPr="00504E14" w:rsidRDefault="00DF1EDC">
            <w:pPr>
              <w:spacing w:after="200" w:line="276" w:lineRule="auto"/>
              <w:rPr>
                <w:rFonts w:cs="Arial"/>
                <w:szCs w:val="22"/>
              </w:rPr>
            </w:pPr>
            <w:r w:rsidRPr="00504E14">
              <w:rPr>
                <w:rFonts w:cs="Arial"/>
              </w:rPr>
              <w:t>0x2</w:t>
            </w:r>
          </w:p>
        </w:tc>
        <w:tc>
          <w:tcPr>
            <w:tcW w:w="4365" w:type="dxa"/>
          </w:tcPr>
          <w:p w14:paraId="538A42D7" w14:textId="77777777" w:rsidR="00E013D0" w:rsidRPr="00504E14" w:rsidRDefault="00DF1EDC" w:rsidP="00E013D0">
            <w:pPr>
              <w:rPr>
                <w:rFonts w:cs="Arial"/>
              </w:rPr>
            </w:pPr>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p>
        </w:tc>
      </w:tr>
      <w:tr w:rsidR="00E013D0" w14:paraId="12785C74" w14:textId="77777777" w:rsidTr="00E013D0">
        <w:trPr>
          <w:trHeight w:val="242"/>
          <w:jc w:val="center"/>
        </w:trPr>
        <w:tc>
          <w:tcPr>
            <w:tcW w:w="967" w:type="dxa"/>
          </w:tcPr>
          <w:p w14:paraId="135E1497" w14:textId="77777777" w:rsidR="00E013D0" w:rsidRPr="00504E14" w:rsidRDefault="00E013D0">
            <w:pPr>
              <w:spacing w:after="200" w:line="276" w:lineRule="auto"/>
              <w:rPr>
                <w:rFonts w:cs="Arial"/>
                <w:szCs w:val="22"/>
              </w:rPr>
            </w:pPr>
          </w:p>
        </w:tc>
        <w:tc>
          <w:tcPr>
            <w:tcW w:w="1621" w:type="dxa"/>
          </w:tcPr>
          <w:p w14:paraId="1B489809" w14:textId="77777777" w:rsidR="00E013D0" w:rsidRPr="00504E14" w:rsidRDefault="00DF1EDC">
            <w:pPr>
              <w:spacing w:after="200" w:line="276" w:lineRule="auto"/>
              <w:rPr>
                <w:rFonts w:cs="Arial"/>
                <w:szCs w:val="22"/>
              </w:rPr>
            </w:pPr>
            <w:r w:rsidRPr="00504E14">
              <w:rPr>
                <w:rFonts w:cs="Arial"/>
              </w:rPr>
              <w:t>On-Disabled</w:t>
            </w:r>
          </w:p>
        </w:tc>
        <w:tc>
          <w:tcPr>
            <w:tcW w:w="922" w:type="dxa"/>
          </w:tcPr>
          <w:p w14:paraId="4AFD4711" w14:textId="77777777" w:rsidR="00E013D0" w:rsidRPr="00504E14" w:rsidRDefault="00DF1EDC">
            <w:pPr>
              <w:spacing w:after="200" w:line="276" w:lineRule="auto"/>
              <w:rPr>
                <w:rFonts w:cs="Arial"/>
                <w:szCs w:val="22"/>
              </w:rPr>
            </w:pPr>
            <w:r w:rsidRPr="00504E14">
              <w:rPr>
                <w:rFonts w:cs="Arial"/>
              </w:rPr>
              <w:t>0x3</w:t>
            </w:r>
          </w:p>
        </w:tc>
        <w:tc>
          <w:tcPr>
            <w:tcW w:w="4365" w:type="dxa"/>
          </w:tcPr>
          <w:p w14:paraId="719C410C" w14:textId="77777777" w:rsidR="00E013D0" w:rsidRPr="00504E14" w:rsidRDefault="00DF1EDC" w:rsidP="00E013D0">
            <w:pPr>
              <w:rPr>
                <w:rFonts w:cs="Arial"/>
              </w:rPr>
            </w:pPr>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p>
        </w:tc>
      </w:tr>
    </w:tbl>
    <w:p w14:paraId="2E7F819E" w14:textId="77777777" w:rsidR="00E013D0" w:rsidRDefault="00E013D0" w:rsidP="00E013D0"/>
    <w:p w14:paraId="6C9C5C11" w14:textId="77777777" w:rsidR="00E013D0" w:rsidRDefault="00DF1EDC" w:rsidP="008D240F">
      <w:pPr>
        <w:pStyle w:val="Heading4"/>
      </w:pPr>
      <w:r w:rsidRPr="00B9479B">
        <w:t>MD-REQ-179291/A-HotspotSecurity_St</w:t>
      </w:r>
    </w:p>
    <w:p w14:paraId="4584F7EE" w14:textId="77777777" w:rsidR="00E013D0" w:rsidRPr="00E40509" w:rsidRDefault="00DF1EDC" w:rsidP="00E013D0">
      <w:r w:rsidRPr="00E40509">
        <w:t>Message Type: Status</w:t>
      </w:r>
    </w:p>
    <w:p w14:paraId="192833C4" w14:textId="77777777" w:rsidR="00E013D0" w:rsidRPr="00E40509" w:rsidRDefault="00E013D0" w:rsidP="00E013D0"/>
    <w:p w14:paraId="36569290" w14:textId="77777777" w:rsidR="00E013D0" w:rsidRDefault="00DF1EDC" w:rsidP="00E013D0">
      <w:r>
        <w:t xml:space="preserve">This signal is used to inform the </w:t>
      </w:r>
      <w:r>
        <w:rPr>
          <w:rFonts w:eastAsiaTheme="minorHAnsi" w:cs="Arial"/>
        </w:rPr>
        <w:t xml:space="preserve">WifiHotSpotOnBoardClient </w:t>
      </w:r>
      <w:r>
        <w:t>the current state of the Hotpot Security Algorithm</w:t>
      </w:r>
    </w:p>
    <w:p w14:paraId="3241662B" w14:textId="77777777" w:rsidR="00E013D0" w:rsidRPr="00E40509" w:rsidRDefault="00E013D0" w:rsidP="00E013D0"/>
    <w:tbl>
      <w:tblPr>
        <w:tblW w:w="8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537"/>
        <w:gridCol w:w="861"/>
        <w:gridCol w:w="5499"/>
      </w:tblGrid>
      <w:tr w:rsidR="00E013D0" w14:paraId="29D81B91" w14:textId="77777777" w:rsidTr="00E013D0">
        <w:trPr>
          <w:jc w:val="center"/>
        </w:trPr>
        <w:tc>
          <w:tcPr>
            <w:tcW w:w="889" w:type="dxa"/>
          </w:tcPr>
          <w:p w14:paraId="11F960E2" w14:textId="77777777" w:rsidR="00E013D0" w:rsidRPr="00E40509" w:rsidRDefault="00DF1EDC" w:rsidP="00E013D0">
            <w:pPr>
              <w:rPr>
                <w:b/>
              </w:rPr>
            </w:pPr>
            <w:r w:rsidRPr="00E40509">
              <w:rPr>
                <w:b/>
              </w:rPr>
              <w:t>Name</w:t>
            </w:r>
          </w:p>
        </w:tc>
        <w:tc>
          <w:tcPr>
            <w:tcW w:w="1537" w:type="dxa"/>
          </w:tcPr>
          <w:p w14:paraId="270668BD" w14:textId="77777777" w:rsidR="00E013D0" w:rsidRPr="00E40509" w:rsidRDefault="00DF1EDC" w:rsidP="00E013D0">
            <w:pPr>
              <w:rPr>
                <w:b/>
              </w:rPr>
            </w:pPr>
            <w:r w:rsidRPr="00E40509">
              <w:rPr>
                <w:b/>
              </w:rPr>
              <w:t>Literals</w:t>
            </w:r>
          </w:p>
        </w:tc>
        <w:tc>
          <w:tcPr>
            <w:tcW w:w="861" w:type="dxa"/>
          </w:tcPr>
          <w:p w14:paraId="3BECDBB3" w14:textId="77777777" w:rsidR="00E013D0" w:rsidRPr="00E40509" w:rsidRDefault="00DF1EDC" w:rsidP="00E013D0">
            <w:pPr>
              <w:rPr>
                <w:b/>
              </w:rPr>
            </w:pPr>
            <w:r w:rsidRPr="00E40509">
              <w:rPr>
                <w:b/>
              </w:rPr>
              <w:t>Value</w:t>
            </w:r>
          </w:p>
        </w:tc>
        <w:tc>
          <w:tcPr>
            <w:tcW w:w="5499" w:type="dxa"/>
          </w:tcPr>
          <w:p w14:paraId="08B52EFB" w14:textId="77777777" w:rsidR="00E013D0" w:rsidRPr="00E40509" w:rsidRDefault="00DF1EDC" w:rsidP="00E013D0">
            <w:pPr>
              <w:rPr>
                <w:b/>
              </w:rPr>
            </w:pPr>
            <w:r w:rsidRPr="00E40509">
              <w:rPr>
                <w:b/>
              </w:rPr>
              <w:t>Description</w:t>
            </w:r>
          </w:p>
        </w:tc>
      </w:tr>
      <w:tr w:rsidR="00E013D0" w14:paraId="168F2683" w14:textId="77777777" w:rsidTr="00E013D0">
        <w:trPr>
          <w:jc w:val="center"/>
        </w:trPr>
        <w:tc>
          <w:tcPr>
            <w:tcW w:w="889" w:type="dxa"/>
          </w:tcPr>
          <w:p w14:paraId="62A64EFC" w14:textId="77777777" w:rsidR="00E013D0" w:rsidRDefault="00DF1EDC">
            <w:pPr>
              <w:spacing w:after="200" w:line="276" w:lineRule="auto"/>
              <w:rPr>
                <w:szCs w:val="22"/>
              </w:rPr>
            </w:pPr>
            <w:r>
              <w:t xml:space="preserve">Type </w:t>
            </w:r>
          </w:p>
        </w:tc>
        <w:tc>
          <w:tcPr>
            <w:tcW w:w="1537" w:type="dxa"/>
          </w:tcPr>
          <w:p w14:paraId="2130F410" w14:textId="77777777" w:rsidR="00E013D0" w:rsidRDefault="00DF1EDC">
            <w:pPr>
              <w:spacing w:after="200" w:line="276" w:lineRule="auto"/>
              <w:rPr>
                <w:szCs w:val="22"/>
              </w:rPr>
            </w:pPr>
            <w:r>
              <w:t>-</w:t>
            </w:r>
          </w:p>
        </w:tc>
        <w:tc>
          <w:tcPr>
            <w:tcW w:w="861" w:type="dxa"/>
          </w:tcPr>
          <w:p w14:paraId="6E0FCD78" w14:textId="77777777" w:rsidR="00E013D0" w:rsidRDefault="00DF1EDC">
            <w:pPr>
              <w:spacing w:after="200" w:line="276" w:lineRule="auto"/>
              <w:rPr>
                <w:szCs w:val="22"/>
              </w:rPr>
            </w:pPr>
            <w:r>
              <w:t>-</w:t>
            </w:r>
          </w:p>
        </w:tc>
        <w:tc>
          <w:tcPr>
            <w:tcW w:w="5499" w:type="dxa"/>
          </w:tcPr>
          <w:p w14:paraId="6F4A759E" w14:textId="77777777" w:rsidR="00E013D0" w:rsidRDefault="00DF1EDC">
            <w:pPr>
              <w:spacing w:after="200" w:line="276" w:lineRule="auto"/>
              <w:rPr>
                <w:szCs w:val="22"/>
              </w:rPr>
            </w:pPr>
            <w:r w:rsidRPr="00D67991">
              <w:t>Current Security Algorithm in use</w:t>
            </w:r>
          </w:p>
        </w:tc>
      </w:tr>
      <w:tr w:rsidR="00E013D0" w14:paraId="284BE60E" w14:textId="77777777" w:rsidTr="00E013D0">
        <w:trPr>
          <w:jc w:val="center"/>
        </w:trPr>
        <w:tc>
          <w:tcPr>
            <w:tcW w:w="889" w:type="dxa"/>
          </w:tcPr>
          <w:p w14:paraId="0CC529AA" w14:textId="77777777" w:rsidR="00E013D0" w:rsidRDefault="00E013D0">
            <w:pPr>
              <w:spacing w:after="200" w:line="276" w:lineRule="auto"/>
              <w:rPr>
                <w:szCs w:val="22"/>
              </w:rPr>
            </w:pPr>
          </w:p>
        </w:tc>
        <w:tc>
          <w:tcPr>
            <w:tcW w:w="1537" w:type="dxa"/>
          </w:tcPr>
          <w:p w14:paraId="02DC0979" w14:textId="77777777" w:rsidR="00E013D0" w:rsidRDefault="00DF1EDC">
            <w:pPr>
              <w:spacing w:after="200" w:line="276" w:lineRule="auto"/>
              <w:rPr>
                <w:szCs w:val="22"/>
              </w:rPr>
            </w:pPr>
            <w:r>
              <w:t>Null</w:t>
            </w:r>
          </w:p>
        </w:tc>
        <w:tc>
          <w:tcPr>
            <w:tcW w:w="861" w:type="dxa"/>
          </w:tcPr>
          <w:p w14:paraId="4E640899" w14:textId="77777777" w:rsidR="00E013D0" w:rsidRDefault="00DF1EDC">
            <w:pPr>
              <w:spacing w:after="200" w:line="276" w:lineRule="auto"/>
              <w:rPr>
                <w:szCs w:val="22"/>
              </w:rPr>
            </w:pPr>
            <w:r>
              <w:t>0x0</w:t>
            </w:r>
          </w:p>
        </w:tc>
        <w:tc>
          <w:tcPr>
            <w:tcW w:w="5499" w:type="dxa"/>
          </w:tcPr>
          <w:p w14:paraId="6EAAC4C7" w14:textId="77777777" w:rsidR="00E013D0" w:rsidRDefault="00E013D0">
            <w:pPr>
              <w:spacing w:after="200" w:line="276" w:lineRule="auto"/>
              <w:rPr>
                <w:szCs w:val="22"/>
              </w:rPr>
            </w:pPr>
          </w:p>
        </w:tc>
      </w:tr>
      <w:tr w:rsidR="00E013D0" w14:paraId="45923920" w14:textId="77777777" w:rsidTr="00E013D0">
        <w:trPr>
          <w:jc w:val="center"/>
        </w:trPr>
        <w:tc>
          <w:tcPr>
            <w:tcW w:w="889" w:type="dxa"/>
          </w:tcPr>
          <w:p w14:paraId="02C55FF6" w14:textId="77777777" w:rsidR="00E013D0" w:rsidRDefault="00E013D0">
            <w:pPr>
              <w:spacing w:after="200" w:line="276" w:lineRule="auto"/>
              <w:rPr>
                <w:szCs w:val="22"/>
              </w:rPr>
            </w:pPr>
          </w:p>
        </w:tc>
        <w:tc>
          <w:tcPr>
            <w:tcW w:w="1537" w:type="dxa"/>
          </w:tcPr>
          <w:p w14:paraId="68FF0EAC" w14:textId="77777777" w:rsidR="00E013D0" w:rsidRDefault="00DF1EDC">
            <w:pPr>
              <w:spacing w:after="200" w:line="276" w:lineRule="auto"/>
              <w:rPr>
                <w:szCs w:val="22"/>
              </w:rPr>
            </w:pPr>
            <w:r>
              <w:t>WPA2-WPA</w:t>
            </w:r>
          </w:p>
        </w:tc>
        <w:tc>
          <w:tcPr>
            <w:tcW w:w="861" w:type="dxa"/>
          </w:tcPr>
          <w:p w14:paraId="1BE2C012" w14:textId="77777777" w:rsidR="00E013D0" w:rsidRDefault="00DF1EDC">
            <w:pPr>
              <w:spacing w:after="200" w:line="276" w:lineRule="auto"/>
              <w:rPr>
                <w:szCs w:val="22"/>
              </w:rPr>
            </w:pPr>
            <w:r>
              <w:t>0x1</w:t>
            </w:r>
          </w:p>
        </w:tc>
        <w:tc>
          <w:tcPr>
            <w:tcW w:w="5499" w:type="dxa"/>
          </w:tcPr>
          <w:p w14:paraId="64EF2603" w14:textId="77777777" w:rsidR="00E013D0" w:rsidRDefault="00E013D0">
            <w:pPr>
              <w:spacing w:after="200" w:line="276" w:lineRule="auto"/>
              <w:rPr>
                <w:szCs w:val="22"/>
              </w:rPr>
            </w:pPr>
          </w:p>
        </w:tc>
      </w:tr>
      <w:tr w:rsidR="00E013D0" w14:paraId="4624FEA3" w14:textId="77777777" w:rsidTr="00E013D0">
        <w:trPr>
          <w:jc w:val="center"/>
        </w:trPr>
        <w:tc>
          <w:tcPr>
            <w:tcW w:w="889" w:type="dxa"/>
          </w:tcPr>
          <w:p w14:paraId="15A65A04" w14:textId="77777777" w:rsidR="00E013D0" w:rsidRDefault="00E013D0">
            <w:pPr>
              <w:spacing w:after="200" w:line="276" w:lineRule="auto"/>
              <w:rPr>
                <w:szCs w:val="22"/>
              </w:rPr>
            </w:pPr>
          </w:p>
        </w:tc>
        <w:tc>
          <w:tcPr>
            <w:tcW w:w="1537" w:type="dxa"/>
          </w:tcPr>
          <w:p w14:paraId="29D819AE" w14:textId="77777777" w:rsidR="00E013D0" w:rsidRDefault="00DF1EDC">
            <w:pPr>
              <w:spacing w:after="200" w:line="276" w:lineRule="auto"/>
              <w:rPr>
                <w:szCs w:val="22"/>
              </w:rPr>
            </w:pPr>
            <w:r>
              <w:t>WAPI</w:t>
            </w:r>
          </w:p>
        </w:tc>
        <w:tc>
          <w:tcPr>
            <w:tcW w:w="861" w:type="dxa"/>
          </w:tcPr>
          <w:p w14:paraId="625DF3F6" w14:textId="77777777" w:rsidR="00E013D0" w:rsidRDefault="00DF1EDC">
            <w:pPr>
              <w:spacing w:after="200" w:line="276" w:lineRule="auto"/>
              <w:rPr>
                <w:szCs w:val="22"/>
              </w:rPr>
            </w:pPr>
            <w:r>
              <w:t>0x2</w:t>
            </w:r>
          </w:p>
        </w:tc>
        <w:tc>
          <w:tcPr>
            <w:tcW w:w="5499" w:type="dxa"/>
          </w:tcPr>
          <w:p w14:paraId="496516B5" w14:textId="77777777" w:rsidR="00E013D0" w:rsidRDefault="00E013D0">
            <w:pPr>
              <w:spacing w:after="200" w:line="276" w:lineRule="auto"/>
              <w:rPr>
                <w:szCs w:val="22"/>
              </w:rPr>
            </w:pPr>
          </w:p>
        </w:tc>
      </w:tr>
    </w:tbl>
    <w:p w14:paraId="144987BD" w14:textId="77777777" w:rsidR="00E013D0" w:rsidRDefault="00E013D0" w:rsidP="00E013D0"/>
    <w:p w14:paraId="63E90CF0" w14:textId="77777777" w:rsidR="00E013D0" w:rsidRDefault="00DF1EDC" w:rsidP="008D240F">
      <w:pPr>
        <w:pStyle w:val="Heading4"/>
      </w:pPr>
      <w:r w:rsidRPr="00B9479B">
        <w:t>MD-REQ-179293/A-HotspotVisibility_St</w:t>
      </w:r>
    </w:p>
    <w:p w14:paraId="7EA244A0" w14:textId="77777777" w:rsidR="00E013D0" w:rsidRPr="00E40509" w:rsidRDefault="00DF1EDC" w:rsidP="00E013D0">
      <w:r w:rsidRPr="00E40509">
        <w:t>Message Type: Status</w:t>
      </w:r>
    </w:p>
    <w:p w14:paraId="322FAE7A" w14:textId="77777777" w:rsidR="00E013D0" w:rsidRPr="00E40509" w:rsidRDefault="00E013D0" w:rsidP="00E013D0"/>
    <w:p w14:paraId="6A455E00" w14:textId="77777777" w:rsidR="00E013D0" w:rsidRDefault="00DF1EDC" w:rsidP="00E013D0">
      <w:r>
        <w:t xml:space="preserve">This signal is used to inform the </w:t>
      </w:r>
      <w:r>
        <w:rPr>
          <w:rFonts w:eastAsiaTheme="minorHAnsi" w:cs="Arial"/>
        </w:rPr>
        <w:t xml:space="preserve">WifiHotSpotOnBoardClient </w:t>
      </w:r>
      <w:r>
        <w:t>the current state of the Hotpot Visibility</w:t>
      </w:r>
    </w:p>
    <w:p w14:paraId="0234247C" w14:textId="77777777" w:rsidR="00E013D0" w:rsidRPr="00E40509" w:rsidRDefault="00E013D0" w:rsidP="00E013D0"/>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039"/>
        <w:gridCol w:w="861"/>
        <w:gridCol w:w="5499"/>
      </w:tblGrid>
      <w:tr w:rsidR="00E013D0" w14:paraId="1C4A7CBC" w14:textId="77777777" w:rsidTr="00E013D0">
        <w:trPr>
          <w:jc w:val="center"/>
        </w:trPr>
        <w:tc>
          <w:tcPr>
            <w:tcW w:w="1396" w:type="dxa"/>
          </w:tcPr>
          <w:p w14:paraId="25684D8A" w14:textId="77777777" w:rsidR="00E013D0" w:rsidRPr="00E40509" w:rsidRDefault="00DF1EDC" w:rsidP="00E013D0">
            <w:pPr>
              <w:rPr>
                <w:b/>
              </w:rPr>
            </w:pPr>
            <w:r w:rsidRPr="00E40509">
              <w:rPr>
                <w:b/>
              </w:rPr>
              <w:t>Name</w:t>
            </w:r>
          </w:p>
        </w:tc>
        <w:tc>
          <w:tcPr>
            <w:tcW w:w="1039" w:type="dxa"/>
          </w:tcPr>
          <w:p w14:paraId="2D736C38" w14:textId="77777777" w:rsidR="00E013D0" w:rsidRPr="00E40509" w:rsidRDefault="00DF1EDC" w:rsidP="00E013D0">
            <w:pPr>
              <w:rPr>
                <w:b/>
              </w:rPr>
            </w:pPr>
            <w:r w:rsidRPr="00E40509">
              <w:rPr>
                <w:b/>
              </w:rPr>
              <w:t>Literals</w:t>
            </w:r>
          </w:p>
        </w:tc>
        <w:tc>
          <w:tcPr>
            <w:tcW w:w="861" w:type="dxa"/>
          </w:tcPr>
          <w:p w14:paraId="400B7CF5" w14:textId="77777777" w:rsidR="00E013D0" w:rsidRPr="00E40509" w:rsidRDefault="00DF1EDC" w:rsidP="00E013D0">
            <w:pPr>
              <w:rPr>
                <w:b/>
              </w:rPr>
            </w:pPr>
            <w:r w:rsidRPr="00E40509">
              <w:rPr>
                <w:b/>
              </w:rPr>
              <w:t>Value</w:t>
            </w:r>
          </w:p>
        </w:tc>
        <w:tc>
          <w:tcPr>
            <w:tcW w:w="5499" w:type="dxa"/>
          </w:tcPr>
          <w:p w14:paraId="13C589F7" w14:textId="77777777" w:rsidR="00E013D0" w:rsidRPr="00E40509" w:rsidRDefault="00DF1EDC" w:rsidP="00E013D0">
            <w:pPr>
              <w:rPr>
                <w:b/>
              </w:rPr>
            </w:pPr>
            <w:r w:rsidRPr="00E40509">
              <w:rPr>
                <w:b/>
              </w:rPr>
              <w:t>Description</w:t>
            </w:r>
          </w:p>
        </w:tc>
      </w:tr>
      <w:tr w:rsidR="00E013D0" w14:paraId="1D59B26B" w14:textId="77777777" w:rsidTr="00E013D0">
        <w:trPr>
          <w:jc w:val="center"/>
        </w:trPr>
        <w:tc>
          <w:tcPr>
            <w:tcW w:w="1396" w:type="dxa"/>
          </w:tcPr>
          <w:p w14:paraId="709FEE05" w14:textId="77777777" w:rsidR="00E013D0" w:rsidRPr="00ED72E2" w:rsidRDefault="00DF1EDC">
            <w:pPr>
              <w:tabs>
                <w:tab w:val="center" w:pos="1057"/>
              </w:tabs>
              <w:spacing w:after="200" w:line="276" w:lineRule="auto"/>
              <w:rPr>
                <w:rFonts w:cs="Arial"/>
                <w:szCs w:val="22"/>
              </w:rPr>
            </w:pPr>
            <w:r w:rsidRPr="00ED72E2">
              <w:rPr>
                <w:rFonts w:cs="Arial"/>
              </w:rPr>
              <w:t xml:space="preserve">Type </w:t>
            </w:r>
            <w:r w:rsidRPr="00ED72E2">
              <w:rPr>
                <w:rFonts w:cs="Arial"/>
              </w:rPr>
              <w:tab/>
            </w:r>
          </w:p>
        </w:tc>
        <w:tc>
          <w:tcPr>
            <w:tcW w:w="1039" w:type="dxa"/>
          </w:tcPr>
          <w:p w14:paraId="427B18B9" w14:textId="77777777" w:rsidR="00E013D0" w:rsidRPr="00ED72E2" w:rsidRDefault="00DF1EDC">
            <w:pPr>
              <w:spacing w:after="200" w:line="276" w:lineRule="auto"/>
              <w:rPr>
                <w:rFonts w:cs="Arial"/>
                <w:szCs w:val="22"/>
              </w:rPr>
            </w:pPr>
            <w:r w:rsidRPr="00ED72E2">
              <w:rPr>
                <w:rFonts w:cs="Arial"/>
              </w:rPr>
              <w:t>-</w:t>
            </w:r>
          </w:p>
        </w:tc>
        <w:tc>
          <w:tcPr>
            <w:tcW w:w="861" w:type="dxa"/>
          </w:tcPr>
          <w:p w14:paraId="0770420F" w14:textId="77777777" w:rsidR="00E013D0" w:rsidRPr="00ED72E2" w:rsidRDefault="00DF1EDC">
            <w:pPr>
              <w:spacing w:after="200" w:line="276" w:lineRule="auto"/>
              <w:rPr>
                <w:rFonts w:cs="Arial"/>
                <w:szCs w:val="22"/>
              </w:rPr>
            </w:pPr>
            <w:r w:rsidRPr="00ED72E2">
              <w:rPr>
                <w:rFonts w:cs="Arial"/>
              </w:rPr>
              <w:t>-</w:t>
            </w:r>
          </w:p>
        </w:tc>
        <w:tc>
          <w:tcPr>
            <w:tcW w:w="5499" w:type="dxa"/>
          </w:tcPr>
          <w:p w14:paraId="78A2EC8C" w14:textId="77777777" w:rsidR="00E013D0" w:rsidRPr="00ED72E2" w:rsidRDefault="00DF1EDC" w:rsidP="00E013D0">
            <w:pPr>
              <w:rPr>
                <w:rFonts w:cs="Arial"/>
              </w:rPr>
            </w:pPr>
            <w:r w:rsidRPr="00ED72E2">
              <w:rPr>
                <w:rFonts w:cs="Arial"/>
              </w:rPr>
              <w:t>Wi</w:t>
            </w:r>
            <w:r>
              <w:rPr>
                <w:rFonts w:cs="Arial"/>
              </w:rPr>
              <w:t>-F</w:t>
            </w:r>
            <w:r w:rsidRPr="00ED72E2">
              <w:rPr>
                <w:rFonts w:cs="Arial"/>
              </w:rPr>
              <w:t xml:space="preserve">i chipset SSID transmission status </w:t>
            </w:r>
          </w:p>
        </w:tc>
      </w:tr>
      <w:tr w:rsidR="00E013D0" w14:paraId="6696D1FC" w14:textId="77777777" w:rsidTr="00E013D0">
        <w:trPr>
          <w:jc w:val="center"/>
        </w:trPr>
        <w:tc>
          <w:tcPr>
            <w:tcW w:w="1396" w:type="dxa"/>
          </w:tcPr>
          <w:p w14:paraId="151E7A95" w14:textId="77777777" w:rsidR="00E013D0" w:rsidRPr="00ED72E2" w:rsidRDefault="00E013D0">
            <w:pPr>
              <w:spacing w:after="200" w:line="276" w:lineRule="auto"/>
              <w:rPr>
                <w:rFonts w:cs="Arial"/>
                <w:szCs w:val="22"/>
              </w:rPr>
            </w:pPr>
          </w:p>
        </w:tc>
        <w:tc>
          <w:tcPr>
            <w:tcW w:w="1039" w:type="dxa"/>
          </w:tcPr>
          <w:p w14:paraId="4D515316" w14:textId="77777777" w:rsidR="00E013D0" w:rsidRPr="00ED72E2" w:rsidRDefault="00DF1EDC">
            <w:pPr>
              <w:spacing w:after="200" w:line="276" w:lineRule="auto"/>
              <w:rPr>
                <w:rFonts w:cs="Arial"/>
                <w:szCs w:val="22"/>
              </w:rPr>
            </w:pPr>
            <w:r w:rsidRPr="00ED72E2">
              <w:rPr>
                <w:rFonts w:cs="Arial"/>
              </w:rPr>
              <w:t>Null</w:t>
            </w:r>
          </w:p>
        </w:tc>
        <w:tc>
          <w:tcPr>
            <w:tcW w:w="861" w:type="dxa"/>
          </w:tcPr>
          <w:p w14:paraId="43ED4C3B" w14:textId="77777777" w:rsidR="00E013D0" w:rsidRPr="00ED72E2" w:rsidRDefault="00DF1EDC">
            <w:pPr>
              <w:spacing w:after="200" w:line="276" w:lineRule="auto"/>
              <w:rPr>
                <w:rFonts w:cs="Arial"/>
                <w:szCs w:val="22"/>
              </w:rPr>
            </w:pPr>
            <w:r w:rsidRPr="00ED72E2">
              <w:rPr>
                <w:rFonts w:cs="Arial"/>
              </w:rPr>
              <w:t>0x0</w:t>
            </w:r>
          </w:p>
        </w:tc>
        <w:tc>
          <w:tcPr>
            <w:tcW w:w="5499" w:type="dxa"/>
          </w:tcPr>
          <w:p w14:paraId="01925A17" w14:textId="77777777" w:rsidR="00E013D0" w:rsidRPr="00ED72E2" w:rsidRDefault="00E013D0" w:rsidP="00E013D0">
            <w:pPr>
              <w:rPr>
                <w:rFonts w:cs="Arial"/>
              </w:rPr>
            </w:pPr>
          </w:p>
        </w:tc>
      </w:tr>
      <w:tr w:rsidR="00E013D0" w14:paraId="4EBBBD84" w14:textId="77777777" w:rsidTr="00E013D0">
        <w:trPr>
          <w:jc w:val="center"/>
        </w:trPr>
        <w:tc>
          <w:tcPr>
            <w:tcW w:w="1396" w:type="dxa"/>
          </w:tcPr>
          <w:p w14:paraId="4302A224" w14:textId="77777777" w:rsidR="00E013D0" w:rsidRPr="00ED72E2" w:rsidRDefault="00E013D0">
            <w:pPr>
              <w:spacing w:after="200" w:line="276" w:lineRule="auto"/>
              <w:rPr>
                <w:rFonts w:cs="Arial"/>
                <w:szCs w:val="22"/>
              </w:rPr>
            </w:pPr>
          </w:p>
        </w:tc>
        <w:tc>
          <w:tcPr>
            <w:tcW w:w="1039" w:type="dxa"/>
          </w:tcPr>
          <w:p w14:paraId="57130C1A" w14:textId="77777777" w:rsidR="00E013D0" w:rsidRPr="00ED72E2" w:rsidRDefault="00DF1EDC">
            <w:pPr>
              <w:spacing w:after="200" w:line="276" w:lineRule="auto"/>
              <w:rPr>
                <w:rFonts w:cs="Arial"/>
                <w:szCs w:val="22"/>
              </w:rPr>
            </w:pPr>
            <w:r w:rsidRPr="00ED72E2">
              <w:rPr>
                <w:rFonts w:cs="Arial"/>
              </w:rPr>
              <w:t>Off</w:t>
            </w:r>
          </w:p>
        </w:tc>
        <w:tc>
          <w:tcPr>
            <w:tcW w:w="861" w:type="dxa"/>
          </w:tcPr>
          <w:p w14:paraId="10C43729" w14:textId="77777777" w:rsidR="00E013D0" w:rsidRPr="00ED72E2" w:rsidRDefault="00DF1EDC">
            <w:pPr>
              <w:spacing w:after="200" w:line="276" w:lineRule="auto"/>
              <w:rPr>
                <w:rFonts w:cs="Arial"/>
                <w:szCs w:val="22"/>
              </w:rPr>
            </w:pPr>
            <w:r w:rsidRPr="00ED72E2">
              <w:rPr>
                <w:rFonts w:cs="Arial"/>
              </w:rPr>
              <w:t>0x1</w:t>
            </w:r>
          </w:p>
        </w:tc>
        <w:tc>
          <w:tcPr>
            <w:tcW w:w="5499" w:type="dxa"/>
          </w:tcPr>
          <w:p w14:paraId="5284E115" w14:textId="77777777" w:rsidR="00E013D0" w:rsidRPr="00ED72E2" w:rsidRDefault="00DF1EDC" w:rsidP="00E013D0">
            <w:pPr>
              <w:rPr>
                <w:rFonts w:cs="Arial"/>
              </w:rPr>
            </w:pPr>
            <w:r w:rsidRPr="00ED72E2">
              <w:rPr>
                <w:rFonts w:cs="Arial"/>
              </w:rPr>
              <w:t>Wi</w:t>
            </w:r>
            <w:r>
              <w:rPr>
                <w:rFonts w:cs="Arial"/>
              </w:rPr>
              <w:t>-F</w:t>
            </w:r>
            <w:r w:rsidRPr="00ED72E2">
              <w:rPr>
                <w:rFonts w:cs="Arial"/>
              </w:rPr>
              <w:t>i chipset excludes SSID in its beacon frames</w:t>
            </w:r>
          </w:p>
        </w:tc>
      </w:tr>
      <w:tr w:rsidR="00E013D0" w14:paraId="26B938CA" w14:textId="77777777" w:rsidTr="00E013D0">
        <w:trPr>
          <w:jc w:val="center"/>
        </w:trPr>
        <w:tc>
          <w:tcPr>
            <w:tcW w:w="1396" w:type="dxa"/>
          </w:tcPr>
          <w:p w14:paraId="13625775" w14:textId="77777777" w:rsidR="00E013D0" w:rsidRPr="00ED72E2" w:rsidRDefault="00E013D0">
            <w:pPr>
              <w:spacing w:after="200" w:line="276" w:lineRule="auto"/>
              <w:rPr>
                <w:rFonts w:cs="Arial"/>
                <w:szCs w:val="22"/>
              </w:rPr>
            </w:pPr>
          </w:p>
        </w:tc>
        <w:tc>
          <w:tcPr>
            <w:tcW w:w="1039" w:type="dxa"/>
          </w:tcPr>
          <w:p w14:paraId="3EC1E990" w14:textId="77777777" w:rsidR="00E013D0" w:rsidRPr="00ED72E2" w:rsidRDefault="00DF1EDC">
            <w:pPr>
              <w:spacing w:after="200" w:line="276" w:lineRule="auto"/>
              <w:rPr>
                <w:rFonts w:cs="Arial"/>
                <w:szCs w:val="22"/>
              </w:rPr>
            </w:pPr>
            <w:r w:rsidRPr="00ED72E2">
              <w:rPr>
                <w:rFonts w:cs="Arial"/>
              </w:rPr>
              <w:t>On</w:t>
            </w:r>
          </w:p>
        </w:tc>
        <w:tc>
          <w:tcPr>
            <w:tcW w:w="861" w:type="dxa"/>
          </w:tcPr>
          <w:p w14:paraId="302A0CC9" w14:textId="77777777" w:rsidR="00E013D0" w:rsidRPr="00ED72E2" w:rsidRDefault="00DF1EDC">
            <w:pPr>
              <w:spacing w:after="200" w:line="276" w:lineRule="auto"/>
              <w:rPr>
                <w:rFonts w:cs="Arial"/>
                <w:szCs w:val="22"/>
              </w:rPr>
            </w:pPr>
            <w:r w:rsidRPr="00ED72E2">
              <w:rPr>
                <w:rFonts w:cs="Arial"/>
              </w:rPr>
              <w:t>0x2</w:t>
            </w:r>
          </w:p>
        </w:tc>
        <w:tc>
          <w:tcPr>
            <w:tcW w:w="5499" w:type="dxa"/>
          </w:tcPr>
          <w:p w14:paraId="58393BD5" w14:textId="77777777" w:rsidR="00E013D0" w:rsidRPr="00ED72E2" w:rsidRDefault="00DF1EDC" w:rsidP="00E013D0">
            <w:pPr>
              <w:rPr>
                <w:rFonts w:cs="Arial"/>
              </w:rPr>
            </w:pPr>
            <w:r w:rsidRPr="00ED72E2">
              <w:rPr>
                <w:rFonts w:cs="Arial"/>
              </w:rPr>
              <w:t>Wi</w:t>
            </w:r>
            <w:r>
              <w:rPr>
                <w:rFonts w:cs="Arial"/>
              </w:rPr>
              <w:t>-F</w:t>
            </w:r>
            <w:r w:rsidRPr="00ED72E2">
              <w:rPr>
                <w:rFonts w:cs="Arial"/>
              </w:rPr>
              <w:t>i chipset transmits SSID in its beacon frames</w:t>
            </w:r>
          </w:p>
        </w:tc>
      </w:tr>
    </w:tbl>
    <w:p w14:paraId="2AC47221" w14:textId="77777777" w:rsidR="00E013D0" w:rsidRDefault="00E013D0" w:rsidP="00E013D0"/>
    <w:p w14:paraId="4D5B202C" w14:textId="77777777" w:rsidR="00E013D0" w:rsidRDefault="00DF1EDC" w:rsidP="008D240F">
      <w:pPr>
        <w:pStyle w:val="Heading4"/>
      </w:pPr>
      <w:r w:rsidRPr="00B9479B">
        <w:t>MD-REQ-179299/A-NewDeviceList_St</w:t>
      </w:r>
    </w:p>
    <w:p w14:paraId="3BEE1D10" w14:textId="77777777" w:rsidR="00E013D0" w:rsidRPr="00E40509" w:rsidRDefault="00DF1EDC" w:rsidP="00E013D0">
      <w:r w:rsidRPr="00E40509">
        <w:t>Message Type: Status</w:t>
      </w:r>
    </w:p>
    <w:p w14:paraId="38DDC9ED" w14:textId="77777777" w:rsidR="00E013D0" w:rsidRPr="00E40509" w:rsidRDefault="00E013D0" w:rsidP="00E013D0"/>
    <w:p w14:paraId="2F985E25" w14:textId="77777777" w:rsidR="00E013D0" w:rsidRDefault="00DF1EDC" w:rsidP="00E013D0">
      <w:r>
        <w:t xml:space="preserve">This signal is used to inform the </w:t>
      </w:r>
      <w:r>
        <w:rPr>
          <w:rFonts w:eastAsiaTheme="minorHAnsi" w:cs="Arial"/>
        </w:rPr>
        <w:t xml:space="preserve">WifiHotSpotOnBoardClient </w:t>
      </w:r>
      <w:r>
        <w:t>a new device has been added/removed to/from the WifiHotSpotServer</w:t>
      </w:r>
    </w:p>
    <w:p w14:paraId="03606B24" w14:textId="77777777" w:rsidR="00E013D0" w:rsidRPr="00E40509" w:rsidRDefault="00E013D0" w:rsidP="00E013D0"/>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3021"/>
        <w:gridCol w:w="810"/>
        <w:gridCol w:w="4230"/>
      </w:tblGrid>
      <w:tr w:rsidR="00E013D0" w14:paraId="0397A7F4" w14:textId="77777777" w:rsidTr="00E013D0">
        <w:trPr>
          <w:jc w:val="center"/>
        </w:trPr>
        <w:tc>
          <w:tcPr>
            <w:tcW w:w="889" w:type="dxa"/>
          </w:tcPr>
          <w:p w14:paraId="24FAF250" w14:textId="77777777" w:rsidR="00E013D0" w:rsidRPr="00E40509" w:rsidRDefault="00DF1EDC" w:rsidP="00E013D0">
            <w:pPr>
              <w:rPr>
                <w:b/>
              </w:rPr>
            </w:pPr>
            <w:r w:rsidRPr="00E40509">
              <w:rPr>
                <w:b/>
              </w:rPr>
              <w:t>Name</w:t>
            </w:r>
          </w:p>
        </w:tc>
        <w:tc>
          <w:tcPr>
            <w:tcW w:w="3021" w:type="dxa"/>
          </w:tcPr>
          <w:p w14:paraId="4A2E9D4F" w14:textId="77777777" w:rsidR="00E013D0" w:rsidRPr="00E40509" w:rsidRDefault="00DF1EDC" w:rsidP="00E013D0">
            <w:pPr>
              <w:rPr>
                <w:b/>
              </w:rPr>
            </w:pPr>
            <w:r w:rsidRPr="00E40509">
              <w:rPr>
                <w:b/>
              </w:rPr>
              <w:t>Literals</w:t>
            </w:r>
          </w:p>
        </w:tc>
        <w:tc>
          <w:tcPr>
            <w:tcW w:w="810" w:type="dxa"/>
          </w:tcPr>
          <w:p w14:paraId="7955CD04" w14:textId="77777777" w:rsidR="00E013D0" w:rsidRPr="00E40509" w:rsidRDefault="00DF1EDC" w:rsidP="00E013D0">
            <w:pPr>
              <w:rPr>
                <w:b/>
              </w:rPr>
            </w:pPr>
            <w:r w:rsidRPr="00E40509">
              <w:rPr>
                <w:b/>
              </w:rPr>
              <w:t>Value</w:t>
            </w:r>
          </w:p>
        </w:tc>
        <w:tc>
          <w:tcPr>
            <w:tcW w:w="4230" w:type="dxa"/>
          </w:tcPr>
          <w:p w14:paraId="6BA7132D" w14:textId="77777777" w:rsidR="00E013D0" w:rsidRPr="00E40509" w:rsidRDefault="00DF1EDC" w:rsidP="00E013D0">
            <w:pPr>
              <w:rPr>
                <w:b/>
              </w:rPr>
            </w:pPr>
            <w:r w:rsidRPr="00E40509">
              <w:rPr>
                <w:b/>
              </w:rPr>
              <w:t>Description</w:t>
            </w:r>
          </w:p>
        </w:tc>
      </w:tr>
      <w:tr w:rsidR="00E013D0" w14:paraId="511FCCB2" w14:textId="77777777" w:rsidTr="00E013D0">
        <w:trPr>
          <w:trHeight w:val="665"/>
          <w:jc w:val="center"/>
        </w:trPr>
        <w:tc>
          <w:tcPr>
            <w:tcW w:w="889" w:type="dxa"/>
          </w:tcPr>
          <w:p w14:paraId="6C12DFD4" w14:textId="77777777" w:rsidR="00E013D0" w:rsidRDefault="00DF1EDC">
            <w:pPr>
              <w:spacing w:after="200" w:line="276" w:lineRule="auto"/>
              <w:rPr>
                <w:szCs w:val="22"/>
              </w:rPr>
            </w:pPr>
            <w:r>
              <w:t>Type</w:t>
            </w:r>
          </w:p>
        </w:tc>
        <w:tc>
          <w:tcPr>
            <w:tcW w:w="3021" w:type="dxa"/>
          </w:tcPr>
          <w:p w14:paraId="2B21BDF4" w14:textId="77777777" w:rsidR="00E013D0" w:rsidRDefault="00DF1EDC">
            <w:pPr>
              <w:spacing w:after="200" w:line="276" w:lineRule="auto"/>
              <w:rPr>
                <w:szCs w:val="22"/>
              </w:rPr>
            </w:pPr>
            <w:r>
              <w:t>-</w:t>
            </w:r>
          </w:p>
        </w:tc>
        <w:tc>
          <w:tcPr>
            <w:tcW w:w="810" w:type="dxa"/>
          </w:tcPr>
          <w:p w14:paraId="48810FE2" w14:textId="77777777" w:rsidR="00E013D0" w:rsidRDefault="00DF1EDC">
            <w:pPr>
              <w:spacing w:after="200" w:line="276" w:lineRule="auto"/>
              <w:rPr>
                <w:szCs w:val="22"/>
              </w:rPr>
            </w:pPr>
            <w:r>
              <w:t>-</w:t>
            </w:r>
          </w:p>
        </w:tc>
        <w:tc>
          <w:tcPr>
            <w:tcW w:w="4230" w:type="dxa"/>
          </w:tcPr>
          <w:p w14:paraId="1A4B2D91" w14:textId="77777777" w:rsidR="00E013D0" w:rsidRDefault="00DF1EDC">
            <w:pPr>
              <w:spacing w:after="200" w:line="276" w:lineRule="auto"/>
              <w:rPr>
                <w:szCs w:val="22"/>
              </w:rPr>
            </w:pPr>
            <w:r w:rsidRPr="00AD78BB">
              <w:t>Status bit to indicate a device has connected/disconnected to the hotspot's network</w:t>
            </w:r>
          </w:p>
        </w:tc>
      </w:tr>
      <w:tr w:rsidR="00E013D0" w14:paraId="7F194F2F" w14:textId="77777777" w:rsidTr="00E013D0">
        <w:trPr>
          <w:jc w:val="center"/>
        </w:trPr>
        <w:tc>
          <w:tcPr>
            <w:tcW w:w="889" w:type="dxa"/>
          </w:tcPr>
          <w:p w14:paraId="4BFCAB45" w14:textId="77777777" w:rsidR="00E013D0" w:rsidRDefault="00E013D0">
            <w:pPr>
              <w:spacing w:after="200" w:line="276" w:lineRule="auto"/>
              <w:rPr>
                <w:szCs w:val="22"/>
              </w:rPr>
            </w:pPr>
          </w:p>
        </w:tc>
        <w:tc>
          <w:tcPr>
            <w:tcW w:w="3021" w:type="dxa"/>
          </w:tcPr>
          <w:p w14:paraId="37435168" w14:textId="77777777" w:rsidR="00E013D0" w:rsidRDefault="00DF1EDC">
            <w:pPr>
              <w:spacing w:after="200" w:line="276" w:lineRule="auto"/>
              <w:rPr>
                <w:szCs w:val="22"/>
              </w:rPr>
            </w:pPr>
            <w:r>
              <w:t>NotAvailable</w:t>
            </w:r>
          </w:p>
        </w:tc>
        <w:tc>
          <w:tcPr>
            <w:tcW w:w="810" w:type="dxa"/>
          </w:tcPr>
          <w:p w14:paraId="2C96C65E" w14:textId="77777777" w:rsidR="00E013D0" w:rsidRDefault="00DF1EDC">
            <w:pPr>
              <w:spacing w:after="200" w:line="276" w:lineRule="auto"/>
              <w:rPr>
                <w:szCs w:val="22"/>
              </w:rPr>
            </w:pPr>
            <w:r>
              <w:t>0x0</w:t>
            </w:r>
          </w:p>
        </w:tc>
        <w:tc>
          <w:tcPr>
            <w:tcW w:w="4230" w:type="dxa"/>
          </w:tcPr>
          <w:p w14:paraId="2F44D7D8" w14:textId="77777777" w:rsidR="00E013D0" w:rsidRDefault="00E013D0">
            <w:pPr>
              <w:spacing w:after="200" w:line="276" w:lineRule="auto"/>
              <w:rPr>
                <w:szCs w:val="22"/>
              </w:rPr>
            </w:pPr>
          </w:p>
        </w:tc>
      </w:tr>
      <w:tr w:rsidR="00E013D0" w14:paraId="4502097D" w14:textId="77777777" w:rsidTr="00E013D0">
        <w:trPr>
          <w:jc w:val="center"/>
        </w:trPr>
        <w:tc>
          <w:tcPr>
            <w:tcW w:w="889" w:type="dxa"/>
          </w:tcPr>
          <w:p w14:paraId="08FFB67D" w14:textId="77777777" w:rsidR="00E013D0" w:rsidRDefault="00E013D0">
            <w:pPr>
              <w:spacing w:after="200" w:line="276" w:lineRule="auto"/>
              <w:rPr>
                <w:szCs w:val="22"/>
              </w:rPr>
            </w:pPr>
          </w:p>
        </w:tc>
        <w:tc>
          <w:tcPr>
            <w:tcW w:w="3021" w:type="dxa"/>
          </w:tcPr>
          <w:p w14:paraId="550888FD" w14:textId="77777777" w:rsidR="00E013D0" w:rsidRDefault="00DF1EDC">
            <w:pPr>
              <w:spacing w:after="200" w:line="276" w:lineRule="auto"/>
              <w:rPr>
                <w:szCs w:val="22"/>
              </w:rPr>
            </w:pPr>
            <w:r>
              <w:t>Available</w:t>
            </w:r>
          </w:p>
        </w:tc>
        <w:tc>
          <w:tcPr>
            <w:tcW w:w="810" w:type="dxa"/>
          </w:tcPr>
          <w:p w14:paraId="437C38DD" w14:textId="77777777" w:rsidR="00E013D0" w:rsidRDefault="00DF1EDC">
            <w:pPr>
              <w:spacing w:after="200" w:line="276" w:lineRule="auto"/>
              <w:rPr>
                <w:szCs w:val="22"/>
              </w:rPr>
            </w:pPr>
            <w:r>
              <w:t>0x1</w:t>
            </w:r>
          </w:p>
        </w:tc>
        <w:tc>
          <w:tcPr>
            <w:tcW w:w="4230" w:type="dxa"/>
          </w:tcPr>
          <w:p w14:paraId="0F9E3FCB" w14:textId="77777777" w:rsidR="00E013D0" w:rsidRDefault="00E013D0">
            <w:pPr>
              <w:spacing w:after="200" w:line="276" w:lineRule="auto"/>
              <w:rPr>
                <w:szCs w:val="22"/>
              </w:rPr>
            </w:pPr>
          </w:p>
        </w:tc>
      </w:tr>
    </w:tbl>
    <w:p w14:paraId="7A32E9D5" w14:textId="77777777" w:rsidR="00E013D0" w:rsidRDefault="00E013D0" w:rsidP="00E013D0"/>
    <w:p w14:paraId="0E418007" w14:textId="77777777" w:rsidR="00E013D0" w:rsidRDefault="00DF1EDC" w:rsidP="008D240F">
      <w:pPr>
        <w:pStyle w:val="Heading4"/>
      </w:pPr>
      <w:r w:rsidRPr="00B9479B">
        <w:t>MD-REQ-179301/A-TCUSignalStrength_St</w:t>
      </w:r>
    </w:p>
    <w:p w14:paraId="01D93289" w14:textId="77777777" w:rsidR="00E013D0" w:rsidRPr="00E40509" w:rsidRDefault="00DF1EDC" w:rsidP="00E013D0">
      <w:r w:rsidRPr="00E40509">
        <w:t>Message Type: Status</w:t>
      </w:r>
    </w:p>
    <w:p w14:paraId="047468C5" w14:textId="77777777" w:rsidR="00E013D0" w:rsidRPr="00E40509" w:rsidRDefault="00E013D0" w:rsidP="00E013D0"/>
    <w:p w14:paraId="00E40D7D" w14:textId="77777777" w:rsidR="00E013D0" w:rsidRDefault="00DF1EDC" w:rsidP="00E013D0">
      <w:r w:rsidRPr="005E15D0">
        <w:t xml:space="preserve">This signal is used to inform the </w:t>
      </w:r>
      <w:r>
        <w:rPr>
          <w:rFonts w:eastAsiaTheme="minorHAnsi" w:cs="Univers"/>
        </w:rPr>
        <w:t xml:space="preserve">WifiHotSpotOnBoardClient </w:t>
      </w:r>
      <w:r>
        <w:t>the status of the TCU signal strength</w:t>
      </w:r>
    </w:p>
    <w:p w14:paraId="47E61631" w14:textId="77777777" w:rsidR="00E013D0" w:rsidRPr="00E40509" w:rsidRDefault="00E013D0" w:rsidP="00E013D0"/>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822"/>
        <w:gridCol w:w="990"/>
        <w:gridCol w:w="4743"/>
      </w:tblGrid>
      <w:tr w:rsidR="00E013D0" w14:paraId="13B698ED" w14:textId="77777777" w:rsidTr="00E013D0">
        <w:trPr>
          <w:jc w:val="center"/>
        </w:trPr>
        <w:tc>
          <w:tcPr>
            <w:tcW w:w="1391" w:type="dxa"/>
          </w:tcPr>
          <w:p w14:paraId="60EE43AC" w14:textId="77777777" w:rsidR="00E013D0" w:rsidRPr="00E40509" w:rsidRDefault="00DF1EDC" w:rsidP="00E013D0">
            <w:pPr>
              <w:rPr>
                <w:b/>
              </w:rPr>
            </w:pPr>
            <w:r w:rsidRPr="00E40509">
              <w:rPr>
                <w:b/>
              </w:rPr>
              <w:t>Name</w:t>
            </w:r>
          </w:p>
        </w:tc>
        <w:tc>
          <w:tcPr>
            <w:tcW w:w="1822" w:type="dxa"/>
          </w:tcPr>
          <w:p w14:paraId="2FA71525" w14:textId="77777777" w:rsidR="00E013D0" w:rsidRPr="00E40509" w:rsidRDefault="00DF1EDC" w:rsidP="00E013D0">
            <w:pPr>
              <w:rPr>
                <w:b/>
              </w:rPr>
            </w:pPr>
            <w:r w:rsidRPr="00E40509">
              <w:rPr>
                <w:b/>
              </w:rPr>
              <w:t>Literals</w:t>
            </w:r>
          </w:p>
        </w:tc>
        <w:tc>
          <w:tcPr>
            <w:tcW w:w="990" w:type="dxa"/>
          </w:tcPr>
          <w:p w14:paraId="37E3095A" w14:textId="77777777" w:rsidR="00E013D0" w:rsidRPr="00E40509" w:rsidRDefault="00DF1EDC" w:rsidP="00E013D0">
            <w:pPr>
              <w:rPr>
                <w:b/>
              </w:rPr>
            </w:pPr>
            <w:r w:rsidRPr="00E40509">
              <w:rPr>
                <w:b/>
              </w:rPr>
              <w:t>Value</w:t>
            </w:r>
          </w:p>
        </w:tc>
        <w:tc>
          <w:tcPr>
            <w:tcW w:w="4743" w:type="dxa"/>
          </w:tcPr>
          <w:p w14:paraId="1BEAA487" w14:textId="77777777" w:rsidR="00E013D0" w:rsidRPr="00E40509" w:rsidRDefault="00DF1EDC" w:rsidP="00E013D0">
            <w:pPr>
              <w:rPr>
                <w:b/>
              </w:rPr>
            </w:pPr>
            <w:r w:rsidRPr="00E40509">
              <w:rPr>
                <w:b/>
              </w:rPr>
              <w:t>Description</w:t>
            </w:r>
          </w:p>
        </w:tc>
      </w:tr>
      <w:tr w:rsidR="00E013D0" w:rsidRPr="005E15D0" w14:paraId="30029B4F"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5F157351" w14:textId="77777777" w:rsidR="00E013D0" w:rsidRPr="005E15D0" w:rsidRDefault="00DF1EDC" w:rsidP="00E013D0">
            <w:r w:rsidRPr="005E15D0">
              <w:t>Type</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54F5E59B" w14:textId="77777777" w:rsidR="00E013D0" w:rsidRPr="005E15D0" w:rsidRDefault="00DF1EDC" w:rsidP="00E013D0">
            <w:r w:rsidRPr="005E15D0">
              <w:t>-</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8765CD2" w14:textId="77777777" w:rsidR="00E013D0" w:rsidRPr="005E15D0" w:rsidRDefault="00DF1EDC" w:rsidP="00E013D0">
            <w:r w:rsidRPr="005E15D0">
              <w:t>-</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6FD3EB9B" w14:textId="77777777" w:rsidR="00E013D0" w:rsidRPr="005E15D0" w:rsidRDefault="00DF1EDC" w:rsidP="00E013D0">
            <w:r w:rsidRPr="006D6175">
              <w:t>Quality of TCU's signal strength</w:t>
            </w:r>
          </w:p>
        </w:tc>
      </w:tr>
      <w:tr w:rsidR="00E013D0" w:rsidRPr="005E15D0" w14:paraId="7F4E382F"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6F0D053B"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618E98F9" w14:textId="77777777" w:rsidR="00E013D0" w:rsidRPr="005E15D0" w:rsidRDefault="00DF1EDC" w:rsidP="00E013D0">
            <w:r w:rsidRPr="005E15D0">
              <w:t>0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68F8211" w14:textId="77777777" w:rsidR="00E013D0" w:rsidRPr="005E15D0" w:rsidRDefault="00DF1EDC" w:rsidP="00E013D0">
            <w:r w:rsidRPr="005E15D0">
              <w:t>0x00</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3A7D9873" w14:textId="77777777" w:rsidR="00E013D0" w:rsidRPr="005E15D0" w:rsidRDefault="00DF1EDC" w:rsidP="00E013D0">
            <w:r w:rsidRPr="005E15D0">
              <w:t> </w:t>
            </w:r>
          </w:p>
        </w:tc>
      </w:tr>
      <w:tr w:rsidR="00E013D0" w:rsidRPr="005E15D0" w14:paraId="254582EE"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76CE5D0E"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65D4D732" w14:textId="77777777" w:rsidR="00E013D0" w:rsidRPr="005E15D0" w:rsidRDefault="00DF1EDC" w:rsidP="00E013D0">
            <w:r w:rsidRPr="005E15D0">
              <w:t>1 Bar</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15095C5" w14:textId="77777777" w:rsidR="00E013D0" w:rsidRPr="005E15D0" w:rsidRDefault="00DF1EDC" w:rsidP="00E013D0">
            <w:r w:rsidRPr="005E15D0">
              <w:t>0x01</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7B8E8306" w14:textId="77777777" w:rsidR="00E013D0" w:rsidRPr="005E15D0" w:rsidRDefault="00DF1EDC" w:rsidP="00E013D0">
            <w:r w:rsidRPr="005E15D0">
              <w:t> </w:t>
            </w:r>
          </w:p>
        </w:tc>
      </w:tr>
      <w:tr w:rsidR="00E013D0" w:rsidRPr="005E15D0" w14:paraId="75912F2D"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76BCA0C6"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3D70D499" w14:textId="77777777" w:rsidR="00E013D0" w:rsidRPr="005E15D0" w:rsidRDefault="00DF1EDC" w:rsidP="00E013D0">
            <w:r w:rsidRPr="005E15D0">
              <w:t>2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C98D769" w14:textId="77777777" w:rsidR="00E013D0" w:rsidRPr="005E15D0" w:rsidRDefault="00DF1EDC" w:rsidP="00E013D0">
            <w:r w:rsidRPr="005E15D0">
              <w:t>0x02</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7E8CAB36" w14:textId="77777777" w:rsidR="00E013D0" w:rsidRPr="005E15D0" w:rsidRDefault="00DF1EDC" w:rsidP="00E013D0">
            <w:r w:rsidRPr="005E15D0">
              <w:t> </w:t>
            </w:r>
          </w:p>
        </w:tc>
      </w:tr>
      <w:tr w:rsidR="00E013D0" w:rsidRPr="005E15D0" w14:paraId="1EF86C89"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5DCBB53A"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6AF450DA" w14:textId="77777777" w:rsidR="00E013D0" w:rsidRPr="005E15D0" w:rsidRDefault="00DF1EDC" w:rsidP="00E013D0">
            <w:r w:rsidRPr="005E15D0">
              <w:t>3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9CEB2C8" w14:textId="77777777" w:rsidR="00E013D0" w:rsidRPr="005E15D0" w:rsidRDefault="00DF1EDC" w:rsidP="00E013D0">
            <w:r w:rsidRPr="005E15D0">
              <w:t>0x03</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49AD7899" w14:textId="77777777" w:rsidR="00E013D0" w:rsidRPr="005E15D0" w:rsidRDefault="00DF1EDC" w:rsidP="00E013D0">
            <w:r w:rsidRPr="005E15D0">
              <w:t> </w:t>
            </w:r>
          </w:p>
        </w:tc>
      </w:tr>
      <w:tr w:rsidR="00E013D0" w:rsidRPr="005E15D0" w14:paraId="34AF58C4"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3B688D46"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3500978A" w14:textId="77777777" w:rsidR="00E013D0" w:rsidRPr="005E15D0" w:rsidRDefault="00DF1EDC" w:rsidP="00E013D0">
            <w:r w:rsidRPr="005E15D0">
              <w:t>4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2C24C31" w14:textId="77777777" w:rsidR="00E013D0" w:rsidRPr="005E15D0" w:rsidRDefault="00DF1EDC" w:rsidP="00E013D0">
            <w:r w:rsidRPr="005E15D0">
              <w:t>0x04</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22F1E372" w14:textId="77777777" w:rsidR="00E013D0" w:rsidRPr="005E15D0" w:rsidRDefault="00DF1EDC" w:rsidP="00E013D0">
            <w:r w:rsidRPr="005E15D0">
              <w:t> </w:t>
            </w:r>
          </w:p>
        </w:tc>
      </w:tr>
      <w:tr w:rsidR="00E013D0" w:rsidRPr="005E15D0" w14:paraId="0C1C5006"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45ED3490"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38065E97" w14:textId="77777777" w:rsidR="00E013D0" w:rsidRPr="005E15D0" w:rsidRDefault="00DF1EDC" w:rsidP="00E013D0">
            <w:r w:rsidRPr="005E15D0">
              <w:t>5 Bars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7679E5F" w14:textId="77777777" w:rsidR="00E013D0" w:rsidRPr="005E15D0" w:rsidRDefault="00DF1EDC" w:rsidP="00E013D0">
            <w:r w:rsidRPr="005E15D0">
              <w:t>0x05</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0D338259" w14:textId="77777777" w:rsidR="00E013D0" w:rsidRPr="005E15D0" w:rsidRDefault="00DF1EDC" w:rsidP="00E013D0">
            <w:r w:rsidRPr="005E15D0">
              <w:t> </w:t>
            </w:r>
          </w:p>
        </w:tc>
      </w:tr>
      <w:tr w:rsidR="00E013D0" w:rsidRPr="005E15D0" w14:paraId="14215965" w14:textId="77777777" w:rsidTr="00E013D0">
        <w:trPr>
          <w:jc w:val="center"/>
        </w:trPr>
        <w:tc>
          <w:tcPr>
            <w:tcW w:w="1391" w:type="dxa"/>
            <w:tcBorders>
              <w:top w:val="single" w:sz="4" w:space="0" w:color="auto"/>
              <w:left w:val="single" w:sz="4" w:space="0" w:color="auto"/>
              <w:bottom w:val="single" w:sz="4" w:space="0" w:color="auto"/>
              <w:right w:val="single" w:sz="4" w:space="0" w:color="auto"/>
            </w:tcBorders>
            <w:shd w:val="clear" w:color="auto" w:fill="auto"/>
          </w:tcPr>
          <w:p w14:paraId="3536B8CB" w14:textId="77777777" w:rsidR="00E013D0" w:rsidRPr="005E15D0" w:rsidRDefault="00DF1EDC" w:rsidP="00E013D0">
            <w:r w:rsidRPr="005E15D0">
              <w:t> </w:t>
            </w:r>
          </w:p>
        </w:tc>
        <w:tc>
          <w:tcPr>
            <w:tcW w:w="1822" w:type="dxa"/>
            <w:tcBorders>
              <w:top w:val="single" w:sz="4" w:space="0" w:color="auto"/>
              <w:left w:val="single" w:sz="4" w:space="0" w:color="auto"/>
              <w:bottom w:val="single" w:sz="4" w:space="0" w:color="auto"/>
              <w:right w:val="single" w:sz="4" w:space="0" w:color="auto"/>
            </w:tcBorders>
            <w:shd w:val="clear" w:color="auto" w:fill="auto"/>
          </w:tcPr>
          <w:p w14:paraId="0F5C0995" w14:textId="77777777" w:rsidR="00E013D0" w:rsidRPr="005E15D0" w:rsidRDefault="00DF1EDC" w:rsidP="00E013D0">
            <w:r>
              <w:t>NotDetermined</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8E857B1" w14:textId="77777777" w:rsidR="00E013D0" w:rsidRPr="005E15D0" w:rsidRDefault="00DF1EDC" w:rsidP="00E013D0">
            <w:r w:rsidRPr="005E15D0">
              <w:t>0x06</w:t>
            </w:r>
          </w:p>
        </w:tc>
        <w:tc>
          <w:tcPr>
            <w:tcW w:w="4743" w:type="dxa"/>
            <w:tcBorders>
              <w:top w:val="single" w:sz="4" w:space="0" w:color="auto"/>
              <w:left w:val="single" w:sz="4" w:space="0" w:color="auto"/>
              <w:bottom w:val="single" w:sz="4" w:space="0" w:color="auto"/>
              <w:right w:val="single" w:sz="4" w:space="0" w:color="auto"/>
            </w:tcBorders>
            <w:shd w:val="clear" w:color="auto" w:fill="auto"/>
          </w:tcPr>
          <w:p w14:paraId="647914D7" w14:textId="77777777" w:rsidR="00E013D0" w:rsidRPr="005E15D0" w:rsidRDefault="00DF1EDC" w:rsidP="00E013D0">
            <w:r w:rsidRPr="005E15D0">
              <w:t> </w:t>
            </w:r>
          </w:p>
        </w:tc>
      </w:tr>
    </w:tbl>
    <w:p w14:paraId="5E6F30A3" w14:textId="77777777" w:rsidR="00E013D0" w:rsidRDefault="00E013D0" w:rsidP="00E013D0"/>
    <w:p w14:paraId="6AA9B8DA" w14:textId="77777777" w:rsidR="00E013D0" w:rsidRDefault="00DF1EDC" w:rsidP="008D240F">
      <w:pPr>
        <w:pStyle w:val="Heading4"/>
      </w:pPr>
      <w:r w:rsidRPr="00B9479B">
        <w:t>MD-REQ-212571/A-TCUTechnologyUsed2_St</w:t>
      </w:r>
    </w:p>
    <w:p w14:paraId="0C2562A8" w14:textId="77777777" w:rsidR="00E013D0" w:rsidRPr="00E40509" w:rsidRDefault="00DF1EDC" w:rsidP="00E013D0">
      <w:r w:rsidRPr="00E40509">
        <w:t>Message Type: Status</w:t>
      </w:r>
    </w:p>
    <w:p w14:paraId="11468A3F" w14:textId="77777777" w:rsidR="00E013D0" w:rsidRPr="00E40509" w:rsidRDefault="00E013D0" w:rsidP="00E013D0"/>
    <w:p w14:paraId="5A3243BD" w14:textId="77777777" w:rsidR="00E013D0" w:rsidRDefault="00DF1EDC" w:rsidP="00E013D0">
      <w:r>
        <w:t>This signal is used to inform the WifiHotSpotOnBoardClient the current state of the TCU technology being used (ver2).</w:t>
      </w:r>
    </w:p>
    <w:p w14:paraId="555D93FC" w14:textId="77777777" w:rsidR="00E013D0" w:rsidRPr="00E40509" w:rsidRDefault="00E013D0" w:rsidP="00E013D0"/>
    <w:tbl>
      <w:tblPr>
        <w:tblW w:w="6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2"/>
        <w:gridCol w:w="1372"/>
        <w:gridCol w:w="861"/>
        <w:gridCol w:w="3834"/>
      </w:tblGrid>
      <w:tr w:rsidR="00E013D0" w14:paraId="2DD4AA38" w14:textId="77777777" w:rsidTr="00E013D0">
        <w:trPr>
          <w:jc w:val="center"/>
        </w:trPr>
        <w:tc>
          <w:tcPr>
            <w:tcW w:w="872" w:type="dxa"/>
          </w:tcPr>
          <w:p w14:paraId="0202FAB9" w14:textId="77777777" w:rsidR="00E013D0" w:rsidRPr="00E40509" w:rsidRDefault="00DF1EDC" w:rsidP="00E013D0">
            <w:pPr>
              <w:rPr>
                <w:b/>
              </w:rPr>
            </w:pPr>
            <w:r w:rsidRPr="00E40509">
              <w:rPr>
                <w:b/>
              </w:rPr>
              <w:t>Name</w:t>
            </w:r>
          </w:p>
        </w:tc>
        <w:tc>
          <w:tcPr>
            <w:tcW w:w="1372" w:type="dxa"/>
          </w:tcPr>
          <w:p w14:paraId="47594C52" w14:textId="77777777" w:rsidR="00E013D0" w:rsidRPr="00E40509" w:rsidRDefault="00DF1EDC" w:rsidP="00E013D0">
            <w:pPr>
              <w:rPr>
                <w:b/>
              </w:rPr>
            </w:pPr>
            <w:r w:rsidRPr="00E40509">
              <w:rPr>
                <w:b/>
              </w:rPr>
              <w:t>Literals</w:t>
            </w:r>
          </w:p>
        </w:tc>
        <w:tc>
          <w:tcPr>
            <w:tcW w:w="861" w:type="dxa"/>
          </w:tcPr>
          <w:p w14:paraId="47D1B9B6" w14:textId="77777777" w:rsidR="00E013D0" w:rsidRPr="00E40509" w:rsidRDefault="00DF1EDC" w:rsidP="00E013D0">
            <w:pPr>
              <w:rPr>
                <w:b/>
              </w:rPr>
            </w:pPr>
            <w:r w:rsidRPr="00E40509">
              <w:rPr>
                <w:b/>
              </w:rPr>
              <w:t>Value</w:t>
            </w:r>
          </w:p>
        </w:tc>
        <w:tc>
          <w:tcPr>
            <w:tcW w:w="3834" w:type="dxa"/>
          </w:tcPr>
          <w:p w14:paraId="53CE5661" w14:textId="77777777" w:rsidR="00E013D0" w:rsidRPr="00E40509" w:rsidRDefault="00DF1EDC" w:rsidP="00E013D0">
            <w:pPr>
              <w:rPr>
                <w:b/>
              </w:rPr>
            </w:pPr>
            <w:r w:rsidRPr="00E40509">
              <w:rPr>
                <w:b/>
              </w:rPr>
              <w:t>Description</w:t>
            </w:r>
          </w:p>
        </w:tc>
      </w:tr>
      <w:tr w:rsidR="00E013D0" w14:paraId="01D966DA" w14:textId="77777777" w:rsidTr="00E013D0">
        <w:trPr>
          <w:jc w:val="center"/>
        </w:trPr>
        <w:tc>
          <w:tcPr>
            <w:tcW w:w="872" w:type="dxa"/>
            <w:vAlign w:val="center"/>
          </w:tcPr>
          <w:p w14:paraId="5292FE29" w14:textId="77777777" w:rsidR="00E013D0" w:rsidRPr="00825ED5" w:rsidRDefault="00DF1EDC">
            <w:pPr>
              <w:rPr>
                <w:rFonts w:cs="Arial"/>
                <w:color w:val="000000"/>
              </w:rPr>
            </w:pPr>
            <w:r w:rsidRPr="00825ED5">
              <w:rPr>
                <w:rFonts w:cs="Arial"/>
                <w:color w:val="000000"/>
              </w:rPr>
              <w:t>Type</w:t>
            </w:r>
          </w:p>
        </w:tc>
        <w:tc>
          <w:tcPr>
            <w:tcW w:w="1372" w:type="dxa"/>
            <w:vAlign w:val="center"/>
          </w:tcPr>
          <w:p w14:paraId="6C2D403C" w14:textId="77777777" w:rsidR="00E013D0" w:rsidRPr="00825ED5" w:rsidRDefault="00DF1EDC">
            <w:pPr>
              <w:rPr>
                <w:rFonts w:cs="Arial"/>
                <w:color w:val="000000"/>
              </w:rPr>
            </w:pPr>
            <w:r w:rsidRPr="00825ED5">
              <w:rPr>
                <w:rFonts w:cs="Arial"/>
                <w:color w:val="000000"/>
              </w:rPr>
              <w:t>-</w:t>
            </w:r>
          </w:p>
        </w:tc>
        <w:tc>
          <w:tcPr>
            <w:tcW w:w="861" w:type="dxa"/>
            <w:vAlign w:val="center"/>
          </w:tcPr>
          <w:p w14:paraId="1F0639BB" w14:textId="77777777" w:rsidR="00E013D0" w:rsidRPr="00825ED5" w:rsidRDefault="00DF1EDC">
            <w:pPr>
              <w:rPr>
                <w:rFonts w:cs="Arial"/>
                <w:color w:val="000000"/>
              </w:rPr>
            </w:pPr>
            <w:r w:rsidRPr="00825ED5">
              <w:rPr>
                <w:rFonts w:cs="Arial"/>
                <w:color w:val="000000"/>
              </w:rPr>
              <w:t>-</w:t>
            </w:r>
          </w:p>
        </w:tc>
        <w:tc>
          <w:tcPr>
            <w:tcW w:w="3834" w:type="dxa"/>
            <w:vAlign w:val="center"/>
          </w:tcPr>
          <w:p w14:paraId="4CE17F31" w14:textId="77777777" w:rsidR="00E013D0" w:rsidRPr="00825ED5" w:rsidRDefault="00DF1EDC">
            <w:pPr>
              <w:rPr>
                <w:rFonts w:cs="Arial"/>
                <w:color w:val="000000"/>
              </w:rPr>
            </w:pPr>
            <w:r w:rsidRPr="00825ED5">
              <w:rPr>
                <w:rFonts w:cs="Arial"/>
                <w:color w:val="000000"/>
              </w:rPr>
              <w:t>Current TCU technology in use</w:t>
            </w:r>
          </w:p>
        </w:tc>
      </w:tr>
      <w:tr w:rsidR="00E013D0" w14:paraId="42E85E58" w14:textId="77777777" w:rsidTr="00E013D0">
        <w:trPr>
          <w:jc w:val="center"/>
        </w:trPr>
        <w:tc>
          <w:tcPr>
            <w:tcW w:w="872" w:type="dxa"/>
            <w:vAlign w:val="center"/>
          </w:tcPr>
          <w:p w14:paraId="0C4B69D4" w14:textId="77777777" w:rsidR="00E013D0" w:rsidRPr="00825ED5" w:rsidRDefault="00DF1EDC">
            <w:pPr>
              <w:rPr>
                <w:rFonts w:cs="Arial"/>
                <w:color w:val="000000"/>
              </w:rPr>
            </w:pPr>
            <w:r w:rsidRPr="00825ED5">
              <w:rPr>
                <w:rFonts w:cs="Arial"/>
                <w:color w:val="000000"/>
              </w:rPr>
              <w:t> </w:t>
            </w:r>
          </w:p>
        </w:tc>
        <w:tc>
          <w:tcPr>
            <w:tcW w:w="1372" w:type="dxa"/>
          </w:tcPr>
          <w:p w14:paraId="44279913" w14:textId="77777777" w:rsidR="00E013D0" w:rsidRPr="00825ED5" w:rsidRDefault="00DF1EDC" w:rsidP="00E013D0">
            <w:pPr>
              <w:rPr>
                <w:rFonts w:cs="Arial"/>
              </w:rPr>
            </w:pPr>
            <w:r w:rsidRPr="00825ED5">
              <w:rPr>
                <w:rFonts w:cs="Arial"/>
              </w:rPr>
              <w:t>Null</w:t>
            </w:r>
          </w:p>
        </w:tc>
        <w:tc>
          <w:tcPr>
            <w:tcW w:w="861" w:type="dxa"/>
          </w:tcPr>
          <w:p w14:paraId="3E283B12" w14:textId="77777777" w:rsidR="00E013D0" w:rsidRPr="00825ED5" w:rsidRDefault="00DF1EDC" w:rsidP="00E013D0">
            <w:pPr>
              <w:rPr>
                <w:rFonts w:cs="Arial"/>
              </w:rPr>
            </w:pPr>
            <w:r w:rsidRPr="00825ED5">
              <w:rPr>
                <w:rFonts w:cs="Arial"/>
              </w:rPr>
              <w:t>0x00</w:t>
            </w:r>
          </w:p>
        </w:tc>
        <w:tc>
          <w:tcPr>
            <w:tcW w:w="3834" w:type="dxa"/>
          </w:tcPr>
          <w:p w14:paraId="286EEF8B" w14:textId="77777777" w:rsidR="00E013D0" w:rsidRPr="00825ED5" w:rsidRDefault="00E013D0" w:rsidP="00E013D0">
            <w:pPr>
              <w:rPr>
                <w:rFonts w:cs="Arial"/>
              </w:rPr>
            </w:pPr>
          </w:p>
        </w:tc>
      </w:tr>
      <w:tr w:rsidR="00E013D0" w14:paraId="397ECC51" w14:textId="77777777" w:rsidTr="00E013D0">
        <w:trPr>
          <w:jc w:val="center"/>
        </w:trPr>
        <w:tc>
          <w:tcPr>
            <w:tcW w:w="872" w:type="dxa"/>
            <w:vAlign w:val="center"/>
          </w:tcPr>
          <w:p w14:paraId="67782E4F" w14:textId="77777777" w:rsidR="00E013D0" w:rsidRPr="00825ED5" w:rsidRDefault="00DF1EDC">
            <w:pPr>
              <w:rPr>
                <w:rFonts w:cs="Arial"/>
                <w:color w:val="000000"/>
              </w:rPr>
            </w:pPr>
            <w:r w:rsidRPr="00825ED5">
              <w:rPr>
                <w:rFonts w:cs="Arial"/>
                <w:color w:val="000000"/>
              </w:rPr>
              <w:t> </w:t>
            </w:r>
          </w:p>
        </w:tc>
        <w:tc>
          <w:tcPr>
            <w:tcW w:w="1372" w:type="dxa"/>
          </w:tcPr>
          <w:p w14:paraId="08956C76" w14:textId="77777777" w:rsidR="00E013D0" w:rsidRPr="00825ED5" w:rsidRDefault="00DF1EDC" w:rsidP="00E013D0">
            <w:pPr>
              <w:rPr>
                <w:rFonts w:cs="Arial"/>
              </w:rPr>
            </w:pPr>
            <w:r w:rsidRPr="00825ED5">
              <w:rPr>
                <w:rFonts w:cs="Arial"/>
              </w:rPr>
              <w:t>No Network</w:t>
            </w:r>
          </w:p>
        </w:tc>
        <w:tc>
          <w:tcPr>
            <w:tcW w:w="861" w:type="dxa"/>
          </w:tcPr>
          <w:p w14:paraId="676EA396" w14:textId="77777777" w:rsidR="00E013D0" w:rsidRPr="00825ED5" w:rsidRDefault="00DF1EDC" w:rsidP="00E013D0">
            <w:pPr>
              <w:rPr>
                <w:rFonts w:cs="Arial"/>
              </w:rPr>
            </w:pPr>
            <w:r w:rsidRPr="00825ED5">
              <w:rPr>
                <w:rFonts w:cs="Arial"/>
              </w:rPr>
              <w:t>0x01</w:t>
            </w:r>
          </w:p>
        </w:tc>
        <w:tc>
          <w:tcPr>
            <w:tcW w:w="3834" w:type="dxa"/>
          </w:tcPr>
          <w:p w14:paraId="1A869E97" w14:textId="77777777" w:rsidR="00E013D0" w:rsidRPr="00825ED5" w:rsidRDefault="00E013D0" w:rsidP="00E013D0">
            <w:pPr>
              <w:rPr>
                <w:rFonts w:cs="Arial"/>
              </w:rPr>
            </w:pPr>
          </w:p>
        </w:tc>
      </w:tr>
      <w:tr w:rsidR="00E013D0" w14:paraId="43299B3E" w14:textId="77777777" w:rsidTr="00E013D0">
        <w:trPr>
          <w:jc w:val="center"/>
        </w:trPr>
        <w:tc>
          <w:tcPr>
            <w:tcW w:w="872" w:type="dxa"/>
            <w:vAlign w:val="center"/>
          </w:tcPr>
          <w:p w14:paraId="50710183" w14:textId="77777777" w:rsidR="00E013D0" w:rsidRPr="00825ED5" w:rsidRDefault="00DF1EDC">
            <w:pPr>
              <w:rPr>
                <w:rFonts w:cs="Arial"/>
                <w:color w:val="000000"/>
              </w:rPr>
            </w:pPr>
            <w:r w:rsidRPr="00825ED5">
              <w:rPr>
                <w:rFonts w:cs="Arial"/>
                <w:color w:val="000000"/>
              </w:rPr>
              <w:t> </w:t>
            </w:r>
          </w:p>
        </w:tc>
        <w:tc>
          <w:tcPr>
            <w:tcW w:w="1372" w:type="dxa"/>
          </w:tcPr>
          <w:p w14:paraId="1A53E060" w14:textId="77777777" w:rsidR="00E013D0" w:rsidRPr="00825ED5" w:rsidRDefault="00DF1EDC" w:rsidP="00E013D0">
            <w:pPr>
              <w:rPr>
                <w:rFonts w:cs="Arial"/>
              </w:rPr>
            </w:pPr>
            <w:r w:rsidRPr="00825ED5">
              <w:rPr>
                <w:rFonts w:cs="Arial"/>
              </w:rPr>
              <w:t>GSM</w:t>
            </w:r>
          </w:p>
        </w:tc>
        <w:tc>
          <w:tcPr>
            <w:tcW w:w="861" w:type="dxa"/>
          </w:tcPr>
          <w:p w14:paraId="1ED377ED" w14:textId="77777777" w:rsidR="00E013D0" w:rsidRPr="00825ED5" w:rsidRDefault="00DF1EDC" w:rsidP="00E013D0">
            <w:pPr>
              <w:rPr>
                <w:rFonts w:cs="Arial"/>
              </w:rPr>
            </w:pPr>
            <w:r w:rsidRPr="00825ED5">
              <w:rPr>
                <w:rFonts w:cs="Arial"/>
              </w:rPr>
              <w:t>0x02</w:t>
            </w:r>
          </w:p>
        </w:tc>
        <w:tc>
          <w:tcPr>
            <w:tcW w:w="3834" w:type="dxa"/>
          </w:tcPr>
          <w:p w14:paraId="31AC89A7" w14:textId="77777777" w:rsidR="00E013D0" w:rsidRPr="00825ED5" w:rsidRDefault="00E013D0" w:rsidP="00E013D0">
            <w:pPr>
              <w:rPr>
                <w:rFonts w:cs="Arial"/>
              </w:rPr>
            </w:pPr>
          </w:p>
        </w:tc>
      </w:tr>
      <w:tr w:rsidR="00E013D0" w14:paraId="6217D852" w14:textId="77777777" w:rsidTr="00E013D0">
        <w:trPr>
          <w:jc w:val="center"/>
        </w:trPr>
        <w:tc>
          <w:tcPr>
            <w:tcW w:w="872" w:type="dxa"/>
            <w:vAlign w:val="bottom"/>
          </w:tcPr>
          <w:p w14:paraId="2E356F9E" w14:textId="77777777" w:rsidR="00E013D0" w:rsidRPr="00825ED5" w:rsidRDefault="00DF1EDC">
            <w:pPr>
              <w:rPr>
                <w:rFonts w:cs="Arial"/>
                <w:color w:val="000000"/>
              </w:rPr>
            </w:pPr>
            <w:r w:rsidRPr="00825ED5">
              <w:rPr>
                <w:rFonts w:cs="Arial"/>
                <w:color w:val="000000"/>
              </w:rPr>
              <w:t> </w:t>
            </w:r>
          </w:p>
        </w:tc>
        <w:tc>
          <w:tcPr>
            <w:tcW w:w="1372" w:type="dxa"/>
          </w:tcPr>
          <w:p w14:paraId="5307CEEC" w14:textId="77777777" w:rsidR="00E013D0" w:rsidRPr="00825ED5" w:rsidRDefault="00DF1EDC" w:rsidP="00E013D0">
            <w:pPr>
              <w:rPr>
                <w:rFonts w:cs="Arial"/>
              </w:rPr>
            </w:pPr>
            <w:r w:rsidRPr="00825ED5">
              <w:rPr>
                <w:rFonts w:cs="Arial"/>
              </w:rPr>
              <w:t>GPRS</w:t>
            </w:r>
          </w:p>
        </w:tc>
        <w:tc>
          <w:tcPr>
            <w:tcW w:w="861" w:type="dxa"/>
          </w:tcPr>
          <w:p w14:paraId="6D9A1B5C" w14:textId="77777777" w:rsidR="00E013D0" w:rsidRPr="00825ED5" w:rsidRDefault="00DF1EDC" w:rsidP="00E013D0">
            <w:pPr>
              <w:rPr>
                <w:rFonts w:cs="Arial"/>
              </w:rPr>
            </w:pPr>
            <w:r w:rsidRPr="00825ED5">
              <w:rPr>
                <w:rFonts w:cs="Arial"/>
              </w:rPr>
              <w:t>0x03</w:t>
            </w:r>
          </w:p>
        </w:tc>
        <w:tc>
          <w:tcPr>
            <w:tcW w:w="3834" w:type="dxa"/>
          </w:tcPr>
          <w:p w14:paraId="4C187A47" w14:textId="77777777" w:rsidR="00E013D0" w:rsidRPr="00825ED5" w:rsidRDefault="00E013D0" w:rsidP="00E013D0">
            <w:pPr>
              <w:rPr>
                <w:rFonts w:cs="Arial"/>
              </w:rPr>
            </w:pPr>
          </w:p>
        </w:tc>
      </w:tr>
      <w:tr w:rsidR="00E013D0" w14:paraId="3A547721" w14:textId="77777777" w:rsidTr="00E013D0">
        <w:trPr>
          <w:jc w:val="center"/>
        </w:trPr>
        <w:tc>
          <w:tcPr>
            <w:tcW w:w="872" w:type="dxa"/>
            <w:vAlign w:val="bottom"/>
          </w:tcPr>
          <w:p w14:paraId="47D2BC85" w14:textId="77777777" w:rsidR="00E013D0" w:rsidRPr="00825ED5" w:rsidRDefault="00DF1EDC">
            <w:pPr>
              <w:rPr>
                <w:rFonts w:cs="Arial"/>
                <w:color w:val="000000"/>
              </w:rPr>
            </w:pPr>
            <w:r w:rsidRPr="00825ED5">
              <w:rPr>
                <w:rFonts w:cs="Arial"/>
                <w:color w:val="000000"/>
              </w:rPr>
              <w:t> </w:t>
            </w:r>
          </w:p>
        </w:tc>
        <w:tc>
          <w:tcPr>
            <w:tcW w:w="1372" w:type="dxa"/>
          </w:tcPr>
          <w:p w14:paraId="7A972862" w14:textId="77777777" w:rsidR="00E013D0" w:rsidRPr="00825ED5" w:rsidRDefault="00DF1EDC" w:rsidP="00E013D0">
            <w:pPr>
              <w:rPr>
                <w:rFonts w:cs="Arial"/>
              </w:rPr>
            </w:pPr>
            <w:r w:rsidRPr="00825ED5">
              <w:rPr>
                <w:rFonts w:cs="Arial"/>
              </w:rPr>
              <w:t>EDGE</w:t>
            </w:r>
          </w:p>
        </w:tc>
        <w:tc>
          <w:tcPr>
            <w:tcW w:w="861" w:type="dxa"/>
          </w:tcPr>
          <w:p w14:paraId="13F5314A" w14:textId="77777777" w:rsidR="00E013D0" w:rsidRPr="00825ED5" w:rsidRDefault="00DF1EDC" w:rsidP="00E013D0">
            <w:pPr>
              <w:rPr>
                <w:rFonts w:cs="Arial"/>
              </w:rPr>
            </w:pPr>
            <w:r w:rsidRPr="00825ED5">
              <w:rPr>
                <w:rFonts w:cs="Arial"/>
              </w:rPr>
              <w:t>0x04</w:t>
            </w:r>
          </w:p>
        </w:tc>
        <w:tc>
          <w:tcPr>
            <w:tcW w:w="3834" w:type="dxa"/>
          </w:tcPr>
          <w:p w14:paraId="407096C2" w14:textId="77777777" w:rsidR="00E013D0" w:rsidRPr="00825ED5" w:rsidRDefault="00E013D0" w:rsidP="00E013D0">
            <w:pPr>
              <w:rPr>
                <w:rFonts w:cs="Arial"/>
              </w:rPr>
            </w:pPr>
          </w:p>
        </w:tc>
      </w:tr>
      <w:tr w:rsidR="00E013D0" w14:paraId="0BF28EFF" w14:textId="77777777" w:rsidTr="00E013D0">
        <w:trPr>
          <w:jc w:val="center"/>
        </w:trPr>
        <w:tc>
          <w:tcPr>
            <w:tcW w:w="872" w:type="dxa"/>
            <w:vAlign w:val="bottom"/>
          </w:tcPr>
          <w:p w14:paraId="556B00FB" w14:textId="77777777" w:rsidR="00E013D0" w:rsidRPr="00825ED5" w:rsidRDefault="00DF1EDC">
            <w:pPr>
              <w:rPr>
                <w:rFonts w:cs="Arial"/>
                <w:color w:val="000000"/>
              </w:rPr>
            </w:pPr>
            <w:r w:rsidRPr="00825ED5">
              <w:rPr>
                <w:rFonts w:cs="Arial"/>
                <w:color w:val="000000"/>
              </w:rPr>
              <w:t> </w:t>
            </w:r>
          </w:p>
        </w:tc>
        <w:tc>
          <w:tcPr>
            <w:tcW w:w="1372" w:type="dxa"/>
          </w:tcPr>
          <w:p w14:paraId="05118EC7" w14:textId="77777777" w:rsidR="00E013D0" w:rsidRPr="00825ED5" w:rsidRDefault="00DF1EDC" w:rsidP="00E013D0">
            <w:pPr>
              <w:rPr>
                <w:rFonts w:cs="Arial"/>
              </w:rPr>
            </w:pPr>
            <w:r w:rsidRPr="00825ED5">
              <w:rPr>
                <w:rFonts w:cs="Arial"/>
              </w:rPr>
              <w:t>UMTS</w:t>
            </w:r>
          </w:p>
        </w:tc>
        <w:tc>
          <w:tcPr>
            <w:tcW w:w="861" w:type="dxa"/>
          </w:tcPr>
          <w:p w14:paraId="0D9F29DC" w14:textId="77777777" w:rsidR="00E013D0" w:rsidRPr="00825ED5" w:rsidRDefault="00DF1EDC" w:rsidP="00E013D0">
            <w:pPr>
              <w:rPr>
                <w:rFonts w:cs="Arial"/>
              </w:rPr>
            </w:pPr>
            <w:r w:rsidRPr="00825ED5">
              <w:rPr>
                <w:rFonts w:cs="Arial"/>
              </w:rPr>
              <w:t>0x05</w:t>
            </w:r>
          </w:p>
        </w:tc>
        <w:tc>
          <w:tcPr>
            <w:tcW w:w="3834" w:type="dxa"/>
          </w:tcPr>
          <w:p w14:paraId="2E158DED" w14:textId="77777777" w:rsidR="00E013D0" w:rsidRPr="00825ED5" w:rsidRDefault="00E013D0" w:rsidP="00E013D0">
            <w:pPr>
              <w:rPr>
                <w:rFonts w:cs="Arial"/>
              </w:rPr>
            </w:pPr>
          </w:p>
        </w:tc>
      </w:tr>
      <w:tr w:rsidR="00E013D0" w14:paraId="0EDB86E0" w14:textId="77777777" w:rsidTr="00E013D0">
        <w:trPr>
          <w:jc w:val="center"/>
        </w:trPr>
        <w:tc>
          <w:tcPr>
            <w:tcW w:w="872" w:type="dxa"/>
            <w:vAlign w:val="bottom"/>
          </w:tcPr>
          <w:p w14:paraId="73649491" w14:textId="77777777" w:rsidR="00E013D0" w:rsidRPr="00825ED5" w:rsidRDefault="00E013D0">
            <w:pPr>
              <w:rPr>
                <w:rFonts w:cs="Arial"/>
                <w:color w:val="000000"/>
              </w:rPr>
            </w:pPr>
          </w:p>
        </w:tc>
        <w:tc>
          <w:tcPr>
            <w:tcW w:w="1372" w:type="dxa"/>
          </w:tcPr>
          <w:p w14:paraId="74A466E6" w14:textId="77777777" w:rsidR="00E013D0" w:rsidRPr="00825ED5" w:rsidRDefault="00DF1EDC" w:rsidP="00E013D0">
            <w:pPr>
              <w:rPr>
                <w:rFonts w:cs="Arial"/>
              </w:rPr>
            </w:pPr>
            <w:r w:rsidRPr="00825ED5">
              <w:rPr>
                <w:rFonts w:cs="Arial"/>
              </w:rPr>
              <w:t>HSPA+</w:t>
            </w:r>
          </w:p>
        </w:tc>
        <w:tc>
          <w:tcPr>
            <w:tcW w:w="861" w:type="dxa"/>
          </w:tcPr>
          <w:p w14:paraId="620C78DE" w14:textId="77777777" w:rsidR="00E013D0" w:rsidRPr="00825ED5" w:rsidRDefault="00DF1EDC" w:rsidP="00E013D0">
            <w:pPr>
              <w:rPr>
                <w:rFonts w:cs="Arial"/>
              </w:rPr>
            </w:pPr>
            <w:r w:rsidRPr="00825ED5">
              <w:rPr>
                <w:rFonts w:cs="Arial"/>
              </w:rPr>
              <w:t>0x06</w:t>
            </w:r>
          </w:p>
        </w:tc>
        <w:tc>
          <w:tcPr>
            <w:tcW w:w="3834" w:type="dxa"/>
          </w:tcPr>
          <w:p w14:paraId="1385CB78" w14:textId="77777777" w:rsidR="00E013D0" w:rsidRPr="00825ED5" w:rsidRDefault="00DF1EDC" w:rsidP="00E013D0">
            <w:pPr>
              <w:rPr>
                <w:rFonts w:cs="Arial"/>
              </w:rPr>
            </w:pPr>
            <w:r w:rsidRPr="00825ED5">
              <w:rPr>
                <w:rFonts w:cs="Arial"/>
              </w:rPr>
              <w:t>(includes HSPA, HSDPA and HSUPA)</w:t>
            </w:r>
          </w:p>
        </w:tc>
      </w:tr>
      <w:tr w:rsidR="00E013D0" w14:paraId="41CA95B3" w14:textId="77777777" w:rsidTr="00E013D0">
        <w:trPr>
          <w:jc w:val="center"/>
        </w:trPr>
        <w:tc>
          <w:tcPr>
            <w:tcW w:w="872" w:type="dxa"/>
            <w:vAlign w:val="bottom"/>
          </w:tcPr>
          <w:p w14:paraId="16D1EF68" w14:textId="77777777" w:rsidR="00E013D0" w:rsidRPr="00825ED5" w:rsidRDefault="00E013D0">
            <w:pPr>
              <w:rPr>
                <w:rFonts w:cs="Arial"/>
                <w:color w:val="000000"/>
              </w:rPr>
            </w:pPr>
          </w:p>
        </w:tc>
        <w:tc>
          <w:tcPr>
            <w:tcW w:w="1372" w:type="dxa"/>
          </w:tcPr>
          <w:p w14:paraId="0EDA2CD2" w14:textId="77777777" w:rsidR="00E013D0" w:rsidRPr="00825ED5" w:rsidRDefault="00DF1EDC" w:rsidP="00E013D0">
            <w:pPr>
              <w:rPr>
                <w:rFonts w:cs="Arial"/>
              </w:rPr>
            </w:pPr>
            <w:r w:rsidRPr="00825ED5">
              <w:rPr>
                <w:rFonts w:cs="Arial"/>
              </w:rPr>
              <w:t>LTE</w:t>
            </w:r>
          </w:p>
        </w:tc>
        <w:tc>
          <w:tcPr>
            <w:tcW w:w="861" w:type="dxa"/>
          </w:tcPr>
          <w:p w14:paraId="62F62511" w14:textId="77777777" w:rsidR="00E013D0" w:rsidRPr="00825ED5" w:rsidRDefault="00DF1EDC" w:rsidP="00E013D0">
            <w:pPr>
              <w:rPr>
                <w:rFonts w:cs="Arial"/>
              </w:rPr>
            </w:pPr>
            <w:r w:rsidRPr="00825ED5">
              <w:rPr>
                <w:rFonts w:cs="Arial"/>
              </w:rPr>
              <w:t>0x07</w:t>
            </w:r>
          </w:p>
        </w:tc>
        <w:tc>
          <w:tcPr>
            <w:tcW w:w="3834" w:type="dxa"/>
          </w:tcPr>
          <w:p w14:paraId="17F8E089" w14:textId="77777777" w:rsidR="00E013D0" w:rsidRPr="00825ED5" w:rsidRDefault="00E013D0" w:rsidP="00E013D0">
            <w:pPr>
              <w:rPr>
                <w:rFonts w:cs="Arial"/>
              </w:rPr>
            </w:pPr>
          </w:p>
        </w:tc>
      </w:tr>
    </w:tbl>
    <w:p w14:paraId="13DDDB22" w14:textId="77777777" w:rsidR="00E013D0" w:rsidRDefault="00E013D0" w:rsidP="00E013D0"/>
    <w:p w14:paraId="412C586E" w14:textId="77777777" w:rsidR="00E013D0" w:rsidRDefault="00DF1EDC" w:rsidP="008D240F">
      <w:pPr>
        <w:pStyle w:val="Heading4"/>
      </w:pPr>
      <w:r w:rsidRPr="00B9479B">
        <w:t>MD-REQ-179304/B-CarrierDataNotification_St</w:t>
      </w:r>
    </w:p>
    <w:p w14:paraId="5D494CD3" w14:textId="77777777" w:rsidR="00E013D0" w:rsidRPr="00E40509" w:rsidRDefault="00DF1EDC" w:rsidP="00E013D0">
      <w:r w:rsidRPr="00E40509">
        <w:t>Message Type: Status</w:t>
      </w:r>
    </w:p>
    <w:p w14:paraId="601524D3" w14:textId="77777777" w:rsidR="00E013D0" w:rsidRPr="00E40509" w:rsidRDefault="00E013D0" w:rsidP="00E013D0"/>
    <w:p w14:paraId="26329B41" w14:textId="77777777" w:rsidR="00E013D0" w:rsidRDefault="00DF1EDC" w:rsidP="00E013D0">
      <w:r>
        <w:t xml:space="preserve">This signal is used to inform the </w:t>
      </w:r>
      <w:r>
        <w:rPr>
          <w:rFonts w:eastAsiaTheme="minorHAnsi" w:cs="Univers"/>
        </w:rPr>
        <w:t xml:space="preserve">WifiHotSpotOnBoardClient </w:t>
      </w:r>
      <w:r>
        <w:t>the current state of the connected data plan's data availability.</w:t>
      </w:r>
    </w:p>
    <w:p w14:paraId="7E7AD5F7" w14:textId="77777777" w:rsidR="00E013D0" w:rsidRPr="00E40509" w:rsidRDefault="00DF1EDC" w:rsidP="00E013D0">
      <w:pPr>
        <w:tabs>
          <w:tab w:val="left" w:pos="8580"/>
        </w:tabs>
      </w:pPr>
      <w:r>
        <w:tab/>
      </w:r>
    </w:p>
    <w:tbl>
      <w:tblPr>
        <w:tblW w:w="10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0"/>
        <w:gridCol w:w="2278"/>
        <w:gridCol w:w="1170"/>
        <w:gridCol w:w="4927"/>
      </w:tblGrid>
      <w:tr w:rsidR="00E013D0" w14:paraId="1BEF9F63" w14:textId="77777777" w:rsidTr="00E013D0">
        <w:trPr>
          <w:jc w:val="center"/>
        </w:trPr>
        <w:tc>
          <w:tcPr>
            <w:tcW w:w="1840" w:type="dxa"/>
          </w:tcPr>
          <w:p w14:paraId="496F5E44" w14:textId="77777777" w:rsidR="00E013D0" w:rsidRPr="00E40509" w:rsidRDefault="00DF1EDC" w:rsidP="00E013D0">
            <w:pPr>
              <w:rPr>
                <w:b/>
              </w:rPr>
            </w:pPr>
            <w:r w:rsidRPr="00E40509">
              <w:rPr>
                <w:b/>
              </w:rPr>
              <w:t>Name</w:t>
            </w:r>
          </w:p>
        </w:tc>
        <w:tc>
          <w:tcPr>
            <w:tcW w:w="2278" w:type="dxa"/>
          </w:tcPr>
          <w:p w14:paraId="50802228" w14:textId="77777777" w:rsidR="00E013D0" w:rsidRPr="00E40509" w:rsidRDefault="00DF1EDC" w:rsidP="00E013D0">
            <w:pPr>
              <w:rPr>
                <w:b/>
              </w:rPr>
            </w:pPr>
            <w:r w:rsidRPr="00E40509">
              <w:rPr>
                <w:b/>
              </w:rPr>
              <w:t>Literals</w:t>
            </w:r>
          </w:p>
        </w:tc>
        <w:tc>
          <w:tcPr>
            <w:tcW w:w="1170" w:type="dxa"/>
          </w:tcPr>
          <w:p w14:paraId="5EAB2EFF" w14:textId="77777777" w:rsidR="00E013D0" w:rsidRPr="00E40509" w:rsidRDefault="00DF1EDC" w:rsidP="00E013D0">
            <w:pPr>
              <w:rPr>
                <w:b/>
              </w:rPr>
            </w:pPr>
            <w:r w:rsidRPr="00E40509">
              <w:rPr>
                <w:b/>
              </w:rPr>
              <w:t>Value</w:t>
            </w:r>
          </w:p>
        </w:tc>
        <w:tc>
          <w:tcPr>
            <w:tcW w:w="4927" w:type="dxa"/>
          </w:tcPr>
          <w:p w14:paraId="6836DE00" w14:textId="77777777" w:rsidR="00E013D0" w:rsidRPr="00E40509" w:rsidRDefault="00DF1EDC" w:rsidP="00E013D0">
            <w:pPr>
              <w:rPr>
                <w:b/>
              </w:rPr>
            </w:pPr>
            <w:r w:rsidRPr="00E40509">
              <w:rPr>
                <w:b/>
              </w:rPr>
              <w:t>Description</w:t>
            </w:r>
          </w:p>
        </w:tc>
      </w:tr>
      <w:tr w:rsidR="00E013D0" w:rsidRPr="00DA3FB8" w14:paraId="27453AA9"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52C25655" w14:textId="77777777" w:rsidR="00E013D0" w:rsidRPr="002A1D08" w:rsidRDefault="00DF1EDC" w:rsidP="00E013D0">
            <w:r w:rsidRPr="002A1D08">
              <w:t>NotificationType</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0476CBA8" w14:textId="77777777" w:rsidR="00E013D0" w:rsidRPr="002A1D08" w:rsidRDefault="00DF1EDC" w:rsidP="00E013D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C6F982A" w14:textId="77777777" w:rsidR="00E013D0" w:rsidRPr="002A1D08" w:rsidRDefault="00DF1EDC" w:rsidP="00E013D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402D5C93" w14:textId="77777777" w:rsidR="00E013D0" w:rsidRPr="002A1D08" w:rsidRDefault="00DF1EDC" w:rsidP="00E013D0">
            <w:r w:rsidRPr="002A1D08">
              <w:t>State of the hotspot's current data plan</w:t>
            </w:r>
          </w:p>
        </w:tc>
      </w:tr>
      <w:tr w:rsidR="00E013D0" w:rsidRPr="00DA3FB8" w14:paraId="38512E9B"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25E83545"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585063AB" w14:textId="77777777" w:rsidR="00E013D0" w:rsidRPr="002A1D08" w:rsidRDefault="00DF1EDC" w:rsidP="00E013D0">
            <w:r w:rsidRPr="002A1D08">
              <w:t>Null</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F0C7B87" w14:textId="77777777" w:rsidR="00E013D0" w:rsidRPr="002A1D08" w:rsidRDefault="00DF1EDC" w:rsidP="00E013D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3CEBACCE" w14:textId="77777777" w:rsidR="00E013D0" w:rsidRPr="002A1D08" w:rsidRDefault="00E013D0" w:rsidP="00E013D0"/>
        </w:tc>
      </w:tr>
      <w:tr w:rsidR="00E013D0" w:rsidRPr="00DA3FB8" w14:paraId="757399BD"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D75CCFF"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4B462090" w14:textId="77777777" w:rsidR="00E013D0" w:rsidRPr="002A1D08" w:rsidRDefault="00DF1EDC" w:rsidP="00E013D0">
            <w:r w:rsidRPr="002A1D08">
              <w:t>Free Trial Period Waiting</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C5C0A8E" w14:textId="77777777" w:rsidR="00E013D0" w:rsidRPr="002A1D08" w:rsidRDefault="00DF1EDC" w:rsidP="00E013D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520DC60C" w14:textId="77777777" w:rsidR="00E013D0" w:rsidRPr="002A1D08" w:rsidRDefault="00E013D0" w:rsidP="00E013D0"/>
        </w:tc>
      </w:tr>
      <w:tr w:rsidR="00E013D0" w:rsidRPr="00DA3FB8" w14:paraId="03B15D57"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6EDDF0A0"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53652BD3" w14:textId="77777777" w:rsidR="00E013D0" w:rsidRPr="002A1D08" w:rsidRDefault="00DF1EDC" w:rsidP="00E013D0">
            <w:r w:rsidRPr="002A1D08">
              <w:t>Percent Data Used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B4F27AC" w14:textId="77777777" w:rsidR="00E013D0" w:rsidRPr="002A1D08" w:rsidRDefault="00DF1EDC" w:rsidP="00E013D0">
            <w:r>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56B1F283" w14:textId="77777777" w:rsidR="00E013D0" w:rsidRPr="002A1D08" w:rsidRDefault="00E013D0" w:rsidP="00E013D0"/>
        </w:tc>
      </w:tr>
      <w:tr w:rsidR="00E013D0" w:rsidRPr="00DA3FB8" w14:paraId="62B37568"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46568C9A" w14:textId="77777777" w:rsidR="00E013D0" w:rsidRPr="002A1D08" w:rsidRDefault="00DF1EDC" w:rsidP="00E013D0">
            <w:r w:rsidRPr="002A1D08">
              <w:t>Percent</w:t>
            </w:r>
          </w:p>
        </w:tc>
        <w:tc>
          <w:tcPr>
            <w:tcW w:w="2278" w:type="dxa"/>
            <w:tcBorders>
              <w:top w:val="single" w:sz="4" w:space="0" w:color="auto"/>
              <w:left w:val="single" w:sz="4" w:space="0" w:color="auto"/>
              <w:bottom w:val="single" w:sz="4" w:space="0" w:color="auto"/>
              <w:right w:val="single" w:sz="4" w:space="0" w:color="auto"/>
            </w:tcBorders>
            <w:shd w:val="clear" w:color="auto" w:fill="auto"/>
          </w:tcPr>
          <w:p w14:paraId="015CBA0E" w14:textId="77777777" w:rsidR="00E013D0" w:rsidRPr="002A1D08" w:rsidRDefault="00DF1EDC" w:rsidP="00E013D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D5A50D9" w14:textId="77777777" w:rsidR="00E013D0" w:rsidRPr="002A1D08" w:rsidRDefault="00DF1EDC" w:rsidP="00E013D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CDC83A6" w14:textId="77777777" w:rsidR="00E013D0" w:rsidRPr="002A1D08" w:rsidRDefault="00DF1EDC" w:rsidP="00E013D0">
            <w:r w:rsidRPr="002A1D08">
              <w:t>Percent data left on hotspot's current data plan</w:t>
            </w:r>
          </w:p>
        </w:tc>
      </w:tr>
      <w:tr w:rsidR="00E013D0" w:rsidRPr="00DA3FB8" w14:paraId="61157637"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9AC0B99"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7845A6E0" w14:textId="77777777" w:rsidR="00E013D0" w:rsidRPr="002A1D08" w:rsidRDefault="00DF1EDC" w:rsidP="00E013D0">
            <w:r w:rsidRPr="002A1D08">
              <w:t>50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31FC55B" w14:textId="77777777" w:rsidR="00E013D0" w:rsidRPr="002A1D08" w:rsidRDefault="00DF1EDC" w:rsidP="00E013D0">
            <w:r w:rsidRPr="002A1D08">
              <w:t>0x00</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4E2EFC8" w14:textId="77777777" w:rsidR="00E013D0" w:rsidRPr="002A1D08" w:rsidRDefault="00E013D0" w:rsidP="00E013D0"/>
        </w:tc>
      </w:tr>
      <w:tr w:rsidR="00E013D0" w:rsidRPr="00DA3FB8" w14:paraId="6B32859D"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0F64FC6B"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30343F95" w14:textId="77777777" w:rsidR="00E013D0" w:rsidRPr="002A1D08" w:rsidRDefault="00DF1EDC" w:rsidP="00E013D0">
            <w:r w:rsidRPr="002A1D08">
              <w:t>55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F77FF22" w14:textId="77777777" w:rsidR="00E013D0" w:rsidRPr="002A1D08" w:rsidRDefault="00DF1EDC" w:rsidP="00E013D0">
            <w:r w:rsidRPr="002A1D08">
              <w:t>0x01</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983AA8C" w14:textId="77777777" w:rsidR="00E013D0" w:rsidRPr="002A1D08" w:rsidRDefault="00E013D0" w:rsidP="00E013D0"/>
        </w:tc>
      </w:tr>
      <w:tr w:rsidR="00E013D0" w:rsidRPr="00DA3FB8" w14:paraId="2E0BF675"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0C3CC030"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11A5B780" w14:textId="77777777" w:rsidR="00E013D0" w:rsidRPr="002A1D08" w:rsidRDefault="00DF1EDC" w:rsidP="00E013D0">
            <w:r w:rsidRPr="002A1D08">
              <w:t>60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D7D569C" w14:textId="77777777" w:rsidR="00E013D0" w:rsidRPr="002A1D08" w:rsidRDefault="00DF1EDC" w:rsidP="00E013D0">
            <w:r w:rsidRPr="002A1D08">
              <w:t>0x02</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C705F7C" w14:textId="77777777" w:rsidR="00E013D0" w:rsidRPr="002A1D08" w:rsidRDefault="00E013D0" w:rsidP="00E013D0"/>
        </w:tc>
      </w:tr>
      <w:tr w:rsidR="00E013D0" w:rsidRPr="00DA3FB8" w14:paraId="0FB86953"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1BFABB40"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7CEE4A6E" w14:textId="77777777" w:rsidR="00E013D0" w:rsidRPr="002A1D08" w:rsidRDefault="00DF1EDC" w:rsidP="00E013D0">
            <w:r w:rsidRPr="002A1D08">
              <w:t>65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CAA6967" w14:textId="77777777" w:rsidR="00E013D0" w:rsidRPr="002A1D08" w:rsidRDefault="00DF1EDC" w:rsidP="00E013D0">
            <w:r w:rsidRPr="002A1D08">
              <w:t>0x03</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109A6F9C" w14:textId="77777777" w:rsidR="00E013D0" w:rsidRPr="002A1D08" w:rsidRDefault="00E013D0" w:rsidP="00E013D0"/>
        </w:tc>
      </w:tr>
      <w:tr w:rsidR="00E013D0" w:rsidRPr="00DA3FB8" w14:paraId="4C3D0679"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30AD4ABA"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0318968B" w14:textId="77777777" w:rsidR="00E013D0" w:rsidRPr="002A1D08" w:rsidRDefault="00DF1EDC" w:rsidP="00E013D0">
            <w:r w:rsidRPr="002A1D08">
              <w: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1540539" w14:textId="77777777" w:rsidR="00E013D0" w:rsidRPr="002A1D08" w:rsidRDefault="00DF1EDC" w:rsidP="00E013D0">
            <w:r w:rsidRPr="002A1D08">
              <w:t>…</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6F59346C" w14:textId="77777777" w:rsidR="00E013D0" w:rsidRPr="002A1D08" w:rsidRDefault="00E013D0" w:rsidP="00E013D0"/>
        </w:tc>
      </w:tr>
      <w:tr w:rsidR="00E013D0" w:rsidRPr="00DA3FB8" w14:paraId="12768B91"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5C2E37E2"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7422B077" w14:textId="77777777" w:rsidR="00E013D0" w:rsidRPr="002A1D08" w:rsidRDefault="00DF1EDC" w:rsidP="00E013D0">
            <w:r w:rsidRPr="002A1D08">
              <w:t>100 Percent</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1D8BD7D" w14:textId="77777777" w:rsidR="00E013D0" w:rsidRPr="002A1D08" w:rsidRDefault="00DF1EDC" w:rsidP="00E013D0">
            <w:r w:rsidRPr="002A1D08">
              <w:t>0xA</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22EA52C8" w14:textId="77777777" w:rsidR="00E013D0" w:rsidRPr="002A1D08" w:rsidRDefault="00E013D0" w:rsidP="00E013D0"/>
        </w:tc>
      </w:tr>
      <w:tr w:rsidR="00E013D0" w:rsidRPr="00DA3FB8" w14:paraId="432309B9" w14:textId="77777777" w:rsidTr="00E013D0">
        <w:trPr>
          <w:jc w:val="center"/>
        </w:trPr>
        <w:tc>
          <w:tcPr>
            <w:tcW w:w="1840" w:type="dxa"/>
            <w:tcBorders>
              <w:top w:val="single" w:sz="4" w:space="0" w:color="auto"/>
              <w:left w:val="single" w:sz="4" w:space="0" w:color="auto"/>
              <w:bottom w:val="single" w:sz="4" w:space="0" w:color="auto"/>
              <w:right w:val="single" w:sz="4" w:space="0" w:color="auto"/>
            </w:tcBorders>
            <w:shd w:val="clear" w:color="auto" w:fill="auto"/>
          </w:tcPr>
          <w:p w14:paraId="68D4E309" w14:textId="77777777" w:rsidR="00E013D0" w:rsidRPr="002A1D08" w:rsidRDefault="00E013D0" w:rsidP="00E013D0"/>
        </w:tc>
        <w:tc>
          <w:tcPr>
            <w:tcW w:w="2278" w:type="dxa"/>
            <w:tcBorders>
              <w:top w:val="single" w:sz="4" w:space="0" w:color="auto"/>
              <w:left w:val="single" w:sz="4" w:space="0" w:color="auto"/>
              <w:bottom w:val="single" w:sz="4" w:space="0" w:color="auto"/>
              <w:right w:val="single" w:sz="4" w:space="0" w:color="auto"/>
            </w:tcBorders>
            <w:shd w:val="clear" w:color="auto" w:fill="auto"/>
          </w:tcPr>
          <w:p w14:paraId="4A16B44C" w14:textId="77777777" w:rsidR="00E013D0" w:rsidRPr="002A1D08" w:rsidRDefault="00DF1EDC" w:rsidP="00E013D0">
            <w:r w:rsidRPr="002A1D08">
              <w:t>Reserved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40FB441" w14:textId="77777777" w:rsidR="00E013D0" w:rsidRPr="002A1D08" w:rsidRDefault="00DF1EDC" w:rsidP="00E013D0">
            <w:r w:rsidRPr="002A1D08">
              <w:t>0xB-0xF</w:t>
            </w:r>
          </w:p>
        </w:tc>
        <w:tc>
          <w:tcPr>
            <w:tcW w:w="4927" w:type="dxa"/>
            <w:tcBorders>
              <w:top w:val="single" w:sz="4" w:space="0" w:color="auto"/>
              <w:left w:val="single" w:sz="4" w:space="0" w:color="auto"/>
              <w:bottom w:val="single" w:sz="4" w:space="0" w:color="auto"/>
              <w:right w:val="single" w:sz="4" w:space="0" w:color="auto"/>
            </w:tcBorders>
            <w:shd w:val="clear" w:color="auto" w:fill="auto"/>
          </w:tcPr>
          <w:p w14:paraId="498309FD" w14:textId="77777777" w:rsidR="00E013D0" w:rsidRPr="002A1D08" w:rsidRDefault="00E013D0" w:rsidP="00E013D0"/>
        </w:tc>
      </w:tr>
    </w:tbl>
    <w:p w14:paraId="3238DDBE" w14:textId="77777777" w:rsidR="00E013D0" w:rsidRPr="00DA3FB8" w:rsidRDefault="00E013D0" w:rsidP="00E013D0">
      <w:pPr>
        <w:rPr>
          <w:sz w:val="24"/>
        </w:rPr>
      </w:pPr>
    </w:p>
    <w:p w14:paraId="4A9F8C34" w14:textId="77777777" w:rsidR="00E013D0" w:rsidRDefault="00DF1EDC" w:rsidP="008D240F">
      <w:pPr>
        <w:pStyle w:val="Heading4"/>
      </w:pPr>
      <w:r w:rsidRPr="00B9479B">
        <w:t>MD-REQ-179305/B-TCUAvailability_St</w:t>
      </w:r>
    </w:p>
    <w:p w14:paraId="65D279FC" w14:textId="77777777" w:rsidR="00E013D0" w:rsidRPr="00E40509" w:rsidRDefault="00DF1EDC" w:rsidP="00E013D0">
      <w:r w:rsidRPr="00E40509">
        <w:t>Message Type: Status</w:t>
      </w:r>
    </w:p>
    <w:p w14:paraId="569EA33E" w14:textId="77777777" w:rsidR="00E013D0" w:rsidRPr="00E40509" w:rsidRDefault="00E013D0" w:rsidP="00E013D0"/>
    <w:p w14:paraId="1EE9748A" w14:textId="77777777" w:rsidR="00E013D0" w:rsidRDefault="00DF1EDC" w:rsidP="00E013D0">
      <w:r>
        <w:t xml:space="preserve">This signal is used to inform the WifiHotSpotOnBoardClient the current state of the </w:t>
      </w:r>
      <w:r w:rsidRPr="00E17BE8">
        <w:t>Wi-Fi Hotspot feature</w:t>
      </w:r>
    </w:p>
    <w:p w14:paraId="7D28A500" w14:textId="77777777" w:rsidR="00E013D0" w:rsidRPr="00E40509" w:rsidRDefault="00E013D0" w:rsidP="00E013D0"/>
    <w:tbl>
      <w:tblPr>
        <w:tblW w:w="8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1903"/>
        <w:gridCol w:w="810"/>
        <w:gridCol w:w="5221"/>
      </w:tblGrid>
      <w:tr w:rsidR="00E013D0" w14:paraId="6CB2086D" w14:textId="77777777" w:rsidTr="00E013D0">
        <w:trPr>
          <w:jc w:val="center"/>
        </w:trPr>
        <w:tc>
          <w:tcPr>
            <w:tcW w:w="889" w:type="dxa"/>
          </w:tcPr>
          <w:p w14:paraId="1B4EED29" w14:textId="77777777" w:rsidR="00E013D0" w:rsidRPr="00E40509" w:rsidRDefault="00DF1EDC" w:rsidP="00E013D0">
            <w:pPr>
              <w:rPr>
                <w:b/>
              </w:rPr>
            </w:pPr>
            <w:r w:rsidRPr="00E40509">
              <w:rPr>
                <w:b/>
              </w:rPr>
              <w:t>Name</w:t>
            </w:r>
          </w:p>
        </w:tc>
        <w:tc>
          <w:tcPr>
            <w:tcW w:w="1903" w:type="dxa"/>
          </w:tcPr>
          <w:p w14:paraId="3DECF09F" w14:textId="77777777" w:rsidR="00E013D0" w:rsidRPr="00E40509" w:rsidRDefault="00DF1EDC" w:rsidP="00E013D0">
            <w:pPr>
              <w:rPr>
                <w:b/>
              </w:rPr>
            </w:pPr>
            <w:r w:rsidRPr="00E40509">
              <w:rPr>
                <w:b/>
              </w:rPr>
              <w:t>Literals</w:t>
            </w:r>
          </w:p>
        </w:tc>
        <w:tc>
          <w:tcPr>
            <w:tcW w:w="810" w:type="dxa"/>
          </w:tcPr>
          <w:p w14:paraId="45D7DC7A" w14:textId="77777777" w:rsidR="00E013D0" w:rsidRPr="00E40509" w:rsidRDefault="00DF1EDC" w:rsidP="00E013D0">
            <w:pPr>
              <w:rPr>
                <w:b/>
              </w:rPr>
            </w:pPr>
            <w:r w:rsidRPr="00E40509">
              <w:rPr>
                <w:b/>
              </w:rPr>
              <w:t>Value</w:t>
            </w:r>
          </w:p>
        </w:tc>
        <w:tc>
          <w:tcPr>
            <w:tcW w:w="5221" w:type="dxa"/>
          </w:tcPr>
          <w:p w14:paraId="05321090" w14:textId="77777777" w:rsidR="00E013D0" w:rsidRPr="00E40509" w:rsidRDefault="00DF1EDC" w:rsidP="00E013D0">
            <w:pPr>
              <w:rPr>
                <w:b/>
              </w:rPr>
            </w:pPr>
            <w:r w:rsidRPr="00E40509">
              <w:rPr>
                <w:b/>
              </w:rPr>
              <w:t>Description</w:t>
            </w:r>
          </w:p>
        </w:tc>
      </w:tr>
      <w:tr w:rsidR="00E013D0" w14:paraId="46690F65" w14:textId="77777777" w:rsidTr="00E013D0">
        <w:trPr>
          <w:jc w:val="center"/>
        </w:trPr>
        <w:tc>
          <w:tcPr>
            <w:tcW w:w="889" w:type="dxa"/>
          </w:tcPr>
          <w:p w14:paraId="04FA2C92" w14:textId="77777777" w:rsidR="00E013D0" w:rsidRDefault="00DF1EDC">
            <w:pPr>
              <w:spacing w:after="200" w:line="276" w:lineRule="auto"/>
              <w:rPr>
                <w:szCs w:val="22"/>
              </w:rPr>
            </w:pPr>
            <w:r>
              <w:t xml:space="preserve">Type </w:t>
            </w:r>
          </w:p>
        </w:tc>
        <w:tc>
          <w:tcPr>
            <w:tcW w:w="1903" w:type="dxa"/>
          </w:tcPr>
          <w:p w14:paraId="0C8C90F8" w14:textId="77777777" w:rsidR="00E013D0" w:rsidRDefault="00DF1EDC">
            <w:pPr>
              <w:spacing w:after="200" w:line="276" w:lineRule="auto"/>
              <w:rPr>
                <w:szCs w:val="22"/>
              </w:rPr>
            </w:pPr>
            <w:r>
              <w:t>-</w:t>
            </w:r>
          </w:p>
        </w:tc>
        <w:tc>
          <w:tcPr>
            <w:tcW w:w="810" w:type="dxa"/>
          </w:tcPr>
          <w:p w14:paraId="07A228DA" w14:textId="77777777" w:rsidR="00E013D0" w:rsidRDefault="00DF1EDC">
            <w:pPr>
              <w:spacing w:after="200" w:line="276" w:lineRule="auto"/>
              <w:rPr>
                <w:szCs w:val="22"/>
              </w:rPr>
            </w:pPr>
            <w:r>
              <w:t>-</w:t>
            </w:r>
          </w:p>
        </w:tc>
        <w:tc>
          <w:tcPr>
            <w:tcW w:w="5221" w:type="dxa"/>
          </w:tcPr>
          <w:p w14:paraId="7305F3DB" w14:textId="77777777" w:rsidR="00E013D0" w:rsidRDefault="00DF1EDC">
            <w:pPr>
              <w:spacing w:after="200" w:line="276" w:lineRule="auto"/>
              <w:rPr>
                <w:szCs w:val="22"/>
              </w:rPr>
            </w:pPr>
            <w:r w:rsidRPr="005B4BC3">
              <w:t>Wi-Fi feature readiness status</w:t>
            </w:r>
          </w:p>
        </w:tc>
      </w:tr>
      <w:tr w:rsidR="00E013D0" w14:paraId="45B418F7" w14:textId="77777777" w:rsidTr="00E013D0">
        <w:trPr>
          <w:jc w:val="center"/>
        </w:trPr>
        <w:tc>
          <w:tcPr>
            <w:tcW w:w="889" w:type="dxa"/>
          </w:tcPr>
          <w:p w14:paraId="478072D4" w14:textId="77777777" w:rsidR="00E013D0" w:rsidRDefault="00E013D0">
            <w:pPr>
              <w:spacing w:after="200" w:line="276" w:lineRule="auto"/>
              <w:rPr>
                <w:szCs w:val="22"/>
              </w:rPr>
            </w:pPr>
          </w:p>
        </w:tc>
        <w:tc>
          <w:tcPr>
            <w:tcW w:w="1903" w:type="dxa"/>
          </w:tcPr>
          <w:p w14:paraId="25C20064" w14:textId="77777777" w:rsidR="00E013D0" w:rsidRDefault="00DF1EDC">
            <w:pPr>
              <w:spacing w:after="200" w:line="276" w:lineRule="auto"/>
              <w:rPr>
                <w:szCs w:val="22"/>
              </w:rPr>
            </w:pPr>
            <w:r>
              <w:t>Null</w:t>
            </w:r>
          </w:p>
        </w:tc>
        <w:tc>
          <w:tcPr>
            <w:tcW w:w="810" w:type="dxa"/>
          </w:tcPr>
          <w:p w14:paraId="1E95B9D9" w14:textId="77777777" w:rsidR="00E013D0" w:rsidRDefault="00DF1EDC">
            <w:pPr>
              <w:spacing w:after="200" w:line="276" w:lineRule="auto"/>
              <w:rPr>
                <w:szCs w:val="22"/>
              </w:rPr>
            </w:pPr>
            <w:r>
              <w:t>0x0</w:t>
            </w:r>
          </w:p>
        </w:tc>
        <w:tc>
          <w:tcPr>
            <w:tcW w:w="5221" w:type="dxa"/>
          </w:tcPr>
          <w:p w14:paraId="7107722D" w14:textId="77777777" w:rsidR="00E013D0" w:rsidRDefault="00E013D0">
            <w:pPr>
              <w:spacing w:after="200" w:line="276" w:lineRule="auto"/>
              <w:rPr>
                <w:szCs w:val="22"/>
              </w:rPr>
            </w:pPr>
          </w:p>
        </w:tc>
      </w:tr>
      <w:tr w:rsidR="00E013D0" w14:paraId="4350663D" w14:textId="77777777" w:rsidTr="00E013D0">
        <w:trPr>
          <w:jc w:val="center"/>
        </w:trPr>
        <w:tc>
          <w:tcPr>
            <w:tcW w:w="889" w:type="dxa"/>
          </w:tcPr>
          <w:p w14:paraId="292E95DF" w14:textId="77777777" w:rsidR="00E013D0" w:rsidRDefault="00E013D0">
            <w:pPr>
              <w:spacing w:after="200" w:line="276" w:lineRule="auto"/>
              <w:rPr>
                <w:szCs w:val="22"/>
              </w:rPr>
            </w:pPr>
          </w:p>
        </w:tc>
        <w:tc>
          <w:tcPr>
            <w:tcW w:w="1903" w:type="dxa"/>
          </w:tcPr>
          <w:p w14:paraId="7B385331" w14:textId="77777777" w:rsidR="00E013D0" w:rsidRDefault="00DF1EDC">
            <w:pPr>
              <w:spacing w:after="200" w:line="276" w:lineRule="auto"/>
              <w:rPr>
                <w:szCs w:val="22"/>
              </w:rPr>
            </w:pPr>
            <w:r>
              <w:t>Disable</w:t>
            </w:r>
          </w:p>
        </w:tc>
        <w:tc>
          <w:tcPr>
            <w:tcW w:w="810" w:type="dxa"/>
          </w:tcPr>
          <w:p w14:paraId="3ADC6E12" w14:textId="77777777" w:rsidR="00E013D0" w:rsidRDefault="00DF1EDC">
            <w:pPr>
              <w:spacing w:after="200" w:line="276" w:lineRule="auto"/>
              <w:rPr>
                <w:szCs w:val="22"/>
              </w:rPr>
            </w:pPr>
            <w:r>
              <w:t>0x1</w:t>
            </w:r>
          </w:p>
        </w:tc>
        <w:tc>
          <w:tcPr>
            <w:tcW w:w="5221" w:type="dxa"/>
          </w:tcPr>
          <w:p w14:paraId="35777857" w14:textId="77777777" w:rsidR="00E013D0" w:rsidRDefault="00E013D0">
            <w:pPr>
              <w:spacing w:after="200" w:line="276" w:lineRule="auto"/>
              <w:rPr>
                <w:szCs w:val="22"/>
              </w:rPr>
            </w:pPr>
          </w:p>
        </w:tc>
      </w:tr>
      <w:tr w:rsidR="00E013D0" w14:paraId="7682D2F3" w14:textId="77777777" w:rsidTr="00E013D0">
        <w:trPr>
          <w:jc w:val="center"/>
        </w:trPr>
        <w:tc>
          <w:tcPr>
            <w:tcW w:w="889" w:type="dxa"/>
          </w:tcPr>
          <w:p w14:paraId="7E6F1AAE" w14:textId="77777777" w:rsidR="00E013D0" w:rsidRDefault="00E013D0">
            <w:pPr>
              <w:spacing w:after="200" w:line="276" w:lineRule="auto"/>
              <w:rPr>
                <w:szCs w:val="22"/>
              </w:rPr>
            </w:pPr>
          </w:p>
        </w:tc>
        <w:tc>
          <w:tcPr>
            <w:tcW w:w="1903" w:type="dxa"/>
          </w:tcPr>
          <w:p w14:paraId="075F9454" w14:textId="77777777" w:rsidR="00E013D0" w:rsidRDefault="00DF1EDC" w:rsidP="00E013D0">
            <w:pPr>
              <w:spacing w:after="200" w:line="276" w:lineRule="auto"/>
              <w:rPr>
                <w:szCs w:val="22"/>
              </w:rPr>
            </w:pPr>
            <w:r>
              <w:t>Enable</w:t>
            </w:r>
          </w:p>
        </w:tc>
        <w:tc>
          <w:tcPr>
            <w:tcW w:w="810" w:type="dxa"/>
          </w:tcPr>
          <w:p w14:paraId="78CA0B97" w14:textId="77777777" w:rsidR="00E013D0" w:rsidRDefault="00DF1EDC">
            <w:pPr>
              <w:spacing w:after="200" w:line="276" w:lineRule="auto"/>
              <w:rPr>
                <w:szCs w:val="22"/>
              </w:rPr>
            </w:pPr>
            <w:r>
              <w:t>0x2</w:t>
            </w:r>
          </w:p>
        </w:tc>
        <w:tc>
          <w:tcPr>
            <w:tcW w:w="5221" w:type="dxa"/>
          </w:tcPr>
          <w:p w14:paraId="7A2B9F15" w14:textId="77777777" w:rsidR="00E013D0" w:rsidRDefault="00E013D0">
            <w:pPr>
              <w:spacing w:after="200" w:line="276" w:lineRule="auto"/>
              <w:rPr>
                <w:szCs w:val="22"/>
              </w:rPr>
            </w:pPr>
          </w:p>
        </w:tc>
      </w:tr>
    </w:tbl>
    <w:p w14:paraId="13E3AAE4" w14:textId="77777777" w:rsidR="00E013D0" w:rsidRDefault="00E013D0" w:rsidP="00E013D0"/>
    <w:p w14:paraId="201FB4FD" w14:textId="77777777" w:rsidR="00E013D0" w:rsidRDefault="00DF1EDC" w:rsidP="008D240F">
      <w:pPr>
        <w:pStyle w:val="Heading4"/>
      </w:pPr>
      <w:r w:rsidRPr="00B9479B">
        <w:t>MD-REQ-179307/A-WifiInfo_Rsp</w:t>
      </w:r>
    </w:p>
    <w:p w14:paraId="7B6EFE4F" w14:textId="77777777" w:rsidR="00E013D0" w:rsidRPr="00E40509" w:rsidRDefault="00DF1EDC" w:rsidP="00E013D0">
      <w:r w:rsidRPr="00E40509">
        <w:t xml:space="preserve">Message Type: </w:t>
      </w:r>
      <w:r>
        <w:t>Response</w:t>
      </w:r>
    </w:p>
    <w:p w14:paraId="6C1F29F0" w14:textId="77777777" w:rsidR="00E013D0" w:rsidRPr="00E40509" w:rsidRDefault="00E013D0" w:rsidP="00E013D0"/>
    <w:p w14:paraId="0298C52B" w14:textId="77777777" w:rsidR="00E013D0" w:rsidRPr="00124FB9" w:rsidRDefault="00DF1EDC" w:rsidP="00E013D0">
      <w:r w:rsidRPr="00124FB9">
        <w:t>This signal is used to respond to the WifiHotSpot</w:t>
      </w:r>
      <w:r>
        <w:t>OnBoard</w:t>
      </w:r>
      <w:r w:rsidRPr="00124FB9">
        <w:t>Client with the SSID or Password upon a Read operation, or the successful/failed result of the Write operation.</w:t>
      </w:r>
    </w:p>
    <w:p w14:paraId="39D0A22B" w14:textId="77777777" w:rsidR="00E013D0" w:rsidRPr="00E40509" w:rsidRDefault="00E013D0" w:rsidP="00E013D0"/>
    <w:tbl>
      <w:tblPr>
        <w:tblW w:w="9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3"/>
        <w:gridCol w:w="2002"/>
        <w:gridCol w:w="1280"/>
        <w:gridCol w:w="4257"/>
      </w:tblGrid>
      <w:tr w:rsidR="00E013D0" w14:paraId="018F8F4A" w14:textId="77777777" w:rsidTr="00E013D0">
        <w:trPr>
          <w:jc w:val="center"/>
        </w:trPr>
        <w:tc>
          <w:tcPr>
            <w:tcW w:w="1863" w:type="dxa"/>
          </w:tcPr>
          <w:p w14:paraId="13EA1129" w14:textId="77777777" w:rsidR="00E013D0" w:rsidRPr="00E40509" w:rsidRDefault="00DF1EDC" w:rsidP="00E013D0">
            <w:pPr>
              <w:rPr>
                <w:b/>
              </w:rPr>
            </w:pPr>
            <w:r w:rsidRPr="00E40509">
              <w:rPr>
                <w:b/>
              </w:rPr>
              <w:t>Name</w:t>
            </w:r>
          </w:p>
        </w:tc>
        <w:tc>
          <w:tcPr>
            <w:tcW w:w="2002" w:type="dxa"/>
          </w:tcPr>
          <w:p w14:paraId="15A10B98" w14:textId="77777777" w:rsidR="00E013D0" w:rsidRPr="00E40509" w:rsidRDefault="00DF1EDC" w:rsidP="00E013D0">
            <w:pPr>
              <w:rPr>
                <w:b/>
              </w:rPr>
            </w:pPr>
            <w:r w:rsidRPr="00E40509">
              <w:rPr>
                <w:b/>
              </w:rPr>
              <w:t>Literals</w:t>
            </w:r>
          </w:p>
        </w:tc>
        <w:tc>
          <w:tcPr>
            <w:tcW w:w="1280" w:type="dxa"/>
          </w:tcPr>
          <w:p w14:paraId="5E467473" w14:textId="77777777" w:rsidR="00E013D0" w:rsidRPr="00E40509" w:rsidRDefault="00DF1EDC" w:rsidP="00E013D0">
            <w:pPr>
              <w:rPr>
                <w:b/>
              </w:rPr>
            </w:pPr>
            <w:r w:rsidRPr="00E40509">
              <w:rPr>
                <w:b/>
              </w:rPr>
              <w:t>Value</w:t>
            </w:r>
          </w:p>
        </w:tc>
        <w:tc>
          <w:tcPr>
            <w:tcW w:w="4257" w:type="dxa"/>
          </w:tcPr>
          <w:p w14:paraId="4FEE3C63" w14:textId="77777777" w:rsidR="00E013D0" w:rsidRPr="00E40509" w:rsidRDefault="00DF1EDC" w:rsidP="00E013D0">
            <w:pPr>
              <w:rPr>
                <w:b/>
              </w:rPr>
            </w:pPr>
            <w:r w:rsidRPr="00E40509">
              <w:rPr>
                <w:b/>
              </w:rPr>
              <w:t>Description</w:t>
            </w:r>
          </w:p>
        </w:tc>
      </w:tr>
      <w:tr w:rsidR="00E013D0" w14:paraId="6E9EEB71" w14:textId="77777777" w:rsidTr="00E013D0">
        <w:trPr>
          <w:jc w:val="center"/>
        </w:trPr>
        <w:tc>
          <w:tcPr>
            <w:tcW w:w="1863" w:type="dxa"/>
          </w:tcPr>
          <w:p w14:paraId="7B78BDE1" w14:textId="77777777" w:rsidR="00E013D0" w:rsidRPr="002E53F5" w:rsidRDefault="00DF1EDC" w:rsidP="00E013D0">
            <w:pPr>
              <w:rPr>
                <w:szCs w:val="22"/>
              </w:rPr>
            </w:pPr>
            <w:r w:rsidRPr="002E53F5">
              <w:t>Response Code</w:t>
            </w:r>
          </w:p>
        </w:tc>
        <w:tc>
          <w:tcPr>
            <w:tcW w:w="2002" w:type="dxa"/>
          </w:tcPr>
          <w:p w14:paraId="62196330" w14:textId="77777777" w:rsidR="00E013D0" w:rsidRPr="002E53F5" w:rsidRDefault="00DF1EDC" w:rsidP="00E013D0">
            <w:pPr>
              <w:rPr>
                <w:szCs w:val="22"/>
              </w:rPr>
            </w:pPr>
            <w:r w:rsidRPr="002E53F5">
              <w:t>-</w:t>
            </w:r>
          </w:p>
        </w:tc>
        <w:tc>
          <w:tcPr>
            <w:tcW w:w="1280" w:type="dxa"/>
          </w:tcPr>
          <w:p w14:paraId="02FF16F6" w14:textId="77777777" w:rsidR="00E013D0" w:rsidRPr="002E53F5" w:rsidRDefault="00DF1EDC" w:rsidP="00E013D0">
            <w:pPr>
              <w:rPr>
                <w:szCs w:val="22"/>
              </w:rPr>
            </w:pPr>
            <w:r w:rsidRPr="002E53F5">
              <w:t>-</w:t>
            </w:r>
          </w:p>
        </w:tc>
        <w:tc>
          <w:tcPr>
            <w:tcW w:w="4257" w:type="dxa"/>
          </w:tcPr>
          <w:p w14:paraId="0F208BC6" w14:textId="77777777" w:rsidR="00E013D0" w:rsidRPr="002E53F5" w:rsidRDefault="00DF1EDC" w:rsidP="00E013D0">
            <w:pPr>
              <w:rPr>
                <w:szCs w:val="22"/>
              </w:rPr>
            </w:pPr>
            <w:r w:rsidRPr="002E53F5">
              <w:t>Response code being sent</w:t>
            </w:r>
          </w:p>
        </w:tc>
      </w:tr>
      <w:tr w:rsidR="00E013D0" w14:paraId="30244B7E" w14:textId="77777777" w:rsidTr="00E013D0">
        <w:trPr>
          <w:jc w:val="center"/>
        </w:trPr>
        <w:tc>
          <w:tcPr>
            <w:tcW w:w="1863" w:type="dxa"/>
          </w:tcPr>
          <w:p w14:paraId="61BB4DF4" w14:textId="77777777" w:rsidR="00E013D0" w:rsidRPr="002E53F5" w:rsidRDefault="00E013D0" w:rsidP="00E013D0">
            <w:pPr>
              <w:rPr>
                <w:szCs w:val="22"/>
              </w:rPr>
            </w:pPr>
          </w:p>
        </w:tc>
        <w:tc>
          <w:tcPr>
            <w:tcW w:w="2002" w:type="dxa"/>
          </w:tcPr>
          <w:p w14:paraId="69AA65E0" w14:textId="77777777" w:rsidR="00E013D0" w:rsidRPr="002E53F5" w:rsidRDefault="00DF1EDC" w:rsidP="00E013D0">
            <w:pPr>
              <w:rPr>
                <w:szCs w:val="22"/>
              </w:rPr>
            </w:pPr>
            <w:r w:rsidRPr="002E53F5">
              <w:t>Reserved</w:t>
            </w:r>
          </w:p>
        </w:tc>
        <w:tc>
          <w:tcPr>
            <w:tcW w:w="1280" w:type="dxa"/>
          </w:tcPr>
          <w:p w14:paraId="49133337" w14:textId="77777777" w:rsidR="00E013D0" w:rsidRPr="002E53F5" w:rsidRDefault="00DF1EDC" w:rsidP="00E013D0">
            <w:pPr>
              <w:rPr>
                <w:szCs w:val="22"/>
              </w:rPr>
            </w:pPr>
            <w:r w:rsidRPr="002E53F5">
              <w:t>0x0</w:t>
            </w:r>
          </w:p>
        </w:tc>
        <w:tc>
          <w:tcPr>
            <w:tcW w:w="4257" w:type="dxa"/>
          </w:tcPr>
          <w:p w14:paraId="00A0B3F4" w14:textId="77777777" w:rsidR="00E013D0" w:rsidRPr="002E53F5" w:rsidRDefault="00E013D0" w:rsidP="00E013D0">
            <w:pPr>
              <w:rPr>
                <w:szCs w:val="22"/>
              </w:rPr>
            </w:pPr>
          </w:p>
        </w:tc>
      </w:tr>
      <w:tr w:rsidR="00E013D0" w14:paraId="1DE82262" w14:textId="77777777" w:rsidTr="00E013D0">
        <w:trPr>
          <w:jc w:val="center"/>
        </w:trPr>
        <w:tc>
          <w:tcPr>
            <w:tcW w:w="1863" w:type="dxa"/>
          </w:tcPr>
          <w:p w14:paraId="7B70EEEC" w14:textId="77777777" w:rsidR="00E013D0" w:rsidRPr="002E53F5" w:rsidRDefault="00E013D0" w:rsidP="00E013D0">
            <w:pPr>
              <w:rPr>
                <w:szCs w:val="22"/>
              </w:rPr>
            </w:pPr>
          </w:p>
        </w:tc>
        <w:tc>
          <w:tcPr>
            <w:tcW w:w="2002" w:type="dxa"/>
          </w:tcPr>
          <w:p w14:paraId="368ACA62" w14:textId="77777777" w:rsidR="00E013D0" w:rsidRPr="002E53F5" w:rsidRDefault="00DF1EDC" w:rsidP="00E013D0">
            <w:pPr>
              <w:rPr>
                <w:szCs w:val="22"/>
              </w:rPr>
            </w:pPr>
            <w:r w:rsidRPr="002E53F5">
              <w:t>Data</w:t>
            </w:r>
          </w:p>
        </w:tc>
        <w:tc>
          <w:tcPr>
            <w:tcW w:w="1280" w:type="dxa"/>
          </w:tcPr>
          <w:p w14:paraId="0582F064" w14:textId="77777777" w:rsidR="00E013D0" w:rsidRPr="002E53F5" w:rsidRDefault="00DF1EDC" w:rsidP="00E013D0">
            <w:pPr>
              <w:rPr>
                <w:szCs w:val="22"/>
              </w:rPr>
            </w:pPr>
            <w:r w:rsidRPr="002E53F5">
              <w:t>0x1</w:t>
            </w:r>
          </w:p>
        </w:tc>
        <w:tc>
          <w:tcPr>
            <w:tcW w:w="4257" w:type="dxa"/>
            <w:vAlign w:val="center"/>
          </w:tcPr>
          <w:p w14:paraId="0B4CD731" w14:textId="77777777" w:rsidR="00E013D0" w:rsidRPr="002E53F5" w:rsidRDefault="00DF1EDC" w:rsidP="00E013D0">
            <w:r w:rsidRPr="002E53F5">
              <w:t>Response used to provide both SSID &amp; Password</w:t>
            </w:r>
          </w:p>
        </w:tc>
      </w:tr>
      <w:tr w:rsidR="00E013D0" w14:paraId="4E265B7E" w14:textId="77777777" w:rsidTr="00E013D0">
        <w:trPr>
          <w:jc w:val="center"/>
        </w:trPr>
        <w:tc>
          <w:tcPr>
            <w:tcW w:w="1863" w:type="dxa"/>
          </w:tcPr>
          <w:p w14:paraId="6D7BCA30" w14:textId="77777777" w:rsidR="00E013D0" w:rsidRPr="002E53F5" w:rsidRDefault="00E013D0" w:rsidP="00E013D0">
            <w:pPr>
              <w:rPr>
                <w:szCs w:val="22"/>
              </w:rPr>
            </w:pPr>
          </w:p>
        </w:tc>
        <w:tc>
          <w:tcPr>
            <w:tcW w:w="2002" w:type="dxa"/>
          </w:tcPr>
          <w:p w14:paraId="4108834E" w14:textId="77777777" w:rsidR="00E013D0" w:rsidRPr="002E53F5" w:rsidRDefault="00DF1EDC" w:rsidP="00E013D0">
            <w:pPr>
              <w:rPr>
                <w:szCs w:val="22"/>
              </w:rPr>
            </w:pPr>
            <w:r w:rsidRPr="002E53F5">
              <w:t>SSIDWritten</w:t>
            </w:r>
          </w:p>
        </w:tc>
        <w:tc>
          <w:tcPr>
            <w:tcW w:w="1280" w:type="dxa"/>
          </w:tcPr>
          <w:p w14:paraId="7EA22884" w14:textId="77777777" w:rsidR="00E013D0" w:rsidRPr="002E53F5" w:rsidRDefault="00DF1EDC" w:rsidP="00E013D0">
            <w:pPr>
              <w:rPr>
                <w:szCs w:val="22"/>
              </w:rPr>
            </w:pPr>
            <w:r w:rsidRPr="002E53F5">
              <w:t>0x2</w:t>
            </w:r>
          </w:p>
        </w:tc>
        <w:tc>
          <w:tcPr>
            <w:tcW w:w="4257" w:type="dxa"/>
            <w:vAlign w:val="center"/>
          </w:tcPr>
          <w:p w14:paraId="2DF94059" w14:textId="77777777" w:rsidR="00E013D0" w:rsidRPr="002E53F5" w:rsidRDefault="00DF1EDC" w:rsidP="00E013D0">
            <w:r w:rsidRPr="002E53F5">
              <w:t>Response used to indicate SSID was written (CES to state success/fail)</w:t>
            </w:r>
          </w:p>
        </w:tc>
      </w:tr>
      <w:tr w:rsidR="00E013D0" w14:paraId="4CF9FB90" w14:textId="77777777" w:rsidTr="00E013D0">
        <w:trPr>
          <w:jc w:val="center"/>
        </w:trPr>
        <w:tc>
          <w:tcPr>
            <w:tcW w:w="1863" w:type="dxa"/>
          </w:tcPr>
          <w:p w14:paraId="3090BD5A" w14:textId="77777777" w:rsidR="00E013D0" w:rsidRPr="002E53F5" w:rsidRDefault="00E013D0" w:rsidP="00E013D0">
            <w:pPr>
              <w:rPr>
                <w:szCs w:val="22"/>
              </w:rPr>
            </w:pPr>
          </w:p>
        </w:tc>
        <w:tc>
          <w:tcPr>
            <w:tcW w:w="2002" w:type="dxa"/>
          </w:tcPr>
          <w:p w14:paraId="3BBCF199" w14:textId="77777777" w:rsidR="00E013D0" w:rsidRPr="002E53F5" w:rsidRDefault="00DF1EDC" w:rsidP="00E013D0">
            <w:pPr>
              <w:rPr>
                <w:szCs w:val="22"/>
              </w:rPr>
            </w:pPr>
            <w:r w:rsidRPr="002E53F5">
              <w:t>PasswordWritten</w:t>
            </w:r>
          </w:p>
        </w:tc>
        <w:tc>
          <w:tcPr>
            <w:tcW w:w="1280" w:type="dxa"/>
          </w:tcPr>
          <w:p w14:paraId="5A8D547F" w14:textId="77777777" w:rsidR="00E013D0" w:rsidRPr="002E53F5" w:rsidRDefault="00DF1EDC" w:rsidP="00E013D0">
            <w:pPr>
              <w:rPr>
                <w:szCs w:val="22"/>
              </w:rPr>
            </w:pPr>
            <w:r w:rsidRPr="002E53F5">
              <w:t>0x3</w:t>
            </w:r>
          </w:p>
        </w:tc>
        <w:tc>
          <w:tcPr>
            <w:tcW w:w="4257" w:type="dxa"/>
            <w:vAlign w:val="center"/>
          </w:tcPr>
          <w:p w14:paraId="7AEF64C6" w14:textId="77777777" w:rsidR="00E013D0" w:rsidRPr="002E53F5" w:rsidRDefault="00DF1EDC" w:rsidP="00E013D0">
            <w:r w:rsidRPr="002E53F5">
              <w:t>Response used to indicate Password was written (CES to state success/fail)</w:t>
            </w:r>
          </w:p>
        </w:tc>
      </w:tr>
      <w:tr w:rsidR="00E013D0" w14:paraId="3EE6C9ED" w14:textId="77777777" w:rsidTr="00E013D0">
        <w:trPr>
          <w:jc w:val="center"/>
        </w:trPr>
        <w:tc>
          <w:tcPr>
            <w:tcW w:w="1863" w:type="dxa"/>
          </w:tcPr>
          <w:p w14:paraId="2D349210" w14:textId="77777777" w:rsidR="00E013D0" w:rsidRPr="002E53F5" w:rsidRDefault="00E013D0" w:rsidP="00E013D0">
            <w:pPr>
              <w:rPr>
                <w:szCs w:val="22"/>
              </w:rPr>
            </w:pPr>
          </w:p>
        </w:tc>
        <w:tc>
          <w:tcPr>
            <w:tcW w:w="2002" w:type="dxa"/>
          </w:tcPr>
          <w:p w14:paraId="54D445FB" w14:textId="77777777" w:rsidR="00E013D0" w:rsidRPr="002E53F5" w:rsidRDefault="00DF1EDC" w:rsidP="00E013D0">
            <w:pPr>
              <w:rPr>
                <w:szCs w:val="22"/>
              </w:rPr>
            </w:pPr>
            <w:r w:rsidRPr="002E53F5">
              <w:t>Reserved</w:t>
            </w:r>
          </w:p>
        </w:tc>
        <w:tc>
          <w:tcPr>
            <w:tcW w:w="1280" w:type="dxa"/>
          </w:tcPr>
          <w:p w14:paraId="6E8D83AD" w14:textId="77777777" w:rsidR="00E013D0" w:rsidRPr="002E53F5" w:rsidRDefault="00DF1EDC" w:rsidP="00E013D0">
            <w:pPr>
              <w:rPr>
                <w:szCs w:val="22"/>
              </w:rPr>
            </w:pPr>
            <w:r w:rsidRPr="002E53F5">
              <w:t>0x4-0xFF</w:t>
            </w:r>
          </w:p>
        </w:tc>
        <w:tc>
          <w:tcPr>
            <w:tcW w:w="4257" w:type="dxa"/>
          </w:tcPr>
          <w:p w14:paraId="4601675A" w14:textId="77777777" w:rsidR="00E013D0" w:rsidRPr="002E53F5" w:rsidRDefault="00E013D0" w:rsidP="00E013D0">
            <w:pPr>
              <w:rPr>
                <w:szCs w:val="22"/>
              </w:rPr>
            </w:pPr>
          </w:p>
        </w:tc>
      </w:tr>
      <w:tr w:rsidR="00E013D0" w14:paraId="0FF9025C" w14:textId="77777777" w:rsidTr="00E013D0">
        <w:trPr>
          <w:jc w:val="center"/>
        </w:trPr>
        <w:tc>
          <w:tcPr>
            <w:tcW w:w="1863" w:type="dxa"/>
          </w:tcPr>
          <w:p w14:paraId="36DD67F5" w14:textId="77777777" w:rsidR="00E013D0" w:rsidRPr="002E53F5" w:rsidRDefault="00DF1EDC" w:rsidP="00E013D0">
            <w:pPr>
              <w:rPr>
                <w:szCs w:val="22"/>
              </w:rPr>
            </w:pPr>
            <w:r w:rsidRPr="002E53F5">
              <w:t>Password</w:t>
            </w:r>
          </w:p>
        </w:tc>
        <w:tc>
          <w:tcPr>
            <w:tcW w:w="2002" w:type="dxa"/>
          </w:tcPr>
          <w:p w14:paraId="66E9FA31" w14:textId="77777777" w:rsidR="00E013D0" w:rsidRPr="002E53F5" w:rsidRDefault="00DF1EDC" w:rsidP="00E013D0">
            <w:pPr>
              <w:rPr>
                <w:szCs w:val="22"/>
              </w:rPr>
            </w:pPr>
            <w:r w:rsidRPr="002E53F5">
              <w:t>-</w:t>
            </w:r>
          </w:p>
        </w:tc>
        <w:tc>
          <w:tcPr>
            <w:tcW w:w="1280" w:type="dxa"/>
          </w:tcPr>
          <w:p w14:paraId="393021FD" w14:textId="77777777" w:rsidR="00E013D0" w:rsidRPr="002E53F5" w:rsidRDefault="00DF1EDC" w:rsidP="00E013D0">
            <w:pPr>
              <w:rPr>
                <w:szCs w:val="22"/>
              </w:rPr>
            </w:pPr>
            <w:r w:rsidRPr="002E53F5">
              <w:t>-</w:t>
            </w:r>
          </w:p>
        </w:tc>
        <w:tc>
          <w:tcPr>
            <w:tcW w:w="4257" w:type="dxa"/>
          </w:tcPr>
          <w:p w14:paraId="0694A7E0" w14:textId="77777777" w:rsidR="00E013D0" w:rsidRPr="002E53F5" w:rsidRDefault="00DF1EDC" w:rsidP="00E013D0">
            <w:pPr>
              <w:rPr>
                <w:szCs w:val="22"/>
              </w:rPr>
            </w:pPr>
            <w:r w:rsidRPr="002E53F5">
              <w:t>Data array that consists of textual information up to 64 characters in length, plus end of string</w:t>
            </w:r>
          </w:p>
        </w:tc>
      </w:tr>
      <w:tr w:rsidR="00E013D0" w14:paraId="31CCA7B8" w14:textId="77777777" w:rsidTr="00E013D0">
        <w:trPr>
          <w:jc w:val="center"/>
        </w:trPr>
        <w:tc>
          <w:tcPr>
            <w:tcW w:w="1863" w:type="dxa"/>
          </w:tcPr>
          <w:p w14:paraId="5EDC4FEC" w14:textId="77777777" w:rsidR="00E013D0" w:rsidRPr="002E53F5" w:rsidRDefault="00DF1EDC" w:rsidP="00E013D0">
            <w:pPr>
              <w:rPr>
                <w:szCs w:val="22"/>
              </w:rPr>
            </w:pPr>
            <w:r w:rsidRPr="002E53F5">
              <w:t>SSID</w:t>
            </w:r>
          </w:p>
        </w:tc>
        <w:tc>
          <w:tcPr>
            <w:tcW w:w="2002" w:type="dxa"/>
          </w:tcPr>
          <w:p w14:paraId="44F2FC08" w14:textId="77777777" w:rsidR="00E013D0" w:rsidRPr="002E53F5" w:rsidRDefault="00DF1EDC" w:rsidP="00E013D0">
            <w:pPr>
              <w:rPr>
                <w:szCs w:val="22"/>
              </w:rPr>
            </w:pPr>
            <w:r w:rsidRPr="002E53F5">
              <w:t>-</w:t>
            </w:r>
          </w:p>
        </w:tc>
        <w:tc>
          <w:tcPr>
            <w:tcW w:w="1280" w:type="dxa"/>
          </w:tcPr>
          <w:p w14:paraId="38BB9CF1" w14:textId="77777777" w:rsidR="00E013D0" w:rsidRPr="002E53F5" w:rsidRDefault="00DF1EDC" w:rsidP="00E013D0">
            <w:pPr>
              <w:rPr>
                <w:szCs w:val="22"/>
              </w:rPr>
            </w:pPr>
            <w:r w:rsidRPr="002E53F5">
              <w:t>-</w:t>
            </w:r>
          </w:p>
        </w:tc>
        <w:tc>
          <w:tcPr>
            <w:tcW w:w="4257" w:type="dxa"/>
          </w:tcPr>
          <w:p w14:paraId="1080A1D2" w14:textId="77777777" w:rsidR="00E013D0" w:rsidRPr="002E53F5" w:rsidRDefault="00DF1EDC" w:rsidP="00E013D0">
            <w:pPr>
              <w:rPr>
                <w:szCs w:val="22"/>
              </w:rPr>
            </w:pPr>
            <w:r w:rsidRPr="002E53F5">
              <w:t>Data array that consists of textual information up to 32 characters in length, plus end of string</w:t>
            </w:r>
          </w:p>
        </w:tc>
      </w:tr>
    </w:tbl>
    <w:p w14:paraId="134AFAB0" w14:textId="77777777" w:rsidR="00E013D0" w:rsidRDefault="00E013D0" w:rsidP="00E013D0"/>
    <w:p w14:paraId="3E7FF84C" w14:textId="77777777" w:rsidR="00E013D0" w:rsidRDefault="00DF1EDC" w:rsidP="008D240F">
      <w:pPr>
        <w:pStyle w:val="Heading4"/>
      </w:pPr>
      <w:r w:rsidRPr="00B9479B">
        <w:t>MD-REQ-179308/C-CarrierInfo_Rsp</w:t>
      </w:r>
    </w:p>
    <w:p w14:paraId="4E654497" w14:textId="77777777" w:rsidR="00E013D0" w:rsidRPr="00E40509" w:rsidRDefault="00DF1EDC" w:rsidP="00E013D0">
      <w:r w:rsidRPr="00E40509">
        <w:t xml:space="preserve">Message Type: </w:t>
      </w:r>
      <w:r>
        <w:t>Response</w:t>
      </w:r>
    </w:p>
    <w:p w14:paraId="1E052B8D" w14:textId="77777777" w:rsidR="00E013D0" w:rsidRPr="00E40509" w:rsidRDefault="00E013D0" w:rsidP="00E013D0"/>
    <w:p w14:paraId="476479C4" w14:textId="77777777" w:rsidR="00E013D0" w:rsidRDefault="00DF1EDC" w:rsidP="00E013D0">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a Ford or Lincoln Landing URL and Ford or Lincoln Hotline Phone Number upon request.</w:t>
      </w:r>
    </w:p>
    <w:p w14:paraId="74A04139" w14:textId="77777777" w:rsidR="00E013D0" w:rsidRPr="00E40509" w:rsidRDefault="00E013D0" w:rsidP="00E013D0"/>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9"/>
        <w:gridCol w:w="1039"/>
        <w:gridCol w:w="861"/>
        <w:gridCol w:w="5499"/>
      </w:tblGrid>
      <w:tr w:rsidR="00E013D0" w14:paraId="7ACC3D23" w14:textId="77777777" w:rsidTr="00E013D0">
        <w:trPr>
          <w:jc w:val="center"/>
        </w:trPr>
        <w:tc>
          <w:tcPr>
            <w:tcW w:w="1819" w:type="dxa"/>
          </w:tcPr>
          <w:p w14:paraId="42F30C90" w14:textId="77777777" w:rsidR="00E013D0" w:rsidRPr="00E40509" w:rsidRDefault="00DF1EDC" w:rsidP="00E013D0">
            <w:pPr>
              <w:rPr>
                <w:b/>
              </w:rPr>
            </w:pPr>
            <w:r w:rsidRPr="00E40509">
              <w:rPr>
                <w:b/>
              </w:rPr>
              <w:t>Name</w:t>
            </w:r>
          </w:p>
        </w:tc>
        <w:tc>
          <w:tcPr>
            <w:tcW w:w="1039" w:type="dxa"/>
          </w:tcPr>
          <w:p w14:paraId="0135B6AD" w14:textId="77777777" w:rsidR="00E013D0" w:rsidRPr="00E40509" w:rsidRDefault="00DF1EDC" w:rsidP="00E013D0">
            <w:pPr>
              <w:rPr>
                <w:b/>
              </w:rPr>
            </w:pPr>
            <w:r w:rsidRPr="00E40509">
              <w:rPr>
                <w:b/>
              </w:rPr>
              <w:t>Literals</w:t>
            </w:r>
          </w:p>
        </w:tc>
        <w:tc>
          <w:tcPr>
            <w:tcW w:w="861" w:type="dxa"/>
          </w:tcPr>
          <w:p w14:paraId="04ADAD78" w14:textId="77777777" w:rsidR="00E013D0" w:rsidRPr="00E40509" w:rsidRDefault="00DF1EDC" w:rsidP="00E013D0">
            <w:pPr>
              <w:rPr>
                <w:b/>
              </w:rPr>
            </w:pPr>
            <w:r w:rsidRPr="00E40509">
              <w:rPr>
                <w:b/>
              </w:rPr>
              <w:t>Value</w:t>
            </w:r>
          </w:p>
        </w:tc>
        <w:tc>
          <w:tcPr>
            <w:tcW w:w="5499" w:type="dxa"/>
          </w:tcPr>
          <w:p w14:paraId="15E484ED" w14:textId="77777777" w:rsidR="00E013D0" w:rsidRPr="00E40509" w:rsidRDefault="00DF1EDC" w:rsidP="00E013D0">
            <w:pPr>
              <w:rPr>
                <w:b/>
              </w:rPr>
            </w:pPr>
            <w:r w:rsidRPr="00E40509">
              <w:rPr>
                <w:b/>
              </w:rPr>
              <w:t>Description</w:t>
            </w:r>
          </w:p>
        </w:tc>
      </w:tr>
      <w:tr w:rsidR="00E013D0" w14:paraId="018BEBC9" w14:textId="77777777" w:rsidTr="00E013D0">
        <w:trPr>
          <w:jc w:val="center"/>
        </w:trPr>
        <w:tc>
          <w:tcPr>
            <w:tcW w:w="1819" w:type="dxa"/>
          </w:tcPr>
          <w:p w14:paraId="08525BC4" w14:textId="77777777" w:rsidR="00E013D0" w:rsidRDefault="00DF1EDC">
            <w:pPr>
              <w:spacing w:after="200" w:line="276" w:lineRule="auto"/>
              <w:rPr>
                <w:rFonts w:eastAsiaTheme="minorHAnsi" w:cs="Arial"/>
                <w:szCs w:val="22"/>
              </w:rPr>
            </w:pPr>
            <w:r>
              <w:t>Ford Landing page URL</w:t>
            </w:r>
          </w:p>
        </w:tc>
        <w:tc>
          <w:tcPr>
            <w:tcW w:w="1039" w:type="dxa"/>
          </w:tcPr>
          <w:p w14:paraId="5A97110B" w14:textId="77777777" w:rsidR="00E013D0" w:rsidRDefault="00DF1EDC">
            <w:pPr>
              <w:spacing w:line="276" w:lineRule="auto"/>
              <w:rPr>
                <w:rFonts w:eastAsiaTheme="minorHAnsi" w:cs="Arial"/>
                <w:szCs w:val="22"/>
              </w:rPr>
            </w:pPr>
            <w:r>
              <w:t>-</w:t>
            </w:r>
          </w:p>
        </w:tc>
        <w:tc>
          <w:tcPr>
            <w:tcW w:w="861" w:type="dxa"/>
          </w:tcPr>
          <w:p w14:paraId="7075BE97" w14:textId="77777777" w:rsidR="00E013D0" w:rsidRDefault="00DF1EDC">
            <w:pPr>
              <w:spacing w:line="276" w:lineRule="auto"/>
              <w:rPr>
                <w:rFonts w:eastAsiaTheme="minorHAnsi" w:cs="Arial"/>
                <w:szCs w:val="22"/>
              </w:rPr>
            </w:pPr>
            <w:r>
              <w:t>-</w:t>
            </w:r>
          </w:p>
        </w:tc>
        <w:tc>
          <w:tcPr>
            <w:tcW w:w="5499" w:type="dxa"/>
            <w:vAlign w:val="center"/>
          </w:tcPr>
          <w:p w14:paraId="701DA0C3" w14:textId="77777777" w:rsidR="00E013D0" w:rsidRDefault="00DF1EDC" w:rsidP="00E013D0">
            <w:pPr>
              <w:spacing w:line="276" w:lineRule="auto"/>
            </w:pPr>
            <w:r>
              <w:t xml:space="preserve">Ford website displayed to update plan based on data availability and region. </w:t>
            </w:r>
          </w:p>
          <w:p w14:paraId="3BAD470F" w14:textId="77777777" w:rsidR="00E013D0" w:rsidRDefault="00DF1EDC" w:rsidP="00E013D0">
            <w:pPr>
              <w:spacing w:line="276" w:lineRule="auto"/>
              <w:rPr>
                <w:rFonts w:eastAsiaTheme="minorHAnsi" w:cs="Arial"/>
                <w:szCs w:val="22"/>
              </w:rPr>
            </w:pPr>
            <w:r>
              <w:t>Data array that consists of textual information up to 192 characters in length, plus end of string</w:t>
            </w:r>
          </w:p>
        </w:tc>
      </w:tr>
      <w:tr w:rsidR="00E013D0" w14:paraId="0864E537" w14:textId="77777777" w:rsidTr="00E013D0">
        <w:trPr>
          <w:jc w:val="center"/>
        </w:trPr>
        <w:tc>
          <w:tcPr>
            <w:tcW w:w="1819" w:type="dxa"/>
          </w:tcPr>
          <w:p w14:paraId="6FE12F9F" w14:textId="77777777" w:rsidR="00E013D0" w:rsidRDefault="00DF1EDC" w:rsidP="00E013D0">
            <w:pPr>
              <w:spacing w:after="200" w:line="276" w:lineRule="auto"/>
              <w:rPr>
                <w:rFonts w:eastAsiaTheme="minorHAnsi" w:cs="Arial"/>
                <w:szCs w:val="22"/>
              </w:rPr>
            </w:pPr>
            <w:r>
              <w:t>Lincoln Landing page URL</w:t>
            </w:r>
          </w:p>
        </w:tc>
        <w:tc>
          <w:tcPr>
            <w:tcW w:w="1039" w:type="dxa"/>
          </w:tcPr>
          <w:p w14:paraId="2CECCA0B" w14:textId="77777777" w:rsidR="00E013D0" w:rsidRDefault="00DF1EDC" w:rsidP="00E013D0">
            <w:pPr>
              <w:spacing w:line="276" w:lineRule="auto"/>
              <w:rPr>
                <w:rFonts w:eastAsiaTheme="minorHAnsi" w:cs="Arial"/>
                <w:szCs w:val="22"/>
              </w:rPr>
            </w:pPr>
            <w:r>
              <w:t>-</w:t>
            </w:r>
          </w:p>
        </w:tc>
        <w:tc>
          <w:tcPr>
            <w:tcW w:w="861" w:type="dxa"/>
          </w:tcPr>
          <w:p w14:paraId="130FE0F0" w14:textId="77777777" w:rsidR="00E013D0" w:rsidRDefault="00DF1EDC" w:rsidP="00E013D0">
            <w:pPr>
              <w:spacing w:line="276" w:lineRule="auto"/>
              <w:rPr>
                <w:rFonts w:eastAsiaTheme="minorHAnsi" w:cs="Arial"/>
                <w:szCs w:val="22"/>
              </w:rPr>
            </w:pPr>
            <w:r>
              <w:t>-</w:t>
            </w:r>
          </w:p>
        </w:tc>
        <w:tc>
          <w:tcPr>
            <w:tcW w:w="5499" w:type="dxa"/>
            <w:vAlign w:val="center"/>
          </w:tcPr>
          <w:p w14:paraId="633521F7" w14:textId="77777777" w:rsidR="00E013D0" w:rsidRDefault="00DF1EDC" w:rsidP="00E013D0">
            <w:pPr>
              <w:spacing w:line="276" w:lineRule="auto"/>
              <w:rPr>
                <w:rFonts w:eastAsiaTheme="minorHAnsi" w:cs="Arial"/>
                <w:szCs w:val="22"/>
              </w:rPr>
            </w:pPr>
            <w:r>
              <w:t>Lincoln website displayed to update plan based on data availability and region.</w:t>
            </w:r>
            <w:r>
              <w:br/>
              <w:t>Data array that consists of textual information up to 192 characters in length, plus end of string</w:t>
            </w:r>
          </w:p>
        </w:tc>
      </w:tr>
      <w:tr w:rsidR="00E013D0" w14:paraId="7D38629F" w14:textId="77777777" w:rsidTr="00E013D0">
        <w:trPr>
          <w:jc w:val="center"/>
        </w:trPr>
        <w:tc>
          <w:tcPr>
            <w:tcW w:w="1819" w:type="dxa"/>
          </w:tcPr>
          <w:p w14:paraId="21BA1259" w14:textId="77777777" w:rsidR="00E013D0" w:rsidRDefault="00DF1EDC">
            <w:pPr>
              <w:spacing w:after="200" w:line="276" w:lineRule="auto"/>
              <w:rPr>
                <w:rFonts w:eastAsiaTheme="minorHAnsi" w:cs="Arial"/>
                <w:szCs w:val="22"/>
              </w:rPr>
            </w:pPr>
            <w:r>
              <w:t>Ford Phone Number</w:t>
            </w:r>
          </w:p>
        </w:tc>
        <w:tc>
          <w:tcPr>
            <w:tcW w:w="1039" w:type="dxa"/>
          </w:tcPr>
          <w:p w14:paraId="7A5EAFFA" w14:textId="77777777" w:rsidR="00E013D0" w:rsidRDefault="00DF1EDC">
            <w:pPr>
              <w:spacing w:line="276" w:lineRule="auto"/>
              <w:rPr>
                <w:rFonts w:eastAsiaTheme="minorHAnsi" w:cs="Arial"/>
                <w:szCs w:val="22"/>
              </w:rPr>
            </w:pPr>
            <w:r>
              <w:t>-</w:t>
            </w:r>
          </w:p>
        </w:tc>
        <w:tc>
          <w:tcPr>
            <w:tcW w:w="861" w:type="dxa"/>
          </w:tcPr>
          <w:p w14:paraId="1D920D3F" w14:textId="77777777" w:rsidR="00E013D0" w:rsidRDefault="00DF1EDC">
            <w:pPr>
              <w:spacing w:line="276" w:lineRule="auto"/>
              <w:rPr>
                <w:rFonts w:eastAsiaTheme="minorHAnsi" w:cs="Arial"/>
                <w:szCs w:val="22"/>
              </w:rPr>
            </w:pPr>
            <w:r>
              <w:t>-</w:t>
            </w:r>
          </w:p>
        </w:tc>
        <w:tc>
          <w:tcPr>
            <w:tcW w:w="5499" w:type="dxa"/>
            <w:vAlign w:val="center"/>
          </w:tcPr>
          <w:p w14:paraId="0712F472" w14:textId="77777777" w:rsidR="00E013D0" w:rsidRDefault="00DF1EDC">
            <w:pPr>
              <w:spacing w:line="276" w:lineRule="auto"/>
              <w:rPr>
                <w:rFonts w:eastAsiaTheme="minorHAnsi" w:cs="Arial"/>
                <w:szCs w:val="22"/>
              </w:rPr>
            </w:pPr>
            <w:r>
              <w:t>Ford specific phone number displayed to update plan.</w:t>
            </w:r>
            <w:r>
              <w:br/>
              <w:t>Data array that consists of textual information up to 24 characters in length, plus end of string</w:t>
            </w:r>
          </w:p>
        </w:tc>
      </w:tr>
      <w:tr w:rsidR="00E013D0" w14:paraId="5463FFDD" w14:textId="77777777" w:rsidTr="00E013D0">
        <w:trPr>
          <w:jc w:val="center"/>
        </w:trPr>
        <w:tc>
          <w:tcPr>
            <w:tcW w:w="1819" w:type="dxa"/>
          </w:tcPr>
          <w:p w14:paraId="772C6A37" w14:textId="77777777" w:rsidR="00E013D0" w:rsidRDefault="00DF1EDC">
            <w:pPr>
              <w:spacing w:after="200" w:line="276" w:lineRule="auto"/>
              <w:rPr>
                <w:rFonts w:eastAsiaTheme="minorHAnsi" w:cs="Arial"/>
                <w:szCs w:val="22"/>
              </w:rPr>
            </w:pPr>
            <w:r>
              <w:t>Lincoln Phone Number</w:t>
            </w:r>
          </w:p>
        </w:tc>
        <w:tc>
          <w:tcPr>
            <w:tcW w:w="1039" w:type="dxa"/>
          </w:tcPr>
          <w:p w14:paraId="7DF3B4F1" w14:textId="77777777" w:rsidR="00E013D0" w:rsidRDefault="00DF1EDC">
            <w:pPr>
              <w:spacing w:line="276" w:lineRule="auto"/>
              <w:rPr>
                <w:rFonts w:eastAsiaTheme="minorHAnsi" w:cs="Arial"/>
                <w:szCs w:val="22"/>
              </w:rPr>
            </w:pPr>
            <w:r>
              <w:t>-</w:t>
            </w:r>
          </w:p>
        </w:tc>
        <w:tc>
          <w:tcPr>
            <w:tcW w:w="861" w:type="dxa"/>
          </w:tcPr>
          <w:p w14:paraId="09717039" w14:textId="77777777" w:rsidR="00E013D0" w:rsidRDefault="00DF1EDC">
            <w:pPr>
              <w:spacing w:line="276" w:lineRule="auto"/>
              <w:rPr>
                <w:rFonts w:eastAsiaTheme="minorHAnsi" w:cs="Arial"/>
                <w:szCs w:val="22"/>
              </w:rPr>
            </w:pPr>
            <w:r>
              <w:t>-</w:t>
            </w:r>
          </w:p>
        </w:tc>
        <w:tc>
          <w:tcPr>
            <w:tcW w:w="5499" w:type="dxa"/>
            <w:vAlign w:val="center"/>
          </w:tcPr>
          <w:p w14:paraId="5FEAF91F" w14:textId="77777777" w:rsidR="00E013D0" w:rsidRDefault="00DF1EDC">
            <w:pPr>
              <w:spacing w:line="276" w:lineRule="auto"/>
              <w:rPr>
                <w:rFonts w:eastAsiaTheme="minorHAnsi" w:cs="Arial"/>
                <w:szCs w:val="22"/>
              </w:rPr>
            </w:pPr>
            <w:r>
              <w:t>Lincoln specific phone number displayed to update plan.</w:t>
            </w:r>
            <w:r>
              <w:br/>
              <w:t>Data array that consists of textual information up to 24 characters in length, plus end of string</w:t>
            </w:r>
          </w:p>
        </w:tc>
      </w:tr>
    </w:tbl>
    <w:p w14:paraId="1B5BA6D1" w14:textId="77777777" w:rsidR="00E013D0" w:rsidRDefault="00E013D0" w:rsidP="00E013D0"/>
    <w:p w14:paraId="261B5820" w14:textId="77777777" w:rsidR="00E013D0" w:rsidRDefault="00DF1EDC" w:rsidP="008D240F">
      <w:pPr>
        <w:pStyle w:val="Heading4"/>
      </w:pPr>
      <w:r w:rsidRPr="00B9479B">
        <w:t>MD-REQ-179309/C-DataUsage_Rsp</w:t>
      </w:r>
    </w:p>
    <w:p w14:paraId="02107FF2" w14:textId="77777777" w:rsidR="00E013D0" w:rsidRPr="00E40509" w:rsidRDefault="00DF1EDC" w:rsidP="00E013D0">
      <w:r w:rsidRPr="00E40509">
        <w:t xml:space="preserve">Message Type: </w:t>
      </w:r>
      <w:r>
        <w:t>Response</w:t>
      </w:r>
    </w:p>
    <w:p w14:paraId="4E0922DB" w14:textId="77777777" w:rsidR="00E013D0" w:rsidRPr="00E40509" w:rsidRDefault="00E013D0" w:rsidP="00E013D0"/>
    <w:p w14:paraId="4F8B1163" w14:textId="77777777" w:rsidR="00E013D0" w:rsidRDefault="00DF1EDC" w:rsidP="00E013D0">
      <w:pPr>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current state of the connected plans data usage variables.</w:t>
      </w:r>
    </w:p>
    <w:p w14:paraId="2526EE0A" w14:textId="77777777" w:rsidR="00E013D0" w:rsidRPr="00E40509" w:rsidRDefault="00E013D0" w:rsidP="00E013D0"/>
    <w:tbl>
      <w:tblPr>
        <w:tblW w:w="10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7"/>
        <w:gridCol w:w="1640"/>
        <w:gridCol w:w="1358"/>
        <w:gridCol w:w="4935"/>
      </w:tblGrid>
      <w:tr w:rsidR="00E013D0" w14:paraId="3A61C433" w14:textId="77777777" w:rsidTr="00E013D0">
        <w:trPr>
          <w:jc w:val="center"/>
        </w:trPr>
        <w:tc>
          <w:tcPr>
            <w:tcW w:w="2657" w:type="dxa"/>
            <w:vAlign w:val="center"/>
          </w:tcPr>
          <w:p w14:paraId="6186BEC3" w14:textId="77777777" w:rsidR="00E013D0" w:rsidRDefault="00DF1EDC">
            <w:pPr>
              <w:rPr>
                <w:rFonts w:cs="Arial"/>
                <w:b/>
                <w:bCs/>
                <w:color w:val="000000"/>
              </w:rPr>
            </w:pPr>
            <w:r>
              <w:rPr>
                <w:rFonts w:cs="Arial"/>
                <w:b/>
                <w:bCs/>
                <w:color w:val="000000"/>
              </w:rPr>
              <w:t>Name</w:t>
            </w:r>
          </w:p>
        </w:tc>
        <w:tc>
          <w:tcPr>
            <w:tcW w:w="1640" w:type="dxa"/>
            <w:vAlign w:val="center"/>
          </w:tcPr>
          <w:p w14:paraId="09512379" w14:textId="77777777" w:rsidR="00E013D0" w:rsidRDefault="00DF1EDC">
            <w:pPr>
              <w:rPr>
                <w:rFonts w:cs="Arial"/>
                <w:b/>
                <w:bCs/>
                <w:color w:val="000000"/>
              </w:rPr>
            </w:pPr>
            <w:r>
              <w:rPr>
                <w:rFonts w:cs="Arial"/>
                <w:b/>
                <w:bCs/>
                <w:color w:val="000000"/>
              </w:rPr>
              <w:t>Literals</w:t>
            </w:r>
          </w:p>
        </w:tc>
        <w:tc>
          <w:tcPr>
            <w:tcW w:w="1358" w:type="dxa"/>
            <w:vAlign w:val="center"/>
          </w:tcPr>
          <w:p w14:paraId="08CA8A43" w14:textId="77777777" w:rsidR="00E013D0" w:rsidRDefault="00DF1EDC">
            <w:pPr>
              <w:rPr>
                <w:rFonts w:cs="Arial"/>
                <w:b/>
                <w:bCs/>
                <w:color w:val="000000"/>
              </w:rPr>
            </w:pPr>
            <w:r>
              <w:rPr>
                <w:rFonts w:cs="Arial"/>
                <w:b/>
                <w:bCs/>
                <w:color w:val="000000"/>
              </w:rPr>
              <w:t>Value</w:t>
            </w:r>
          </w:p>
        </w:tc>
        <w:tc>
          <w:tcPr>
            <w:tcW w:w="4935" w:type="dxa"/>
            <w:vAlign w:val="center"/>
          </w:tcPr>
          <w:p w14:paraId="5D26F3BF" w14:textId="77777777" w:rsidR="00E013D0" w:rsidRDefault="00DF1EDC">
            <w:pPr>
              <w:rPr>
                <w:rFonts w:cs="Arial"/>
                <w:b/>
                <w:bCs/>
                <w:color w:val="000000"/>
              </w:rPr>
            </w:pPr>
            <w:r>
              <w:rPr>
                <w:rFonts w:cs="Arial"/>
                <w:b/>
                <w:bCs/>
                <w:color w:val="000000"/>
              </w:rPr>
              <w:t>Description</w:t>
            </w:r>
          </w:p>
        </w:tc>
      </w:tr>
      <w:tr w:rsidR="00E013D0" w:rsidRPr="00BF538B" w14:paraId="119D5CBF"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3B09BE3" w14:textId="77777777" w:rsidR="00E013D0" w:rsidRDefault="00DF1EDC">
            <w:pPr>
              <w:rPr>
                <w:rFonts w:cs="Arial"/>
                <w:color w:val="000000"/>
              </w:rPr>
            </w:pPr>
            <w:r>
              <w:rPr>
                <w:rFonts w:cs="Arial"/>
                <w:color w:val="000000"/>
              </w:rPr>
              <w:t>CounterHour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959389E" w14:textId="77777777" w:rsidR="00E013D0"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EDDE77B" w14:textId="77777777" w:rsidR="00E013D0"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2062A9C" w14:textId="77777777" w:rsidR="00E013D0" w:rsidRDefault="00DF1EDC">
            <w:pPr>
              <w:rPr>
                <w:rFonts w:cs="Arial"/>
                <w:color w:val="000000"/>
              </w:rPr>
            </w:pPr>
            <w:r>
              <w:rPr>
                <w:rFonts w:cs="Arial"/>
                <w:color w:val="000000"/>
              </w:rPr>
              <w:t>Hour of the current data usage counter</w:t>
            </w:r>
          </w:p>
        </w:tc>
      </w:tr>
      <w:tr w:rsidR="00E013D0" w:rsidRPr="00BF538B" w14:paraId="4E439DF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CFBB618"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F85A517" w14:textId="77777777" w:rsidR="00E013D0" w:rsidRDefault="00DF1EDC">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51B2C31" w14:textId="77777777" w:rsidR="00E013D0" w:rsidRDefault="00DF1EDC">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E7AF630" w14:textId="77777777" w:rsidR="00E013D0" w:rsidRDefault="00DF1EDC">
            <w:pPr>
              <w:rPr>
                <w:rFonts w:cs="Arial"/>
                <w:color w:val="000000"/>
              </w:rPr>
            </w:pPr>
            <w:r>
              <w:rPr>
                <w:rFonts w:cs="Arial"/>
                <w:color w:val="000000"/>
              </w:rPr>
              <w:t> </w:t>
            </w:r>
          </w:p>
        </w:tc>
      </w:tr>
      <w:tr w:rsidR="00E013D0" w:rsidRPr="00BF538B" w14:paraId="4669F9B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30F5FB4"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FD7297F" w14:textId="77777777" w:rsidR="00E013D0"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C5FD451" w14:textId="77777777" w:rsidR="00E013D0" w:rsidRDefault="00DF1EDC">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360DF79" w14:textId="77777777" w:rsidR="00E013D0" w:rsidRDefault="00DF1EDC">
            <w:pPr>
              <w:rPr>
                <w:rFonts w:cs="Arial"/>
                <w:color w:val="000000"/>
              </w:rPr>
            </w:pPr>
            <w:r>
              <w:rPr>
                <w:rFonts w:cs="Arial"/>
                <w:color w:val="000000"/>
              </w:rPr>
              <w:t> </w:t>
            </w:r>
          </w:p>
        </w:tc>
      </w:tr>
      <w:tr w:rsidR="00E013D0" w:rsidRPr="00BF538B" w14:paraId="2418E23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A9D3293"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BAA167B" w14:textId="77777777" w:rsidR="00E013D0"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72D47CC" w14:textId="77777777" w:rsidR="00E013D0"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F283227" w14:textId="77777777" w:rsidR="00E013D0" w:rsidRDefault="00DF1EDC">
            <w:pPr>
              <w:rPr>
                <w:rFonts w:cs="Arial"/>
                <w:color w:val="000000"/>
              </w:rPr>
            </w:pPr>
            <w:r>
              <w:rPr>
                <w:rFonts w:cs="Arial"/>
                <w:color w:val="000000"/>
              </w:rPr>
              <w:t> </w:t>
            </w:r>
          </w:p>
        </w:tc>
      </w:tr>
      <w:tr w:rsidR="00E013D0" w:rsidRPr="00BF538B" w14:paraId="0E77AC0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9AB9FAA" w14:textId="77777777" w:rsidR="00E013D0" w:rsidRDefault="00DF1EDC">
            <w:pPr>
              <w:rPr>
                <w:rFonts w:cs="Arial"/>
                <w:color w:val="000000"/>
              </w:rPr>
            </w:pPr>
            <w:r>
              <w:rPr>
                <w:rFonts w:cs="Arial"/>
                <w:color w:val="000000"/>
              </w:rPr>
              <w:t>CounterMinute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819195E" w14:textId="77777777" w:rsidR="00E013D0"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5EF1877" w14:textId="77777777" w:rsidR="00E013D0"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08A8E08" w14:textId="77777777" w:rsidR="00E013D0" w:rsidRDefault="00DF1EDC">
            <w:pPr>
              <w:rPr>
                <w:rFonts w:cs="Arial"/>
                <w:color w:val="000000"/>
              </w:rPr>
            </w:pPr>
            <w:r>
              <w:rPr>
                <w:rFonts w:cs="Arial"/>
                <w:color w:val="000000"/>
              </w:rPr>
              <w:t>Minute of the current data usage counter</w:t>
            </w:r>
          </w:p>
        </w:tc>
      </w:tr>
      <w:tr w:rsidR="00E013D0" w:rsidRPr="00BF538B" w14:paraId="529D2398"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00FBB19"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6898228" w14:textId="77777777" w:rsidR="00E013D0" w:rsidRDefault="00DF1EDC">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452E45E" w14:textId="77777777" w:rsidR="00E013D0"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B0FA796" w14:textId="77777777" w:rsidR="00E013D0" w:rsidRDefault="00DF1EDC">
            <w:pPr>
              <w:rPr>
                <w:rFonts w:cs="Arial"/>
                <w:color w:val="000000"/>
              </w:rPr>
            </w:pPr>
            <w:r>
              <w:rPr>
                <w:rFonts w:cs="Arial"/>
                <w:color w:val="000000"/>
              </w:rPr>
              <w:t> </w:t>
            </w:r>
          </w:p>
        </w:tc>
      </w:tr>
      <w:tr w:rsidR="00E013D0" w:rsidRPr="00BF538B" w14:paraId="0980EC91"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16B7307"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228DA90" w14:textId="77777777" w:rsidR="00E013D0"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455AC71" w14:textId="77777777" w:rsidR="00E013D0"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5C534A1" w14:textId="77777777" w:rsidR="00E013D0" w:rsidRDefault="00DF1EDC">
            <w:pPr>
              <w:rPr>
                <w:rFonts w:cs="Arial"/>
                <w:color w:val="000000"/>
              </w:rPr>
            </w:pPr>
            <w:r>
              <w:rPr>
                <w:rFonts w:cs="Arial"/>
                <w:color w:val="000000"/>
              </w:rPr>
              <w:t> </w:t>
            </w:r>
          </w:p>
        </w:tc>
      </w:tr>
      <w:tr w:rsidR="00E013D0" w:rsidRPr="00BF538B" w14:paraId="79ED20FE"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200359E"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D15B80D" w14:textId="77777777" w:rsidR="00E013D0"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542B9C4" w14:textId="77777777" w:rsidR="00E013D0"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BDD7562" w14:textId="77777777" w:rsidR="00E013D0" w:rsidRDefault="00DF1EDC">
            <w:pPr>
              <w:rPr>
                <w:rFonts w:cs="Arial"/>
                <w:color w:val="000000"/>
              </w:rPr>
            </w:pPr>
            <w:r>
              <w:rPr>
                <w:rFonts w:cs="Arial"/>
                <w:color w:val="000000"/>
              </w:rPr>
              <w:t> </w:t>
            </w:r>
          </w:p>
        </w:tc>
      </w:tr>
      <w:tr w:rsidR="00E013D0" w:rsidRPr="00BF538B" w14:paraId="3ED096A9"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9179BCC" w14:textId="77777777" w:rsidR="00E013D0" w:rsidRDefault="00DF1EDC">
            <w:pPr>
              <w:rPr>
                <w:rFonts w:cs="Arial"/>
                <w:color w:val="000000"/>
              </w:rPr>
            </w:pPr>
            <w:r>
              <w:rPr>
                <w:rFonts w:cs="Arial"/>
                <w:color w:val="000000"/>
              </w:rPr>
              <w:t>CounterSecond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9C0ADC3" w14:textId="77777777" w:rsidR="00E013D0"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FD6E4B6" w14:textId="77777777" w:rsidR="00E013D0"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210EFE9" w14:textId="77777777" w:rsidR="00E013D0" w:rsidRDefault="00DF1EDC">
            <w:pPr>
              <w:rPr>
                <w:rFonts w:cs="Arial"/>
                <w:color w:val="000000"/>
              </w:rPr>
            </w:pPr>
            <w:r>
              <w:rPr>
                <w:rFonts w:cs="Arial"/>
                <w:color w:val="000000"/>
              </w:rPr>
              <w:t>Second of the current data usage counter</w:t>
            </w:r>
          </w:p>
        </w:tc>
      </w:tr>
      <w:tr w:rsidR="00E013D0" w:rsidRPr="00BF538B" w14:paraId="099A62D6"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330A324"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BEF7C6F" w14:textId="77777777" w:rsidR="00E013D0" w:rsidRDefault="00DF1EDC">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D859ECC" w14:textId="77777777" w:rsidR="00E013D0"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A299DDF" w14:textId="77777777" w:rsidR="00E013D0" w:rsidRDefault="00DF1EDC">
            <w:pPr>
              <w:rPr>
                <w:rFonts w:cs="Arial"/>
                <w:color w:val="000000"/>
              </w:rPr>
            </w:pPr>
            <w:r>
              <w:rPr>
                <w:rFonts w:cs="Arial"/>
                <w:color w:val="000000"/>
              </w:rPr>
              <w:t> </w:t>
            </w:r>
          </w:p>
        </w:tc>
      </w:tr>
      <w:tr w:rsidR="00E013D0" w:rsidRPr="00BF538B" w14:paraId="09D9C5EE"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2CE51A9"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01F706D" w14:textId="77777777" w:rsidR="00E013D0"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128C9A3" w14:textId="77777777" w:rsidR="00E013D0"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4CC39FF" w14:textId="77777777" w:rsidR="00E013D0" w:rsidRDefault="00DF1EDC">
            <w:pPr>
              <w:rPr>
                <w:rFonts w:cs="Arial"/>
                <w:color w:val="000000"/>
              </w:rPr>
            </w:pPr>
            <w:r>
              <w:rPr>
                <w:rFonts w:cs="Arial"/>
                <w:color w:val="000000"/>
              </w:rPr>
              <w:t> </w:t>
            </w:r>
          </w:p>
        </w:tc>
      </w:tr>
      <w:tr w:rsidR="00E013D0" w:rsidRPr="00BF538B" w14:paraId="51C168AF"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28AEA38"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6482702" w14:textId="77777777" w:rsidR="00E013D0"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90D4834" w14:textId="77777777" w:rsidR="00E013D0"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D97C084" w14:textId="77777777" w:rsidR="00E013D0" w:rsidRDefault="00DF1EDC">
            <w:pPr>
              <w:rPr>
                <w:rFonts w:cs="Arial"/>
                <w:color w:val="000000"/>
              </w:rPr>
            </w:pPr>
            <w:r>
              <w:rPr>
                <w:rFonts w:cs="Arial"/>
                <w:color w:val="000000"/>
              </w:rPr>
              <w:t> </w:t>
            </w:r>
          </w:p>
        </w:tc>
      </w:tr>
      <w:tr w:rsidR="00E013D0" w:rsidRPr="00BF538B" w14:paraId="18EE9D5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3D9EE86" w14:textId="77777777" w:rsidR="00E013D0" w:rsidRDefault="00DF1EDC">
            <w:pPr>
              <w:rPr>
                <w:rFonts w:cs="Arial"/>
              </w:rPr>
            </w:pPr>
            <w:r>
              <w:rPr>
                <w:rFonts w:cs="Arial"/>
              </w:rPr>
              <w:t>PlanType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AA04233"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1188F38"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63B3860" w14:textId="77777777" w:rsidR="00E013D0" w:rsidRDefault="00DF1EDC">
            <w:pPr>
              <w:rPr>
                <w:rFonts w:cs="Arial"/>
              </w:rPr>
            </w:pPr>
            <w:r>
              <w:rPr>
                <w:rFonts w:cs="Arial"/>
              </w:rPr>
              <w:t>Plan type being used</w:t>
            </w:r>
          </w:p>
        </w:tc>
      </w:tr>
      <w:tr w:rsidR="00E013D0" w:rsidRPr="00BF538B" w14:paraId="38C414A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5169348"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E1CFCFC"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922227E" w14:textId="77777777" w:rsidR="00E013D0"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D92188A" w14:textId="77777777" w:rsidR="00E013D0" w:rsidRDefault="00DF1EDC">
            <w:pPr>
              <w:rPr>
                <w:rFonts w:cs="Arial"/>
              </w:rPr>
            </w:pPr>
            <w:r>
              <w:rPr>
                <w:rFonts w:cs="Arial"/>
              </w:rPr>
              <w:t> </w:t>
            </w:r>
          </w:p>
        </w:tc>
      </w:tr>
      <w:tr w:rsidR="00E013D0" w:rsidRPr="00BF538B" w14:paraId="4760FA9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5598FE1"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7F18793" w14:textId="77777777" w:rsidR="00E013D0" w:rsidRDefault="00DF1EDC">
            <w:pPr>
              <w:rPr>
                <w:rFonts w:cs="Arial"/>
              </w:rPr>
            </w:pPr>
            <w:r>
              <w:rPr>
                <w:rFonts w:cs="Arial"/>
              </w:rPr>
              <w:t>Shared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7EAEE44" w14:textId="77777777" w:rsidR="00E013D0" w:rsidRDefault="00DF1EDC">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AC374B4" w14:textId="77777777" w:rsidR="00E013D0" w:rsidRDefault="00DF1EDC">
            <w:pPr>
              <w:rPr>
                <w:rFonts w:cs="Arial"/>
              </w:rPr>
            </w:pPr>
            <w:r>
              <w:rPr>
                <w:rFonts w:cs="Arial"/>
              </w:rPr>
              <w:t> </w:t>
            </w:r>
          </w:p>
        </w:tc>
      </w:tr>
      <w:tr w:rsidR="00E013D0" w:rsidRPr="00BF538B" w14:paraId="4353A111"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E7ABE49"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5E2D646" w14:textId="77777777" w:rsidR="00E013D0" w:rsidRDefault="00DF1EDC">
            <w:pPr>
              <w:rPr>
                <w:rFonts w:cs="Arial"/>
              </w:rPr>
            </w:pPr>
            <w:r>
              <w:rPr>
                <w:rFonts w:cs="Arial"/>
              </w:rPr>
              <w:t>Session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A434108" w14:textId="77777777" w:rsidR="00E013D0" w:rsidRDefault="00DF1EDC">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1227E4A" w14:textId="77777777" w:rsidR="00E013D0" w:rsidRDefault="00DF1EDC">
            <w:pPr>
              <w:rPr>
                <w:rFonts w:cs="Arial"/>
              </w:rPr>
            </w:pPr>
            <w:r>
              <w:rPr>
                <w:rFonts w:cs="Arial"/>
              </w:rPr>
              <w:t> </w:t>
            </w:r>
          </w:p>
        </w:tc>
      </w:tr>
      <w:tr w:rsidR="00E013D0" w:rsidRPr="00BF538B" w14:paraId="1B5B5230"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A56EE40" w14:textId="77777777" w:rsidR="00E013D0" w:rsidRDefault="00DF1EDC">
            <w:pPr>
              <w:rPr>
                <w:rFonts w:cs="Arial"/>
              </w:rPr>
            </w:pPr>
            <w:r>
              <w:rPr>
                <w:rFonts w:cs="Arial"/>
              </w:rPr>
              <w:t>Expiry/RenewalDate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3FF0EB9"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AE4CA9E"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63DC92B" w14:textId="77777777" w:rsidR="00E013D0" w:rsidRDefault="00DF1EDC">
            <w:pPr>
              <w:rPr>
                <w:rFonts w:cs="Arial"/>
              </w:rPr>
            </w:pPr>
            <w:r>
              <w:rPr>
                <w:rFonts w:cs="Arial"/>
              </w:rPr>
              <w:t>The text used to differentiate between an Expiry and Renewal Date</w:t>
            </w:r>
          </w:p>
        </w:tc>
      </w:tr>
      <w:tr w:rsidR="00E013D0" w:rsidRPr="00BF538B" w14:paraId="6762FCF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96CAD91"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94B5B01"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AEF3291" w14:textId="77777777" w:rsidR="00E013D0"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573D299" w14:textId="77777777" w:rsidR="00E013D0" w:rsidRDefault="00DF1EDC">
            <w:pPr>
              <w:rPr>
                <w:rFonts w:cs="Arial"/>
              </w:rPr>
            </w:pPr>
            <w:r>
              <w:rPr>
                <w:rFonts w:cs="Arial"/>
              </w:rPr>
              <w:t> </w:t>
            </w:r>
          </w:p>
        </w:tc>
      </w:tr>
      <w:tr w:rsidR="00E013D0" w:rsidRPr="00BF538B" w14:paraId="63390C8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B8F7136"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8F70A85" w14:textId="77777777" w:rsidR="00E013D0" w:rsidRDefault="00DF1EDC">
            <w:pPr>
              <w:rPr>
                <w:rFonts w:cs="Arial"/>
              </w:rPr>
            </w:pPr>
            <w:r>
              <w:rPr>
                <w:rFonts w:cs="Arial"/>
              </w:rPr>
              <w:t>Expiry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85B6B5B" w14:textId="77777777" w:rsidR="00E013D0" w:rsidRDefault="00DF1EDC">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6325022" w14:textId="77777777" w:rsidR="00E013D0" w:rsidRDefault="00DF1EDC">
            <w:pPr>
              <w:rPr>
                <w:rFonts w:cs="Arial"/>
              </w:rPr>
            </w:pPr>
            <w:r>
              <w:rPr>
                <w:rFonts w:cs="Arial"/>
              </w:rPr>
              <w:t> </w:t>
            </w:r>
          </w:p>
        </w:tc>
      </w:tr>
      <w:tr w:rsidR="00E013D0" w:rsidRPr="00BF538B" w14:paraId="0C2D0976"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EA291A1"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DB98742" w14:textId="77777777" w:rsidR="00E013D0" w:rsidRDefault="00DF1EDC">
            <w:pPr>
              <w:rPr>
                <w:rFonts w:cs="Arial"/>
              </w:rPr>
            </w:pPr>
            <w:r>
              <w:rPr>
                <w:rFonts w:cs="Arial"/>
              </w:rPr>
              <w:t>Renewal Date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186CA8A" w14:textId="77777777" w:rsidR="00E013D0" w:rsidRDefault="00DF1EDC">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B14E8A0" w14:textId="77777777" w:rsidR="00E013D0" w:rsidRDefault="00DF1EDC">
            <w:pPr>
              <w:rPr>
                <w:rFonts w:cs="Arial"/>
              </w:rPr>
            </w:pPr>
            <w:r>
              <w:rPr>
                <w:rFonts w:cs="Arial"/>
              </w:rPr>
              <w:t> </w:t>
            </w:r>
          </w:p>
        </w:tc>
      </w:tr>
      <w:tr w:rsidR="00E013D0" w:rsidRPr="00BF538B" w14:paraId="21E28EA8"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6D0A459" w14:textId="77777777" w:rsidR="00E013D0" w:rsidRDefault="00DF1EDC">
            <w:pPr>
              <w:rPr>
                <w:rFonts w:cs="Arial"/>
              </w:rPr>
            </w:pPr>
            <w:r>
              <w:rPr>
                <w:rFonts w:cs="Arial"/>
              </w:rPr>
              <w:t>Expiry/RenewalMonth</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D3DB1CF"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2DB5D57"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498B848" w14:textId="77777777" w:rsidR="00E013D0" w:rsidRDefault="00DF1EDC">
            <w:pPr>
              <w:rPr>
                <w:rFonts w:cs="Arial"/>
              </w:rPr>
            </w:pPr>
            <w:r>
              <w:rPr>
                <w:rFonts w:cs="Arial"/>
              </w:rPr>
              <w:t>Month of the next Expiry/Renewal Date</w:t>
            </w:r>
          </w:p>
        </w:tc>
      </w:tr>
      <w:tr w:rsidR="00E013D0" w:rsidRPr="00BF538B" w14:paraId="00E117C9"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B87771C"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6F129DD"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CDFE212" w14:textId="77777777" w:rsidR="00E013D0" w:rsidRDefault="00DF1EDC">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3F09DC3" w14:textId="77777777" w:rsidR="00E013D0" w:rsidRDefault="00DF1EDC">
            <w:pPr>
              <w:rPr>
                <w:rFonts w:cs="Arial"/>
              </w:rPr>
            </w:pPr>
            <w:r>
              <w:rPr>
                <w:rFonts w:cs="Arial"/>
              </w:rPr>
              <w:t> </w:t>
            </w:r>
          </w:p>
        </w:tc>
      </w:tr>
      <w:tr w:rsidR="00E013D0" w:rsidRPr="00BF538B" w14:paraId="2FAA0F3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65A3A9B"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E873C2D" w14:textId="77777777" w:rsidR="00E013D0" w:rsidRDefault="00DF1EDC">
            <w:pPr>
              <w:rPr>
                <w:rFonts w:cs="Arial"/>
              </w:rPr>
            </w:pPr>
            <w:r>
              <w:rPr>
                <w:rFonts w:cs="Arial"/>
              </w:rPr>
              <w:t>January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51C76EC" w14:textId="77777777" w:rsidR="00E013D0" w:rsidRDefault="00DF1EDC">
            <w:pPr>
              <w:rPr>
                <w:rFonts w:cs="Arial"/>
              </w:rPr>
            </w:pPr>
            <w:r>
              <w:rPr>
                <w:rFonts w:cs="Arial"/>
              </w:rPr>
              <w:t>0x01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00AF6C7" w14:textId="77777777" w:rsidR="00E013D0" w:rsidRDefault="00DF1EDC">
            <w:pPr>
              <w:rPr>
                <w:rFonts w:cs="Arial"/>
              </w:rPr>
            </w:pPr>
            <w:r>
              <w:rPr>
                <w:rFonts w:cs="Arial"/>
              </w:rPr>
              <w:t> </w:t>
            </w:r>
          </w:p>
        </w:tc>
      </w:tr>
      <w:tr w:rsidR="00E013D0" w:rsidRPr="00BF538B" w14:paraId="1D7E1432"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A17033B"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FE3BC22" w14:textId="77777777" w:rsidR="00E013D0" w:rsidRDefault="00DF1EDC">
            <w:pPr>
              <w:rPr>
                <w:rFonts w:cs="Arial"/>
              </w:rPr>
            </w:pPr>
            <w:r>
              <w:rPr>
                <w:rFonts w:cs="Arial"/>
              </w:rPr>
              <w:t>February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EB54C0D" w14:textId="77777777" w:rsidR="00E013D0" w:rsidRDefault="00DF1EDC">
            <w:pPr>
              <w:rPr>
                <w:rFonts w:cs="Arial"/>
              </w:rPr>
            </w:pPr>
            <w:r>
              <w:rPr>
                <w:rFonts w:cs="Arial"/>
              </w:rPr>
              <w:t>0x02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C33778C" w14:textId="77777777" w:rsidR="00E013D0" w:rsidRDefault="00DF1EDC">
            <w:pPr>
              <w:rPr>
                <w:rFonts w:cs="Arial"/>
              </w:rPr>
            </w:pPr>
            <w:r>
              <w:rPr>
                <w:rFonts w:cs="Arial"/>
              </w:rPr>
              <w:t> </w:t>
            </w:r>
          </w:p>
        </w:tc>
      </w:tr>
      <w:tr w:rsidR="00E013D0" w:rsidRPr="00BF538B" w14:paraId="5539A01B"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8D98FF1"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73D8DC" w14:textId="77777777" w:rsidR="00E013D0" w:rsidRDefault="00DF1EDC">
            <w:pPr>
              <w:rPr>
                <w:rFonts w:cs="Arial"/>
              </w:rPr>
            </w:pPr>
            <w:r>
              <w:rPr>
                <w:rFonts w:cs="Arial"/>
              </w:rPr>
              <w:t>March</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0532E44" w14:textId="77777777" w:rsidR="00E013D0" w:rsidRDefault="00DF1EDC">
            <w:pPr>
              <w:rPr>
                <w:rFonts w:cs="Arial"/>
              </w:rPr>
            </w:pPr>
            <w:r>
              <w:rPr>
                <w:rFonts w:cs="Arial"/>
              </w:rPr>
              <w:t>0x03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2229EFA" w14:textId="77777777" w:rsidR="00E013D0" w:rsidRDefault="00DF1EDC">
            <w:pPr>
              <w:rPr>
                <w:rFonts w:cs="Arial"/>
              </w:rPr>
            </w:pPr>
            <w:r>
              <w:rPr>
                <w:rFonts w:cs="Arial"/>
              </w:rPr>
              <w:t> </w:t>
            </w:r>
          </w:p>
        </w:tc>
      </w:tr>
      <w:tr w:rsidR="00E013D0" w:rsidRPr="00BF538B" w14:paraId="6D5BE5AD"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EC0185D"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A736AB2" w14:textId="77777777" w:rsidR="00E013D0" w:rsidRDefault="00DF1EDC">
            <w:pPr>
              <w:rPr>
                <w:rFonts w:cs="Arial"/>
              </w:rPr>
            </w:pPr>
            <w:r>
              <w:rPr>
                <w:rFonts w:cs="Arial"/>
              </w:rPr>
              <w:t>April</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8D1105F" w14:textId="77777777" w:rsidR="00E013D0" w:rsidRDefault="00DF1EDC">
            <w:pPr>
              <w:rPr>
                <w:rFonts w:cs="Arial"/>
              </w:rPr>
            </w:pPr>
            <w:r>
              <w:rPr>
                <w:rFonts w:cs="Arial"/>
              </w:rPr>
              <w:t>0x04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76DE0F5" w14:textId="77777777" w:rsidR="00E013D0" w:rsidRDefault="00DF1EDC">
            <w:pPr>
              <w:rPr>
                <w:rFonts w:cs="Arial"/>
              </w:rPr>
            </w:pPr>
            <w:r>
              <w:rPr>
                <w:rFonts w:cs="Arial"/>
              </w:rPr>
              <w:t> </w:t>
            </w:r>
          </w:p>
        </w:tc>
      </w:tr>
      <w:tr w:rsidR="00E013D0" w:rsidRPr="00BF538B" w14:paraId="79365601"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9871368"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E007CD5" w14:textId="77777777" w:rsidR="00E013D0" w:rsidRDefault="00DF1EDC">
            <w:pPr>
              <w:rPr>
                <w:rFonts w:cs="Arial"/>
              </w:rPr>
            </w:pPr>
            <w:r>
              <w:rPr>
                <w:rFonts w:cs="Arial"/>
              </w:rPr>
              <w:t>May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3C1E18E" w14:textId="77777777" w:rsidR="00E013D0" w:rsidRDefault="00DF1EDC">
            <w:pPr>
              <w:rPr>
                <w:rFonts w:cs="Arial"/>
              </w:rPr>
            </w:pPr>
            <w:r>
              <w:rPr>
                <w:rFonts w:cs="Arial"/>
              </w:rPr>
              <w:t>0x05</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FF6C6D3" w14:textId="77777777" w:rsidR="00E013D0" w:rsidRDefault="00DF1EDC">
            <w:pPr>
              <w:rPr>
                <w:rFonts w:cs="Arial"/>
              </w:rPr>
            </w:pPr>
            <w:r>
              <w:rPr>
                <w:rFonts w:cs="Arial"/>
              </w:rPr>
              <w:t> </w:t>
            </w:r>
          </w:p>
        </w:tc>
      </w:tr>
      <w:tr w:rsidR="00E013D0" w:rsidRPr="00BF538B" w14:paraId="7E5880A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48E5DE6"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4B50C02" w14:textId="77777777" w:rsidR="00E013D0" w:rsidRDefault="00DF1EDC">
            <w:pPr>
              <w:rPr>
                <w:rFonts w:cs="Arial"/>
              </w:rPr>
            </w:pPr>
            <w:r>
              <w:rPr>
                <w:rFonts w:cs="Arial"/>
              </w:rPr>
              <w:t>June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09A7F32" w14:textId="77777777" w:rsidR="00E013D0" w:rsidRDefault="00DF1EDC">
            <w:pPr>
              <w:rPr>
                <w:rFonts w:cs="Arial"/>
              </w:rPr>
            </w:pPr>
            <w:r>
              <w:rPr>
                <w:rFonts w:cs="Arial"/>
              </w:rPr>
              <w:t>0x06</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20E6C2C" w14:textId="77777777" w:rsidR="00E013D0" w:rsidRDefault="00DF1EDC">
            <w:pPr>
              <w:rPr>
                <w:rFonts w:cs="Arial"/>
              </w:rPr>
            </w:pPr>
            <w:r>
              <w:rPr>
                <w:rFonts w:cs="Arial"/>
              </w:rPr>
              <w:t> </w:t>
            </w:r>
          </w:p>
        </w:tc>
      </w:tr>
      <w:tr w:rsidR="00E013D0" w:rsidRPr="00BF538B" w14:paraId="192A6B16"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44BF750"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15B797A" w14:textId="77777777" w:rsidR="00E013D0" w:rsidRDefault="00DF1EDC">
            <w:pPr>
              <w:rPr>
                <w:rFonts w:cs="Arial"/>
              </w:rPr>
            </w:pPr>
            <w:r>
              <w:rPr>
                <w:rFonts w:cs="Arial"/>
              </w:rPr>
              <w:t>July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D5006BF" w14:textId="77777777" w:rsidR="00E013D0" w:rsidRDefault="00DF1EDC">
            <w:pPr>
              <w:rPr>
                <w:rFonts w:cs="Arial"/>
              </w:rPr>
            </w:pPr>
            <w:r>
              <w:rPr>
                <w:rFonts w:cs="Arial"/>
              </w:rPr>
              <w:t>0x07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21FCDE5" w14:textId="77777777" w:rsidR="00E013D0" w:rsidRDefault="00DF1EDC">
            <w:pPr>
              <w:rPr>
                <w:rFonts w:cs="Arial"/>
              </w:rPr>
            </w:pPr>
            <w:r>
              <w:rPr>
                <w:rFonts w:cs="Arial"/>
              </w:rPr>
              <w:t> </w:t>
            </w:r>
          </w:p>
        </w:tc>
      </w:tr>
      <w:tr w:rsidR="00E013D0" w:rsidRPr="00BF538B" w14:paraId="04A93DEB"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B5AFADF"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C56F941" w14:textId="77777777" w:rsidR="00E013D0" w:rsidRDefault="00DF1EDC">
            <w:pPr>
              <w:rPr>
                <w:rFonts w:cs="Arial"/>
              </w:rPr>
            </w:pPr>
            <w:r>
              <w:rPr>
                <w:rFonts w:cs="Arial"/>
              </w:rPr>
              <w:t>August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FA50DF3" w14:textId="77777777" w:rsidR="00E013D0" w:rsidRDefault="00DF1EDC">
            <w:pPr>
              <w:rPr>
                <w:rFonts w:cs="Arial"/>
              </w:rPr>
            </w:pPr>
            <w:r>
              <w:rPr>
                <w:rFonts w:cs="Arial"/>
              </w:rPr>
              <w:t>0x08</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A150D3A" w14:textId="77777777" w:rsidR="00E013D0" w:rsidRDefault="00DF1EDC">
            <w:pPr>
              <w:rPr>
                <w:rFonts w:cs="Arial"/>
              </w:rPr>
            </w:pPr>
            <w:r>
              <w:rPr>
                <w:rFonts w:cs="Arial"/>
              </w:rPr>
              <w:t> </w:t>
            </w:r>
          </w:p>
        </w:tc>
      </w:tr>
      <w:tr w:rsidR="00E013D0" w:rsidRPr="00BF538B" w14:paraId="1B9E711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6BB91DA9"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7B3CC90" w14:textId="77777777" w:rsidR="00E013D0" w:rsidRDefault="00DF1EDC">
            <w:pPr>
              <w:rPr>
                <w:rFonts w:cs="Arial"/>
              </w:rPr>
            </w:pPr>
            <w:r>
              <w:rPr>
                <w:rFonts w:cs="Arial"/>
              </w:rPr>
              <w:t>September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7BB8702" w14:textId="77777777" w:rsidR="00E013D0" w:rsidRDefault="00DF1EDC">
            <w:pPr>
              <w:rPr>
                <w:rFonts w:cs="Arial"/>
              </w:rPr>
            </w:pPr>
            <w:r>
              <w:rPr>
                <w:rFonts w:cs="Arial"/>
              </w:rPr>
              <w:t>0x09</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0371146" w14:textId="77777777" w:rsidR="00E013D0" w:rsidRDefault="00DF1EDC">
            <w:pPr>
              <w:rPr>
                <w:rFonts w:cs="Arial"/>
              </w:rPr>
            </w:pPr>
            <w:r>
              <w:rPr>
                <w:rFonts w:cs="Arial"/>
              </w:rPr>
              <w:t> </w:t>
            </w:r>
          </w:p>
        </w:tc>
      </w:tr>
      <w:tr w:rsidR="00E013D0" w:rsidRPr="00BF538B" w14:paraId="5DE22CD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8653DD9"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F02740A" w14:textId="77777777" w:rsidR="00E013D0" w:rsidRDefault="00DF1EDC">
            <w:pPr>
              <w:rPr>
                <w:rFonts w:cs="Arial"/>
              </w:rPr>
            </w:pPr>
            <w:r>
              <w:rPr>
                <w:rFonts w:cs="Arial"/>
              </w:rPr>
              <w:t>October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C2A850B" w14:textId="77777777" w:rsidR="00E013D0" w:rsidRDefault="00DF1EDC">
            <w:pPr>
              <w:rPr>
                <w:rFonts w:cs="Arial"/>
              </w:rPr>
            </w:pPr>
            <w:r>
              <w:rPr>
                <w:rFonts w:cs="Arial"/>
              </w:rPr>
              <w:t>0x0A</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63EAF90" w14:textId="77777777" w:rsidR="00E013D0" w:rsidRDefault="00DF1EDC">
            <w:pPr>
              <w:rPr>
                <w:rFonts w:cs="Arial"/>
              </w:rPr>
            </w:pPr>
            <w:r>
              <w:rPr>
                <w:rFonts w:cs="Arial"/>
              </w:rPr>
              <w:t> </w:t>
            </w:r>
          </w:p>
        </w:tc>
      </w:tr>
      <w:tr w:rsidR="00E013D0" w:rsidRPr="00BF538B" w14:paraId="5E15B74D"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8DEDB98"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89B257F" w14:textId="77777777" w:rsidR="00E013D0" w:rsidRDefault="00DF1EDC">
            <w:pPr>
              <w:rPr>
                <w:rFonts w:cs="Arial"/>
              </w:rPr>
            </w:pPr>
            <w:r>
              <w:rPr>
                <w:rFonts w:cs="Arial"/>
              </w:rPr>
              <w:t>November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2FA335B" w14:textId="77777777" w:rsidR="00E013D0" w:rsidRDefault="00DF1EDC">
            <w:pPr>
              <w:rPr>
                <w:rFonts w:cs="Arial"/>
              </w:rPr>
            </w:pPr>
            <w:r>
              <w:rPr>
                <w:rFonts w:cs="Arial"/>
              </w:rPr>
              <w:t>0x0B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3910912" w14:textId="77777777" w:rsidR="00E013D0" w:rsidRDefault="00DF1EDC">
            <w:pPr>
              <w:rPr>
                <w:rFonts w:cs="Arial"/>
              </w:rPr>
            </w:pPr>
            <w:r>
              <w:rPr>
                <w:rFonts w:cs="Arial"/>
              </w:rPr>
              <w:t> </w:t>
            </w:r>
          </w:p>
        </w:tc>
      </w:tr>
      <w:tr w:rsidR="00E013D0" w:rsidRPr="00BF538B" w14:paraId="06AF30A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225F4EB"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5319D16" w14:textId="77777777" w:rsidR="00E013D0" w:rsidRDefault="00DF1EDC">
            <w:pPr>
              <w:rPr>
                <w:rFonts w:cs="Arial"/>
              </w:rPr>
            </w:pPr>
            <w:r>
              <w:rPr>
                <w:rFonts w:cs="Arial"/>
              </w:rPr>
              <w:t>December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B6413EF" w14:textId="77777777" w:rsidR="00E013D0" w:rsidRDefault="00DF1EDC">
            <w:pPr>
              <w:rPr>
                <w:rFonts w:cs="Arial"/>
              </w:rPr>
            </w:pPr>
            <w:r>
              <w:rPr>
                <w:rFonts w:cs="Arial"/>
              </w:rPr>
              <w:t>0x0C</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95D9879" w14:textId="77777777" w:rsidR="00E013D0" w:rsidRDefault="00DF1EDC">
            <w:pPr>
              <w:rPr>
                <w:rFonts w:cs="Arial"/>
              </w:rPr>
            </w:pPr>
            <w:r>
              <w:rPr>
                <w:rFonts w:cs="Arial"/>
              </w:rPr>
              <w:t> </w:t>
            </w:r>
          </w:p>
        </w:tc>
      </w:tr>
      <w:tr w:rsidR="00E013D0" w:rsidRPr="00BF538B" w14:paraId="577F7E89"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9EA3037"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84874A2" w14:textId="77777777" w:rsidR="00E013D0"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EAF7612" w14:textId="77777777" w:rsidR="00E013D0" w:rsidRDefault="00DF1EDC">
            <w:pPr>
              <w:rPr>
                <w:rFonts w:cs="Arial"/>
              </w:rPr>
            </w:pPr>
            <w:r>
              <w:rPr>
                <w:rFonts w:cs="Arial"/>
              </w:rPr>
              <w:t>0x0D-0xFF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C5156E5" w14:textId="77777777" w:rsidR="00E013D0" w:rsidRDefault="00DF1EDC">
            <w:pPr>
              <w:rPr>
                <w:rFonts w:cs="Arial"/>
              </w:rPr>
            </w:pPr>
            <w:r>
              <w:rPr>
                <w:rFonts w:cs="Arial"/>
              </w:rPr>
              <w:t> </w:t>
            </w:r>
          </w:p>
        </w:tc>
      </w:tr>
      <w:tr w:rsidR="00E013D0" w:rsidRPr="00BF538B" w14:paraId="12C8C24D"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5126249C" w14:textId="77777777" w:rsidR="00E013D0" w:rsidRDefault="00DF1EDC">
            <w:pPr>
              <w:rPr>
                <w:rFonts w:cs="Arial"/>
              </w:rPr>
            </w:pPr>
            <w:r>
              <w:rPr>
                <w:rFonts w:cs="Arial"/>
              </w:rPr>
              <w:t>Expiry/RenewalDay</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F576284"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66B46BC"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C85598A" w14:textId="77777777" w:rsidR="00E013D0" w:rsidRDefault="00DF1EDC">
            <w:pPr>
              <w:rPr>
                <w:rFonts w:cs="Arial"/>
              </w:rPr>
            </w:pPr>
            <w:r>
              <w:rPr>
                <w:rFonts w:cs="Arial"/>
              </w:rPr>
              <w:t>Day of the next Expiry/Renewal Date</w:t>
            </w:r>
          </w:p>
        </w:tc>
      </w:tr>
      <w:tr w:rsidR="00E013D0" w:rsidRPr="00BF538B" w14:paraId="7FA058D4"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AD2BC2B"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189A04D"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7D78C47" w14:textId="77777777" w:rsidR="00E013D0" w:rsidRDefault="00DF1EDC">
            <w:pPr>
              <w:rPr>
                <w:rFonts w:cs="Arial"/>
              </w:rPr>
            </w:pPr>
            <w:r>
              <w:rPr>
                <w:rFonts w:cs="Arial"/>
              </w:rPr>
              <w:t>0x00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32D65A0" w14:textId="77777777" w:rsidR="00E013D0" w:rsidRDefault="00DF1EDC">
            <w:pPr>
              <w:rPr>
                <w:rFonts w:cs="Arial"/>
              </w:rPr>
            </w:pPr>
            <w:r>
              <w:rPr>
                <w:rFonts w:cs="Arial"/>
              </w:rPr>
              <w:t> </w:t>
            </w:r>
          </w:p>
        </w:tc>
      </w:tr>
      <w:tr w:rsidR="00E013D0" w:rsidRPr="00BF538B" w14:paraId="5EBAB00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57CB594"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C4EC335" w14:textId="77777777" w:rsidR="00E013D0" w:rsidRDefault="00DF1EDC">
            <w:pPr>
              <w:rPr>
                <w:rFonts w:cs="Arial"/>
              </w:rPr>
            </w:pPr>
            <w:r>
              <w:rPr>
                <w:rFonts w:cs="Arial"/>
              </w:rPr>
              <w:t>Day</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4A3BD4A" w14:textId="77777777" w:rsidR="00E013D0" w:rsidRDefault="00DF1EDC">
            <w:pPr>
              <w:rPr>
                <w:rFonts w:cs="Arial"/>
              </w:rPr>
            </w:pPr>
            <w:r>
              <w:rPr>
                <w:rFonts w:cs="Arial"/>
              </w:rPr>
              <w:t>0x01-0x1F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28A1B572" w14:textId="77777777" w:rsidR="00E013D0" w:rsidRDefault="00DF1EDC">
            <w:pPr>
              <w:rPr>
                <w:rFonts w:cs="Arial"/>
              </w:rPr>
            </w:pPr>
            <w:r>
              <w:rPr>
                <w:rFonts w:cs="Arial"/>
              </w:rPr>
              <w:t> </w:t>
            </w:r>
          </w:p>
        </w:tc>
      </w:tr>
      <w:tr w:rsidR="00E013D0" w:rsidRPr="00BF538B" w14:paraId="1D9C147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AFFDFAC"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534AF3E" w14:textId="77777777" w:rsidR="00E013D0"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1338443" w14:textId="77777777" w:rsidR="00E013D0" w:rsidRDefault="00DF1EDC">
            <w:pPr>
              <w:rPr>
                <w:rFonts w:cs="Arial"/>
              </w:rPr>
            </w:pPr>
            <w:r>
              <w:rPr>
                <w:rFonts w:cs="Arial"/>
              </w:rPr>
              <w:t>0x20-0xFF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065D4A8" w14:textId="77777777" w:rsidR="00E013D0" w:rsidRDefault="00DF1EDC">
            <w:pPr>
              <w:rPr>
                <w:rFonts w:cs="Arial"/>
              </w:rPr>
            </w:pPr>
            <w:r>
              <w:rPr>
                <w:rFonts w:cs="Arial"/>
              </w:rPr>
              <w:t> </w:t>
            </w:r>
          </w:p>
        </w:tc>
      </w:tr>
      <w:tr w:rsidR="00E013D0" w:rsidRPr="00BF538B" w14:paraId="14813D7B"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7C9CE22" w14:textId="77777777" w:rsidR="00E013D0" w:rsidRDefault="00DF1EDC">
            <w:pPr>
              <w:rPr>
                <w:rFonts w:cs="Arial"/>
              </w:rPr>
            </w:pPr>
            <w:r>
              <w:rPr>
                <w:rFonts w:cs="Arial"/>
              </w:rPr>
              <w:t>Expiry/RenewalYear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3F5AAF7"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2ACC3E8"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8E496FE" w14:textId="77777777" w:rsidR="00E013D0" w:rsidRDefault="00DF1EDC">
            <w:pPr>
              <w:rPr>
                <w:rFonts w:cs="Arial"/>
              </w:rPr>
            </w:pPr>
            <w:r>
              <w:rPr>
                <w:rFonts w:cs="Arial"/>
              </w:rPr>
              <w:t>Year of the next Expiry/Renewal Date. Offset of 2000</w:t>
            </w:r>
          </w:p>
        </w:tc>
      </w:tr>
      <w:tr w:rsidR="00E013D0" w:rsidRPr="00BF538B" w14:paraId="1709EE1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3D205BCB"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6E58DC" w14:textId="77777777" w:rsidR="00E013D0" w:rsidRDefault="00DF1EDC">
            <w:pPr>
              <w:rPr>
                <w:rFonts w:cs="Arial"/>
              </w:rPr>
            </w:pPr>
            <w:r>
              <w:rPr>
                <w:rFonts w:cs="Arial"/>
              </w:rPr>
              <w:t>Year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D53A8CB" w14:textId="77777777" w:rsidR="00E013D0" w:rsidRDefault="00DF1EDC">
            <w:pPr>
              <w:rPr>
                <w:rFonts w:cs="Arial"/>
              </w:rPr>
            </w:pPr>
            <w:r>
              <w:rPr>
                <w:rFonts w:cs="Arial"/>
              </w:rPr>
              <w:t>0x00-0xFE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D7F4869" w14:textId="77777777" w:rsidR="00E013D0" w:rsidRDefault="00DF1EDC">
            <w:pPr>
              <w:rPr>
                <w:rFonts w:cs="Arial"/>
              </w:rPr>
            </w:pPr>
            <w:r>
              <w:rPr>
                <w:rFonts w:cs="Arial"/>
              </w:rPr>
              <w:t> </w:t>
            </w:r>
          </w:p>
        </w:tc>
      </w:tr>
      <w:tr w:rsidR="00E013D0" w:rsidRPr="00BF538B" w14:paraId="0D42889C"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2FFAB43" w14:textId="77777777" w:rsidR="00E013D0" w:rsidRDefault="00DF1EDC">
            <w:pPr>
              <w:rPr>
                <w:rFonts w:cs="Arial"/>
              </w:rPr>
            </w:pPr>
            <w:r>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55A3169"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0265D98" w14:textId="77777777" w:rsidR="00E013D0" w:rsidRDefault="00DF1EDC">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5AE13887" w14:textId="77777777" w:rsidR="00E013D0" w:rsidRDefault="00DF1EDC">
            <w:pPr>
              <w:rPr>
                <w:rFonts w:cs="Arial"/>
              </w:rPr>
            </w:pPr>
            <w:r>
              <w:rPr>
                <w:rFonts w:cs="Arial"/>
              </w:rPr>
              <w:t> </w:t>
            </w:r>
          </w:p>
        </w:tc>
      </w:tr>
      <w:tr w:rsidR="00E013D0" w:rsidRPr="00BF538B" w14:paraId="6BDAF476"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C7F8A4F" w14:textId="77777777" w:rsidR="00E013D0" w:rsidRDefault="00DF1EDC">
            <w:pPr>
              <w:rPr>
                <w:rFonts w:cs="Arial"/>
                <w:color w:val="000000"/>
              </w:rPr>
            </w:pPr>
            <w:r>
              <w:rPr>
                <w:rFonts w:cs="Arial"/>
                <w:color w:val="000000"/>
              </w:rPr>
              <w:t>Expiry/RenewalHour</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3E9D708" w14:textId="77777777" w:rsidR="00E013D0"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CEB420B" w14:textId="77777777" w:rsidR="00E013D0"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8518EA9" w14:textId="77777777" w:rsidR="00E013D0" w:rsidRDefault="00DF1EDC">
            <w:pPr>
              <w:rPr>
                <w:rFonts w:cs="Arial"/>
                <w:color w:val="000000"/>
              </w:rPr>
            </w:pPr>
            <w:r>
              <w:rPr>
                <w:rFonts w:cs="Arial"/>
                <w:color w:val="000000"/>
              </w:rPr>
              <w:t>Hour of the Expiry/Renewal Date</w:t>
            </w:r>
          </w:p>
        </w:tc>
      </w:tr>
      <w:tr w:rsidR="00E013D0" w:rsidRPr="00BF538B" w14:paraId="1EC8C94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9E13180"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F34E539" w14:textId="77777777" w:rsidR="00E013D0" w:rsidRDefault="00DF1EDC">
            <w:pPr>
              <w:rPr>
                <w:rFonts w:cs="Arial"/>
                <w:color w:val="000000"/>
              </w:rPr>
            </w:pPr>
            <w:r>
              <w:rPr>
                <w:rFonts w:cs="Arial"/>
                <w:color w:val="000000"/>
              </w:rPr>
              <w:t>Hour</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B4AA0DD" w14:textId="77777777" w:rsidR="00E013D0" w:rsidRDefault="00DF1EDC">
            <w:pPr>
              <w:rPr>
                <w:rFonts w:cs="Arial"/>
                <w:color w:val="000000"/>
              </w:rPr>
            </w:pPr>
            <w:r>
              <w:rPr>
                <w:rFonts w:cs="Arial"/>
                <w:color w:val="000000"/>
              </w:rPr>
              <w:t>0x00-0x17</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909FA01" w14:textId="77777777" w:rsidR="00E013D0" w:rsidRDefault="00DF1EDC">
            <w:pPr>
              <w:rPr>
                <w:rFonts w:cs="Arial"/>
                <w:color w:val="000000"/>
              </w:rPr>
            </w:pPr>
            <w:r>
              <w:rPr>
                <w:rFonts w:cs="Arial"/>
                <w:color w:val="000000"/>
              </w:rPr>
              <w:t> </w:t>
            </w:r>
          </w:p>
        </w:tc>
      </w:tr>
      <w:tr w:rsidR="00E013D0" w:rsidRPr="00BF538B" w14:paraId="4373A54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7DED5F4"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AC2C2B6" w14:textId="77777777" w:rsidR="00E013D0"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CB4AE7C" w14:textId="77777777" w:rsidR="00E013D0" w:rsidRDefault="00DF1EDC">
            <w:pPr>
              <w:rPr>
                <w:rFonts w:cs="Arial"/>
                <w:color w:val="000000"/>
              </w:rPr>
            </w:pPr>
            <w:r>
              <w:rPr>
                <w:rFonts w:cs="Arial"/>
                <w:color w:val="000000"/>
              </w:rPr>
              <w:t>0x18-0xFE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A96BA3E" w14:textId="77777777" w:rsidR="00E013D0" w:rsidRDefault="00DF1EDC">
            <w:pPr>
              <w:rPr>
                <w:rFonts w:cs="Arial"/>
                <w:color w:val="000000"/>
              </w:rPr>
            </w:pPr>
            <w:r>
              <w:rPr>
                <w:rFonts w:cs="Arial"/>
                <w:color w:val="000000"/>
              </w:rPr>
              <w:t> </w:t>
            </w:r>
          </w:p>
        </w:tc>
      </w:tr>
      <w:tr w:rsidR="00E013D0" w:rsidRPr="00BF538B" w14:paraId="5E8A7E6F"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6987CF1"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2FE15D2" w14:textId="77777777" w:rsidR="00E013D0"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8980530" w14:textId="77777777" w:rsidR="00E013D0"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B0BCB7F" w14:textId="77777777" w:rsidR="00E013D0" w:rsidRDefault="00DF1EDC">
            <w:pPr>
              <w:rPr>
                <w:rFonts w:cs="Arial"/>
                <w:color w:val="000000"/>
              </w:rPr>
            </w:pPr>
            <w:r>
              <w:rPr>
                <w:rFonts w:cs="Arial"/>
                <w:color w:val="000000"/>
              </w:rPr>
              <w:t> </w:t>
            </w:r>
          </w:p>
        </w:tc>
      </w:tr>
      <w:tr w:rsidR="00E013D0" w:rsidRPr="00BF538B" w14:paraId="392290F4"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221441E" w14:textId="77777777" w:rsidR="00E013D0" w:rsidRDefault="00DF1EDC">
            <w:pPr>
              <w:rPr>
                <w:rFonts w:cs="Arial"/>
                <w:color w:val="000000"/>
              </w:rPr>
            </w:pPr>
            <w:r>
              <w:rPr>
                <w:rFonts w:cs="Arial"/>
                <w:color w:val="000000"/>
              </w:rPr>
              <w:t>Expiry/RenewalMinute</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13ED391" w14:textId="77777777" w:rsidR="00E013D0"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2474302" w14:textId="77777777" w:rsidR="00E013D0"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2E292B2" w14:textId="77777777" w:rsidR="00E013D0" w:rsidRDefault="00DF1EDC">
            <w:pPr>
              <w:rPr>
                <w:rFonts w:cs="Arial"/>
                <w:color w:val="000000"/>
              </w:rPr>
            </w:pPr>
            <w:r>
              <w:rPr>
                <w:rFonts w:cs="Arial"/>
                <w:color w:val="000000"/>
              </w:rPr>
              <w:t>Minute of the Expiry/Renewal Date</w:t>
            </w:r>
          </w:p>
        </w:tc>
      </w:tr>
      <w:tr w:rsidR="00E013D0" w:rsidRPr="00BF538B" w14:paraId="3DD473C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E1FB5C1"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18CBA81" w14:textId="77777777" w:rsidR="00E013D0" w:rsidRDefault="00DF1EDC">
            <w:pPr>
              <w:rPr>
                <w:rFonts w:cs="Arial"/>
                <w:color w:val="000000"/>
              </w:rPr>
            </w:pPr>
            <w:r>
              <w:rPr>
                <w:rFonts w:cs="Arial"/>
                <w:color w:val="000000"/>
              </w:rPr>
              <w:t>Minute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EDBB76A" w14:textId="77777777" w:rsidR="00E013D0"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E181B19" w14:textId="77777777" w:rsidR="00E013D0" w:rsidRDefault="00DF1EDC">
            <w:pPr>
              <w:rPr>
                <w:rFonts w:cs="Arial"/>
                <w:color w:val="000000"/>
              </w:rPr>
            </w:pPr>
            <w:r>
              <w:rPr>
                <w:rFonts w:cs="Arial"/>
                <w:color w:val="000000"/>
              </w:rPr>
              <w:t> </w:t>
            </w:r>
          </w:p>
        </w:tc>
      </w:tr>
      <w:tr w:rsidR="00E013D0" w:rsidRPr="00BF538B" w14:paraId="54D6C5B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1A69C5FA"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6DCBBE5" w14:textId="77777777" w:rsidR="00E013D0"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D21233F" w14:textId="77777777" w:rsidR="00E013D0"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3B5206AC" w14:textId="77777777" w:rsidR="00E013D0" w:rsidRDefault="00DF1EDC">
            <w:pPr>
              <w:rPr>
                <w:rFonts w:cs="Arial"/>
                <w:color w:val="000000"/>
              </w:rPr>
            </w:pPr>
            <w:r>
              <w:rPr>
                <w:rFonts w:cs="Arial"/>
                <w:color w:val="000000"/>
              </w:rPr>
              <w:t> </w:t>
            </w:r>
          </w:p>
        </w:tc>
      </w:tr>
      <w:tr w:rsidR="00E013D0" w:rsidRPr="00BF538B" w14:paraId="7137DD9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4E6B86B2"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E1B419E" w14:textId="77777777" w:rsidR="00E013D0"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6B113E7" w14:textId="77777777" w:rsidR="00E013D0"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12556607" w14:textId="77777777" w:rsidR="00E013D0" w:rsidRDefault="00DF1EDC">
            <w:pPr>
              <w:rPr>
                <w:rFonts w:cs="Arial"/>
                <w:color w:val="000000"/>
              </w:rPr>
            </w:pPr>
            <w:r>
              <w:rPr>
                <w:rFonts w:cs="Arial"/>
                <w:color w:val="000000"/>
              </w:rPr>
              <w:t> </w:t>
            </w:r>
          </w:p>
        </w:tc>
      </w:tr>
      <w:tr w:rsidR="00E013D0" w:rsidRPr="00BF538B" w14:paraId="4F665894"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073D4C98" w14:textId="77777777" w:rsidR="00E013D0" w:rsidRDefault="00DF1EDC">
            <w:pPr>
              <w:rPr>
                <w:rFonts w:cs="Arial"/>
                <w:color w:val="000000"/>
              </w:rPr>
            </w:pPr>
            <w:r>
              <w:rPr>
                <w:rFonts w:cs="Arial"/>
                <w:color w:val="000000"/>
              </w:rPr>
              <w:t>Expiry/RenewalSecond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5B00935" w14:textId="77777777" w:rsidR="00E013D0" w:rsidRDefault="00DF1EDC">
            <w:pPr>
              <w:rPr>
                <w:rFonts w:cs="Arial"/>
                <w:color w:val="000000"/>
              </w:rPr>
            </w:pPr>
            <w:r>
              <w:rPr>
                <w:rFonts w:cs="Arial"/>
                <w:color w:val="000000"/>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D5E139D" w14:textId="77777777" w:rsidR="00E013D0" w:rsidRDefault="00DF1EDC">
            <w:pPr>
              <w:rPr>
                <w:rFonts w:cs="Arial"/>
                <w:color w:val="000000"/>
              </w:rPr>
            </w:pPr>
            <w:r>
              <w:rPr>
                <w:rFonts w:cs="Arial"/>
                <w:color w:val="000000"/>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7D23544F" w14:textId="77777777" w:rsidR="00E013D0" w:rsidRDefault="00DF1EDC">
            <w:pPr>
              <w:rPr>
                <w:rFonts w:cs="Arial"/>
                <w:color w:val="000000"/>
              </w:rPr>
            </w:pPr>
            <w:r>
              <w:rPr>
                <w:rFonts w:cs="Arial"/>
                <w:color w:val="000000"/>
              </w:rPr>
              <w:t>Second of the Expiry/Renewal Date</w:t>
            </w:r>
          </w:p>
        </w:tc>
      </w:tr>
      <w:tr w:rsidR="00E013D0" w:rsidRPr="00BF538B" w14:paraId="357FA6C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461059A"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920A4A3" w14:textId="77777777" w:rsidR="00E013D0" w:rsidRDefault="00DF1EDC">
            <w:pPr>
              <w:rPr>
                <w:rFonts w:cs="Arial"/>
                <w:color w:val="000000"/>
              </w:rPr>
            </w:pPr>
            <w:r>
              <w:rPr>
                <w:rFonts w:cs="Arial"/>
                <w:color w:val="000000"/>
              </w:rPr>
              <w:t>Second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458C3D4" w14:textId="77777777" w:rsidR="00E013D0" w:rsidRDefault="00DF1EDC">
            <w:pPr>
              <w:rPr>
                <w:rFonts w:cs="Arial"/>
                <w:color w:val="000000"/>
              </w:rPr>
            </w:pPr>
            <w:r>
              <w:rPr>
                <w:rFonts w:cs="Arial"/>
                <w:color w:val="000000"/>
              </w:rPr>
              <w:t>0x00-0x3B</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4C5D61D9" w14:textId="77777777" w:rsidR="00E013D0" w:rsidRDefault="00DF1EDC">
            <w:pPr>
              <w:rPr>
                <w:rFonts w:cs="Arial"/>
                <w:color w:val="000000"/>
              </w:rPr>
            </w:pPr>
            <w:r>
              <w:rPr>
                <w:rFonts w:cs="Arial"/>
                <w:color w:val="000000"/>
              </w:rPr>
              <w:t> </w:t>
            </w:r>
          </w:p>
        </w:tc>
      </w:tr>
      <w:tr w:rsidR="00E013D0" w:rsidRPr="00BF538B" w14:paraId="5F1E7B48"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7D2D5403"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EFCFABD" w14:textId="77777777" w:rsidR="00E013D0" w:rsidRDefault="00DF1EDC">
            <w:pPr>
              <w:rPr>
                <w:rFonts w:cs="Arial"/>
                <w:color w:val="000000"/>
              </w:rPr>
            </w:pPr>
            <w:r>
              <w:rPr>
                <w:rFonts w:cs="Arial"/>
                <w:color w:val="000000"/>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A2C040B" w14:textId="77777777" w:rsidR="00E013D0" w:rsidRDefault="00DF1EDC">
            <w:pPr>
              <w:rPr>
                <w:rFonts w:cs="Arial"/>
                <w:color w:val="000000"/>
              </w:rPr>
            </w:pPr>
            <w:r>
              <w:rPr>
                <w:rFonts w:cs="Arial"/>
                <w:color w:val="000000"/>
              </w:rPr>
              <w:t>0x3C-0xFE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65A3FC9A" w14:textId="77777777" w:rsidR="00E013D0" w:rsidRDefault="00DF1EDC">
            <w:pPr>
              <w:rPr>
                <w:rFonts w:cs="Arial"/>
                <w:color w:val="000000"/>
              </w:rPr>
            </w:pPr>
            <w:r>
              <w:rPr>
                <w:rFonts w:cs="Arial"/>
                <w:color w:val="000000"/>
              </w:rPr>
              <w:t> </w:t>
            </w:r>
          </w:p>
        </w:tc>
      </w:tr>
      <w:tr w:rsidR="00E013D0" w:rsidRPr="00BF538B" w14:paraId="459D8A3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center"/>
          </w:tcPr>
          <w:p w14:paraId="2F6C631B"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C22D680" w14:textId="77777777" w:rsidR="00E013D0" w:rsidRDefault="00DF1EDC">
            <w:pPr>
              <w:rPr>
                <w:rFonts w:cs="Arial"/>
                <w:color w:val="000000"/>
              </w:rPr>
            </w:pPr>
            <w:r>
              <w:rPr>
                <w:rFonts w:cs="Arial"/>
                <w:color w:val="000000"/>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F8BE896" w14:textId="77777777" w:rsidR="00E013D0" w:rsidRDefault="00DF1EDC">
            <w:pPr>
              <w:rPr>
                <w:rFonts w:cs="Arial"/>
                <w:color w:val="000000"/>
              </w:rPr>
            </w:pPr>
            <w:r>
              <w:rPr>
                <w:rFonts w:cs="Arial"/>
                <w:color w:val="000000"/>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center"/>
          </w:tcPr>
          <w:p w14:paraId="05666E2E" w14:textId="77777777" w:rsidR="00E013D0" w:rsidRDefault="00DF1EDC">
            <w:pPr>
              <w:rPr>
                <w:rFonts w:cs="Arial"/>
                <w:color w:val="000000"/>
              </w:rPr>
            </w:pPr>
            <w:r>
              <w:rPr>
                <w:rFonts w:cs="Arial"/>
                <w:color w:val="000000"/>
              </w:rPr>
              <w:t> </w:t>
            </w:r>
          </w:p>
        </w:tc>
      </w:tr>
      <w:tr w:rsidR="00E013D0" w:rsidRPr="00BF538B" w14:paraId="5C18146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7CC3FF7" w14:textId="77777777" w:rsidR="00E013D0" w:rsidRDefault="00DF1EDC">
            <w:pPr>
              <w:rPr>
                <w:rFonts w:cs="Arial"/>
                <w:color w:val="000000"/>
              </w:rPr>
            </w:pPr>
            <w:r>
              <w:rPr>
                <w:rFonts w:cs="Arial"/>
                <w:color w:val="000000"/>
              </w:rPr>
              <w:t>DataUsed</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1BEB45C"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C19E7CB"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8DE1D54" w14:textId="77777777" w:rsidR="00E013D0" w:rsidRDefault="00DF1EDC">
            <w:pPr>
              <w:rPr>
                <w:rFonts w:cs="Arial"/>
              </w:rPr>
            </w:pPr>
            <w:r>
              <w:rPr>
                <w:rFonts w:cs="Arial"/>
              </w:rPr>
              <w:t>Data used since start of last Renewal Date. Use HEX encoding here. Data values are in steps of 0.01 decimal units (ex. 0x08707 = 34567 = 345.67 Mb (or Kb or Gb)</w:t>
            </w:r>
          </w:p>
        </w:tc>
      </w:tr>
      <w:tr w:rsidR="00E013D0" w:rsidRPr="00BF538B" w14:paraId="1E31E25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2D33F09"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D25F5AB" w14:textId="77777777" w:rsidR="00E013D0" w:rsidRDefault="00DF1EDC">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44E59D7" w14:textId="77777777" w:rsidR="00E013D0" w:rsidRDefault="00DF1EDC">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CD97A33" w14:textId="77777777" w:rsidR="00E013D0" w:rsidRDefault="00DF1EDC">
            <w:pPr>
              <w:rPr>
                <w:rFonts w:cs="Arial"/>
              </w:rPr>
            </w:pPr>
            <w:r>
              <w:rPr>
                <w:rFonts w:cs="Arial"/>
              </w:rPr>
              <w:t> </w:t>
            </w:r>
          </w:p>
        </w:tc>
      </w:tr>
      <w:tr w:rsidR="00E013D0" w:rsidRPr="00BF538B" w14:paraId="328AE756"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AC558C7"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FEBD26F" w14:textId="77777777" w:rsidR="00E013D0"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4F4EE2E" w14:textId="77777777" w:rsidR="00E013D0" w:rsidRDefault="00DF1EDC">
            <w:pPr>
              <w:rPr>
                <w:rFonts w:cs="Arial"/>
              </w:rPr>
            </w:pPr>
            <w:r>
              <w:rPr>
                <w:rFonts w:cs="Arial"/>
              </w:rPr>
              <w:t>0x0186A0-0xFFFFFE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36205F3" w14:textId="77777777" w:rsidR="00E013D0" w:rsidRDefault="00DF1EDC">
            <w:pPr>
              <w:rPr>
                <w:rFonts w:cs="Arial"/>
              </w:rPr>
            </w:pPr>
            <w:r>
              <w:rPr>
                <w:rFonts w:cs="Arial"/>
              </w:rPr>
              <w:t> </w:t>
            </w:r>
          </w:p>
        </w:tc>
      </w:tr>
      <w:tr w:rsidR="00E013D0" w:rsidRPr="00BF538B" w14:paraId="77F2D9F1"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15D9A097"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8F28C3B"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BFAA94B" w14:textId="77777777" w:rsidR="00E013D0" w:rsidRDefault="00DF1EDC">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A3D97BD" w14:textId="77777777" w:rsidR="00E013D0" w:rsidRDefault="00DF1EDC">
            <w:pPr>
              <w:rPr>
                <w:rFonts w:cs="Arial"/>
              </w:rPr>
            </w:pPr>
            <w:r>
              <w:rPr>
                <w:rFonts w:cs="Arial"/>
              </w:rPr>
              <w:t> </w:t>
            </w:r>
          </w:p>
        </w:tc>
      </w:tr>
      <w:tr w:rsidR="00E013D0" w:rsidRPr="00BF538B" w14:paraId="0F959FCC"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A9FD9CD" w14:textId="77777777" w:rsidR="00E013D0" w:rsidRDefault="00DF1EDC">
            <w:pPr>
              <w:rPr>
                <w:rFonts w:cs="Arial"/>
                <w:color w:val="000000"/>
              </w:rPr>
            </w:pPr>
            <w:r>
              <w:rPr>
                <w:rFonts w:cs="Arial"/>
                <w:color w:val="000000"/>
              </w:rPr>
              <w:t>DataUsedUnits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1737301"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50FA58F"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44F41A2" w14:textId="77777777" w:rsidR="00E013D0" w:rsidRDefault="00DF1EDC">
            <w:pPr>
              <w:rPr>
                <w:rFonts w:cs="Arial"/>
              </w:rPr>
            </w:pPr>
            <w:r>
              <w:rPr>
                <w:rFonts w:cs="Arial"/>
              </w:rPr>
              <w:t>Units of measure used to report the data used</w:t>
            </w:r>
          </w:p>
        </w:tc>
      </w:tr>
      <w:tr w:rsidR="00E013D0" w:rsidRPr="00BF538B" w14:paraId="26C319FB"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A201492"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BC21F79"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13E374E" w14:textId="77777777" w:rsidR="00E013D0"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ADC76B6" w14:textId="77777777" w:rsidR="00E013D0" w:rsidRDefault="00DF1EDC">
            <w:pPr>
              <w:rPr>
                <w:rFonts w:cs="Arial"/>
              </w:rPr>
            </w:pPr>
            <w:r>
              <w:rPr>
                <w:rFonts w:cs="Arial"/>
              </w:rPr>
              <w:t> </w:t>
            </w:r>
          </w:p>
        </w:tc>
      </w:tr>
      <w:tr w:rsidR="00E013D0" w:rsidRPr="00BF538B" w14:paraId="0FED935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5C88162" w14:textId="77777777" w:rsidR="00E013D0" w:rsidRDefault="00E013D0">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8186638" w14:textId="77777777" w:rsidR="00E013D0" w:rsidRDefault="00DF1EDC">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7B162F1B" w14:textId="77777777" w:rsidR="00E013D0" w:rsidRDefault="00DF1EDC" w:rsidP="00E013D0">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D1A2AED" w14:textId="77777777" w:rsidR="00E013D0" w:rsidRDefault="00E013D0">
            <w:pPr>
              <w:rPr>
                <w:rFonts w:cs="Arial"/>
              </w:rPr>
            </w:pPr>
          </w:p>
        </w:tc>
      </w:tr>
      <w:tr w:rsidR="00E013D0" w:rsidRPr="00BF538B" w14:paraId="3FD15DE9"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83AA196"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C55D2AD" w14:textId="77777777" w:rsidR="00E013D0" w:rsidRDefault="00DF1EDC">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3803939" w14:textId="77777777" w:rsidR="00E013D0" w:rsidRDefault="00DF1EDC" w:rsidP="00E013D0">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9201BA5" w14:textId="77777777" w:rsidR="00E013D0" w:rsidRDefault="00DF1EDC">
            <w:pPr>
              <w:rPr>
                <w:rFonts w:cs="Arial"/>
              </w:rPr>
            </w:pPr>
            <w:r>
              <w:rPr>
                <w:rFonts w:cs="Arial"/>
              </w:rPr>
              <w:t> </w:t>
            </w:r>
          </w:p>
        </w:tc>
      </w:tr>
      <w:tr w:rsidR="00E013D0" w:rsidRPr="00BF538B" w14:paraId="40B84B3E"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E0C8CBC"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27FE104" w14:textId="77777777" w:rsidR="00E013D0" w:rsidRDefault="00DF1EDC">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EE80C54" w14:textId="77777777" w:rsidR="00E013D0" w:rsidRDefault="00DF1EDC">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72DBCFF" w14:textId="77777777" w:rsidR="00E013D0" w:rsidRDefault="00DF1EDC">
            <w:pPr>
              <w:rPr>
                <w:rFonts w:cs="Arial"/>
              </w:rPr>
            </w:pPr>
            <w:r>
              <w:rPr>
                <w:rFonts w:cs="Arial"/>
              </w:rPr>
              <w:t> </w:t>
            </w:r>
          </w:p>
        </w:tc>
      </w:tr>
      <w:tr w:rsidR="00E013D0" w:rsidRPr="00BF538B" w14:paraId="6345775B"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92B63BC" w14:textId="77777777" w:rsidR="00E013D0" w:rsidRDefault="00DF1EDC">
            <w:pPr>
              <w:rPr>
                <w:rFonts w:cs="Arial"/>
                <w:color w:val="000000"/>
              </w:rPr>
            </w:pPr>
            <w:r>
              <w:rPr>
                <w:rFonts w:cs="Arial"/>
                <w:color w:val="000000"/>
              </w:rPr>
              <w:t>TotalData</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09E17D0"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C044B6D"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BCE454C" w14:textId="77777777" w:rsidR="00E013D0" w:rsidRDefault="00DF1EDC">
            <w:pPr>
              <w:rPr>
                <w:rFonts w:cs="Arial"/>
              </w:rPr>
            </w:pPr>
            <w:r>
              <w:rPr>
                <w:rFonts w:cs="Arial"/>
              </w:rPr>
              <w:t>Total data available in current Renewal Date. Use HEX encoding here. Data values are in steps of 0.01 decimal units (ex. 0x08707 = 34567 = 345.67 Mb (or Kb or Gb)</w:t>
            </w:r>
          </w:p>
        </w:tc>
      </w:tr>
      <w:tr w:rsidR="00E013D0" w:rsidRPr="00BF538B" w14:paraId="200A73B4"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B00DCE9"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B27C456" w14:textId="77777777" w:rsidR="00E013D0" w:rsidRDefault="00DF1EDC">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FA41472" w14:textId="77777777" w:rsidR="00E013D0" w:rsidRDefault="00DF1EDC">
            <w:pPr>
              <w:rPr>
                <w:rFonts w:cs="Arial"/>
              </w:rPr>
            </w:pPr>
            <w:r>
              <w:rPr>
                <w:rFonts w:cs="Arial"/>
              </w:rPr>
              <w:t>0x000000-0x01869F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04B14756" w14:textId="77777777" w:rsidR="00E013D0" w:rsidRDefault="00DF1EDC">
            <w:pPr>
              <w:rPr>
                <w:rFonts w:cs="Arial"/>
              </w:rPr>
            </w:pPr>
            <w:r>
              <w:rPr>
                <w:rFonts w:cs="Arial"/>
              </w:rPr>
              <w:t> </w:t>
            </w:r>
          </w:p>
        </w:tc>
      </w:tr>
      <w:tr w:rsidR="00E013D0" w:rsidRPr="00BF538B" w14:paraId="29AA45E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C05827A"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A6B641B" w14:textId="77777777" w:rsidR="00E013D0" w:rsidRDefault="00DF1EDC">
            <w:pPr>
              <w:rPr>
                <w:rFonts w:cs="Arial"/>
              </w:rPr>
            </w:pPr>
            <w:r>
              <w:rPr>
                <w:rFonts w:cs="Arial"/>
              </w:rPr>
              <w:t>Unlimited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4EC14DB" w14:textId="77777777" w:rsidR="00E013D0" w:rsidRDefault="00DF1EDC">
            <w:pPr>
              <w:rPr>
                <w:rFonts w:cs="Arial"/>
              </w:rPr>
            </w:pPr>
            <w:r>
              <w:rPr>
                <w:rFonts w:cs="Arial"/>
              </w:rPr>
              <w:t>0x0186A0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FE90679" w14:textId="77777777" w:rsidR="00E013D0" w:rsidRDefault="00DF1EDC">
            <w:pPr>
              <w:rPr>
                <w:rFonts w:cs="Arial"/>
              </w:rPr>
            </w:pPr>
            <w:r>
              <w:rPr>
                <w:rFonts w:cs="Arial"/>
              </w:rPr>
              <w:t> </w:t>
            </w:r>
          </w:p>
        </w:tc>
      </w:tr>
      <w:tr w:rsidR="00E013D0" w:rsidRPr="00BF538B" w14:paraId="364C278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4483870"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1A9D6C9" w14:textId="77777777" w:rsidR="00E013D0"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BA1BC67" w14:textId="77777777" w:rsidR="00E013D0" w:rsidRDefault="00DF1EDC">
            <w:pPr>
              <w:rPr>
                <w:rFonts w:cs="Arial"/>
              </w:rPr>
            </w:pPr>
            <w:r>
              <w:rPr>
                <w:rFonts w:cs="Arial"/>
              </w:rPr>
              <w:t>0x0186A1-0xFFFFFE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6C59E07" w14:textId="77777777" w:rsidR="00E013D0" w:rsidRDefault="00DF1EDC">
            <w:pPr>
              <w:rPr>
                <w:rFonts w:cs="Arial"/>
              </w:rPr>
            </w:pPr>
            <w:r>
              <w:rPr>
                <w:rFonts w:cs="Arial"/>
              </w:rPr>
              <w:t> </w:t>
            </w:r>
          </w:p>
        </w:tc>
      </w:tr>
      <w:tr w:rsidR="00E013D0" w:rsidRPr="00BF538B" w14:paraId="522A0DC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294DCE7"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3EB5D9D"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77325C1" w14:textId="77777777" w:rsidR="00E013D0" w:rsidRDefault="00DF1EDC">
            <w:pPr>
              <w:rPr>
                <w:rFonts w:cs="Arial"/>
              </w:rPr>
            </w:pPr>
            <w:r>
              <w:rPr>
                <w:rFonts w:cs="Arial"/>
              </w:rPr>
              <w:t>0xFFFFFF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77C2F29" w14:textId="77777777" w:rsidR="00E013D0" w:rsidRDefault="00DF1EDC">
            <w:pPr>
              <w:rPr>
                <w:rFonts w:cs="Arial"/>
              </w:rPr>
            </w:pPr>
            <w:r>
              <w:rPr>
                <w:rFonts w:cs="Arial"/>
              </w:rPr>
              <w:t> </w:t>
            </w:r>
          </w:p>
        </w:tc>
      </w:tr>
      <w:tr w:rsidR="00E013D0" w:rsidRPr="00BF538B" w14:paraId="1FF375E2"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25ED1D3" w14:textId="77777777" w:rsidR="00E013D0" w:rsidRDefault="00DF1EDC">
            <w:pPr>
              <w:rPr>
                <w:rFonts w:cs="Arial"/>
                <w:color w:val="000000"/>
              </w:rPr>
            </w:pPr>
            <w:r>
              <w:rPr>
                <w:rFonts w:cs="Arial"/>
                <w:color w:val="000000"/>
              </w:rPr>
              <w:t>TotalDataUnits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AA45946"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E01D987"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802D6B2" w14:textId="77777777" w:rsidR="00E013D0" w:rsidRDefault="00DF1EDC">
            <w:pPr>
              <w:rPr>
                <w:rFonts w:cs="Arial"/>
              </w:rPr>
            </w:pPr>
            <w:r>
              <w:rPr>
                <w:rFonts w:cs="Arial"/>
              </w:rPr>
              <w:t>Units of measure used to report the total data</w:t>
            </w:r>
          </w:p>
        </w:tc>
      </w:tr>
      <w:tr w:rsidR="00E013D0" w:rsidRPr="00BF538B" w14:paraId="550F068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9FE2575"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5EFE8DA"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FC4A386" w14:textId="77777777" w:rsidR="00E013D0"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5C22B97" w14:textId="77777777" w:rsidR="00E013D0" w:rsidRDefault="00DF1EDC">
            <w:pPr>
              <w:rPr>
                <w:rFonts w:cs="Arial"/>
              </w:rPr>
            </w:pPr>
            <w:r>
              <w:rPr>
                <w:rFonts w:cs="Arial"/>
              </w:rPr>
              <w:t> </w:t>
            </w:r>
          </w:p>
        </w:tc>
      </w:tr>
      <w:tr w:rsidR="00E013D0" w:rsidRPr="00BF538B" w14:paraId="75EE8EBE"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C79B472"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240C3FA0" w14:textId="77777777" w:rsidR="00E013D0" w:rsidRDefault="00DF1EDC">
            <w:pPr>
              <w:rPr>
                <w:rFonts w:cs="Arial"/>
              </w:rPr>
            </w:pPr>
            <w:r>
              <w:rPr>
                <w:rFonts w:cs="Arial"/>
              </w:rPr>
              <w:t>KB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4F1982C" w14:textId="77777777" w:rsidR="00E013D0" w:rsidRDefault="00DF1EDC">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367888E" w14:textId="77777777" w:rsidR="00E013D0" w:rsidRDefault="00DF1EDC">
            <w:pPr>
              <w:rPr>
                <w:rFonts w:cs="Arial"/>
              </w:rPr>
            </w:pPr>
            <w:r>
              <w:rPr>
                <w:rFonts w:cs="Arial"/>
              </w:rPr>
              <w:t> </w:t>
            </w:r>
          </w:p>
        </w:tc>
      </w:tr>
      <w:tr w:rsidR="00E013D0" w:rsidRPr="00BF538B" w14:paraId="64DC1979"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BE70316"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86E4AC5" w14:textId="77777777" w:rsidR="00E013D0" w:rsidRDefault="00DF1EDC">
            <w:pPr>
              <w:rPr>
                <w:rFonts w:cs="Arial"/>
              </w:rPr>
            </w:pPr>
            <w:r>
              <w:rPr>
                <w:rFonts w:cs="Arial"/>
              </w:rPr>
              <w:t>MB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A3730FF" w14:textId="77777777" w:rsidR="00E013D0" w:rsidRDefault="00DF1EDC">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425F80C7" w14:textId="77777777" w:rsidR="00E013D0" w:rsidRDefault="00DF1EDC">
            <w:pPr>
              <w:rPr>
                <w:rFonts w:cs="Arial"/>
              </w:rPr>
            </w:pPr>
            <w:r>
              <w:rPr>
                <w:rFonts w:cs="Arial"/>
              </w:rPr>
              <w:t> </w:t>
            </w:r>
          </w:p>
        </w:tc>
      </w:tr>
      <w:tr w:rsidR="00E013D0" w:rsidRPr="00BF538B" w14:paraId="233EB4C8"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ACA2639"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8294ECB" w14:textId="77777777" w:rsidR="00E013D0" w:rsidRDefault="00DF1EDC">
            <w:pPr>
              <w:rPr>
                <w:rFonts w:cs="Arial"/>
              </w:rPr>
            </w:pPr>
            <w:r>
              <w:rPr>
                <w:rFonts w:cs="Arial"/>
              </w:rPr>
              <w:t>GB</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3C0A5C7" w14:textId="77777777" w:rsidR="00E013D0" w:rsidRDefault="00DF1EDC">
            <w:pPr>
              <w:rPr>
                <w:rFonts w:cs="Arial"/>
              </w:rPr>
            </w:pPr>
            <w:r>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0A48993" w14:textId="77777777" w:rsidR="00E013D0" w:rsidRDefault="00DF1EDC">
            <w:pPr>
              <w:rPr>
                <w:rFonts w:cs="Arial"/>
              </w:rPr>
            </w:pPr>
            <w:r>
              <w:rPr>
                <w:rFonts w:cs="Arial"/>
              </w:rPr>
              <w:t> </w:t>
            </w:r>
          </w:p>
        </w:tc>
      </w:tr>
      <w:tr w:rsidR="00E013D0" w:rsidRPr="00BF538B" w14:paraId="1A141841"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7AA111B" w14:textId="77777777" w:rsidR="00E013D0" w:rsidRDefault="00DF1EDC">
            <w:pPr>
              <w:rPr>
                <w:rFonts w:cs="Arial"/>
                <w:color w:val="000000"/>
              </w:rPr>
            </w:pPr>
            <w:r>
              <w:rPr>
                <w:rFonts w:cs="Arial"/>
                <w:color w:val="000000"/>
              </w:rPr>
              <w:t>DataUsedPercent</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25F1858"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535B225"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8002EE6" w14:textId="77777777" w:rsidR="00E013D0" w:rsidRDefault="00DF1EDC">
            <w:pPr>
              <w:rPr>
                <w:rFonts w:cs="Arial"/>
              </w:rPr>
            </w:pPr>
            <w:r>
              <w:rPr>
                <w:rFonts w:cs="Arial"/>
              </w:rPr>
              <w:t>Data used (in percent) in current Renewal Date. Use HEX encoding here</w:t>
            </w:r>
          </w:p>
        </w:tc>
      </w:tr>
      <w:tr w:rsidR="00E013D0" w:rsidRPr="00BF538B" w14:paraId="04DBDE7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FF34245"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241FD94" w14:textId="77777777" w:rsidR="00E013D0" w:rsidRDefault="00DF1EDC">
            <w:pPr>
              <w:rPr>
                <w:rFonts w:cs="Arial"/>
              </w:rPr>
            </w:pPr>
            <w:r>
              <w:rPr>
                <w:rFonts w:cs="Arial"/>
              </w:rPr>
              <w:t>Data</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8A9C632" w14:textId="77777777" w:rsidR="00E013D0" w:rsidRDefault="00DF1EDC">
            <w:pPr>
              <w:rPr>
                <w:rFonts w:cs="Arial"/>
              </w:rPr>
            </w:pPr>
            <w:r>
              <w:rPr>
                <w:rFonts w:cs="Arial"/>
              </w:rPr>
              <w:t>0x00-0x64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425452E" w14:textId="77777777" w:rsidR="00E013D0" w:rsidRDefault="00DF1EDC">
            <w:pPr>
              <w:rPr>
                <w:rFonts w:cs="Arial"/>
              </w:rPr>
            </w:pPr>
            <w:r>
              <w:rPr>
                <w:rFonts w:cs="Arial"/>
              </w:rPr>
              <w:t> </w:t>
            </w:r>
          </w:p>
        </w:tc>
      </w:tr>
      <w:tr w:rsidR="00E013D0" w:rsidRPr="00BF538B" w14:paraId="730D213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1F22C2A"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294EBD3" w14:textId="77777777" w:rsidR="00E013D0" w:rsidRDefault="00DF1EDC">
            <w:pPr>
              <w:rPr>
                <w:rFonts w:cs="Arial"/>
              </w:rPr>
            </w:pPr>
            <w:r>
              <w:rPr>
                <w:rFonts w:cs="Arial"/>
              </w:rPr>
              <w:t>Reserved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627C9B4" w14:textId="77777777" w:rsidR="00E013D0" w:rsidRDefault="00DF1EDC">
            <w:pPr>
              <w:rPr>
                <w:rFonts w:cs="Arial"/>
              </w:rPr>
            </w:pPr>
            <w:r>
              <w:rPr>
                <w:rFonts w:cs="Arial"/>
              </w:rPr>
              <w:t>0x65-0xFE</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F71FD3F" w14:textId="77777777" w:rsidR="00E013D0" w:rsidRDefault="00DF1EDC">
            <w:pPr>
              <w:rPr>
                <w:rFonts w:cs="Arial"/>
              </w:rPr>
            </w:pPr>
            <w:r>
              <w:rPr>
                <w:rFonts w:cs="Arial"/>
              </w:rPr>
              <w:t> </w:t>
            </w:r>
          </w:p>
        </w:tc>
      </w:tr>
      <w:tr w:rsidR="00E013D0" w:rsidRPr="00BF538B" w14:paraId="1D9F3284"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9C0382F"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E3850FF"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1880C06" w14:textId="77777777" w:rsidR="00E013D0" w:rsidRDefault="00DF1EDC">
            <w:pPr>
              <w:rPr>
                <w:rFonts w:cs="Arial"/>
              </w:rPr>
            </w:pPr>
            <w:r>
              <w:rPr>
                <w:rFonts w:cs="Arial"/>
              </w:rPr>
              <w:t>0xFF</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B41FD4D" w14:textId="77777777" w:rsidR="00E013D0" w:rsidRDefault="00DF1EDC">
            <w:pPr>
              <w:rPr>
                <w:rFonts w:cs="Arial"/>
              </w:rPr>
            </w:pPr>
            <w:r>
              <w:rPr>
                <w:rFonts w:cs="Arial"/>
              </w:rPr>
              <w:t> </w:t>
            </w:r>
          </w:p>
        </w:tc>
      </w:tr>
      <w:tr w:rsidR="00E013D0" w:rsidRPr="00BF538B" w14:paraId="63F5E930"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F61A6A0" w14:textId="77777777" w:rsidR="00E013D0" w:rsidRDefault="00DF1EDC">
            <w:pPr>
              <w:rPr>
                <w:rFonts w:cs="Arial"/>
                <w:color w:val="000000"/>
              </w:rPr>
            </w:pPr>
            <w:r>
              <w:rPr>
                <w:rFonts w:cs="Arial"/>
                <w:color w:val="000000"/>
              </w:rPr>
              <w:t>OverageFlag</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60423C90"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81A44A4"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2C829BC" w14:textId="77777777" w:rsidR="00E013D0" w:rsidRDefault="00DF1EDC">
            <w:pPr>
              <w:rPr>
                <w:rFonts w:cs="Arial"/>
              </w:rPr>
            </w:pPr>
            <w:r>
              <w:rPr>
                <w:rFonts w:cs="Arial"/>
              </w:rPr>
              <w:t>Overage Flag status</w:t>
            </w:r>
          </w:p>
        </w:tc>
      </w:tr>
      <w:tr w:rsidR="00E013D0" w:rsidRPr="00BF538B" w14:paraId="4961F6BB"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BFFB2BF" w14:textId="77777777" w:rsidR="00E013D0" w:rsidRDefault="00E013D0">
            <w:pPr>
              <w:rPr>
                <w:rFonts w:cs="Arial"/>
                <w:color w:val="000000"/>
              </w:rPr>
            </w:pP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B794132" w14:textId="77777777" w:rsidR="00E013D0" w:rsidRDefault="00DF1EDC">
            <w:pPr>
              <w:rPr>
                <w:rFonts w:cs="Arial"/>
              </w:rPr>
            </w:pPr>
            <w:r>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05C70617" w14:textId="77777777" w:rsidR="00E013D0" w:rsidRDefault="00DF1EDC">
            <w:pPr>
              <w:rPr>
                <w:rFonts w:cs="Arial"/>
              </w:rPr>
            </w:pPr>
            <w:r>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3F415B8D" w14:textId="77777777" w:rsidR="00E013D0" w:rsidRDefault="00E013D0">
            <w:pPr>
              <w:rPr>
                <w:rFonts w:cs="Arial"/>
              </w:rPr>
            </w:pPr>
          </w:p>
        </w:tc>
      </w:tr>
      <w:tr w:rsidR="00E013D0" w:rsidRPr="00BF538B" w14:paraId="3C5397F5"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4E433ADA"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04358BA6" w14:textId="77777777" w:rsidR="00E013D0" w:rsidRDefault="00DF1EDC">
            <w:pPr>
              <w:rPr>
                <w:rFonts w:cs="Arial"/>
              </w:rPr>
            </w:pPr>
            <w:r>
              <w:rPr>
                <w:rFonts w:cs="Arial"/>
              </w:rPr>
              <w:t>No</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153B199A" w14:textId="77777777" w:rsidR="00E013D0" w:rsidRDefault="00DF1EDC" w:rsidP="00E013D0">
            <w:pPr>
              <w:rPr>
                <w:rFonts w:cs="Arial"/>
              </w:rPr>
            </w:pPr>
            <w:r>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751E890" w14:textId="77777777" w:rsidR="00E013D0" w:rsidRDefault="00DF1EDC">
            <w:pPr>
              <w:rPr>
                <w:rFonts w:cs="Arial"/>
              </w:rPr>
            </w:pPr>
            <w:r>
              <w:rPr>
                <w:rFonts w:cs="Arial"/>
              </w:rPr>
              <w:t> </w:t>
            </w:r>
          </w:p>
        </w:tc>
      </w:tr>
      <w:tr w:rsidR="00E013D0" w:rsidRPr="00BF538B" w14:paraId="49B3BB98"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DF95BF5" w14:textId="77777777" w:rsidR="00E013D0" w:rsidRDefault="00DF1EDC">
            <w:pPr>
              <w:rPr>
                <w:rFonts w:cs="Arial"/>
                <w:color w:val="000000"/>
              </w:rPr>
            </w:pPr>
            <w:r>
              <w:rPr>
                <w:rFonts w:cs="Arial"/>
                <w:color w:val="000000"/>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1249AA90" w14:textId="77777777" w:rsidR="00E013D0" w:rsidRDefault="00DF1EDC">
            <w:pPr>
              <w:rPr>
                <w:rFonts w:cs="Arial"/>
              </w:rPr>
            </w:pPr>
            <w:r>
              <w:rPr>
                <w:rFonts w:cs="Arial"/>
              </w:rPr>
              <w:t>Yes</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2F2100CC" w14:textId="77777777" w:rsidR="00E013D0" w:rsidRDefault="00DF1EDC" w:rsidP="00E013D0">
            <w:pPr>
              <w:rPr>
                <w:rFonts w:cs="Arial"/>
              </w:rPr>
            </w:pPr>
            <w:r>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20286B93" w14:textId="77777777" w:rsidR="00E013D0" w:rsidRDefault="00DF1EDC">
            <w:pPr>
              <w:rPr>
                <w:rFonts w:cs="Arial"/>
              </w:rPr>
            </w:pPr>
            <w:r>
              <w:rPr>
                <w:rFonts w:cs="Arial"/>
              </w:rPr>
              <w:t> </w:t>
            </w:r>
          </w:p>
        </w:tc>
      </w:tr>
      <w:tr w:rsidR="00E013D0" w:rsidRPr="00BF538B" w14:paraId="7952423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0F30A437" w14:textId="77777777" w:rsidR="00E013D0" w:rsidRDefault="00DF1EDC">
            <w:pPr>
              <w:rPr>
                <w:rFonts w:cs="Arial"/>
              </w:rPr>
            </w:pPr>
            <w:r>
              <w:rPr>
                <w:rFonts w:cs="Arial"/>
              </w:rPr>
              <w:t>DataPlanStatus</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8189E55" w14:textId="77777777" w:rsidR="00E013D0" w:rsidRDefault="00DF1EDC">
            <w:pPr>
              <w:rPr>
                <w:rFonts w:cs="Arial"/>
              </w:rPr>
            </w:pPr>
            <w:r>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437F003D" w14:textId="77777777" w:rsidR="00E013D0" w:rsidRDefault="00DF1EDC">
            <w:pPr>
              <w:rPr>
                <w:rFonts w:cs="Arial"/>
              </w:rPr>
            </w:pPr>
            <w:r>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A390A6F" w14:textId="77777777" w:rsidR="00E013D0" w:rsidRDefault="00DF1EDC">
            <w:pPr>
              <w:rPr>
                <w:rFonts w:cs="Arial"/>
              </w:rPr>
            </w:pPr>
            <w:r>
              <w:rPr>
                <w:rFonts w:cs="Arial"/>
              </w:rPr>
              <w:t>Status of the Carrier's Data Plan</w:t>
            </w:r>
          </w:p>
        </w:tc>
      </w:tr>
      <w:tr w:rsidR="00E013D0" w:rsidRPr="00BF538B" w14:paraId="3284C01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63C2A4B9" w14:textId="77777777" w:rsidR="00E013D0"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D363356" w14:textId="77777777" w:rsidR="00E013D0" w:rsidRPr="00F90789" w:rsidRDefault="00DF1EDC">
            <w:pPr>
              <w:rPr>
                <w:rFonts w:cs="Arial"/>
              </w:rPr>
            </w:pPr>
            <w:r w:rsidRPr="00F90789">
              <w:rPr>
                <w:rFonts w:cs="Arial"/>
              </w:rPr>
              <w:t>Invalid</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35C33D2" w14:textId="77777777" w:rsidR="00E013D0" w:rsidRPr="00F90789" w:rsidRDefault="00DF1EDC">
            <w:pPr>
              <w:rPr>
                <w:rFonts w:cs="Arial"/>
              </w:rPr>
            </w:pPr>
            <w:r w:rsidRPr="00F90789">
              <w:rPr>
                <w:rFonts w:cs="Arial"/>
              </w:rPr>
              <w:t>0x0</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33CE75D" w14:textId="77777777" w:rsidR="00E013D0" w:rsidRPr="00F90789" w:rsidRDefault="00DF1EDC">
            <w:pPr>
              <w:rPr>
                <w:rFonts w:cs="Arial"/>
              </w:rPr>
            </w:pPr>
            <w:r w:rsidRPr="00F90789">
              <w:rPr>
                <w:rFonts w:cs="Arial"/>
              </w:rPr>
              <w:t> </w:t>
            </w:r>
          </w:p>
        </w:tc>
      </w:tr>
      <w:tr w:rsidR="00E013D0" w:rsidRPr="00BF538B" w14:paraId="40BAA9D1"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29C9FC03" w14:textId="77777777" w:rsidR="00E013D0"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44D5C7C5" w14:textId="77777777" w:rsidR="00E013D0" w:rsidRPr="00F90789" w:rsidRDefault="00DF1EDC">
            <w:pPr>
              <w:rPr>
                <w:rFonts w:cs="Arial"/>
              </w:rPr>
            </w:pPr>
            <w:r w:rsidRPr="00F90789">
              <w:rPr>
                <w:rFonts w:cs="Arial"/>
              </w:rPr>
              <w:t>Free Trial Period Waiting</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585DB1BF" w14:textId="77777777" w:rsidR="00E013D0" w:rsidRPr="00F90789" w:rsidRDefault="00DF1EDC">
            <w:pPr>
              <w:rPr>
                <w:rFonts w:cs="Arial"/>
              </w:rPr>
            </w:pPr>
            <w:r w:rsidRPr="00F90789">
              <w:rPr>
                <w:rFonts w:cs="Arial"/>
              </w:rPr>
              <w:t>0x1</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1D78DCC8" w14:textId="77777777" w:rsidR="00E013D0" w:rsidRPr="00F90789" w:rsidRDefault="00DF1EDC">
            <w:pPr>
              <w:rPr>
                <w:rFonts w:cs="Arial"/>
              </w:rPr>
            </w:pPr>
            <w:r w:rsidRPr="00F90789">
              <w:rPr>
                <w:rFonts w:cs="Arial"/>
              </w:rPr>
              <w:t> </w:t>
            </w:r>
          </w:p>
        </w:tc>
      </w:tr>
      <w:tr w:rsidR="00E013D0" w:rsidRPr="00BF538B" w14:paraId="1935726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54118380" w14:textId="77777777" w:rsidR="00E013D0"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3EEEB7C4" w14:textId="77777777" w:rsidR="00E013D0" w:rsidRPr="00F90789" w:rsidRDefault="00DF1EDC">
            <w:pPr>
              <w:rPr>
                <w:rFonts w:cs="Arial"/>
              </w:rPr>
            </w:pPr>
            <w:r w:rsidRPr="00F90789">
              <w:rPr>
                <w:rFonts w:cs="Arial"/>
              </w:rPr>
              <w:t>Free Trial Period Active</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70CB41D" w14:textId="77777777" w:rsidR="00E013D0" w:rsidRPr="00F90789" w:rsidRDefault="00DF1EDC">
            <w:pPr>
              <w:rPr>
                <w:rFonts w:cs="Arial"/>
              </w:rPr>
            </w:pPr>
            <w:r w:rsidRPr="00F90789">
              <w:rPr>
                <w:rFonts w:cs="Arial"/>
              </w:rPr>
              <w:t>0x2</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6D66BB89" w14:textId="77777777" w:rsidR="00E013D0" w:rsidRPr="00F90789" w:rsidRDefault="00DF1EDC">
            <w:pPr>
              <w:rPr>
                <w:rFonts w:cs="Arial"/>
              </w:rPr>
            </w:pPr>
            <w:r w:rsidRPr="00F90789">
              <w:rPr>
                <w:rFonts w:cs="Arial"/>
              </w:rPr>
              <w:t> </w:t>
            </w:r>
          </w:p>
        </w:tc>
      </w:tr>
      <w:tr w:rsidR="00E013D0" w:rsidRPr="00BF538B" w14:paraId="5A5E92D7"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3272A82B" w14:textId="77777777" w:rsidR="00E013D0"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73AA4FC9" w14:textId="77777777" w:rsidR="00E013D0" w:rsidRPr="00F90789" w:rsidRDefault="00DF1EDC">
            <w:pPr>
              <w:rPr>
                <w:rFonts w:cs="Arial"/>
              </w:rPr>
            </w:pPr>
            <w:r w:rsidRPr="00F90789">
              <w:rPr>
                <w:rFonts w:cs="Arial"/>
              </w:rPr>
              <w:t>No 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67C3CDE0" w14:textId="77777777" w:rsidR="00E013D0" w:rsidRPr="00F90789" w:rsidRDefault="00DF1EDC">
            <w:pPr>
              <w:rPr>
                <w:rFonts w:cs="Arial"/>
              </w:rPr>
            </w:pPr>
            <w:r w:rsidRPr="00F90789">
              <w:rPr>
                <w:rFonts w:cs="Arial"/>
              </w:rPr>
              <w:t>0x3</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5DBDEDF4" w14:textId="77777777" w:rsidR="00E013D0" w:rsidRPr="00F90789" w:rsidRDefault="00DF1EDC">
            <w:pPr>
              <w:rPr>
                <w:rFonts w:cs="Arial"/>
              </w:rPr>
            </w:pPr>
            <w:r w:rsidRPr="00F90789">
              <w:rPr>
                <w:rFonts w:cs="Arial"/>
              </w:rPr>
              <w:t> </w:t>
            </w:r>
          </w:p>
        </w:tc>
      </w:tr>
      <w:tr w:rsidR="00E013D0" w:rsidRPr="00BF538B" w14:paraId="5E74697A"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vAlign w:val="bottom"/>
          </w:tcPr>
          <w:p w14:paraId="79341CD7" w14:textId="77777777" w:rsidR="00E013D0" w:rsidRPr="00F90789" w:rsidRDefault="00DF1EDC">
            <w:pPr>
              <w:rPr>
                <w:rFonts w:cs="Arial"/>
              </w:rPr>
            </w:pPr>
            <w:r w:rsidRPr="00F90789">
              <w:rPr>
                <w:rFonts w:cs="Arial"/>
              </w:rPr>
              <w:t> </w:t>
            </w:r>
          </w:p>
        </w:tc>
        <w:tc>
          <w:tcPr>
            <w:tcW w:w="1640" w:type="dxa"/>
            <w:tcBorders>
              <w:top w:val="single" w:sz="4" w:space="0" w:color="auto"/>
              <w:left w:val="single" w:sz="4" w:space="0" w:color="auto"/>
              <w:bottom w:val="single" w:sz="4" w:space="0" w:color="auto"/>
              <w:right w:val="single" w:sz="4" w:space="0" w:color="auto"/>
            </w:tcBorders>
            <w:shd w:val="clear" w:color="auto" w:fill="auto"/>
            <w:vAlign w:val="center"/>
          </w:tcPr>
          <w:p w14:paraId="5F436308" w14:textId="77777777" w:rsidR="00E013D0" w:rsidRPr="00F90789" w:rsidRDefault="00DF1EDC">
            <w:pPr>
              <w:rPr>
                <w:rFonts w:cs="Arial"/>
              </w:rPr>
            </w:pPr>
            <w:r w:rsidRPr="00F90789">
              <w:rPr>
                <w:rFonts w:cs="Arial"/>
              </w:rPr>
              <w:t>Active Subscription</w:t>
            </w:r>
          </w:p>
        </w:tc>
        <w:tc>
          <w:tcPr>
            <w:tcW w:w="1358" w:type="dxa"/>
            <w:tcBorders>
              <w:top w:val="single" w:sz="4" w:space="0" w:color="auto"/>
              <w:left w:val="single" w:sz="4" w:space="0" w:color="auto"/>
              <w:bottom w:val="single" w:sz="4" w:space="0" w:color="auto"/>
              <w:right w:val="single" w:sz="4" w:space="0" w:color="auto"/>
            </w:tcBorders>
            <w:shd w:val="clear" w:color="auto" w:fill="auto"/>
            <w:vAlign w:val="center"/>
          </w:tcPr>
          <w:p w14:paraId="373B1EB8" w14:textId="77777777" w:rsidR="00E013D0" w:rsidRPr="00F90789" w:rsidRDefault="00DF1EDC">
            <w:pPr>
              <w:rPr>
                <w:rFonts w:cs="Arial"/>
              </w:rPr>
            </w:pPr>
            <w:r w:rsidRPr="00F90789">
              <w:rPr>
                <w:rFonts w:cs="Arial"/>
              </w:rPr>
              <w:t>0x4</w:t>
            </w:r>
          </w:p>
        </w:tc>
        <w:tc>
          <w:tcPr>
            <w:tcW w:w="4935" w:type="dxa"/>
            <w:tcBorders>
              <w:top w:val="single" w:sz="4" w:space="0" w:color="auto"/>
              <w:left w:val="single" w:sz="4" w:space="0" w:color="auto"/>
              <w:bottom w:val="single" w:sz="4" w:space="0" w:color="auto"/>
              <w:right w:val="single" w:sz="4" w:space="0" w:color="auto"/>
            </w:tcBorders>
            <w:shd w:val="clear" w:color="auto" w:fill="auto"/>
            <w:vAlign w:val="bottom"/>
          </w:tcPr>
          <w:p w14:paraId="72165980" w14:textId="77777777" w:rsidR="00E013D0" w:rsidRPr="00F90789" w:rsidRDefault="00DF1EDC">
            <w:pPr>
              <w:rPr>
                <w:rFonts w:cs="Arial"/>
              </w:rPr>
            </w:pPr>
            <w:r w:rsidRPr="00F90789">
              <w:rPr>
                <w:rFonts w:cs="Arial"/>
              </w:rPr>
              <w:t> </w:t>
            </w:r>
          </w:p>
        </w:tc>
      </w:tr>
      <w:tr w:rsidR="00E013D0" w:rsidRPr="00BF538B" w14:paraId="231B70C3" w14:textId="77777777" w:rsidTr="00E013D0">
        <w:trPr>
          <w:jc w:val="center"/>
        </w:trPr>
        <w:tc>
          <w:tcPr>
            <w:tcW w:w="2657" w:type="dxa"/>
            <w:tcBorders>
              <w:top w:val="single" w:sz="4" w:space="0" w:color="auto"/>
              <w:left w:val="single" w:sz="4" w:space="0" w:color="auto"/>
              <w:bottom w:val="single" w:sz="4" w:space="0" w:color="auto"/>
              <w:right w:val="single" w:sz="4" w:space="0" w:color="auto"/>
            </w:tcBorders>
            <w:shd w:val="clear" w:color="auto" w:fill="auto"/>
          </w:tcPr>
          <w:p w14:paraId="32FF4F67" w14:textId="77777777" w:rsidR="00E013D0" w:rsidRPr="00F90789" w:rsidRDefault="00DF1EDC" w:rsidP="00E013D0">
            <w:pPr>
              <w:rPr>
                <w:rFonts w:cs="Arial"/>
              </w:rPr>
            </w:pPr>
            <w:r w:rsidRPr="00F90789">
              <w:rPr>
                <w:rFonts w:cs="Arial"/>
              </w:rPr>
              <w:t>UserID</w:t>
            </w:r>
          </w:p>
        </w:tc>
        <w:tc>
          <w:tcPr>
            <w:tcW w:w="1640" w:type="dxa"/>
            <w:tcBorders>
              <w:top w:val="single" w:sz="4" w:space="0" w:color="auto"/>
              <w:left w:val="single" w:sz="4" w:space="0" w:color="auto"/>
              <w:bottom w:val="single" w:sz="4" w:space="0" w:color="auto"/>
              <w:right w:val="single" w:sz="4" w:space="0" w:color="auto"/>
            </w:tcBorders>
            <w:shd w:val="clear" w:color="auto" w:fill="auto"/>
          </w:tcPr>
          <w:p w14:paraId="0795F358" w14:textId="77777777" w:rsidR="00E013D0" w:rsidRPr="00F90789" w:rsidRDefault="00DF1EDC" w:rsidP="00E013D0">
            <w:pPr>
              <w:rPr>
                <w:rFonts w:cs="Arial"/>
              </w:rPr>
            </w:pPr>
            <w:r w:rsidRPr="00F90789">
              <w:rPr>
                <w:rFonts w:cs="Arial"/>
              </w:rPr>
              <w:t>-</w:t>
            </w:r>
          </w:p>
        </w:tc>
        <w:tc>
          <w:tcPr>
            <w:tcW w:w="1358" w:type="dxa"/>
            <w:tcBorders>
              <w:top w:val="single" w:sz="4" w:space="0" w:color="auto"/>
              <w:left w:val="single" w:sz="4" w:space="0" w:color="auto"/>
              <w:bottom w:val="single" w:sz="4" w:space="0" w:color="auto"/>
              <w:right w:val="single" w:sz="4" w:space="0" w:color="auto"/>
            </w:tcBorders>
            <w:shd w:val="clear" w:color="auto" w:fill="auto"/>
          </w:tcPr>
          <w:p w14:paraId="1EA5310A" w14:textId="77777777" w:rsidR="00E013D0" w:rsidRPr="00F90789" w:rsidRDefault="00DF1EDC" w:rsidP="00E013D0">
            <w:pPr>
              <w:rPr>
                <w:rFonts w:cs="Arial"/>
              </w:rPr>
            </w:pPr>
            <w:r w:rsidRPr="00F90789">
              <w:rPr>
                <w:rFonts w:cs="Arial"/>
              </w:rPr>
              <w:t>-</w:t>
            </w:r>
          </w:p>
        </w:tc>
        <w:tc>
          <w:tcPr>
            <w:tcW w:w="4935" w:type="dxa"/>
            <w:tcBorders>
              <w:top w:val="single" w:sz="4" w:space="0" w:color="auto"/>
              <w:left w:val="single" w:sz="4" w:space="0" w:color="auto"/>
              <w:bottom w:val="single" w:sz="4" w:space="0" w:color="auto"/>
              <w:right w:val="single" w:sz="4" w:space="0" w:color="auto"/>
            </w:tcBorders>
            <w:shd w:val="clear" w:color="auto" w:fill="auto"/>
          </w:tcPr>
          <w:p w14:paraId="42571DB5" w14:textId="77777777" w:rsidR="00E013D0" w:rsidRPr="00F90789" w:rsidRDefault="00DF1EDC" w:rsidP="00E013D0">
            <w:pPr>
              <w:rPr>
                <w:rFonts w:cs="Arial"/>
              </w:rPr>
            </w:pPr>
            <w:r w:rsidRPr="00F90789">
              <w:rPr>
                <w:rFonts w:cs="Arial"/>
              </w:rPr>
              <w:t>Data array that consists of textual information up to 50 characters in length, plus end of string</w:t>
            </w:r>
          </w:p>
        </w:tc>
      </w:tr>
    </w:tbl>
    <w:p w14:paraId="6EC1B1AB" w14:textId="77777777" w:rsidR="00E013D0" w:rsidRDefault="00E013D0" w:rsidP="00E013D0">
      <w:pPr>
        <w:tabs>
          <w:tab w:val="left" w:pos="5715"/>
        </w:tabs>
      </w:pPr>
    </w:p>
    <w:p w14:paraId="17C9DC3E" w14:textId="77777777" w:rsidR="00E013D0" w:rsidRDefault="00DF1EDC" w:rsidP="008D240F">
      <w:pPr>
        <w:pStyle w:val="Heading4"/>
      </w:pPr>
      <w:r w:rsidRPr="00B9479B">
        <w:t>MD-REQ-179310/C-DeviceList_Rsp</w:t>
      </w:r>
    </w:p>
    <w:p w14:paraId="3612F863" w14:textId="77777777" w:rsidR="00E013D0" w:rsidRPr="00E40509" w:rsidRDefault="00DF1EDC" w:rsidP="00E013D0">
      <w:r w:rsidRPr="00E40509">
        <w:t xml:space="preserve">Message Type: </w:t>
      </w:r>
      <w:r>
        <w:t>Response</w:t>
      </w:r>
    </w:p>
    <w:p w14:paraId="10CFBAD8" w14:textId="77777777" w:rsidR="00E013D0" w:rsidRPr="00E40509" w:rsidRDefault="00E013D0" w:rsidP="00E013D0"/>
    <w:p w14:paraId="0C3FB1E2" w14:textId="77777777" w:rsidR="00E013D0" w:rsidRPr="007F0445" w:rsidRDefault="00DF1EDC" w:rsidP="00E013D0">
      <w:r w:rsidRPr="007F0445">
        <w:t>This signal is used to respond to the WifiHotSpot</w:t>
      </w:r>
      <w:r>
        <w:t>OnBoard</w:t>
      </w:r>
      <w:r w:rsidRPr="007F0445">
        <w:t>Client with the current list of connected or blocked devices.</w:t>
      </w:r>
    </w:p>
    <w:p w14:paraId="0297F489" w14:textId="77777777" w:rsidR="00E013D0" w:rsidRPr="00E40509" w:rsidRDefault="00E013D0" w:rsidP="00E013D0"/>
    <w:tbl>
      <w:tblPr>
        <w:tblW w:w="10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368"/>
        <w:gridCol w:w="1403"/>
        <w:gridCol w:w="5024"/>
      </w:tblGrid>
      <w:tr w:rsidR="00E013D0" w14:paraId="437D440B" w14:textId="77777777" w:rsidTr="00E013D0">
        <w:trPr>
          <w:jc w:val="center"/>
        </w:trPr>
        <w:tc>
          <w:tcPr>
            <w:tcW w:w="1930" w:type="dxa"/>
          </w:tcPr>
          <w:p w14:paraId="1A8CDF8C" w14:textId="77777777" w:rsidR="00E013D0" w:rsidRPr="00E40509" w:rsidRDefault="00DF1EDC" w:rsidP="00E013D0">
            <w:pPr>
              <w:rPr>
                <w:b/>
              </w:rPr>
            </w:pPr>
            <w:r w:rsidRPr="00E40509">
              <w:rPr>
                <w:b/>
              </w:rPr>
              <w:t>Name</w:t>
            </w:r>
          </w:p>
        </w:tc>
        <w:tc>
          <w:tcPr>
            <w:tcW w:w="2368" w:type="dxa"/>
          </w:tcPr>
          <w:p w14:paraId="2968C50C" w14:textId="77777777" w:rsidR="00E013D0" w:rsidRPr="00E40509" w:rsidRDefault="00DF1EDC" w:rsidP="00E013D0">
            <w:pPr>
              <w:rPr>
                <w:b/>
              </w:rPr>
            </w:pPr>
            <w:r w:rsidRPr="00E40509">
              <w:rPr>
                <w:b/>
              </w:rPr>
              <w:t>Literals</w:t>
            </w:r>
          </w:p>
        </w:tc>
        <w:tc>
          <w:tcPr>
            <w:tcW w:w="1403" w:type="dxa"/>
          </w:tcPr>
          <w:p w14:paraId="335C16E8" w14:textId="77777777" w:rsidR="00E013D0" w:rsidRPr="00E40509" w:rsidRDefault="00DF1EDC" w:rsidP="00E013D0">
            <w:pPr>
              <w:rPr>
                <w:b/>
              </w:rPr>
            </w:pPr>
            <w:r w:rsidRPr="00E40509">
              <w:rPr>
                <w:b/>
              </w:rPr>
              <w:t>Value</w:t>
            </w:r>
          </w:p>
        </w:tc>
        <w:tc>
          <w:tcPr>
            <w:tcW w:w="5024" w:type="dxa"/>
          </w:tcPr>
          <w:p w14:paraId="6EE788F0" w14:textId="77777777" w:rsidR="00E013D0" w:rsidRPr="00E40509" w:rsidRDefault="00DF1EDC" w:rsidP="00E013D0">
            <w:pPr>
              <w:rPr>
                <w:b/>
              </w:rPr>
            </w:pPr>
            <w:r w:rsidRPr="00E40509">
              <w:rPr>
                <w:b/>
              </w:rPr>
              <w:t>Description</w:t>
            </w:r>
          </w:p>
        </w:tc>
      </w:tr>
      <w:tr w:rsidR="00E013D0" w:rsidRPr="003958F3" w14:paraId="77E6FE77"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7A8205B" w14:textId="77777777" w:rsidR="00E013D0" w:rsidRPr="003958F3" w:rsidRDefault="00DF1EDC" w:rsidP="00E013D0">
            <w:r w:rsidRPr="003958F3">
              <w:t>ListType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47EE0C0A"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250B254"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CD5FA10" w14:textId="77777777" w:rsidR="00E013D0" w:rsidRPr="003958F3" w:rsidRDefault="00DF1EDC" w:rsidP="00E013D0">
            <w:r w:rsidRPr="003958F3">
              <w:t>List type being sent</w:t>
            </w:r>
          </w:p>
        </w:tc>
      </w:tr>
      <w:tr w:rsidR="00E013D0" w:rsidRPr="003958F3" w14:paraId="045C12DD"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3BD2672"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A78D023" w14:textId="77777777" w:rsidR="00E013D0" w:rsidRPr="003958F3" w:rsidRDefault="00DF1EDC" w:rsidP="00E013D0">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7D597C5" w14:textId="77777777" w:rsidR="00E013D0" w:rsidRPr="003958F3" w:rsidRDefault="00DF1EDC" w:rsidP="00E013D0">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82C3E3A" w14:textId="77777777" w:rsidR="00E013D0" w:rsidRPr="003958F3" w:rsidRDefault="00DF1EDC" w:rsidP="00E013D0">
            <w:r w:rsidRPr="003958F3">
              <w:t> </w:t>
            </w:r>
          </w:p>
        </w:tc>
      </w:tr>
      <w:tr w:rsidR="00E013D0" w:rsidRPr="003958F3" w14:paraId="04C38448"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B4C48F4"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89799FA" w14:textId="77777777" w:rsidR="00E013D0" w:rsidRPr="003958F3" w:rsidRDefault="00DF1EDC" w:rsidP="00E013D0">
            <w:r w:rsidRPr="003958F3">
              <w:t>ConnectedList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AFABD6D" w14:textId="77777777" w:rsidR="00E013D0" w:rsidRPr="003958F3" w:rsidRDefault="00DF1EDC" w:rsidP="00E013D0">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041BB84" w14:textId="77777777" w:rsidR="00E013D0" w:rsidRPr="003958F3" w:rsidRDefault="00DF1EDC" w:rsidP="00E013D0">
            <w:r w:rsidRPr="003958F3">
              <w:t>Devices currently connected</w:t>
            </w:r>
          </w:p>
        </w:tc>
      </w:tr>
      <w:tr w:rsidR="00E013D0" w:rsidRPr="003958F3" w14:paraId="1F026F91"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BB68304"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3CD0786" w14:textId="77777777" w:rsidR="00E013D0" w:rsidRPr="003958F3" w:rsidRDefault="00DF1EDC" w:rsidP="00E013D0">
            <w:r w:rsidRPr="003958F3">
              <w:t>BlockedList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BA655B3" w14:textId="77777777" w:rsidR="00E013D0" w:rsidRPr="003958F3" w:rsidRDefault="00DF1EDC" w:rsidP="00E013D0">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732B2CE" w14:textId="77777777" w:rsidR="00E013D0" w:rsidRPr="003958F3" w:rsidRDefault="00DF1EDC" w:rsidP="00E013D0">
            <w:r w:rsidRPr="003958F3">
              <w:t>Devices actively blocked by driver</w:t>
            </w:r>
          </w:p>
        </w:tc>
      </w:tr>
      <w:tr w:rsidR="00E013D0" w:rsidRPr="003958F3" w14:paraId="76534F25"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B7EC247"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8EFE4E7" w14:textId="77777777" w:rsidR="00E013D0" w:rsidRPr="003958F3" w:rsidRDefault="00DF1EDC" w:rsidP="00E013D0">
            <w:r w:rsidRPr="003958F3">
              <w:t>Reserved</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62D33DA" w14:textId="77777777" w:rsidR="00E013D0" w:rsidRPr="003958F3" w:rsidRDefault="00DF1EDC" w:rsidP="00E013D0">
            <w:r>
              <w:t>0x03</w:t>
            </w:r>
            <w:r w:rsidRPr="003958F3">
              <w:t>-0x</w:t>
            </w:r>
            <w:r>
              <w:t>06</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F2B2C67" w14:textId="77777777" w:rsidR="00E013D0" w:rsidRPr="003958F3" w:rsidRDefault="00DF1EDC" w:rsidP="00E013D0">
            <w:r w:rsidRPr="003958F3">
              <w:t> </w:t>
            </w:r>
          </w:p>
        </w:tc>
      </w:tr>
      <w:tr w:rsidR="00E013D0" w:rsidRPr="003958F3" w14:paraId="2DC5150E"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5103593"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9E4416A" w14:textId="77777777" w:rsidR="00E013D0" w:rsidRPr="003958F3" w:rsidRDefault="00DF1EDC" w:rsidP="00E013D0">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4AE4079" w14:textId="77777777" w:rsidR="00E013D0" w:rsidRPr="003958F3" w:rsidRDefault="00DF1EDC" w:rsidP="00E013D0">
            <w:r>
              <w:t>0x07</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BEC27F0" w14:textId="77777777" w:rsidR="00E013D0" w:rsidRPr="003958F3" w:rsidRDefault="00DF1EDC" w:rsidP="00E013D0">
            <w:r w:rsidRPr="003958F3">
              <w:t> </w:t>
            </w:r>
          </w:p>
        </w:tc>
      </w:tr>
      <w:tr w:rsidR="00E013D0" w:rsidRPr="003958F3" w14:paraId="759C8D9A"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CC57F17" w14:textId="77777777" w:rsidR="00E013D0" w:rsidRPr="003958F3" w:rsidRDefault="00DF1EDC" w:rsidP="00E013D0">
            <w:r w:rsidRPr="003958F3">
              <w:t>ListSize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FA9A0B9"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987AD59"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5122EDD" w14:textId="77777777" w:rsidR="00E013D0" w:rsidRPr="003958F3" w:rsidRDefault="00DF1EDC" w:rsidP="00E013D0">
            <w:r w:rsidRPr="003958F3">
              <w:t>Number of items in List</w:t>
            </w:r>
          </w:p>
        </w:tc>
      </w:tr>
      <w:tr w:rsidR="00E013D0" w:rsidRPr="003958F3" w14:paraId="0BB0FB0E"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1F14B6D"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0E75F73" w14:textId="77777777" w:rsidR="00E013D0" w:rsidRPr="003958F3" w:rsidRDefault="00DF1EDC" w:rsidP="00E013D0">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7745AA39" w14:textId="77777777" w:rsidR="00E013D0" w:rsidRPr="003958F3" w:rsidRDefault="00DF1EDC" w:rsidP="00E013D0">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6A038D4" w14:textId="77777777" w:rsidR="00E013D0" w:rsidRPr="003958F3" w:rsidRDefault="00DF1EDC" w:rsidP="00E013D0">
            <w:r w:rsidRPr="003958F3">
              <w:t> </w:t>
            </w:r>
          </w:p>
        </w:tc>
      </w:tr>
      <w:tr w:rsidR="00E013D0" w:rsidRPr="003958F3" w14:paraId="5FB1F483"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F9BF9FE"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DD237B3" w14:textId="77777777" w:rsidR="00E013D0" w:rsidRPr="003958F3" w:rsidRDefault="00DF1EDC" w:rsidP="00E013D0">
            <w:r w:rsidRPr="003958F3">
              <w:t>List Size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4AFB13C" w14:textId="77777777" w:rsidR="00E013D0" w:rsidRPr="003958F3" w:rsidRDefault="00DF1EDC" w:rsidP="00E013D0">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32F1128" w14:textId="77777777" w:rsidR="00E013D0" w:rsidRPr="003958F3" w:rsidRDefault="00DF1EDC" w:rsidP="00E013D0">
            <w:r w:rsidRPr="003958F3">
              <w:t> </w:t>
            </w:r>
          </w:p>
        </w:tc>
      </w:tr>
      <w:tr w:rsidR="00E013D0" w:rsidRPr="003958F3" w14:paraId="54CDE401"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48FE1C48"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78FD610" w14:textId="77777777" w:rsidR="00E013D0" w:rsidRPr="003958F3" w:rsidRDefault="00DF1EDC" w:rsidP="00E013D0">
            <w:r w:rsidRPr="003958F3">
              <w:t>List Size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41410D5" w14:textId="77777777" w:rsidR="00E013D0" w:rsidRPr="003958F3" w:rsidRDefault="00DF1EDC" w:rsidP="00E013D0">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0D6A03B" w14:textId="77777777" w:rsidR="00E013D0" w:rsidRPr="003958F3" w:rsidRDefault="00DF1EDC" w:rsidP="00E013D0">
            <w:r w:rsidRPr="003958F3">
              <w:t> </w:t>
            </w:r>
          </w:p>
        </w:tc>
      </w:tr>
      <w:tr w:rsidR="00E013D0" w:rsidRPr="003958F3" w14:paraId="2B4DDB50"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9B0DBC4"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0EBF381"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46E954BC"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06484F8" w14:textId="77777777" w:rsidR="00E013D0" w:rsidRPr="003958F3" w:rsidRDefault="00DF1EDC" w:rsidP="00E013D0">
            <w:r w:rsidRPr="003958F3">
              <w:t> </w:t>
            </w:r>
          </w:p>
        </w:tc>
      </w:tr>
      <w:tr w:rsidR="00E013D0" w:rsidRPr="003958F3" w14:paraId="5ABA11AD"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4E34EE6"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F56B6AD" w14:textId="77777777" w:rsidR="00E013D0" w:rsidRPr="003958F3" w:rsidRDefault="00DF1EDC" w:rsidP="00E013D0">
            <w:r>
              <w:t>List Size 31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CAB04FB" w14:textId="77777777" w:rsidR="00E013D0" w:rsidRPr="003958F3" w:rsidRDefault="00DF1EDC" w:rsidP="00E013D0">
            <w:r w:rsidRPr="003958F3">
              <w:t>0x1</w:t>
            </w:r>
            <w:r>
              <w:t>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07EAEE06" w14:textId="77777777" w:rsidR="00E013D0" w:rsidRPr="003958F3" w:rsidRDefault="00DF1EDC" w:rsidP="00E013D0">
            <w:r w:rsidRPr="003958F3">
              <w:t> </w:t>
            </w:r>
          </w:p>
        </w:tc>
      </w:tr>
      <w:tr w:rsidR="00E013D0" w:rsidRPr="003958F3" w14:paraId="6E14E202"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F450E36"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73F0AD5" w14:textId="77777777" w:rsidR="00E013D0" w:rsidRPr="003958F3" w:rsidRDefault="00DF1EDC" w:rsidP="00E013D0">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88F3F5C" w14:textId="77777777" w:rsidR="00E013D0" w:rsidRPr="003958F3" w:rsidRDefault="00DF1EDC" w:rsidP="00E013D0">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A7E65D1" w14:textId="77777777" w:rsidR="00E013D0" w:rsidRPr="003958F3" w:rsidRDefault="00DF1EDC" w:rsidP="00E013D0">
            <w:r w:rsidRPr="003958F3">
              <w:t> </w:t>
            </w:r>
          </w:p>
        </w:tc>
      </w:tr>
      <w:tr w:rsidR="00E013D0" w:rsidRPr="003958F3" w14:paraId="68BC6232"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22F53D3" w14:textId="77777777" w:rsidR="00E013D0" w:rsidRDefault="00DF1EDC" w:rsidP="00E013D0">
            <w:r w:rsidRPr="003958F3">
              <w:t>TotalNumberOf</w:t>
            </w:r>
          </w:p>
          <w:p w14:paraId="5CAF8B1C" w14:textId="77777777" w:rsidR="00E013D0" w:rsidRPr="003958F3" w:rsidRDefault="00DF1EDC" w:rsidP="00E013D0">
            <w:r w:rsidRPr="003958F3">
              <w:t>DevicesAvailable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578999F"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EAA4A8C"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5FA91E9" w14:textId="77777777" w:rsidR="00E013D0" w:rsidRPr="003958F3" w:rsidRDefault="00DF1EDC" w:rsidP="00E013D0">
            <w:r w:rsidRPr="003958F3">
              <w:t>Total number of devices available for given list</w:t>
            </w:r>
          </w:p>
        </w:tc>
      </w:tr>
      <w:tr w:rsidR="00E013D0" w:rsidRPr="003958F3" w14:paraId="23F2C3E4"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1E100E1B"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8F9D189" w14:textId="77777777" w:rsidR="00E013D0" w:rsidRPr="003958F3" w:rsidRDefault="00DF1EDC" w:rsidP="00E013D0">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2E869A8" w14:textId="77777777" w:rsidR="00E013D0" w:rsidRPr="003958F3" w:rsidRDefault="00DF1EDC" w:rsidP="00E013D0">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92A39A8" w14:textId="77777777" w:rsidR="00E013D0" w:rsidRPr="003958F3" w:rsidRDefault="00DF1EDC" w:rsidP="00E013D0">
            <w:r w:rsidRPr="003958F3">
              <w:t> </w:t>
            </w:r>
          </w:p>
        </w:tc>
      </w:tr>
      <w:tr w:rsidR="00E013D0" w:rsidRPr="003958F3" w14:paraId="7A5B9D71"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351BDD9"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1ECF443" w14:textId="77777777" w:rsidR="00E013D0" w:rsidRPr="003958F3" w:rsidRDefault="00DF1EDC" w:rsidP="00E013D0">
            <w:r w:rsidRPr="003958F3">
              <w:t>1 Device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A63A4A6" w14:textId="77777777" w:rsidR="00E013D0" w:rsidRPr="003958F3" w:rsidRDefault="00DF1EDC" w:rsidP="00E013D0">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3BB06D3D" w14:textId="77777777" w:rsidR="00E013D0" w:rsidRPr="003958F3" w:rsidRDefault="00DF1EDC" w:rsidP="00E013D0">
            <w:r w:rsidRPr="003958F3">
              <w:t> </w:t>
            </w:r>
          </w:p>
        </w:tc>
      </w:tr>
      <w:tr w:rsidR="00E013D0" w:rsidRPr="003958F3" w14:paraId="5B6539F5"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7B3E18D"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AE0AE79" w14:textId="77777777" w:rsidR="00E013D0" w:rsidRPr="003958F3" w:rsidRDefault="00DF1EDC" w:rsidP="00E013D0">
            <w:r w:rsidRPr="003958F3">
              <w:t>2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8922009" w14:textId="77777777" w:rsidR="00E013D0" w:rsidRPr="003958F3" w:rsidRDefault="00DF1EDC" w:rsidP="00E013D0">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8E3EF6E" w14:textId="77777777" w:rsidR="00E013D0" w:rsidRPr="003958F3" w:rsidRDefault="00DF1EDC" w:rsidP="00E013D0">
            <w:r w:rsidRPr="003958F3">
              <w:t> </w:t>
            </w:r>
          </w:p>
        </w:tc>
      </w:tr>
      <w:tr w:rsidR="00E013D0" w:rsidRPr="003958F3" w14:paraId="4FC9205D"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56D5487"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5E50A7CB"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741EE09"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755C090" w14:textId="77777777" w:rsidR="00E013D0" w:rsidRPr="003958F3" w:rsidRDefault="00DF1EDC" w:rsidP="00E013D0">
            <w:r w:rsidRPr="003958F3">
              <w:t> </w:t>
            </w:r>
          </w:p>
        </w:tc>
      </w:tr>
      <w:tr w:rsidR="00E013D0" w:rsidRPr="003958F3" w14:paraId="22CB8617"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1EB77A2"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159789C" w14:textId="77777777" w:rsidR="00E013D0" w:rsidRPr="003958F3" w:rsidRDefault="00DF1EDC" w:rsidP="00E013D0">
            <w:r w:rsidRPr="003958F3">
              <w:t>254 Devices Available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074F522" w14:textId="77777777" w:rsidR="00E013D0" w:rsidRPr="003958F3" w:rsidRDefault="00DF1EDC" w:rsidP="00E013D0">
            <w:r w:rsidRPr="003958F3">
              <w:t>0xFE</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1ECC196" w14:textId="77777777" w:rsidR="00E013D0" w:rsidRPr="003958F3" w:rsidRDefault="00DF1EDC" w:rsidP="00E013D0">
            <w:r w:rsidRPr="003958F3">
              <w:t> </w:t>
            </w:r>
          </w:p>
        </w:tc>
      </w:tr>
      <w:tr w:rsidR="00E013D0" w:rsidRPr="003958F3" w14:paraId="4AE785B6"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74E3D7B9"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3D7DD53" w14:textId="77777777" w:rsidR="00E013D0" w:rsidRPr="003958F3" w:rsidRDefault="00DF1EDC" w:rsidP="00E013D0">
            <w:r w:rsidRPr="003958F3">
              <w:t>NoEntry</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6B52A293" w14:textId="77777777" w:rsidR="00E013D0" w:rsidRPr="003958F3" w:rsidRDefault="00DF1EDC" w:rsidP="00E013D0">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C33D10B" w14:textId="77777777" w:rsidR="00E013D0" w:rsidRPr="003958F3" w:rsidRDefault="00DF1EDC" w:rsidP="00E013D0">
            <w:r w:rsidRPr="003958F3">
              <w:t> </w:t>
            </w:r>
          </w:p>
        </w:tc>
      </w:tr>
      <w:tr w:rsidR="00E013D0" w:rsidRPr="003958F3" w14:paraId="5D9BA40F"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F01747B" w14:textId="77777777" w:rsidR="00E013D0" w:rsidRPr="003958F3" w:rsidRDefault="00DF1EDC" w:rsidP="00E013D0">
            <w:r w:rsidRPr="003958F3">
              <w:t>Vector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65DE5298" w14:textId="77777777" w:rsidR="00E013D0" w:rsidRPr="003958F3" w:rsidRDefault="00DF1EDC" w:rsidP="00E013D0">
            <w:r w:rsidRPr="003958F3">
              <w:t> </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D138F1A" w14:textId="77777777" w:rsidR="00E013D0" w:rsidRPr="003958F3" w:rsidRDefault="00DF1EDC" w:rsidP="00E013D0">
            <w:r w:rsidRPr="003958F3">
              <w:t> </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26591EB" w14:textId="77777777" w:rsidR="00E013D0" w:rsidRPr="003958F3" w:rsidRDefault="00DF1EDC" w:rsidP="00E013D0">
            <w:r w:rsidRPr="003958F3">
              <w:t>Array (1…N) of record (IndexNumber, DeviceName, MAC) with TotalNumberOfDevices defined in ListSize</w:t>
            </w:r>
          </w:p>
        </w:tc>
      </w:tr>
      <w:tr w:rsidR="00E013D0" w:rsidRPr="003958F3" w14:paraId="31885E85"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6F1BC6D" w14:textId="77777777" w:rsidR="00E013D0" w:rsidRPr="003958F3" w:rsidRDefault="00DF1EDC" w:rsidP="00E013D0">
            <w:r w:rsidRPr="003958F3">
              <w:t>IndexNumber</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2D6676E"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264ACBE4"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E7CB715" w14:textId="77777777" w:rsidR="00E013D0" w:rsidRPr="003958F3" w:rsidRDefault="00DF1EDC" w:rsidP="00E013D0">
            <w:r w:rsidRPr="003958F3">
              <w:t> </w:t>
            </w:r>
          </w:p>
        </w:tc>
      </w:tr>
      <w:tr w:rsidR="00E013D0" w:rsidRPr="003958F3" w14:paraId="2B35F9FF"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79EEF81"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75703E1" w14:textId="77777777" w:rsidR="00E013D0" w:rsidRPr="003958F3" w:rsidRDefault="00DF1EDC" w:rsidP="00E013D0">
            <w:r w:rsidRPr="003958F3">
              <w:t>Inactive</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03C8450" w14:textId="77777777" w:rsidR="00E013D0" w:rsidRPr="003958F3" w:rsidRDefault="00DF1EDC" w:rsidP="00E013D0">
            <w:r w:rsidRPr="003958F3">
              <w:t>0x00</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1CACC609" w14:textId="77777777" w:rsidR="00E013D0" w:rsidRPr="003958F3" w:rsidRDefault="00DF1EDC" w:rsidP="00E013D0">
            <w:r w:rsidRPr="003958F3">
              <w:t> </w:t>
            </w:r>
          </w:p>
        </w:tc>
      </w:tr>
      <w:tr w:rsidR="00E013D0" w:rsidRPr="003958F3" w14:paraId="1B4CBEC4"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0C4845A"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E164CEF" w14:textId="77777777" w:rsidR="00E013D0" w:rsidRPr="003958F3" w:rsidRDefault="00DF1EDC" w:rsidP="00E013D0">
            <w:r w:rsidRPr="003958F3">
              <w:t>Index 1</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892374D" w14:textId="77777777" w:rsidR="00E013D0" w:rsidRPr="003958F3" w:rsidRDefault="00DF1EDC" w:rsidP="00E013D0">
            <w:r w:rsidRPr="003958F3">
              <w:t>0x01</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C6073F0" w14:textId="77777777" w:rsidR="00E013D0" w:rsidRPr="003958F3" w:rsidRDefault="00DF1EDC" w:rsidP="00E013D0">
            <w:r w:rsidRPr="003958F3">
              <w:t> </w:t>
            </w:r>
          </w:p>
        </w:tc>
      </w:tr>
      <w:tr w:rsidR="00E013D0" w:rsidRPr="003958F3" w14:paraId="3530F61E"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6A3F335A"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5A1EED8" w14:textId="77777777" w:rsidR="00E013D0" w:rsidRPr="003958F3" w:rsidRDefault="00DF1EDC" w:rsidP="00E013D0">
            <w:r w:rsidRPr="003958F3">
              <w:t>Index 2</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0054A492" w14:textId="77777777" w:rsidR="00E013D0" w:rsidRPr="003958F3" w:rsidRDefault="00DF1EDC" w:rsidP="00E013D0">
            <w:r w:rsidRPr="003958F3">
              <w:t>0x02</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4A3A2F2F" w14:textId="77777777" w:rsidR="00E013D0" w:rsidRPr="003958F3" w:rsidRDefault="00DF1EDC" w:rsidP="00E013D0">
            <w:r w:rsidRPr="003958F3">
              <w:t> </w:t>
            </w:r>
          </w:p>
        </w:tc>
      </w:tr>
      <w:tr w:rsidR="00E013D0" w:rsidRPr="003958F3" w14:paraId="2BD891BB"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325EAF2C"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7572EF64"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5556C94F"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7D75D0CF" w14:textId="77777777" w:rsidR="00E013D0" w:rsidRPr="003958F3" w:rsidRDefault="00DF1EDC" w:rsidP="00E013D0">
            <w:r w:rsidRPr="003958F3">
              <w:t> </w:t>
            </w:r>
          </w:p>
        </w:tc>
      </w:tr>
      <w:tr w:rsidR="00E013D0" w:rsidRPr="003958F3" w14:paraId="6746C9AE"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E5B8894" w14:textId="77777777" w:rsidR="00E013D0" w:rsidRPr="003958F3" w:rsidRDefault="00DF1EDC" w:rsidP="00E013D0">
            <w:r w:rsidRPr="003958F3">
              <w:t> </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089360D9" w14:textId="77777777" w:rsidR="00E013D0" w:rsidRPr="003958F3" w:rsidRDefault="00DF1EDC" w:rsidP="00E013D0">
            <w:r w:rsidRPr="003958F3">
              <w:t>Index 255</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8F71876" w14:textId="77777777" w:rsidR="00E013D0" w:rsidRPr="003958F3" w:rsidRDefault="00DF1EDC" w:rsidP="00E013D0">
            <w:r w:rsidRPr="003958F3">
              <w:t>0xFF</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5A72201C" w14:textId="77777777" w:rsidR="00E013D0" w:rsidRPr="003958F3" w:rsidRDefault="00DF1EDC" w:rsidP="00E013D0">
            <w:r w:rsidRPr="003958F3">
              <w:t> </w:t>
            </w:r>
          </w:p>
        </w:tc>
      </w:tr>
      <w:tr w:rsidR="00E013D0" w:rsidRPr="003958F3" w14:paraId="0B54E6BC"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21B40D8D" w14:textId="77777777" w:rsidR="00E013D0" w:rsidRPr="003958F3" w:rsidRDefault="00DF1EDC" w:rsidP="00E013D0">
            <w:r w:rsidRPr="003958F3">
              <w:t>MAC</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13789EEF"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1575FFF5"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6AE91844" w14:textId="77777777" w:rsidR="00E013D0" w:rsidRPr="003958F3" w:rsidRDefault="00DF1EDC" w:rsidP="00E013D0">
            <w:r w:rsidRPr="003958F3">
              <w:t>Data array that consists of textual information fixed to 17 characters in length, NO END OF STRING.</w:t>
            </w:r>
          </w:p>
        </w:tc>
      </w:tr>
      <w:tr w:rsidR="00E013D0" w:rsidRPr="003958F3" w14:paraId="455E0E3D" w14:textId="77777777" w:rsidTr="00E013D0">
        <w:trPr>
          <w:jc w:val="center"/>
        </w:trPr>
        <w:tc>
          <w:tcPr>
            <w:tcW w:w="1930" w:type="dxa"/>
            <w:tcBorders>
              <w:top w:val="single" w:sz="4" w:space="0" w:color="auto"/>
              <w:left w:val="single" w:sz="4" w:space="0" w:color="auto"/>
              <w:bottom w:val="single" w:sz="4" w:space="0" w:color="auto"/>
              <w:right w:val="single" w:sz="4" w:space="0" w:color="auto"/>
            </w:tcBorders>
            <w:shd w:val="clear" w:color="auto" w:fill="auto"/>
          </w:tcPr>
          <w:p w14:paraId="532481DA" w14:textId="77777777" w:rsidR="00E013D0" w:rsidRPr="003958F3" w:rsidRDefault="00DF1EDC" w:rsidP="00E013D0">
            <w:r w:rsidRPr="003958F3">
              <w:t>DeviceName</w:t>
            </w:r>
          </w:p>
        </w:tc>
        <w:tc>
          <w:tcPr>
            <w:tcW w:w="2368" w:type="dxa"/>
            <w:tcBorders>
              <w:top w:val="single" w:sz="4" w:space="0" w:color="auto"/>
              <w:left w:val="single" w:sz="4" w:space="0" w:color="auto"/>
              <w:bottom w:val="single" w:sz="4" w:space="0" w:color="auto"/>
              <w:right w:val="single" w:sz="4" w:space="0" w:color="auto"/>
            </w:tcBorders>
            <w:shd w:val="clear" w:color="auto" w:fill="auto"/>
          </w:tcPr>
          <w:p w14:paraId="3A9673F1" w14:textId="77777777" w:rsidR="00E013D0" w:rsidRPr="003958F3" w:rsidRDefault="00DF1EDC" w:rsidP="00E013D0">
            <w:r w:rsidRPr="003958F3">
              <w:t>-</w:t>
            </w:r>
          </w:p>
        </w:tc>
        <w:tc>
          <w:tcPr>
            <w:tcW w:w="1403" w:type="dxa"/>
            <w:tcBorders>
              <w:top w:val="single" w:sz="4" w:space="0" w:color="auto"/>
              <w:left w:val="single" w:sz="4" w:space="0" w:color="auto"/>
              <w:bottom w:val="single" w:sz="4" w:space="0" w:color="auto"/>
              <w:right w:val="single" w:sz="4" w:space="0" w:color="auto"/>
            </w:tcBorders>
            <w:shd w:val="clear" w:color="auto" w:fill="auto"/>
          </w:tcPr>
          <w:p w14:paraId="38EAC609" w14:textId="77777777" w:rsidR="00E013D0" w:rsidRPr="003958F3" w:rsidRDefault="00DF1EDC" w:rsidP="00E013D0">
            <w:r w:rsidRPr="003958F3">
              <w:t>-</w:t>
            </w:r>
          </w:p>
        </w:tc>
        <w:tc>
          <w:tcPr>
            <w:tcW w:w="5024" w:type="dxa"/>
            <w:tcBorders>
              <w:top w:val="single" w:sz="4" w:space="0" w:color="auto"/>
              <w:left w:val="single" w:sz="4" w:space="0" w:color="auto"/>
              <w:bottom w:val="single" w:sz="4" w:space="0" w:color="auto"/>
              <w:right w:val="single" w:sz="4" w:space="0" w:color="auto"/>
            </w:tcBorders>
            <w:shd w:val="clear" w:color="auto" w:fill="auto"/>
          </w:tcPr>
          <w:p w14:paraId="21BC06D0" w14:textId="77777777" w:rsidR="00E013D0" w:rsidRPr="003958F3" w:rsidRDefault="00DF1EDC" w:rsidP="00E013D0">
            <w:r w:rsidRPr="003958F3">
              <w:t>Data array that consists</w:t>
            </w:r>
            <w:r>
              <w:t xml:space="preserve"> of textual information up to 19</w:t>
            </w:r>
            <w:r w:rsidRPr="003958F3">
              <w:t xml:space="preserve"> characters in length, plus end of string</w:t>
            </w:r>
          </w:p>
        </w:tc>
      </w:tr>
    </w:tbl>
    <w:p w14:paraId="4455083C" w14:textId="77777777" w:rsidR="00E013D0" w:rsidRDefault="00E013D0" w:rsidP="00E013D0"/>
    <w:p w14:paraId="0D29C9FB" w14:textId="77777777" w:rsidR="00E013D0" w:rsidRDefault="00DF1EDC" w:rsidP="008D240F">
      <w:pPr>
        <w:pStyle w:val="Heading4"/>
      </w:pPr>
      <w:r w:rsidRPr="00B9479B">
        <w:t>MD-REQ-014025/A-VehicleSpeed_St (TcSE ROIN-223023-1)</w:t>
      </w:r>
    </w:p>
    <w:p w14:paraId="1736500B" w14:textId="77777777" w:rsidR="00A10ED4" w:rsidRDefault="00DF1EDC">
      <w:pPr>
        <w:rPr>
          <w:rFonts w:cs="Arial"/>
          <w:szCs w:val="20"/>
        </w:rPr>
      </w:pPr>
      <w:r>
        <w:rPr>
          <w:rFonts w:cs="Arial"/>
          <w:szCs w:val="20"/>
        </w:rPr>
        <w:t>Message Type: Status</w:t>
      </w:r>
    </w:p>
    <w:p w14:paraId="19A96FC5" w14:textId="77777777" w:rsidR="00A10ED4" w:rsidRDefault="00DF1EDC">
      <w:pPr>
        <w:rPr>
          <w:rFonts w:cs="Arial"/>
          <w:szCs w:val="20"/>
        </w:rPr>
      </w:pPr>
      <w:r>
        <w:rPr>
          <w:rFonts w:cs="Arial"/>
          <w:szCs w:val="20"/>
        </w:rPr>
        <w:t xml:space="preserve"> </w:t>
      </w:r>
    </w:p>
    <w:p w14:paraId="14318DC5" w14:textId="77777777" w:rsidR="00A10ED4" w:rsidRDefault="00DF1EDC">
      <w:pPr>
        <w:rPr>
          <w:rFonts w:cs="Arial"/>
          <w:szCs w:val="20"/>
        </w:rPr>
      </w:pPr>
      <w:r>
        <w:rPr>
          <w:rFonts w:cs="Arial"/>
          <w:szCs w:val="20"/>
        </w:rPr>
        <w:t>Status used to indicate vehicle speed.</w:t>
      </w:r>
    </w:p>
    <w:p w14:paraId="4C1870B1" w14:textId="77777777" w:rsidR="00A10ED4" w:rsidRDefault="00A10ED4">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A10ED4" w14:paraId="7B06E8DE"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0A823FE" w14:textId="77777777" w:rsidR="00A10ED4" w:rsidRDefault="00DF1EDC">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14:paraId="2D79C47B" w14:textId="77777777" w:rsidR="00A10ED4" w:rsidRDefault="00DF1EDC">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14:paraId="33736A2B" w14:textId="77777777" w:rsidR="00A10ED4" w:rsidRDefault="00DF1EDC">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14:paraId="6DBCB209" w14:textId="77777777" w:rsidR="00A10ED4" w:rsidRDefault="00DF1EDC">
            <w:pPr>
              <w:rPr>
                <w:rFonts w:cs="Arial"/>
                <w:b/>
                <w:szCs w:val="20"/>
              </w:rPr>
            </w:pPr>
            <w:r>
              <w:rPr>
                <w:rFonts w:cs="Arial"/>
                <w:b/>
                <w:szCs w:val="20"/>
              </w:rPr>
              <w:t>Description</w:t>
            </w:r>
          </w:p>
        </w:tc>
      </w:tr>
      <w:tr w:rsidR="00A10ED4" w14:paraId="46B52199"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320988A" w14:textId="77777777" w:rsidR="00A10ED4" w:rsidRDefault="00DF1EDC">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14:paraId="2488C4C5" w14:textId="77777777" w:rsidR="00A10ED4" w:rsidRDefault="00DF1EDC">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14:paraId="2DF17CDA" w14:textId="77777777" w:rsidR="00A10ED4" w:rsidRDefault="00DF1EDC">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14:paraId="244F9562" w14:textId="77777777" w:rsidR="00A10ED4" w:rsidRDefault="00DF1EDC">
            <w:pPr>
              <w:rPr>
                <w:rFonts w:cs="Arial"/>
                <w:szCs w:val="20"/>
              </w:rPr>
            </w:pPr>
            <w:r>
              <w:rPr>
                <w:rFonts w:cs="Arial"/>
                <w:szCs w:val="20"/>
              </w:rPr>
              <w:t>Indicates vehicle speed.</w:t>
            </w:r>
          </w:p>
          <w:p w14:paraId="1C229071" w14:textId="77777777" w:rsidR="00A10ED4" w:rsidRDefault="00DF1EDC">
            <w:pPr>
              <w:rPr>
                <w:rFonts w:cs="Arial"/>
                <w:szCs w:val="20"/>
              </w:rPr>
            </w:pPr>
            <w:r>
              <w:rPr>
                <w:rFonts w:cs="Arial"/>
                <w:szCs w:val="20"/>
              </w:rPr>
              <w:t>Unit: kph</w:t>
            </w:r>
          </w:p>
          <w:p w14:paraId="750C0F99" w14:textId="77777777" w:rsidR="00A10ED4" w:rsidRDefault="00DF1EDC">
            <w:pPr>
              <w:rPr>
                <w:rFonts w:cs="Arial"/>
                <w:szCs w:val="20"/>
              </w:rPr>
            </w:pPr>
            <w:r>
              <w:rPr>
                <w:rFonts w:cs="Arial"/>
                <w:szCs w:val="20"/>
              </w:rPr>
              <w:t>Resolution:0.01</w:t>
            </w:r>
          </w:p>
          <w:p w14:paraId="6ABF4489" w14:textId="77777777" w:rsidR="00A10ED4" w:rsidRDefault="00DF1EDC">
            <w:pPr>
              <w:rPr>
                <w:rFonts w:cs="Arial"/>
                <w:szCs w:val="20"/>
              </w:rPr>
            </w:pPr>
            <w:r>
              <w:rPr>
                <w:rFonts w:cs="Arial"/>
                <w:szCs w:val="20"/>
              </w:rPr>
              <w:t>Offset:0</w:t>
            </w:r>
          </w:p>
        </w:tc>
      </w:tr>
      <w:tr w:rsidR="00A10ED4" w14:paraId="5AD1577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DD6BEA7" w14:textId="77777777" w:rsidR="00A10ED4" w:rsidRDefault="00A10ED4">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14:paraId="225CDEDE" w14:textId="77777777" w:rsidR="00A10ED4" w:rsidRDefault="00DF1EDC">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14:paraId="5FDEA817" w14:textId="77777777" w:rsidR="00A10ED4" w:rsidRDefault="00DF1EDC">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14:paraId="7BE35218" w14:textId="77777777" w:rsidR="00A10ED4" w:rsidRDefault="00A10ED4">
            <w:pPr>
              <w:rPr>
                <w:rFonts w:cs="Arial"/>
                <w:szCs w:val="20"/>
              </w:rPr>
            </w:pPr>
          </w:p>
        </w:tc>
      </w:tr>
    </w:tbl>
    <w:p w14:paraId="2C14FD58" w14:textId="77777777" w:rsidR="00A10ED4" w:rsidRDefault="00A10ED4">
      <w:pPr>
        <w:rPr>
          <w:rFonts w:cs="Arial"/>
          <w:szCs w:val="20"/>
        </w:rPr>
      </w:pPr>
    </w:p>
    <w:p w14:paraId="3C47EAA4" w14:textId="77777777" w:rsidR="00E013D0" w:rsidRDefault="00DF1EDC" w:rsidP="008D240F">
      <w:pPr>
        <w:pStyle w:val="Heading4"/>
      </w:pPr>
      <w:r w:rsidRPr="00B9479B">
        <w:t>MD-REQ-110797/A-VehicleGGCCData</w:t>
      </w:r>
    </w:p>
    <w:p w14:paraId="2E016EF8" w14:textId="77777777" w:rsidR="00A10ED4" w:rsidRDefault="00DF1EDC">
      <w:pPr>
        <w:rPr>
          <w:rFonts w:cs="Arial"/>
          <w:szCs w:val="20"/>
        </w:rPr>
      </w:pPr>
      <w:r>
        <w:rPr>
          <w:rFonts w:cs="Arial"/>
          <w:szCs w:val="20"/>
        </w:rPr>
        <w:t>This signal contains the Vehicle Identification Number for use in the My Key Report Card Function.</w:t>
      </w:r>
    </w:p>
    <w:p w14:paraId="080AEE53" w14:textId="77777777" w:rsidR="00A10ED4" w:rsidRDefault="00A10ED4">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83"/>
        <w:gridCol w:w="816"/>
        <w:gridCol w:w="5488"/>
      </w:tblGrid>
      <w:tr w:rsidR="00A10ED4" w14:paraId="189858C5" w14:textId="77777777">
        <w:trPr>
          <w:jc w:val="center"/>
        </w:trPr>
        <w:tc>
          <w:tcPr>
            <w:tcW w:w="2721" w:type="dxa"/>
            <w:tcBorders>
              <w:top w:val="single" w:sz="4" w:space="0" w:color="auto"/>
              <w:left w:val="single" w:sz="4" w:space="0" w:color="auto"/>
              <w:bottom w:val="single" w:sz="4" w:space="0" w:color="auto"/>
              <w:right w:val="single" w:sz="4" w:space="0" w:color="auto"/>
            </w:tcBorders>
            <w:hideMark/>
          </w:tcPr>
          <w:p w14:paraId="26658B8B" w14:textId="77777777" w:rsidR="00A10ED4" w:rsidRDefault="00DF1EDC">
            <w:pPr>
              <w:jc w:val="cente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14:paraId="20A71F7A" w14:textId="77777777" w:rsidR="00A10ED4" w:rsidRDefault="00DF1EDC">
            <w:pPr>
              <w:jc w:val="cente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466F45D7" w14:textId="77777777" w:rsidR="00A10ED4" w:rsidRDefault="00DF1EDC">
            <w:pPr>
              <w:jc w:val="center"/>
              <w:rPr>
                <w:rFonts w:cs="Arial"/>
                <w:b/>
                <w:szCs w:val="20"/>
              </w:rPr>
            </w:pPr>
            <w:r>
              <w:rPr>
                <w:rFonts w:cs="Arial"/>
                <w:b/>
                <w:szCs w:val="20"/>
              </w:rPr>
              <w:t>Value</w:t>
            </w:r>
          </w:p>
        </w:tc>
        <w:tc>
          <w:tcPr>
            <w:tcW w:w="5488" w:type="dxa"/>
            <w:tcBorders>
              <w:top w:val="single" w:sz="4" w:space="0" w:color="auto"/>
              <w:left w:val="single" w:sz="4" w:space="0" w:color="auto"/>
              <w:bottom w:val="single" w:sz="4" w:space="0" w:color="auto"/>
              <w:right w:val="single" w:sz="4" w:space="0" w:color="auto"/>
            </w:tcBorders>
            <w:hideMark/>
          </w:tcPr>
          <w:p w14:paraId="35D71DA0" w14:textId="77777777" w:rsidR="00A10ED4" w:rsidRDefault="00DF1EDC">
            <w:pPr>
              <w:jc w:val="center"/>
              <w:rPr>
                <w:rFonts w:cs="Arial"/>
                <w:b/>
                <w:szCs w:val="20"/>
              </w:rPr>
            </w:pPr>
            <w:r>
              <w:rPr>
                <w:rFonts w:cs="Arial"/>
                <w:b/>
                <w:szCs w:val="20"/>
              </w:rPr>
              <w:t>Description</w:t>
            </w:r>
          </w:p>
        </w:tc>
      </w:tr>
      <w:tr w:rsidR="00A10ED4" w14:paraId="174FD695" w14:textId="77777777">
        <w:trPr>
          <w:jc w:val="center"/>
        </w:trPr>
        <w:tc>
          <w:tcPr>
            <w:tcW w:w="2721" w:type="dxa"/>
            <w:tcBorders>
              <w:top w:val="single" w:sz="4" w:space="0" w:color="auto"/>
              <w:left w:val="single" w:sz="4" w:space="0" w:color="auto"/>
              <w:bottom w:val="single" w:sz="4" w:space="0" w:color="auto"/>
              <w:right w:val="single" w:sz="4" w:space="0" w:color="auto"/>
            </w:tcBorders>
            <w:hideMark/>
          </w:tcPr>
          <w:p w14:paraId="279248A5" w14:textId="77777777" w:rsidR="00A10ED4" w:rsidRDefault="00DF1EDC">
            <w:pPr>
              <w:rPr>
                <w:rFonts w:cs="Arial"/>
                <w:szCs w:val="20"/>
              </w:rPr>
            </w:pPr>
            <w:r>
              <w:rPr>
                <w:rFonts w:cs="Arial"/>
                <w:szCs w:val="20"/>
              </w:rPr>
              <w:t xml:space="preserve">VehicleIdentificationNumber </w:t>
            </w:r>
          </w:p>
        </w:tc>
        <w:tc>
          <w:tcPr>
            <w:tcW w:w="983" w:type="dxa"/>
            <w:tcBorders>
              <w:top w:val="single" w:sz="4" w:space="0" w:color="auto"/>
              <w:left w:val="single" w:sz="4" w:space="0" w:color="auto"/>
              <w:bottom w:val="single" w:sz="4" w:space="0" w:color="auto"/>
              <w:right w:val="single" w:sz="4" w:space="0" w:color="auto"/>
            </w:tcBorders>
            <w:hideMark/>
          </w:tcPr>
          <w:p w14:paraId="31F9BBEE" w14:textId="77777777" w:rsidR="00A10ED4" w:rsidRDefault="00DF1EDC">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54AB7912" w14:textId="77777777" w:rsidR="00A10ED4" w:rsidRDefault="00DF1EDC">
            <w:pPr>
              <w:rPr>
                <w:rFonts w:cs="Arial"/>
                <w:szCs w:val="20"/>
              </w:rPr>
            </w:pPr>
            <w:r>
              <w:rPr>
                <w:rFonts w:cs="Arial"/>
                <w:szCs w:val="20"/>
              </w:rPr>
              <w:t>-</w:t>
            </w:r>
          </w:p>
        </w:tc>
        <w:tc>
          <w:tcPr>
            <w:tcW w:w="5488" w:type="dxa"/>
            <w:tcBorders>
              <w:top w:val="single" w:sz="4" w:space="0" w:color="auto"/>
              <w:left w:val="single" w:sz="4" w:space="0" w:color="auto"/>
              <w:bottom w:val="single" w:sz="4" w:space="0" w:color="auto"/>
              <w:right w:val="single" w:sz="4" w:space="0" w:color="auto"/>
            </w:tcBorders>
          </w:tcPr>
          <w:p w14:paraId="515078B0" w14:textId="77777777" w:rsidR="00A10ED4" w:rsidRDefault="00DF1EDC">
            <w:pPr>
              <w:rPr>
                <w:rFonts w:cs="Arial"/>
                <w:szCs w:val="20"/>
              </w:rPr>
            </w:pPr>
            <w:r>
              <w:rPr>
                <w:rFonts w:cs="Arial"/>
                <w:szCs w:val="20"/>
              </w:rPr>
              <w:t xml:space="preserve">Based on the Economized Central Vehicle Configuration Specification (8 Byte Signal) contains the Vehicle Identification Number.  </w:t>
            </w:r>
          </w:p>
          <w:p w14:paraId="1732C6EA" w14:textId="77777777" w:rsidR="00A10ED4" w:rsidRDefault="00A10ED4">
            <w:pPr>
              <w:rPr>
                <w:rFonts w:cs="Arial"/>
                <w:szCs w:val="20"/>
              </w:rPr>
            </w:pPr>
          </w:p>
          <w:p w14:paraId="1205C3B8" w14:textId="77777777" w:rsidR="00A10ED4" w:rsidRDefault="00DF1EDC">
            <w:pPr>
              <w:rPr>
                <w:rFonts w:cs="Arial"/>
                <w:szCs w:val="20"/>
              </w:rPr>
            </w:pPr>
            <w:r>
              <w:rPr>
                <w:rFonts w:cs="Arial"/>
                <w:szCs w:val="20"/>
              </w:rPr>
              <w:t>If CDID (1st two bytes) = C100 then last 6 bytes contain VIN characters 1 - 6 (ASCII Coded)</w:t>
            </w:r>
          </w:p>
          <w:p w14:paraId="023232FA" w14:textId="77777777" w:rsidR="00A10ED4" w:rsidRDefault="00A10ED4">
            <w:pPr>
              <w:rPr>
                <w:rFonts w:cs="Arial"/>
                <w:szCs w:val="20"/>
              </w:rPr>
            </w:pPr>
          </w:p>
          <w:p w14:paraId="5ADA5F16" w14:textId="77777777" w:rsidR="00A10ED4" w:rsidRDefault="00DF1EDC">
            <w:pPr>
              <w:rPr>
                <w:rFonts w:cs="Arial"/>
                <w:szCs w:val="20"/>
              </w:rPr>
            </w:pPr>
            <w:r>
              <w:rPr>
                <w:rFonts w:cs="Arial"/>
                <w:szCs w:val="20"/>
              </w:rPr>
              <w:t>If CDID (1st two bytes) = C101 then last 6 bytes contain VIN characters 7 - 12 (ASCII Coded)</w:t>
            </w:r>
          </w:p>
          <w:p w14:paraId="067EA6AA" w14:textId="77777777" w:rsidR="00A10ED4" w:rsidRDefault="00A10ED4">
            <w:pPr>
              <w:rPr>
                <w:rFonts w:cs="Arial"/>
                <w:szCs w:val="20"/>
              </w:rPr>
            </w:pPr>
          </w:p>
          <w:p w14:paraId="43CC7FCE" w14:textId="77777777" w:rsidR="00A10ED4" w:rsidRDefault="00DF1EDC">
            <w:pPr>
              <w:rPr>
                <w:rFonts w:cs="Arial"/>
                <w:szCs w:val="20"/>
              </w:rPr>
            </w:pPr>
            <w:r>
              <w:rPr>
                <w:rFonts w:cs="Arial"/>
                <w:szCs w:val="20"/>
              </w:rPr>
              <w:t>If CDID (1st two bytes) = C102 then last 6 bytes contain VIN characters 13 - 17 (ASCII Coded)</w:t>
            </w:r>
          </w:p>
        </w:tc>
      </w:tr>
    </w:tbl>
    <w:p w14:paraId="6CE7D650" w14:textId="77777777" w:rsidR="00A10ED4" w:rsidRDefault="00A10ED4">
      <w:pPr>
        <w:rPr>
          <w:rFonts w:cs="Arial"/>
          <w:szCs w:val="20"/>
        </w:rPr>
      </w:pPr>
    </w:p>
    <w:p w14:paraId="1515A025" w14:textId="77777777" w:rsidR="00E013D0" w:rsidRDefault="00DF1EDC" w:rsidP="008D240F">
      <w:pPr>
        <w:pStyle w:val="Heading4"/>
      </w:pPr>
      <w:r w:rsidRPr="00B9479B">
        <w:t>MD-REQ-195174/B-WifiHotspotMAC_Rsp</w:t>
      </w:r>
    </w:p>
    <w:p w14:paraId="79AD6043" w14:textId="77777777" w:rsidR="00E013D0" w:rsidRDefault="00DF1EDC" w:rsidP="00E013D0">
      <w:pPr>
        <w:autoSpaceDE w:val="0"/>
        <w:autoSpaceDN w:val="0"/>
        <w:adjustRightInd w:val="0"/>
        <w:rPr>
          <w:rFonts w:eastAsiaTheme="minorHAnsi" w:cs="Arial"/>
        </w:rPr>
      </w:pPr>
      <w:r>
        <w:rPr>
          <w:rFonts w:eastAsiaTheme="minorHAnsi" w:cs="Arial"/>
        </w:rPr>
        <w:t>Message Type: Response</w:t>
      </w:r>
    </w:p>
    <w:p w14:paraId="0B52ECB8" w14:textId="77777777" w:rsidR="00E013D0" w:rsidRDefault="00E013D0" w:rsidP="00E013D0">
      <w:pPr>
        <w:autoSpaceDE w:val="0"/>
        <w:autoSpaceDN w:val="0"/>
        <w:adjustRightInd w:val="0"/>
        <w:rPr>
          <w:rFonts w:eastAsiaTheme="minorHAnsi" w:cs="Arial"/>
        </w:rPr>
      </w:pPr>
    </w:p>
    <w:p w14:paraId="0750046C" w14:textId="77777777" w:rsidR="00E013D0" w:rsidRDefault="00DF1EDC" w:rsidP="00E013D0">
      <w:pPr>
        <w:autoSpaceDE w:val="0"/>
        <w:autoSpaceDN w:val="0"/>
        <w:adjustRightInd w:val="0"/>
        <w:rPr>
          <w:rFonts w:eastAsiaTheme="minorHAnsi" w:cs="Arial"/>
        </w:rPr>
      </w:pPr>
      <w:r>
        <w:rPr>
          <w:rFonts w:eastAsiaTheme="minorHAnsi" w:cs="Arial"/>
        </w:rPr>
        <w:t xml:space="preserve">This signal is used to respond to the </w:t>
      </w:r>
      <w:r>
        <w:rPr>
          <w:rFonts w:eastAsiaTheme="minorHAnsi" w:cs="Univers"/>
        </w:rPr>
        <w:t xml:space="preserve">WifiHotSpotOnBoardClient </w:t>
      </w:r>
      <w:r>
        <w:rPr>
          <w:rFonts w:eastAsiaTheme="minorHAnsi" w:cs="Arial"/>
        </w:rPr>
        <w:t>with the STA MAC Address.</w:t>
      </w:r>
    </w:p>
    <w:p w14:paraId="23C651D8" w14:textId="77777777" w:rsidR="00E013D0" w:rsidRDefault="00E013D0" w:rsidP="00E013D0">
      <w:pPr>
        <w:autoSpaceDE w:val="0"/>
        <w:autoSpaceDN w:val="0"/>
        <w:adjustRightInd w:val="0"/>
        <w:rPr>
          <w:rFonts w:eastAsiaTheme="minorHAnsi" w:cs="Arial"/>
        </w:rPr>
      </w:pPr>
    </w:p>
    <w:tbl>
      <w:tblPr>
        <w:tblW w:w="9558" w:type="dxa"/>
        <w:jc w:val="center"/>
        <w:tblLook w:val="04A0" w:firstRow="1" w:lastRow="0" w:firstColumn="1" w:lastColumn="0" w:noHBand="0" w:noVBand="1"/>
      </w:tblPr>
      <w:tblGrid>
        <w:gridCol w:w="805"/>
        <w:gridCol w:w="928"/>
        <w:gridCol w:w="750"/>
        <w:gridCol w:w="7075"/>
      </w:tblGrid>
      <w:tr w:rsidR="00E013D0" w:rsidRPr="001952E7" w14:paraId="6764E693" w14:textId="77777777" w:rsidTr="00E013D0">
        <w:trPr>
          <w:trHeight w:val="339"/>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E7E33" w14:textId="77777777" w:rsidR="00E013D0" w:rsidRPr="001952E7" w:rsidRDefault="00DF1EDC" w:rsidP="00E013D0">
            <w:pPr>
              <w:rPr>
                <w:rFonts w:cs="Arial"/>
                <w:b/>
                <w:bCs/>
                <w:color w:val="000000"/>
              </w:rPr>
            </w:pPr>
            <w:r w:rsidRPr="001952E7">
              <w:rPr>
                <w:rFonts w:cs="Arial"/>
                <w:b/>
                <w:bCs/>
                <w:color w:val="000000"/>
              </w:rPr>
              <w:t>Name</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1A7C1CE2" w14:textId="77777777" w:rsidR="00E013D0" w:rsidRPr="001952E7" w:rsidRDefault="00DF1EDC" w:rsidP="00E013D0">
            <w:pPr>
              <w:rPr>
                <w:rFonts w:cs="Arial"/>
                <w:b/>
                <w:bCs/>
                <w:color w:val="000000"/>
              </w:rPr>
            </w:pPr>
            <w:r w:rsidRPr="001952E7">
              <w:rPr>
                <w:rFonts w:cs="Arial"/>
                <w:b/>
                <w:bCs/>
                <w:color w:val="000000"/>
              </w:rPr>
              <w:t>Literals</w:t>
            </w:r>
          </w:p>
        </w:tc>
        <w:tc>
          <w:tcPr>
            <w:tcW w:w="750" w:type="dxa"/>
            <w:tcBorders>
              <w:top w:val="single" w:sz="4" w:space="0" w:color="auto"/>
              <w:left w:val="nil"/>
              <w:bottom w:val="single" w:sz="4" w:space="0" w:color="auto"/>
              <w:right w:val="single" w:sz="4" w:space="0" w:color="auto"/>
            </w:tcBorders>
            <w:shd w:val="clear" w:color="auto" w:fill="auto"/>
            <w:noWrap/>
            <w:vAlign w:val="center"/>
            <w:hideMark/>
          </w:tcPr>
          <w:p w14:paraId="266CBFFA" w14:textId="77777777" w:rsidR="00E013D0" w:rsidRPr="001952E7" w:rsidRDefault="00DF1EDC" w:rsidP="00E013D0">
            <w:pPr>
              <w:rPr>
                <w:rFonts w:cs="Arial"/>
                <w:b/>
                <w:bCs/>
                <w:color w:val="000000"/>
              </w:rPr>
            </w:pPr>
            <w:r w:rsidRPr="001952E7">
              <w:rPr>
                <w:rFonts w:cs="Arial"/>
                <w:b/>
                <w:bCs/>
                <w:color w:val="000000"/>
              </w:rPr>
              <w:t>Value</w:t>
            </w:r>
          </w:p>
        </w:tc>
        <w:tc>
          <w:tcPr>
            <w:tcW w:w="7075" w:type="dxa"/>
            <w:tcBorders>
              <w:top w:val="single" w:sz="4" w:space="0" w:color="auto"/>
              <w:left w:val="nil"/>
              <w:bottom w:val="single" w:sz="4" w:space="0" w:color="auto"/>
              <w:right w:val="single" w:sz="4" w:space="0" w:color="auto"/>
            </w:tcBorders>
            <w:shd w:val="clear" w:color="auto" w:fill="auto"/>
            <w:noWrap/>
            <w:vAlign w:val="center"/>
            <w:hideMark/>
          </w:tcPr>
          <w:p w14:paraId="350DA44D" w14:textId="77777777" w:rsidR="00E013D0" w:rsidRPr="001952E7" w:rsidRDefault="00DF1EDC" w:rsidP="00E013D0">
            <w:pPr>
              <w:rPr>
                <w:rFonts w:cs="Arial"/>
                <w:b/>
                <w:bCs/>
                <w:color w:val="000000"/>
              </w:rPr>
            </w:pPr>
            <w:r w:rsidRPr="001952E7">
              <w:rPr>
                <w:rFonts w:cs="Arial"/>
                <w:b/>
                <w:bCs/>
                <w:color w:val="000000"/>
              </w:rPr>
              <w:t>Description</w:t>
            </w:r>
          </w:p>
        </w:tc>
      </w:tr>
      <w:tr w:rsidR="00E013D0" w:rsidRPr="001952E7" w14:paraId="6F57C3D3" w14:textId="77777777" w:rsidTr="00E013D0">
        <w:trPr>
          <w:trHeight w:val="115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24EE95FB" w14:textId="77777777" w:rsidR="00E013D0" w:rsidRPr="001952E7" w:rsidRDefault="00DF1EDC" w:rsidP="00E013D0">
            <w:pPr>
              <w:rPr>
                <w:rFonts w:cs="Arial"/>
                <w:color w:val="000000"/>
              </w:rPr>
            </w:pPr>
            <w:r w:rsidRPr="001952E7">
              <w:rPr>
                <w:rFonts w:cs="Arial"/>
                <w:color w:val="000000"/>
              </w:rPr>
              <w:t>MAC</w:t>
            </w:r>
          </w:p>
        </w:tc>
        <w:tc>
          <w:tcPr>
            <w:tcW w:w="928" w:type="dxa"/>
            <w:tcBorders>
              <w:top w:val="nil"/>
              <w:left w:val="nil"/>
              <w:bottom w:val="single" w:sz="4" w:space="0" w:color="auto"/>
              <w:right w:val="single" w:sz="4" w:space="0" w:color="auto"/>
            </w:tcBorders>
            <w:shd w:val="clear" w:color="auto" w:fill="auto"/>
            <w:noWrap/>
            <w:vAlign w:val="center"/>
            <w:hideMark/>
          </w:tcPr>
          <w:p w14:paraId="6FFC8C55" w14:textId="77777777" w:rsidR="00E013D0" w:rsidRPr="001952E7" w:rsidRDefault="00DF1EDC" w:rsidP="00E013D0">
            <w:pPr>
              <w:rPr>
                <w:rFonts w:cs="Arial"/>
                <w:color w:val="000000"/>
              </w:rPr>
            </w:pPr>
            <w:r w:rsidRPr="001952E7">
              <w:rPr>
                <w:rFonts w:cs="Arial"/>
                <w:color w:val="000000"/>
              </w:rPr>
              <w:t>-</w:t>
            </w:r>
          </w:p>
        </w:tc>
        <w:tc>
          <w:tcPr>
            <w:tcW w:w="750" w:type="dxa"/>
            <w:tcBorders>
              <w:top w:val="nil"/>
              <w:left w:val="nil"/>
              <w:bottom w:val="single" w:sz="4" w:space="0" w:color="auto"/>
              <w:right w:val="single" w:sz="4" w:space="0" w:color="auto"/>
            </w:tcBorders>
            <w:shd w:val="clear" w:color="auto" w:fill="auto"/>
            <w:noWrap/>
            <w:vAlign w:val="center"/>
            <w:hideMark/>
          </w:tcPr>
          <w:p w14:paraId="46A08407" w14:textId="77777777" w:rsidR="00E013D0" w:rsidRPr="001952E7" w:rsidRDefault="00DF1EDC" w:rsidP="00E013D0">
            <w:pPr>
              <w:rPr>
                <w:rFonts w:cs="Arial"/>
                <w:color w:val="000000"/>
              </w:rPr>
            </w:pPr>
            <w:r w:rsidRPr="001952E7">
              <w:rPr>
                <w:rFonts w:cs="Arial"/>
                <w:color w:val="000000"/>
              </w:rPr>
              <w:t>-</w:t>
            </w:r>
          </w:p>
        </w:tc>
        <w:tc>
          <w:tcPr>
            <w:tcW w:w="7075" w:type="dxa"/>
            <w:tcBorders>
              <w:top w:val="nil"/>
              <w:left w:val="nil"/>
              <w:bottom w:val="single" w:sz="4" w:space="0" w:color="auto"/>
              <w:right w:val="single" w:sz="4" w:space="0" w:color="auto"/>
            </w:tcBorders>
            <w:shd w:val="clear" w:color="auto" w:fill="auto"/>
            <w:vAlign w:val="center"/>
            <w:hideMark/>
          </w:tcPr>
          <w:p w14:paraId="16F5D0CB" w14:textId="77777777" w:rsidR="00E013D0" w:rsidRPr="001952E7" w:rsidRDefault="00DF1EDC" w:rsidP="00E013D0">
            <w:pPr>
              <w:rPr>
                <w:rFonts w:cs="Arial"/>
                <w:color w:val="000000"/>
              </w:rPr>
            </w:pPr>
            <w:r w:rsidRPr="001952E7">
              <w:rPr>
                <w:rFonts w:cs="Arial"/>
                <w:color w:val="000000"/>
              </w:rPr>
              <w:t>Media Access Control address used to differentiate TCU hotspot from all other hot</w:t>
            </w:r>
            <w:r>
              <w:rPr>
                <w:rFonts w:cs="Arial"/>
                <w:color w:val="000000"/>
              </w:rPr>
              <w:t>s</w:t>
            </w:r>
            <w:r w:rsidRPr="001952E7">
              <w:rPr>
                <w:rFonts w:cs="Arial"/>
                <w:color w:val="000000"/>
              </w:rPr>
              <w:t>pots.</w:t>
            </w:r>
            <w:r w:rsidRPr="001952E7">
              <w:rPr>
                <w:rFonts w:cs="Arial"/>
                <w:color w:val="000000"/>
              </w:rPr>
              <w:br/>
              <w:t>Data array that consists of textual information up to 17 characters in length, plus end of string</w:t>
            </w:r>
          </w:p>
        </w:tc>
      </w:tr>
    </w:tbl>
    <w:p w14:paraId="15006BD1" w14:textId="77777777" w:rsidR="00E013D0" w:rsidRDefault="00E013D0" w:rsidP="00E013D0"/>
    <w:p w14:paraId="4C34F5A2" w14:textId="77777777" w:rsidR="00E013D0" w:rsidRDefault="00DF1EDC" w:rsidP="008D240F">
      <w:pPr>
        <w:pStyle w:val="Heading4"/>
      </w:pPr>
      <w:r w:rsidRPr="00B9479B">
        <w:t>MD-REQ-180729/A-NumberOfConnectedDevices_St</w:t>
      </w:r>
    </w:p>
    <w:p w14:paraId="26C03759" w14:textId="77777777" w:rsidR="00E013D0" w:rsidRDefault="00DF1EDC" w:rsidP="00E013D0">
      <w:pPr>
        <w:autoSpaceDE w:val="0"/>
        <w:autoSpaceDN w:val="0"/>
        <w:adjustRightInd w:val="0"/>
        <w:rPr>
          <w:rFonts w:eastAsiaTheme="minorHAnsi" w:cs="Arial"/>
        </w:rPr>
      </w:pPr>
      <w:r>
        <w:rPr>
          <w:rFonts w:eastAsiaTheme="minorHAnsi" w:cs="Arial"/>
        </w:rPr>
        <w:t>Message Type: Status</w:t>
      </w:r>
    </w:p>
    <w:p w14:paraId="37180F99" w14:textId="77777777" w:rsidR="00E013D0" w:rsidRDefault="00E013D0" w:rsidP="00E013D0">
      <w:pPr>
        <w:autoSpaceDE w:val="0"/>
        <w:autoSpaceDN w:val="0"/>
        <w:adjustRightInd w:val="0"/>
        <w:rPr>
          <w:rFonts w:eastAsiaTheme="minorHAnsi" w:cs="Arial"/>
        </w:rPr>
      </w:pPr>
    </w:p>
    <w:p w14:paraId="311B3840" w14:textId="77777777" w:rsidR="00E013D0" w:rsidRDefault="00DF1EDC" w:rsidP="00E013D0">
      <w:pPr>
        <w:rPr>
          <w:rFonts w:eastAsiaTheme="minorHAnsi" w:cs="Arial"/>
        </w:rPr>
      </w:pPr>
      <w:r>
        <w:rPr>
          <w:rFonts w:eastAsiaTheme="minorHAnsi" w:cs="Arial"/>
        </w:rPr>
        <w:t>This signal is used to inform the WifiHotSpotOnBoardClient the number of devices currently connected</w:t>
      </w:r>
    </w:p>
    <w:p w14:paraId="7C49B6A7" w14:textId="77777777" w:rsidR="00E013D0" w:rsidRDefault="00E013D0" w:rsidP="00E013D0">
      <w:pPr>
        <w:rPr>
          <w:rFonts w:eastAsiaTheme="minorHAnsi" w:cs="Arial"/>
        </w:rPr>
      </w:pPr>
    </w:p>
    <w:tbl>
      <w:tblPr>
        <w:tblW w:w="7710" w:type="dxa"/>
        <w:jc w:val="center"/>
        <w:tblLook w:val="04A0" w:firstRow="1" w:lastRow="0" w:firstColumn="1" w:lastColumn="0" w:noHBand="0" w:noVBand="1"/>
      </w:tblPr>
      <w:tblGrid>
        <w:gridCol w:w="1050"/>
        <w:gridCol w:w="1980"/>
        <w:gridCol w:w="1170"/>
        <w:gridCol w:w="3510"/>
      </w:tblGrid>
      <w:tr w:rsidR="00E013D0" w:rsidRPr="00460E9F" w14:paraId="0FB5B851" w14:textId="77777777" w:rsidTr="00E013D0">
        <w:trPr>
          <w:trHeight w:val="255"/>
          <w:jc w:val="center"/>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128D8" w14:textId="77777777" w:rsidR="00E013D0" w:rsidRPr="00460E9F" w:rsidRDefault="00DF1EDC" w:rsidP="00E013D0">
            <w:pPr>
              <w:rPr>
                <w:rFonts w:cs="Arial"/>
                <w:b/>
                <w:bCs/>
                <w:color w:val="000000"/>
              </w:rPr>
            </w:pPr>
            <w:r w:rsidRPr="00460E9F">
              <w:rPr>
                <w:rFonts w:cs="Arial"/>
                <w:b/>
                <w:bCs/>
                <w:color w:val="000000"/>
              </w:rPr>
              <w:t>Name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68B8A9D4" w14:textId="77777777" w:rsidR="00E013D0" w:rsidRPr="00460E9F" w:rsidRDefault="00DF1EDC" w:rsidP="00E013D0">
            <w:pPr>
              <w:rPr>
                <w:rFonts w:cs="Arial"/>
                <w:b/>
                <w:bCs/>
                <w:color w:val="000000"/>
              </w:rPr>
            </w:pPr>
            <w:r w:rsidRPr="00460E9F">
              <w:rPr>
                <w:rFonts w:cs="Arial"/>
                <w:b/>
                <w:bCs/>
                <w:color w:val="000000"/>
              </w:rPr>
              <w:t>Literals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F580F2C" w14:textId="77777777" w:rsidR="00E013D0" w:rsidRPr="00460E9F" w:rsidRDefault="00DF1EDC" w:rsidP="00E013D0">
            <w:pPr>
              <w:rPr>
                <w:rFonts w:cs="Arial"/>
                <w:b/>
                <w:bCs/>
                <w:color w:val="000000"/>
              </w:rPr>
            </w:pPr>
            <w:r w:rsidRPr="00460E9F">
              <w:rPr>
                <w:rFonts w:cs="Arial"/>
                <w:b/>
                <w:bCs/>
                <w:color w:val="000000"/>
              </w:rPr>
              <w:t>Value</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14:paraId="404AC6B4" w14:textId="77777777" w:rsidR="00E013D0" w:rsidRPr="00460E9F" w:rsidRDefault="00DF1EDC" w:rsidP="00E013D0">
            <w:pPr>
              <w:rPr>
                <w:rFonts w:cs="Arial"/>
                <w:b/>
                <w:bCs/>
                <w:color w:val="000000"/>
              </w:rPr>
            </w:pPr>
            <w:r w:rsidRPr="00460E9F">
              <w:rPr>
                <w:rFonts w:cs="Arial"/>
                <w:b/>
                <w:bCs/>
                <w:color w:val="000000"/>
              </w:rPr>
              <w:t>Description</w:t>
            </w:r>
          </w:p>
        </w:tc>
      </w:tr>
      <w:tr w:rsidR="00E013D0" w:rsidRPr="00460E9F" w14:paraId="0C1812C3" w14:textId="77777777" w:rsidTr="00E013D0">
        <w:trPr>
          <w:trHeight w:val="51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496CB57F" w14:textId="77777777" w:rsidR="00E013D0" w:rsidRPr="00460E9F" w:rsidRDefault="00DF1EDC" w:rsidP="00E013D0">
            <w:pPr>
              <w:rPr>
                <w:rFonts w:cs="Arial"/>
                <w:color w:val="000000"/>
              </w:rPr>
            </w:pPr>
            <w:r w:rsidRPr="00460E9F">
              <w:rPr>
                <w:rFonts w:cs="Arial"/>
                <w:color w:val="000000"/>
              </w:rPr>
              <w:t>Type</w:t>
            </w:r>
          </w:p>
        </w:tc>
        <w:tc>
          <w:tcPr>
            <w:tcW w:w="1980" w:type="dxa"/>
            <w:tcBorders>
              <w:top w:val="nil"/>
              <w:left w:val="nil"/>
              <w:bottom w:val="single" w:sz="4" w:space="0" w:color="auto"/>
              <w:right w:val="single" w:sz="4" w:space="0" w:color="auto"/>
            </w:tcBorders>
            <w:shd w:val="clear" w:color="auto" w:fill="auto"/>
            <w:noWrap/>
            <w:vAlign w:val="center"/>
            <w:hideMark/>
          </w:tcPr>
          <w:p w14:paraId="6A7B9A35" w14:textId="77777777" w:rsidR="00E013D0" w:rsidRPr="00460E9F" w:rsidRDefault="00DF1EDC" w:rsidP="00E013D0">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22D7D1A0" w14:textId="77777777" w:rsidR="00E013D0" w:rsidRPr="00460E9F" w:rsidRDefault="00DF1EDC" w:rsidP="00E013D0">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vAlign w:val="center"/>
            <w:hideMark/>
          </w:tcPr>
          <w:p w14:paraId="4C91AFF4" w14:textId="77777777" w:rsidR="00E013D0" w:rsidRPr="00460E9F" w:rsidRDefault="00DF1EDC" w:rsidP="00E013D0">
            <w:pPr>
              <w:rPr>
                <w:rFonts w:cs="Arial"/>
                <w:color w:val="000000"/>
              </w:rPr>
            </w:pPr>
            <w:r w:rsidRPr="00460E9F">
              <w:rPr>
                <w:rFonts w:cs="Arial"/>
                <w:color w:val="000000"/>
              </w:rPr>
              <w:t>Status bit to indicate the number of devices currently connected</w:t>
            </w:r>
          </w:p>
        </w:tc>
      </w:tr>
      <w:tr w:rsidR="00E013D0" w:rsidRPr="00460E9F" w14:paraId="03C42D4F" w14:textId="77777777" w:rsidTr="00E013D0">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29484A1" w14:textId="77777777" w:rsidR="00E013D0" w:rsidRPr="00460E9F" w:rsidRDefault="00DF1EDC" w:rsidP="00E013D0">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66B0DA65" w14:textId="77777777" w:rsidR="00E013D0" w:rsidRPr="00460E9F" w:rsidRDefault="00DF1EDC" w:rsidP="00E013D0">
            <w:pPr>
              <w:rPr>
                <w:rFonts w:cs="Arial"/>
                <w:color w:val="000000"/>
              </w:rPr>
            </w:pPr>
            <w:r w:rsidRPr="00460E9F">
              <w:rPr>
                <w:rFonts w:cs="Arial"/>
                <w:color w:val="000000"/>
              </w:rPr>
              <w:t>0 Devices</w:t>
            </w:r>
          </w:p>
        </w:tc>
        <w:tc>
          <w:tcPr>
            <w:tcW w:w="1170" w:type="dxa"/>
            <w:tcBorders>
              <w:top w:val="nil"/>
              <w:left w:val="nil"/>
              <w:bottom w:val="single" w:sz="4" w:space="0" w:color="auto"/>
              <w:right w:val="single" w:sz="4" w:space="0" w:color="auto"/>
            </w:tcBorders>
            <w:shd w:val="clear" w:color="auto" w:fill="auto"/>
            <w:noWrap/>
            <w:vAlign w:val="center"/>
            <w:hideMark/>
          </w:tcPr>
          <w:p w14:paraId="29B74097" w14:textId="77777777" w:rsidR="00E013D0" w:rsidRPr="00460E9F" w:rsidRDefault="00DF1EDC" w:rsidP="00E013D0">
            <w:pPr>
              <w:rPr>
                <w:rFonts w:cs="Arial"/>
                <w:color w:val="000000"/>
              </w:rPr>
            </w:pPr>
            <w:r w:rsidRPr="00460E9F">
              <w:rPr>
                <w:rFonts w:cs="Arial"/>
                <w:color w:val="000000"/>
              </w:rPr>
              <w:t>0x00</w:t>
            </w:r>
          </w:p>
        </w:tc>
        <w:tc>
          <w:tcPr>
            <w:tcW w:w="3510" w:type="dxa"/>
            <w:tcBorders>
              <w:top w:val="nil"/>
              <w:left w:val="nil"/>
              <w:bottom w:val="single" w:sz="4" w:space="0" w:color="auto"/>
              <w:right w:val="single" w:sz="4" w:space="0" w:color="auto"/>
            </w:tcBorders>
            <w:shd w:val="clear" w:color="auto" w:fill="auto"/>
            <w:noWrap/>
            <w:vAlign w:val="center"/>
            <w:hideMark/>
          </w:tcPr>
          <w:p w14:paraId="7635A9E8" w14:textId="77777777" w:rsidR="00E013D0" w:rsidRPr="00460E9F" w:rsidRDefault="00DF1EDC" w:rsidP="00E013D0">
            <w:pPr>
              <w:rPr>
                <w:rFonts w:cs="Arial"/>
                <w:color w:val="000000"/>
              </w:rPr>
            </w:pPr>
            <w:r w:rsidRPr="00460E9F">
              <w:rPr>
                <w:rFonts w:cs="Arial"/>
                <w:color w:val="000000"/>
              </w:rPr>
              <w:t> </w:t>
            </w:r>
          </w:p>
        </w:tc>
      </w:tr>
      <w:tr w:rsidR="00E013D0" w:rsidRPr="00460E9F" w14:paraId="10594FA4" w14:textId="77777777" w:rsidTr="00E013D0">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180AE547" w14:textId="77777777" w:rsidR="00E013D0" w:rsidRPr="00460E9F" w:rsidRDefault="00DF1EDC" w:rsidP="00E013D0">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750A8365" w14:textId="77777777" w:rsidR="00E013D0" w:rsidRPr="00460E9F" w:rsidRDefault="00DF1EDC" w:rsidP="00E013D0">
            <w:pPr>
              <w:rPr>
                <w:rFonts w:cs="Arial"/>
                <w:color w:val="000000"/>
              </w:rPr>
            </w:pPr>
            <w:r w:rsidRPr="00460E9F">
              <w:rPr>
                <w:rFonts w:cs="Arial"/>
                <w:color w:val="000000"/>
              </w:rPr>
              <w:t>1</w:t>
            </w:r>
            <w:r>
              <w:rPr>
                <w:rFonts w:cs="Arial"/>
                <w:color w:val="000000"/>
              </w:rPr>
              <w:t xml:space="preserve"> Device</w:t>
            </w:r>
          </w:p>
        </w:tc>
        <w:tc>
          <w:tcPr>
            <w:tcW w:w="1170" w:type="dxa"/>
            <w:tcBorders>
              <w:top w:val="nil"/>
              <w:left w:val="nil"/>
              <w:bottom w:val="single" w:sz="4" w:space="0" w:color="auto"/>
              <w:right w:val="single" w:sz="4" w:space="0" w:color="auto"/>
            </w:tcBorders>
            <w:shd w:val="clear" w:color="auto" w:fill="auto"/>
            <w:noWrap/>
            <w:vAlign w:val="center"/>
            <w:hideMark/>
          </w:tcPr>
          <w:p w14:paraId="2F5FB925" w14:textId="77777777" w:rsidR="00E013D0" w:rsidRPr="00460E9F" w:rsidRDefault="00DF1EDC" w:rsidP="00E013D0">
            <w:pPr>
              <w:rPr>
                <w:rFonts w:cs="Arial"/>
                <w:color w:val="000000"/>
              </w:rPr>
            </w:pPr>
            <w:r w:rsidRPr="00460E9F">
              <w:rPr>
                <w:rFonts w:cs="Arial"/>
                <w:color w:val="000000"/>
              </w:rPr>
              <w:t>0x01</w:t>
            </w:r>
          </w:p>
        </w:tc>
        <w:tc>
          <w:tcPr>
            <w:tcW w:w="3510" w:type="dxa"/>
            <w:tcBorders>
              <w:top w:val="nil"/>
              <w:left w:val="nil"/>
              <w:bottom w:val="single" w:sz="4" w:space="0" w:color="auto"/>
              <w:right w:val="single" w:sz="4" w:space="0" w:color="auto"/>
            </w:tcBorders>
            <w:shd w:val="clear" w:color="auto" w:fill="auto"/>
            <w:noWrap/>
            <w:vAlign w:val="center"/>
            <w:hideMark/>
          </w:tcPr>
          <w:p w14:paraId="064E993C" w14:textId="77777777" w:rsidR="00E013D0" w:rsidRPr="00460E9F" w:rsidRDefault="00DF1EDC" w:rsidP="00E013D0">
            <w:pPr>
              <w:rPr>
                <w:rFonts w:cs="Arial"/>
                <w:color w:val="000000"/>
              </w:rPr>
            </w:pPr>
            <w:r w:rsidRPr="00460E9F">
              <w:rPr>
                <w:rFonts w:cs="Arial"/>
                <w:color w:val="000000"/>
              </w:rPr>
              <w:t> </w:t>
            </w:r>
          </w:p>
        </w:tc>
      </w:tr>
      <w:tr w:rsidR="00E013D0" w:rsidRPr="00460E9F" w14:paraId="7320171D" w14:textId="77777777" w:rsidTr="00E013D0">
        <w:trPr>
          <w:trHeight w:val="255"/>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4D510CEF" w14:textId="77777777" w:rsidR="00E013D0" w:rsidRPr="00460E9F" w:rsidRDefault="00DF1EDC" w:rsidP="00E013D0">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396A1C2B" w14:textId="77777777" w:rsidR="00E013D0" w:rsidRPr="00460E9F" w:rsidRDefault="00DF1EDC" w:rsidP="00E013D0">
            <w:pPr>
              <w:rPr>
                <w:rFonts w:cs="Arial"/>
                <w:color w:val="000000"/>
              </w:rPr>
            </w:pPr>
            <w:r w:rsidRPr="00460E9F">
              <w:rPr>
                <w:rFonts w:cs="Arial"/>
                <w:color w:val="000000"/>
              </w:rPr>
              <w:t>2 Devices</w:t>
            </w:r>
          </w:p>
        </w:tc>
        <w:tc>
          <w:tcPr>
            <w:tcW w:w="1170" w:type="dxa"/>
            <w:tcBorders>
              <w:top w:val="nil"/>
              <w:left w:val="nil"/>
              <w:bottom w:val="single" w:sz="4" w:space="0" w:color="auto"/>
              <w:right w:val="single" w:sz="4" w:space="0" w:color="auto"/>
            </w:tcBorders>
            <w:shd w:val="clear" w:color="auto" w:fill="auto"/>
            <w:noWrap/>
            <w:vAlign w:val="center"/>
            <w:hideMark/>
          </w:tcPr>
          <w:p w14:paraId="36C77450" w14:textId="77777777" w:rsidR="00E013D0" w:rsidRPr="00460E9F" w:rsidRDefault="00DF1EDC" w:rsidP="00E013D0">
            <w:pPr>
              <w:rPr>
                <w:rFonts w:cs="Arial"/>
                <w:color w:val="000000"/>
              </w:rPr>
            </w:pPr>
            <w:r w:rsidRPr="00460E9F">
              <w:rPr>
                <w:rFonts w:cs="Arial"/>
                <w:color w:val="000000"/>
              </w:rPr>
              <w:t>0x02</w:t>
            </w:r>
          </w:p>
        </w:tc>
        <w:tc>
          <w:tcPr>
            <w:tcW w:w="3510" w:type="dxa"/>
            <w:tcBorders>
              <w:top w:val="nil"/>
              <w:left w:val="nil"/>
              <w:bottom w:val="single" w:sz="4" w:space="0" w:color="auto"/>
              <w:right w:val="single" w:sz="4" w:space="0" w:color="auto"/>
            </w:tcBorders>
            <w:shd w:val="clear" w:color="auto" w:fill="auto"/>
            <w:noWrap/>
            <w:vAlign w:val="center"/>
            <w:hideMark/>
          </w:tcPr>
          <w:p w14:paraId="1CC600F9" w14:textId="77777777" w:rsidR="00E013D0" w:rsidRPr="00460E9F" w:rsidRDefault="00DF1EDC" w:rsidP="00E013D0">
            <w:pPr>
              <w:rPr>
                <w:rFonts w:cs="Arial"/>
                <w:color w:val="000000"/>
              </w:rPr>
            </w:pPr>
            <w:r w:rsidRPr="00460E9F">
              <w:rPr>
                <w:rFonts w:cs="Arial"/>
                <w:color w:val="000000"/>
              </w:rPr>
              <w:t> </w:t>
            </w:r>
          </w:p>
        </w:tc>
      </w:tr>
      <w:tr w:rsidR="00E013D0" w:rsidRPr="00460E9F" w14:paraId="3D30A5B9" w14:textId="77777777" w:rsidTr="00E013D0">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31239864" w14:textId="77777777" w:rsidR="00E013D0" w:rsidRPr="00460E9F" w:rsidRDefault="00DF1EDC" w:rsidP="00E013D0">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3D99FAB0" w14:textId="77777777" w:rsidR="00E013D0" w:rsidRPr="00460E9F" w:rsidRDefault="00DF1EDC" w:rsidP="00E013D0">
            <w:pPr>
              <w:rPr>
                <w:rFonts w:cs="Arial"/>
                <w:color w:val="000000"/>
              </w:rPr>
            </w:pPr>
            <w:r w:rsidRPr="00460E9F">
              <w:rPr>
                <w:rFonts w:cs="Arial"/>
                <w:color w:val="000000"/>
              </w:rPr>
              <w:t>…</w:t>
            </w:r>
          </w:p>
        </w:tc>
        <w:tc>
          <w:tcPr>
            <w:tcW w:w="1170" w:type="dxa"/>
            <w:tcBorders>
              <w:top w:val="nil"/>
              <w:left w:val="nil"/>
              <w:bottom w:val="single" w:sz="4" w:space="0" w:color="auto"/>
              <w:right w:val="single" w:sz="4" w:space="0" w:color="auto"/>
            </w:tcBorders>
            <w:shd w:val="clear" w:color="auto" w:fill="auto"/>
            <w:noWrap/>
            <w:vAlign w:val="center"/>
            <w:hideMark/>
          </w:tcPr>
          <w:p w14:paraId="5732FAEB" w14:textId="77777777" w:rsidR="00E013D0" w:rsidRPr="00460E9F" w:rsidRDefault="00DF1EDC" w:rsidP="00E013D0">
            <w:pPr>
              <w:rPr>
                <w:rFonts w:cs="Arial"/>
                <w:color w:val="000000"/>
              </w:rPr>
            </w:pPr>
            <w:r w:rsidRPr="00460E9F">
              <w:rPr>
                <w:rFonts w:cs="Arial"/>
                <w:color w:val="000000"/>
              </w:rPr>
              <w:t>…</w:t>
            </w:r>
          </w:p>
        </w:tc>
        <w:tc>
          <w:tcPr>
            <w:tcW w:w="3510" w:type="dxa"/>
            <w:tcBorders>
              <w:top w:val="nil"/>
              <w:left w:val="nil"/>
              <w:bottom w:val="single" w:sz="4" w:space="0" w:color="auto"/>
              <w:right w:val="single" w:sz="4" w:space="0" w:color="auto"/>
            </w:tcBorders>
            <w:shd w:val="clear" w:color="auto" w:fill="auto"/>
            <w:noWrap/>
            <w:vAlign w:val="center"/>
            <w:hideMark/>
          </w:tcPr>
          <w:p w14:paraId="59D0E010" w14:textId="77777777" w:rsidR="00E013D0" w:rsidRPr="00460E9F" w:rsidRDefault="00DF1EDC" w:rsidP="00E013D0">
            <w:pPr>
              <w:rPr>
                <w:rFonts w:cs="Arial"/>
                <w:color w:val="000000"/>
              </w:rPr>
            </w:pPr>
            <w:r w:rsidRPr="00460E9F">
              <w:rPr>
                <w:rFonts w:cs="Arial"/>
                <w:color w:val="000000"/>
              </w:rPr>
              <w:t> </w:t>
            </w:r>
          </w:p>
        </w:tc>
      </w:tr>
      <w:tr w:rsidR="00E013D0" w:rsidRPr="00460E9F" w14:paraId="0B7B9209" w14:textId="77777777" w:rsidTr="00E013D0">
        <w:trPr>
          <w:trHeight w:val="300"/>
          <w:jc w:val="center"/>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14:paraId="0E5270DE" w14:textId="77777777" w:rsidR="00E013D0" w:rsidRPr="00460E9F" w:rsidRDefault="00DF1EDC" w:rsidP="00E013D0">
            <w:pPr>
              <w:rPr>
                <w:rFonts w:cs="Arial"/>
                <w:color w:val="000000"/>
              </w:rPr>
            </w:pPr>
            <w:r w:rsidRPr="00460E9F">
              <w:rPr>
                <w:rFonts w:cs="Arial"/>
                <w:color w:val="000000"/>
              </w:rPr>
              <w:t> </w:t>
            </w:r>
          </w:p>
        </w:tc>
        <w:tc>
          <w:tcPr>
            <w:tcW w:w="1980" w:type="dxa"/>
            <w:tcBorders>
              <w:top w:val="nil"/>
              <w:left w:val="nil"/>
              <w:bottom w:val="single" w:sz="4" w:space="0" w:color="auto"/>
              <w:right w:val="single" w:sz="4" w:space="0" w:color="auto"/>
            </w:tcBorders>
            <w:shd w:val="clear" w:color="auto" w:fill="auto"/>
            <w:noWrap/>
            <w:vAlign w:val="center"/>
            <w:hideMark/>
          </w:tcPr>
          <w:p w14:paraId="0BC0B324" w14:textId="77777777" w:rsidR="00E013D0" w:rsidRPr="00460E9F" w:rsidRDefault="00DF1EDC" w:rsidP="00E013D0">
            <w:pPr>
              <w:rPr>
                <w:rFonts w:cs="Arial"/>
                <w:color w:val="000000"/>
              </w:rPr>
            </w:pPr>
            <w:r>
              <w:rPr>
                <w:rFonts w:cs="Arial"/>
                <w:color w:val="000000"/>
              </w:rPr>
              <w:t>255</w:t>
            </w:r>
            <w:r w:rsidRPr="00460E9F">
              <w:rPr>
                <w:rFonts w:cs="Arial"/>
                <w:color w:val="000000"/>
              </w:rPr>
              <w:t xml:space="preserve"> Devices</w:t>
            </w:r>
          </w:p>
        </w:tc>
        <w:tc>
          <w:tcPr>
            <w:tcW w:w="1170" w:type="dxa"/>
            <w:tcBorders>
              <w:top w:val="nil"/>
              <w:left w:val="nil"/>
              <w:bottom w:val="single" w:sz="4" w:space="0" w:color="auto"/>
              <w:right w:val="single" w:sz="4" w:space="0" w:color="auto"/>
            </w:tcBorders>
            <w:shd w:val="clear" w:color="auto" w:fill="auto"/>
            <w:noWrap/>
            <w:vAlign w:val="center"/>
            <w:hideMark/>
          </w:tcPr>
          <w:p w14:paraId="7AA53248" w14:textId="77777777" w:rsidR="00E013D0" w:rsidRPr="00460E9F" w:rsidRDefault="00DF1EDC" w:rsidP="00E013D0">
            <w:pPr>
              <w:rPr>
                <w:rFonts w:cs="Arial"/>
                <w:color w:val="000000"/>
              </w:rPr>
            </w:pPr>
            <w:r>
              <w:rPr>
                <w:rFonts w:cs="Arial"/>
                <w:color w:val="000000"/>
              </w:rPr>
              <w:t>0xFF</w:t>
            </w:r>
          </w:p>
        </w:tc>
        <w:tc>
          <w:tcPr>
            <w:tcW w:w="3510" w:type="dxa"/>
            <w:tcBorders>
              <w:top w:val="nil"/>
              <w:left w:val="nil"/>
              <w:bottom w:val="single" w:sz="4" w:space="0" w:color="auto"/>
              <w:right w:val="single" w:sz="4" w:space="0" w:color="auto"/>
            </w:tcBorders>
            <w:shd w:val="clear" w:color="auto" w:fill="auto"/>
            <w:noWrap/>
            <w:vAlign w:val="center"/>
            <w:hideMark/>
          </w:tcPr>
          <w:p w14:paraId="2E86FBED" w14:textId="77777777" w:rsidR="00E013D0" w:rsidRPr="00460E9F" w:rsidRDefault="00DF1EDC" w:rsidP="00E013D0">
            <w:pPr>
              <w:rPr>
                <w:rFonts w:cs="Arial"/>
                <w:color w:val="000000"/>
              </w:rPr>
            </w:pPr>
            <w:r w:rsidRPr="00460E9F">
              <w:rPr>
                <w:rFonts w:cs="Arial"/>
                <w:color w:val="000000"/>
              </w:rPr>
              <w:t> </w:t>
            </w:r>
          </w:p>
        </w:tc>
      </w:tr>
    </w:tbl>
    <w:p w14:paraId="1E9E1C11" w14:textId="77777777" w:rsidR="00E013D0" w:rsidRDefault="00E013D0" w:rsidP="00E013D0"/>
    <w:p w14:paraId="32A785E1" w14:textId="77777777" w:rsidR="00E013D0" w:rsidRDefault="00DF1EDC" w:rsidP="008D240F">
      <w:pPr>
        <w:pStyle w:val="Heading4"/>
      </w:pPr>
      <w:r w:rsidRPr="00B9479B">
        <w:t>MD-REQ-222048/A-TelematicsDTC_St</w:t>
      </w:r>
    </w:p>
    <w:p w14:paraId="5FC7CA13" w14:textId="77777777" w:rsidR="00E013D0" w:rsidRPr="00E40509" w:rsidRDefault="00DF1EDC" w:rsidP="00E013D0">
      <w:r w:rsidRPr="00E40509">
        <w:t>Message Type: Status</w:t>
      </w:r>
    </w:p>
    <w:p w14:paraId="0EA023BB" w14:textId="77777777" w:rsidR="00E013D0" w:rsidRPr="00E40509" w:rsidRDefault="00E013D0" w:rsidP="00E013D0"/>
    <w:p w14:paraId="308774D5" w14:textId="77777777" w:rsidR="00E013D0" w:rsidRDefault="00DF1EDC" w:rsidP="00E013D0">
      <w:r>
        <w:t>This signal is used to inform the WifiHotSpotOnBoardClient any currently active telematics DTCs.</w:t>
      </w:r>
    </w:p>
    <w:p w14:paraId="5799D62F" w14:textId="77777777" w:rsidR="00E013D0" w:rsidRPr="00E40509" w:rsidRDefault="00E013D0" w:rsidP="00E013D0"/>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E013D0" w14:paraId="64BD5B5A" w14:textId="77777777" w:rsidTr="00E013D0">
        <w:trPr>
          <w:jc w:val="center"/>
        </w:trPr>
        <w:tc>
          <w:tcPr>
            <w:tcW w:w="823" w:type="dxa"/>
          </w:tcPr>
          <w:p w14:paraId="43BABBDD" w14:textId="77777777" w:rsidR="00E013D0" w:rsidRPr="00E40509" w:rsidRDefault="00DF1EDC" w:rsidP="00E013D0">
            <w:pPr>
              <w:rPr>
                <w:b/>
              </w:rPr>
            </w:pPr>
            <w:r w:rsidRPr="00E40509">
              <w:rPr>
                <w:b/>
              </w:rPr>
              <w:t>Name</w:t>
            </w:r>
          </w:p>
        </w:tc>
        <w:tc>
          <w:tcPr>
            <w:tcW w:w="2100" w:type="dxa"/>
          </w:tcPr>
          <w:p w14:paraId="6DC5F19D" w14:textId="77777777" w:rsidR="00E013D0" w:rsidRPr="00E40509" w:rsidRDefault="00DF1EDC" w:rsidP="00E013D0">
            <w:pPr>
              <w:rPr>
                <w:b/>
              </w:rPr>
            </w:pPr>
            <w:r w:rsidRPr="00E40509">
              <w:rPr>
                <w:b/>
              </w:rPr>
              <w:t>Literals</w:t>
            </w:r>
          </w:p>
        </w:tc>
        <w:tc>
          <w:tcPr>
            <w:tcW w:w="1539" w:type="dxa"/>
          </w:tcPr>
          <w:p w14:paraId="5DD2F631" w14:textId="77777777" w:rsidR="00E013D0" w:rsidRPr="00E40509" w:rsidRDefault="00DF1EDC" w:rsidP="00E013D0">
            <w:pPr>
              <w:rPr>
                <w:b/>
              </w:rPr>
            </w:pPr>
            <w:r w:rsidRPr="00E40509">
              <w:rPr>
                <w:b/>
              </w:rPr>
              <w:t>Value</w:t>
            </w:r>
          </w:p>
        </w:tc>
        <w:tc>
          <w:tcPr>
            <w:tcW w:w="3269" w:type="dxa"/>
          </w:tcPr>
          <w:p w14:paraId="013B8DD8" w14:textId="77777777" w:rsidR="00E013D0" w:rsidRPr="00E40509" w:rsidRDefault="00DF1EDC" w:rsidP="00E013D0">
            <w:pPr>
              <w:rPr>
                <w:b/>
              </w:rPr>
            </w:pPr>
            <w:r w:rsidRPr="00E40509">
              <w:rPr>
                <w:b/>
              </w:rPr>
              <w:t>Description</w:t>
            </w:r>
          </w:p>
        </w:tc>
      </w:tr>
      <w:tr w:rsidR="00E013D0" w14:paraId="6E373A93" w14:textId="77777777" w:rsidTr="00E013D0">
        <w:trPr>
          <w:jc w:val="center"/>
        </w:trPr>
        <w:tc>
          <w:tcPr>
            <w:tcW w:w="823" w:type="dxa"/>
            <w:vAlign w:val="center"/>
          </w:tcPr>
          <w:p w14:paraId="4F667B44" w14:textId="77777777" w:rsidR="00E013D0" w:rsidRPr="00825ED5" w:rsidRDefault="00DF1EDC">
            <w:pPr>
              <w:rPr>
                <w:rFonts w:cs="Arial"/>
                <w:color w:val="000000"/>
              </w:rPr>
            </w:pPr>
            <w:r w:rsidRPr="00825ED5">
              <w:rPr>
                <w:rFonts w:cs="Arial"/>
                <w:color w:val="000000"/>
              </w:rPr>
              <w:t>Type</w:t>
            </w:r>
          </w:p>
        </w:tc>
        <w:tc>
          <w:tcPr>
            <w:tcW w:w="2100" w:type="dxa"/>
            <w:vAlign w:val="center"/>
          </w:tcPr>
          <w:p w14:paraId="2993B067" w14:textId="77777777" w:rsidR="00E013D0" w:rsidRPr="00825ED5" w:rsidRDefault="00DF1EDC">
            <w:pPr>
              <w:rPr>
                <w:rFonts w:cs="Arial"/>
                <w:color w:val="000000"/>
              </w:rPr>
            </w:pPr>
            <w:r w:rsidRPr="00825ED5">
              <w:rPr>
                <w:rFonts w:cs="Arial"/>
                <w:color w:val="000000"/>
              </w:rPr>
              <w:t>-</w:t>
            </w:r>
          </w:p>
        </w:tc>
        <w:tc>
          <w:tcPr>
            <w:tcW w:w="1539" w:type="dxa"/>
            <w:vAlign w:val="center"/>
          </w:tcPr>
          <w:p w14:paraId="21E32AF3" w14:textId="77777777" w:rsidR="00E013D0" w:rsidRPr="00825ED5" w:rsidRDefault="00DF1EDC">
            <w:pPr>
              <w:rPr>
                <w:rFonts w:cs="Arial"/>
                <w:color w:val="000000"/>
              </w:rPr>
            </w:pPr>
            <w:r w:rsidRPr="00825ED5">
              <w:rPr>
                <w:rFonts w:cs="Arial"/>
                <w:color w:val="000000"/>
              </w:rPr>
              <w:t>-</w:t>
            </w:r>
          </w:p>
        </w:tc>
        <w:tc>
          <w:tcPr>
            <w:tcW w:w="3269" w:type="dxa"/>
            <w:vAlign w:val="center"/>
          </w:tcPr>
          <w:p w14:paraId="22F3635A" w14:textId="77777777" w:rsidR="00E013D0" w:rsidRPr="00825ED5" w:rsidRDefault="00DF1EDC" w:rsidP="00E013D0">
            <w:pPr>
              <w:rPr>
                <w:rFonts w:cs="Arial"/>
                <w:color w:val="000000"/>
              </w:rPr>
            </w:pPr>
            <w:r>
              <w:rPr>
                <w:rFonts w:cs="Arial"/>
                <w:color w:val="000000"/>
              </w:rPr>
              <w:t>C</w:t>
            </w:r>
            <w:r w:rsidRPr="00063CB1">
              <w:rPr>
                <w:rFonts w:cs="Arial"/>
                <w:color w:val="000000"/>
              </w:rPr>
              <w:t>urrently active Telematics DTC</w:t>
            </w:r>
          </w:p>
        </w:tc>
      </w:tr>
      <w:tr w:rsidR="00E013D0" w14:paraId="75D989B5" w14:textId="77777777" w:rsidTr="00E013D0">
        <w:trPr>
          <w:jc w:val="center"/>
        </w:trPr>
        <w:tc>
          <w:tcPr>
            <w:tcW w:w="823" w:type="dxa"/>
            <w:vAlign w:val="center"/>
          </w:tcPr>
          <w:p w14:paraId="57CF1329" w14:textId="77777777" w:rsidR="00E013D0" w:rsidRPr="00825ED5" w:rsidRDefault="00DF1EDC">
            <w:pPr>
              <w:rPr>
                <w:rFonts w:cs="Arial"/>
                <w:color w:val="000000"/>
              </w:rPr>
            </w:pPr>
            <w:r w:rsidRPr="00825ED5">
              <w:rPr>
                <w:rFonts w:cs="Arial"/>
                <w:color w:val="000000"/>
              </w:rPr>
              <w:t> </w:t>
            </w:r>
          </w:p>
        </w:tc>
        <w:tc>
          <w:tcPr>
            <w:tcW w:w="2100" w:type="dxa"/>
          </w:tcPr>
          <w:p w14:paraId="3E1EEC2E" w14:textId="77777777" w:rsidR="00E013D0" w:rsidRPr="00825ED5" w:rsidRDefault="00DF1EDC" w:rsidP="00E013D0">
            <w:pPr>
              <w:rPr>
                <w:rFonts w:cs="Arial"/>
              </w:rPr>
            </w:pPr>
            <w:r w:rsidRPr="00825ED5">
              <w:rPr>
                <w:rFonts w:cs="Arial"/>
              </w:rPr>
              <w:t>Null</w:t>
            </w:r>
          </w:p>
        </w:tc>
        <w:tc>
          <w:tcPr>
            <w:tcW w:w="1539" w:type="dxa"/>
          </w:tcPr>
          <w:p w14:paraId="435763D9" w14:textId="77777777" w:rsidR="00E013D0" w:rsidRPr="00825ED5" w:rsidRDefault="00DF1EDC" w:rsidP="00E013D0">
            <w:pPr>
              <w:rPr>
                <w:rFonts w:cs="Arial"/>
              </w:rPr>
            </w:pPr>
            <w:r w:rsidRPr="00825ED5">
              <w:rPr>
                <w:rFonts w:cs="Arial"/>
              </w:rPr>
              <w:t>0x00</w:t>
            </w:r>
            <w:r>
              <w:rPr>
                <w:rFonts w:cs="Arial"/>
              </w:rPr>
              <w:t>0</w:t>
            </w:r>
          </w:p>
        </w:tc>
        <w:tc>
          <w:tcPr>
            <w:tcW w:w="3269" w:type="dxa"/>
          </w:tcPr>
          <w:p w14:paraId="0A9E4C15" w14:textId="77777777" w:rsidR="00E013D0" w:rsidRPr="00825ED5" w:rsidRDefault="00E013D0" w:rsidP="00E013D0">
            <w:pPr>
              <w:rPr>
                <w:rFonts w:cs="Arial"/>
              </w:rPr>
            </w:pPr>
          </w:p>
        </w:tc>
      </w:tr>
      <w:tr w:rsidR="00E013D0" w14:paraId="662D6279" w14:textId="77777777" w:rsidTr="00E013D0">
        <w:trPr>
          <w:jc w:val="center"/>
        </w:trPr>
        <w:tc>
          <w:tcPr>
            <w:tcW w:w="823" w:type="dxa"/>
            <w:vAlign w:val="center"/>
          </w:tcPr>
          <w:p w14:paraId="3584DAEB" w14:textId="77777777" w:rsidR="00E013D0" w:rsidRPr="00825ED5" w:rsidRDefault="00DF1EDC">
            <w:pPr>
              <w:rPr>
                <w:rFonts w:cs="Arial"/>
                <w:color w:val="000000"/>
              </w:rPr>
            </w:pPr>
            <w:r w:rsidRPr="00825ED5">
              <w:rPr>
                <w:rFonts w:cs="Arial"/>
                <w:color w:val="000000"/>
              </w:rPr>
              <w:t> </w:t>
            </w:r>
          </w:p>
        </w:tc>
        <w:tc>
          <w:tcPr>
            <w:tcW w:w="2100" w:type="dxa"/>
          </w:tcPr>
          <w:p w14:paraId="44CF2E15" w14:textId="77777777" w:rsidR="00E013D0" w:rsidRPr="00825ED5" w:rsidRDefault="00DF1EDC" w:rsidP="00E013D0">
            <w:pPr>
              <w:rPr>
                <w:rFonts w:cs="Arial"/>
              </w:rPr>
            </w:pPr>
            <w:r w:rsidRPr="00063CB1">
              <w:rPr>
                <w:rFonts w:cs="Arial"/>
              </w:rPr>
              <w:t>Chipset Init. Failure</w:t>
            </w:r>
          </w:p>
        </w:tc>
        <w:tc>
          <w:tcPr>
            <w:tcW w:w="1539" w:type="dxa"/>
          </w:tcPr>
          <w:p w14:paraId="5B27A4C2" w14:textId="77777777" w:rsidR="00E013D0" w:rsidRPr="00825ED5" w:rsidRDefault="00DF1EDC" w:rsidP="00E013D0">
            <w:pPr>
              <w:rPr>
                <w:rFonts w:cs="Arial"/>
              </w:rPr>
            </w:pPr>
            <w:r w:rsidRPr="00825ED5">
              <w:rPr>
                <w:rFonts w:cs="Arial"/>
              </w:rPr>
              <w:t>0x0</w:t>
            </w:r>
            <w:r>
              <w:rPr>
                <w:rFonts w:cs="Arial"/>
              </w:rPr>
              <w:t>0</w:t>
            </w:r>
            <w:r w:rsidRPr="00825ED5">
              <w:rPr>
                <w:rFonts w:cs="Arial"/>
              </w:rPr>
              <w:t>1</w:t>
            </w:r>
          </w:p>
        </w:tc>
        <w:tc>
          <w:tcPr>
            <w:tcW w:w="3269" w:type="dxa"/>
          </w:tcPr>
          <w:p w14:paraId="1AE88B1C" w14:textId="77777777" w:rsidR="00E013D0" w:rsidRPr="00825ED5" w:rsidRDefault="00E013D0" w:rsidP="00E013D0">
            <w:pPr>
              <w:rPr>
                <w:rFonts w:cs="Arial"/>
              </w:rPr>
            </w:pPr>
          </w:p>
        </w:tc>
      </w:tr>
      <w:tr w:rsidR="00E013D0" w14:paraId="268A7666" w14:textId="77777777" w:rsidTr="00E013D0">
        <w:trPr>
          <w:jc w:val="center"/>
        </w:trPr>
        <w:tc>
          <w:tcPr>
            <w:tcW w:w="823" w:type="dxa"/>
            <w:vAlign w:val="center"/>
          </w:tcPr>
          <w:p w14:paraId="7627A9B9" w14:textId="77777777" w:rsidR="00E013D0" w:rsidRPr="00825ED5" w:rsidRDefault="00E013D0">
            <w:pPr>
              <w:rPr>
                <w:rFonts w:cs="Arial"/>
                <w:color w:val="000000"/>
              </w:rPr>
            </w:pPr>
          </w:p>
        </w:tc>
        <w:tc>
          <w:tcPr>
            <w:tcW w:w="2100" w:type="dxa"/>
          </w:tcPr>
          <w:p w14:paraId="6AA72261" w14:textId="77777777" w:rsidR="00E013D0" w:rsidRPr="00825ED5" w:rsidRDefault="00DF1EDC" w:rsidP="00E013D0">
            <w:pPr>
              <w:rPr>
                <w:rFonts w:cs="Arial"/>
              </w:rPr>
            </w:pPr>
            <w:r w:rsidRPr="00063CB1">
              <w:rPr>
                <w:rFonts w:cs="Arial"/>
              </w:rPr>
              <w:t>Runtime Error</w:t>
            </w:r>
          </w:p>
        </w:tc>
        <w:tc>
          <w:tcPr>
            <w:tcW w:w="1539" w:type="dxa"/>
          </w:tcPr>
          <w:p w14:paraId="28DECCF7" w14:textId="77777777" w:rsidR="00E013D0" w:rsidRPr="00825ED5" w:rsidRDefault="00DF1EDC" w:rsidP="00E013D0">
            <w:pPr>
              <w:rPr>
                <w:rFonts w:cs="Arial"/>
              </w:rPr>
            </w:pPr>
            <w:r w:rsidRPr="00825ED5">
              <w:rPr>
                <w:rFonts w:cs="Arial"/>
              </w:rPr>
              <w:t>0x0</w:t>
            </w:r>
            <w:r>
              <w:rPr>
                <w:rFonts w:cs="Arial"/>
              </w:rPr>
              <w:t>0</w:t>
            </w:r>
            <w:r w:rsidRPr="00825ED5">
              <w:rPr>
                <w:rFonts w:cs="Arial"/>
              </w:rPr>
              <w:t>2</w:t>
            </w:r>
          </w:p>
        </w:tc>
        <w:tc>
          <w:tcPr>
            <w:tcW w:w="3269" w:type="dxa"/>
          </w:tcPr>
          <w:p w14:paraId="0669DE86" w14:textId="77777777" w:rsidR="00E013D0" w:rsidRPr="00825ED5" w:rsidRDefault="00E013D0" w:rsidP="00E013D0">
            <w:pPr>
              <w:rPr>
                <w:rFonts w:cs="Arial"/>
              </w:rPr>
            </w:pPr>
          </w:p>
        </w:tc>
      </w:tr>
      <w:tr w:rsidR="00E013D0" w14:paraId="578A0FBE" w14:textId="77777777" w:rsidTr="00E013D0">
        <w:trPr>
          <w:trHeight w:val="215"/>
          <w:jc w:val="center"/>
        </w:trPr>
        <w:tc>
          <w:tcPr>
            <w:tcW w:w="823" w:type="dxa"/>
            <w:vAlign w:val="center"/>
          </w:tcPr>
          <w:p w14:paraId="28ECF7FB" w14:textId="77777777" w:rsidR="00E013D0" w:rsidRPr="00825ED5" w:rsidRDefault="00DF1EDC">
            <w:pPr>
              <w:rPr>
                <w:rFonts w:cs="Arial"/>
                <w:color w:val="000000"/>
              </w:rPr>
            </w:pPr>
            <w:r w:rsidRPr="00825ED5">
              <w:rPr>
                <w:rFonts w:cs="Arial"/>
                <w:color w:val="000000"/>
              </w:rPr>
              <w:t> </w:t>
            </w:r>
          </w:p>
        </w:tc>
        <w:tc>
          <w:tcPr>
            <w:tcW w:w="2100" w:type="dxa"/>
          </w:tcPr>
          <w:p w14:paraId="25F21241" w14:textId="77777777" w:rsidR="00E013D0" w:rsidRPr="00825ED5" w:rsidRDefault="00DF1EDC" w:rsidP="00E013D0">
            <w:pPr>
              <w:rPr>
                <w:rFonts w:cs="Arial"/>
              </w:rPr>
            </w:pPr>
            <w:r>
              <w:rPr>
                <w:rFonts w:cs="Arial"/>
              </w:rPr>
              <w:t>Reserved</w:t>
            </w:r>
          </w:p>
        </w:tc>
        <w:tc>
          <w:tcPr>
            <w:tcW w:w="1539" w:type="dxa"/>
          </w:tcPr>
          <w:p w14:paraId="52B318AF" w14:textId="77777777" w:rsidR="00E013D0" w:rsidRPr="00825ED5" w:rsidRDefault="00DF1EDC" w:rsidP="00E013D0">
            <w:pPr>
              <w:rPr>
                <w:rFonts w:cs="Arial"/>
              </w:rPr>
            </w:pPr>
            <w:r w:rsidRPr="00105BE9">
              <w:rPr>
                <w:rFonts w:cs="Arial"/>
              </w:rPr>
              <w:t>0x003 - 0xFFF</w:t>
            </w:r>
          </w:p>
        </w:tc>
        <w:tc>
          <w:tcPr>
            <w:tcW w:w="3269" w:type="dxa"/>
          </w:tcPr>
          <w:p w14:paraId="3BC6DFF2" w14:textId="77777777" w:rsidR="00E013D0" w:rsidRPr="00825ED5" w:rsidRDefault="00E013D0" w:rsidP="00E013D0">
            <w:pPr>
              <w:rPr>
                <w:rFonts w:cs="Arial"/>
              </w:rPr>
            </w:pPr>
          </w:p>
        </w:tc>
      </w:tr>
    </w:tbl>
    <w:p w14:paraId="668ADB24" w14:textId="77777777" w:rsidR="00E013D0" w:rsidRDefault="00E013D0" w:rsidP="00E013D0"/>
    <w:p w14:paraId="7805DC3A" w14:textId="77777777" w:rsidR="00E013D0" w:rsidRDefault="00DF1EDC" w:rsidP="008D240F">
      <w:pPr>
        <w:pStyle w:val="Heading4"/>
      </w:pPr>
      <w:r w:rsidRPr="00B9479B">
        <w:t>MD-REQ-222050/A-DataUsageFeature_St</w:t>
      </w:r>
    </w:p>
    <w:p w14:paraId="13DE8958" w14:textId="77777777" w:rsidR="00E013D0" w:rsidRPr="00E40509" w:rsidRDefault="00DF1EDC" w:rsidP="00E013D0">
      <w:r w:rsidRPr="00E40509">
        <w:t>Message Type: Status</w:t>
      </w:r>
    </w:p>
    <w:p w14:paraId="5B47BA93" w14:textId="77777777" w:rsidR="00E013D0" w:rsidRPr="00E40509" w:rsidRDefault="00E013D0" w:rsidP="00E013D0"/>
    <w:p w14:paraId="69CD8FC9" w14:textId="77777777" w:rsidR="00E013D0" w:rsidRDefault="00DF1EDC" w:rsidP="00E013D0">
      <w:r>
        <w:t>This signal is used to inform the WifiHotSpotOnBoardClient whether the Data Usage functionality is to be supported and shown to the customer.</w:t>
      </w:r>
    </w:p>
    <w:p w14:paraId="0E1211ED" w14:textId="77777777" w:rsidR="00E013D0" w:rsidRPr="00E40509" w:rsidRDefault="00E013D0" w:rsidP="00E013D0"/>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E013D0" w14:paraId="639DA426" w14:textId="77777777" w:rsidTr="00E013D0">
        <w:trPr>
          <w:jc w:val="center"/>
        </w:trPr>
        <w:tc>
          <w:tcPr>
            <w:tcW w:w="823" w:type="dxa"/>
          </w:tcPr>
          <w:p w14:paraId="664666E5" w14:textId="77777777" w:rsidR="00E013D0" w:rsidRPr="00E40509" w:rsidRDefault="00DF1EDC" w:rsidP="00E013D0">
            <w:pPr>
              <w:rPr>
                <w:b/>
              </w:rPr>
            </w:pPr>
            <w:r w:rsidRPr="00E40509">
              <w:rPr>
                <w:b/>
              </w:rPr>
              <w:t>Name</w:t>
            </w:r>
          </w:p>
        </w:tc>
        <w:tc>
          <w:tcPr>
            <w:tcW w:w="2100" w:type="dxa"/>
          </w:tcPr>
          <w:p w14:paraId="35E64911" w14:textId="77777777" w:rsidR="00E013D0" w:rsidRPr="00E40509" w:rsidRDefault="00DF1EDC" w:rsidP="00E013D0">
            <w:pPr>
              <w:rPr>
                <w:b/>
              </w:rPr>
            </w:pPr>
            <w:r w:rsidRPr="00E40509">
              <w:rPr>
                <w:b/>
              </w:rPr>
              <w:t>Literals</w:t>
            </w:r>
          </w:p>
        </w:tc>
        <w:tc>
          <w:tcPr>
            <w:tcW w:w="1539" w:type="dxa"/>
          </w:tcPr>
          <w:p w14:paraId="5E8DDDE7" w14:textId="77777777" w:rsidR="00E013D0" w:rsidRPr="00E40509" w:rsidRDefault="00DF1EDC" w:rsidP="00E013D0">
            <w:pPr>
              <w:rPr>
                <w:b/>
              </w:rPr>
            </w:pPr>
            <w:r w:rsidRPr="00E40509">
              <w:rPr>
                <w:b/>
              </w:rPr>
              <w:t>Value</w:t>
            </w:r>
          </w:p>
        </w:tc>
        <w:tc>
          <w:tcPr>
            <w:tcW w:w="3269" w:type="dxa"/>
          </w:tcPr>
          <w:p w14:paraId="0386C0C3" w14:textId="77777777" w:rsidR="00E013D0" w:rsidRPr="00E40509" w:rsidRDefault="00DF1EDC" w:rsidP="00E013D0">
            <w:pPr>
              <w:rPr>
                <w:b/>
              </w:rPr>
            </w:pPr>
            <w:r w:rsidRPr="00E40509">
              <w:rPr>
                <w:b/>
              </w:rPr>
              <w:t>Description</w:t>
            </w:r>
          </w:p>
        </w:tc>
      </w:tr>
      <w:tr w:rsidR="00E013D0" w14:paraId="3D637B31" w14:textId="77777777" w:rsidTr="00E013D0">
        <w:trPr>
          <w:jc w:val="center"/>
        </w:trPr>
        <w:tc>
          <w:tcPr>
            <w:tcW w:w="823" w:type="dxa"/>
            <w:vAlign w:val="center"/>
          </w:tcPr>
          <w:p w14:paraId="31AF1F32" w14:textId="77777777" w:rsidR="00E013D0" w:rsidRDefault="00DF1EDC">
            <w:pPr>
              <w:rPr>
                <w:rFonts w:cs="Arial"/>
                <w:color w:val="000000"/>
              </w:rPr>
            </w:pPr>
            <w:r>
              <w:rPr>
                <w:rFonts w:cs="Arial"/>
                <w:color w:val="000000"/>
              </w:rPr>
              <w:t>Type</w:t>
            </w:r>
          </w:p>
        </w:tc>
        <w:tc>
          <w:tcPr>
            <w:tcW w:w="2100" w:type="dxa"/>
            <w:vAlign w:val="center"/>
          </w:tcPr>
          <w:p w14:paraId="264C8F64" w14:textId="77777777" w:rsidR="00E013D0" w:rsidRDefault="00DF1EDC">
            <w:pPr>
              <w:rPr>
                <w:rFonts w:cs="Arial"/>
                <w:color w:val="000000"/>
              </w:rPr>
            </w:pPr>
            <w:r>
              <w:rPr>
                <w:rFonts w:cs="Arial"/>
                <w:color w:val="000000"/>
              </w:rPr>
              <w:t>-</w:t>
            </w:r>
          </w:p>
        </w:tc>
        <w:tc>
          <w:tcPr>
            <w:tcW w:w="1539" w:type="dxa"/>
            <w:vAlign w:val="center"/>
          </w:tcPr>
          <w:p w14:paraId="6225BB14" w14:textId="77777777" w:rsidR="00E013D0" w:rsidRDefault="00DF1EDC">
            <w:pPr>
              <w:rPr>
                <w:rFonts w:cs="Arial"/>
                <w:color w:val="000000"/>
              </w:rPr>
            </w:pPr>
            <w:r>
              <w:rPr>
                <w:rFonts w:cs="Arial"/>
                <w:color w:val="000000"/>
              </w:rPr>
              <w:t>-</w:t>
            </w:r>
          </w:p>
        </w:tc>
        <w:tc>
          <w:tcPr>
            <w:tcW w:w="3269" w:type="dxa"/>
            <w:vAlign w:val="center"/>
          </w:tcPr>
          <w:p w14:paraId="5C86E09B" w14:textId="77777777" w:rsidR="00E013D0" w:rsidRDefault="00DF1EDC">
            <w:pPr>
              <w:rPr>
                <w:rFonts w:cs="Arial"/>
                <w:color w:val="000000"/>
              </w:rPr>
            </w:pPr>
            <w:r>
              <w:rPr>
                <w:rFonts w:cs="Arial"/>
                <w:color w:val="000000"/>
              </w:rPr>
              <w:t>Data Usage functionality status</w:t>
            </w:r>
          </w:p>
        </w:tc>
      </w:tr>
      <w:tr w:rsidR="00E013D0" w14:paraId="691AF576" w14:textId="77777777" w:rsidTr="00E013D0">
        <w:trPr>
          <w:jc w:val="center"/>
        </w:trPr>
        <w:tc>
          <w:tcPr>
            <w:tcW w:w="823" w:type="dxa"/>
            <w:vAlign w:val="center"/>
          </w:tcPr>
          <w:p w14:paraId="2C79DB52" w14:textId="77777777" w:rsidR="00E013D0" w:rsidRDefault="00DF1EDC">
            <w:pPr>
              <w:rPr>
                <w:rFonts w:cs="Arial"/>
                <w:color w:val="000000"/>
              </w:rPr>
            </w:pPr>
            <w:r>
              <w:rPr>
                <w:rFonts w:cs="Arial"/>
                <w:color w:val="000000"/>
              </w:rPr>
              <w:t> </w:t>
            </w:r>
          </w:p>
        </w:tc>
        <w:tc>
          <w:tcPr>
            <w:tcW w:w="2100" w:type="dxa"/>
            <w:vAlign w:val="center"/>
          </w:tcPr>
          <w:p w14:paraId="59DFAE6E" w14:textId="77777777" w:rsidR="00E013D0" w:rsidRDefault="00DF1EDC">
            <w:pPr>
              <w:rPr>
                <w:rFonts w:cs="Arial"/>
                <w:color w:val="000000"/>
              </w:rPr>
            </w:pPr>
            <w:r>
              <w:rPr>
                <w:rFonts w:cs="Arial"/>
                <w:color w:val="000000"/>
              </w:rPr>
              <w:t>Null</w:t>
            </w:r>
          </w:p>
        </w:tc>
        <w:tc>
          <w:tcPr>
            <w:tcW w:w="1539" w:type="dxa"/>
            <w:vAlign w:val="center"/>
          </w:tcPr>
          <w:p w14:paraId="7533A366" w14:textId="77777777" w:rsidR="00E013D0" w:rsidRDefault="00DF1EDC">
            <w:pPr>
              <w:rPr>
                <w:rFonts w:cs="Arial"/>
                <w:color w:val="000000"/>
              </w:rPr>
            </w:pPr>
            <w:r>
              <w:rPr>
                <w:rFonts w:cs="Arial"/>
                <w:color w:val="000000"/>
              </w:rPr>
              <w:t>0x00</w:t>
            </w:r>
          </w:p>
        </w:tc>
        <w:tc>
          <w:tcPr>
            <w:tcW w:w="3269" w:type="dxa"/>
            <w:vAlign w:val="center"/>
          </w:tcPr>
          <w:p w14:paraId="59108068" w14:textId="77777777" w:rsidR="00E013D0" w:rsidRDefault="00DF1EDC">
            <w:pPr>
              <w:rPr>
                <w:rFonts w:cs="Arial"/>
                <w:color w:val="000000"/>
              </w:rPr>
            </w:pPr>
            <w:r>
              <w:rPr>
                <w:rFonts w:cs="Arial"/>
                <w:color w:val="000000"/>
              </w:rPr>
              <w:t> </w:t>
            </w:r>
          </w:p>
        </w:tc>
      </w:tr>
      <w:tr w:rsidR="00E013D0" w14:paraId="3F7EF1E8" w14:textId="77777777" w:rsidTr="00E013D0">
        <w:trPr>
          <w:jc w:val="center"/>
        </w:trPr>
        <w:tc>
          <w:tcPr>
            <w:tcW w:w="823" w:type="dxa"/>
            <w:vAlign w:val="center"/>
          </w:tcPr>
          <w:p w14:paraId="4A47AE59" w14:textId="77777777" w:rsidR="00E013D0" w:rsidRDefault="00DF1EDC">
            <w:pPr>
              <w:rPr>
                <w:rFonts w:cs="Arial"/>
                <w:color w:val="000000"/>
              </w:rPr>
            </w:pPr>
            <w:r>
              <w:rPr>
                <w:rFonts w:cs="Arial"/>
                <w:color w:val="000000"/>
              </w:rPr>
              <w:t> </w:t>
            </w:r>
          </w:p>
        </w:tc>
        <w:tc>
          <w:tcPr>
            <w:tcW w:w="2100" w:type="dxa"/>
            <w:vAlign w:val="center"/>
          </w:tcPr>
          <w:p w14:paraId="3AF85730" w14:textId="77777777" w:rsidR="00E013D0" w:rsidRDefault="00DF1EDC">
            <w:pPr>
              <w:rPr>
                <w:rFonts w:cs="Arial"/>
                <w:color w:val="000000"/>
              </w:rPr>
            </w:pPr>
            <w:r>
              <w:rPr>
                <w:rFonts w:cs="Arial"/>
                <w:color w:val="000000"/>
              </w:rPr>
              <w:t>Off</w:t>
            </w:r>
          </w:p>
        </w:tc>
        <w:tc>
          <w:tcPr>
            <w:tcW w:w="1539" w:type="dxa"/>
            <w:vAlign w:val="center"/>
          </w:tcPr>
          <w:p w14:paraId="64359185" w14:textId="77777777" w:rsidR="00E013D0" w:rsidRDefault="00DF1EDC">
            <w:pPr>
              <w:rPr>
                <w:rFonts w:cs="Arial"/>
                <w:color w:val="000000"/>
              </w:rPr>
            </w:pPr>
            <w:r>
              <w:rPr>
                <w:rFonts w:cs="Arial"/>
                <w:color w:val="000000"/>
              </w:rPr>
              <w:t>0x01</w:t>
            </w:r>
          </w:p>
        </w:tc>
        <w:tc>
          <w:tcPr>
            <w:tcW w:w="3269" w:type="dxa"/>
            <w:vAlign w:val="center"/>
          </w:tcPr>
          <w:p w14:paraId="761C8749" w14:textId="77777777" w:rsidR="00E013D0" w:rsidRDefault="00DF1EDC">
            <w:pPr>
              <w:rPr>
                <w:rFonts w:cs="Arial"/>
                <w:color w:val="000000"/>
              </w:rPr>
            </w:pPr>
            <w:r>
              <w:rPr>
                <w:rFonts w:cs="Arial"/>
                <w:color w:val="000000"/>
              </w:rPr>
              <w:t> </w:t>
            </w:r>
          </w:p>
        </w:tc>
      </w:tr>
      <w:tr w:rsidR="00E013D0" w14:paraId="6B337E66" w14:textId="77777777" w:rsidTr="00E013D0">
        <w:trPr>
          <w:jc w:val="center"/>
        </w:trPr>
        <w:tc>
          <w:tcPr>
            <w:tcW w:w="823" w:type="dxa"/>
            <w:vAlign w:val="center"/>
          </w:tcPr>
          <w:p w14:paraId="04132AD3" w14:textId="77777777" w:rsidR="00E013D0" w:rsidRDefault="00DF1EDC">
            <w:pPr>
              <w:rPr>
                <w:rFonts w:cs="Arial"/>
                <w:color w:val="000000"/>
              </w:rPr>
            </w:pPr>
            <w:r>
              <w:rPr>
                <w:rFonts w:cs="Arial"/>
                <w:color w:val="000000"/>
              </w:rPr>
              <w:t> </w:t>
            </w:r>
          </w:p>
        </w:tc>
        <w:tc>
          <w:tcPr>
            <w:tcW w:w="2100" w:type="dxa"/>
            <w:vAlign w:val="center"/>
          </w:tcPr>
          <w:p w14:paraId="6E5E9673" w14:textId="77777777" w:rsidR="00E013D0" w:rsidRDefault="00DF1EDC">
            <w:pPr>
              <w:rPr>
                <w:rFonts w:cs="Arial"/>
                <w:color w:val="000000"/>
              </w:rPr>
            </w:pPr>
            <w:r>
              <w:rPr>
                <w:rFonts w:cs="Arial"/>
                <w:color w:val="000000"/>
              </w:rPr>
              <w:t>On</w:t>
            </w:r>
          </w:p>
        </w:tc>
        <w:tc>
          <w:tcPr>
            <w:tcW w:w="1539" w:type="dxa"/>
            <w:vAlign w:val="center"/>
          </w:tcPr>
          <w:p w14:paraId="3DBEA3A7" w14:textId="77777777" w:rsidR="00E013D0" w:rsidRDefault="00DF1EDC">
            <w:pPr>
              <w:rPr>
                <w:rFonts w:cs="Arial"/>
                <w:color w:val="000000"/>
              </w:rPr>
            </w:pPr>
            <w:r>
              <w:rPr>
                <w:rFonts w:cs="Arial"/>
                <w:color w:val="000000"/>
              </w:rPr>
              <w:t>0x02</w:t>
            </w:r>
          </w:p>
        </w:tc>
        <w:tc>
          <w:tcPr>
            <w:tcW w:w="3269" w:type="dxa"/>
            <w:vAlign w:val="center"/>
          </w:tcPr>
          <w:p w14:paraId="55990A78" w14:textId="77777777" w:rsidR="00E013D0" w:rsidRDefault="00DF1EDC">
            <w:pPr>
              <w:rPr>
                <w:rFonts w:cs="Arial"/>
                <w:color w:val="000000"/>
              </w:rPr>
            </w:pPr>
            <w:r>
              <w:rPr>
                <w:rFonts w:cs="Arial"/>
                <w:color w:val="000000"/>
              </w:rPr>
              <w:t> </w:t>
            </w:r>
          </w:p>
        </w:tc>
      </w:tr>
    </w:tbl>
    <w:p w14:paraId="318502F8" w14:textId="77777777" w:rsidR="00E013D0" w:rsidRDefault="00E013D0" w:rsidP="00E013D0"/>
    <w:p w14:paraId="56CFBDEF" w14:textId="77777777" w:rsidR="00E013D0" w:rsidRDefault="00DF1EDC" w:rsidP="008D240F">
      <w:pPr>
        <w:pStyle w:val="Heading4"/>
      </w:pPr>
      <w:r w:rsidRPr="00B9479B">
        <w:t>MD-REQ-222051/A-HotspotAPNConnection_St</w:t>
      </w:r>
    </w:p>
    <w:p w14:paraId="7AB64B7E" w14:textId="77777777" w:rsidR="00E013D0" w:rsidRPr="00E40509" w:rsidRDefault="00DF1EDC" w:rsidP="00E013D0">
      <w:r w:rsidRPr="00E40509">
        <w:t>Message Type: Status</w:t>
      </w:r>
    </w:p>
    <w:p w14:paraId="3E7B2087" w14:textId="77777777" w:rsidR="00E013D0" w:rsidRPr="00E40509" w:rsidRDefault="00E013D0" w:rsidP="00E013D0"/>
    <w:p w14:paraId="149BA959" w14:textId="77777777" w:rsidR="00E013D0" w:rsidRDefault="00DF1EDC" w:rsidP="00E013D0">
      <w:r>
        <w:t>This signal is used to inform the WifiHotSpotOnBoardClient of the WifiHotspot APN connection status.</w:t>
      </w:r>
    </w:p>
    <w:p w14:paraId="32BC67B1" w14:textId="77777777" w:rsidR="00E013D0" w:rsidRPr="00E40509" w:rsidRDefault="00E013D0" w:rsidP="00E013D0"/>
    <w:tbl>
      <w:tblPr>
        <w:tblW w:w="7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
        <w:gridCol w:w="2100"/>
        <w:gridCol w:w="1539"/>
        <w:gridCol w:w="3269"/>
      </w:tblGrid>
      <w:tr w:rsidR="00E013D0" w14:paraId="3AA6F6A4" w14:textId="77777777" w:rsidTr="00E013D0">
        <w:trPr>
          <w:jc w:val="center"/>
        </w:trPr>
        <w:tc>
          <w:tcPr>
            <w:tcW w:w="823" w:type="dxa"/>
          </w:tcPr>
          <w:p w14:paraId="00E2B929" w14:textId="77777777" w:rsidR="00E013D0" w:rsidRPr="00E40509" w:rsidRDefault="00DF1EDC" w:rsidP="00E013D0">
            <w:pPr>
              <w:rPr>
                <w:b/>
              </w:rPr>
            </w:pPr>
            <w:r w:rsidRPr="00E40509">
              <w:rPr>
                <w:b/>
              </w:rPr>
              <w:t>Name</w:t>
            </w:r>
          </w:p>
        </w:tc>
        <w:tc>
          <w:tcPr>
            <w:tcW w:w="2100" w:type="dxa"/>
          </w:tcPr>
          <w:p w14:paraId="14E614CB" w14:textId="77777777" w:rsidR="00E013D0" w:rsidRPr="00E40509" w:rsidRDefault="00DF1EDC" w:rsidP="00E013D0">
            <w:pPr>
              <w:rPr>
                <w:b/>
              </w:rPr>
            </w:pPr>
            <w:r w:rsidRPr="00E40509">
              <w:rPr>
                <w:b/>
              </w:rPr>
              <w:t>Literals</w:t>
            </w:r>
          </w:p>
        </w:tc>
        <w:tc>
          <w:tcPr>
            <w:tcW w:w="1539" w:type="dxa"/>
          </w:tcPr>
          <w:p w14:paraId="59B85A61" w14:textId="77777777" w:rsidR="00E013D0" w:rsidRPr="00E40509" w:rsidRDefault="00DF1EDC" w:rsidP="00E013D0">
            <w:pPr>
              <w:rPr>
                <w:b/>
              </w:rPr>
            </w:pPr>
            <w:r w:rsidRPr="00E40509">
              <w:rPr>
                <w:b/>
              </w:rPr>
              <w:t>Value</w:t>
            </w:r>
          </w:p>
        </w:tc>
        <w:tc>
          <w:tcPr>
            <w:tcW w:w="3269" w:type="dxa"/>
          </w:tcPr>
          <w:p w14:paraId="10702E25" w14:textId="77777777" w:rsidR="00E013D0" w:rsidRPr="00E40509" w:rsidRDefault="00DF1EDC" w:rsidP="00E013D0">
            <w:pPr>
              <w:rPr>
                <w:b/>
              </w:rPr>
            </w:pPr>
            <w:r w:rsidRPr="00E40509">
              <w:rPr>
                <w:b/>
              </w:rPr>
              <w:t>Description</w:t>
            </w:r>
          </w:p>
        </w:tc>
      </w:tr>
      <w:tr w:rsidR="00E013D0" w14:paraId="69B34969" w14:textId="77777777" w:rsidTr="00E013D0">
        <w:trPr>
          <w:jc w:val="center"/>
        </w:trPr>
        <w:tc>
          <w:tcPr>
            <w:tcW w:w="823" w:type="dxa"/>
            <w:vAlign w:val="center"/>
          </w:tcPr>
          <w:p w14:paraId="3250CA12" w14:textId="77777777" w:rsidR="00E013D0" w:rsidRDefault="00DF1EDC">
            <w:pPr>
              <w:rPr>
                <w:rFonts w:cs="Arial"/>
                <w:color w:val="000000"/>
              </w:rPr>
            </w:pPr>
            <w:r>
              <w:rPr>
                <w:rFonts w:cs="Arial"/>
                <w:color w:val="000000"/>
              </w:rPr>
              <w:t>Type</w:t>
            </w:r>
          </w:p>
        </w:tc>
        <w:tc>
          <w:tcPr>
            <w:tcW w:w="2100" w:type="dxa"/>
            <w:vAlign w:val="center"/>
          </w:tcPr>
          <w:p w14:paraId="6064DBDF" w14:textId="77777777" w:rsidR="00E013D0" w:rsidRDefault="00DF1EDC">
            <w:pPr>
              <w:rPr>
                <w:rFonts w:cs="Arial"/>
                <w:color w:val="000000"/>
              </w:rPr>
            </w:pPr>
            <w:r>
              <w:rPr>
                <w:rFonts w:cs="Arial"/>
                <w:color w:val="000000"/>
              </w:rPr>
              <w:t>-</w:t>
            </w:r>
          </w:p>
        </w:tc>
        <w:tc>
          <w:tcPr>
            <w:tcW w:w="1539" w:type="dxa"/>
            <w:vAlign w:val="center"/>
          </w:tcPr>
          <w:p w14:paraId="1853D0DB" w14:textId="77777777" w:rsidR="00E013D0" w:rsidRDefault="00DF1EDC">
            <w:pPr>
              <w:rPr>
                <w:rFonts w:cs="Arial"/>
                <w:color w:val="000000"/>
              </w:rPr>
            </w:pPr>
            <w:r>
              <w:rPr>
                <w:rFonts w:cs="Arial"/>
                <w:color w:val="000000"/>
              </w:rPr>
              <w:t>-</w:t>
            </w:r>
          </w:p>
        </w:tc>
        <w:tc>
          <w:tcPr>
            <w:tcW w:w="3269" w:type="dxa"/>
            <w:vAlign w:val="center"/>
          </w:tcPr>
          <w:p w14:paraId="6280290A" w14:textId="77777777" w:rsidR="00E013D0" w:rsidRDefault="00DF1EDC">
            <w:pPr>
              <w:rPr>
                <w:rFonts w:cs="Arial"/>
                <w:color w:val="000000"/>
              </w:rPr>
            </w:pPr>
            <w:r>
              <w:rPr>
                <w:rFonts w:cs="Arial"/>
                <w:color w:val="000000"/>
              </w:rPr>
              <w:t>Hotspot APN connection status</w:t>
            </w:r>
          </w:p>
        </w:tc>
      </w:tr>
      <w:tr w:rsidR="00E013D0" w14:paraId="53BDCF70" w14:textId="77777777" w:rsidTr="00E013D0">
        <w:trPr>
          <w:jc w:val="center"/>
        </w:trPr>
        <w:tc>
          <w:tcPr>
            <w:tcW w:w="823" w:type="dxa"/>
            <w:vAlign w:val="center"/>
          </w:tcPr>
          <w:p w14:paraId="1E1426C0" w14:textId="77777777" w:rsidR="00E013D0" w:rsidRDefault="00DF1EDC">
            <w:pPr>
              <w:rPr>
                <w:rFonts w:cs="Arial"/>
                <w:color w:val="000000"/>
              </w:rPr>
            </w:pPr>
            <w:r>
              <w:rPr>
                <w:rFonts w:cs="Arial"/>
                <w:color w:val="000000"/>
              </w:rPr>
              <w:t> </w:t>
            </w:r>
          </w:p>
        </w:tc>
        <w:tc>
          <w:tcPr>
            <w:tcW w:w="2100" w:type="dxa"/>
            <w:vAlign w:val="center"/>
          </w:tcPr>
          <w:p w14:paraId="061F52EB" w14:textId="77777777" w:rsidR="00E013D0" w:rsidRDefault="00DF1EDC">
            <w:pPr>
              <w:rPr>
                <w:rFonts w:cs="Arial"/>
                <w:color w:val="000000"/>
              </w:rPr>
            </w:pPr>
            <w:r>
              <w:rPr>
                <w:rFonts w:cs="Arial"/>
                <w:color w:val="000000"/>
              </w:rPr>
              <w:t>Null</w:t>
            </w:r>
          </w:p>
        </w:tc>
        <w:tc>
          <w:tcPr>
            <w:tcW w:w="1539" w:type="dxa"/>
            <w:vAlign w:val="center"/>
          </w:tcPr>
          <w:p w14:paraId="7ABCB990" w14:textId="77777777" w:rsidR="00E013D0" w:rsidRDefault="00DF1EDC">
            <w:pPr>
              <w:rPr>
                <w:rFonts w:cs="Arial"/>
                <w:color w:val="000000"/>
              </w:rPr>
            </w:pPr>
            <w:r>
              <w:rPr>
                <w:rFonts w:cs="Arial"/>
                <w:color w:val="000000"/>
              </w:rPr>
              <w:t>0x00</w:t>
            </w:r>
          </w:p>
        </w:tc>
        <w:tc>
          <w:tcPr>
            <w:tcW w:w="3269" w:type="dxa"/>
            <w:vAlign w:val="center"/>
          </w:tcPr>
          <w:p w14:paraId="3527D25B" w14:textId="77777777" w:rsidR="00E013D0" w:rsidRDefault="00DF1EDC">
            <w:pPr>
              <w:rPr>
                <w:rFonts w:cs="Arial"/>
                <w:color w:val="000000"/>
              </w:rPr>
            </w:pPr>
            <w:r>
              <w:rPr>
                <w:rFonts w:cs="Arial"/>
                <w:color w:val="000000"/>
              </w:rPr>
              <w:t> </w:t>
            </w:r>
          </w:p>
        </w:tc>
      </w:tr>
      <w:tr w:rsidR="00E013D0" w14:paraId="15FBCB59" w14:textId="77777777" w:rsidTr="00E013D0">
        <w:trPr>
          <w:jc w:val="center"/>
        </w:trPr>
        <w:tc>
          <w:tcPr>
            <w:tcW w:w="823" w:type="dxa"/>
            <w:vAlign w:val="center"/>
          </w:tcPr>
          <w:p w14:paraId="33CBE87C" w14:textId="77777777" w:rsidR="00E013D0" w:rsidRDefault="00DF1EDC">
            <w:pPr>
              <w:rPr>
                <w:rFonts w:cs="Arial"/>
                <w:color w:val="000000"/>
              </w:rPr>
            </w:pPr>
            <w:r>
              <w:rPr>
                <w:rFonts w:cs="Arial"/>
                <w:color w:val="000000"/>
              </w:rPr>
              <w:t> </w:t>
            </w:r>
          </w:p>
        </w:tc>
        <w:tc>
          <w:tcPr>
            <w:tcW w:w="2100" w:type="dxa"/>
            <w:vAlign w:val="center"/>
          </w:tcPr>
          <w:p w14:paraId="30A2ACFF" w14:textId="77777777" w:rsidR="00E013D0" w:rsidRDefault="00DF1EDC">
            <w:pPr>
              <w:rPr>
                <w:rFonts w:cs="Arial"/>
                <w:color w:val="000000"/>
              </w:rPr>
            </w:pPr>
            <w:r>
              <w:rPr>
                <w:rFonts w:cs="Arial"/>
                <w:color w:val="000000"/>
              </w:rPr>
              <w:t>NotConnected</w:t>
            </w:r>
          </w:p>
        </w:tc>
        <w:tc>
          <w:tcPr>
            <w:tcW w:w="1539" w:type="dxa"/>
            <w:vAlign w:val="center"/>
          </w:tcPr>
          <w:p w14:paraId="6BD38535" w14:textId="77777777" w:rsidR="00E013D0" w:rsidRDefault="00DF1EDC">
            <w:pPr>
              <w:rPr>
                <w:rFonts w:cs="Arial"/>
                <w:color w:val="000000"/>
              </w:rPr>
            </w:pPr>
            <w:r>
              <w:rPr>
                <w:rFonts w:cs="Arial"/>
                <w:color w:val="000000"/>
              </w:rPr>
              <w:t>0x01</w:t>
            </w:r>
          </w:p>
        </w:tc>
        <w:tc>
          <w:tcPr>
            <w:tcW w:w="3269" w:type="dxa"/>
            <w:vAlign w:val="center"/>
          </w:tcPr>
          <w:p w14:paraId="2CAA228A" w14:textId="77777777" w:rsidR="00E013D0" w:rsidRDefault="00DF1EDC">
            <w:pPr>
              <w:rPr>
                <w:rFonts w:cs="Arial"/>
                <w:color w:val="000000"/>
              </w:rPr>
            </w:pPr>
            <w:r>
              <w:rPr>
                <w:rFonts w:cs="Arial"/>
                <w:color w:val="000000"/>
              </w:rPr>
              <w:t> </w:t>
            </w:r>
          </w:p>
        </w:tc>
      </w:tr>
      <w:tr w:rsidR="00E013D0" w14:paraId="0763608B" w14:textId="77777777" w:rsidTr="00E013D0">
        <w:trPr>
          <w:jc w:val="center"/>
        </w:trPr>
        <w:tc>
          <w:tcPr>
            <w:tcW w:w="823" w:type="dxa"/>
            <w:vAlign w:val="center"/>
          </w:tcPr>
          <w:p w14:paraId="77B4C62F" w14:textId="77777777" w:rsidR="00E013D0" w:rsidRDefault="00DF1EDC">
            <w:pPr>
              <w:rPr>
                <w:rFonts w:cs="Arial"/>
                <w:color w:val="000000"/>
              </w:rPr>
            </w:pPr>
            <w:r>
              <w:rPr>
                <w:rFonts w:cs="Arial"/>
                <w:color w:val="000000"/>
              </w:rPr>
              <w:t> </w:t>
            </w:r>
          </w:p>
        </w:tc>
        <w:tc>
          <w:tcPr>
            <w:tcW w:w="2100" w:type="dxa"/>
            <w:vAlign w:val="center"/>
          </w:tcPr>
          <w:p w14:paraId="6D23E365" w14:textId="77777777" w:rsidR="00E013D0" w:rsidRDefault="00DF1EDC">
            <w:pPr>
              <w:rPr>
                <w:rFonts w:cs="Arial"/>
                <w:color w:val="000000"/>
              </w:rPr>
            </w:pPr>
            <w:r>
              <w:rPr>
                <w:rFonts w:cs="Arial"/>
                <w:color w:val="000000"/>
              </w:rPr>
              <w:t>Connected</w:t>
            </w:r>
          </w:p>
        </w:tc>
        <w:tc>
          <w:tcPr>
            <w:tcW w:w="1539" w:type="dxa"/>
            <w:vAlign w:val="center"/>
          </w:tcPr>
          <w:p w14:paraId="14D7904E" w14:textId="77777777" w:rsidR="00E013D0" w:rsidRDefault="00DF1EDC">
            <w:pPr>
              <w:rPr>
                <w:rFonts w:cs="Arial"/>
                <w:color w:val="000000"/>
              </w:rPr>
            </w:pPr>
            <w:r>
              <w:rPr>
                <w:rFonts w:cs="Arial"/>
                <w:color w:val="000000"/>
              </w:rPr>
              <w:t>0x02</w:t>
            </w:r>
          </w:p>
        </w:tc>
        <w:tc>
          <w:tcPr>
            <w:tcW w:w="3269" w:type="dxa"/>
            <w:vAlign w:val="center"/>
          </w:tcPr>
          <w:p w14:paraId="2CC7C87E" w14:textId="77777777" w:rsidR="00E013D0" w:rsidRDefault="00DF1EDC">
            <w:pPr>
              <w:rPr>
                <w:rFonts w:cs="Arial"/>
                <w:color w:val="000000"/>
              </w:rPr>
            </w:pPr>
            <w:r>
              <w:rPr>
                <w:rFonts w:cs="Arial"/>
                <w:color w:val="000000"/>
              </w:rPr>
              <w:t> </w:t>
            </w:r>
          </w:p>
        </w:tc>
      </w:tr>
    </w:tbl>
    <w:p w14:paraId="0A7B7503" w14:textId="77777777" w:rsidR="00E013D0" w:rsidRDefault="00E013D0" w:rsidP="00E013D0"/>
    <w:p w14:paraId="3D44B6A0" w14:textId="77777777" w:rsidR="00E013D0" w:rsidRDefault="00DF1EDC" w:rsidP="008D240F">
      <w:pPr>
        <w:pStyle w:val="Heading4"/>
      </w:pPr>
      <w:r w:rsidRPr="00B9479B">
        <w:t>MD-REQ-263183/A-HotspotAvailableBands_St</w:t>
      </w:r>
    </w:p>
    <w:p w14:paraId="101EFD5B" w14:textId="77777777" w:rsidR="00E013D0" w:rsidRDefault="00DF1EDC" w:rsidP="00E013D0">
      <w:r>
        <w:t>Message Type: Status</w:t>
      </w:r>
    </w:p>
    <w:p w14:paraId="0FEA4EBF" w14:textId="77777777" w:rsidR="00E013D0" w:rsidRDefault="00E013D0" w:rsidP="00E013D0">
      <w:pPr>
        <w:ind w:firstLine="720"/>
      </w:pPr>
    </w:p>
    <w:p w14:paraId="2ADBC231" w14:textId="77777777" w:rsidR="00E013D0" w:rsidRDefault="00DF1EDC" w:rsidP="00E013D0">
      <w:r>
        <w:t xml:space="preserve">This signal is used to inform the </w:t>
      </w:r>
      <w:r>
        <w:rPr>
          <w:rFonts w:eastAsiaTheme="minorHAnsi" w:cs="Arial"/>
        </w:rPr>
        <w:t>WifiHotSpotOnBoardClient</w:t>
      </w:r>
      <w:r>
        <w:t xml:space="preserve"> which Hotspot Frequency Bands are available for use.</w:t>
      </w:r>
    </w:p>
    <w:p w14:paraId="4BB58C3F" w14:textId="77777777" w:rsidR="00E013D0" w:rsidRDefault="00E013D0" w:rsidP="00E013D0"/>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E013D0" w14:paraId="2CB0CA09"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hideMark/>
          </w:tcPr>
          <w:p w14:paraId="0ED21A71" w14:textId="77777777" w:rsidR="00E013D0" w:rsidRDefault="00DF1EDC">
            <w:pPr>
              <w:spacing w:line="276" w:lineRule="auto"/>
              <w:rPr>
                <w:b/>
              </w:rPr>
            </w:pPr>
            <w:r>
              <w:rPr>
                <w:b/>
              </w:rPr>
              <w:t>Name</w:t>
            </w:r>
          </w:p>
        </w:tc>
        <w:tc>
          <w:tcPr>
            <w:tcW w:w="1538" w:type="dxa"/>
            <w:tcBorders>
              <w:top w:val="single" w:sz="4" w:space="0" w:color="auto"/>
              <w:left w:val="single" w:sz="4" w:space="0" w:color="auto"/>
              <w:bottom w:val="single" w:sz="4" w:space="0" w:color="auto"/>
              <w:right w:val="single" w:sz="4" w:space="0" w:color="auto"/>
            </w:tcBorders>
            <w:hideMark/>
          </w:tcPr>
          <w:p w14:paraId="2D4D1474" w14:textId="77777777" w:rsidR="00E013D0" w:rsidRDefault="00DF1EDC">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011670D9" w14:textId="77777777" w:rsidR="00E013D0" w:rsidRDefault="00DF1EDC">
            <w:pPr>
              <w:spacing w:line="276" w:lineRule="auto"/>
              <w:rPr>
                <w:b/>
              </w:rPr>
            </w:pPr>
            <w:r>
              <w:rPr>
                <w:b/>
              </w:rPr>
              <w:t>Value</w:t>
            </w:r>
          </w:p>
        </w:tc>
        <w:tc>
          <w:tcPr>
            <w:tcW w:w="5502" w:type="dxa"/>
            <w:tcBorders>
              <w:top w:val="single" w:sz="4" w:space="0" w:color="auto"/>
              <w:left w:val="single" w:sz="4" w:space="0" w:color="auto"/>
              <w:bottom w:val="single" w:sz="4" w:space="0" w:color="auto"/>
              <w:right w:val="single" w:sz="4" w:space="0" w:color="auto"/>
            </w:tcBorders>
            <w:hideMark/>
          </w:tcPr>
          <w:p w14:paraId="54F3EBFA" w14:textId="77777777" w:rsidR="00E013D0" w:rsidRDefault="00DF1EDC">
            <w:pPr>
              <w:spacing w:line="276" w:lineRule="auto"/>
              <w:rPr>
                <w:b/>
              </w:rPr>
            </w:pPr>
            <w:r>
              <w:rPr>
                <w:b/>
              </w:rPr>
              <w:t>Description</w:t>
            </w:r>
          </w:p>
        </w:tc>
      </w:tr>
      <w:tr w:rsidR="00E013D0" w14:paraId="4E8966FC" w14:textId="77777777" w:rsidTr="00E013D0">
        <w:trPr>
          <w:trHeight w:val="413"/>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15439603" w14:textId="77777777" w:rsidR="00E013D0" w:rsidRDefault="00DF1EDC" w:rsidP="00E013D0">
            <w:pPr>
              <w:rPr>
                <w:szCs w:val="22"/>
              </w:rPr>
            </w:pPr>
            <w:r>
              <w:t>Type</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CDEA34A" w14:textId="77777777" w:rsidR="00E013D0" w:rsidRDefault="00DF1EDC" w:rsidP="00E013D0">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642B428B" w14:textId="77777777" w:rsidR="00E013D0" w:rsidRDefault="00DF1EDC" w:rsidP="00E013D0">
            <w:pPr>
              <w:rPr>
                <w:szCs w:val="22"/>
              </w:rPr>
            </w:pPr>
            <w:r>
              <w:t>-</w:t>
            </w:r>
          </w:p>
        </w:tc>
        <w:tc>
          <w:tcPr>
            <w:tcW w:w="5502" w:type="dxa"/>
            <w:tcBorders>
              <w:top w:val="single" w:sz="4" w:space="0" w:color="auto"/>
              <w:left w:val="single" w:sz="4" w:space="0" w:color="auto"/>
              <w:bottom w:val="single" w:sz="4" w:space="0" w:color="auto"/>
              <w:right w:val="single" w:sz="4" w:space="0" w:color="auto"/>
            </w:tcBorders>
            <w:vAlign w:val="center"/>
            <w:hideMark/>
          </w:tcPr>
          <w:p w14:paraId="6AA4C794" w14:textId="77777777" w:rsidR="00E013D0" w:rsidRDefault="00DF1EDC" w:rsidP="00E013D0">
            <w:pPr>
              <w:rPr>
                <w:szCs w:val="22"/>
              </w:rPr>
            </w:pPr>
            <w:r>
              <w:t>Available Frequency Band</w:t>
            </w:r>
          </w:p>
        </w:tc>
      </w:tr>
      <w:tr w:rsidR="00E013D0" w14:paraId="5828590E"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0840B2CF" w14:textId="77777777" w:rsidR="00E013D0" w:rsidRDefault="00E013D0" w:rsidP="00E013D0"/>
        </w:tc>
        <w:tc>
          <w:tcPr>
            <w:tcW w:w="1538" w:type="dxa"/>
            <w:tcBorders>
              <w:top w:val="single" w:sz="4" w:space="0" w:color="auto"/>
              <w:left w:val="single" w:sz="4" w:space="0" w:color="auto"/>
              <w:bottom w:val="single" w:sz="4" w:space="0" w:color="auto"/>
              <w:right w:val="single" w:sz="4" w:space="0" w:color="auto"/>
            </w:tcBorders>
            <w:vAlign w:val="center"/>
            <w:hideMark/>
          </w:tcPr>
          <w:p w14:paraId="351859D6" w14:textId="77777777" w:rsidR="00E013D0" w:rsidRDefault="00DF1EDC" w:rsidP="00E013D0">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023B27C9" w14:textId="77777777" w:rsidR="00E013D0" w:rsidRDefault="00DF1EDC" w:rsidP="00E013D0">
            <w:r>
              <w:t>0x0</w:t>
            </w:r>
          </w:p>
        </w:tc>
        <w:tc>
          <w:tcPr>
            <w:tcW w:w="5502" w:type="dxa"/>
            <w:tcBorders>
              <w:top w:val="single" w:sz="4" w:space="0" w:color="auto"/>
              <w:left w:val="single" w:sz="4" w:space="0" w:color="auto"/>
              <w:bottom w:val="single" w:sz="4" w:space="0" w:color="auto"/>
              <w:right w:val="single" w:sz="4" w:space="0" w:color="auto"/>
            </w:tcBorders>
            <w:vAlign w:val="center"/>
          </w:tcPr>
          <w:p w14:paraId="3271F09C" w14:textId="77777777" w:rsidR="00E013D0" w:rsidRDefault="00E013D0" w:rsidP="00E013D0"/>
        </w:tc>
      </w:tr>
      <w:tr w:rsidR="00E013D0" w14:paraId="5ED8255D"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EED4A66" w14:textId="77777777" w:rsidR="00E013D0" w:rsidRDefault="00E013D0" w:rsidP="00E013D0"/>
        </w:tc>
        <w:tc>
          <w:tcPr>
            <w:tcW w:w="1538" w:type="dxa"/>
            <w:tcBorders>
              <w:top w:val="single" w:sz="4" w:space="0" w:color="auto"/>
              <w:left w:val="single" w:sz="4" w:space="0" w:color="auto"/>
              <w:bottom w:val="single" w:sz="4" w:space="0" w:color="auto"/>
              <w:right w:val="single" w:sz="4" w:space="0" w:color="auto"/>
            </w:tcBorders>
            <w:vAlign w:val="center"/>
            <w:hideMark/>
          </w:tcPr>
          <w:p w14:paraId="104BFC81" w14:textId="77777777" w:rsidR="00E013D0" w:rsidRDefault="00DF1EDC" w:rsidP="00E013D0">
            <w:r>
              <w:t>All Restricted</w:t>
            </w:r>
          </w:p>
        </w:tc>
        <w:tc>
          <w:tcPr>
            <w:tcW w:w="861" w:type="dxa"/>
            <w:tcBorders>
              <w:top w:val="single" w:sz="4" w:space="0" w:color="auto"/>
              <w:left w:val="single" w:sz="4" w:space="0" w:color="auto"/>
              <w:bottom w:val="single" w:sz="4" w:space="0" w:color="auto"/>
              <w:right w:val="single" w:sz="4" w:space="0" w:color="auto"/>
            </w:tcBorders>
            <w:vAlign w:val="center"/>
            <w:hideMark/>
          </w:tcPr>
          <w:p w14:paraId="4E22A559" w14:textId="77777777" w:rsidR="00E013D0" w:rsidRDefault="00DF1EDC" w:rsidP="00E013D0">
            <w:r>
              <w:t>0x1</w:t>
            </w:r>
          </w:p>
        </w:tc>
        <w:tc>
          <w:tcPr>
            <w:tcW w:w="5502" w:type="dxa"/>
            <w:tcBorders>
              <w:top w:val="single" w:sz="4" w:space="0" w:color="auto"/>
              <w:left w:val="single" w:sz="4" w:space="0" w:color="auto"/>
              <w:bottom w:val="single" w:sz="4" w:space="0" w:color="auto"/>
              <w:right w:val="single" w:sz="4" w:space="0" w:color="auto"/>
            </w:tcBorders>
            <w:vAlign w:val="center"/>
            <w:hideMark/>
          </w:tcPr>
          <w:p w14:paraId="222E21EC" w14:textId="77777777" w:rsidR="00E013D0" w:rsidRDefault="00E013D0" w:rsidP="00E013D0"/>
        </w:tc>
      </w:tr>
      <w:tr w:rsidR="00E013D0" w14:paraId="17F38717"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251E3754" w14:textId="77777777" w:rsidR="00E013D0" w:rsidRDefault="00E013D0" w:rsidP="00E013D0"/>
        </w:tc>
        <w:tc>
          <w:tcPr>
            <w:tcW w:w="1538" w:type="dxa"/>
            <w:tcBorders>
              <w:top w:val="single" w:sz="4" w:space="0" w:color="auto"/>
              <w:left w:val="single" w:sz="4" w:space="0" w:color="auto"/>
              <w:bottom w:val="single" w:sz="4" w:space="0" w:color="auto"/>
              <w:right w:val="single" w:sz="4" w:space="0" w:color="auto"/>
            </w:tcBorders>
            <w:vAlign w:val="center"/>
            <w:hideMark/>
          </w:tcPr>
          <w:p w14:paraId="133D637E" w14:textId="77777777" w:rsidR="00E013D0" w:rsidRDefault="00DF1EDC" w:rsidP="00E013D0">
            <w:r>
              <w:t>Band 1 only</w:t>
            </w:r>
          </w:p>
        </w:tc>
        <w:tc>
          <w:tcPr>
            <w:tcW w:w="861" w:type="dxa"/>
            <w:tcBorders>
              <w:top w:val="single" w:sz="4" w:space="0" w:color="auto"/>
              <w:left w:val="single" w:sz="4" w:space="0" w:color="auto"/>
              <w:bottom w:val="single" w:sz="4" w:space="0" w:color="auto"/>
              <w:right w:val="single" w:sz="4" w:space="0" w:color="auto"/>
            </w:tcBorders>
            <w:vAlign w:val="center"/>
            <w:hideMark/>
          </w:tcPr>
          <w:p w14:paraId="351E8150" w14:textId="77777777" w:rsidR="00E013D0" w:rsidRDefault="00DF1EDC" w:rsidP="00E013D0">
            <w:r>
              <w:t>0x2</w:t>
            </w:r>
          </w:p>
        </w:tc>
        <w:tc>
          <w:tcPr>
            <w:tcW w:w="5502" w:type="dxa"/>
            <w:tcBorders>
              <w:top w:val="single" w:sz="4" w:space="0" w:color="auto"/>
              <w:left w:val="single" w:sz="4" w:space="0" w:color="auto"/>
              <w:bottom w:val="single" w:sz="4" w:space="0" w:color="auto"/>
              <w:right w:val="single" w:sz="4" w:space="0" w:color="auto"/>
            </w:tcBorders>
            <w:vAlign w:val="center"/>
            <w:hideMark/>
          </w:tcPr>
          <w:p w14:paraId="6E5397CD" w14:textId="77777777" w:rsidR="00E013D0" w:rsidRDefault="00DF1EDC" w:rsidP="00E013D0">
            <w:r>
              <w:t>(2.4GHz available)</w:t>
            </w:r>
          </w:p>
        </w:tc>
      </w:tr>
      <w:tr w:rsidR="00E013D0" w14:paraId="16F67B09"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74923B51" w14:textId="77777777" w:rsidR="00E013D0" w:rsidRDefault="00E013D0" w:rsidP="00E013D0"/>
        </w:tc>
        <w:tc>
          <w:tcPr>
            <w:tcW w:w="1538" w:type="dxa"/>
            <w:tcBorders>
              <w:top w:val="single" w:sz="4" w:space="0" w:color="auto"/>
              <w:left w:val="single" w:sz="4" w:space="0" w:color="auto"/>
              <w:bottom w:val="single" w:sz="4" w:space="0" w:color="auto"/>
              <w:right w:val="single" w:sz="4" w:space="0" w:color="auto"/>
            </w:tcBorders>
            <w:vAlign w:val="center"/>
          </w:tcPr>
          <w:p w14:paraId="28FA9AF2" w14:textId="77777777" w:rsidR="00E013D0" w:rsidRDefault="00DF1EDC" w:rsidP="00E013D0">
            <w:r>
              <w:t>Band 2 only</w:t>
            </w:r>
          </w:p>
        </w:tc>
        <w:tc>
          <w:tcPr>
            <w:tcW w:w="861" w:type="dxa"/>
            <w:tcBorders>
              <w:top w:val="single" w:sz="4" w:space="0" w:color="auto"/>
              <w:left w:val="single" w:sz="4" w:space="0" w:color="auto"/>
              <w:bottom w:val="single" w:sz="4" w:space="0" w:color="auto"/>
              <w:right w:val="single" w:sz="4" w:space="0" w:color="auto"/>
            </w:tcBorders>
            <w:vAlign w:val="center"/>
          </w:tcPr>
          <w:p w14:paraId="31170DF5" w14:textId="77777777" w:rsidR="00E013D0" w:rsidRDefault="00DF1EDC" w:rsidP="00E013D0">
            <w:r>
              <w:t>0x3</w:t>
            </w:r>
          </w:p>
        </w:tc>
        <w:tc>
          <w:tcPr>
            <w:tcW w:w="5502" w:type="dxa"/>
            <w:tcBorders>
              <w:top w:val="single" w:sz="4" w:space="0" w:color="auto"/>
              <w:left w:val="single" w:sz="4" w:space="0" w:color="auto"/>
              <w:bottom w:val="single" w:sz="4" w:space="0" w:color="auto"/>
              <w:right w:val="single" w:sz="4" w:space="0" w:color="auto"/>
            </w:tcBorders>
            <w:vAlign w:val="center"/>
          </w:tcPr>
          <w:p w14:paraId="5C7F33E3" w14:textId="77777777" w:rsidR="00E013D0" w:rsidRDefault="00DF1EDC" w:rsidP="00E013D0">
            <w:r>
              <w:t>(5GHz available)</w:t>
            </w:r>
          </w:p>
        </w:tc>
      </w:tr>
      <w:tr w:rsidR="00E013D0" w14:paraId="3EB8D115"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08DACD82" w14:textId="77777777" w:rsidR="00E013D0" w:rsidRDefault="00E013D0" w:rsidP="00E013D0"/>
        </w:tc>
        <w:tc>
          <w:tcPr>
            <w:tcW w:w="1538" w:type="dxa"/>
            <w:tcBorders>
              <w:top w:val="single" w:sz="4" w:space="0" w:color="auto"/>
              <w:left w:val="single" w:sz="4" w:space="0" w:color="auto"/>
              <w:bottom w:val="single" w:sz="4" w:space="0" w:color="auto"/>
              <w:right w:val="single" w:sz="4" w:space="0" w:color="auto"/>
            </w:tcBorders>
            <w:vAlign w:val="center"/>
          </w:tcPr>
          <w:p w14:paraId="4D0AA168" w14:textId="77777777" w:rsidR="00E013D0" w:rsidRDefault="00DF1EDC" w:rsidP="00E013D0">
            <w:r>
              <w:t>All Available</w:t>
            </w:r>
          </w:p>
        </w:tc>
        <w:tc>
          <w:tcPr>
            <w:tcW w:w="861" w:type="dxa"/>
            <w:tcBorders>
              <w:top w:val="single" w:sz="4" w:space="0" w:color="auto"/>
              <w:left w:val="single" w:sz="4" w:space="0" w:color="auto"/>
              <w:bottom w:val="single" w:sz="4" w:space="0" w:color="auto"/>
              <w:right w:val="single" w:sz="4" w:space="0" w:color="auto"/>
            </w:tcBorders>
            <w:vAlign w:val="center"/>
          </w:tcPr>
          <w:p w14:paraId="2BDF00ED" w14:textId="77777777" w:rsidR="00E013D0" w:rsidRDefault="00DF1EDC" w:rsidP="00E013D0">
            <w:r>
              <w:t>0x4</w:t>
            </w:r>
          </w:p>
        </w:tc>
        <w:tc>
          <w:tcPr>
            <w:tcW w:w="5502" w:type="dxa"/>
            <w:tcBorders>
              <w:top w:val="single" w:sz="4" w:space="0" w:color="auto"/>
              <w:left w:val="single" w:sz="4" w:space="0" w:color="auto"/>
              <w:bottom w:val="single" w:sz="4" w:space="0" w:color="auto"/>
              <w:right w:val="single" w:sz="4" w:space="0" w:color="auto"/>
            </w:tcBorders>
            <w:vAlign w:val="center"/>
          </w:tcPr>
          <w:p w14:paraId="25335E63" w14:textId="77777777" w:rsidR="00E013D0" w:rsidRDefault="00E013D0" w:rsidP="00E013D0"/>
        </w:tc>
      </w:tr>
    </w:tbl>
    <w:p w14:paraId="5339F9A8" w14:textId="77777777" w:rsidR="00E013D0" w:rsidRDefault="00E013D0" w:rsidP="00E013D0"/>
    <w:p w14:paraId="722B7280" w14:textId="77777777" w:rsidR="00E013D0" w:rsidRDefault="00DF1EDC" w:rsidP="008D240F">
      <w:pPr>
        <w:pStyle w:val="Heading4"/>
      </w:pPr>
      <w:r w:rsidRPr="00B9479B">
        <w:t>MD-REQ-263184/A-HotspotFrequencyBand_St</w:t>
      </w:r>
    </w:p>
    <w:p w14:paraId="07D49BDA" w14:textId="77777777" w:rsidR="00E013D0" w:rsidRDefault="00DF1EDC" w:rsidP="00E013D0">
      <w:r>
        <w:t>Message Type: Status</w:t>
      </w:r>
    </w:p>
    <w:p w14:paraId="026BBDB6" w14:textId="77777777" w:rsidR="00E013D0" w:rsidRDefault="00E013D0" w:rsidP="00E013D0">
      <w:pPr>
        <w:ind w:firstLine="720"/>
      </w:pPr>
    </w:p>
    <w:p w14:paraId="7A59957A" w14:textId="77777777" w:rsidR="00E013D0" w:rsidRDefault="00DF1EDC" w:rsidP="00E013D0">
      <w:r>
        <w:t xml:space="preserve">This signal is used to inform the </w:t>
      </w:r>
      <w:r>
        <w:rPr>
          <w:rFonts w:eastAsiaTheme="minorHAnsi" w:cs="Arial"/>
        </w:rPr>
        <w:t>WifiHotSpotOnBoardClient</w:t>
      </w:r>
      <w:r>
        <w:t xml:space="preserve"> the current state of the Hotspot Frequency Band.</w:t>
      </w:r>
    </w:p>
    <w:p w14:paraId="59C86986" w14:textId="77777777" w:rsidR="00E013D0" w:rsidRDefault="00E013D0" w:rsidP="00E013D0"/>
    <w:tbl>
      <w:tblPr>
        <w:tblW w:w="8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
        <w:gridCol w:w="1538"/>
        <w:gridCol w:w="861"/>
        <w:gridCol w:w="5502"/>
      </w:tblGrid>
      <w:tr w:rsidR="00E013D0" w14:paraId="5B5A5457" w14:textId="77777777" w:rsidTr="00E013D0">
        <w:trPr>
          <w:jc w:val="center"/>
        </w:trPr>
        <w:tc>
          <w:tcPr>
            <w:tcW w:w="889" w:type="dxa"/>
            <w:tcBorders>
              <w:top w:val="single" w:sz="4" w:space="0" w:color="auto"/>
              <w:left w:val="single" w:sz="4" w:space="0" w:color="auto"/>
              <w:bottom w:val="single" w:sz="4" w:space="0" w:color="auto"/>
              <w:right w:val="single" w:sz="4" w:space="0" w:color="auto"/>
            </w:tcBorders>
            <w:hideMark/>
          </w:tcPr>
          <w:p w14:paraId="7885225A" w14:textId="77777777" w:rsidR="00E013D0" w:rsidRDefault="00DF1EDC">
            <w:pPr>
              <w:spacing w:line="276" w:lineRule="auto"/>
              <w:rPr>
                <w:b/>
              </w:rPr>
            </w:pPr>
            <w:r>
              <w:rPr>
                <w:b/>
              </w:rPr>
              <w:t>Name</w:t>
            </w:r>
          </w:p>
        </w:tc>
        <w:tc>
          <w:tcPr>
            <w:tcW w:w="1537" w:type="dxa"/>
            <w:tcBorders>
              <w:top w:val="single" w:sz="4" w:space="0" w:color="auto"/>
              <w:left w:val="single" w:sz="4" w:space="0" w:color="auto"/>
              <w:bottom w:val="single" w:sz="4" w:space="0" w:color="auto"/>
              <w:right w:val="single" w:sz="4" w:space="0" w:color="auto"/>
            </w:tcBorders>
            <w:hideMark/>
          </w:tcPr>
          <w:p w14:paraId="2683CD62" w14:textId="77777777" w:rsidR="00E013D0" w:rsidRDefault="00DF1EDC">
            <w:pPr>
              <w:spacing w:line="276" w:lineRule="auto"/>
              <w:rPr>
                <w:b/>
              </w:rPr>
            </w:pPr>
            <w:r>
              <w:rPr>
                <w:b/>
              </w:rPr>
              <w:t>Literals</w:t>
            </w:r>
          </w:p>
        </w:tc>
        <w:tc>
          <w:tcPr>
            <w:tcW w:w="861" w:type="dxa"/>
            <w:tcBorders>
              <w:top w:val="single" w:sz="4" w:space="0" w:color="auto"/>
              <w:left w:val="single" w:sz="4" w:space="0" w:color="auto"/>
              <w:bottom w:val="single" w:sz="4" w:space="0" w:color="auto"/>
              <w:right w:val="single" w:sz="4" w:space="0" w:color="auto"/>
            </w:tcBorders>
            <w:hideMark/>
          </w:tcPr>
          <w:p w14:paraId="296AF7A7" w14:textId="77777777" w:rsidR="00E013D0" w:rsidRDefault="00DF1EDC">
            <w:pPr>
              <w:spacing w:line="276" w:lineRule="auto"/>
              <w:rPr>
                <w:b/>
              </w:rPr>
            </w:pPr>
            <w:r>
              <w:rPr>
                <w:b/>
              </w:rPr>
              <w:t>Value</w:t>
            </w:r>
          </w:p>
        </w:tc>
        <w:tc>
          <w:tcPr>
            <w:tcW w:w="5499" w:type="dxa"/>
            <w:tcBorders>
              <w:top w:val="single" w:sz="4" w:space="0" w:color="auto"/>
              <w:left w:val="single" w:sz="4" w:space="0" w:color="auto"/>
              <w:bottom w:val="single" w:sz="4" w:space="0" w:color="auto"/>
              <w:right w:val="single" w:sz="4" w:space="0" w:color="auto"/>
            </w:tcBorders>
            <w:hideMark/>
          </w:tcPr>
          <w:p w14:paraId="07AB8D59" w14:textId="77777777" w:rsidR="00E013D0" w:rsidRDefault="00DF1EDC">
            <w:pPr>
              <w:spacing w:line="276" w:lineRule="auto"/>
              <w:rPr>
                <w:b/>
              </w:rPr>
            </w:pPr>
            <w:r>
              <w:rPr>
                <w:b/>
              </w:rPr>
              <w:t>Description</w:t>
            </w:r>
          </w:p>
        </w:tc>
      </w:tr>
      <w:tr w:rsidR="00E013D0" w14:paraId="5E26FAD2"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hideMark/>
          </w:tcPr>
          <w:p w14:paraId="3362729C" w14:textId="77777777" w:rsidR="00E013D0" w:rsidRDefault="00DF1EDC" w:rsidP="00E013D0">
            <w:pPr>
              <w:rPr>
                <w:szCs w:val="22"/>
              </w:rPr>
            </w:pPr>
            <w:r>
              <w:t xml:space="preserve">Type </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2D39ED1" w14:textId="77777777" w:rsidR="00E013D0" w:rsidRDefault="00DF1EDC" w:rsidP="00E013D0">
            <w:pPr>
              <w:rPr>
                <w:szCs w:val="22"/>
              </w:rPr>
            </w:pPr>
            <w:r>
              <w:t>-</w:t>
            </w:r>
          </w:p>
        </w:tc>
        <w:tc>
          <w:tcPr>
            <w:tcW w:w="861" w:type="dxa"/>
            <w:tcBorders>
              <w:top w:val="single" w:sz="4" w:space="0" w:color="auto"/>
              <w:left w:val="single" w:sz="4" w:space="0" w:color="auto"/>
              <w:bottom w:val="single" w:sz="4" w:space="0" w:color="auto"/>
              <w:right w:val="single" w:sz="4" w:space="0" w:color="auto"/>
            </w:tcBorders>
            <w:vAlign w:val="center"/>
            <w:hideMark/>
          </w:tcPr>
          <w:p w14:paraId="6B809117" w14:textId="77777777" w:rsidR="00E013D0" w:rsidRDefault="00DF1EDC" w:rsidP="00E013D0">
            <w:pPr>
              <w:rPr>
                <w:szCs w:val="22"/>
              </w:rPr>
            </w:pPr>
            <w:r>
              <w:t>-</w:t>
            </w:r>
          </w:p>
        </w:tc>
        <w:tc>
          <w:tcPr>
            <w:tcW w:w="5499" w:type="dxa"/>
            <w:tcBorders>
              <w:top w:val="single" w:sz="4" w:space="0" w:color="auto"/>
              <w:left w:val="single" w:sz="4" w:space="0" w:color="auto"/>
              <w:bottom w:val="single" w:sz="4" w:space="0" w:color="auto"/>
              <w:right w:val="single" w:sz="4" w:space="0" w:color="auto"/>
            </w:tcBorders>
            <w:vAlign w:val="center"/>
            <w:hideMark/>
          </w:tcPr>
          <w:p w14:paraId="3E4AFF0A" w14:textId="77777777" w:rsidR="00E013D0" w:rsidRDefault="00DF1EDC" w:rsidP="00E013D0">
            <w:pPr>
              <w:rPr>
                <w:szCs w:val="22"/>
              </w:rPr>
            </w:pPr>
            <w:r>
              <w:t>Current Frequency Band in use</w:t>
            </w:r>
          </w:p>
        </w:tc>
      </w:tr>
      <w:tr w:rsidR="00E013D0" w14:paraId="4350CD15"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1871427A" w14:textId="77777777" w:rsidR="00E013D0" w:rsidRDefault="00E013D0" w:rsidP="00E013D0">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4C100348" w14:textId="77777777" w:rsidR="00E013D0" w:rsidRDefault="00DF1EDC" w:rsidP="00E013D0">
            <w:pPr>
              <w:rPr>
                <w:szCs w:val="22"/>
              </w:rPr>
            </w:pPr>
            <w:r>
              <w:t>Null</w:t>
            </w:r>
          </w:p>
        </w:tc>
        <w:tc>
          <w:tcPr>
            <w:tcW w:w="861" w:type="dxa"/>
            <w:tcBorders>
              <w:top w:val="single" w:sz="4" w:space="0" w:color="auto"/>
              <w:left w:val="single" w:sz="4" w:space="0" w:color="auto"/>
              <w:bottom w:val="single" w:sz="4" w:space="0" w:color="auto"/>
              <w:right w:val="single" w:sz="4" w:space="0" w:color="auto"/>
            </w:tcBorders>
            <w:vAlign w:val="center"/>
            <w:hideMark/>
          </w:tcPr>
          <w:p w14:paraId="1D5ACD81" w14:textId="77777777" w:rsidR="00E013D0" w:rsidRDefault="00DF1EDC" w:rsidP="00E013D0">
            <w:pPr>
              <w:rPr>
                <w:szCs w:val="22"/>
              </w:rPr>
            </w:pPr>
            <w:r>
              <w:t>0x0</w:t>
            </w:r>
          </w:p>
        </w:tc>
        <w:tc>
          <w:tcPr>
            <w:tcW w:w="5499" w:type="dxa"/>
            <w:tcBorders>
              <w:top w:val="single" w:sz="4" w:space="0" w:color="auto"/>
              <w:left w:val="single" w:sz="4" w:space="0" w:color="auto"/>
              <w:bottom w:val="single" w:sz="4" w:space="0" w:color="auto"/>
              <w:right w:val="single" w:sz="4" w:space="0" w:color="auto"/>
            </w:tcBorders>
            <w:vAlign w:val="center"/>
          </w:tcPr>
          <w:p w14:paraId="3F8A9A5E" w14:textId="77777777" w:rsidR="00E013D0" w:rsidRDefault="00E013D0" w:rsidP="00E013D0">
            <w:pPr>
              <w:rPr>
                <w:szCs w:val="22"/>
              </w:rPr>
            </w:pPr>
          </w:p>
        </w:tc>
      </w:tr>
      <w:tr w:rsidR="00E013D0" w14:paraId="04B60D56"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0DD87CAB" w14:textId="77777777" w:rsidR="00E013D0" w:rsidRDefault="00E013D0" w:rsidP="00E013D0">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45335E06" w14:textId="77777777" w:rsidR="00E013D0" w:rsidRDefault="00DF1EDC" w:rsidP="00E013D0">
            <w:pPr>
              <w:rPr>
                <w:szCs w:val="22"/>
              </w:rPr>
            </w:pPr>
            <w:r>
              <w:t>Band 1</w:t>
            </w:r>
          </w:p>
        </w:tc>
        <w:tc>
          <w:tcPr>
            <w:tcW w:w="861" w:type="dxa"/>
            <w:tcBorders>
              <w:top w:val="single" w:sz="4" w:space="0" w:color="auto"/>
              <w:left w:val="single" w:sz="4" w:space="0" w:color="auto"/>
              <w:bottom w:val="single" w:sz="4" w:space="0" w:color="auto"/>
              <w:right w:val="single" w:sz="4" w:space="0" w:color="auto"/>
            </w:tcBorders>
            <w:vAlign w:val="center"/>
            <w:hideMark/>
          </w:tcPr>
          <w:p w14:paraId="5EAAE4F8" w14:textId="77777777" w:rsidR="00E013D0" w:rsidRDefault="00DF1EDC" w:rsidP="00E013D0">
            <w:pPr>
              <w:rPr>
                <w:szCs w:val="22"/>
              </w:rPr>
            </w:pPr>
            <w:r>
              <w:t>0x1</w:t>
            </w:r>
          </w:p>
        </w:tc>
        <w:tc>
          <w:tcPr>
            <w:tcW w:w="5499" w:type="dxa"/>
            <w:tcBorders>
              <w:top w:val="single" w:sz="4" w:space="0" w:color="auto"/>
              <w:left w:val="single" w:sz="4" w:space="0" w:color="auto"/>
              <w:bottom w:val="single" w:sz="4" w:space="0" w:color="auto"/>
              <w:right w:val="single" w:sz="4" w:space="0" w:color="auto"/>
            </w:tcBorders>
            <w:vAlign w:val="center"/>
            <w:hideMark/>
          </w:tcPr>
          <w:p w14:paraId="5D1EE14C" w14:textId="77777777" w:rsidR="00E013D0" w:rsidRDefault="00DF1EDC" w:rsidP="00E013D0">
            <w:pPr>
              <w:rPr>
                <w:szCs w:val="22"/>
              </w:rPr>
            </w:pPr>
            <w:r>
              <w:rPr>
                <w:szCs w:val="22"/>
              </w:rPr>
              <w:t>(2.4GHz)</w:t>
            </w:r>
          </w:p>
        </w:tc>
      </w:tr>
      <w:tr w:rsidR="00E013D0" w14:paraId="0F9521E5" w14:textId="77777777" w:rsidTr="00E013D0">
        <w:trPr>
          <w:trHeight w:val="288"/>
          <w:jc w:val="center"/>
        </w:trPr>
        <w:tc>
          <w:tcPr>
            <w:tcW w:w="889" w:type="dxa"/>
            <w:tcBorders>
              <w:top w:val="single" w:sz="4" w:space="0" w:color="auto"/>
              <w:left w:val="single" w:sz="4" w:space="0" w:color="auto"/>
              <w:bottom w:val="single" w:sz="4" w:space="0" w:color="auto"/>
              <w:right w:val="single" w:sz="4" w:space="0" w:color="auto"/>
            </w:tcBorders>
            <w:vAlign w:val="center"/>
          </w:tcPr>
          <w:p w14:paraId="572A3EDC" w14:textId="77777777" w:rsidR="00E013D0" w:rsidRDefault="00E013D0" w:rsidP="00E013D0">
            <w:pPr>
              <w:rPr>
                <w:szCs w:val="22"/>
              </w:rPr>
            </w:pPr>
          </w:p>
        </w:tc>
        <w:tc>
          <w:tcPr>
            <w:tcW w:w="1537" w:type="dxa"/>
            <w:tcBorders>
              <w:top w:val="single" w:sz="4" w:space="0" w:color="auto"/>
              <w:left w:val="single" w:sz="4" w:space="0" w:color="auto"/>
              <w:bottom w:val="single" w:sz="4" w:space="0" w:color="auto"/>
              <w:right w:val="single" w:sz="4" w:space="0" w:color="auto"/>
            </w:tcBorders>
            <w:vAlign w:val="center"/>
            <w:hideMark/>
          </w:tcPr>
          <w:p w14:paraId="0ABA549E" w14:textId="77777777" w:rsidR="00E013D0" w:rsidRDefault="00DF1EDC" w:rsidP="00E013D0">
            <w:pPr>
              <w:rPr>
                <w:szCs w:val="22"/>
              </w:rPr>
            </w:pPr>
            <w:r>
              <w:t>Band 2</w:t>
            </w:r>
          </w:p>
        </w:tc>
        <w:tc>
          <w:tcPr>
            <w:tcW w:w="861" w:type="dxa"/>
            <w:tcBorders>
              <w:top w:val="single" w:sz="4" w:space="0" w:color="auto"/>
              <w:left w:val="single" w:sz="4" w:space="0" w:color="auto"/>
              <w:bottom w:val="single" w:sz="4" w:space="0" w:color="auto"/>
              <w:right w:val="single" w:sz="4" w:space="0" w:color="auto"/>
            </w:tcBorders>
            <w:vAlign w:val="center"/>
            <w:hideMark/>
          </w:tcPr>
          <w:p w14:paraId="294CEAF2" w14:textId="77777777" w:rsidR="00E013D0" w:rsidRDefault="00DF1EDC" w:rsidP="00E013D0">
            <w:pPr>
              <w:rPr>
                <w:szCs w:val="22"/>
              </w:rPr>
            </w:pPr>
            <w:r>
              <w:t>0x2</w:t>
            </w:r>
          </w:p>
        </w:tc>
        <w:tc>
          <w:tcPr>
            <w:tcW w:w="5499" w:type="dxa"/>
            <w:tcBorders>
              <w:top w:val="single" w:sz="4" w:space="0" w:color="auto"/>
              <w:left w:val="single" w:sz="4" w:space="0" w:color="auto"/>
              <w:bottom w:val="single" w:sz="4" w:space="0" w:color="auto"/>
              <w:right w:val="single" w:sz="4" w:space="0" w:color="auto"/>
            </w:tcBorders>
            <w:vAlign w:val="center"/>
            <w:hideMark/>
          </w:tcPr>
          <w:p w14:paraId="06DE0C93" w14:textId="77777777" w:rsidR="00E013D0" w:rsidRDefault="00DF1EDC" w:rsidP="00E013D0">
            <w:pPr>
              <w:rPr>
                <w:szCs w:val="22"/>
              </w:rPr>
            </w:pPr>
            <w:r>
              <w:rPr>
                <w:szCs w:val="22"/>
              </w:rPr>
              <w:t>(5GHz)</w:t>
            </w:r>
          </w:p>
        </w:tc>
      </w:tr>
    </w:tbl>
    <w:p w14:paraId="67421466" w14:textId="77777777" w:rsidR="00E013D0" w:rsidRDefault="00E013D0" w:rsidP="00E013D0"/>
    <w:p w14:paraId="6D156E76" w14:textId="77777777" w:rsidR="00E013D0" w:rsidRDefault="00DF1EDC" w:rsidP="008D240F">
      <w:pPr>
        <w:pStyle w:val="Heading4"/>
      </w:pPr>
      <w:r w:rsidRPr="00B9479B">
        <w:t>MD-REQ-283639/A-WifiErrorCode_St</w:t>
      </w:r>
    </w:p>
    <w:p w14:paraId="6A3B83CD" w14:textId="77777777" w:rsidR="00E013D0" w:rsidRDefault="00DF1EDC" w:rsidP="00E013D0">
      <w:r>
        <w:t>Message Type: Status</w:t>
      </w:r>
    </w:p>
    <w:p w14:paraId="083C2EB6" w14:textId="77777777" w:rsidR="00E013D0" w:rsidRDefault="00E013D0" w:rsidP="00E013D0"/>
    <w:p w14:paraId="07D8AA6D" w14:textId="77777777" w:rsidR="00E013D0" w:rsidRDefault="00DF1EDC" w:rsidP="00E013D0">
      <w:r>
        <w:t>This signal is used to inform the WifiHotSpotOnBoardClient of any currently active WifiHotspot error.</w:t>
      </w:r>
    </w:p>
    <w:p w14:paraId="1E0ED4D1" w14:textId="77777777" w:rsidR="00E013D0" w:rsidRDefault="00E013D0" w:rsidP="00E013D0"/>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2100"/>
        <w:gridCol w:w="1539"/>
        <w:gridCol w:w="3269"/>
      </w:tblGrid>
      <w:tr w:rsidR="00E013D0" w14:paraId="2C07E382" w14:textId="77777777" w:rsidTr="00E013D0">
        <w:trPr>
          <w:jc w:val="center"/>
        </w:trPr>
        <w:tc>
          <w:tcPr>
            <w:tcW w:w="823" w:type="dxa"/>
            <w:tcBorders>
              <w:top w:val="single" w:sz="4" w:space="0" w:color="auto"/>
              <w:left w:val="single" w:sz="4" w:space="0" w:color="auto"/>
              <w:bottom w:val="single" w:sz="4" w:space="0" w:color="auto"/>
              <w:right w:val="single" w:sz="4" w:space="0" w:color="auto"/>
            </w:tcBorders>
            <w:hideMark/>
          </w:tcPr>
          <w:p w14:paraId="3A0718C3" w14:textId="77777777" w:rsidR="00E013D0" w:rsidRDefault="00DF1EDC">
            <w:pPr>
              <w:spacing w:line="256" w:lineRule="auto"/>
              <w:rPr>
                <w:b/>
              </w:rPr>
            </w:pPr>
            <w:r>
              <w:rPr>
                <w:b/>
              </w:rPr>
              <w:t>Name</w:t>
            </w:r>
          </w:p>
        </w:tc>
        <w:tc>
          <w:tcPr>
            <w:tcW w:w="2100" w:type="dxa"/>
            <w:tcBorders>
              <w:top w:val="single" w:sz="4" w:space="0" w:color="auto"/>
              <w:left w:val="single" w:sz="4" w:space="0" w:color="auto"/>
              <w:bottom w:val="single" w:sz="4" w:space="0" w:color="auto"/>
              <w:right w:val="single" w:sz="4" w:space="0" w:color="auto"/>
            </w:tcBorders>
            <w:hideMark/>
          </w:tcPr>
          <w:p w14:paraId="3D4DCB94" w14:textId="77777777" w:rsidR="00E013D0" w:rsidRDefault="00DF1EDC">
            <w:pPr>
              <w:spacing w:line="256" w:lineRule="auto"/>
              <w:rPr>
                <w:b/>
              </w:rPr>
            </w:pPr>
            <w:r>
              <w:rPr>
                <w:b/>
              </w:rPr>
              <w:t>Literals</w:t>
            </w:r>
          </w:p>
        </w:tc>
        <w:tc>
          <w:tcPr>
            <w:tcW w:w="1539" w:type="dxa"/>
            <w:tcBorders>
              <w:top w:val="single" w:sz="4" w:space="0" w:color="auto"/>
              <w:left w:val="single" w:sz="4" w:space="0" w:color="auto"/>
              <w:bottom w:val="single" w:sz="4" w:space="0" w:color="auto"/>
              <w:right w:val="single" w:sz="4" w:space="0" w:color="auto"/>
            </w:tcBorders>
            <w:hideMark/>
          </w:tcPr>
          <w:p w14:paraId="6C87C554" w14:textId="77777777" w:rsidR="00E013D0" w:rsidRDefault="00DF1EDC">
            <w:pPr>
              <w:spacing w:line="256" w:lineRule="auto"/>
              <w:rPr>
                <w:b/>
              </w:rPr>
            </w:pPr>
            <w:r>
              <w:rPr>
                <w:b/>
              </w:rPr>
              <w:t>Value</w:t>
            </w:r>
          </w:p>
        </w:tc>
        <w:tc>
          <w:tcPr>
            <w:tcW w:w="3269" w:type="dxa"/>
            <w:tcBorders>
              <w:top w:val="single" w:sz="4" w:space="0" w:color="auto"/>
              <w:left w:val="single" w:sz="4" w:space="0" w:color="auto"/>
              <w:bottom w:val="single" w:sz="4" w:space="0" w:color="auto"/>
              <w:right w:val="single" w:sz="4" w:space="0" w:color="auto"/>
            </w:tcBorders>
            <w:hideMark/>
          </w:tcPr>
          <w:p w14:paraId="2FAA1C2E" w14:textId="77777777" w:rsidR="00E013D0" w:rsidRDefault="00DF1EDC">
            <w:pPr>
              <w:spacing w:line="256" w:lineRule="auto"/>
              <w:rPr>
                <w:b/>
              </w:rPr>
            </w:pPr>
            <w:r>
              <w:rPr>
                <w:b/>
              </w:rPr>
              <w:t>Description</w:t>
            </w:r>
          </w:p>
        </w:tc>
      </w:tr>
      <w:tr w:rsidR="00E013D0" w14:paraId="14392B57" w14:textId="77777777" w:rsidTr="00E013D0">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45AFC10D" w14:textId="77777777" w:rsidR="00E013D0" w:rsidRDefault="00DF1EDC">
            <w:pPr>
              <w:spacing w:line="256" w:lineRule="auto"/>
              <w:rPr>
                <w:rFonts w:cs="Arial"/>
                <w:color w:val="000000"/>
              </w:rPr>
            </w:pPr>
            <w:r>
              <w:rPr>
                <w:rFonts w:cs="Arial"/>
                <w:color w:val="000000"/>
              </w:rPr>
              <w:t>Type</w:t>
            </w:r>
          </w:p>
        </w:tc>
        <w:tc>
          <w:tcPr>
            <w:tcW w:w="2100" w:type="dxa"/>
            <w:tcBorders>
              <w:top w:val="single" w:sz="4" w:space="0" w:color="auto"/>
              <w:left w:val="single" w:sz="4" w:space="0" w:color="auto"/>
              <w:bottom w:val="single" w:sz="4" w:space="0" w:color="auto"/>
              <w:right w:val="single" w:sz="4" w:space="0" w:color="auto"/>
            </w:tcBorders>
            <w:vAlign w:val="center"/>
            <w:hideMark/>
          </w:tcPr>
          <w:p w14:paraId="028DECDD" w14:textId="77777777" w:rsidR="00E013D0" w:rsidRDefault="00DF1EDC">
            <w:pPr>
              <w:spacing w:line="256" w:lineRule="auto"/>
              <w:rPr>
                <w:rFonts w:cs="Arial"/>
                <w:color w:val="000000"/>
              </w:rPr>
            </w:pPr>
            <w:r>
              <w:rPr>
                <w:rFonts w:cs="Arial"/>
                <w:color w:val="000000"/>
              </w:rPr>
              <w:t>-</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9C4854C" w14:textId="77777777" w:rsidR="00E013D0" w:rsidRDefault="00DF1EDC">
            <w:pPr>
              <w:spacing w:line="256" w:lineRule="auto"/>
              <w:rPr>
                <w:rFonts w:cs="Arial"/>
                <w:color w:val="000000"/>
              </w:rPr>
            </w:pPr>
            <w:r>
              <w:rPr>
                <w:rFonts w:cs="Arial"/>
                <w:color w:val="000000"/>
              </w:rPr>
              <w:t>-</w:t>
            </w:r>
          </w:p>
        </w:tc>
        <w:tc>
          <w:tcPr>
            <w:tcW w:w="3269" w:type="dxa"/>
            <w:tcBorders>
              <w:top w:val="single" w:sz="4" w:space="0" w:color="auto"/>
              <w:left w:val="single" w:sz="4" w:space="0" w:color="auto"/>
              <w:bottom w:val="single" w:sz="4" w:space="0" w:color="auto"/>
              <w:right w:val="single" w:sz="4" w:space="0" w:color="auto"/>
            </w:tcBorders>
            <w:vAlign w:val="center"/>
            <w:hideMark/>
          </w:tcPr>
          <w:p w14:paraId="233A7221" w14:textId="77777777" w:rsidR="00E013D0" w:rsidRDefault="00DF1EDC" w:rsidP="00E013D0">
            <w:pPr>
              <w:spacing w:line="256" w:lineRule="auto"/>
              <w:rPr>
                <w:rFonts w:cs="Arial"/>
                <w:color w:val="000000"/>
              </w:rPr>
            </w:pPr>
            <w:r>
              <w:rPr>
                <w:rFonts w:cs="Arial"/>
                <w:color w:val="000000"/>
              </w:rPr>
              <w:t>Currently active WifiHotspot  Error</w:t>
            </w:r>
          </w:p>
        </w:tc>
      </w:tr>
      <w:tr w:rsidR="00E013D0" w14:paraId="5A4F2D34" w14:textId="77777777" w:rsidTr="00E013D0">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704069CA" w14:textId="77777777" w:rsidR="00E013D0" w:rsidRDefault="00DF1EDC">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72276BA2" w14:textId="77777777" w:rsidR="00E013D0" w:rsidRDefault="00DF1EDC">
            <w:pPr>
              <w:spacing w:line="256" w:lineRule="auto"/>
              <w:rPr>
                <w:rFonts w:cs="Arial"/>
              </w:rPr>
            </w:pPr>
            <w:r>
              <w:rPr>
                <w:rFonts w:cs="Arial"/>
              </w:rPr>
              <w:t>Null</w:t>
            </w:r>
          </w:p>
        </w:tc>
        <w:tc>
          <w:tcPr>
            <w:tcW w:w="1539" w:type="dxa"/>
            <w:tcBorders>
              <w:top w:val="single" w:sz="4" w:space="0" w:color="auto"/>
              <w:left w:val="single" w:sz="4" w:space="0" w:color="auto"/>
              <w:bottom w:val="single" w:sz="4" w:space="0" w:color="auto"/>
              <w:right w:val="single" w:sz="4" w:space="0" w:color="auto"/>
            </w:tcBorders>
            <w:hideMark/>
          </w:tcPr>
          <w:p w14:paraId="6D590C6D" w14:textId="77777777" w:rsidR="00E013D0" w:rsidRDefault="00DF1EDC" w:rsidP="00E013D0">
            <w:pPr>
              <w:spacing w:line="256" w:lineRule="auto"/>
              <w:rPr>
                <w:rFonts w:cs="Arial"/>
              </w:rPr>
            </w:pPr>
            <w:r>
              <w:rPr>
                <w:rFonts w:cs="Arial"/>
              </w:rPr>
              <w:t>0x0</w:t>
            </w:r>
          </w:p>
        </w:tc>
        <w:tc>
          <w:tcPr>
            <w:tcW w:w="3269" w:type="dxa"/>
            <w:tcBorders>
              <w:top w:val="single" w:sz="4" w:space="0" w:color="auto"/>
              <w:left w:val="single" w:sz="4" w:space="0" w:color="auto"/>
              <w:bottom w:val="single" w:sz="4" w:space="0" w:color="auto"/>
              <w:right w:val="single" w:sz="4" w:space="0" w:color="auto"/>
            </w:tcBorders>
          </w:tcPr>
          <w:p w14:paraId="0C3EA511" w14:textId="77777777" w:rsidR="00E013D0" w:rsidRDefault="00E013D0">
            <w:pPr>
              <w:spacing w:line="256" w:lineRule="auto"/>
              <w:rPr>
                <w:rFonts w:cs="Arial"/>
              </w:rPr>
            </w:pPr>
          </w:p>
        </w:tc>
      </w:tr>
      <w:tr w:rsidR="00E013D0" w14:paraId="168E5DA8" w14:textId="77777777" w:rsidTr="00E013D0">
        <w:trPr>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2A860E4A" w14:textId="77777777" w:rsidR="00E013D0" w:rsidRDefault="00DF1EDC">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73DF0406" w14:textId="77777777" w:rsidR="00E013D0" w:rsidRDefault="00DF1EDC" w:rsidP="00E013D0">
            <w:pPr>
              <w:spacing w:line="256" w:lineRule="auto"/>
              <w:rPr>
                <w:rFonts w:cs="Arial"/>
              </w:rPr>
            </w:pPr>
            <w:r>
              <w:rPr>
                <w:rFonts w:cs="Arial"/>
              </w:rPr>
              <w:t>Error1</w:t>
            </w:r>
          </w:p>
        </w:tc>
        <w:tc>
          <w:tcPr>
            <w:tcW w:w="1539" w:type="dxa"/>
            <w:tcBorders>
              <w:top w:val="single" w:sz="4" w:space="0" w:color="auto"/>
              <w:left w:val="single" w:sz="4" w:space="0" w:color="auto"/>
              <w:bottom w:val="single" w:sz="4" w:space="0" w:color="auto"/>
              <w:right w:val="single" w:sz="4" w:space="0" w:color="auto"/>
            </w:tcBorders>
            <w:hideMark/>
          </w:tcPr>
          <w:p w14:paraId="4DAA3D89" w14:textId="77777777" w:rsidR="00E013D0" w:rsidRDefault="00DF1EDC" w:rsidP="00E013D0">
            <w:pPr>
              <w:spacing w:line="256" w:lineRule="auto"/>
              <w:rPr>
                <w:rFonts w:cs="Arial"/>
              </w:rPr>
            </w:pPr>
            <w:r>
              <w:rPr>
                <w:rFonts w:cs="Arial"/>
              </w:rPr>
              <w:t>0x1</w:t>
            </w:r>
          </w:p>
        </w:tc>
        <w:tc>
          <w:tcPr>
            <w:tcW w:w="3269" w:type="dxa"/>
            <w:tcBorders>
              <w:top w:val="single" w:sz="4" w:space="0" w:color="auto"/>
              <w:left w:val="single" w:sz="4" w:space="0" w:color="auto"/>
              <w:bottom w:val="single" w:sz="4" w:space="0" w:color="auto"/>
              <w:right w:val="single" w:sz="4" w:space="0" w:color="auto"/>
            </w:tcBorders>
          </w:tcPr>
          <w:p w14:paraId="17078537" w14:textId="77777777" w:rsidR="00E013D0" w:rsidRDefault="00E013D0">
            <w:pPr>
              <w:spacing w:line="256" w:lineRule="auto"/>
              <w:rPr>
                <w:rFonts w:cs="Arial"/>
              </w:rPr>
            </w:pPr>
          </w:p>
        </w:tc>
      </w:tr>
      <w:tr w:rsidR="00E013D0" w14:paraId="4164465C" w14:textId="77777777" w:rsidTr="00E013D0">
        <w:trPr>
          <w:jc w:val="center"/>
        </w:trPr>
        <w:tc>
          <w:tcPr>
            <w:tcW w:w="823" w:type="dxa"/>
            <w:tcBorders>
              <w:top w:val="single" w:sz="4" w:space="0" w:color="auto"/>
              <w:left w:val="single" w:sz="4" w:space="0" w:color="auto"/>
              <w:bottom w:val="single" w:sz="4" w:space="0" w:color="auto"/>
              <w:right w:val="single" w:sz="4" w:space="0" w:color="auto"/>
            </w:tcBorders>
            <w:vAlign w:val="center"/>
          </w:tcPr>
          <w:p w14:paraId="6EABC53A" w14:textId="77777777" w:rsidR="00E013D0" w:rsidRDefault="00E013D0">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hideMark/>
          </w:tcPr>
          <w:p w14:paraId="4EBA420C" w14:textId="77777777" w:rsidR="00E013D0" w:rsidRDefault="00DF1EDC">
            <w:pPr>
              <w:spacing w:line="256" w:lineRule="auto"/>
              <w:rPr>
                <w:rFonts w:cs="Arial"/>
              </w:rPr>
            </w:pPr>
            <w:r>
              <w:rPr>
                <w:rFonts w:cs="Arial"/>
              </w:rPr>
              <w:t>Error2</w:t>
            </w:r>
          </w:p>
        </w:tc>
        <w:tc>
          <w:tcPr>
            <w:tcW w:w="1539" w:type="dxa"/>
            <w:tcBorders>
              <w:top w:val="single" w:sz="4" w:space="0" w:color="auto"/>
              <w:left w:val="single" w:sz="4" w:space="0" w:color="auto"/>
              <w:bottom w:val="single" w:sz="4" w:space="0" w:color="auto"/>
              <w:right w:val="single" w:sz="4" w:space="0" w:color="auto"/>
            </w:tcBorders>
            <w:hideMark/>
          </w:tcPr>
          <w:p w14:paraId="5A84A97D" w14:textId="77777777" w:rsidR="00E013D0" w:rsidRDefault="00DF1EDC" w:rsidP="00E013D0">
            <w:pPr>
              <w:spacing w:line="256" w:lineRule="auto"/>
              <w:rPr>
                <w:rFonts w:cs="Arial"/>
              </w:rPr>
            </w:pPr>
            <w:r>
              <w:rPr>
                <w:rFonts w:cs="Arial"/>
              </w:rPr>
              <w:t>0x2</w:t>
            </w:r>
          </w:p>
        </w:tc>
        <w:tc>
          <w:tcPr>
            <w:tcW w:w="3269" w:type="dxa"/>
            <w:tcBorders>
              <w:top w:val="single" w:sz="4" w:space="0" w:color="auto"/>
              <w:left w:val="single" w:sz="4" w:space="0" w:color="auto"/>
              <w:bottom w:val="single" w:sz="4" w:space="0" w:color="auto"/>
              <w:right w:val="single" w:sz="4" w:space="0" w:color="auto"/>
            </w:tcBorders>
          </w:tcPr>
          <w:p w14:paraId="2E67062A" w14:textId="77777777" w:rsidR="00E013D0" w:rsidRDefault="00E013D0">
            <w:pPr>
              <w:spacing w:line="256" w:lineRule="auto"/>
              <w:rPr>
                <w:rFonts w:cs="Arial"/>
              </w:rPr>
            </w:pPr>
          </w:p>
        </w:tc>
      </w:tr>
      <w:tr w:rsidR="00E013D0" w14:paraId="5458DCAB" w14:textId="77777777" w:rsidTr="00E013D0">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tcPr>
          <w:p w14:paraId="3EEC0DBD" w14:textId="77777777" w:rsidR="00E013D0" w:rsidRDefault="00E013D0">
            <w:pPr>
              <w:spacing w:line="256" w:lineRule="auto"/>
              <w:rPr>
                <w:rFonts w:cs="Arial"/>
                <w:color w:val="000000"/>
              </w:rPr>
            </w:pPr>
          </w:p>
        </w:tc>
        <w:tc>
          <w:tcPr>
            <w:tcW w:w="2100" w:type="dxa"/>
            <w:tcBorders>
              <w:top w:val="single" w:sz="4" w:space="0" w:color="auto"/>
              <w:left w:val="single" w:sz="4" w:space="0" w:color="auto"/>
              <w:bottom w:val="single" w:sz="4" w:space="0" w:color="auto"/>
              <w:right w:val="single" w:sz="4" w:space="0" w:color="auto"/>
            </w:tcBorders>
          </w:tcPr>
          <w:p w14:paraId="00D7EF18" w14:textId="77777777" w:rsidR="00E013D0" w:rsidRDefault="00DF1EDC">
            <w:pPr>
              <w:spacing w:line="256" w:lineRule="auto"/>
              <w:rPr>
                <w:rFonts w:cs="Arial"/>
              </w:rPr>
            </w:pPr>
            <w:r>
              <w:rPr>
                <w:rFonts w:cs="Arial"/>
              </w:rPr>
              <w:t>…</w:t>
            </w:r>
          </w:p>
        </w:tc>
        <w:tc>
          <w:tcPr>
            <w:tcW w:w="1539" w:type="dxa"/>
            <w:tcBorders>
              <w:top w:val="single" w:sz="4" w:space="0" w:color="auto"/>
              <w:left w:val="single" w:sz="4" w:space="0" w:color="auto"/>
              <w:bottom w:val="single" w:sz="4" w:space="0" w:color="auto"/>
              <w:right w:val="single" w:sz="4" w:space="0" w:color="auto"/>
            </w:tcBorders>
          </w:tcPr>
          <w:p w14:paraId="76FC209D" w14:textId="77777777" w:rsidR="00E013D0" w:rsidRDefault="00DF1EDC" w:rsidP="00E013D0">
            <w:pPr>
              <w:spacing w:line="256" w:lineRule="auto"/>
              <w:rPr>
                <w:rFonts w:cs="Arial"/>
              </w:rPr>
            </w:pPr>
            <w:r>
              <w:rPr>
                <w:rFonts w:cs="Arial"/>
              </w:rPr>
              <w:t>…</w:t>
            </w:r>
          </w:p>
        </w:tc>
        <w:tc>
          <w:tcPr>
            <w:tcW w:w="3269" w:type="dxa"/>
            <w:tcBorders>
              <w:top w:val="single" w:sz="4" w:space="0" w:color="auto"/>
              <w:left w:val="single" w:sz="4" w:space="0" w:color="auto"/>
              <w:bottom w:val="single" w:sz="4" w:space="0" w:color="auto"/>
              <w:right w:val="single" w:sz="4" w:space="0" w:color="auto"/>
            </w:tcBorders>
          </w:tcPr>
          <w:p w14:paraId="417C3061" w14:textId="77777777" w:rsidR="00E013D0" w:rsidRDefault="00E013D0">
            <w:pPr>
              <w:spacing w:line="256" w:lineRule="auto"/>
              <w:rPr>
                <w:rFonts w:cs="Arial"/>
              </w:rPr>
            </w:pPr>
          </w:p>
        </w:tc>
      </w:tr>
      <w:tr w:rsidR="00E013D0" w14:paraId="5B99EC6F" w14:textId="77777777" w:rsidTr="00E013D0">
        <w:trPr>
          <w:trHeight w:val="215"/>
          <w:jc w:val="center"/>
        </w:trPr>
        <w:tc>
          <w:tcPr>
            <w:tcW w:w="823" w:type="dxa"/>
            <w:tcBorders>
              <w:top w:val="single" w:sz="4" w:space="0" w:color="auto"/>
              <w:left w:val="single" w:sz="4" w:space="0" w:color="auto"/>
              <w:bottom w:val="single" w:sz="4" w:space="0" w:color="auto"/>
              <w:right w:val="single" w:sz="4" w:space="0" w:color="auto"/>
            </w:tcBorders>
            <w:vAlign w:val="center"/>
            <w:hideMark/>
          </w:tcPr>
          <w:p w14:paraId="70166762" w14:textId="77777777" w:rsidR="00E013D0" w:rsidRDefault="00DF1EDC">
            <w:pPr>
              <w:spacing w:line="256" w:lineRule="auto"/>
              <w:rPr>
                <w:rFonts w:cs="Arial"/>
                <w:color w:val="000000"/>
              </w:rPr>
            </w:pPr>
            <w:r>
              <w:rPr>
                <w:rFonts w:cs="Arial"/>
                <w:color w:val="000000"/>
              </w:rPr>
              <w:t> </w:t>
            </w:r>
          </w:p>
        </w:tc>
        <w:tc>
          <w:tcPr>
            <w:tcW w:w="2100" w:type="dxa"/>
            <w:tcBorders>
              <w:top w:val="single" w:sz="4" w:space="0" w:color="auto"/>
              <w:left w:val="single" w:sz="4" w:space="0" w:color="auto"/>
              <w:bottom w:val="single" w:sz="4" w:space="0" w:color="auto"/>
              <w:right w:val="single" w:sz="4" w:space="0" w:color="auto"/>
            </w:tcBorders>
            <w:hideMark/>
          </w:tcPr>
          <w:p w14:paraId="2688FD95" w14:textId="77777777" w:rsidR="00E013D0" w:rsidRDefault="00DF1EDC">
            <w:pPr>
              <w:spacing w:line="256" w:lineRule="auto"/>
              <w:rPr>
                <w:rFonts w:cs="Arial"/>
              </w:rPr>
            </w:pPr>
            <w:r>
              <w:rPr>
                <w:rFonts w:cs="Arial"/>
              </w:rPr>
              <w:t>Error15</w:t>
            </w:r>
          </w:p>
        </w:tc>
        <w:tc>
          <w:tcPr>
            <w:tcW w:w="1539" w:type="dxa"/>
            <w:tcBorders>
              <w:top w:val="single" w:sz="4" w:space="0" w:color="auto"/>
              <w:left w:val="single" w:sz="4" w:space="0" w:color="auto"/>
              <w:bottom w:val="single" w:sz="4" w:space="0" w:color="auto"/>
              <w:right w:val="single" w:sz="4" w:space="0" w:color="auto"/>
            </w:tcBorders>
            <w:hideMark/>
          </w:tcPr>
          <w:p w14:paraId="70751504" w14:textId="77777777" w:rsidR="00E013D0" w:rsidRDefault="00DF1EDC" w:rsidP="00E013D0">
            <w:pPr>
              <w:spacing w:line="256" w:lineRule="auto"/>
              <w:rPr>
                <w:rFonts w:cs="Arial"/>
              </w:rPr>
            </w:pPr>
            <w:r>
              <w:rPr>
                <w:rFonts w:cs="Arial"/>
              </w:rPr>
              <w:t>0xF</w:t>
            </w:r>
          </w:p>
        </w:tc>
        <w:tc>
          <w:tcPr>
            <w:tcW w:w="3269" w:type="dxa"/>
            <w:tcBorders>
              <w:top w:val="single" w:sz="4" w:space="0" w:color="auto"/>
              <w:left w:val="single" w:sz="4" w:space="0" w:color="auto"/>
              <w:bottom w:val="single" w:sz="4" w:space="0" w:color="auto"/>
              <w:right w:val="single" w:sz="4" w:space="0" w:color="auto"/>
            </w:tcBorders>
          </w:tcPr>
          <w:p w14:paraId="56B43D21" w14:textId="77777777" w:rsidR="00E013D0" w:rsidRDefault="00E013D0">
            <w:pPr>
              <w:spacing w:line="256" w:lineRule="auto"/>
              <w:rPr>
                <w:rFonts w:cs="Arial"/>
              </w:rPr>
            </w:pPr>
          </w:p>
        </w:tc>
      </w:tr>
    </w:tbl>
    <w:p w14:paraId="3B10492C" w14:textId="77777777" w:rsidR="00E013D0" w:rsidRDefault="00E013D0" w:rsidP="00E013D0"/>
    <w:p w14:paraId="7AD3F792" w14:textId="77777777" w:rsidR="00E013D0" w:rsidRDefault="00DF1EDC" w:rsidP="008D240F">
      <w:pPr>
        <w:pStyle w:val="Heading4"/>
      </w:pPr>
      <w:r w:rsidRPr="00B9479B">
        <w:t>MD-REQ-304589/A-NewHotSpotCredentials_St</w:t>
      </w:r>
    </w:p>
    <w:p w14:paraId="30CD8D08" w14:textId="77777777" w:rsidR="00E013D0" w:rsidRPr="00E40509" w:rsidRDefault="00DF1EDC" w:rsidP="00E013D0">
      <w:r w:rsidRPr="00E40509">
        <w:t>Message Type: Status</w:t>
      </w:r>
    </w:p>
    <w:p w14:paraId="58A84272" w14:textId="77777777" w:rsidR="00E013D0" w:rsidRPr="00E40509" w:rsidRDefault="00E013D0" w:rsidP="00E013D0"/>
    <w:p w14:paraId="4A0A07C0" w14:textId="77777777" w:rsidR="00E013D0" w:rsidRDefault="00DF1EDC" w:rsidP="00E013D0">
      <w:r>
        <w:t xml:space="preserve">This signal is used to inform the </w:t>
      </w:r>
      <w:r>
        <w:rPr>
          <w:rFonts w:eastAsiaTheme="minorHAnsi" w:cs="Arial"/>
        </w:rPr>
        <w:t xml:space="preserve">WifiHotSpotOnBoardClient </w:t>
      </w:r>
      <w:r>
        <w:t>the SSID or Password has been changed in the WifiHotSpotServer</w:t>
      </w:r>
    </w:p>
    <w:p w14:paraId="7DD81FA5" w14:textId="77777777" w:rsidR="00E013D0" w:rsidRPr="00E40509" w:rsidRDefault="00E013D0" w:rsidP="00E013D0"/>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
        <w:gridCol w:w="2185"/>
        <w:gridCol w:w="861"/>
        <w:gridCol w:w="5499"/>
      </w:tblGrid>
      <w:tr w:rsidR="00E013D0" w14:paraId="1D121E89" w14:textId="77777777" w:rsidTr="00E013D0">
        <w:trPr>
          <w:jc w:val="center"/>
        </w:trPr>
        <w:tc>
          <w:tcPr>
            <w:tcW w:w="889" w:type="dxa"/>
          </w:tcPr>
          <w:p w14:paraId="67430768" w14:textId="77777777" w:rsidR="00E013D0" w:rsidRPr="00E40509" w:rsidRDefault="00DF1EDC" w:rsidP="00E013D0">
            <w:pPr>
              <w:rPr>
                <w:b/>
              </w:rPr>
            </w:pPr>
            <w:r w:rsidRPr="00E40509">
              <w:rPr>
                <w:b/>
              </w:rPr>
              <w:t>Name</w:t>
            </w:r>
          </w:p>
        </w:tc>
        <w:tc>
          <w:tcPr>
            <w:tcW w:w="2185" w:type="dxa"/>
          </w:tcPr>
          <w:p w14:paraId="11801466" w14:textId="77777777" w:rsidR="00E013D0" w:rsidRPr="00E40509" w:rsidRDefault="00DF1EDC" w:rsidP="00E013D0">
            <w:pPr>
              <w:rPr>
                <w:b/>
              </w:rPr>
            </w:pPr>
            <w:r w:rsidRPr="00E40509">
              <w:rPr>
                <w:b/>
              </w:rPr>
              <w:t>Literals</w:t>
            </w:r>
          </w:p>
        </w:tc>
        <w:tc>
          <w:tcPr>
            <w:tcW w:w="861" w:type="dxa"/>
          </w:tcPr>
          <w:p w14:paraId="799B4AF1" w14:textId="77777777" w:rsidR="00E013D0" w:rsidRPr="00E40509" w:rsidRDefault="00DF1EDC" w:rsidP="00E013D0">
            <w:pPr>
              <w:rPr>
                <w:b/>
              </w:rPr>
            </w:pPr>
            <w:r w:rsidRPr="00E40509">
              <w:rPr>
                <w:b/>
              </w:rPr>
              <w:t>Value</w:t>
            </w:r>
          </w:p>
        </w:tc>
        <w:tc>
          <w:tcPr>
            <w:tcW w:w="5499" w:type="dxa"/>
          </w:tcPr>
          <w:p w14:paraId="5597011A" w14:textId="77777777" w:rsidR="00E013D0" w:rsidRPr="00E40509" w:rsidRDefault="00DF1EDC" w:rsidP="00E013D0">
            <w:pPr>
              <w:rPr>
                <w:b/>
              </w:rPr>
            </w:pPr>
            <w:r w:rsidRPr="00E40509">
              <w:rPr>
                <w:b/>
              </w:rPr>
              <w:t>Description</w:t>
            </w:r>
          </w:p>
        </w:tc>
      </w:tr>
      <w:tr w:rsidR="00E013D0" w14:paraId="52855785" w14:textId="77777777" w:rsidTr="00E013D0">
        <w:trPr>
          <w:jc w:val="center"/>
        </w:trPr>
        <w:tc>
          <w:tcPr>
            <w:tcW w:w="889" w:type="dxa"/>
          </w:tcPr>
          <w:p w14:paraId="5B2A2A4F" w14:textId="77777777" w:rsidR="00E013D0" w:rsidRDefault="00DF1EDC">
            <w:pPr>
              <w:spacing w:after="200" w:line="276" w:lineRule="auto"/>
              <w:rPr>
                <w:szCs w:val="22"/>
              </w:rPr>
            </w:pPr>
            <w:r>
              <w:t xml:space="preserve">Type </w:t>
            </w:r>
          </w:p>
        </w:tc>
        <w:tc>
          <w:tcPr>
            <w:tcW w:w="2185" w:type="dxa"/>
          </w:tcPr>
          <w:p w14:paraId="7BA60FE8" w14:textId="77777777" w:rsidR="00E013D0" w:rsidRDefault="00DF1EDC">
            <w:pPr>
              <w:spacing w:after="200" w:line="276" w:lineRule="auto"/>
              <w:rPr>
                <w:szCs w:val="22"/>
              </w:rPr>
            </w:pPr>
            <w:r>
              <w:t>-</w:t>
            </w:r>
          </w:p>
        </w:tc>
        <w:tc>
          <w:tcPr>
            <w:tcW w:w="861" w:type="dxa"/>
          </w:tcPr>
          <w:p w14:paraId="2CBD371C" w14:textId="77777777" w:rsidR="00E013D0" w:rsidRDefault="00DF1EDC">
            <w:pPr>
              <w:spacing w:after="200" w:line="276" w:lineRule="auto"/>
              <w:rPr>
                <w:szCs w:val="22"/>
              </w:rPr>
            </w:pPr>
            <w:r>
              <w:t>-</w:t>
            </w:r>
          </w:p>
        </w:tc>
        <w:tc>
          <w:tcPr>
            <w:tcW w:w="5499" w:type="dxa"/>
          </w:tcPr>
          <w:p w14:paraId="71F80283" w14:textId="77777777" w:rsidR="00E013D0" w:rsidRDefault="00DF1EDC" w:rsidP="00E013D0">
            <w:pPr>
              <w:rPr>
                <w:szCs w:val="22"/>
              </w:rPr>
            </w:pPr>
            <w:r w:rsidRPr="00D553EA">
              <w:t>Status bit to indicate the hotspot has changed its SSID or Password</w:t>
            </w:r>
          </w:p>
        </w:tc>
      </w:tr>
      <w:tr w:rsidR="00E013D0" w14:paraId="0FB4ACF5" w14:textId="77777777" w:rsidTr="00E013D0">
        <w:trPr>
          <w:jc w:val="center"/>
        </w:trPr>
        <w:tc>
          <w:tcPr>
            <w:tcW w:w="889" w:type="dxa"/>
          </w:tcPr>
          <w:p w14:paraId="607B73F0" w14:textId="77777777" w:rsidR="00E013D0" w:rsidRDefault="00E013D0">
            <w:pPr>
              <w:spacing w:after="200" w:line="276" w:lineRule="auto"/>
              <w:rPr>
                <w:szCs w:val="22"/>
              </w:rPr>
            </w:pPr>
          </w:p>
        </w:tc>
        <w:tc>
          <w:tcPr>
            <w:tcW w:w="2185" w:type="dxa"/>
          </w:tcPr>
          <w:p w14:paraId="7B1BAA3B" w14:textId="77777777" w:rsidR="00E013D0" w:rsidRDefault="00DF1EDC">
            <w:pPr>
              <w:spacing w:after="200" w:line="276" w:lineRule="auto"/>
              <w:rPr>
                <w:szCs w:val="22"/>
              </w:rPr>
            </w:pPr>
            <w:r>
              <w:t>NotAvailable</w:t>
            </w:r>
          </w:p>
        </w:tc>
        <w:tc>
          <w:tcPr>
            <w:tcW w:w="861" w:type="dxa"/>
          </w:tcPr>
          <w:p w14:paraId="6F5E96C9" w14:textId="77777777" w:rsidR="00E013D0" w:rsidRDefault="00DF1EDC">
            <w:pPr>
              <w:spacing w:after="200" w:line="276" w:lineRule="auto"/>
              <w:rPr>
                <w:szCs w:val="22"/>
              </w:rPr>
            </w:pPr>
            <w:r>
              <w:t>0x0</w:t>
            </w:r>
          </w:p>
        </w:tc>
        <w:tc>
          <w:tcPr>
            <w:tcW w:w="5499" w:type="dxa"/>
          </w:tcPr>
          <w:p w14:paraId="1ACB98E1" w14:textId="77777777" w:rsidR="00E013D0" w:rsidRDefault="00E013D0">
            <w:pPr>
              <w:spacing w:after="200" w:line="276" w:lineRule="auto"/>
              <w:rPr>
                <w:szCs w:val="22"/>
              </w:rPr>
            </w:pPr>
          </w:p>
        </w:tc>
      </w:tr>
      <w:tr w:rsidR="00E013D0" w14:paraId="39C36CC3" w14:textId="77777777" w:rsidTr="00E013D0">
        <w:trPr>
          <w:jc w:val="center"/>
        </w:trPr>
        <w:tc>
          <w:tcPr>
            <w:tcW w:w="889" w:type="dxa"/>
          </w:tcPr>
          <w:p w14:paraId="215BF5D8" w14:textId="77777777" w:rsidR="00E013D0" w:rsidRDefault="00E013D0">
            <w:pPr>
              <w:spacing w:after="200" w:line="276" w:lineRule="auto"/>
              <w:rPr>
                <w:szCs w:val="22"/>
              </w:rPr>
            </w:pPr>
          </w:p>
        </w:tc>
        <w:tc>
          <w:tcPr>
            <w:tcW w:w="2185" w:type="dxa"/>
          </w:tcPr>
          <w:p w14:paraId="5FF313D8" w14:textId="77777777" w:rsidR="00E013D0" w:rsidRDefault="00DF1EDC">
            <w:pPr>
              <w:spacing w:after="200" w:line="276" w:lineRule="auto"/>
              <w:rPr>
                <w:szCs w:val="22"/>
              </w:rPr>
            </w:pPr>
            <w:r>
              <w:t>Available</w:t>
            </w:r>
          </w:p>
        </w:tc>
        <w:tc>
          <w:tcPr>
            <w:tcW w:w="861" w:type="dxa"/>
          </w:tcPr>
          <w:p w14:paraId="0B4D1E0A" w14:textId="77777777" w:rsidR="00E013D0" w:rsidRDefault="00DF1EDC">
            <w:pPr>
              <w:spacing w:after="200" w:line="276" w:lineRule="auto"/>
              <w:rPr>
                <w:szCs w:val="22"/>
              </w:rPr>
            </w:pPr>
            <w:r>
              <w:t>0x1</w:t>
            </w:r>
          </w:p>
        </w:tc>
        <w:tc>
          <w:tcPr>
            <w:tcW w:w="5499" w:type="dxa"/>
          </w:tcPr>
          <w:p w14:paraId="28860D92" w14:textId="77777777" w:rsidR="00E013D0" w:rsidRDefault="00E013D0">
            <w:pPr>
              <w:spacing w:after="200" w:line="276" w:lineRule="auto"/>
              <w:rPr>
                <w:szCs w:val="22"/>
              </w:rPr>
            </w:pPr>
          </w:p>
        </w:tc>
      </w:tr>
    </w:tbl>
    <w:p w14:paraId="19303CB3" w14:textId="77777777" w:rsidR="00E013D0" w:rsidRDefault="00E013D0" w:rsidP="00E013D0"/>
    <w:p w14:paraId="6A9559EB" w14:textId="77777777" w:rsidR="00E013D0" w:rsidRDefault="00DF1EDC" w:rsidP="008D240F">
      <w:pPr>
        <w:pStyle w:val="Heading1"/>
      </w:pPr>
      <w:bookmarkStart w:id="37" w:name="_Toc14081893"/>
      <w:r>
        <w:t>General Requirements</w:t>
      </w:r>
      <w:bookmarkEnd w:id="37"/>
    </w:p>
    <w:p w14:paraId="7EA783BA" w14:textId="77777777" w:rsidR="008D240F" w:rsidRPr="008D240F" w:rsidRDefault="008D240F" w:rsidP="008D240F">
      <w:pPr>
        <w:pStyle w:val="Heading2"/>
        <w:rPr>
          <w:b w:val="0"/>
          <w:u w:val="single"/>
        </w:rPr>
      </w:pPr>
      <w:bookmarkStart w:id="38" w:name="_Toc14081894"/>
      <w:r w:rsidRPr="008D240F">
        <w:rPr>
          <w:b w:val="0"/>
          <w:u w:val="single"/>
        </w:rPr>
        <w:t>WFHS-HMI-REQ-192248/A-WifiHotspotOnBoardClient Transport Protocol Data Request</w:t>
      </w:r>
      <w:bookmarkEnd w:id="38"/>
    </w:p>
    <w:p w14:paraId="7B758455" w14:textId="77777777" w:rsidR="00E013D0" w:rsidRDefault="00DF1EDC" w:rsidP="00E013D0">
      <w:pPr>
        <w:rPr>
          <w:rFonts w:cs="Arial"/>
        </w:rPr>
      </w:pPr>
      <w:r w:rsidRPr="004429C1">
        <w:rPr>
          <w:rFonts w:cs="Arial"/>
        </w:rPr>
        <w:t xml:space="preserve">The </w:t>
      </w:r>
      <w:r>
        <w:rPr>
          <w:rFonts w:cs="Arial"/>
        </w:rPr>
        <w:t>WifiHotspotOnBoardClient shall request all Transport Protocol data required for a given WifiHotspot screen upon entry.</w:t>
      </w:r>
    </w:p>
    <w:p w14:paraId="6662A431" w14:textId="77777777" w:rsidR="00E013D0" w:rsidRDefault="00E013D0" w:rsidP="00E013D0">
      <w:pPr>
        <w:rPr>
          <w:rFonts w:cs="Arial"/>
        </w:rPr>
      </w:pPr>
    </w:p>
    <w:p w14:paraId="7141DA9E" w14:textId="77777777" w:rsidR="00E013D0" w:rsidRPr="004429C1" w:rsidRDefault="00DF1EDC" w:rsidP="00E013D0">
      <w:pPr>
        <w:rPr>
          <w:rFonts w:cs="Arial"/>
        </w:rPr>
      </w:pPr>
      <w:r>
        <w:rPr>
          <w:rFonts w:cs="Arial"/>
        </w:rPr>
        <w:t>Example: When the user requests the Connected Device List screen, the WifiHotspotOnBoardClient shall make a request for the Device List from the WifiHotspotServer using DeviceList_Rq. The WifiHotspotServer shall respond with DeviceList_Rsp.</w:t>
      </w:r>
    </w:p>
    <w:p w14:paraId="066CD20B" w14:textId="77777777" w:rsidR="00E013D0" w:rsidRDefault="00E013D0" w:rsidP="00E013D0"/>
    <w:p w14:paraId="17C2A02E" w14:textId="77777777" w:rsidR="008D240F" w:rsidRPr="008D240F" w:rsidRDefault="008D240F" w:rsidP="008D240F">
      <w:pPr>
        <w:pStyle w:val="Heading2"/>
        <w:rPr>
          <w:b w:val="0"/>
          <w:u w:val="single"/>
        </w:rPr>
      </w:pPr>
      <w:bookmarkStart w:id="39" w:name="_Toc14081895"/>
      <w:r w:rsidRPr="008D240F">
        <w:rPr>
          <w:b w:val="0"/>
          <w:u w:val="single"/>
        </w:rPr>
        <w:t>WFHSv2-REQ-283641/A-HMI Specification References</w:t>
      </w:r>
      <w:bookmarkEnd w:id="39"/>
    </w:p>
    <w:p w14:paraId="2087B052" w14:textId="77777777" w:rsidR="00E013D0" w:rsidRPr="00D444D6" w:rsidRDefault="00DF1EDC" w:rsidP="00E013D0">
      <w:pPr>
        <w:rPr>
          <w:rFonts w:cs="Arial"/>
        </w:rPr>
      </w:pPr>
      <w:r w:rsidRPr="00D444D6">
        <w:rPr>
          <w:rFonts w:cs="Arial"/>
        </w:rPr>
        <w:t>The HMI specifications may vary per module. Refer to the HMI specifications below per module for the actual implementation of screens, popups, screen names and icons.</w:t>
      </w:r>
    </w:p>
    <w:p w14:paraId="108408B1" w14:textId="77777777" w:rsidR="00E013D0" w:rsidRDefault="00E013D0" w:rsidP="00E013D0">
      <w:pPr>
        <w:rPr>
          <w:rFonts w:cs="Arial"/>
        </w:rPr>
      </w:pPr>
    </w:p>
    <w:tbl>
      <w:tblPr>
        <w:tblStyle w:val="TableGrid"/>
        <w:tblW w:w="0" w:type="auto"/>
        <w:jc w:val="center"/>
        <w:tblLook w:val="04A0" w:firstRow="1" w:lastRow="0" w:firstColumn="1" w:lastColumn="0" w:noHBand="0" w:noVBand="1"/>
      </w:tblPr>
      <w:tblGrid>
        <w:gridCol w:w="1255"/>
        <w:gridCol w:w="7920"/>
      </w:tblGrid>
      <w:tr w:rsidR="00E013D0" w14:paraId="3044A824" w14:textId="77777777" w:rsidTr="00E013D0">
        <w:trPr>
          <w:trHeight w:val="377"/>
          <w:jc w:val="center"/>
        </w:trPr>
        <w:tc>
          <w:tcPr>
            <w:tcW w:w="1255" w:type="dxa"/>
            <w:shd w:val="clear" w:color="auto" w:fill="8DB3E2" w:themeFill="text2" w:themeFillTint="66"/>
            <w:vAlign w:val="center"/>
          </w:tcPr>
          <w:p w14:paraId="344E2C0B" w14:textId="77777777" w:rsidR="00E013D0" w:rsidRPr="00336E88" w:rsidRDefault="00DF1EDC" w:rsidP="00E013D0">
            <w:pPr>
              <w:rPr>
                <w:rFonts w:cs="Arial"/>
                <w:b/>
              </w:rPr>
            </w:pPr>
            <w:r w:rsidRPr="00336E88">
              <w:rPr>
                <w:rFonts w:cs="Arial"/>
                <w:b/>
              </w:rPr>
              <w:t>Module</w:t>
            </w:r>
          </w:p>
        </w:tc>
        <w:tc>
          <w:tcPr>
            <w:tcW w:w="7920" w:type="dxa"/>
            <w:shd w:val="clear" w:color="auto" w:fill="8DB3E2" w:themeFill="text2" w:themeFillTint="66"/>
            <w:vAlign w:val="center"/>
          </w:tcPr>
          <w:p w14:paraId="35FC6F40" w14:textId="77777777" w:rsidR="00E013D0" w:rsidRPr="00336E88" w:rsidRDefault="00DF1EDC" w:rsidP="00E013D0">
            <w:pPr>
              <w:rPr>
                <w:rFonts w:cs="Arial"/>
                <w:b/>
              </w:rPr>
            </w:pPr>
            <w:r w:rsidRPr="00336E88">
              <w:rPr>
                <w:rFonts w:cs="Arial"/>
                <w:b/>
              </w:rPr>
              <w:t>HMI Specification</w:t>
            </w:r>
          </w:p>
        </w:tc>
      </w:tr>
      <w:tr w:rsidR="00E013D0" w14:paraId="657B2C6A" w14:textId="77777777" w:rsidTr="00E013D0">
        <w:trPr>
          <w:trHeight w:val="350"/>
          <w:jc w:val="center"/>
        </w:trPr>
        <w:tc>
          <w:tcPr>
            <w:tcW w:w="1255" w:type="dxa"/>
            <w:vAlign w:val="center"/>
          </w:tcPr>
          <w:p w14:paraId="54F34844" w14:textId="77777777" w:rsidR="00E013D0" w:rsidRPr="00B57312" w:rsidRDefault="00DF1EDC" w:rsidP="00E013D0">
            <w:pPr>
              <w:rPr>
                <w:rFonts w:cs="Arial"/>
              </w:rPr>
            </w:pPr>
            <w:r>
              <w:rPr>
                <w:rFonts w:cs="Arial"/>
              </w:rPr>
              <w:t>SYNC</w:t>
            </w:r>
          </w:p>
        </w:tc>
        <w:tc>
          <w:tcPr>
            <w:tcW w:w="7920" w:type="dxa"/>
            <w:vAlign w:val="center"/>
          </w:tcPr>
          <w:p w14:paraId="142834B8" w14:textId="77777777" w:rsidR="00E013D0" w:rsidRDefault="00DF1EDC" w:rsidP="00E013D0">
            <w:pPr>
              <w:rPr>
                <w:rFonts w:cs="Arial"/>
              </w:rPr>
            </w:pPr>
            <w:r w:rsidRPr="00D444D6">
              <w:rPr>
                <w:rFonts w:cs="Arial"/>
              </w:rPr>
              <w:t>H31i_SYNC_Gen3_Wi-Fi_Settings</w:t>
            </w:r>
          </w:p>
        </w:tc>
      </w:tr>
      <w:tr w:rsidR="00E013D0" w14:paraId="2093E4E2" w14:textId="77777777" w:rsidTr="00E013D0">
        <w:trPr>
          <w:trHeight w:val="350"/>
          <w:jc w:val="center"/>
        </w:trPr>
        <w:tc>
          <w:tcPr>
            <w:tcW w:w="1255" w:type="dxa"/>
            <w:vAlign w:val="center"/>
          </w:tcPr>
          <w:p w14:paraId="4163D9D7" w14:textId="77777777" w:rsidR="00E013D0" w:rsidRPr="00B57312" w:rsidRDefault="00DF1EDC" w:rsidP="00E013D0">
            <w:pPr>
              <w:rPr>
                <w:rFonts w:cs="Arial"/>
              </w:rPr>
            </w:pPr>
            <w:r>
              <w:rPr>
                <w:rFonts w:cs="Arial"/>
              </w:rPr>
              <w:t>Sub-SYNC</w:t>
            </w:r>
          </w:p>
        </w:tc>
        <w:tc>
          <w:tcPr>
            <w:tcW w:w="7920" w:type="dxa"/>
            <w:vAlign w:val="center"/>
          </w:tcPr>
          <w:p w14:paraId="2EA8E632" w14:textId="77777777" w:rsidR="00E013D0" w:rsidRDefault="00DF1EDC" w:rsidP="00E013D0">
            <w:pPr>
              <w:rPr>
                <w:rFonts w:cs="Arial"/>
              </w:rPr>
            </w:pPr>
            <w:r w:rsidRPr="00D444D6">
              <w:rPr>
                <w:rFonts w:cs="Arial"/>
              </w:rPr>
              <w:t>TBD (actual name of the specification may be added to</w:t>
            </w:r>
            <w:r>
              <w:rPr>
                <w:rFonts w:cs="Arial"/>
              </w:rPr>
              <w:t xml:space="preserve"> this document at a later time)</w:t>
            </w:r>
          </w:p>
        </w:tc>
      </w:tr>
    </w:tbl>
    <w:p w14:paraId="64C067F9" w14:textId="77777777" w:rsidR="00E013D0" w:rsidRPr="00D444D6" w:rsidRDefault="00E013D0" w:rsidP="00E013D0">
      <w:pPr>
        <w:rPr>
          <w:rFonts w:cs="Arial"/>
        </w:rPr>
      </w:pPr>
    </w:p>
    <w:p w14:paraId="4461AC4D" w14:textId="77777777" w:rsidR="008D240F" w:rsidRPr="008D240F" w:rsidRDefault="008D240F" w:rsidP="008D240F">
      <w:pPr>
        <w:pStyle w:val="Heading2"/>
        <w:rPr>
          <w:b w:val="0"/>
          <w:u w:val="single"/>
        </w:rPr>
      </w:pPr>
      <w:bookmarkStart w:id="40" w:name="_Toc14081896"/>
      <w:r w:rsidRPr="008D240F">
        <w:rPr>
          <w:b w:val="0"/>
          <w:u w:val="single"/>
        </w:rPr>
        <w:t>WFHSv2-REQ-283642/A-Diagnostic Specification References</w:t>
      </w:r>
      <w:bookmarkEnd w:id="40"/>
    </w:p>
    <w:p w14:paraId="721BCE93" w14:textId="77777777" w:rsidR="00E013D0" w:rsidRPr="0070711B" w:rsidRDefault="00DF1EDC" w:rsidP="00E013D0">
      <w:pPr>
        <w:rPr>
          <w:rFonts w:cs="Arial"/>
        </w:rPr>
      </w:pPr>
      <w:r>
        <w:rPr>
          <w:rFonts w:cs="Arial"/>
        </w:rPr>
        <w:t>The Diagnostics Part 2 specification</w:t>
      </w:r>
      <w:r w:rsidRPr="0070711B">
        <w:rPr>
          <w:rFonts w:cs="Arial"/>
        </w:rPr>
        <w:t xml:space="preserve"> may v</w:t>
      </w:r>
      <w:r>
        <w:rPr>
          <w:rFonts w:cs="Arial"/>
        </w:rPr>
        <w:t>ary per module. Refer to the Diagnostic Part 2 specification</w:t>
      </w:r>
      <w:r w:rsidRPr="0070711B">
        <w:rPr>
          <w:rFonts w:cs="Arial"/>
        </w:rPr>
        <w:t xml:space="preserve"> below per module for </w:t>
      </w:r>
      <w:r>
        <w:rPr>
          <w:rFonts w:cs="Arial"/>
        </w:rPr>
        <w:t>relevant DID (diagnostic ID) values, DTC values, and address spaces</w:t>
      </w:r>
      <w:r w:rsidRPr="0070711B">
        <w:rPr>
          <w:rFonts w:cs="Arial"/>
        </w:rPr>
        <w:t>.</w:t>
      </w:r>
    </w:p>
    <w:p w14:paraId="2FD0DDFB" w14:textId="77777777" w:rsidR="00E013D0" w:rsidRDefault="00E013D0" w:rsidP="00E013D0">
      <w:pPr>
        <w:ind w:left="795"/>
        <w:rPr>
          <w:rFonts w:cs="Arial"/>
        </w:rPr>
      </w:pPr>
    </w:p>
    <w:tbl>
      <w:tblPr>
        <w:tblStyle w:val="TableGrid"/>
        <w:tblW w:w="0" w:type="auto"/>
        <w:jc w:val="center"/>
        <w:tblLook w:val="04A0" w:firstRow="1" w:lastRow="0" w:firstColumn="1" w:lastColumn="0" w:noHBand="0" w:noVBand="1"/>
      </w:tblPr>
      <w:tblGrid>
        <w:gridCol w:w="1255"/>
        <w:gridCol w:w="7740"/>
      </w:tblGrid>
      <w:tr w:rsidR="00E013D0" w14:paraId="6DA138CA" w14:textId="77777777" w:rsidTr="00E013D0">
        <w:trPr>
          <w:trHeight w:val="287"/>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7AE0B455" w14:textId="77777777" w:rsidR="00E013D0" w:rsidRDefault="00DF1EDC" w:rsidP="00E013D0">
            <w:pPr>
              <w:rPr>
                <w:rFonts w:cs="Arial"/>
                <w:b/>
              </w:rPr>
            </w:pPr>
            <w:r>
              <w:rPr>
                <w:rFonts w:cs="Arial"/>
                <w:b/>
              </w:rPr>
              <w:t>Module</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DB3E2" w:themeFill="text2" w:themeFillTint="66"/>
            <w:vAlign w:val="center"/>
            <w:hideMark/>
          </w:tcPr>
          <w:p w14:paraId="19730C07" w14:textId="77777777" w:rsidR="00E013D0" w:rsidRDefault="00DF1EDC" w:rsidP="00E013D0">
            <w:pPr>
              <w:rPr>
                <w:rFonts w:cs="Arial"/>
                <w:b/>
              </w:rPr>
            </w:pPr>
            <w:r>
              <w:rPr>
                <w:rFonts w:cs="Arial"/>
                <w:b/>
              </w:rPr>
              <w:t>Diagnostic Part 2 Specification</w:t>
            </w:r>
          </w:p>
        </w:tc>
      </w:tr>
      <w:tr w:rsidR="00E013D0" w14:paraId="1ED3BD4E" w14:textId="77777777" w:rsidTr="00E013D0">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0C8BD3" w14:textId="77777777" w:rsidR="00E013D0" w:rsidRDefault="00DF1EDC" w:rsidP="00E013D0">
            <w:pPr>
              <w:rPr>
                <w:rFonts w:cs="Arial"/>
              </w:rPr>
            </w:pPr>
            <w:r>
              <w:rPr>
                <w:rFonts w:cs="Arial"/>
              </w:rPr>
              <w:t>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5D13F7" w14:textId="77777777" w:rsidR="00E013D0" w:rsidRDefault="00DF1EDC" w:rsidP="00E013D0">
            <w:pPr>
              <w:rPr>
                <w:rFonts w:cs="Arial"/>
              </w:rPr>
            </w:pPr>
            <w:r w:rsidRPr="0070711B">
              <w:rPr>
                <w:rFonts w:cs="Arial"/>
              </w:rPr>
              <w:t>Infotainment Diagnostics Specification</w:t>
            </w:r>
          </w:p>
        </w:tc>
      </w:tr>
      <w:tr w:rsidR="00E013D0" w14:paraId="7E4DBEC8" w14:textId="77777777" w:rsidTr="00E013D0">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121342" w14:textId="77777777" w:rsidR="00E013D0" w:rsidRDefault="00DF1EDC" w:rsidP="00E013D0">
            <w:pPr>
              <w:rPr>
                <w:rFonts w:cs="Arial"/>
              </w:rPr>
            </w:pPr>
            <w:r>
              <w:rPr>
                <w:rFonts w:cs="Arial"/>
              </w:rPr>
              <w:t>Sub-SYNC</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798E1D" w14:textId="77777777" w:rsidR="00E013D0" w:rsidRDefault="00DF1EDC" w:rsidP="00E013D0">
            <w:pPr>
              <w:rPr>
                <w:rFonts w:cs="Arial"/>
              </w:rPr>
            </w:pPr>
            <w:r>
              <w:rPr>
                <w:rFonts w:cs="Arial"/>
              </w:rPr>
              <w:t>TBD (actual name of the specification may be added to this document at a later time)</w:t>
            </w:r>
          </w:p>
        </w:tc>
      </w:tr>
      <w:tr w:rsidR="00E013D0" w14:paraId="133ACB44" w14:textId="77777777" w:rsidTr="00E013D0">
        <w:trPr>
          <w:trHeight w:val="35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9CED1B" w14:textId="77777777" w:rsidR="00E013D0" w:rsidRDefault="00DF1EDC" w:rsidP="00E013D0">
            <w:pPr>
              <w:rPr>
                <w:rFonts w:cs="Arial"/>
              </w:rPr>
            </w:pPr>
            <w:r>
              <w:rPr>
                <w:rFonts w:cs="Arial"/>
              </w:rPr>
              <w:t>TCU</w:t>
            </w:r>
          </w:p>
        </w:tc>
        <w:tc>
          <w:tcPr>
            <w:tcW w:w="77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40CE65" w14:textId="77777777" w:rsidR="00E013D0" w:rsidRDefault="00DF1EDC" w:rsidP="00E013D0">
            <w:pPr>
              <w:rPr>
                <w:rFonts w:cs="Arial"/>
              </w:rPr>
            </w:pPr>
            <w:r>
              <w:rPr>
                <w:rFonts w:cs="Arial"/>
              </w:rPr>
              <w:t xml:space="preserve">TCU </w:t>
            </w:r>
            <w:r w:rsidRPr="0070711B">
              <w:rPr>
                <w:rFonts w:cs="Arial"/>
              </w:rPr>
              <w:t>Subsystem Specification Di</w:t>
            </w:r>
            <w:r>
              <w:rPr>
                <w:rFonts w:cs="Arial"/>
              </w:rPr>
              <w:t>agnostic Specification (Part 2)</w:t>
            </w:r>
          </w:p>
        </w:tc>
      </w:tr>
    </w:tbl>
    <w:p w14:paraId="5194A99F" w14:textId="77777777" w:rsidR="00E013D0" w:rsidRPr="0070711B" w:rsidRDefault="00E013D0" w:rsidP="00E013D0">
      <w:pPr>
        <w:rPr>
          <w:rFonts w:cs="Arial"/>
        </w:rPr>
      </w:pPr>
    </w:p>
    <w:p w14:paraId="4F3C2243" w14:textId="77777777" w:rsidR="008D240F" w:rsidRPr="008D240F" w:rsidRDefault="008D240F" w:rsidP="008D240F">
      <w:pPr>
        <w:pStyle w:val="Heading2"/>
        <w:rPr>
          <w:b w:val="0"/>
          <w:u w:val="single"/>
        </w:rPr>
      </w:pPr>
      <w:bookmarkStart w:id="41" w:name="_Toc14081897"/>
      <w:r w:rsidRPr="008D240F">
        <w:rPr>
          <w:b w:val="0"/>
          <w:u w:val="single"/>
        </w:rPr>
        <w:t>WFHSv2-SR-REQ-227355/B-Request/Response return to Null/NoRequest state</w:t>
      </w:r>
      <w:bookmarkEnd w:id="41"/>
    </w:p>
    <w:p w14:paraId="50FB3496" w14:textId="77777777" w:rsidR="00E013D0" w:rsidRPr="00DF685A" w:rsidRDefault="00DF1EDC" w:rsidP="00E013D0">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there sig</w:t>
      </w:r>
      <w:r>
        <w:rPr>
          <w:rFonts w:cs="Arial"/>
        </w:rPr>
        <w:t xml:space="preserve">nal encoding values for a period of time defined by </w:t>
      </w:r>
      <w:r w:rsidRPr="00B91D84">
        <w:rPr>
          <w:rFonts w:cs="Arial"/>
        </w:rPr>
        <w:t>T_ReturnToNull_NoRequest</w:t>
      </w:r>
      <w:r>
        <w:rPr>
          <w:rFonts w:cs="Arial"/>
        </w:rPr>
        <w:t xml:space="preserve"> </w:t>
      </w:r>
      <w:r w:rsidRPr="00DF685A">
        <w:rPr>
          <w:rFonts w:cs="Arial"/>
        </w:rPr>
        <w:t xml:space="preserve">and then shall </w:t>
      </w:r>
      <w:r>
        <w:rPr>
          <w:rFonts w:cs="Arial"/>
        </w:rPr>
        <w:t xml:space="preserve">transit </w:t>
      </w:r>
      <w:r w:rsidRPr="00DF685A">
        <w:rPr>
          <w:rFonts w:cs="Arial"/>
        </w:rPr>
        <w:t xml:space="preserve">back to Null </w:t>
      </w:r>
      <w:r>
        <w:rPr>
          <w:rFonts w:cs="Arial"/>
        </w:rPr>
        <w:t xml:space="preserve">or NoRequest </w:t>
      </w:r>
      <w:r w:rsidRPr="00DF685A">
        <w:rPr>
          <w:rFonts w:cs="Arial"/>
        </w:rPr>
        <w:t>as shown in the sequence diagrams</w:t>
      </w:r>
      <w:r>
        <w:rPr>
          <w:rFonts w:cs="Arial"/>
        </w:rPr>
        <w:t xml:space="preserve"> (TBD - diagrams will be updated at a later time)</w:t>
      </w:r>
      <w:r w:rsidRPr="00DF685A">
        <w:rPr>
          <w:rFonts w:cs="Arial"/>
        </w:rPr>
        <w:t>:</w:t>
      </w:r>
    </w:p>
    <w:p w14:paraId="501D4CF0" w14:textId="77777777" w:rsidR="00E013D0" w:rsidRDefault="00DF1EDC" w:rsidP="00DF1EDC">
      <w:pPr>
        <w:numPr>
          <w:ilvl w:val="0"/>
          <w:numId w:val="7"/>
        </w:numPr>
        <w:rPr>
          <w:rFonts w:cs="Arial"/>
          <w:color w:val="000000"/>
        </w:rPr>
      </w:pPr>
      <w:r w:rsidRPr="00B91D84">
        <w:rPr>
          <w:rFonts w:cs="Arial"/>
          <w:color w:val="000000"/>
        </w:rPr>
        <w:t>HotspotEnablement_Rq</w:t>
      </w:r>
    </w:p>
    <w:p w14:paraId="0F1D62FD" w14:textId="77777777" w:rsidR="00E013D0" w:rsidRDefault="00DF1EDC" w:rsidP="00DF1EDC">
      <w:pPr>
        <w:numPr>
          <w:ilvl w:val="0"/>
          <w:numId w:val="7"/>
        </w:numPr>
        <w:rPr>
          <w:rFonts w:cs="Arial"/>
          <w:color w:val="000000"/>
        </w:rPr>
      </w:pPr>
      <w:r w:rsidRPr="00B91D84">
        <w:rPr>
          <w:rFonts w:cs="Arial"/>
          <w:color w:val="000000"/>
        </w:rPr>
        <w:t>HotspotVisibility_Rq</w:t>
      </w:r>
    </w:p>
    <w:p w14:paraId="756B488B" w14:textId="77777777" w:rsidR="00E013D0" w:rsidRPr="008C747A" w:rsidRDefault="00DF1EDC" w:rsidP="00DF1EDC">
      <w:pPr>
        <w:numPr>
          <w:ilvl w:val="0"/>
          <w:numId w:val="7"/>
        </w:numPr>
        <w:rPr>
          <w:rFonts w:cs="Arial"/>
          <w:color w:val="000000"/>
        </w:rPr>
      </w:pPr>
      <w:r w:rsidRPr="008C747A">
        <w:rPr>
          <w:rFonts w:cs="Arial"/>
          <w:color w:val="000000"/>
        </w:rPr>
        <w:t>CarrierInfo_Rq</w:t>
      </w:r>
    </w:p>
    <w:p w14:paraId="2FCAE506" w14:textId="77777777" w:rsidR="00E013D0" w:rsidRPr="008C747A" w:rsidRDefault="00DF1EDC" w:rsidP="00DF1EDC">
      <w:pPr>
        <w:numPr>
          <w:ilvl w:val="0"/>
          <w:numId w:val="7"/>
        </w:numPr>
        <w:rPr>
          <w:rFonts w:cs="Arial"/>
          <w:color w:val="000000"/>
        </w:rPr>
      </w:pPr>
      <w:r w:rsidRPr="008C747A">
        <w:rPr>
          <w:rFonts w:cs="Arial"/>
          <w:color w:val="000000"/>
        </w:rPr>
        <w:t>DataUsage_Rq</w:t>
      </w:r>
    </w:p>
    <w:p w14:paraId="15C0D9A5" w14:textId="77777777" w:rsidR="00E013D0" w:rsidRPr="008C747A" w:rsidRDefault="00DF1EDC" w:rsidP="00DF1EDC">
      <w:pPr>
        <w:numPr>
          <w:ilvl w:val="0"/>
          <w:numId w:val="7"/>
        </w:numPr>
        <w:rPr>
          <w:rFonts w:cs="Arial"/>
          <w:color w:val="000000"/>
        </w:rPr>
      </w:pPr>
      <w:r w:rsidRPr="008C747A">
        <w:rPr>
          <w:rFonts w:cs="Arial"/>
          <w:color w:val="000000"/>
        </w:rPr>
        <w:t>DeviceList_Rq</w:t>
      </w:r>
    </w:p>
    <w:p w14:paraId="226A46D7" w14:textId="77777777" w:rsidR="00E013D0" w:rsidRPr="00B91D84" w:rsidRDefault="00DF1EDC" w:rsidP="00DF1EDC">
      <w:pPr>
        <w:numPr>
          <w:ilvl w:val="0"/>
          <w:numId w:val="7"/>
        </w:numPr>
        <w:rPr>
          <w:rFonts w:cs="Arial"/>
        </w:rPr>
      </w:pPr>
      <w:r w:rsidRPr="00B91D84">
        <w:rPr>
          <w:rFonts w:cs="Arial"/>
          <w:color w:val="000000"/>
        </w:rPr>
        <w:t>RemoveDevice_Rq</w:t>
      </w:r>
    </w:p>
    <w:p w14:paraId="622C6CE9" w14:textId="77777777" w:rsidR="00E013D0" w:rsidRPr="00B91D84" w:rsidRDefault="00DF1EDC" w:rsidP="00DF1EDC">
      <w:pPr>
        <w:numPr>
          <w:ilvl w:val="0"/>
          <w:numId w:val="7"/>
        </w:numPr>
        <w:rPr>
          <w:rFonts w:cs="Arial"/>
        </w:rPr>
      </w:pPr>
      <w:r w:rsidRPr="008C747A">
        <w:rPr>
          <w:rFonts w:cs="Arial"/>
          <w:color w:val="000000"/>
        </w:rPr>
        <w:t>WifiHotspotMAC_Rq</w:t>
      </w:r>
    </w:p>
    <w:p w14:paraId="5D5B196F" w14:textId="77777777" w:rsidR="00E013D0" w:rsidRDefault="00DF1EDC" w:rsidP="00DF1EDC">
      <w:pPr>
        <w:numPr>
          <w:ilvl w:val="0"/>
          <w:numId w:val="7"/>
        </w:numPr>
        <w:rPr>
          <w:rFonts w:cs="Arial"/>
        </w:rPr>
      </w:pPr>
      <w:r w:rsidRPr="00B91D84">
        <w:rPr>
          <w:rFonts w:cs="Arial"/>
        </w:rPr>
        <w:t>HotspotTrialReminderSelection_Rq</w:t>
      </w:r>
    </w:p>
    <w:p w14:paraId="0AEB9BA8" w14:textId="77777777" w:rsidR="00E013D0" w:rsidRPr="008C747A" w:rsidRDefault="00DF1EDC" w:rsidP="00DF1EDC">
      <w:pPr>
        <w:numPr>
          <w:ilvl w:val="0"/>
          <w:numId w:val="7"/>
        </w:numPr>
        <w:rPr>
          <w:rFonts w:cs="Arial"/>
        </w:rPr>
      </w:pPr>
      <w:r w:rsidRPr="008B4641">
        <w:rPr>
          <w:rFonts w:cs="Arial"/>
        </w:rPr>
        <w:t>HotspotFrequencyBand_Rq</w:t>
      </w:r>
    </w:p>
    <w:p w14:paraId="0BBF37D4" w14:textId="77777777" w:rsidR="00E013D0" w:rsidRPr="008C747A" w:rsidRDefault="00E013D0" w:rsidP="00E013D0">
      <w:pPr>
        <w:rPr>
          <w:rFonts w:cs="Arial"/>
        </w:rPr>
      </w:pPr>
    </w:p>
    <w:p w14:paraId="41CD718B" w14:textId="77777777" w:rsidR="00E013D0" w:rsidRDefault="00DF1EDC" w:rsidP="00E013D0">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0189BDD0" w14:textId="77777777" w:rsidR="00E013D0" w:rsidRDefault="00DF1EDC" w:rsidP="008D240F">
      <w:pPr>
        <w:pStyle w:val="Heading2"/>
      </w:pPr>
      <w:bookmarkStart w:id="42" w:name="_Toc14081898"/>
      <w:r w:rsidRPr="00B9479B">
        <w:t>WFHS-TMR-REQ-226998/A-T_ReturnToNull_NoRequest</w:t>
      </w:r>
      <w:bookmarkEnd w:id="42"/>
    </w:p>
    <w:p w14:paraId="1C437FA6" w14:textId="77777777" w:rsidR="00E013D0" w:rsidRPr="0091772B" w:rsidRDefault="00E013D0" w:rsidP="00E013D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E013D0" w14:paraId="373B4EAA" w14:textId="77777777" w:rsidTr="00E013D0">
        <w:trPr>
          <w:jc w:val="center"/>
        </w:trPr>
        <w:tc>
          <w:tcPr>
            <w:tcW w:w="2066" w:type="dxa"/>
            <w:tcBorders>
              <w:top w:val="single" w:sz="4" w:space="0" w:color="auto"/>
              <w:left w:val="single" w:sz="4" w:space="0" w:color="auto"/>
              <w:bottom w:val="single" w:sz="4" w:space="0" w:color="auto"/>
              <w:right w:val="single" w:sz="4" w:space="0" w:color="auto"/>
            </w:tcBorders>
            <w:hideMark/>
          </w:tcPr>
          <w:p w14:paraId="6484C7CA" w14:textId="77777777" w:rsidR="00E013D0" w:rsidRDefault="00DF1EDC">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4F17679" w14:textId="77777777" w:rsidR="00E013D0" w:rsidRDefault="00DF1EDC">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E5AD945" w14:textId="77777777" w:rsidR="00E013D0" w:rsidRDefault="00DF1EDC">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E4E19B1" w14:textId="77777777" w:rsidR="00E013D0" w:rsidRDefault="00DF1EDC">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53C44CF" w14:textId="77777777" w:rsidR="00E013D0" w:rsidRDefault="00DF1EDC">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428AB2A" w14:textId="77777777" w:rsidR="00E013D0" w:rsidRDefault="00DF1EDC">
            <w:pPr>
              <w:spacing w:line="276" w:lineRule="auto"/>
              <w:jc w:val="center"/>
              <w:rPr>
                <w:rFonts w:ascii="Univers" w:eastAsia="Times New Roman" w:hAnsi="Univers" w:cs="Arial"/>
                <w:b/>
                <w:sz w:val="14"/>
                <w:szCs w:val="14"/>
              </w:rPr>
            </w:pPr>
            <w:r>
              <w:rPr>
                <w:rFonts w:cs="Arial"/>
                <w:b/>
                <w:sz w:val="14"/>
                <w:szCs w:val="14"/>
              </w:rPr>
              <w:t>Default</w:t>
            </w:r>
          </w:p>
        </w:tc>
      </w:tr>
      <w:tr w:rsidR="00E013D0" w14:paraId="620E9ED2" w14:textId="77777777" w:rsidTr="00E013D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9459284" w14:textId="77777777" w:rsidR="00E013D0" w:rsidRPr="00DF054A" w:rsidRDefault="00DF1EDC">
            <w:pPr>
              <w:spacing w:line="276" w:lineRule="auto"/>
              <w:rPr>
                <w:rFonts w:ascii="Univers" w:eastAsia="Times New Roman" w:hAnsi="Univers" w:cs="Arial"/>
                <w:sz w:val="14"/>
                <w:szCs w:val="14"/>
              </w:rPr>
            </w:pPr>
            <w:r w:rsidRPr="00DF054A">
              <w:rPr>
                <w:rFonts w:cs="Arial"/>
                <w:sz w:val="14"/>
                <w:szCs w:val="14"/>
              </w:rPr>
              <w:t>T_ReturnToNull_NoRequest</w:t>
            </w:r>
          </w:p>
        </w:tc>
        <w:tc>
          <w:tcPr>
            <w:tcW w:w="5442" w:type="dxa"/>
            <w:tcBorders>
              <w:top w:val="single" w:sz="4" w:space="0" w:color="auto"/>
              <w:left w:val="single" w:sz="4" w:space="0" w:color="auto"/>
              <w:bottom w:val="single" w:sz="4" w:space="0" w:color="auto"/>
              <w:right w:val="single" w:sz="4" w:space="0" w:color="auto"/>
            </w:tcBorders>
            <w:hideMark/>
          </w:tcPr>
          <w:p w14:paraId="7D12CC15" w14:textId="77777777" w:rsidR="00E013D0" w:rsidRPr="006F2F06" w:rsidRDefault="00DF1EDC" w:rsidP="00E013D0">
            <w:r w:rsidRPr="006F2F06">
              <w:t xml:space="preserve">The nominal </w:t>
            </w:r>
            <w:r>
              <w:t>hold time before returning to a</w:t>
            </w:r>
            <w:r w:rsidRPr="006F2F06">
              <w:t xml:space="preserve"> </w:t>
            </w:r>
            <w:r>
              <w:t>Null</w:t>
            </w:r>
            <w:r w:rsidRPr="006F2F06">
              <w:t xml:space="preserve"> </w:t>
            </w:r>
            <w:r>
              <w:t xml:space="preserve">or </w:t>
            </w:r>
            <w:r w:rsidRPr="006C575A">
              <w:t xml:space="preserve">NoRequest </w:t>
            </w:r>
            <w:r w:rsidRPr="006F2F06">
              <w:t>state.  Use the default value +/- 10%.</w:t>
            </w:r>
          </w:p>
          <w:p w14:paraId="552C44D4" w14:textId="77777777" w:rsidR="00E013D0" w:rsidRDefault="00E013D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E5954F4" w14:textId="77777777" w:rsidR="00E013D0" w:rsidRDefault="00DF1EDC">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41CE99C" w14:textId="77777777" w:rsidR="00E013D0" w:rsidRDefault="00DF1EDC">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443ADEC3" w14:textId="77777777" w:rsidR="00E013D0" w:rsidRDefault="00DF1EDC">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2180B78F" w14:textId="77777777" w:rsidR="00E013D0" w:rsidRDefault="00DF1EDC">
            <w:pPr>
              <w:spacing w:line="276" w:lineRule="auto"/>
              <w:jc w:val="center"/>
              <w:rPr>
                <w:rFonts w:ascii="Univers" w:eastAsia="Times New Roman" w:hAnsi="Univers" w:cs="Arial"/>
                <w:sz w:val="14"/>
                <w:szCs w:val="14"/>
              </w:rPr>
            </w:pPr>
            <w:r>
              <w:rPr>
                <w:rFonts w:cs="Arial"/>
                <w:sz w:val="14"/>
                <w:szCs w:val="14"/>
              </w:rPr>
              <w:t>1</w:t>
            </w:r>
          </w:p>
        </w:tc>
      </w:tr>
    </w:tbl>
    <w:p w14:paraId="65EFCF21" w14:textId="77777777" w:rsidR="00E013D0" w:rsidRPr="00B01CDD" w:rsidRDefault="00E013D0" w:rsidP="00E013D0">
      <w:pPr>
        <w:rPr>
          <w:sz w:val="14"/>
          <w:szCs w:val="14"/>
        </w:rPr>
      </w:pPr>
    </w:p>
    <w:p w14:paraId="3BEA13F5" w14:textId="77777777" w:rsidR="008D240F" w:rsidRPr="008D240F" w:rsidRDefault="008D240F" w:rsidP="008D240F">
      <w:pPr>
        <w:pStyle w:val="Heading2"/>
        <w:rPr>
          <w:b w:val="0"/>
          <w:u w:val="single"/>
        </w:rPr>
      </w:pPr>
      <w:bookmarkStart w:id="43" w:name="_Toc14081899"/>
      <w:r w:rsidRPr="008D240F">
        <w:rPr>
          <w:b w:val="0"/>
          <w:u w:val="single"/>
        </w:rPr>
        <w:t>WFHS-REQ-274875/A-FTCP Specification References</w:t>
      </w:r>
      <w:bookmarkEnd w:id="43"/>
    </w:p>
    <w:p w14:paraId="1E0C7838" w14:textId="77777777" w:rsidR="00E013D0" w:rsidRPr="00CF6479" w:rsidRDefault="00DF1EDC" w:rsidP="00E013D0">
      <w:r w:rsidRPr="00CF6479">
        <w:t>The following FTCP specifications define the FTCP alerts/commands mentioned in this SPSS, as well as the protocol used to tr</w:t>
      </w:r>
      <w:r>
        <w:t>ansmit them via the WifiHotspot</w:t>
      </w:r>
      <w:r w:rsidRPr="00CF6479">
        <w:t>Gateway:</w:t>
      </w:r>
    </w:p>
    <w:p w14:paraId="5F6CCA7E" w14:textId="77777777" w:rsidR="00E013D0" w:rsidRPr="00CF6479" w:rsidRDefault="00E013D0" w:rsidP="00E013D0"/>
    <w:p w14:paraId="6BA12EEB" w14:textId="77777777" w:rsidR="00E013D0" w:rsidRPr="00CF6479" w:rsidRDefault="00DF1EDC" w:rsidP="00DF1EDC">
      <w:pPr>
        <w:numPr>
          <w:ilvl w:val="0"/>
          <w:numId w:val="8"/>
        </w:numPr>
      </w:pPr>
      <w:r w:rsidRPr="00CF6479">
        <w:t>Ford Telematics Communication Protocol Specification</w:t>
      </w:r>
    </w:p>
    <w:p w14:paraId="2191E3D6" w14:textId="77777777" w:rsidR="00E013D0" w:rsidRPr="00CF6479" w:rsidRDefault="00DF1EDC" w:rsidP="00DF1EDC">
      <w:pPr>
        <w:numPr>
          <w:ilvl w:val="0"/>
          <w:numId w:val="8"/>
        </w:numPr>
      </w:pPr>
      <w:r w:rsidRPr="00CF6479">
        <w:t>FNV2-FCI Protocol SPSS</w:t>
      </w:r>
    </w:p>
    <w:p w14:paraId="74DE42F5" w14:textId="77777777" w:rsidR="00E013D0" w:rsidRDefault="00DF1EDC" w:rsidP="008D240F">
      <w:pPr>
        <w:pStyle w:val="Heading1"/>
      </w:pPr>
      <w:bookmarkStart w:id="44" w:name="_Toc14081900"/>
      <w:r>
        <w:t>Functional Definition</w:t>
      </w:r>
      <w:bookmarkEnd w:id="44"/>
    </w:p>
    <w:p w14:paraId="0DBBB661" w14:textId="77777777" w:rsidR="00E013D0" w:rsidRDefault="00DF1EDC" w:rsidP="008D240F">
      <w:pPr>
        <w:pStyle w:val="Heading2"/>
      </w:pPr>
      <w:bookmarkStart w:id="45" w:name="_Toc14081901"/>
      <w:r w:rsidRPr="00B9479B">
        <w:t>WFHSv2-FUN-REQ-274794/A-Wi-Fi General Usage</w:t>
      </w:r>
      <w:bookmarkEnd w:id="45"/>
    </w:p>
    <w:p w14:paraId="75506700" w14:textId="77777777" w:rsidR="00E013D0" w:rsidRDefault="00DF1EDC" w:rsidP="008D240F">
      <w:pPr>
        <w:pStyle w:val="Heading3"/>
      </w:pPr>
      <w:bookmarkStart w:id="46" w:name="_Toc14081902"/>
      <w:r>
        <w:t>Requirements</w:t>
      </w:r>
      <w:bookmarkEnd w:id="46"/>
    </w:p>
    <w:p w14:paraId="288C5AF2" w14:textId="77777777" w:rsidR="008D240F" w:rsidRPr="008D240F" w:rsidRDefault="008D240F" w:rsidP="008D240F">
      <w:pPr>
        <w:pStyle w:val="Heading4"/>
        <w:rPr>
          <w:b w:val="0"/>
          <w:u w:val="single"/>
        </w:rPr>
      </w:pPr>
      <w:r w:rsidRPr="008D240F">
        <w:rPr>
          <w:b w:val="0"/>
          <w:u w:val="single"/>
        </w:rPr>
        <w:t>WFHSv2-REQ-283726/A-WifiHotspotOnBoardClient identifies the vehicle brand</w:t>
      </w:r>
    </w:p>
    <w:p w14:paraId="2B89B7C7" w14:textId="77777777" w:rsidR="00E013D0" w:rsidRPr="00FF0B8B" w:rsidRDefault="00DF1EDC" w:rsidP="00E013D0">
      <w:pPr>
        <w:rPr>
          <w:rFonts w:cs="Arial"/>
        </w:rPr>
      </w:pPr>
      <w:r w:rsidRPr="00FF0B8B">
        <w:rPr>
          <w:rFonts w:cs="Arial"/>
        </w:rPr>
        <w:t xml:space="preserve">The WifiHotspotOnBoardClient shall be responsible for determining whether the vehicle brand is Ford or Lincoln. </w:t>
      </w:r>
      <w:r>
        <w:rPr>
          <w:rFonts w:cs="Arial"/>
        </w:rPr>
        <w:t xml:space="preserve">Refer to </w:t>
      </w:r>
      <w:r w:rsidRPr="00A33A9D">
        <w:rPr>
          <w:rFonts w:cs="Arial"/>
        </w:rPr>
        <w:t>WFHS</w:t>
      </w:r>
      <w:r>
        <w:rPr>
          <w:rFonts w:cs="Arial"/>
        </w:rPr>
        <w:t>v2</w:t>
      </w:r>
      <w:r w:rsidRPr="00A33A9D">
        <w:rPr>
          <w:rFonts w:cs="Arial"/>
        </w:rPr>
        <w:t>-REQ-2</w:t>
      </w:r>
      <w:r>
        <w:rPr>
          <w:rFonts w:cs="Arial"/>
        </w:rPr>
        <w:t>83642</w:t>
      </w:r>
      <w:r w:rsidRPr="00A33A9D">
        <w:rPr>
          <w:rFonts w:cs="Arial"/>
        </w:rPr>
        <w:t>-Diagnostic Specification Reference</w:t>
      </w:r>
      <w:r>
        <w:rPr>
          <w:rFonts w:cs="Arial"/>
        </w:rPr>
        <w:t xml:space="preserve">. </w:t>
      </w:r>
      <w:r w:rsidRPr="00FF0B8B">
        <w:rPr>
          <w:rFonts w:cs="Arial"/>
        </w:rPr>
        <w:t>The WifiHotspotOnBoardClient shall apply this information to other requirements defined throughout this document in order to fulfill the objectives of those requirements.</w:t>
      </w:r>
    </w:p>
    <w:p w14:paraId="5D5C1A2B" w14:textId="77777777" w:rsidR="008D240F" w:rsidRPr="008D240F" w:rsidRDefault="008D240F" w:rsidP="008D240F">
      <w:pPr>
        <w:pStyle w:val="Heading4"/>
        <w:rPr>
          <w:b w:val="0"/>
          <w:u w:val="single"/>
        </w:rPr>
      </w:pPr>
      <w:r w:rsidRPr="008D240F">
        <w:rPr>
          <w:b w:val="0"/>
          <w:u w:val="single"/>
        </w:rPr>
        <w:t>WFHSv2-REQ-283727/A-WifiHotspotOnBoardClient identifies the vehicle region</w:t>
      </w:r>
    </w:p>
    <w:p w14:paraId="3164CB66" w14:textId="48D01AB7" w:rsidR="00E013D0" w:rsidRPr="00743158" w:rsidRDefault="00DF1EDC" w:rsidP="00E013D0">
      <w:pPr>
        <w:rPr>
          <w:rFonts w:cs="Arial"/>
        </w:rPr>
      </w:pPr>
      <w:r w:rsidRPr="00743158">
        <w:rPr>
          <w:rFonts w:cs="Arial"/>
        </w:rPr>
        <w:t>The WifiHotspotOnBoardClient shall be responsible for determining whether the vehicle</w:t>
      </w:r>
      <w:ins w:id="47" w:author="Shelby, Jessica (J.A.)" w:date="2020-08-14T16:20:00Z">
        <w:r w:rsidR="00B143A1">
          <w:rPr>
            <w:rFonts w:cs="Arial"/>
          </w:rPr>
          <w:t xml:space="preserve"> region</w:t>
        </w:r>
      </w:ins>
      <w:del w:id="48" w:author="Shelby, Jessica (J.A.)" w:date="2020-08-14T16:20:00Z">
        <w:r w:rsidRPr="00743158" w:rsidDel="00B143A1">
          <w:rPr>
            <w:rFonts w:cs="Arial"/>
          </w:rPr>
          <w:delText xml:space="preserve"> region</w:delText>
        </w:r>
      </w:del>
      <w:r w:rsidRPr="00743158">
        <w:rPr>
          <w:rFonts w:cs="Arial"/>
        </w:rPr>
        <w:t xml:space="preserve"> is NA</w:t>
      </w:r>
      <w:del w:id="49" w:author="Shelby, Jessica (J.A.)" w:date="2020-08-14T16:20:00Z">
        <w:r w:rsidRPr="00743158" w:rsidDel="00B143A1">
          <w:rPr>
            <w:rFonts w:cs="Arial"/>
          </w:rPr>
          <w:delText xml:space="preserve"> </w:delText>
        </w:r>
      </w:del>
      <w:del w:id="50" w:author="Shelby, Jessica (J.A.)" w:date="2020-08-14T16:19:00Z">
        <w:r w:rsidRPr="00743158" w:rsidDel="00B143A1">
          <w:rPr>
            <w:rFonts w:cs="Arial"/>
          </w:rPr>
          <w:delText>(United States or Canada)</w:delText>
        </w:r>
      </w:del>
      <w:ins w:id="51" w:author="Shelby, Jessica (J.A.)" w:date="2020-08-14T16:19:00Z">
        <w:r w:rsidR="00B143A1">
          <w:rPr>
            <w:rFonts w:cs="Arial"/>
          </w:rPr>
          <w:t>,</w:t>
        </w:r>
      </w:ins>
      <w:del w:id="52" w:author="Shelby, Jessica (J.A.)" w:date="2020-08-14T16:19:00Z">
        <w:r w:rsidRPr="00743158" w:rsidDel="00B143A1">
          <w:rPr>
            <w:rFonts w:cs="Arial"/>
          </w:rPr>
          <w:delText>,</w:delText>
        </w:r>
      </w:del>
      <w:r w:rsidRPr="00743158">
        <w:rPr>
          <w:rFonts w:cs="Arial"/>
        </w:rPr>
        <w:t xml:space="preserve"> China</w:t>
      </w:r>
      <w:ins w:id="53" w:author="Shelby, Jessica (J.A.)" w:date="2020-08-14T16:19:00Z">
        <w:r w:rsidR="00B143A1">
          <w:rPr>
            <w:rFonts w:cs="Arial"/>
          </w:rPr>
          <w:t xml:space="preserve">, </w:t>
        </w:r>
      </w:ins>
      <w:del w:id="54" w:author="Shelby, Jessica (J.A.)" w:date="2020-08-14T16:19:00Z">
        <w:r w:rsidRPr="00743158" w:rsidDel="00B143A1">
          <w:rPr>
            <w:rFonts w:cs="Arial"/>
          </w:rPr>
          <w:delText xml:space="preserve"> or </w:delText>
        </w:r>
      </w:del>
      <w:r w:rsidRPr="00743158">
        <w:rPr>
          <w:rFonts w:cs="Arial"/>
        </w:rPr>
        <w:t>Europe</w:t>
      </w:r>
      <w:ins w:id="55" w:author="Shelby, Jessica (J.A.)" w:date="2020-08-14T16:20:00Z">
        <w:r w:rsidR="00B143A1">
          <w:rPr>
            <w:rFonts w:cs="Arial"/>
          </w:rPr>
          <w:t xml:space="preserve"> or Brazil</w:t>
        </w:r>
      </w:ins>
      <w:r w:rsidRPr="00743158">
        <w:rPr>
          <w:rFonts w:cs="Arial"/>
        </w:rPr>
        <w:t xml:space="preserve">. </w:t>
      </w:r>
      <w:r w:rsidRPr="003415F6">
        <w:rPr>
          <w:rFonts w:cs="Arial"/>
        </w:rPr>
        <w:t xml:space="preserve">Refer to </w:t>
      </w:r>
      <w:r>
        <w:rPr>
          <w:rFonts w:cs="Arial"/>
        </w:rPr>
        <w:t>WFHSv2-REQ-283642</w:t>
      </w:r>
      <w:r w:rsidRPr="003415F6">
        <w:rPr>
          <w:rFonts w:cs="Arial"/>
        </w:rPr>
        <w:t>-Diagnostic Specification Reference.</w:t>
      </w:r>
      <w:r>
        <w:rPr>
          <w:rFonts w:cs="Arial"/>
        </w:rPr>
        <w:t xml:space="preserve"> </w:t>
      </w:r>
      <w:r w:rsidRPr="00743158">
        <w:rPr>
          <w:rFonts w:cs="Arial"/>
        </w:rPr>
        <w:t>The WifiHotspotOnBoardClient shall apply this information to other requirements defined throughout this document in order to fulfill the objectives of those requirements.</w:t>
      </w:r>
      <w:r>
        <w:rPr>
          <w:rFonts w:cs="Arial"/>
        </w:rPr>
        <w:t xml:space="preserve"> </w:t>
      </w:r>
    </w:p>
    <w:p w14:paraId="02DBD17D" w14:textId="77777777" w:rsidR="008D240F" w:rsidRPr="008D240F" w:rsidRDefault="008D240F" w:rsidP="008D240F">
      <w:pPr>
        <w:pStyle w:val="Heading4"/>
        <w:rPr>
          <w:b w:val="0"/>
          <w:u w:val="single"/>
        </w:rPr>
      </w:pPr>
      <w:r w:rsidRPr="008D240F">
        <w:rPr>
          <w:b w:val="0"/>
          <w:u w:val="single"/>
        </w:rPr>
        <w:t>WFHSv2-REQ-283728/A-WifiHotspotServer identifies the vehicle region</w:t>
      </w:r>
    </w:p>
    <w:p w14:paraId="46005C30" w14:textId="77777777" w:rsidR="00E013D0" w:rsidRDefault="00DF1EDC" w:rsidP="00E013D0">
      <w:pPr>
        <w:rPr>
          <w:rFonts w:cs="Arial"/>
        </w:rPr>
      </w:pPr>
      <w:r>
        <w:rPr>
          <w:rFonts w:cs="Arial"/>
        </w:rPr>
        <w:t>The WifiHotspotServer shall determine the vehicle region. The WifiHotspotServer shall be capable of determining if the vehicle is destined for NA (United States or Canada), China or Europe. The WifiHotspotServer shall also know the vehicle’s destination country code. Refer to WFHSv2-REQ-283642</w:t>
      </w:r>
      <w:r w:rsidRPr="00BA2FD5">
        <w:rPr>
          <w:rFonts w:cs="Arial"/>
        </w:rPr>
        <w:t>-Diagnostic Specification Reference</w:t>
      </w:r>
      <w:r>
        <w:rPr>
          <w:rFonts w:cs="Arial"/>
        </w:rPr>
        <w:t xml:space="preserve">. The WifiHotspotServer shall apply this information to other requirements defined throughout this document in order to fulfill the objectives of those requirements.   </w:t>
      </w:r>
    </w:p>
    <w:p w14:paraId="16DD64A0" w14:textId="77777777" w:rsidR="008D240F" w:rsidRPr="008D240F" w:rsidRDefault="008D240F" w:rsidP="008D240F">
      <w:pPr>
        <w:pStyle w:val="Heading4"/>
        <w:rPr>
          <w:b w:val="0"/>
          <w:u w:val="single"/>
        </w:rPr>
      </w:pPr>
      <w:r w:rsidRPr="008D240F">
        <w:rPr>
          <w:b w:val="0"/>
          <w:u w:val="single"/>
        </w:rPr>
        <w:t>WFHSv2-REQ-283550/B-Monitoring Wi-Fi Hotspot feature availability</w:t>
      </w:r>
    </w:p>
    <w:p w14:paraId="466A07AB" w14:textId="77777777" w:rsidR="00E013D0" w:rsidRDefault="00DF1EDC" w:rsidP="00E013D0">
      <w:pPr>
        <w:rPr>
          <w:rFonts w:cs="Arial"/>
        </w:rPr>
      </w:pPr>
      <w:r w:rsidRPr="005E6F3D">
        <w:rPr>
          <w:rFonts w:cs="Arial"/>
        </w:rPr>
        <w:t xml:space="preserve">The WifiHotspotOnBoardClient shall be able to determine if the vehicle is equipped with a Wi-Fi Hotspot capable modem. If so, the vehicle has the Wi-Fi Hotspot feature. If the vehicle has a hotspot capable modem, the WifiHotspotOnBoardClient shall be required to display the Wi-Fi Hotspot HMI screens (all screens contained in the </w:t>
      </w:r>
      <w:r>
        <w:rPr>
          <w:rFonts w:cs="Arial"/>
        </w:rPr>
        <w:t xml:space="preserve">HMI specification; Refer to </w:t>
      </w:r>
      <w:r w:rsidRPr="00BB3F80">
        <w:rPr>
          <w:rFonts w:cs="Arial"/>
        </w:rPr>
        <w:t>WFHSv2-REQ-283641</w:t>
      </w:r>
      <w:r w:rsidRPr="00D63E8D">
        <w:rPr>
          <w:rFonts w:cs="Arial"/>
        </w:rPr>
        <w:t>-HMI Specification References</w:t>
      </w:r>
      <w:r w:rsidRPr="005E6F3D">
        <w:rPr>
          <w:rFonts w:cs="Arial"/>
        </w:rPr>
        <w:t xml:space="preserve">) and shall be responsible for complying with the requirements in the rest of this specification. If the vehicle is not equipped with a Wi-Fi Hotspot capable modem, the vehicle does not have the Wi-Fi Hotspot feature and the WifiHotspotOnBoardClient shall not </w:t>
      </w:r>
      <w:r w:rsidRPr="007C5A25">
        <w:rPr>
          <w:rFonts w:cs="Arial"/>
        </w:rPr>
        <w:t>be required to comply with any of the requirements in this specification</w:t>
      </w:r>
      <w:r>
        <w:rPr>
          <w:rFonts w:cs="Arial"/>
        </w:rPr>
        <w:t xml:space="preserve"> </w:t>
      </w:r>
      <w:r w:rsidRPr="00394D8F">
        <w:rPr>
          <w:rFonts w:cs="Arial"/>
        </w:rPr>
        <w:t>nor display the Wi-Fi Hotspot HMI screens</w:t>
      </w:r>
      <w:r w:rsidRPr="007C5A25">
        <w:rPr>
          <w:rFonts w:cs="Arial"/>
        </w:rPr>
        <w:t xml:space="preserve">. The WifiHotspotOnBoardClient shall contain a Hotspot capable modem DID that shall be used to determine if the vehicle has a hotspot </w:t>
      </w:r>
      <w:r>
        <w:rPr>
          <w:rFonts w:cs="Arial"/>
        </w:rPr>
        <w:t>capable modem or not. Refer to WFHSv2-REQ-283642</w:t>
      </w:r>
      <w:r w:rsidRPr="00522E5F">
        <w:rPr>
          <w:rFonts w:cs="Arial"/>
        </w:rPr>
        <w:t>-Diagnostic Specification Reference</w:t>
      </w:r>
      <w:r w:rsidRPr="007C5A25">
        <w:rPr>
          <w:rFonts w:cs="Arial"/>
        </w:rPr>
        <w:t>.</w:t>
      </w:r>
    </w:p>
    <w:p w14:paraId="6CB51824" w14:textId="77777777" w:rsidR="00E013D0" w:rsidRPr="005E6F3D" w:rsidRDefault="00E013D0" w:rsidP="00E013D0">
      <w:pPr>
        <w:rPr>
          <w:rFonts w:cs="Arial"/>
        </w:rPr>
      </w:pPr>
    </w:p>
    <w:p w14:paraId="7A6C01EE" w14:textId="77777777" w:rsidR="00E013D0" w:rsidRPr="005E6F3D" w:rsidRDefault="00DF1EDC" w:rsidP="00E013D0">
      <w:pPr>
        <w:rPr>
          <w:rFonts w:cs="Arial"/>
        </w:rPr>
      </w:pPr>
      <w:r w:rsidRPr="005E6F3D">
        <w:rPr>
          <w:rFonts w:cs="Arial"/>
        </w:rPr>
        <w:t>Although a vehicle may be Wi-Fi Hotspot capable, the feature may not be enabled. The Wi-Fi Hotspot feature may be enabled or disabled depending on the configuration on the WifiHotspotServer. The Wi-Fi Hotspot feature may be enabled/disabled at EOL or through an OTA update. The WifiHotspotOnBoardClient shall monitor the TCUAvailability_St CAN signal in order to determine if the Wi-Fi Hotspot feature is enabled or not.</w:t>
      </w:r>
    </w:p>
    <w:p w14:paraId="1C92F42F" w14:textId="77777777" w:rsidR="00E013D0" w:rsidRPr="005E6F3D" w:rsidRDefault="00E013D0" w:rsidP="00E013D0">
      <w:pPr>
        <w:rPr>
          <w:rFonts w:cs="Arial"/>
        </w:rPr>
      </w:pPr>
    </w:p>
    <w:p w14:paraId="4CAE7821" w14:textId="77777777" w:rsidR="00E013D0" w:rsidRPr="005E6F3D" w:rsidRDefault="00DF1EDC" w:rsidP="00E013D0">
      <w:pPr>
        <w:rPr>
          <w:rFonts w:cs="Arial"/>
        </w:rPr>
      </w:pPr>
      <w:r w:rsidRPr="005E6F3D">
        <w:rPr>
          <w:rFonts w:cs="Arial"/>
        </w:rPr>
        <w:t>If the Wi-Fi Hotspot feature is disabled (TCUAvailability_St = Disable), the WifiHotspotOnBoardClient shall not allow the vehicle occupant to navigate through the Wi-Fi Hotspot screens and shall not be required to monitor/transmit any of the CAN signals defined in this docu</w:t>
      </w:r>
      <w:r>
        <w:rPr>
          <w:rFonts w:cs="Arial"/>
        </w:rPr>
        <w:t xml:space="preserve">ment (except TCUAvailability_St </w:t>
      </w:r>
      <w:r w:rsidRPr="009F34E2">
        <w:rPr>
          <w:rFonts w:cs="Arial"/>
        </w:rPr>
        <w:t>in order to determine if the feature becomes enabled, WifiHotspotMAC_Rq and WifiHotspotMAC_Rsp (refer to WFHSv2-REQ-274</w:t>
      </w:r>
      <w:r>
        <w:rPr>
          <w:rFonts w:cs="Arial"/>
        </w:rPr>
        <w:t>812-Transferring MAC Address))</w:t>
      </w:r>
      <w:r w:rsidRPr="005E6F3D">
        <w:rPr>
          <w:rFonts w:cs="Arial"/>
        </w:rPr>
        <w:t xml:space="preserve">, unless separate features require the WifiHotspotOnBoardClient to and specify so in separate documents. </w:t>
      </w:r>
    </w:p>
    <w:p w14:paraId="5C4367A6" w14:textId="77777777" w:rsidR="00E013D0" w:rsidRPr="005E6F3D" w:rsidRDefault="00DF1EDC" w:rsidP="00DF1EDC">
      <w:pPr>
        <w:numPr>
          <w:ilvl w:val="0"/>
          <w:numId w:val="9"/>
        </w:numPr>
        <w:rPr>
          <w:rFonts w:cs="Arial"/>
        </w:rPr>
      </w:pPr>
      <w:r w:rsidRPr="005E6F3D">
        <w:rPr>
          <w:rFonts w:cs="Arial"/>
        </w:rPr>
        <w:t>If the WifiHotspotServer changes its status to indicate the Wi-Fi Hotspot feature is Disabled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w:t>
      </w:r>
    </w:p>
    <w:p w14:paraId="20EC2718" w14:textId="77777777" w:rsidR="00E013D0" w:rsidRPr="005E6F3D" w:rsidRDefault="00E013D0" w:rsidP="00E013D0">
      <w:pPr>
        <w:rPr>
          <w:rFonts w:cs="Arial"/>
        </w:rPr>
      </w:pPr>
    </w:p>
    <w:p w14:paraId="1EA48AC1" w14:textId="77777777" w:rsidR="00E013D0" w:rsidRPr="005E6F3D" w:rsidRDefault="00DF1EDC" w:rsidP="00E013D0">
      <w:pPr>
        <w:rPr>
          <w:rFonts w:cs="Arial"/>
        </w:rPr>
      </w:pPr>
      <w:r w:rsidRPr="005E6F3D">
        <w:rPr>
          <w:rFonts w:cs="Arial"/>
        </w:rPr>
        <w:t>If the Wi-Fi Hotspot feature is Enabled (TCUAvailability_St = Enable), the WifiHotspotOnBoardClient shall display the Wi-Fi Hotspot feature screens and shall be required to monitor/transmit all client specified CAN signals defined in this document.</w:t>
      </w:r>
    </w:p>
    <w:p w14:paraId="296BC915" w14:textId="77777777" w:rsidR="00E013D0" w:rsidRPr="005E6F3D" w:rsidRDefault="00E013D0" w:rsidP="00E013D0">
      <w:pPr>
        <w:rPr>
          <w:rFonts w:cs="Arial"/>
        </w:rPr>
      </w:pPr>
    </w:p>
    <w:p w14:paraId="270E0299" w14:textId="77777777" w:rsidR="00E013D0" w:rsidRPr="005E6F3D" w:rsidRDefault="00DF1EDC" w:rsidP="00E013D0">
      <w:pPr>
        <w:rPr>
          <w:rFonts w:cs="Arial"/>
          <w:u w:val="single"/>
        </w:rPr>
      </w:pPr>
      <w:r w:rsidRPr="005E6F3D">
        <w:rPr>
          <w:rFonts w:cs="Arial"/>
          <w:color w:val="000000" w:themeColor="text1"/>
        </w:rPr>
        <w:t xml:space="preserve">The vehicle occupant shall have access to the Wi-Fi Hotspot screens when the Wi-Fi Hotspot feature is available and enabled (except if vehicle is under driver restrictions, refer to </w:t>
      </w:r>
      <w:r w:rsidRPr="005E6F3D">
        <w:rPr>
          <w:rFonts w:cs="Arial"/>
        </w:rPr>
        <w:t>WFHS</w:t>
      </w:r>
      <w:r>
        <w:rPr>
          <w:rFonts w:cs="Arial"/>
        </w:rPr>
        <w:t>v2</w:t>
      </w:r>
      <w:r w:rsidRPr="005E6F3D">
        <w:rPr>
          <w:rFonts w:cs="Arial"/>
        </w:rPr>
        <w:t>-REQ-</w:t>
      </w:r>
      <w:r>
        <w:rPr>
          <w:rFonts w:cs="Arial"/>
        </w:rPr>
        <w:t>283647</w:t>
      </w:r>
      <w:r w:rsidRPr="005E6F3D">
        <w:rPr>
          <w:rFonts w:cs="Arial"/>
        </w:rPr>
        <w:t>-Disabling driver restricted screens</w:t>
      </w:r>
      <w:r w:rsidRPr="005E6F3D">
        <w:rPr>
          <w:rFonts w:cs="Arial"/>
          <w:color w:val="000000" w:themeColor="text1"/>
        </w:rPr>
        <w:t>). If the feature is unavailable (TCUAvailability_St=NULL) or disabled (TCUAvailability_St=Disable) when the WifiHotspotOnBoardClient is active the WifiHotspotOnBoardClient shall disable the Wi-Fi Hotspot screens. The Wi-Fi Hotspot feature may be unavailable due to any of the following:</w:t>
      </w:r>
    </w:p>
    <w:p w14:paraId="5F86647F" w14:textId="77777777" w:rsidR="00E013D0" w:rsidRPr="005E6F3D" w:rsidRDefault="00DF1EDC" w:rsidP="00DF1EDC">
      <w:pPr>
        <w:numPr>
          <w:ilvl w:val="1"/>
          <w:numId w:val="10"/>
        </w:numPr>
        <w:rPr>
          <w:rFonts w:cs="Arial"/>
          <w:b/>
          <w:color w:val="000000" w:themeColor="text1"/>
        </w:rPr>
      </w:pPr>
      <w:r w:rsidRPr="005E6F3D">
        <w:rPr>
          <w:rFonts w:cs="Arial"/>
          <w:color w:val="000000" w:themeColor="text1"/>
        </w:rPr>
        <w:t>WifiHotspotServer is asleep when WifiHotspotOnBoardClient is active due to lack of power mode synchronization,</w:t>
      </w:r>
    </w:p>
    <w:p w14:paraId="41CA4FD4" w14:textId="77777777" w:rsidR="00E013D0" w:rsidRPr="005E6F3D" w:rsidRDefault="00DF1EDC" w:rsidP="00DF1EDC">
      <w:pPr>
        <w:numPr>
          <w:ilvl w:val="1"/>
          <w:numId w:val="10"/>
        </w:numPr>
        <w:rPr>
          <w:rFonts w:cs="Arial"/>
          <w:b/>
          <w:color w:val="000000" w:themeColor="text1"/>
        </w:rPr>
      </w:pPr>
      <w:r w:rsidRPr="005E6F3D">
        <w:rPr>
          <w:rFonts w:cs="Arial"/>
          <w:color w:val="000000" w:themeColor="text1"/>
        </w:rPr>
        <w:t>Lost communication with WifiHotspotServer over CAN,</w:t>
      </w:r>
    </w:p>
    <w:p w14:paraId="09653CE1" w14:textId="77777777" w:rsidR="00E013D0" w:rsidRPr="009F34E2" w:rsidRDefault="00DF1EDC" w:rsidP="00DF1EDC">
      <w:pPr>
        <w:numPr>
          <w:ilvl w:val="1"/>
          <w:numId w:val="10"/>
        </w:numPr>
        <w:rPr>
          <w:rFonts w:cs="Arial"/>
          <w:b/>
          <w:color w:val="000000" w:themeColor="text1"/>
        </w:rPr>
      </w:pPr>
      <w:r w:rsidRPr="005E6F3D">
        <w:rPr>
          <w:rFonts w:cs="Arial"/>
          <w:color w:val="000000" w:themeColor="text1"/>
        </w:rPr>
        <w:t>WifiHotspotServer reset</w:t>
      </w:r>
      <w:r>
        <w:rPr>
          <w:rFonts w:cs="Arial"/>
          <w:color w:val="000000" w:themeColor="text1"/>
        </w:rPr>
        <w:t>,</w:t>
      </w:r>
      <w:r w:rsidRPr="005E6F3D">
        <w:rPr>
          <w:rFonts w:cs="Arial"/>
          <w:color w:val="000000" w:themeColor="text1"/>
        </w:rPr>
        <w:t xml:space="preserve"> </w:t>
      </w:r>
    </w:p>
    <w:p w14:paraId="0BDD3472" w14:textId="77777777" w:rsidR="00E013D0" w:rsidRPr="005E6F3D" w:rsidRDefault="00DF1EDC" w:rsidP="00DF1EDC">
      <w:pPr>
        <w:numPr>
          <w:ilvl w:val="1"/>
          <w:numId w:val="10"/>
        </w:numPr>
        <w:rPr>
          <w:rFonts w:cs="Arial"/>
          <w:b/>
          <w:color w:val="000000" w:themeColor="text1"/>
        </w:rPr>
      </w:pPr>
      <w:r>
        <w:rPr>
          <w:rFonts w:cs="Arial"/>
          <w:color w:val="000000" w:themeColor="text1"/>
        </w:rPr>
        <w:t xml:space="preserve">ECU Reset, </w:t>
      </w:r>
      <w:r w:rsidRPr="005E6F3D">
        <w:rPr>
          <w:rFonts w:cs="Arial"/>
          <w:color w:val="000000" w:themeColor="text1"/>
        </w:rPr>
        <w:t>and</w:t>
      </w:r>
    </w:p>
    <w:p w14:paraId="4031AF70" w14:textId="77777777" w:rsidR="00E013D0" w:rsidRPr="005E6F3D" w:rsidRDefault="00DF1EDC" w:rsidP="00DF1EDC">
      <w:pPr>
        <w:numPr>
          <w:ilvl w:val="1"/>
          <w:numId w:val="10"/>
        </w:numPr>
        <w:rPr>
          <w:rFonts w:cs="Arial"/>
          <w:b/>
          <w:color w:val="000000" w:themeColor="text1"/>
        </w:rPr>
      </w:pPr>
      <w:r w:rsidRPr="005E6F3D">
        <w:rPr>
          <w:rFonts w:cs="Arial"/>
          <w:color w:val="000000" w:themeColor="text1"/>
        </w:rPr>
        <w:t>Wi-Fi Hotspot errors.</w:t>
      </w:r>
    </w:p>
    <w:p w14:paraId="4D24341A" w14:textId="77777777" w:rsidR="00E013D0" w:rsidRPr="005E6F3D" w:rsidRDefault="00E013D0" w:rsidP="00E013D0">
      <w:pPr>
        <w:rPr>
          <w:rFonts w:cs="Arial"/>
          <w:b/>
          <w:color w:val="000000" w:themeColor="text1"/>
        </w:rPr>
      </w:pPr>
    </w:p>
    <w:p w14:paraId="00EFB02D" w14:textId="77777777" w:rsidR="00E013D0" w:rsidRPr="005E6F3D" w:rsidRDefault="00DF1EDC" w:rsidP="00E013D0">
      <w:pPr>
        <w:rPr>
          <w:rFonts w:cs="Arial"/>
          <w:b/>
          <w:color w:val="000000" w:themeColor="text1"/>
        </w:rPr>
      </w:pPr>
      <w:r w:rsidRPr="005E6F3D">
        <w:rPr>
          <w:rFonts w:cs="Arial"/>
          <w:color w:val="000000" w:themeColor="text1"/>
        </w:rPr>
        <w:t xml:space="preserve">The WifiHotspotOnBoardClient shall monitor the CAN signal TCUAvailability_St and treat it as a heartbeat to determine whether to allow the user in the Wi-Fi Hotspot screens or not. </w:t>
      </w:r>
    </w:p>
    <w:p w14:paraId="064662F3" w14:textId="77777777" w:rsidR="00E013D0" w:rsidRPr="005E6F3D" w:rsidRDefault="00E013D0" w:rsidP="00E013D0">
      <w:pPr>
        <w:rPr>
          <w:rFonts w:cs="Arial"/>
          <w:color w:val="000000" w:themeColor="text1"/>
        </w:rPr>
      </w:pPr>
    </w:p>
    <w:p w14:paraId="554ECB62" w14:textId="77777777" w:rsidR="00E013D0" w:rsidRPr="005E6F3D" w:rsidRDefault="00DF1EDC" w:rsidP="00DF1EDC">
      <w:pPr>
        <w:numPr>
          <w:ilvl w:val="0"/>
          <w:numId w:val="11"/>
        </w:numPr>
        <w:rPr>
          <w:rFonts w:cs="Arial"/>
          <w:b/>
          <w:color w:val="000000" w:themeColor="text1"/>
        </w:rPr>
      </w:pPr>
      <w:r w:rsidRPr="005E6F3D">
        <w:rPr>
          <w:rFonts w:cs="Arial"/>
          <w:color w:val="000000" w:themeColor="text1"/>
        </w:rPr>
        <w:t xml:space="preserve">If the WifiHotspotServer reports that Wi-Fi is Enabled using the CAN signal TCUAvailability_St. the user shall be able to freely navigate through the Wi-Fi Hotspot screens. </w:t>
      </w:r>
    </w:p>
    <w:p w14:paraId="4ADD6266" w14:textId="77777777" w:rsidR="00E013D0" w:rsidRPr="005E6F3D" w:rsidRDefault="00DF1EDC" w:rsidP="00DF1EDC">
      <w:pPr>
        <w:numPr>
          <w:ilvl w:val="0"/>
          <w:numId w:val="11"/>
        </w:numPr>
        <w:rPr>
          <w:rFonts w:cs="Arial"/>
          <w:b/>
          <w:color w:val="000000" w:themeColor="text1"/>
        </w:rPr>
      </w:pPr>
      <w:r w:rsidRPr="005E6F3D">
        <w:rPr>
          <w:rFonts w:cs="Arial"/>
          <w:color w:val="000000" w:themeColor="text1"/>
        </w:rPr>
        <w:t>If the WifiHotspotServer changes its status to “NULL” while the vehicle occupant is in any Wi-Fi Hotspot screen, the WifiHotspotOnBoardClient shall exit the Wi-Fi Hotspot screens immediately and provide a popup. The Wi-Fi Hotspot menu shall not be accessible and any attempts from the vehicle occupant to enter into the Wi-Fi Hotspot menu shall trigger the same popup.</w:t>
      </w:r>
    </w:p>
    <w:p w14:paraId="2A14BDF2" w14:textId="77777777" w:rsidR="00E013D0" w:rsidRPr="005E6F3D" w:rsidRDefault="00DF1EDC" w:rsidP="00DF1EDC">
      <w:pPr>
        <w:numPr>
          <w:ilvl w:val="0"/>
          <w:numId w:val="11"/>
        </w:numPr>
        <w:rPr>
          <w:rFonts w:cs="Arial"/>
          <w:color w:val="000000" w:themeColor="text1"/>
        </w:rPr>
      </w:pPr>
      <w:r w:rsidRPr="005E6F3D">
        <w:rPr>
          <w:rFonts w:cs="Arial"/>
          <w:color w:val="000000" w:themeColor="text1"/>
        </w:rPr>
        <w:t>If the CAN signal TCUAvailability_St is missing on the bus for 5 seconds (Lost CAN Communication timer) or more while the vehicle occupant is in any Wi-Fi Hotspot screen, the WifiHotspotOnBoardClient shall exit the Wi-Fi Hotspot screens i</w:t>
      </w:r>
      <w:r>
        <w:rPr>
          <w:rFonts w:cs="Arial"/>
          <w:color w:val="000000" w:themeColor="text1"/>
        </w:rPr>
        <w:t xml:space="preserve">mmediately and provide a popup. </w:t>
      </w:r>
      <w:r w:rsidRPr="005E6F3D">
        <w:rPr>
          <w:rFonts w:cs="Arial"/>
          <w:color w:val="000000" w:themeColor="text1"/>
        </w:rPr>
        <w:t>The Wi-Fi Hotspot menu shall not be accessible and any attempts from the vehicle occupant to enter into the Wi-Fi Hotspot menu shall trigger the same popup when the TCUAvailability_St CAN signal is missing on the bus. If the WifiHotspotOnBoardClient detects TCUAvailability_St CAN signal is missing on the bus and has started the Lost CAN Communication timer and the timer has not yet expired when the vehicle occupant attempts to enter into the Wi-Fi Hotspot menu, the WifiHotspotOnBoardClient</w:t>
      </w:r>
      <w:r>
        <w:rPr>
          <w:rFonts w:cs="Arial"/>
          <w:color w:val="000000" w:themeColor="text1"/>
        </w:rPr>
        <w:t xml:space="preserve"> shall display a waiting symbol</w:t>
      </w:r>
      <w:r w:rsidRPr="005E6F3D">
        <w:rPr>
          <w:rFonts w:cs="Arial"/>
          <w:color w:val="000000" w:themeColor="text1"/>
        </w:rPr>
        <w:t xml:space="preserve"> and lock the user out of the Wi-Fi screens. </w:t>
      </w:r>
    </w:p>
    <w:p w14:paraId="78C7AD0D" w14:textId="77777777" w:rsidR="00E013D0" w:rsidRPr="005E6F3D" w:rsidRDefault="00E013D0" w:rsidP="00E013D0">
      <w:pPr>
        <w:ind w:left="360"/>
        <w:rPr>
          <w:rFonts w:cs="Arial"/>
          <w:color w:val="000000" w:themeColor="text1"/>
        </w:rPr>
      </w:pPr>
    </w:p>
    <w:p w14:paraId="1F46B825" w14:textId="77777777" w:rsidR="00E013D0" w:rsidRPr="005E6F3D" w:rsidRDefault="00DF1EDC" w:rsidP="00E013D0">
      <w:pPr>
        <w:ind w:left="360"/>
        <w:rPr>
          <w:rFonts w:cs="Arial"/>
          <w:color w:val="000000" w:themeColor="text1"/>
        </w:rPr>
      </w:pPr>
      <w:r w:rsidRPr="005E6F3D">
        <w:rPr>
          <w:rFonts w:cs="Arial"/>
          <w:color w:val="000000" w:themeColor="text1"/>
        </w:rPr>
        <w:t>The following popups are example WifiHotspotOnBoardClient popups that would be displayed if scenario (b) or (c) were to occur.</w:t>
      </w:r>
    </w:p>
    <w:p w14:paraId="771336FC" w14:textId="77777777" w:rsidR="00E013D0" w:rsidRPr="005E6F3D" w:rsidRDefault="00E013D0" w:rsidP="00E013D0">
      <w:pPr>
        <w:ind w:left="360"/>
        <w:rPr>
          <w:rFonts w:cs="Arial"/>
          <w:color w:val="000000" w:themeColor="text1"/>
        </w:rPr>
      </w:pPr>
    </w:p>
    <w:p w14:paraId="37314FB1" w14:textId="77777777" w:rsidR="00E013D0" w:rsidRPr="005E6F3D" w:rsidRDefault="008D240F" w:rsidP="008D240F">
      <w:pPr>
        <w:jc w:val="center"/>
        <w:rPr>
          <w:rFonts w:cs="Arial"/>
          <w:color w:val="000000" w:themeColor="text1"/>
        </w:rPr>
      </w:pPr>
      <w:r w:rsidRPr="005E6F3D">
        <w:rPr>
          <w:rFonts w:eastAsiaTheme="minorHAnsi" w:cs="Arial"/>
        </w:rPr>
        <w:object w:dxaOrig="3945" w:dyaOrig="1665" w14:anchorId="6F2CF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d2c961b000038e90000766f" o:spid="_x0000_i1025" type="#_x0000_t75" style="width:198.75pt;height:83.25pt" o:ole="">
            <v:imagedata r:id="rId12" o:title=""/>
          </v:shape>
          <o:OLEObject Type="Embed" ProgID="Visio.Drawing.11" ShapeID="5d2c961b000038e90000766f" DrawAspect="Content" ObjectID="_1658927672" r:id="rId13"/>
        </w:object>
      </w:r>
    </w:p>
    <w:p w14:paraId="1EF43F08" w14:textId="77777777" w:rsidR="00E013D0" w:rsidRPr="005E6F3D" w:rsidRDefault="00DF1EDC" w:rsidP="00E013D0">
      <w:pPr>
        <w:jc w:val="center"/>
        <w:rPr>
          <w:rFonts w:cs="Arial"/>
          <w:color w:val="000000" w:themeColor="text1"/>
        </w:rPr>
      </w:pPr>
      <w:r w:rsidRPr="005E6F3D">
        <w:rPr>
          <w:rFonts w:cs="Arial"/>
          <w:color w:val="000000" w:themeColor="text1"/>
        </w:rPr>
        <w:t>Figure. Settings not able to be displayed popup.</w:t>
      </w:r>
    </w:p>
    <w:p w14:paraId="1B22E6AE" w14:textId="77777777" w:rsidR="00E013D0" w:rsidRPr="005E6F3D" w:rsidRDefault="00E013D0" w:rsidP="00E013D0">
      <w:pPr>
        <w:jc w:val="center"/>
        <w:rPr>
          <w:rFonts w:cs="Arial"/>
          <w:color w:val="000000" w:themeColor="text1"/>
        </w:rPr>
      </w:pPr>
    </w:p>
    <w:p w14:paraId="24F873B5" w14:textId="77777777" w:rsidR="00E013D0" w:rsidRPr="005E6F3D" w:rsidRDefault="008D240F" w:rsidP="008D240F">
      <w:pPr>
        <w:jc w:val="center"/>
        <w:rPr>
          <w:rFonts w:cs="Arial"/>
          <w:color w:val="000000" w:themeColor="text1"/>
        </w:rPr>
      </w:pPr>
      <w:r w:rsidRPr="005E6F3D">
        <w:rPr>
          <w:rFonts w:cs="Arial"/>
        </w:rPr>
        <w:object w:dxaOrig="3780" w:dyaOrig="1755" w14:anchorId="4A73CF49">
          <v:shape id="5d2c961b000038e900007702" o:spid="_x0000_i1026" type="#_x0000_t75" style="width:189.75pt;height:87.75pt" o:ole="">
            <v:imagedata r:id="rId14" o:title=""/>
          </v:shape>
          <o:OLEObject Type="Embed" ProgID="Visio.Drawing.11" ShapeID="5d2c961b000038e900007702" DrawAspect="Content" ObjectID="_1658927673" r:id="rId15"/>
        </w:object>
      </w:r>
    </w:p>
    <w:p w14:paraId="5E117FE6" w14:textId="77777777" w:rsidR="00E013D0" w:rsidRPr="005E6F3D" w:rsidRDefault="00DF1EDC" w:rsidP="00E013D0">
      <w:pPr>
        <w:jc w:val="center"/>
        <w:rPr>
          <w:rFonts w:cs="Arial"/>
          <w:color w:val="000000" w:themeColor="text1"/>
        </w:rPr>
      </w:pPr>
      <w:r w:rsidRPr="005E6F3D">
        <w:rPr>
          <w:rFonts w:cs="Arial"/>
          <w:color w:val="000000" w:themeColor="text1"/>
        </w:rPr>
        <w:t>Figure. Waiting symbol.</w:t>
      </w:r>
    </w:p>
    <w:p w14:paraId="6064779D" w14:textId="77777777" w:rsidR="008D240F" w:rsidRPr="008D240F" w:rsidRDefault="008D240F" w:rsidP="008D240F">
      <w:pPr>
        <w:pStyle w:val="Heading4"/>
        <w:rPr>
          <w:b w:val="0"/>
          <w:u w:val="single"/>
        </w:rPr>
      </w:pPr>
      <w:r w:rsidRPr="008D240F">
        <w:rPr>
          <w:b w:val="0"/>
          <w:u w:val="single"/>
        </w:rPr>
        <w:t>WFHSv2-REQ-283647/A-Disabling driver restricted screens</w:t>
      </w:r>
    </w:p>
    <w:p w14:paraId="094DB2CE" w14:textId="77777777" w:rsidR="00E013D0" w:rsidRPr="00CB5661" w:rsidRDefault="00DF1EDC" w:rsidP="00E013D0">
      <w:pPr>
        <w:rPr>
          <w:rFonts w:cs="Arial"/>
        </w:rPr>
      </w:pPr>
      <w:r>
        <w:rPr>
          <w:rFonts w:cs="Arial"/>
        </w:rPr>
        <w:t xml:space="preserve">The WifiHotspotOnBoardClient shall monitor the CAN signal VehicleSpeed_St to determine the speed of the vehicle. </w:t>
      </w:r>
      <w:r w:rsidRPr="00332B4B">
        <w:rPr>
          <w:rFonts w:cs="Arial"/>
        </w:rPr>
        <w:t>I</w:t>
      </w:r>
      <w:r>
        <w:rPr>
          <w:rFonts w:cs="Arial"/>
        </w:rPr>
        <w:t>f the vehicle travels above a certain speed,</w:t>
      </w:r>
      <w:r w:rsidRPr="00332B4B">
        <w:rPr>
          <w:rFonts w:cs="Arial"/>
        </w:rPr>
        <w:t xml:space="preserve"> the </w:t>
      </w:r>
      <w:r w:rsidRPr="0044018B">
        <w:rPr>
          <w:rFonts w:cs="Arial"/>
        </w:rPr>
        <w:t>WifiHotspotOnBoardClient</w:t>
      </w:r>
      <w:r w:rsidRPr="00332B4B">
        <w:rPr>
          <w:rFonts w:cs="Arial"/>
        </w:rPr>
        <w:t xml:space="preserve"> shall disable the </w:t>
      </w:r>
      <w:r>
        <w:rPr>
          <w:rFonts w:cs="Arial"/>
        </w:rPr>
        <w:t xml:space="preserve">Wi-Fi Hotspot driver restricted screens. </w:t>
      </w:r>
      <w:r w:rsidRPr="00824A5A">
        <w:rPr>
          <w:rFonts w:cs="Arial"/>
        </w:rPr>
        <w:t>If the vehicle travels at or below a certain speed, the WifiHotspotOnBoardClient shall enable all Wi-Fi Hotspot driver restricted screens.</w:t>
      </w:r>
      <w:r w:rsidRPr="00CB5661">
        <w:t xml:space="preserve"> </w:t>
      </w:r>
      <w:r w:rsidRPr="00CB5661">
        <w:rPr>
          <w:rFonts w:cs="Arial"/>
        </w:rPr>
        <w:t xml:space="preserve">Refer to the </w:t>
      </w:r>
      <w:r>
        <w:rPr>
          <w:rFonts w:cs="Arial"/>
        </w:rPr>
        <w:t>D</w:t>
      </w:r>
      <w:r w:rsidRPr="00CB5661">
        <w:rPr>
          <w:rFonts w:cs="Arial"/>
        </w:rPr>
        <w:t xml:space="preserve">river </w:t>
      </w:r>
      <w:r>
        <w:rPr>
          <w:rFonts w:cs="Arial"/>
        </w:rPr>
        <w:t>R</w:t>
      </w:r>
      <w:r w:rsidRPr="00CB5661">
        <w:rPr>
          <w:rFonts w:cs="Arial"/>
        </w:rPr>
        <w:t xml:space="preserve">estriction </w:t>
      </w:r>
      <w:r>
        <w:rPr>
          <w:rFonts w:cs="Arial"/>
        </w:rPr>
        <w:t xml:space="preserve">SPSS and H21j </w:t>
      </w:r>
      <w:r w:rsidRPr="00CB5661">
        <w:rPr>
          <w:rFonts w:cs="Arial"/>
        </w:rPr>
        <w:t xml:space="preserve">specifications </w:t>
      </w:r>
      <w:r>
        <w:rPr>
          <w:rFonts w:cs="Arial"/>
        </w:rPr>
        <w:t>(</w:t>
      </w:r>
      <w:r w:rsidRPr="00CB5661">
        <w:rPr>
          <w:rFonts w:cs="Arial"/>
        </w:rPr>
        <w:t>per module</w:t>
      </w:r>
      <w:r>
        <w:rPr>
          <w:rFonts w:cs="Arial"/>
        </w:rPr>
        <w:t>)</w:t>
      </w:r>
      <w:r w:rsidRPr="00CB5661">
        <w:rPr>
          <w:rFonts w:cs="Arial"/>
        </w:rPr>
        <w:t xml:space="preserve"> to determine </w:t>
      </w:r>
      <w:r>
        <w:rPr>
          <w:rFonts w:cs="Arial"/>
        </w:rPr>
        <w:t xml:space="preserve">speed thresholds and </w:t>
      </w:r>
      <w:r w:rsidRPr="00CB5661">
        <w:rPr>
          <w:rFonts w:cs="Arial"/>
        </w:rPr>
        <w:t>which screens require driver restrictions.</w:t>
      </w:r>
    </w:p>
    <w:p w14:paraId="04D14A7A" w14:textId="77777777" w:rsidR="008D240F" w:rsidRPr="008D240F" w:rsidRDefault="008D240F" w:rsidP="008D240F">
      <w:pPr>
        <w:pStyle w:val="Heading4"/>
        <w:rPr>
          <w:b w:val="0"/>
          <w:u w:val="single"/>
        </w:rPr>
      </w:pPr>
      <w:r w:rsidRPr="008D240F">
        <w:rPr>
          <w:b w:val="0"/>
          <w:u w:val="single"/>
        </w:rPr>
        <w:t>WFHS-REQ-191715/A-Responding to multiple requests</w:t>
      </w:r>
    </w:p>
    <w:p w14:paraId="6C22E24A" w14:textId="77777777" w:rsidR="00E013D0" w:rsidRPr="00494AEE" w:rsidRDefault="00DF1EDC" w:rsidP="00E013D0">
      <w:pPr>
        <w:rPr>
          <w:rFonts w:cs="Arial"/>
        </w:rPr>
      </w:pPr>
      <w:r>
        <w:rPr>
          <w:rFonts w:cs="Arial"/>
        </w:rPr>
        <w:t>The WifiHotspotServer</w:t>
      </w:r>
      <w:r w:rsidRPr="00494AEE">
        <w:rPr>
          <w:rFonts w:cs="Arial"/>
        </w:rPr>
        <w:t xml:space="preserve"> shall respond to </w:t>
      </w:r>
      <w:r>
        <w:rPr>
          <w:rFonts w:cs="Arial"/>
        </w:rPr>
        <w:t xml:space="preserve">Wi-Fi related </w:t>
      </w:r>
      <w:r w:rsidRPr="00494AEE">
        <w:rPr>
          <w:rFonts w:cs="Arial"/>
        </w:rPr>
        <w:t xml:space="preserve">requests in FIFO order. </w:t>
      </w:r>
    </w:p>
    <w:p w14:paraId="11502506" w14:textId="77777777" w:rsidR="00E013D0" w:rsidRDefault="00E013D0" w:rsidP="00E013D0">
      <w:pPr>
        <w:rPr>
          <w:rFonts w:cs="Arial"/>
        </w:rPr>
      </w:pPr>
    </w:p>
    <w:p w14:paraId="4AA91FA3" w14:textId="77777777" w:rsidR="00E013D0" w:rsidRPr="008926B6" w:rsidRDefault="00E013D0" w:rsidP="00E013D0">
      <w:pPr>
        <w:rPr>
          <w:rFonts w:cs="Arial"/>
        </w:rPr>
      </w:pPr>
    </w:p>
    <w:p w14:paraId="552F7C7E" w14:textId="77777777" w:rsidR="00E013D0" w:rsidRPr="00863221" w:rsidRDefault="00E013D0" w:rsidP="00E013D0"/>
    <w:p w14:paraId="19C7C42B" w14:textId="77777777" w:rsidR="008D240F" w:rsidRPr="008D240F" w:rsidRDefault="008D240F" w:rsidP="008D240F">
      <w:pPr>
        <w:pStyle w:val="Heading4"/>
        <w:rPr>
          <w:b w:val="0"/>
          <w:u w:val="single"/>
        </w:rPr>
      </w:pPr>
      <w:r w:rsidRPr="008D240F">
        <w:rPr>
          <w:b w:val="0"/>
          <w:u w:val="single"/>
        </w:rPr>
        <w:t>WFHS-REQ-191778/A-CAN message requirements</w:t>
      </w:r>
    </w:p>
    <w:p w14:paraId="1FBD69A9" w14:textId="77777777" w:rsidR="00E013D0" w:rsidRPr="00BE25D7" w:rsidRDefault="00DF1EDC" w:rsidP="00E013D0">
      <w:pPr>
        <w:rPr>
          <w:rFonts w:cs="Arial"/>
        </w:rPr>
      </w:pPr>
      <w:r w:rsidRPr="00BE25D7">
        <w:rPr>
          <w:rFonts w:cs="Arial"/>
        </w:rPr>
        <w:t xml:space="preserve">The </w:t>
      </w:r>
      <w:r w:rsidRPr="0014038D">
        <w:rPr>
          <w:rFonts w:cs="Arial"/>
        </w:rPr>
        <w:t>WifiHotspotServer</w:t>
      </w:r>
      <w:r w:rsidRPr="00BE25D7">
        <w:rPr>
          <w:rFonts w:cs="Arial"/>
        </w:rPr>
        <w:t xml:space="preserve"> and </w:t>
      </w:r>
      <w:r w:rsidRPr="0014038D">
        <w:rPr>
          <w:rFonts w:cs="Arial"/>
        </w:rPr>
        <w:t>WifiHotspotOnBoardClient</w:t>
      </w:r>
      <w:r w:rsidRPr="00BE25D7">
        <w:rPr>
          <w:rFonts w:cs="Arial"/>
        </w:rPr>
        <w:t xml:space="preserve"> shall receive and transmit CAN messages as specified in the CAN database from FORD for Wi-Fi Hotspot feature.</w:t>
      </w:r>
    </w:p>
    <w:p w14:paraId="408B292C" w14:textId="77777777" w:rsidR="00E013D0" w:rsidRDefault="00E013D0" w:rsidP="00E013D0"/>
    <w:p w14:paraId="35B76057" w14:textId="77777777" w:rsidR="008D240F" w:rsidRPr="008D240F" w:rsidRDefault="008D240F" w:rsidP="008D240F">
      <w:pPr>
        <w:pStyle w:val="Heading4"/>
        <w:rPr>
          <w:b w:val="0"/>
          <w:u w:val="single"/>
        </w:rPr>
      </w:pPr>
      <w:r w:rsidRPr="008D240F">
        <w:rPr>
          <w:b w:val="0"/>
          <w:u w:val="single"/>
        </w:rPr>
        <w:t>WFHSv2-REQ-283611/A-Wi-Fi chipset</w:t>
      </w:r>
    </w:p>
    <w:p w14:paraId="56F7BDE6" w14:textId="77777777" w:rsidR="00E013D0" w:rsidRPr="00C4523F" w:rsidRDefault="00DF1EDC" w:rsidP="00E013D0">
      <w:pPr>
        <w:rPr>
          <w:rFonts w:cs="Arial"/>
        </w:rPr>
      </w:pPr>
      <w:r w:rsidRPr="00C4523F">
        <w:rPr>
          <w:rFonts w:cs="Arial"/>
        </w:rPr>
        <w:t>The Wi</w:t>
      </w:r>
      <w:r>
        <w:rPr>
          <w:rFonts w:cs="Arial"/>
        </w:rPr>
        <w:t>-</w:t>
      </w:r>
      <w:r w:rsidRPr="00C4523F">
        <w:rPr>
          <w:rFonts w:cs="Arial"/>
        </w:rPr>
        <w:t>Fi chipset shall support 802.11 a/b/g/n</w:t>
      </w:r>
      <w:r>
        <w:rPr>
          <w:rFonts w:cs="Arial"/>
        </w:rPr>
        <w:t>/ac</w:t>
      </w:r>
      <w:r w:rsidRPr="00C4523F">
        <w:rPr>
          <w:rFonts w:cs="Arial"/>
        </w:rPr>
        <w:t xml:space="preserve"> and shall support both STA and AP mode.</w:t>
      </w:r>
    </w:p>
    <w:p w14:paraId="793D07A7" w14:textId="77777777" w:rsidR="008D240F" w:rsidRPr="008D240F" w:rsidRDefault="008D240F" w:rsidP="008D240F">
      <w:pPr>
        <w:pStyle w:val="Heading4"/>
        <w:rPr>
          <w:b w:val="0"/>
          <w:u w:val="single"/>
        </w:rPr>
      </w:pPr>
      <w:r w:rsidRPr="008D240F">
        <w:rPr>
          <w:b w:val="0"/>
          <w:u w:val="single"/>
        </w:rPr>
        <w:t>WFHSv2-REQ-283612/B-Wi-Fi Hotspot traffic model</w:t>
      </w:r>
    </w:p>
    <w:p w14:paraId="355B8F79" w14:textId="77777777" w:rsidR="00E013D0" w:rsidRPr="00BA3181" w:rsidRDefault="00DF1EDC" w:rsidP="00E013D0">
      <w:pPr>
        <w:rPr>
          <w:rFonts w:cs="Arial"/>
        </w:rPr>
      </w:pPr>
      <w:r w:rsidRPr="00BA3181">
        <w:rPr>
          <w:rFonts w:cs="Arial"/>
        </w:rPr>
        <w:t xml:space="preserve">In order to define a set of Wi-Fi chipset performance requirements, Ford Motor Company has defined two traffic models as a baseline for testing. Traffic model A shall test all </w:t>
      </w:r>
      <w:r w:rsidRPr="00DA169F">
        <w:rPr>
          <w:rFonts w:cs="Arial"/>
        </w:rPr>
        <w:t>Number_Hotspot_Connected_Devices</w:t>
      </w:r>
      <w:r>
        <w:rPr>
          <w:rFonts w:cs="Arial"/>
        </w:rPr>
        <w:t xml:space="preserve"> </w:t>
      </w:r>
      <w:r w:rsidRPr="00BA3181">
        <w:rPr>
          <w:rFonts w:cs="Arial"/>
        </w:rPr>
        <w:t>devices performing the most throughput and RSSI intensive activity and model B shall test 7 devices performing a combination of different activities. Both models are expected to meet the Wi-Fi performance requirements (WFHS</w:t>
      </w:r>
      <w:r>
        <w:rPr>
          <w:rFonts w:cs="Arial"/>
        </w:rPr>
        <w:t>v2</w:t>
      </w:r>
      <w:r w:rsidRPr="00BA3181">
        <w:rPr>
          <w:rFonts w:cs="Arial"/>
        </w:rPr>
        <w:t>-REQ-</w:t>
      </w:r>
      <w:r>
        <w:rPr>
          <w:rFonts w:cs="Arial"/>
        </w:rPr>
        <w:t>283613</w:t>
      </w:r>
      <w:r w:rsidRPr="00BA3181">
        <w:rPr>
          <w:rFonts w:cs="Arial"/>
        </w:rPr>
        <w:t>-Wi-Fi signal strength, WFHS</w:t>
      </w:r>
      <w:r>
        <w:rPr>
          <w:rFonts w:cs="Arial"/>
        </w:rPr>
        <w:t>v2</w:t>
      </w:r>
      <w:r w:rsidRPr="00BA3181">
        <w:rPr>
          <w:rFonts w:cs="Arial"/>
        </w:rPr>
        <w:t>-REQ-</w:t>
      </w:r>
      <w:r>
        <w:rPr>
          <w:rFonts w:cs="Arial"/>
        </w:rPr>
        <w:t>283614</w:t>
      </w:r>
      <w:r w:rsidRPr="00BA3181">
        <w:rPr>
          <w:rFonts w:cs="Arial"/>
        </w:rPr>
        <w:t>-Wi-Fi throughput, WFHS</w:t>
      </w:r>
      <w:r>
        <w:rPr>
          <w:rFonts w:cs="Arial"/>
        </w:rPr>
        <w:t>v2</w:t>
      </w:r>
      <w:r w:rsidRPr="00BA3181">
        <w:rPr>
          <w:rFonts w:cs="Arial"/>
        </w:rPr>
        <w:t>-REQ-</w:t>
      </w:r>
      <w:r>
        <w:rPr>
          <w:rFonts w:cs="Arial"/>
        </w:rPr>
        <w:t>283615</w:t>
      </w:r>
      <w:r w:rsidRPr="00BA3181">
        <w:rPr>
          <w:rFonts w:cs="Arial"/>
        </w:rPr>
        <w:t>-Modulation scheme and WFHS</w:t>
      </w:r>
      <w:r>
        <w:rPr>
          <w:rFonts w:cs="Arial"/>
        </w:rPr>
        <w:t>v2</w:t>
      </w:r>
      <w:r w:rsidRPr="00BA3181">
        <w:rPr>
          <w:rFonts w:cs="Arial"/>
        </w:rPr>
        <w:t>-REQ-</w:t>
      </w:r>
      <w:r>
        <w:rPr>
          <w:rFonts w:cs="Arial"/>
        </w:rPr>
        <w:t>283618</w:t>
      </w:r>
      <w:r w:rsidRPr="00BA3181">
        <w:rPr>
          <w:rFonts w:cs="Arial"/>
        </w:rPr>
        <w:t xml:space="preserve">-Wi-Fi range). </w:t>
      </w:r>
    </w:p>
    <w:p w14:paraId="149BEDE6" w14:textId="77777777" w:rsidR="00E013D0" w:rsidRPr="00BA3181" w:rsidRDefault="00E013D0" w:rsidP="00E013D0">
      <w:pPr>
        <w:rPr>
          <w:rFonts w:cs="Arial"/>
        </w:rPr>
      </w:pPr>
    </w:p>
    <w:p w14:paraId="3D025B55" w14:textId="77777777" w:rsidR="00E013D0" w:rsidRPr="00BA3181" w:rsidRDefault="00DF1EDC" w:rsidP="00E013D0">
      <w:pPr>
        <w:rPr>
          <w:rFonts w:cs="Arial"/>
        </w:rPr>
      </w:pPr>
      <w:r w:rsidRPr="00BA3181">
        <w:rPr>
          <w:rFonts w:cs="Arial"/>
        </w:rPr>
        <w:t>Model A:</w:t>
      </w:r>
    </w:p>
    <w:p w14:paraId="1E76B05C" w14:textId="77777777" w:rsidR="00E013D0" w:rsidRPr="00BA3181" w:rsidRDefault="00DF1EDC" w:rsidP="00E013D0">
      <w:pPr>
        <w:ind w:left="720" w:hanging="720"/>
        <w:rPr>
          <w:rFonts w:cs="Arial"/>
        </w:rPr>
      </w:pPr>
      <w:r w:rsidRPr="00BA3181">
        <w:rPr>
          <w:rFonts w:cs="Arial"/>
        </w:rPr>
        <w:t>a)</w:t>
      </w:r>
      <w:r w:rsidRPr="00BA3181">
        <w:rPr>
          <w:rFonts w:cs="Arial"/>
        </w:rPr>
        <w:tab/>
      </w:r>
      <w:r w:rsidRPr="00DA169F">
        <w:rPr>
          <w:rFonts w:cs="Arial"/>
        </w:rPr>
        <w:t>Number_Hotspot_Connected_Devices</w:t>
      </w:r>
      <w:r>
        <w:rPr>
          <w:rFonts w:cs="Arial"/>
        </w:rPr>
        <w:t xml:space="preserve"> </w:t>
      </w:r>
      <w:r w:rsidRPr="00BA3181">
        <w:rPr>
          <w:rFonts w:cs="Arial"/>
        </w:rPr>
        <w:t>devices performing Wi-Fi activities such as HD streaming in real time.</w:t>
      </w:r>
    </w:p>
    <w:p w14:paraId="4A588327" w14:textId="77777777" w:rsidR="00E013D0" w:rsidRPr="00BA3181" w:rsidRDefault="00E013D0" w:rsidP="00E013D0">
      <w:pPr>
        <w:rPr>
          <w:rFonts w:cs="Arial"/>
        </w:rPr>
      </w:pPr>
    </w:p>
    <w:p w14:paraId="40AC3ED1" w14:textId="77777777" w:rsidR="00E013D0" w:rsidRPr="00BA3181" w:rsidRDefault="00DF1EDC" w:rsidP="00E013D0">
      <w:pPr>
        <w:rPr>
          <w:rFonts w:cs="Arial"/>
        </w:rPr>
      </w:pPr>
      <w:r w:rsidRPr="00BA3181">
        <w:rPr>
          <w:rFonts w:cs="Arial"/>
        </w:rPr>
        <w:t>Model B:</w:t>
      </w:r>
    </w:p>
    <w:p w14:paraId="2AF2B4FD" w14:textId="77777777" w:rsidR="00E013D0" w:rsidRPr="007E7D6E" w:rsidRDefault="00DF1EDC" w:rsidP="00E013D0">
      <w:pPr>
        <w:rPr>
          <w:rFonts w:cs="Arial"/>
        </w:rPr>
      </w:pPr>
      <w:r w:rsidRPr="00BA3181">
        <w:rPr>
          <w:rFonts w:cs="Arial"/>
        </w:rPr>
        <w:t>a)</w:t>
      </w:r>
      <w:r w:rsidRPr="00BA3181">
        <w:rPr>
          <w:rFonts w:cs="Arial"/>
        </w:rPr>
        <w:tab/>
        <w:t>4 devices streaming HD video</w:t>
      </w:r>
      <w:r>
        <w:rPr>
          <w:rFonts w:cs="Arial"/>
        </w:rPr>
        <w:t xml:space="preserve"> </w:t>
      </w:r>
      <w:r w:rsidRPr="007E7D6E">
        <w:rPr>
          <w:rFonts w:cs="Arial"/>
        </w:rPr>
        <w:t>(example: iOS device streaming HD Netflix)</w:t>
      </w:r>
    </w:p>
    <w:p w14:paraId="3C161851" w14:textId="77777777" w:rsidR="00E013D0" w:rsidRPr="00BA3181" w:rsidRDefault="00DF1EDC" w:rsidP="00E013D0">
      <w:pPr>
        <w:rPr>
          <w:rFonts w:cs="Arial"/>
        </w:rPr>
      </w:pPr>
      <w:r w:rsidRPr="00BA3181">
        <w:rPr>
          <w:rFonts w:cs="Arial"/>
        </w:rPr>
        <w:t>b)</w:t>
      </w:r>
      <w:r w:rsidRPr="00BA3181">
        <w:rPr>
          <w:rFonts w:cs="Arial"/>
        </w:rPr>
        <w:tab/>
        <w:t>2 devices using email</w:t>
      </w:r>
    </w:p>
    <w:p w14:paraId="36AF9D10" w14:textId="77777777" w:rsidR="00E013D0" w:rsidRPr="00077780" w:rsidRDefault="00DF1EDC" w:rsidP="00E013D0">
      <w:pPr>
        <w:rPr>
          <w:rFonts w:cs="Arial"/>
        </w:rPr>
      </w:pPr>
      <w:r w:rsidRPr="00BA3181">
        <w:rPr>
          <w:rFonts w:cs="Arial"/>
        </w:rPr>
        <w:t>c)</w:t>
      </w:r>
      <w:r w:rsidRPr="00BA3181">
        <w:rPr>
          <w:rFonts w:cs="Arial"/>
        </w:rPr>
        <w:tab/>
        <w:t>1 device playing video games</w:t>
      </w:r>
    </w:p>
    <w:p w14:paraId="0A294D27" w14:textId="77777777" w:rsidR="008D240F" w:rsidRPr="008D240F" w:rsidRDefault="008D240F" w:rsidP="008D240F">
      <w:pPr>
        <w:pStyle w:val="Heading4"/>
        <w:rPr>
          <w:b w:val="0"/>
          <w:u w:val="single"/>
        </w:rPr>
      </w:pPr>
      <w:r w:rsidRPr="008D240F">
        <w:rPr>
          <w:b w:val="0"/>
          <w:u w:val="single"/>
        </w:rPr>
        <w:t>WFHSv2-REQ-283613/A-Wi-Fi signal strength</w:t>
      </w:r>
    </w:p>
    <w:p w14:paraId="6D817894" w14:textId="77777777" w:rsidR="00E013D0" w:rsidRPr="00FD3E2C" w:rsidRDefault="00DF1EDC" w:rsidP="00E013D0">
      <w:pPr>
        <w:rPr>
          <w:rFonts w:cs="Arial"/>
        </w:rPr>
      </w:pPr>
      <w:r w:rsidRPr="00FD3E2C">
        <w:rPr>
          <w:rFonts w:cs="Arial"/>
        </w:rPr>
        <w:t>The RSSI of the WIFI hotspot system may vary, but shall be no less than –45dBm inside the vehicle and shall be no less than –65dBm outside the vehicle in a range of a 50 foot radius as long as the throughput requirement is met (refer to WFHS</w:t>
      </w:r>
      <w:r>
        <w:rPr>
          <w:rFonts w:cs="Arial"/>
        </w:rPr>
        <w:t>v2</w:t>
      </w:r>
      <w:r w:rsidRPr="00FD3E2C">
        <w:rPr>
          <w:rFonts w:cs="Arial"/>
        </w:rPr>
        <w:t>-REQ-</w:t>
      </w:r>
      <w:r>
        <w:rPr>
          <w:rFonts w:cs="Arial"/>
        </w:rPr>
        <w:t>283614</w:t>
      </w:r>
      <w:r w:rsidRPr="00FD3E2C">
        <w:rPr>
          <w:rFonts w:cs="Arial"/>
        </w:rPr>
        <w:t>-Wi-Fi throughput).</w:t>
      </w:r>
    </w:p>
    <w:p w14:paraId="1AFBB470" w14:textId="77777777" w:rsidR="008D240F" w:rsidRPr="008D240F" w:rsidRDefault="008D240F" w:rsidP="008D240F">
      <w:pPr>
        <w:pStyle w:val="Heading4"/>
        <w:rPr>
          <w:b w:val="0"/>
          <w:u w:val="single"/>
        </w:rPr>
      </w:pPr>
      <w:r w:rsidRPr="008D240F">
        <w:rPr>
          <w:b w:val="0"/>
          <w:u w:val="single"/>
        </w:rPr>
        <w:t>WFHSv2-REQ-283614/B-Wi-Fi throughput</w:t>
      </w:r>
    </w:p>
    <w:p w14:paraId="4545EB1A" w14:textId="77777777" w:rsidR="00E013D0" w:rsidRPr="00CE1966" w:rsidRDefault="00DF1EDC" w:rsidP="00E013D0">
      <w:pPr>
        <w:rPr>
          <w:rFonts w:cs="Arial"/>
        </w:rPr>
      </w:pPr>
      <w:r w:rsidRPr="00CE1966">
        <w:rPr>
          <w:rFonts w:cs="Arial"/>
        </w:rPr>
        <w:t>The Wi-Fi design shall perform at a minimum throughput of 1</w:t>
      </w:r>
      <w:r>
        <w:rPr>
          <w:rFonts w:cs="Arial"/>
        </w:rPr>
        <w:t>20 Mbps</w:t>
      </w:r>
      <w:r w:rsidRPr="00CE1966">
        <w:rPr>
          <w:rFonts w:cs="Arial"/>
        </w:rPr>
        <w:t xml:space="preserve"> on the 2.4GHz band and a minimum throughput of </w:t>
      </w:r>
      <w:r>
        <w:rPr>
          <w:rFonts w:cs="Arial"/>
        </w:rPr>
        <w:t>120 Mbps</w:t>
      </w:r>
      <w:r w:rsidRPr="00CE1966">
        <w:rPr>
          <w:rFonts w:cs="Arial"/>
        </w:rPr>
        <w:t xml:space="preserve"> on the 5GHz band. The Wi-Fi chipset shall never be the bottleneck of the system. </w:t>
      </w:r>
    </w:p>
    <w:p w14:paraId="26592A0D" w14:textId="77777777" w:rsidR="00E013D0" w:rsidRPr="00CE1966" w:rsidRDefault="00E013D0" w:rsidP="00E013D0">
      <w:pPr>
        <w:rPr>
          <w:rFonts w:cs="Arial"/>
        </w:rPr>
      </w:pPr>
    </w:p>
    <w:p w14:paraId="45AEF3E3" w14:textId="77777777" w:rsidR="00E013D0" w:rsidRPr="00CE1966" w:rsidRDefault="00DF1EDC" w:rsidP="00E013D0">
      <w:pPr>
        <w:rPr>
          <w:rFonts w:cs="Arial"/>
        </w:rPr>
      </w:pPr>
      <w:r w:rsidRPr="00CE1966">
        <w:rPr>
          <w:rFonts w:cs="Arial"/>
        </w:rPr>
        <w:t xml:space="preserve">The WifiHotspotServer shall implement a fairness model to control the distribution of its throughput. This model shall ensure that all connected clients performing the same application type receives equal throughput. </w:t>
      </w:r>
    </w:p>
    <w:p w14:paraId="63CF2A06" w14:textId="77777777" w:rsidR="00E013D0" w:rsidRPr="00CE1966" w:rsidRDefault="00E013D0" w:rsidP="00E013D0">
      <w:pPr>
        <w:rPr>
          <w:rFonts w:cs="Arial"/>
        </w:rPr>
      </w:pPr>
    </w:p>
    <w:p w14:paraId="1D8C0ADD" w14:textId="77777777" w:rsidR="00E013D0" w:rsidRPr="00CE1966" w:rsidRDefault="00DF1EDC" w:rsidP="00E013D0">
      <w:pPr>
        <w:rPr>
          <w:rFonts w:cs="Arial"/>
        </w:rPr>
      </w:pPr>
      <w:r w:rsidRPr="00CE1966">
        <w:rPr>
          <w:rFonts w:cs="Arial"/>
        </w:rPr>
        <w:t xml:space="preserve">Example) </w:t>
      </w:r>
    </w:p>
    <w:p w14:paraId="20897C3B" w14:textId="77777777" w:rsidR="00E013D0" w:rsidRPr="00CE1966" w:rsidRDefault="00DF1EDC" w:rsidP="00DF1EDC">
      <w:pPr>
        <w:numPr>
          <w:ilvl w:val="0"/>
          <w:numId w:val="12"/>
        </w:numPr>
        <w:rPr>
          <w:rFonts w:cs="Arial"/>
        </w:rPr>
      </w:pPr>
      <w:r w:rsidRPr="00CE1966">
        <w:rPr>
          <w:rFonts w:cs="Arial"/>
        </w:rPr>
        <w:t xml:space="preserve">6 devices are connected. </w:t>
      </w:r>
    </w:p>
    <w:p w14:paraId="556FA2E6" w14:textId="77777777" w:rsidR="00E013D0" w:rsidRPr="00CE1966" w:rsidRDefault="00DF1EDC" w:rsidP="00DF1EDC">
      <w:pPr>
        <w:numPr>
          <w:ilvl w:val="0"/>
          <w:numId w:val="12"/>
        </w:numPr>
        <w:rPr>
          <w:rFonts w:cs="Arial"/>
        </w:rPr>
      </w:pPr>
      <w:r w:rsidRPr="00CE1966">
        <w:rPr>
          <w:rFonts w:cs="Arial"/>
        </w:rPr>
        <w:t>4 are streaming HD video (assumption: HD video requires ~4 Mbps).</w:t>
      </w:r>
    </w:p>
    <w:p w14:paraId="36C925A0" w14:textId="77777777" w:rsidR="00E013D0" w:rsidRPr="00CE1966" w:rsidRDefault="00DF1EDC" w:rsidP="00DF1EDC">
      <w:pPr>
        <w:numPr>
          <w:ilvl w:val="0"/>
          <w:numId w:val="12"/>
        </w:numPr>
        <w:rPr>
          <w:rFonts w:cs="Arial"/>
        </w:rPr>
      </w:pPr>
      <w:r w:rsidRPr="00CE1966">
        <w:rPr>
          <w:rFonts w:cs="Arial"/>
        </w:rPr>
        <w:t>2 are using email (assumption: email requires ~500 Kbps).</w:t>
      </w:r>
    </w:p>
    <w:p w14:paraId="5DB53D52" w14:textId="77777777" w:rsidR="00E013D0" w:rsidRPr="00CE1966" w:rsidRDefault="00DF1EDC" w:rsidP="00DF1EDC">
      <w:pPr>
        <w:numPr>
          <w:ilvl w:val="0"/>
          <w:numId w:val="12"/>
        </w:numPr>
        <w:rPr>
          <w:rFonts w:cs="Arial"/>
        </w:rPr>
      </w:pPr>
      <w:r>
        <w:rPr>
          <w:rFonts w:cs="Arial"/>
        </w:rPr>
        <w:t>The 4 streaming YouT</w:t>
      </w:r>
      <w:r w:rsidRPr="00CE1966">
        <w:rPr>
          <w:rFonts w:cs="Arial"/>
        </w:rPr>
        <w:t>ube shall each receive ~4 Mbps.</w:t>
      </w:r>
    </w:p>
    <w:p w14:paraId="0CFE5699" w14:textId="77777777" w:rsidR="00E013D0" w:rsidRPr="00CE1966" w:rsidRDefault="00DF1EDC" w:rsidP="00DF1EDC">
      <w:pPr>
        <w:numPr>
          <w:ilvl w:val="0"/>
          <w:numId w:val="12"/>
        </w:numPr>
        <w:rPr>
          <w:rFonts w:cs="Arial"/>
        </w:rPr>
      </w:pPr>
      <w:r w:rsidRPr="00CE1966">
        <w:rPr>
          <w:rFonts w:cs="Arial"/>
        </w:rPr>
        <w:t xml:space="preserve">The 2 using email </w:t>
      </w:r>
      <w:r>
        <w:rPr>
          <w:rFonts w:cs="Arial"/>
        </w:rPr>
        <w:t>shall each receive ~500 Kbps.</w:t>
      </w:r>
    </w:p>
    <w:p w14:paraId="144CDCF6" w14:textId="77777777" w:rsidR="008D240F" w:rsidRPr="008D240F" w:rsidRDefault="008D240F" w:rsidP="008D240F">
      <w:pPr>
        <w:pStyle w:val="Heading4"/>
        <w:rPr>
          <w:b w:val="0"/>
          <w:u w:val="single"/>
        </w:rPr>
      </w:pPr>
      <w:r w:rsidRPr="008D240F">
        <w:rPr>
          <w:b w:val="0"/>
          <w:u w:val="single"/>
        </w:rPr>
        <w:t>WFHSv2-REQ-283615/B-Modulation scheme</w:t>
      </w:r>
    </w:p>
    <w:p w14:paraId="63C597BE" w14:textId="77777777" w:rsidR="00E013D0" w:rsidRPr="00F616FE" w:rsidRDefault="00DF1EDC" w:rsidP="00E013D0">
      <w:r w:rsidRPr="00F616FE">
        <w:rPr>
          <w:rFonts w:cs="Arial"/>
        </w:rPr>
        <w:t>The WifiHotspotServer shall dynamically adjust the modulation coding scheme depending on the measured SNR.</w:t>
      </w:r>
      <w:r w:rsidRPr="001F197F">
        <w:rPr>
          <w:rFonts w:cs="Arial"/>
        </w:rPr>
        <w:t xml:space="preserve"> The WifiHotspotServer Wi-Fi chipset design is required to meet a modulation scheme of MCS8 on </w:t>
      </w:r>
      <w:r>
        <w:rPr>
          <w:rFonts w:cs="Arial"/>
        </w:rPr>
        <w:t xml:space="preserve">both </w:t>
      </w:r>
      <w:r w:rsidRPr="001F197F">
        <w:rPr>
          <w:rFonts w:cs="Arial"/>
        </w:rPr>
        <w:t>the 2.4GHz band and the 5GHz band as long as the appropriate SNR is achieved.</w:t>
      </w:r>
    </w:p>
    <w:p w14:paraId="2E5B2DB7" w14:textId="77777777" w:rsidR="008D240F" w:rsidRPr="008D240F" w:rsidRDefault="008D240F" w:rsidP="008D240F">
      <w:pPr>
        <w:pStyle w:val="Heading4"/>
        <w:rPr>
          <w:b w:val="0"/>
          <w:u w:val="single"/>
        </w:rPr>
      </w:pPr>
      <w:r w:rsidRPr="008D240F">
        <w:rPr>
          <w:b w:val="0"/>
          <w:u w:val="single"/>
        </w:rPr>
        <w:t>WFHSv2-REQ-283618/A-Wi-Fi range</w:t>
      </w:r>
    </w:p>
    <w:p w14:paraId="7AF58936" w14:textId="77777777" w:rsidR="00E013D0" w:rsidRPr="00144244" w:rsidRDefault="00DF1EDC" w:rsidP="00E013D0">
      <w:pPr>
        <w:rPr>
          <w:rFonts w:cs="Arial"/>
        </w:rPr>
      </w:pPr>
      <w:r w:rsidRPr="00BC513D">
        <w:rPr>
          <w:rFonts w:cs="Arial"/>
        </w:rPr>
        <w:t>The Wi</w:t>
      </w:r>
      <w:r>
        <w:rPr>
          <w:rFonts w:cs="Arial"/>
        </w:rPr>
        <w:t>-</w:t>
      </w:r>
      <w:r w:rsidRPr="00BC513D">
        <w:rPr>
          <w:rFonts w:cs="Arial"/>
        </w:rPr>
        <w:t>Fi Hotspot feature shall meet its minimum throughput</w:t>
      </w:r>
      <w:r>
        <w:rPr>
          <w:rFonts w:cs="Arial"/>
        </w:rPr>
        <w:t xml:space="preserve"> (WFHSv2-REQ-283614-Wi-Fi throughput)</w:t>
      </w:r>
      <w:r w:rsidRPr="00BC513D">
        <w:rPr>
          <w:rFonts w:cs="Arial"/>
        </w:rPr>
        <w:t>, RSSI</w:t>
      </w:r>
      <w:r>
        <w:rPr>
          <w:rFonts w:cs="Arial"/>
        </w:rPr>
        <w:t xml:space="preserve"> (WFHSv2-REQ-283613-Wi-Fi Signal strength)</w:t>
      </w:r>
      <w:r w:rsidRPr="00BC513D">
        <w:rPr>
          <w:rFonts w:cs="Arial"/>
        </w:rPr>
        <w:t xml:space="preserve"> and MCS requirements</w:t>
      </w:r>
      <w:r>
        <w:rPr>
          <w:rFonts w:cs="Arial"/>
        </w:rPr>
        <w:t xml:space="preserve"> (WFHSv2-REQ-283615-Modulation scheme)</w:t>
      </w:r>
      <w:r w:rsidRPr="00BC513D">
        <w:rPr>
          <w:rFonts w:cs="Arial"/>
        </w:rPr>
        <w:t xml:space="preserve"> up to 50 ft away from the vehicle, 360 degrees around. The RSSI and throughput shall be measured at 50 ft away from the vehicle and at 22 degree increments. The devices used to measure the throughput and RSSI may vary, but shall be kept consistent across all testing.</w:t>
      </w:r>
    </w:p>
    <w:p w14:paraId="389DE49D" w14:textId="77777777" w:rsidR="008D240F" w:rsidRPr="008D240F" w:rsidRDefault="008D240F" w:rsidP="008D240F">
      <w:pPr>
        <w:pStyle w:val="Heading4"/>
        <w:rPr>
          <w:b w:val="0"/>
          <w:u w:val="single"/>
        </w:rPr>
      </w:pPr>
      <w:r w:rsidRPr="008D240F">
        <w:rPr>
          <w:b w:val="0"/>
          <w:u w:val="single"/>
        </w:rPr>
        <w:t>WFHSv2-REQ-283626/A-Wi-Fi certification</w:t>
      </w:r>
    </w:p>
    <w:p w14:paraId="1C582897" w14:textId="77777777" w:rsidR="00E013D0" w:rsidRPr="009D565A" w:rsidRDefault="00DF1EDC" w:rsidP="00E013D0">
      <w:pPr>
        <w:rPr>
          <w:rFonts w:cs="Arial"/>
        </w:rPr>
      </w:pPr>
      <w:r w:rsidRPr="009D565A">
        <w:rPr>
          <w:rFonts w:cs="Arial"/>
        </w:rPr>
        <w:t>The supplier shall be responsible for certifying the Wi-Fi feature in the following areas as defined by the Wi-Fi alliance certification programs:</w:t>
      </w:r>
    </w:p>
    <w:p w14:paraId="7D19DC41" w14:textId="77777777" w:rsidR="00E013D0" w:rsidRPr="009D565A" w:rsidRDefault="00DF1EDC" w:rsidP="00DF1EDC">
      <w:pPr>
        <w:numPr>
          <w:ilvl w:val="1"/>
          <w:numId w:val="13"/>
        </w:numPr>
        <w:rPr>
          <w:rFonts w:cs="Arial"/>
        </w:rPr>
      </w:pPr>
      <w:r w:rsidRPr="009D565A">
        <w:rPr>
          <w:rFonts w:cs="Arial"/>
        </w:rPr>
        <w:t>Access point and STA mode for:</w:t>
      </w:r>
    </w:p>
    <w:p w14:paraId="64239AAE" w14:textId="77777777" w:rsidR="00E013D0" w:rsidRPr="009D565A" w:rsidRDefault="00DF1EDC" w:rsidP="00DF1EDC">
      <w:pPr>
        <w:numPr>
          <w:ilvl w:val="2"/>
          <w:numId w:val="13"/>
        </w:numPr>
        <w:rPr>
          <w:rFonts w:cs="Arial"/>
        </w:rPr>
      </w:pPr>
      <w:r>
        <w:rPr>
          <w:rFonts w:cs="Arial"/>
        </w:rPr>
        <w:t>802.11ac</w:t>
      </w:r>
    </w:p>
    <w:p w14:paraId="44F1E2CC" w14:textId="77777777" w:rsidR="00E013D0" w:rsidRPr="009D565A" w:rsidRDefault="00DF1EDC" w:rsidP="00DF1EDC">
      <w:pPr>
        <w:numPr>
          <w:ilvl w:val="2"/>
          <w:numId w:val="13"/>
        </w:numPr>
        <w:rPr>
          <w:rFonts w:cs="Arial"/>
        </w:rPr>
      </w:pPr>
      <w:r w:rsidRPr="009D565A">
        <w:rPr>
          <w:rFonts w:cs="Arial"/>
        </w:rPr>
        <w:t>WMM</w:t>
      </w:r>
    </w:p>
    <w:p w14:paraId="0E9680EE" w14:textId="77777777" w:rsidR="00E013D0" w:rsidRPr="009D565A" w:rsidRDefault="00DF1EDC" w:rsidP="00DF1EDC">
      <w:pPr>
        <w:numPr>
          <w:ilvl w:val="2"/>
          <w:numId w:val="13"/>
        </w:numPr>
        <w:rPr>
          <w:rFonts w:cs="Arial"/>
        </w:rPr>
      </w:pPr>
      <w:r w:rsidRPr="009D565A">
        <w:rPr>
          <w:rFonts w:cs="Arial"/>
        </w:rPr>
        <w:t>WPA2/WPA</w:t>
      </w:r>
    </w:p>
    <w:p w14:paraId="3EDCF59D" w14:textId="77777777" w:rsidR="00E013D0" w:rsidRPr="009D565A" w:rsidRDefault="00DF1EDC" w:rsidP="00DF1EDC">
      <w:pPr>
        <w:numPr>
          <w:ilvl w:val="2"/>
          <w:numId w:val="13"/>
        </w:numPr>
        <w:rPr>
          <w:rFonts w:cs="Arial"/>
        </w:rPr>
      </w:pPr>
      <w:r w:rsidRPr="009D565A">
        <w:rPr>
          <w:rFonts w:cs="Arial"/>
        </w:rPr>
        <w:t>Tx and Rx on 2.4 GHz band &amp; 5 GHz band</w:t>
      </w:r>
    </w:p>
    <w:p w14:paraId="3DC768FE" w14:textId="77777777" w:rsidR="00E013D0" w:rsidRPr="00C92E1C" w:rsidRDefault="00DF1EDC" w:rsidP="00E013D0">
      <w:pPr>
        <w:rPr>
          <w:rFonts w:cs="Arial"/>
        </w:rPr>
      </w:pPr>
      <w:r w:rsidRPr="009D565A">
        <w:rPr>
          <w:rFonts w:cs="Arial"/>
        </w:rPr>
        <w:t xml:space="preserve">Ford Motor Company shall own the Wi-Fi certification in the areas mentioned above. </w:t>
      </w:r>
    </w:p>
    <w:p w14:paraId="2613B3C3" w14:textId="77777777" w:rsidR="008D240F" w:rsidRPr="008D240F" w:rsidRDefault="008D240F" w:rsidP="008D240F">
      <w:pPr>
        <w:pStyle w:val="Heading4"/>
        <w:rPr>
          <w:b w:val="0"/>
          <w:u w:val="single"/>
        </w:rPr>
      </w:pPr>
      <w:r w:rsidRPr="008D240F">
        <w:rPr>
          <w:b w:val="0"/>
          <w:u w:val="single"/>
        </w:rPr>
        <w:t>WFHS-REQ-191895/A-Quality of Service on the Wi-Fi chipset</w:t>
      </w:r>
    </w:p>
    <w:p w14:paraId="5CE4115C" w14:textId="77777777" w:rsidR="00E013D0" w:rsidRPr="006F6BA8" w:rsidRDefault="00DF1EDC" w:rsidP="00E013D0">
      <w:pPr>
        <w:rPr>
          <w:rFonts w:cs="Arial"/>
        </w:rPr>
      </w:pPr>
      <w:r w:rsidRPr="006F6BA8">
        <w:rPr>
          <w:rFonts w:cs="Arial"/>
        </w:rPr>
        <w:t>The Wi-Fi chipset shal</w:t>
      </w:r>
      <w:r>
        <w:rPr>
          <w:rFonts w:cs="Arial"/>
        </w:rPr>
        <w:t>l have</w:t>
      </w:r>
      <w:r w:rsidRPr="006F6BA8">
        <w:rPr>
          <w:rFonts w:cs="Arial"/>
        </w:rPr>
        <w:t xml:space="preserve"> Quality of Service enabled</w:t>
      </w:r>
      <w:r>
        <w:rPr>
          <w:rFonts w:cs="Arial"/>
        </w:rPr>
        <w:t xml:space="preserve"> for WMM (wireless multimedia) and for Wi-Fi protocol</w:t>
      </w:r>
      <w:r w:rsidRPr="006F6BA8">
        <w:rPr>
          <w:rFonts w:cs="Arial"/>
        </w:rPr>
        <w:t>.</w:t>
      </w:r>
    </w:p>
    <w:p w14:paraId="347AE83D" w14:textId="77777777" w:rsidR="00E013D0" w:rsidRDefault="00E013D0" w:rsidP="00E013D0"/>
    <w:p w14:paraId="6A2C42A0" w14:textId="77777777" w:rsidR="008D240F" w:rsidRPr="008D240F" w:rsidRDefault="008D240F" w:rsidP="008D240F">
      <w:pPr>
        <w:pStyle w:val="Heading4"/>
        <w:rPr>
          <w:b w:val="0"/>
          <w:u w:val="single"/>
        </w:rPr>
      </w:pPr>
      <w:r w:rsidRPr="008D240F">
        <w:rPr>
          <w:b w:val="0"/>
          <w:u w:val="single"/>
        </w:rPr>
        <w:t>WFHS-REQ-191896/B-FCC and international radio regulatory requirements</w:t>
      </w:r>
    </w:p>
    <w:p w14:paraId="3F04E57E" w14:textId="77777777" w:rsidR="00E013D0" w:rsidRPr="00724A8C" w:rsidRDefault="00DF1EDC" w:rsidP="00E013D0">
      <w:pPr>
        <w:rPr>
          <w:rFonts w:cs="Arial"/>
        </w:rPr>
      </w:pPr>
      <w:r w:rsidRPr="00724A8C">
        <w:rPr>
          <w:rFonts w:cs="Arial"/>
        </w:rPr>
        <w:t xml:space="preserve">The Wi-Fi Hotspot shall meet all applicable FCC and international radio regulatory requirements. The Wi-Fi Hotspot shall also meet all Chinese </w:t>
      </w:r>
      <w:r>
        <w:rPr>
          <w:rFonts w:cs="Arial"/>
        </w:rPr>
        <w:t xml:space="preserve">and European </w:t>
      </w:r>
      <w:r w:rsidRPr="00724A8C">
        <w:rPr>
          <w:rFonts w:cs="Arial"/>
        </w:rPr>
        <w:t>radio regulatory requirements.</w:t>
      </w:r>
    </w:p>
    <w:p w14:paraId="39E4E5CB" w14:textId="77777777" w:rsidR="008D240F" w:rsidRPr="008D240F" w:rsidRDefault="008D240F" w:rsidP="008D240F">
      <w:pPr>
        <w:pStyle w:val="Heading4"/>
        <w:rPr>
          <w:b w:val="0"/>
          <w:u w:val="single"/>
        </w:rPr>
      </w:pPr>
      <w:r w:rsidRPr="008D240F">
        <w:rPr>
          <w:b w:val="0"/>
          <w:u w:val="single"/>
        </w:rPr>
        <w:t>WFHSv2-REQ-283627/A-Wi-Fi chipset and NAD communication interface</w:t>
      </w:r>
    </w:p>
    <w:p w14:paraId="1D50807A" w14:textId="77777777" w:rsidR="00E013D0" w:rsidRDefault="00DF1EDC" w:rsidP="00E013D0">
      <w:pPr>
        <w:rPr>
          <w:rFonts w:ascii="Calibri" w:hAnsi="Calibri" w:cs="Calibri"/>
          <w:color w:val="FF0000"/>
        </w:rPr>
      </w:pPr>
      <w:r w:rsidRPr="00000AB7">
        <w:rPr>
          <w:rFonts w:cs="Arial"/>
        </w:rPr>
        <w:t>The interface between the access point and the NAD shall provide error recovery strategies to enable a robust system where the customer experiences no errors.</w:t>
      </w:r>
      <w:r>
        <w:rPr>
          <w:rFonts w:ascii="Calibri" w:hAnsi="Calibri" w:cs="Calibri"/>
          <w:color w:val="FF0000"/>
        </w:rPr>
        <w:t xml:space="preserve"> </w:t>
      </w:r>
    </w:p>
    <w:p w14:paraId="345D9918" w14:textId="77777777" w:rsidR="00E013D0" w:rsidRDefault="00E013D0" w:rsidP="00E013D0">
      <w:pPr>
        <w:rPr>
          <w:rFonts w:ascii="Calibri" w:hAnsi="Calibri" w:cs="Calibri"/>
          <w:color w:val="FF0000"/>
        </w:rPr>
      </w:pPr>
    </w:p>
    <w:p w14:paraId="05C70038" w14:textId="77777777" w:rsidR="00E013D0" w:rsidRPr="004B0255" w:rsidRDefault="00DF1EDC" w:rsidP="00E013D0">
      <w:pPr>
        <w:rPr>
          <w:rFonts w:cs="Arial"/>
        </w:rPr>
      </w:pPr>
      <w:r>
        <w:rPr>
          <w:rFonts w:cs="Arial"/>
        </w:rPr>
        <w:t>The Wi-Fi</w:t>
      </w:r>
      <w:r w:rsidRPr="004B0255">
        <w:rPr>
          <w:rFonts w:cs="Arial"/>
        </w:rPr>
        <w:t xml:space="preserve"> access point shall have a data communication interface to the NAD that shall allow it to receive Wi-Fi data at a minimum data rate that is greater than the Wi-Fi throughput. </w:t>
      </w:r>
    </w:p>
    <w:p w14:paraId="3E60174C" w14:textId="77777777" w:rsidR="00E013D0" w:rsidRDefault="00E013D0" w:rsidP="00E013D0"/>
    <w:p w14:paraId="076A85DF" w14:textId="77777777" w:rsidR="008D240F" w:rsidRPr="008D240F" w:rsidRDefault="008D240F" w:rsidP="008D240F">
      <w:pPr>
        <w:pStyle w:val="Heading4"/>
        <w:rPr>
          <w:b w:val="0"/>
          <w:u w:val="single"/>
        </w:rPr>
      </w:pPr>
      <w:r w:rsidRPr="008D240F">
        <w:rPr>
          <w:b w:val="0"/>
          <w:u w:val="single"/>
        </w:rPr>
        <w:t>WFHS-REQ-191898/A-Logging Wi-Fi debug messages</w:t>
      </w:r>
    </w:p>
    <w:p w14:paraId="1C9E6586" w14:textId="77777777" w:rsidR="00E013D0" w:rsidRPr="00415052" w:rsidRDefault="00DF1EDC" w:rsidP="00E013D0">
      <w:pPr>
        <w:rPr>
          <w:rFonts w:cs="Arial"/>
        </w:rPr>
      </w:pPr>
      <w:r w:rsidRPr="00415052">
        <w:rPr>
          <w:rFonts w:cs="Arial"/>
        </w:rPr>
        <w:t>The Wi-Fi access point application and Wi-Fi NAD application shall log Wi-Fi debug messages such as Wi-Fi configurations, Wi-Fi parameters and other Wi-Fi data relevant to each station. Paramete</w:t>
      </w:r>
      <w:r>
        <w:rPr>
          <w:rFonts w:cs="Arial"/>
        </w:rPr>
        <w:t>rs such as RSSI, SNR, BER,</w:t>
      </w:r>
      <w:r w:rsidRPr="00415052">
        <w:rPr>
          <w:rFonts w:cs="Arial"/>
        </w:rPr>
        <w:t xml:space="preserve"> MCS</w:t>
      </w:r>
      <w:r>
        <w:rPr>
          <w:rFonts w:cs="Arial"/>
        </w:rPr>
        <w:t>, number of devices connected, number of devices dropped and the traffic model indicating which device was performing what activity</w:t>
      </w:r>
      <w:r w:rsidRPr="00415052">
        <w:rPr>
          <w:rFonts w:cs="Arial"/>
        </w:rPr>
        <w:t xml:space="preserve"> may be captured, for example.</w:t>
      </w:r>
      <w:r>
        <w:rPr>
          <w:rFonts w:cs="Arial"/>
        </w:rPr>
        <w:t xml:space="preserve"> The debugging state shall be capable of being turned on or off.</w:t>
      </w:r>
    </w:p>
    <w:p w14:paraId="03A99149" w14:textId="77777777" w:rsidR="00E013D0" w:rsidRDefault="00E013D0" w:rsidP="00E013D0"/>
    <w:p w14:paraId="1B375B90" w14:textId="77777777" w:rsidR="008D240F" w:rsidRPr="008D240F" w:rsidRDefault="008D240F" w:rsidP="008D240F">
      <w:pPr>
        <w:pStyle w:val="Heading4"/>
        <w:rPr>
          <w:b w:val="0"/>
          <w:u w:val="single"/>
        </w:rPr>
      </w:pPr>
      <w:r w:rsidRPr="008D240F">
        <w:rPr>
          <w:b w:val="0"/>
          <w:u w:val="single"/>
        </w:rPr>
        <w:t>WFHSv2-REQ-283628/C-Reporting out diagnostics</w:t>
      </w:r>
    </w:p>
    <w:p w14:paraId="35C06613" w14:textId="77777777" w:rsidR="00E013D0" w:rsidRDefault="00DF1EDC" w:rsidP="00E013D0">
      <w:pPr>
        <w:rPr>
          <w:rFonts w:cs="Arial"/>
        </w:rPr>
      </w:pPr>
      <w:r w:rsidRPr="00EA4FD7">
        <w:rPr>
          <w:rFonts w:cs="Arial"/>
        </w:rPr>
        <w:t xml:space="preserve">The </w:t>
      </w:r>
      <w:r w:rsidRPr="006E664C">
        <w:rPr>
          <w:rFonts w:cs="Arial"/>
        </w:rPr>
        <w:t>WifiHotspotServer</w:t>
      </w:r>
      <w:r w:rsidRPr="00EA4FD7">
        <w:rPr>
          <w:rFonts w:cs="Arial"/>
        </w:rPr>
        <w:t xml:space="preserve"> shall support Wi-Fi diagnostics messages for the Wi-F</w:t>
      </w:r>
      <w:r>
        <w:rPr>
          <w:rFonts w:cs="Arial"/>
        </w:rPr>
        <w:t xml:space="preserve">i chipset and internal antenna. </w:t>
      </w:r>
      <w:r w:rsidRPr="00121285">
        <w:rPr>
          <w:rFonts w:cs="Arial"/>
        </w:rPr>
        <w:t>The diagnostics</w:t>
      </w:r>
      <w:r w:rsidRPr="00EA4FD7">
        <w:rPr>
          <w:rFonts w:cs="Arial"/>
        </w:rPr>
        <w:t xml:space="preserve"> messages exchanged between the </w:t>
      </w:r>
      <w:r w:rsidRPr="006E664C">
        <w:rPr>
          <w:rFonts w:cs="Arial"/>
        </w:rPr>
        <w:t>WifiHotspotServer</w:t>
      </w:r>
      <w:r w:rsidRPr="00EA4FD7">
        <w:rPr>
          <w:rFonts w:cs="Arial"/>
        </w:rPr>
        <w:t xml:space="preserve"> processor and Wi-Fi chipset shall test the health of the Wi-Fi chipset software and hardware and shall also test the internal antenna.</w:t>
      </w:r>
      <w:r>
        <w:rPr>
          <w:rFonts w:cs="Arial"/>
        </w:rPr>
        <w:t xml:space="preserve"> The </w:t>
      </w:r>
      <w:r w:rsidRPr="006E664C">
        <w:rPr>
          <w:rFonts w:cs="Arial"/>
        </w:rPr>
        <w:t>WifiHotspotServer</w:t>
      </w:r>
      <w:r>
        <w:rPr>
          <w:rFonts w:cs="Arial"/>
        </w:rPr>
        <w:t xml:space="preserve"> shall set DTCs that identify Wi-Fi related errors (refer to WFHSv2-REQ-283642</w:t>
      </w:r>
      <w:r w:rsidRPr="00C01822">
        <w:rPr>
          <w:rFonts w:cs="Arial"/>
        </w:rPr>
        <w:t>-Diagnostic Specification Reference</w:t>
      </w:r>
      <w:r>
        <w:rPr>
          <w:rFonts w:cs="Arial"/>
        </w:rPr>
        <w:t xml:space="preserve">). </w:t>
      </w:r>
    </w:p>
    <w:p w14:paraId="3118BAAC" w14:textId="77777777" w:rsidR="00E013D0" w:rsidRDefault="00E013D0" w:rsidP="00E013D0">
      <w:pPr>
        <w:rPr>
          <w:rFonts w:cs="Arial"/>
        </w:rPr>
      </w:pPr>
    </w:p>
    <w:p w14:paraId="1CBE352C" w14:textId="77777777" w:rsidR="00E013D0" w:rsidRDefault="00DF1EDC" w:rsidP="00E013D0">
      <w:pPr>
        <w:rPr>
          <w:rFonts w:cs="Arial"/>
        </w:rPr>
      </w:pPr>
      <w:r>
        <w:rPr>
          <w:rFonts w:cs="Arial"/>
        </w:rPr>
        <w:t xml:space="preserve">The WifiHotspotServer shall inform the WifiHotspotOnBoardClient when Wi-Fi Hotspot related DTCs are active by using the CAN signal TelematicsDTC_St. If the WifiHotspotServer sets a Wi-Fi Hotspot related DTC, it shall also set the CAN signal to its appropriate state based on the DTC that was set. The CAN signal shall remain </w:t>
      </w:r>
      <w:r w:rsidRPr="00B13A4F">
        <w:rPr>
          <w:rFonts w:cs="Arial"/>
        </w:rPr>
        <w:t xml:space="preserve">set only while the issue is ACTIVE. If the issue becomes no longer active, but the DTC remains set, the CAN </w:t>
      </w:r>
      <w:r>
        <w:rPr>
          <w:rFonts w:cs="Arial"/>
        </w:rPr>
        <w:t xml:space="preserve">signal shall revert to NULL. </w:t>
      </w:r>
    </w:p>
    <w:p w14:paraId="480AA6E9" w14:textId="77777777" w:rsidR="00E013D0" w:rsidRDefault="00E013D0" w:rsidP="00E013D0">
      <w:pPr>
        <w:rPr>
          <w:rFonts w:cs="Arial"/>
        </w:rPr>
      </w:pPr>
    </w:p>
    <w:p w14:paraId="5BB20EE3" w14:textId="77777777" w:rsidR="00E013D0" w:rsidRDefault="00DF1EDC" w:rsidP="00E013D0">
      <w:pPr>
        <w:rPr>
          <w:rFonts w:cs="Arial"/>
        </w:rPr>
      </w:pPr>
      <w:r w:rsidRPr="00D10284">
        <w:rPr>
          <w:rFonts w:cs="Arial"/>
        </w:rPr>
        <w:t xml:space="preserve">Example) If the Wi-Fi APN connectivity is required to fail 10 times before setting the </w:t>
      </w:r>
      <w:r>
        <w:rPr>
          <w:rFonts w:cs="Arial"/>
        </w:rPr>
        <w:t xml:space="preserve">Communication Link Performance or Incorrect Operation </w:t>
      </w:r>
      <w:r w:rsidRPr="00D10284">
        <w:rPr>
          <w:rFonts w:cs="Arial"/>
        </w:rPr>
        <w:t xml:space="preserve">DTC, then the WifiHotspotServer shall report out the error over the TelematicsDTC_St signal on the 10th time when the DTC is set, NOT on the first time the issue was seen. If the APN then successfully connects to the network, the WifiHotspotServer shall set the CAN signal back to NULL since the issue has been recovered.  </w:t>
      </w:r>
    </w:p>
    <w:p w14:paraId="58F1F6ED" w14:textId="77777777" w:rsidR="00E013D0" w:rsidRDefault="00E013D0" w:rsidP="00E013D0">
      <w:pPr>
        <w:rPr>
          <w:rFonts w:cs="Arial"/>
        </w:rPr>
      </w:pPr>
    </w:p>
    <w:p w14:paraId="559AC17B" w14:textId="77777777" w:rsidR="00E013D0" w:rsidRDefault="00DF1EDC" w:rsidP="00E013D0">
      <w:pPr>
        <w:rPr>
          <w:rFonts w:cs="Arial"/>
        </w:rPr>
      </w:pPr>
      <w:r w:rsidRPr="00D10284">
        <w:rPr>
          <w:rFonts w:cs="Arial"/>
        </w:rPr>
        <w:t>The WifiHotspotServer shall categorize the Wi-Fi Hotspot related DTCs into two different categories: (1) Temporary failures and (2) Permanent failures. The CAN signal TelematicsDTC_St contains two states: (1) Chipset Init. Failure and (2) Runtime Error. If a DTC is active that indicates a temporary failure, the WifiHotspotServer shall set the CAN signal to “Chipset Init. Failure”. If a DTC is active that indicates a permanent failure, the WifiHotspotServer shall set the CAN signal to “Runtime Error”. See table below. If DTCs are active from both types, the WifiHotspotServer shall set the CAN signal to indicate a permanent failure.</w:t>
      </w:r>
    </w:p>
    <w:p w14:paraId="2CFD6E4A" w14:textId="77777777" w:rsidR="00E013D0" w:rsidRDefault="00E013D0" w:rsidP="00E013D0">
      <w:pPr>
        <w:rPr>
          <w:rFonts w:cs="Arial"/>
        </w:rPr>
      </w:pPr>
    </w:p>
    <w:tbl>
      <w:tblPr>
        <w:tblW w:w="4765" w:type="dxa"/>
        <w:jc w:val="center"/>
        <w:tblLook w:val="04A0" w:firstRow="1" w:lastRow="0" w:firstColumn="1" w:lastColumn="0" w:noHBand="0" w:noVBand="1"/>
      </w:tblPr>
      <w:tblGrid>
        <w:gridCol w:w="2382"/>
        <w:gridCol w:w="2383"/>
      </w:tblGrid>
      <w:tr w:rsidR="00E013D0" w:rsidRPr="003C045B" w14:paraId="25C38EF1" w14:textId="77777777" w:rsidTr="00E013D0">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14:paraId="117CE839" w14:textId="77777777" w:rsidR="00E013D0" w:rsidRPr="003C045B" w:rsidRDefault="00DF1EDC">
            <w:pPr>
              <w:spacing w:line="256" w:lineRule="auto"/>
              <w:rPr>
                <w:rFonts w:cs="Arial"/>
                <w:b/>
                <w:bCs/>
                <w:color w:val="000000"/>
              </w:rPr>
            </w:pPr>
            <w:r w:rsidRPr="003C045B">
              <w:rPr>
                <w:rFonts w:cs="Arial"/>
              </w:rPr>
              <w:br w:type="page"/>
            </w:r>
            <w:r w:rsidRPr="003C045B">
              <w:rPr>
                <w:rFonts w:cs="Arial"/>
                <w:b/>
                <w:bCs/>
                <w:color w:val="000000"/>
              </w:rPr>
              <w:t>DTC Type</w:t>
            </w:r>
          </w:p>
        </w:tc>
        <w:tc>
          <w:tcPr>
            <w:tcW w:w="2383" w:type="dxa"/>
            <w:tcBorders>
              <w:top w:val="single" w:sz="4" w:space="0" w:color="auto"/>
              <w:left w:val="nil"/>
              <w:bottom w:val="single" w:sz="4" w:space="0" w:color="auto"/>
              <w:right w:val="single" w:sz="4" w:space="0" w:color="auto"/>
            </w:tcBorders>
            <w:shd w:val="clear" w:color="auto" w:fill="538DD5"/>
            <w:noWrap/>
            <w:vAlign w:val="bottom"/>
            <w:hideMark/>
          </w:tcPr>
          <w:p w14:paraId="7FE5964A" w14:textId="77777777" w:rsidR="00E013D0" w:rsidRPr="003C045B" w:rsidRDefault="00DF1EDC">
            <w:pPr>
              <w:spacing w:line="256" w:lineRule="auto"/>
              <w:rPr>
                <w:rFonts w:cs="Arial"/>
                <w:b/>
                <w:bCs/>
                <w:color w:val="000000"/>
              </w:rPr>
            </w:pPr>
            <w:r w:rsidRPr="003C045B">
              <w:rPr>
                <w:rFonts w:cs="Arial"/>
                <w:b/>
                <w:bCs/>
                <w:color w:val="000000"/>
              </w:rPr>
              <w:t>CAN Signal State</w:t>
            </w:r>
          </w:p>
        </w:tc>
      </w:tr>
      <w:tr w:rsidR="00E013D0" w:rsidRPr="003C045B" w14:paraId="286F0E4C" w14:textId="77777777" w:rsidTr="00E013D0">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5A4F8958" w14:textId="77777777" w:rsidR="00E013D0" w:rsidRPr="003C045B" w:rsidRDefault="00DF1EDC">
            <w:pPr>
              <w:spacing w:line="256" w:lineRule="auto"/>
              <w:rPr>
                <w:rFonts w:cs="Arial"/>
                <w:color w:val="000000"/>
              </w:rPr>
            </w:pPr>
            <w:r w:rsidRPr="003C045B">
              <w:rPr>
                <w:rFonts w:cs="Arial"/>
                <w:color w:val="000000"/>
              </w:rPr>
              <w:t>Temporary failure</w:t>
            </w:r>
          </w:p>
        </w:tc>
        <w:tc>
          <w:tcPr>
            <w:tcW w:w="2383" w:type="dxa"/>
            <w:tcBorders>
              <w:top w:val="nil"/>
              <w:left w:val="nil"/>
              <w:bottom w:val="single" w:sz="4" w:space="0" w:color="auto"/>
              <w:right w:val="single" w:sz="4" w:space="0" w:color="auto"/>
            </w:tcBorders>
            <w:noWrap/>
            <w:vAlign w:val="bottom"/>
            <w:hideMark/>
          </w:tcPr>
          <w:p w14:paraId="3854CDFC" w14:textId="77777777" w:rsidR="00E013D0" w:rsidRPr="003C045B" w:rsidRDefault="00DF1EDC">
            <w:pPr>
              <w:spacing w:line="256" w:lineRule="auto"/>
              <w:rPr>
                <w:rFonts w:cs="Arial"/>
                <w:color w:val="000000"/>
              </w:rPr>
            </w:pPr>
            <w:r w:rsidRPr="003C045B">
              <w:rPr>
                <w:rFonts w:cs="Arial"/>
                <w:color w:val="000000"/>
              </w:rPr>
              <w:t>Chipset Init. Failure</w:t>
            </w:r>
          </w:p>
        </w:tc>
      </w:tr>
      <w:tr w:rsidR="00E013D0" w:rsidRPr="003C045B" w14:paraId="1D3D2DA3" w14:textId="77777777" w:rsidTr="00E013D0">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4784339B" w14:textId="77777777" w:rsidR="00E013D0" w:rsidRPr="003C045B" w:rsidRDefault="00DF1EDC">
            <w:pPr>
              <w:spacing w:line="256" w:lineRule="auto"/>
              <w:rPr>
                <w:rFonts w:cs="Arial"/>
                <w:color w:val="000000"/>
              </w:rPr>
            </w:pPr>
            <w:r w:rsidRPr="003C045B">
              <w:rPr>
                <w:rFonts w:cs="Arial"/>
                <w:color w:val="000000"/>
              </w:rPr>
              <w:t>Permanent failure</w:t>
            </w:r>
          </w:p>
        </w:tc>
        <w:tc>
          <w:tcPr>
            <w:tcW w:w="2383" w:type="dxa"/>
            <w:tcBorders>
              <w:top w:val="nil"/>
              <w:left w:val="nil"/>
              <w:bottom w:val="single" w:sz="4" w:space="0" w:color="auto"/>
              <w:right w:val="single" w:sz="4" w:space="0" w:color="auto"/>
            </w:tcBorders>
            <w:noWrap/>
            <w:vAlign w:val="bottom"/>
            <w:hideMark/>
          </w:tcPr>
          <w:p w14:paraId="35BC8B6A" w14:textId="77777777" w:rsidR="00E013D0" w:rsidRPr="003C045B" w:rsidRDefault="00DF1EDC">
            <w:pPr>
              <w:spacing w:line="256" w:lineRule="auto"/>
              <w:rPr>
                <w:rFonts w:cs="Arial"/>
                <w:color w:val="000000"/>
              </w:rPr>
            </w:pPr>
            <w:r w:rsidRPr="003C045B">
              <w:rPr>
                <w:rFonts w:cs="Arial"/>
                <w:color w:val="000000"/>
              </w:rPr>
              <w:t>Runtime Error</w:t>
            </w:r>
          </w:p>
        </w:tc>
      </w:tr>
    </w:tbl>
    <w:p w14:paraId="4F0C8EAB" w14:textId="77777777" w:rsidR="00E013D0" w:rsidRDefault="00E013D0" w:rsidP="00E013D0">
      <w:pPr>
        <w:rPr>
          <w:rFonts w:cs="Arial"/>
        </w:rPr>
      </w:pPr>
    </w:p>
    <w:p w14:paraId="2FCA28C3" w14:textId="77777777" w:rsidR="00E013D0" w:rsidRDefault="00DF1EDC" w:rsidP="00E013D0">
      <w:pPr>
        <w:rPr>
          <w:rFonts w:cs="Arial"/>
        </w:rPr>
      </w:pPr>
      <w:r w:rsidRPr="00D10284">
        <w:rPr>
          <w:rFonts w:cs="Arial"/>
        </w:rPr>
        <w:t xml:space="preserve">The table below lists the DTCs that, when active, would have an impact on the Wi-Fi Hotspot feature. Each DTC shall be categorized into either a “permanent failure” or a “temporary failure”. </w:t>
      </w:r>
    </w:p>
    <w:p w14:paraId="798A973B" w14:textId="77777777" w:rsidR="00E013D0" w:rsidRDefault="00E013D0" w:rsidP="00E013D0">
      <w:pPr>
        <w:rPr>
          <w:rFonts w:cs="Arial"/>
        </w:rPr>
      </w:pPr>
    </w:p>
    <w:tbl>
      <w:tblPr>
        <w:tblW w:w="8905" w:type="dxa"/>
        <w:jc w:val="center"/>
        <w:tblLayout w:type="fixed"/>
        <w:tblLook w:val="04A0" w:firstRow="1" w:lastRow="0" w:firstColumn="1" w:lastColumn="0" w:noHBand="0" w:noVBand="1"/>
      </w:tblPr>
      <w:tblGrid>
        <w:gridCol w:w="2689"/>
        <w:gridCol w:w="4686"/>
        <w:gridCol w:w="1530"/>
      </w:tblGrid>
      <w:tr w:rsidR="00E013D0" w14:paraId="6A91E5C7" w14:textId="77777777" w:rsidTr="00E013D0">
        <w:trPr>
          <w:trHeight w:val="405"/>
          <w:jc w:val="center"/>
        </w:trPr>
        <w:tc>
          <w:tcPr>
            <w:tcW w:w="2689" w:type="dxa"/>
            <w:tcBorders>
              <w:top w:val="single" w:sz="4" w:space="0" w:color="auto"/>
              <w:left w:val="single" w:sz="4" w:space="0" w:color="auto"/>
              <w:bottom w:val="single" w:sz="4" w:space="0" w:color="auto"/>
              <w:right w:val="single" w:sz="4" w:space="0" w:color="auto"/>
            </w:tcBorders>
            <w:shd w:val="clear" w:color="auto" w:fill="538DD5"/>
            <w:hideMark/>
          </w:tcPr>
          <w:p w14:paraId="54D89CD5" w14:textId="77777777" w:rsidR="00E013D0" w:rsidRDefault="00DF1EDC">
            <w:pPr>
              <w:spacing w:line="256" w:lineRule="auto"/>
              <w:rPr>
                <w:rFonts w:cs="Arial"/>
                <w:b/>
                <w:bCs/>
                <w:color w:val="000000"/>
              </w:rPr>
            </w:pPr>
            <w:r>
              <w:rPr>
                <w:rFonts w:cs="Arial"/>
                <w:b/>
                <w:bCs/>
                <w:color w:val="000000"/>
              </w:rPr>
              <w:t xml:space="preserve">DTC Number </w:t>
            </w:r>
          </w:p>
        </w:tc>
        <w:tc>
          <w:tcPr>
            <w:tcW w:w="4686" w:type="dxa"/>
            <w:tcBorders>
              <w:top w:val="single" w:sz="4" w:space="0" w:color="auto"/>
              <w:left w:val="nil"/>
              <w:bottom w:val="single" w:sz="4" w:space="0" w:color="auto"/>
              <w:right w:val="single" w:sz="4" w:space="0" w:color="auto"/>
            </w:tcBorders>
            <w:shd w:val="clear" w:color="auto" w:fill="538DD5"/>
            <w:hideMark/>
          </w:tcPr>
          <w:p w14:paraId="15056E86" w14:textId="77777777" w:rsidR="00E013D0" w:rsidRDefault="00DF1EDC">
            <w:pPr>
              <w:spacing w:line="256" w:lineRule="auto"/>
              <w:rPr>
                <w:rFonts w:cs="Arial"/>
                <w:b/>
                <w:bCs/>
                <w:color w:val="000000"/>
              </w:rPr>
            </w:pPr>
            <w:r>
              <w:rPr>
                <w:rFonts w:cs="Arial"/>
                <w:b/>
                <w:bCs/>
                <w:color w:val="000000"/>
              </w:rPr>
              <w:t xml:space="preserve">Description </w:t>
            </w:r>
          </w:p>
        </w:tc>
        <w:tc>
          <w:tcPr>
            <w:tcW w:w="1530" w:type="dxa"/>
            <w:tcBorders>
              <w:top w:val="single" w:sz="4" w:space="0" w:color="auto"/>
              <w:left w:val="nil"/>
              <w:bottom w:val="single" w:sz="4" w:space="0" w:color="auto"/>
              <w:right w:val="single" w:sz="4" w:space="0" w:color="auto"/>
            </w:tcBorders>
            <w:shd w:val="clear" w:color="auto" w:fill="538DD5"/>
            <w:hideMark/>
          </w:tcPr>
          <w:p w14:paraId="0C6DC7AD" w14:textId="77777777" w:rsidR="00E013D0" w:rsidRDefault="00DF1EDC">
            <w:pPr>
              <w:spacing w:line="256" w:lineRule="auto"/>
              <w:rPr>
                <w:rFonts w:cs="Arial"/>
                <w:b/>
                <w:bCs/>
                <w:color w:val="000000"/>
              </w:rPr>
            </w:pPr>
            <w:r>
              <w:rPr>
                <w:rFonts w:cs="Arial"/>
                <w:b/>
                <w:bCs/>
                <w:color w:val="000000"/>
              </w:rPr>
              <w:t>DTC Type</w:t>
            </w:r>
          </w:p>
        </w:tc>
      </w:tr>
      <w:tr w:rsidR="00E013D0" w14:paraId="48887106" w14:textId="77777777" w:rsidTr="00E013D0">
        <w:trPr>
          <w:trHeight w:val="251"/>
          <w:jc w:val="center"/>
        </w:trPr>
        <w:tc>
          <w:tcPr>
            <w:tcW w:w="2689" w:type="dxa"/>
            <w:tcBorders>
              <w:top w:val="nil"/>
              <w:left w:val="single" w:sz="4" w:space="0" w:color="auto"/>
              <w:bottom w:val="single" w:sz="4" w:space="0" w:color="auto"/>
              <w:right w:val="single" w:sz="4" w:space="0" w:color="auto"/>
            </w:tcBorders>
            <w:hideMark/>
          </w:tcPr>
          <w:p w14:paraId="7A28EA64" w14:textId="77777777" w:rsidR="00E013D0" w:rsidRDefault="00DF1EDC" w:rsidP="00E013D0">
            <w:pPr>
              <w:spacing w:line="256" w:lineRule="auto"/>
              <w:rPr>
                <w:rFonts w:cs="Arial"/>
                <w:color w:val="333333"/>
                <w:sz w:val="21"/>
                <w:szCs w:val="21"/>
              </w:rPr>
            </w:pPr>
            <w:r>
              <w:rPr>
                <w:rFonts w:cs="Arial"/>
                <w:color w:val="333333"/>
                <w:sz w:val="21"/>
                <w:szCs w:val="21"/>
              </w:rPr>
              <w:t>0xDA4B52 (U1A4B-52)</w:t>
            </w:r>
          </w:p>
        </w:tc>
        <w:tc>
          <w:tcPr>
            <w:tcW w:w="4686" w:type="dxa"/>
            <w:tcBorders>
              <w:top w:val="nil"/>
              <w:left w:val="nil"/>
              <w:bottom w:val="single" w:sz="4" w:space="0" w:color="auto"/>
              <w:right w:val="single" w:sz="4" w:space="0" w:color="auto"/>
            </w:tcBorders>
            <w:hideMark/>
          </w:tcPr>
          <w:p w14:paraId="0EB4FC23" w14:textId="77777777" w:rsidR="00E013D0" w:rsidRDefault="00DF1EDC">
            <w:pPr>
              <w:spacing w:line="256" w:lineRule="auto"/>
              <w:rPr>
                <w:rFonts w:cs="Arial"/>
                <w:color w:val="000000"/>
              </w:rPr>
            </w:pPr>
            <w:r>
              <w:rPr>
                <w:rFonts w:cs="Arial"/>
                <w:color w:val="000000"/>
              </w:rPr>
              <w:t>Control Module Processor B Not Activated</w:t>
            </w:r>
          </w:p>
        </w:tc>
        <w:tc>
          <w:tcPr>
            <w:tcW w:w="1530" w:type="dxa"/>
            <w:tcBorders>
              <w:top w:val="nil"/>
              <w:left w:val="nil"/>
              <w:bottom w:val="single" w:sz="4" w:space="0" w:color="auto"/>
              <w:right w:val="single" w:sz="4" w:space="0" w:color="auto"/>
            </w:tcBorders>
            <w:hideMark/>
          </w:tcPr>
          <w:p w14:paraId="50397D4A" w14:textId="77777777" w:rsidR="00E013D0" w:rsidRDefault="00DF1EDC">
            <w:pPr>
              <w:spacing w:line="256" w:lineRule="auto"/>
              <w:rPr>
                <w:rFonts w:cs="Arial"/>
                <w:color w:val="000000"/>
              </w:rPr>
            </w:pPr>
            <w:r>
              <w:rPr>
                <w:rFonts w:cs="Arial"/>
                <w:color w:val="000000"/>
              </w:rPr>
              <w:t>Temporary</w:t>
            </w:r>
          </w:p>
        </w:tc>
      </w:tr>
      <w:tr w:rsidR="00E013D0" w14:paraId="2CC4A191" w14:textId="77777777" w:rsidTr="00E013D0">
        <w:trPr>
          <w:trHeight w:val="510"/>
          <w:jc w:val="center"/>
        </w:trPr>
        <w:tc>
          <w:tcPr>
            <w:tcW w:w="2689" w:type="dxa"/>
            <w:tcBorders>
              <w:top w:val="nil"/>
              <w:left w:val="single" w:sz="4" w:space="0" w:color="auto"/>
              <w:bottom w:val="single" w:sz="4" w:space="0" w:color="auto"/>
              <w:right w:val="single" w:sz="4" w:space="0" w:color="auto"/>
            </w:tcBorders>
            <w:hideMark/>
          </w:tcPr>
          <w:p w14:paraId="3564D7A9" w14:textId="77777777" w:rsidR="00E013D0" w:rsidRDefault="00DF1EDC">
            <w:pPr>
              <w:spacing w:line="256" w:lineRule="auto"/>
              <w:rPr>
                <w:rFonts w:cs="Arial"/>
                <w:color w:val="000000"/>
              </w:rPr>
            </w:pPr>
            <w:r>
              <w:rPr>
                <w:rFonts w:cs="Arial"/>
                <w:color w:val="000000"/>
              </w:rPr>
              <w:t>0xDA4B56 (U1A4B-56)</w:t>
            </w:r>
          </w:p>
        </w:tc>
        <w:tc>
          <w:tcPr>
            <w:tcW w:w="4686" w:type="dxa"/>
            <w:tcBorders>
              <w:top w:val="nil"/>
              <w:left w:val="nil"/>
              <w:bottom w:val="single" w:sz="4" w:space="0" w:color="auto"/>
              <w:right w:val="single" w:sz="4" w:space="0" w:color="auto"/>
            </w:tcBorders>
            <w:hideMark/>
          </w:tcPr>
          <w:p w14:paraId="78B2381F" w14:textId="77777777" w:rsidR="00E013D0" w:rsidRDefault="00DF1EDC">
            <w:pPr>
              <w:spacing w:line="256" w:lineRule="auto"/>
              <w:rPr>
                <w:rFonts w:cs="Arial"/>
                <w:color w:val="000000"/>
              </w:rPr>
            </w:pPr>
            <w:r>
              <w:rPr>
                <w:rFonts w:cs="Arial"/>
                <w:color w:val="000000"/>
              </w:rPr>
              <w:t>Control Module Processor B Invalid / Incompatible Configuration</w:t>
            </w:r>
          </w:p>
        </w:tc>
        <w:tc>
          <w:tcPr>
            <w:tcW w:w="1530" w:type="dxa"/>
            <w:tcBorders>
              <w:top w:val="nil"/>
              <w:left w:val="nil"/>
              <w:bottom w:val="single" w:sz="4" w:space="0" w:color="auto"/>
              <w:right w:val="single" w:sz="4" w:space="0" w:color="auto"/>
            </w:tcBorders>
            <w:hideMark/>
          </w:tcPr>
          <w:p w14:paraId="681FF346" w14:textId="77777777" w:rsidR="00E013D0" w:rsidRDefault="00DF1EDC">
            <w:pPr>
              <w:spacing w:line="256" w:lineRule="auto"/>
              <w:rPr>
                <w:rFonts w:cs="Arial"/>
                <w:color w:val="000000"/>
              </w:rPr>
            </w:pPr>
            <w:r>
              <w:rPr>
                <w:rFonts w:cs="Arial"/>
                <w:color w:val="000000"/>
              </w:rPr>
              <w:t>Temporary</w:t>
            </w:r>
          </w:p>
        </w:tc>
      </w:tr>
      <w:tr w:rsidR="00E013D0" w14:paraId="4F4C4C44" w14:textId="77777777" w:rsidTr="00E013D0">
        <w:trPr>
          <w:trHeight w:val="540"/>
          <w:jc w:val="center"/>
        </w:trPr>
        <w:tc>
          <w:tcPr>
            <w:tcW w:w="2689" w:type="dxa"/>
            <w:tcBorders>
              <w:top w:val="nil"/>
              <w:left w:val="single" w:sz="4" w:space="0" w:color="auto"/>
              <w:bottom w:val="single" w:sz="4" w:space="0" w:color="auto"/>
              <w:right w:val="single" w:sz="4" w:space="0" w:color="auto"/>
            </w:tcBorders>
            <w:hideMark/>
          </w:tcPr>
          <w:p w14:paraId="0E77090D" w14:textId="77777777" w:rsidR="00E013D0" w:rsidRDefault="00DF1EDC">
            <w:pPr>
              <w:spacing w:line="256" w:lineRule="auto"/>
              <w:rPr>
                <w:rFonts w:cs="Arial"/>
                <w:color w:val="333333"/>
                <w:sz w:val="21"/>
                <w:szCs w:val="21"/>
              </w:rPr>
            </w:pPr>
            <w:r>
              <w:rPr>
                <w:rFonts w:cs="Arial"/>
                <w:color w:val="333333"/>
                <w:sz w:val="21"/>
                <w:szCs w:val="21"/>
              </w:rPr>
              <w:t>0x9D5611 (B1D56-11)</w:t>
            </w:r>
          </w:p>
        </w:tc>
        <w:tc>
          <w:tcPr>
            <w:tcW w:w="4686" w:type="dxa"/>
            <w:tcBorders>
              <w:top w:val="nil"/>
              <w:left w:val="nil"/>
              <w:bottom w:val="single" w:sz="4" w:space="0" w:color="auto"/>
              <w:right w:val="single" w:sz="4" w:space="0" w:color="auto"/>
            </w:tcBorders>
            <w:hideMark/>
          </w:tcPr>
          <w:p w14:paraId="07A2F53E" w14:textId="77777777" w:rsidR="00E013D0" w:rsidRDefault="00DF1EDC">
            <w:pPr>
              <w:spacing w:line="256" w:lineRule="auto"/>
              <w:rPr>
                <w:rFonts w:cs="Arial"/>
                <w:color w:val="000000"/>
              </w:rPr>
            </w:pPr>
            <w:r>
              <w:rPr>
                <w:rFonts w:cs="Arial"/>
                <w:color w:val="000000"/>
              </w:rPr>
              <w:t xml:space="preserve">WLAN Primary Antenna </w:t>
            </w:r>
            <w:r>
              <w:rPr>
                <w:rFonts w:cs="Arial"/>
                <w:i/>
                <w:iCs/>
                <w:color w:val="333333"/>
                <w:sz w:val="21"/>
                <w:szCs w:val="21"/>
              </w:rPr>
              <w:t xml:space="preserve">(Antenna #3 Circuit) </w:t>
            </w:r>
            <w:r>
              <w:rPr>
                <w:rFonts w:cs="Arial"/>
                <w:color w:val="000000"/>
              </w:rPr>
              <w:t>Circuit Short To Ground</w:t>
            </w:r>
          </w:p>
        </w:tc>
        <w:tc>
          <w:tcPr>
            <w:tcW w:w="1530" w:type="dxa"/>
            <w:tcBorders>
              <w:top w:val="nil"/>
              <w:left w:val="nil"/>
              <w:bottom w:val="single" w:sz="4" w:space="0" w:color="auto"/>
              <w:right w:val="single" w:sz="4" w:space="0" w:color="auto"/>
            </w:tcBorders>
            <w:hideMark/>
          </w:tcPr>
          <w:p w14:paraId="11A703DF" w14:textId="77777777" w:rsidR="00E013D0" w:rsidRDefault="00DF1EDC">
            <w:pPr>
              <w:spacing w:line="256" w:lineRule="auto"/>
              <w:rPr>
                <w:rFonts w:cs="Arial"/>
                <w:color w:val="000000"/>
              </w:rPr>
            </w:pPr>
            <w:r>
              <w:rPr>
                <w:rFonts w:cs="Arial"/>
                <w:color w:val="000000"/>
              </w:rPr>
              <w:t>Permanent</w:t>
            </w:r>
          </w:p>
        </w:tc>
      </w:tr>
      <w:tr w:rsidR="00E013D0" w14:paraId="0C3104ED" w14:textId="77777777" w:rsidTr="00E013D0">
        <w:trPr>
          <w:trHeight w:val="510"/>
          <w:jc w:val="center"/>
        </w:trPr>
        <w:tc>
          <w:tcPr>
            <w:tcW w:w="2689" w:type="dxa"/>
            <w:tcBorders>
              <w:top w:val="nil"/>
              <w:left w:val="single" w:sz="4" w:space="0" w:color="auto"/>
              <w:bottom w:val="single" w:sz="4" w:space="0" w:color="auto"/>
              <w:right w:val="single" w:sz="4" w:space="0" w:color="auto"/>
            </w:tcBorders>
            <w:hideMark/>
          </w:tcPr>
          <w:p w14:paraId="3D16A6C4" w14:textId="77777777" w:rsidR="00E013D0" w:rsidRDefault="00DF1EDC">
            <w:pPr>
              <w:spacing w:line="256" w:lineRule="auto"/>
              <w:rPr>
                <w:rFonts w:cs="Arial"/>
                <w:color w:val="333333"/>
                <w:sz w:val="21"/>
                <w:szCs w:val="21"/>
              </w:rPr>
            </w:pPr>
            <w:r>
              <w:rPr>
                <w:rFonts w:cs="Arial"/>
                <w:color w:val="333333"/>
                <w:sz w:val="21"/>
                <w:szCs w:val="21"/>
              </w:rPr>
              <w:t>0x9D5613 (B1D56-13)</w:t>
            </w:r>
          </w:p>
        </w:tc>
        <w:tc>
          <w:tcPr>
            <w:tcW w:w="4686" w:type="dxa"/>
            <w:tcBorders>
              <w:top w:val="nil"/>
              <w:left w:val="nil"/>
              <w:bottom w:val="single" w:sz="4" w:space="0" w:color="auto"/>
              <w:right w:val="single" w:sz="4" w:space="0" w:color="auto"/>
            </w:tcBorders>
            <w:hideMark/>
          </w:tcPr>
          <w:p w14:paraId="290893C8" w14:textId="77777777" w:rsidR="00E013D0" w:rsidRDefault="00DF1EDC">
            <w:pPr>
              <w:spacing w:line="256" w:lineRule="auto"/>
              <w:rPr>
                <w:rFonts w:cs="Arial"/>
                <w:color w:val="000000"/>
              </w:rPr>
            </w:pPr>
            <w:r>
              <w:rPr>
                <w:rFonts w:cs="Arial"/>
                <w:color w:val="000000"/>
              </w:rPr>
              <w:t>WLAN Primary Antenna (Antenna #3 Circuit) Circuit Open</w:t>
            </w:r>
          </w:p>
        </w:tc>
        <w:tc>
          <w:tcPr>
            <w:tcW w:w="1530" w:type="dxa"/>
            <w:tcBorders>
              <w:top w:val="nil"/>
              <w:left w:val="nil"/>
              <w:bottom w:val="single" w:sz="4" w:space="0" w:color="auto"/>
              <w:right w:val="single" w:sz="4" w:space="0" w:color="auto"/>
            </w:tcBorders>
            <w:hideMark/>
          </w:tcPr>
          <w:p w14:paraId="491A2CAF" w14:textId="77777777" w:rsidR="00E013D0" w:rsidRDefault="00DF1EDC">
            <w:pPr>
              <w:spacing w:line="256" w:lineRule="auto"/>
              <w:rPr>
                <w:rFonts w:cs="Arial"/>
                <w:color w:val="000000"/>
              </w:rPr>
            </w:pPr>
            <w:r>
              <w:rPr>
                <w:rFonts w:cs="Arial"/>
                <w:color w:val="000000"/>
              </w:rPr>
              <w:t>Permanent</w:t>
            </w:r>
          </w:p>
        </w:tc>
      </w:tr>
      <w:tr w:rsidR="00E013D0" w14:paraId="43DFC294" w14:textId="77777777" w:rsidTr="00E013D0">
        <w:trPr>
          <w:trHeight w:val="255"/>
          <w:jc w:val="center"/>
        </w:trPr>
        <w:tc>
          <w:tcPr>
            <w:tcW w:w="2689" w:type="dxa"/>
            <w:tcBorders>
              <w:top w:val="nil"/>
              <w:left w:val="single" w:sz="4" w:space="0" w:color="auto"/>
              <w:bottom w:val="single" w:sz="4" w:space="0" w:color="auto"/>
              <w:right w:val="single" w:sz="4" w:space="0" w:color="auto"/>
            </w:tcBorders>
            <w:hideMark/>
          </w:tcPr>
          <w:p w14:paraId="4F96B949" w14:textId="77777777" w:rsidR="00E013D0" w:rsidRDefault="00DF1EDC">
            <w:pPr>
              <w:spacing w:line="256" w:lineRule="auto"/>
              <w:rPr>
                <w:rFonts w:cs="Arial"/>
                <w:color w:val="000000"/>
              </w:rPr>
            </w:pPr>
            <w:r>
              <w:rPr>
                <w:rFonts w:cs="Arial"/>
                <w:color w:val="000000"/>
              </w:rPr>
              <w:t>0xDA0193 (U1A01-93)</w:t>
            </w:r>
          </w:p>
        </w:tc>
        <w:tc>
          <w:tcPr>
            <w:tcW w:w="4686" w:type="dxa"/>
            <w:tcBorders>
              <w:top w:val="nil"/>
              <w:left w:val="nil"/>
              <w:bottom w:val="single" w:sz="4" w:space="0" w:color="auto"/>
              <w:right w:val="single" w:sz="4" w:space="0" w:color="auto"/>
            </w:tcBorders>
            <w:hideMark/>
          </w:tcPr>
          <w:p w14:paraId="644F0068" w14:textId="77777777" w:rsidR="00E013D0" w:rsidRDefault="00DF1EDC">
            <w:pPr>
              <w:spacing w:line="256" w:lineRule="auto"/>
              <w:rPr>
                <w:rFonts w:cs="Arial"/>
                <w:color w:val="000000"/>
              </w:rPr>
            </w:pPr>
            <w:r>
              <w:rPr>
                <w:rFonts w:cs="Arial"/>
                <w:color w:val="000000"/>
              </w:rPr>
              <w:t>Communication Link No Operation</w:t>
            </w:r>
          </w:p>
        </w:tc>
        <w:tc>
          <w:tcPr>
            <w:tcW w:w="1530" w:type="dxa"/>
            <w:tcBorders>
              <w:top w:val="nil"/>
              <w:left w:val="nil"/>
              <w:bottom w:val="single" w:sz="4" w:space="0" w:color="auto"/>
              <w:right w:val="single" w:sz="4" w:space="0" w:color="auto"/>
            </w:tcBorders>
            <w:hideMark/>
          </w:tcPr>
          <w:p w14:paraId="45CF7C48" w14:textId="77777777" w:rsidR="00E013D0" w:rsidRDefault="00DF1EDC">
            <w:pPr>
              <w:spacing w:line="256" w:lineRule="auto"/>
              <w:rPr>
                <w:rFonts w:cs="Arial"/>
                <w:color w:val="000000"/>
              </w:rPr>
            </w:pPr>
            <w:r>
              <w:rPr>
                <w:rFonts w:cs="Arial"/>
                <w:color w:val="000000"/>
              </w:rPr>
              <w:t xml:space="preserve">Permanent </w:t>
            </w:r>
          </w:p>
        </w:tc>
      </w:tr>
      <w:tr w:rsidR="00E013D0" w14:paraId="5CF61A43" w14:textId="77777777" w:rsidTr="00E013D0">
        <w:trPr>
          <w:trHeight w:val="510"/>
          <w:jc w:val="center"/>
        </w:trPr>
        <w:tc>
          <w:tcPr>
            <w:tcW w:w="2689" w:type="dxa"/>
            <w:tcBorders>
              <w:top w:val="nil"/>
              <w:left w:val="single" w:sz="4" w:space="0" w:color="auto"/>
              <w:bottom w:val="single" w:sz="4" w:space="0" w:color="auto"/>
              <w:right w:val="single" w:sz="4" w:space="0" w:color="auto"/>
            </w:tcBorders>
            <w:hideMark/>
          </w:tcPr>
          <w:p w14:paraId="7A387B3C" w14:textId="77777777" w:rsidR="00E013D0" w:rsidRDefault="00DF1EDC">
            <w:pPr>
              <w:spacing w:line="256" w:lineRule="auto"/>
              <w:rPr>
                <w:rFonts w:cs="Arial"/>
                <w:color w:val="000000"/>
              </w:rPr>
            </w:pPr>
            <w:r>
              <w:rPr>
                <w:rFonts w:cs="Arial"/>
                <w:color w:val="000000"/>
              </w:rPr>
              <w:t>0xDA0192 (U1A01-92)</w:t>
            </w:r>
          </w:p>
        </w:tc>
        <w:tc>
          <w:tcPr>
            <w:tcW w:w="4686" w:type="dxa"/>
            <w:tcBorders>
              <w:top w:val="nil"/>
              <w:left w:val="nil"/>
              <w:bottom w:val="single" w:sz="4" w:space="0" w:color="auto"/>
              <w:right w:val="single" w:sz="4" w:space="0" w:color="auto"/>
            </w:tcBorders>
            <w:hideMark/>
          </w:tcPr>
          <w:p w14:paraId="63DC93F9" w14:textId="77777777" w:rsidR="00E013D0" w:rsidRDefault="00DF1EDC">
            <w:pPr>
              <w:spacing w:line="256" w:lineRule="auto"/>
              <w:rPr>
                <w:rFonts w:cs="Arial"/>
                <w:color w:val="000000"/>
              </w:rPr>
            </w:pPr>
            <w:r>
              <w:rPr>
                <w:rFonts w:cs="Arial"/>
                <w:color w:val="000000"/>
              </w:rPr>
              <w:t>Communication Link Performance or Incorrect Operation</w:t>
            </w:r>
          </w:p>
        </w:tc>
        <w:tc>
          <w:tcPr>
            <w:tcW w:w="1530" w:type="dxa"/>
            <w:tcBorders>
              <w:top w:val="nil"/>
              <w:left w:val="nil"/>
              <w:bottom w:val="single" w:sz="4" w:space="0" w:color="auto"/>
              <w:right w:val="single" w:sz="4" w:space="0" w:color="auto"/>
            </w:tcBorders>
            <w:hideMark/>
          </w:tcPr>
          <w:p w14:paraId="202595F2" w14:textId="77777777" w:rsidR="00E013D0" w:rsidRDefault="00DF1EDC">
            <w:pPr>
              <w:spacing w:line="256" w:lineRule="auto"/>
              <w:rPr>
                <w:rFonts w:cs="Arial"/>
                <w:color w:val="000000"/>
              </w:rPr>
            </w:pPr>
            <w:r>
              <w:rPr>
                <w:rFonts w:cs="Arial"/>
                <w:color w:val="000000"/>
              </w:rPr>
              <w:t>Permanent</w:t>
            </w:r>
          </w:p>
        </w:tc>
      </w:tr>
    </w:tbl>
    <w:p w14:paraId="685A62C4" w14:textId="77777777" w:rsidR="00E013D0" w:rsidRPr="00D10284" w:rsidRDefault="00E013D0" w:rsidP="00E013D0">
      <w:pPr>
        <w:rPr>
          <w:rFonts w:cs="Arial"/>
        </w:rPr>
      </w:pPr>
    </w:p>
    <w:p w14:paraId="6E8BDEA7" w14:textId="77777777" w:rsidR="008D240F" w:rsidRPr="008D240F" w:rsidRDefault="008D240F" w:rsidP="008D240F">
      <w:pPr>
        <w:pStyle w:val="Heading4"/>
        <w:rPr>
          <w:b w:val="0"/>
          <w:u w:val="single"/>
        </w:rPr>
      </w:pPr>
      <w:r w:rsidRPr="008D240F">
        <w:rPr>
          <w:b w:val="0"/>
          <w:u w:val="single"/>
        </w:rPr>
        <w:t>WFHS-REQ-288215/A-Displaying Diagnostic Failures</w:t>
      </w:r>
    </w:p>
    <w:p w14:paraId="06E9AAA0" w14:textId="77777777" w:rsidR="00E013D0" w:rsidRDefault="00DF1EDC" w:rsidP="00E013D0">
      <w:r>
        <w:t xml:space="preserve">If the Wi-Fi Hotspot Feature is enabled (refer to WFHSv2-REQ-283550-Monitoring Wi-Fi Hotspot feature availability for determining Feature availability), the HMI shall inform the user if there are any failures with the Wi-Fi Hotspot feature, regardless if the hotspot enablement status is On, On-disabled or Off. If the Wi-Fi Hotspot Feature is NOT enabled, the HMI shall not be required to inform the user of any failures. The CAN signal TelematicsDTC_St shall be used by the WifiHotspotServer and WifiHotspotOnBoardClient for determining if there are any failures active. The WifiHotspotOnBoardClient shall monitor the CAN signal TelematicsDTC_St and detect when it changes its state to either “Chipset Init. Failure” or “Runtime Error”. If this occurs, the WifiHotspotOnBoardClient shall inform the user globally on the HMI (i.e. through a popup, transient message, etc.) that there is a failure. The CAN signal will remain set to its failure state until the failure is no longer detected, at which point the CAN signal will return to NULL. The HMI may continue to display the status of the failure to the customer while the failure is active (i.e. through a Wi-Fi icon). The failure strategy shall be defined within the HMI specification (refer to WFHSv2-REQ-283641-HMI Specification References). </w:t>
      </w:r>
    </w:p>
    <w:p w14:paraId="4D437CA3" w14:textId="77777777" w:rsidR="00E013D0" w:rsidRDefault="00E013D0" w:rsidP="00E013D0"/>
    <w:p w14:paraId="3111621E" w14:textId="77777777" w:rsidR="00E013D0" w:rsidRDefault="00DF1EDC" w:rsidP="00E013D0">
      <w:r>
        <w:t xml:space="preserve">The WifiHotspotOnBoardClient shall store the last received state of the CAN signal TelematicsDTC_St during ignition cycles. There may be instances where the vehicle is turned to On and the CAN bus becomes active, but the WifiHotspotServer is still powering up. If this occurs, both CAN signals TCUAvailability_St and TelematicsDTC_St may be equal to NULL. If the TCUAvailability_St CAN signal changes to Enabled and the TelematicsDTC_St CAN signal changes to an active state (Chipset Init. Failure or Runtime Error), the WifiHotspotOnBoardClient shall check to see if the failure was active prior to the vehicle turning off. If the failure WAS active prior to the vehicle turning off and the WifiHotspotOnBoardClient already displayed a global failure alert (i.e. popup, transient message, etc.), the WifiHotspotOnBoardClient shall not be required to display another global failure alert. If it had not yet displayed the failure alert, it shall do so once the HMI screen becomes active. </w:t>
      </w:r>
    </w:p>
    <w:p w14:paraId="02EDD7C4" w14:textId="77777777" w:rsidR="00E013D0" w:rsidRDefault="00E013D0" w:rsidP="00E013D0"/>
    <w:p w14:paraId="797B3CE3" w14:textId="77777777" w:rsidR="00E013D0" w:rsidRDefault="00DF1EDC" w:rsidP="00E013D0">
      <w:r>
        <w:t>The CAN signal TelematicsDTC_St contains two active states: (1) Chipset Init. Failure and (2) Runtime Error. The WifiHotspotOnBoardClient shall display different messaging to the customer depending on which state the CAN signal is set to. If the signal is set to “Chipset Init. Failure”, this shall indicate that a temporary failure has been detected. Therefore, the HMI may display messaging such as “Your vehicle hotspot is experiencing technical errors. Call the call center if the issue does not resolve itself”. If the CAN signal is set to “Runtime Error”, this shall indicate a permanent failure has been detected. The HMI message may display messaging such as “A fatal error has been detected. Visit dealership for repair service”. Refer to the HMI specification for all final verbiage.</w:t>
      </w:r>
    </w:p>
    <w:p w14:paraId="07DBC3A3" w14:textId="77777777" w:rsidR="00E013D0" w:rsidRDefault="00E013D0" w:rsidP="00E013D0"/>
    <w:tbl>
      <w:tblPr>
        <w:tblW w:w="4362" w:type="dxa"/>
        <w:jc w:val="center"/>
        <w:tblLook w:val="04A0" w:firstRow="1" w:lastRow="0" w:firstColumn="1" w:lastColumn="0" w:noHBand="0" w:noVBand="1"/>
      </w:tblPr>
      <w:tblGrid>
        <w:gridCol w:w="2382"/>
        <w:gridCol w:w="1980"/>
      </w:tblGrid>
      <w:tr w:rsidR="00E013D0" w:rsidRPr="001863D8" w14:paraId="3A016018" w14:textId="77777777" w:rsidTr="00E013D0">
        <w:trPr>
          <w:trHeight w:val="330"/>
          <w:jc w:val="center"/>
        </w:trPr>
        <w:tc>
          <w:tcPr>
            <w:tcW w:w="2382" w:type="dxa"/>
            <w:tcBorders>
              <w:top w:val="single" w:sz="4" w:space="0" w:color="auto"/>
              <w:left w:val="single" w:sz="4" w:space="0" w:color="auto"/>
              <w:bottom w:val="single" w:sz="4" w:space="0" w:color="auto"/>
              <w:right w:val="single" w:sz="4" w:space="0" w:color="auto"/>
            </w:tcBorders>
            <w:shd w:val="clear" w:color="auto" w:fill="538DD5"/>
            <w:noWrap/>
            <w:vAlign w:val="bottom"/>
            <w:hideMark/>
          </w:tcPr>
          <w:p w14:paraId="14ECEF4D" w14:textId="77777777" w:rsidR="00E013D0" w:rsidRPr="001863D8" w:rsidRDefault="00DF1EDC">
            <w:pPr>
              <w:spacing w:line="256" w:lineRule="auto"/>
              <w:rPr>
                <w:rFonts w:cs="Arial"/>
                <w:b/>
                <w:bCs/>
                <w:color w:val="000000"/>
              </w:rPr>
            </w:pPr>
            <w:r w:rsidRPr="001863D8">
              <w:rPr>
                <w:rFonts w:cs="Arial"/>
                <w:b/>
                <w:bCs/>
                <w:color w:val="000000"/>
              </w:rPr>
              <w:t>DTC Type</w:t>
            </w:r>
          </w:p>
        </w:tc>
        <w:tc>
          <w:tcPr>
            <w:tcW w:w="1980" w:type="dxa"/>
            <w:tcBorders>
              <w:top w:val="single" w:sz="4" w:space="0" w:color="auto"/>
              <w:left w:val="nil"/>
              <w:bottom w:val="single" w:sz="4" w:space="0" w:color="auto"/>
              <w:right w:val="single" w:sz="4" w:space="0" w:color="auto"/>
            </w:tcBorders>
            <w:shd w:val="clear" w:color="auto" w:fill="538DD5"/>
            <w:noWrap/>
            <w:vAlign w:val="bottom"/>
            <w:hideMark/>
          </w:tcPr>
          <w:p w14:paraId="60A52175" w14:textId="77777777" w:rsidR="00E013D0" w:rsidRPr="001863D8" w:rsidRDefault="00DF1EDC">
            <w:pPr>
              <w:spacing w:line="256" w:lineRule="auto"/>
              <w:rPr>
                <w:rFonts w:cs="Arial"/>
                <w:b/>
                <w:bCs/>
                <w:color w:val="000000"/>
              </w:rPr>
            </w:pPr>
            <w:r w:rsidRPr="001863D8">
              <w:rPr>
                <w:rFonts w:cs="Arial"/>
                <w:b/>
                <w:bCs/>
                <w:color w:val="000000"/>
              </w:rPr>
              <w:t>CAN Signal State</w:t>
            </w:r>
          </w:p>
        </w:tc>
      </w:tr>
      <w:tr w:rsidR="00E013D0" w:rsidRPr="001863D8" w14:paraId="6133FA58" w14:textId="77777777" w:rsidTr="00E013D0">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61D04358" w14:textId="77777777" w:rsidR="00E013D0" w:rsidRPr="001863D8" w:rsidRDefault="00DF1EDC">
            <w:pPr>
              <w:spacing w:line="256" w:lineRule="auto"/>
              <w:rPr>
                <w:rFonts w:cs="Arial"/>
                <w:color w:val="000000"/>
              </w:rPr>
            </w:pPr>
            <w:r w:rsidRPr="001863D8">
              <w:rPr>
                <w:rFonts w:cs="Arial"/>
                <w:color w:val="000000"/>
              </w:rPr>
              <w:t>Temporary failure</w:t>
            </w:r>
          </w:p>
        </w:tc>
        <w:tc>
          <w:tcPr>
            <w:tcW w:w="1980" w:type="dxa"/>
            <w:tcBorders>
              <w:top w:val="nil"/>
              <w:left w:val="nil"/>
              <w:bottom w:val="single" w:sz="4" w:space="0" w:color="auto"/>
              <w:right w:val="single" w:sz="4" w:space="0" w:color="auto"/>
            </w:tcBorders>
            <w:noWrap/>
            <w:vAlign w:val="bottom"/>
            <w:hideMark/>
          </w:tcPr>
          <w:p w14:paraId="0DB483E1" w14:textId="77777777" w:rsidR="00E013D0" w:rsidRPr="001863D8" w:rsidRDefault="00DF1EDC">
            <w:pPr>
              <w:spacing w:line="256" w:lineRule="auto"/>
              <w:rPr>
                <w:rFonts w:cs="Arial"/>
                <w:color w:val="000000"/>
              </w:rPr>
            </w:pPr>
            <w:r w:rsidRPr="001863D8">
              <w:rPr>
                <w:rFonts w:cs="Arial"/>
                <w:color w:val="000000"/>
              </w:rPr>
              <w:t>Chipset Init. Failure</w:t>
            </w:r>
          </w:p>
        </w:tc>
      </w:tr>
      <w:tr w:rsidR="00E013D0" w:rsidRPr="001863D8" w14:paraId="6AF45962" w14:textId="77777777" w:rsidTr="00E013D0">
        <w:trPr>
          <w:trHeight w:val="255"/>
          <w:jc w:val="center"/>
        </w:trPr>
        <w:tc>
          <w:tcPr>
            <w:tcW w:w="2382" w:type="dxa"/>
            <w:tcBorders>
              <w:top w:val="nil"/>
              <w:left w:val="single" w:sz="4" w:space="0" w:color="auto"/>
              <w:bottom w:val="single" w:sz="4" w:space="0" w:color="auto"/>
              <w:right w:val="single" w:sz="4" w:space="0" w:color="auto"/>
            </w:tcBorders>
            <w:noWrap/>
            <w:vAlign w:val="bottom"/>
            <w:hideMark/>
          </w:tcPr>
          <w:p w14:paraId="2217F73C" w14:textId="77777777" w:rsidR="00E013D0" w:rsidRPr="001863D8" w:rsidRDefault="00DF1EDC">
            <w:pPr>
              <w:spacing w:line="256" w:lineRule="auto"/>
              <w:rPr>
                <w:rFonts w:cs="Arial"/>
                <w:color w:val="000000"/>
              </w:rPr>
            </w:pPr>
            <w:r w:rsidRPr="001863D8">
              <w:rPr>
                <w:rFonts w:cs="Arial"/>
                <w:color w:val="000000"/>
              </w:rPr>
              <w:t>Permanent failure</w:t>
            </w:r>
          </w:p>
        </w:tc>
        <w:tc>
          <w:tcPr>
            <w:tcW w:w="1980" w:type="dxa"/>
            <w:tcBorders>
              <w:top w:val="nil"/>
              <w:left w:val="nil"/>
              <w:bottom w:val="single" w:sz="4" w:space="0" w:color="auto"/>
              <w:right w:val="single" w:sz="4" w:space="0" w:color="auto"/>
            </w:tcBorders>
            <w:noWrap/>
            <w:vAlign w:val="bottom"/>
            <w:hideMark/>
          </w:tcPr>
          <w:p w14:paraId="0C74768B" w14:textId="77777777" w:rsidR="00E013D0" w:rsidRPr="001863D8" w:rsidRDefault="00DF1EDC">
            <w:pPr>
              <w:spacing w:line="256" w:lineRule="auto"/>
              <w:rPr>
                <w:rFonts w:cs="Arial"/>
                <w:color w:val="000000"/>
              </w:rPr>
            </w:pPr>
            <w:r w:rsidRPr="001863D8">
              <w:rPr>
                <w:rFonts w:cs="Arial"/>
                <w:color w:val="000000"/>
              </w:rPr>
              <w:t>Runtime Error</w:t>
            </w:r>
          </w:p>
        </w:tc>
      </w:tr>
    </w:tbl>
    <w:p w14:paraId="3B15E8DB" w14:textId="77777777" w:rsidR="00E013D0" w:rsidRDefault="00E013D0" w:rsidP="00E013D0"/>
    <w:p w14:paraId="5292F4E5" w14:textId="77777777" w:rsidR="008D240F" w:rsidRPr="008D240F" w:rsidRDefault="008D240F" w:rsidP="008D240F">
      <w:pPr>
        <w:pStyle w:val="Heading4"/>
        <w:rPr>
          <w:b w:val="0"/>
          <w:u w:val="single"/>
        </w:rPr>
      </w:pPr>
      <w:r w:rsidRPr="008D240F">
        <w:rPr>
          <w:b w:val="0"/>
          <w:u w:val="single"/>
        </w:rPr>
        <w:t>WFHS-REQ-191900/B-Maximum Wi-Fi initialization time</w:t>
      </w:r>
    </w:p>
    <w:p w14:paraId="6AC9DF23" w14:textId="77777777" w:rsidR="00E013D0" w:rsidRPr="003A1DB9" w:rsidRDefault="00DF1EDC" w:rsidP="00E013D0">
      <w:pPr>
        <w:rPr>
          <w:rFonts w:cs="Arial"/>
        </w:rPr>
      </w:pPr>
      <w:r>
        <w:rPr>
          <w:rFonts w:cs="Arial"/>
        </w:rPr>
        <w:t xml:space="preserve">If the </w:t>
      </w:r>
      <w:r w:rsidRPr="00A17353">
        <w:rPr>
          <w:rFonts w:cs="Arial"/>
        </w:rPr>
        <w:t>WifiHotspotServer</w:t>
      </w:r>
      <w:r>
        <w:rPr>
          <w:rFonts w:cs="Arial"/>
        </w:rPr>
        <w:t xml:space="preserve"> begins its initialization process, it shall also initialize the Wi-Fi chipset. </w:t>
      </w:r>
      <w:r w:rsidRPr="002827F6">
        <w:rPr>
          <w:rFonts w:cs="Arial"/>
        </w:rPr>
        <w:t>The Wi-Fi initialization process, including initialization of the Wi-Fi chipset\SDIO\Wi-Fi anten</w:t>
      </w:r>
      <w:r>
        <w:rPr>
          <w:rFonts w:cs="Arial"/>
        </w:rPr>
        <w:t>na\Wi-Fi application, shall not exceed a maximum initialization limit of 12 seconds</w:t>
      </w:r>
      <w:r w:rsidRPr="002827F6">
        <w:rPr>
          <w:rFonts w:cs="Arial"/>
        </w:rPr>
        <w:t>. After the initialization is complete the Wi-Fi functionality shall be available to the Wi-Fi stations that constitute the hotspot.</w:t>
      </w:r>
    </w:p>
    <w:p w14:paraId="5D823BC6" w14:textId="77777777" w:rsidR="008D240F" w:rsidRPr="008D240F" w:rsidRDefault="008D240F" w:rsidP="008D240F">
      <w:pPr>
        <w:pStyle w:val="Heading4"/>
        <w:rPr>
          <w:b w:val="0"/>
          <w:u w:val="single"/>
        </w:rPr>
      </w:pPr>
      <w:r w:rsidRPr="008D240F">
        <w:rPr>
          <w:b w:val="0"/>
          <w:u w:val="single"/>
        </w:rPr>
        <w:t>WFHS-REQ-191901/A-Wi-Fi initialization failure</w:t>
      </w:r>
    </w:p>
    <w:p w14:paraId="683BF0B8" w14:textId="77777777" w:rsidR="00E013D0" w:rsidRPr="00AC3BFB" w:rsidRDefault="00DF1EDC" w:rsidP="00E013D0">
      <w:pPr>
        <w:rPr>
          <w:rFonts w:cs="Arial"/>
        </w:rPr>
      </w:pPr>
      <w:r w:rsidRPr="00AC3BFB">
        <w:rPr>
          <w:rFonts w:cs="Arial"/>
        </w:rPr>
        <w:t>In case of a Wi-Fi initialization failure, the Wi-Fi application shall implement a Wi-Fi power up recovery strategy such as resetting the Wi-Fi chipset, the SDIO or any appropriate function that may correct the error code</w:t>
      </w:r>
      <w:r>
        <w:rPr>
          <w:rFonts w:cs="Arial"/>
        </w:rPr>
        <w:t>.</w:t>
      </w:r>
    </w:p>
    <w:p w14:paraId="5E8EC238" w14:textId="77777777" w:rsidR="008D240F" w:rsidRPr="008D240F" w:rsidRDefault="008D240F" w:rsidP="008D240F">
      <w:pPr>
        <w:pStyle w:val="Heading4"/>
        <w:rPr>
          <w:b w:val="0"/>
          <w:u w:val="single"/>
        </w:rPr>
      </w:pPr>
      <w:r w:rsidRPr="008D240F">
        <w:rPr>
          <w:b w:val="0"/>
          <w:u w:val="single"/>
        </w:rPr>
        <w:t>WFHSv2-REQ-283648/B-APN connections</w:t>
      </w:r>
    </w:p>
    <w:p w14:paraId="25BDD675" w14:textId="77777777" w:rsidR="00E013D0" w:rsidRPr="0027304E" w:rsidRDefault="00DF1EDC" w:rsidP="00E013D0">
      <w:pPr>
        <w:rPr>
          <w:rFonts w:cs="Arial"/>
        </w:rPr>
      </w:pPr>
      <w:r w:rsidRPr="0027304E">
        <w:rPr>
          <w:rFonts w:cs="Arial"/>
        </w:rPr>
        <w:t xml:space="preserve">The Wi-Fi Hotspot feature shall utilize two APNs on the </w:t>
      </w:r>
      <w:r w:rsidRPr="00CD54F0">
        <w:rPr>
          <w:rFonts w:cs="Arial"/>
        </w:rPr>
        <w:t>WifiHotspotServer</w:t>
      </w:r>
      <w:r w:rsidRPr="0027304E">
        <w:rPr>
          <w:rFonts w:cs="Arial"/>
        </w:rPr>
        <w:t>. The first APN shall be referred to as the Ford APN, wh</w:t>
      </w:r>
      <w:r>
        <w:rPr>
          <w:rFonts w:cs="Arial"/>
        </w:rPr>
        <w:t>ich is used for Ford-paid services such as remote features, OTA updates, etc</w:t>
      </w:r>
      <w:r w:rsidRPr="0027304E">
        <w:rPr>
          <w:rFonts w:cs="Arial"/>
        </w:rPr>
        <w:t>. All Wi-Fi Hotspot related FTCP messages shall utilize the Ford APN.</w:t>
      </w:r>
      <w:r>
        <w:rPr>
          <w:rFonts w:cs="Arial"/>
        </w:rPr>
        <w:t xml:space="preserve"> </w:t>
      </w:r>
    </w:p>
    <w:p w14:paraId="7ED9007F" w14:textId="77777777" w:rsidR="00E013D0" w:rsidRPr="0027304E" w:rsidRDefault="00E013D0" w:rsidP="00E013D0">
      <w:pPr>
        <w:rPr>
          <w:rFonts w:eastAsiaTheme="minorHAnsi" w:cs="Arial"/>
        </w:rPr>
      </w:pPr>
    </w:p>
    <w:p w14:paraId="65F4F89A" w14:textId="77777777" w:rsidR="00E013D0" w:rsidRDefault="00DF1EDC" w:rsidP="00E013D0">
      <w:pPr>
        <w:rPr>
          <w:rFonts w:cs="Arial"/>
        </w:rPr>
      </w:pPr>
      <w:r w:rsidRPr="0027304E">
        <w:rPr>
          <w:rFonts w:cs="Arial"/>
        </w:rPr>
        <w:t>The second APN, referred to as the Wi-Fi APN, s</w:t>
      </w:r>
      <w:r>
        <w:rPr>
          <w:rFonts w:cs="Arial"/>
        </w:rPr>
        <w:t xml:space="preserve">hall never communicate with the </w:t>
      </w:r>
      <w:r w:rsidRPr="001C7A91">
        <w:rPr>
          <w:rFonts w:cs="Arial"/>
        </w:rPr>
        <w:t>WifiHotspotOffBoardClient</w:t>
      </w:r>
      <w:r>
        <w:rPr>
          <w:rFonts w:cs="Arial"/>
        </w:rPr>
        <w:t xml:space="preserve"> </w:t>
      </w:r>
      <w:r w:rsidRPr="0027304E">
        <w:rPr>
          <w:rFonts w:cs="Arial"/>
        </w:rPr>
        <w:t>and shall only be used</w:t>
      </w:r>
      <w:r>
        <w:rPr>
          <w:rFonts w:cs="Arial"/>
        </w:rPr>
        <w:t xml:space="preserve"> to stream data to the outside I</w:t>
      </w:r>
      <w:r w:rsidRPr="0027304E">
        <w:rPr>
          <w:rFonts w:cs="Arial"/>
        </w:rPr>
        <w:t>nter</w:t>
      </w:r>
      <w:r>
        <w:rPr>
          <w:rFonts w:cs="Arial"/>
        </w:rPr>
        <w:t>net. Thus, only</w:t>
      </w:r>
      <w:r w:rsidRPr="0027304E">
        <w:rPr>
          <w:rFonts w:cs="Arial"/>
        </w:rPr>
        <w:t xml:space="preserve"> data streamed through the Wi-Fi access point shall use the Wi-Fi APN. This</w:t>
      </w:r>
      <w:r>
        <w:rPr>
          <w:rFonts w:cs="Arial"/>
        </w:rPr>
        <w:t xml:space="preserve"> APN shall be stored in the </w:t>
      </w:r>
      <w:r w:rsidRPr="00CD54F0">
        <w:rPr>
          <w:rFonts w:cs="Arial"/>
        </w:rPr>
        <w:t>WifiHotspotServer</w:t>
      </w:r>
      <w:r>
        <w:rPr>
          <w:rFonts w:cs="Arial"/>
        </w:rPr>
        <w:t xml:space="preserve"> and shall be updateable via OTA or EOL. </w:t>
      </w:r>
    </w:p>
    <w:p w14:paraId="01F21E84" w14:textId="77777777" w:rsidR="00E013D0" w:rsidRDefault="00E013D0" w:rsidP="00E013D0">
      <w:pPr>
        <w:rPr>
          <w:rFonts w:cs="Arial"/>
        </w:rPr>
      </w:pPr>
    </w:p>
    <w:p w14:paraId="40895704" w14:textId="77777777" w:rsidR="00E013D0" w:rsidRDefault="00DF1EDC" w:rsidP="00E013D0">
      <w:pPr>
        <w:rPr>
          <w:rFonts w:cs="Arial"/>
        </w:rPr>
      </w:pPr>
      <w:r>
        <w:rPr>
          <w:rFonts w:cs="Arial"/>
        </w:rPr>
        <w:t xml:space="preserve">The NA and China production Wi-Fi APN addresses shall already be written to the WifiHotspotServer when the modules are delivered to Ford. In EU, the country-specific Wi-Fi APN shall be written to the WifiHotspotServer at Ford Motor Company’s EOL once the vehicle’s destination country has been assigned to the vehicle. </w:t>
      </w:r>
    </w:p>
    <w:p w14:paraId="6FDBFC9C" w14:textId="77777777" w:rsidR="00E013D0" w:rsidRDefault="00E013D0" w:rsidP="00E013D0">
      <w:pPr>
        <w:rPr>
          <w:rFonts w:cs="Arial"/>
        </w:rPr>
      </w:pPr>
    </w:p>
    <w:p w14:paraId="6576DA71" w14:textId="77777777" w:rsidR="00E013D0" w:rsidRPr="00F96BCE" w:rsidRDefault="00DF1EDC" w:rsidP="00E013D0">
      <w:pPr>
        <w:rPr>
          <w:rFonts w:cs="Arial"/>
        </w:rPr>
      </w:pPr>
      <w:r w:rsidRPr="00F96BCE">
        <w:rPr>
          <w:rFonts w:cs="Arial"/>
        </w:rPr>
        <w:t>If an FTCP request to update the Wi-Fi APN is received from the WifiHotspotOffBoardClient, the WifiHotspotServer shall follow the procedure below:</w:t>
      </w:r>
    </w:p>
    <w:p w14:paraId="1BA6FEF0" w14:textId="77777777" w:rsidR="00E013D0" w:rsidRPr="00F96BCE" w:rsidRDefault="00DF1EDC" w:rsidP="00DF1EDC">
      <w:pPr>
        <w:numPr>
          <w:ilvl w:val="0"/>
          <w:numId w:val="14"/>
        </w:numPr>
        <w:rPr>
          <w:rFonts w:cs="Arial"/>
        </w:rPr>
      </w:pPr>
      <w:r w:rsidRPr="00F96BCE">
        <w:rPr>
          <w:rFonts w:cs="Arial"/>
        </w:rPr>
        <w:t>Receive the Wi-Fi APN update and send a successful response,</w:t>
      </w:r>
    </w:p>
    <w:p w14:paraId="708F0784" w14:textId="77777777" w:rsidR="00E013D0" w:rsidRPr="00F96BCE" w:rsidRDefault="00DF1EDC" w:rsidP="00DF1EDC">
      <w:pPr>
        <w:numPr>
          <w:ilvl w:val="0"/>
          <w:numId w:val="14"/>
        </w:numPr>
        <w:rPr>
          <w:rFonts w:cs="Arial"/>
        </w:rPr>
      </w:pPr>
      <w:r w:rsidRPr="00F96BCE">
        <w:rPr>
          <w:rFonts w:cs="Arial"/>
        </w:rPr>
        <w:t xml:space="preserve">Store the APN into memory, but stay connected with the old Wi-Fi APN (if the Wi-Fi APN was connected at the time of the APN update request), </w:t>
      </w:r>
    </w:p>
    <w:p w14:paraId="3A2033FC" w14:textId="77777777" w:rsidR="00E013D0" w:rsidRPr="00F96BCE" w:rsidRDefault="00DF1EDC" w:rsidP="00DF1EDC">
      <w:pPr>
        <w:numPr>
          <w:ilvl w:val="0"/>
          <w:numId w:val="14"/>
        </w:numPr>
        <w:rPr>
          <w:rFonts w:cs="Arial"/>
        </w:rPr>
      </w:pPr>
      <w:r w:rsidRPr="00F96BCE">
        <w:rPr>
          <w:rFonts w:cs="Arial"/>
        </w:rPr>
        <w:t>Send an alert to the WifiHotspotOffBoardClient,</w:t>
      </w:r>
    </w:p>
    <w:p w14:paraId="00772D15" w14:textId="77777777" w:rsidR="00E013D0" w:rsidRPr="00F96BCE" w:rsidRDefault="00DF1EDC" w:rsidP="00DF1EDC">
      <w:pPr>
        <w:numPr>
          <w:ilvl w:val="0"/>
          <w:numId w:val="14"/>
        </w:numPr>
        <w:rPr>
          <w:rFonts w:cs="Arial"/>
        </w:rPr>
      </w:pPr>
      <w:r w:rsidRPr="00F96BCE">
        <w:rPr>
          <w:rFonts w:cs="Arial"/>
        </w:rPr>
        <w:t>If the WifiHotspotServer detaches from the network, it shall use the new APN when reattaching to the network.</w:t>
      </w:r>
    </w:p>
    <w:p w14:paraId="77092CA2" w14:textId="77777777" w:rsidR="00E013D0" w:rsidRDefault="00E013D0" w:rsidP="00E013D0">
      <w:pPr>
        <w:rPr>
          <w:rFonts w:cs="Arial"/>
        </w:rPr>
      </w:pPr>
    </w:p>
    <w:p w14:paraId="360230EC" w14:textId="77777777" w:rsidR="00E013D0" w:rsidRDefault="00DF1EDC" w:rsidP="00E013D0">
      <w:pPr>
        <w:rPr>
          <w:rFonts w:cs="Arial"/>
        </w:rPr>
      </w:pPr>
      <w:r w:rsidRPr="00154FA1">
        <w:rPr>
          <w:rFonts w:cs="Arial"/>
        </w:rPr>
        <w:t>The WifiHotspotServer shall control the Wi-Fi APN state and shall request for the Wi-Fi APN to be connected or disconnected through the Wireless Interface Router (WIR) application that is internal to the Telematics Control Unit. The WifiHotspotServer shall request to initialize the Wi-Fi APN anytime the Wi-Fi Hotspot enablement state is turned On. If the Wif-F</w:t>
      </w:r>
      <w:r>
        <w:rPr>
          <w:rFonts w:cs="Arial"/>
        </w:rPr>
        <w:t>i</w:t>
      </w:r>
      <w:r w:rsidRPr="00154FA1">
        <w:rPr>
          <w:rFonts w:cs="Arial"/>
        </w:rPr>
        <w:t xml:space="preserve"> Hots</w:t>
      </w:r>
      <w:r>
        <w:rPr>
          <w:rFonts w:cs="Arial"/>
        </w:rPr>
        <w:t>p</w:t>
      </w:r>
      <w:r w:rsidRPr="00154FA1">
        <w:rPr>
          <w:rFonts w:cs="Arial"/>
        </w:rPr>
        <w:t>ot enablement state is turned to Off or On-Disabled, the WifiHotspotServer shall request for the Wi-Fi APN to be disconnected. In case the WIR application is unresponsive while the WifiHotspotServer is trying to request for the Wi-Fi APN state change, the WifiHotspotServer shall contain a rety strategy to ens</w:t>
      </w:r>
      <w:r>
        <w:rPr>
          <w:rFonts w:cs="Arial"/>
        </w:rPr>
        <w:t>ure the request is completed.</w:t>
      </w:r>
    </w:p>
    <w:p w14:paraId="0D1BACAC" w14:textId="77777777" w:rsidR="00E013D0" w:rsidRDefault="00E013D0" w:rsidP="00E013D0">
      <w:pPr>
        <w:rPr>
          <w:rFonts w:cs="Arial"/>
        </w:rPr>
      </w:pPr>
    </w:p>
    <w:p w14:paraId="79BBFB47" w14:textId="77777777" w:rsidR="00E013D0" w:rsidRPr="001249EB" w:rsidRDefault="00DF1EDC" w:rsidP="00E013D0">
      <w:pPr>
        <w:rPr>
          <w:rFonts w:cs="Arial"/>
        </w:rPr>
      </w:pPr>
      <w:r>
        <w:rPr>
          <w:rFonts w:cs="Arial"/>
        </w:rPr>
        <w:t xml:space="preserve">If no data plan is active on the hotspot, the vehicle occupant shall still be able to connect to the Wi-Fi Hotspot. If the user attempts to stream data through their web browser while no data plan is active, the customer device shall be re-directed to a carrier provided landing page. The carrier shall be responsible for the landing page redirection. The landing page redirection shall utilize the Wi-Fi APN. </w:t>
      </w:r>
    </w:p>
    <w:p w14:paraId="3BA3C6DC" w14:textId="77777777" w:rsidR="008D240F" w:rsidRPr="008D240F" w:rsidRDefault="008D240F" w:rsidP="008D240F">
      <w:pPr>
        <w:pStyle w:val="Heading4"/>
        <w:rPr>
          <w:b w:val="0"/>
          <w:u w:val="single"/>
        </w:rPr>
      </w:pPr>
      <w:r w:rsidRPr="008D240F">
        <w:rPr>
          <w:b w:val="0"/>
          <w:u w:val="single"/>
        </w:rPr>
        <w:t>WFHS-REQ-358564/A-WifiHotspotServer detects the Customer Connectivity Settings</w:t>
      </w:r>
    </w:p>
    <w:p w14:paraId="1510A756" w14:textId="77777777" w:rsidR="00E013D0" w:rsidRDefault="00DF1EDC" w:rsidP="00E013D0">
      <w:r>
        <w:t>The WifiHotspotServer shall monitor the CCS Settings API via the SOA client to detect the Vehicle Connectivity Settings. Refer to the Customer Connectivity Settings Server SPSS, IIR-REQ-313614-Customer Connectivity Settings API for more information on the API.</w:t>
      </w:r>
    </w:p>
    <w:p w14:paraId="3AF057AC" w14:textId="77777777" w:rsidR="00E013D0" w:rsidRDefault="00E013D0" w:rsidP="00E013D0"/>
    <w:p w14:paraId="31603BA0" w14:textId="77777777" w:rsidR="00E013D0" w:rsidRDefault="00DF1EDC" w:rsidP="00E013D0">
      <w:r>
        <w:t xml:space="preserve">The ‘Vehicle Connectivity’ setting is defined in EntityID 1, Type 0. </w:t>
      </w:r>
    </w:p>
    <w:p w14:paraId="53DC304E" w14:textId="77777777" w:rsidR="00E013D0" w:rsidRDefault="00DF1EDC" w:rsidP="00DF1EDC">
      <w:pPr>
        <w:numPr>
          <w:ilvl w:val="0"/>
          <w:numId w:val="15"/>
        </w:numPr>
      </w:pPr>
      <w:r>
        <w:t>If this setting is overall Enabled, the WifiHotspotServer shall assume the Vehicle Connectivity is On.</w:t>
      </w:r>
    </w:p>
    <w:p w14:paraId="41360F9B" w14:textId="77777777" w:rsidR="00E013D0" w:rsidRDefault="00DF1EDC" w:rsidP="00DF1EDC">
      <w:pPr>
        <w:numPr>
          <w:ilvl w:val="0"/>
          <w:numId w:val="15"/>
        </w:numPr>
      </w:pPr>
      <w:r>
        <w:t>If this setting is overall Disabled, the WifiHotspotServer shall assume the Vehicle Connectivity is Off.</w:t>
      </w:r>
    </w:p>
    <w:p w14:paraId="52017D08" w14:textId="77777777" w:rsidR="00E013D0" w:rsidRDefault="00DF1EDC" w:rsidP="00E013D0">
      <w:r>
        <w:tab/>
      </w:r>
    </w:p>
    <w:p w14:paraId="1E267FF0" w14:textId="77777777" w:rsidR="00E013D0" w:rsidRDefault="00DF1EDC" w:rsidP="00E013D0">
      <w:r>
        <w:t xml:space="preserve">The ‘Cellular Connectivity’ setting is defined in Entity ID 24, Type 0. </w:t>
      </w:r>
    </w:p>
    <w:p w14:paraId="4606E078" w14:textId="77777777" w:rsidR="00E013D0" w:rsidRDefault="00DF1EDC" w:rsidP="00DF1EDC">
      <w:pPr>
        <w:numPr>
          <w:ilvl w:val="0"/>
          <w:numId w:val="16"/>
        </w:numPr>
      </w:pPr>
      <w:r>
        <w:t>If this setting is overal Enabled, the WifiHotspotServer shall assume the Cellular Connectivity is On.</w:t>
      </w:r>
    </w:p>
    <w:p w14:paraId="10DE43F9" w14:textId="77777777" w:rsidR="00E013D0" w:rsidRDefault="00DF1EDC" w:rsidP="00DF1EDC">
      <w:pPr>
        <w:numPr>
          <w:ilvl w:val="0"/>
          <w:numId w:val="16"/>
        </w:numPr>
      </w:pPr>
      <w:r>
        <w:t>If this setting is overall Disabled, the WifiHotspotServer shall assume the Cellular Connectivity is Off.</w:t>
      </w:r>
    </w:p>
    <w:p w14:paraId="39E25BE8" w14:textId="77777777" w:rsidR="00E013D0" w:rsidRDefault="00E013D0" w:rsidP="00E013D0"/>
    <w:p w14:paraId="3BECB2D1" w14:textId="77777777" w:rsidR="00E013D0" w:rsidRDefault="00DF1EDC" w:rsidP="00E013D0">
      <w:r>
        <w:t xml:space="preserve">The ‘Vehicle Data’ setting is defined in EntityID 5, Type 0. </w:t>
      </w:r>
    </w:p>
    <w:p w14:paraId="0294C61C" w14:textId="77777777" w:rsidR="00E013D0" w:rsidRDefault="00DF1EDC" w:rsidP="00DF1EDC">
      <w:pPr>
        <w:numPr>
          <w:ilvl w:val="0"/>
          <w:numId w:val="17"/>
        </w:numPr>
      </w:pPr>
      <w:r>
        <w:t xml:space="preserve">If this setting is overall Enabled, the WifiHotspotServer shall assume Vehicle Data is On. </w:t>
      </w:r>
    </w:p>
    <w:p w14:paraId="2080CCE8" w14:textId="77777777" w:rsidR="00E013D0" w:rsidRDefault="00DF1EDC" w:rsidP="00DF1EDC">
      <w:pPr>
        <w:numPr>
          <w:ilvl w:val="0"/>
          <w:numId w:val="17"/>
        </w:numPr>
      </w:pPr>
      <w:r>
        <w:t xml:space="preserve">If this setting is overall Disabled, the WifiHotspotServer shall assume Vehicle Data is Off.  </w:t>
      </w:r>
    </w:p>
    <w:p w14:paraId="0841A49F" w14:textId="77777777" w:rsidR="00E013D0" w:rsidRDefault="00E013D0" w:rsidP="00E013D0"/>
    <w:p w14:paraId="5955250D" w14:textId="77777777" w:rsidR="00E013D0" w:rsidRDefault="00DF1EDC" w:rsidP="00E013D0">
      <w:r>
        <w:t xml:space="preserve">The ‘Vehicle Authorization’ setting is defined in EntityID 3, Type 0. </w:t>
      </w:r>
    </w:p>
    <w:p w14:paraId="327B53E4" w14:textId="77777777" w:rsidR="00E013D0" w:rsidRDefault="00DF1EDC" w:rsidP="00DF1EDC">
      <w:pPr>
        <w:numPr>
          <w:ilvl w:val="0"/>
          <w:numId w:val="18"/>
        </w:numPr>
      </w:pPr>
      <w:r>
        <w:t>If this setting is overall Enabled, the WifiHotspotServer shall assume the vehicle is Authorized.</w:t>
      </w:r>
    </w:p>
    <w:p w14:paraId="404E2872" w14:textId="77777777" w:rsidR="00E013D0" w:rsidRDefault="00DF1EDC" w:rsidP="00DF1EDC">
      <w:pPr>
        <w:numPr>
          <w:ilvl w:val="0"/>
          <w:numId w:val="18"/>
        </w:numPr>
      </w:pPr>
      <w:r>
        <w:t xml:space="preserve">If this setting is overall Disabled, the WifiHotspotServer shall assume the vehicle is Not Authorized. </w:t>
      </w:r>
    </w:p>
    <w:p w14:paraId="1172765B" w14:textId="77777777" w:rsidR="00E013D0" w:rsidRDefault="00E013D0" w:rsidP="00E013D0"/>
    <w:p w14:paraId="6F334BD6" w14:textId="77777777" w:rsidR="00E013D0" w:rsidRDefault="00DF1EDC" w:rsidP="00E013D0">
      <w:r>
        <w:t>The WifiHotspotServer shall apply this information to other requirements defined throughout this document in order to fulfill the objectives of those requirements.</w:t>
      </w:r>
    </w:p>
    <w:p w14:paraId="1DF13539" w14:textId="77777777" w:rsidR="008D240F" w:rsidRPr="008D240F" w:rsidRDefault="008D240F" w:rsidP="008D240F">
      <w:pPr>
        <w:pStyle w:val="Heading4"/>
        <w:rPr>
          <w:b w:val="0"/>
          <w:u w:val="single"/>
        </w:rPr>
      </w:pPr>
      <w:r w:rsidRPr="008D240F">
        <w:rPr>
          <w:b w:val="0"/>
          <w:u w:val="single"/>
        </w:rPr>
        <w:t>WFHS-REQ-358565/A-WifiHotspotOnBoardClient detects the Customer Connectivity Settings</w:t>
      </w:r>
    </w:p>
    <w:p w14:paraId="49939583" w14:textId="77777777" w:rsidR="00E013D0" w:rsidRDefault="00DF1EDC" w:rsidP="00E013D0">
      <w:r>
        <w:t xml:space="preserve">The WifiHotspotOnBoardClient shall monitor the CCS Settings API via the SOA client to detect the Vehicle Connectivity Settings. Refer to the Customer Connectivity Settings Server SPSS, IIR-REQ-313614-Customer Connectivity Settings API for more information on the API.  </w:t>
      </w:r>
    </w:p>
    <w:p w14:paraId="3DDB9935" w14:textId="77777777" w:rsidR="00E013D0" w:rsidRDefault="00E013D0" w:rsidP="00E013D0"/>
    <w:p w14:paraId="2C915F32" w14:textId="77777777" w:rsidR="00E013D0" w:rsidRDefault="00DF1EDC" w:rsidP="00E013D0">
      <w:r>
        <w:t xml:space="preserve">The ‘Vehicle Connectivity’ setting is defined in EntityID 1, Type 0. </w:t>
      </w:r>
    </w:p>
    <w:p w14:paraId="5FFDCBF1" w14:textId="77777777" w:rsidR="00E013D0" w:rsidRDefault="00DF1EDC" w:rsidP="00DF1EDC">
      <w:pPr>
        <w:numPr>
          <w:ilvl w:val="0"/>
          <w:numId w:val="19"/>
        </w:numPr>
      </w:pPr>
      <w:r>
        <w:t xml:space="preserve">If this setting is overall Enabled, the WifiHotspotOnBoardClient shall assume the Vehicle Connectivity is On. </w:t>
      </w:r>
    </w:p>
    <w:p w14:paraId="2685C108" w14:textId="77777777" w:rsidR="00E013D0" w:rsidRDefault="00DF1EDC" w:rsidP="00DF1EDC">
      <w:pPr>
        <w:numPr>
          <w:ilvl w:val="0"/>
          <w:numId w:val="19"/>
        </w:numPr>
      </w:pPr>
      <w:r>
        <w:t xml:space="preserve">If this setting is overall Disabled, the WifiHotspotOnBoardClient shall assume the Vehicle Connectivity is Off.  </w:t>
      </w:r>
    </w:p>
    <w:p w14:paraId="744B19A2" w14:textId="77777777" w:rsidR="00E013D0" w:rsidRDefault="00E013D0" w:rsidP="00E013D0"/>
    <w:p w14:paraId="002351DE" w14:textId="77777777" w:rsidR="00E013D0" w:rsidRDefault="00DF1EDC" w:rsidP="00E013D0">
      <w:r>
        <w:t xml:space="preserve">The ‘Vehicle Authorization’ setting is defined in EntityID 3, Type 0. </w:t>
      </w:r>
    </w:p>
    <w:p w14:paraId="6608686B" w14:textId="77777777" w:rsidR="00E013D0" w:rsidRDefault="00DF1EDC" w:rsidP="00DF1EDC">
      <w:pPr>
        <w:numPr>
          <w:ilvl w:val="0"/>
          <w:numId w:val="20"/>
        </w:numPr>
      </w:pPr>
      <w:r>
        <w:t xml:space="preserve">If this setting is overall Enabled, the WifiHotspotOnBoardClient shall assume the vehicle is Authorized. </w:t>
      </w:r>
    </w:p>
    <w:p w14:paraId="6B9AC89B" w14:textId="77777777" w:rsidR="00E013D0" w:rsidRDefault="00DF1EDC" w:rsidP="00DF1EDC">
      <w:pPr>
        <w:numPr>
          <w:ilvl w:val="0"/>
          <w:numId w:val="20"/>
        </w:numPr>
      </w:pPr>
      <w:r>
        <w:t xml:space="preserve">If this setting is overall Disabled, the WifiHotspotOnBoardClient shall assume the vehicle is Not Authorized.  </w:t>
      </w:r>
    </w:p>
    <w:p w14:paraId="2C0ED493" w14:textId="77777777" w:rsidR="00E013D0" w:rsidRDefault="00E013D0" w:rsidP="00E013D0"/>
    <w:p w14:paraId="4FFDE564" w14:textId="77777777" w:rsidR="00E013D0" w:rsidRDefault="00DF1EDC" w:rsidP="00E013D0">
      <w:r>
        <w:t>The WifiHotspotOnBoardClient shall apply this information to other requirements defined throughout this document in order to fulfill the objectives of those requirements.</w:t>
      </w:r>
    </w:p>
    <w:p w14:paraId="5A560CEF" w14:textId="77777777" w:rsidR="008D240F" w:rsidRPr="008D240F" w:rsidRDefault="008D240F" w:rsidP="008D240F">
      <w:pPr>
        <w:pStyle w:val="Heading4"/>
        <w:rPr>
          <w:b w:val="0"/>
          <w:u w:val="single"/>
        </w:rPr>
      </w:pPr>
      <w:r w:rsidRPr="008D240F">
        <w:rPr>
          <w:b w:val="0"/>
          <w:u w:val="single"/>
        </w:rPr>
        <w:t>WFHS-REQ-315639/C-Wi-Fi Hotspot feature dependency on the Vehicle Connectivity state</w:t>
      </w:r>
    </w:p>
    <w:p w14:paraId="323B2456" w14:textId="77777777" w:rsidR="00E013D0" w:rsidRDefault="00DF1EDC" w:rsidP="00E013D0">
      <w:r w:rsidRPr="0004620D">
        <w:t>If the Vehicle Connectivity has been turned OFF, the Wi-Fi Hotspot feature shall be disabled and TCUAvailability_St shall be set to Disable, meaning no traffic is allowed over the Wi-Fi APN and no Wi-Fi Hotspot information can be communicated to/from the WifiHotspotOffBoardClient (i.e. data usage or SSID/p</w:t>
      </w:r>
      <w:r>
        <w:t>a</w:t>
      </w:r>
      <w:r w:rsidRPr="0004620D">
        <w:t>ssw</w:t>
      </w:r>
      <w:r>
        <w:t>or</w:t>
      </w:r>
      <w:r w:rsidRPr="0004620D">
        <w:t xml:space="preserve">d information) over the Ford APN. </w:t>
      </w:r>
    </w:p>
    <w:p w14:paraId="21EDC638" w14:textId="77777777" w:rsidR="00E013D0" w:rsidRDefault="00E013D0" w:rsidP="00E013D0"/>
    <w:p w14:paraId="39DA170E" w14:textId="77777777" w:rsidR="00E013D0" w:rsidRPr="007B48D0" w:rsidRDefault="00DF1EDC" w:rsidP="00E013D0">
      <w:r w:rsidRPr="0004620D">
        <w:t>If Vehicle Connectivity is turned to On, the WifiHotspotServer shall set the Wi-Fi Hotspot feature and TCUAvailability_St back to the states they were set to prior to the Vehicle Connectivity setting getting set to Off. The requirements within this document assume that Vehicle Connectivity is ON, unless specified otherwise.</w:t>
      </w:r>
    </w:p>
    <w:p w14:paraId="7EB33D36" w14:textId="77777777" w:rsidR="008D240F" w:rsidRPr="008D240F" w:rsidRDefault="008D240F" w:rsidP="008D240F">
      <w:pPr>
        <w:pStyle w:val="Heading4"/>
        <w:rPr>
          <w:b w:val="0"/>
          <w:u w:val="single"/>
        </w:rPr>
      </w:pPr>
      <w:r w:rsidRPr="008D240F">
        <w:rPr>
          <w:b w:val="0"/>
          <w:u w:val="single"/>
        </w:rPr>
        <w:t>WFHS-REQ-358566/A-Wi-Fi Hotspot feature dependency on the Cellular Connectivity state</w:t>
      </w:r>
    </w:p>
    <w:p w14:paraId="3D404B9C" w14:textId="77777777" w:rsidR="00E013D0" w:rsidRDefault="00DF1EDC" w:rsidP="00E013D0">
      <w:r w:rsidRPr="00C94105">
        <w:t>If the Cellular Connectivity has been turned OFF, the Wi-Fi Hotspot feature shall be disabled and TCUAvailability_St shall be set Disable, meaning no traffic is allowed over the Wi-Fi APN and no Wi-Fi Hotspot information can be communicated to/from the WifiHotspotOffBoardClient (i.e. data usage or SSID/p</w:t>
      </w:r>
      <w:r>
        <w:t>a</w:t>
      </w:r>
      <w:r w:rsidRPr="00C94105">
        <w:t>ssw</w:t>
      </w:r>
      <w:r>
        <w:t>or</w:t>
      </w:r>
      <w:r w:rsidRPr="00C94105">
        <w:t xml:space="preserve">d information) over the Ford APN. </w:t>
      </w:r>
    </w:p>
    <w:p w14:paraId="66A17769" w14:textId="77777777" w:rsidR="00E013D0" w:rsidRDefault="00E013D0" w:rsidP="00E013D0"/>
    <w:p w14:paraId="5B6EEBE2" w14:textId="77777777" w:rsidR="00E013D0" w:rsidRDefault="00DF1EDC" w:rsidP="00E013D0">
      <w:r w:rsidRPr="00C94105">
        <w:t>If Cellular Connectivity is turned to On, the WifiHotspotServer shall set Wi-Fi Hotspot feature and TCUAvailability_St back to the states they were set to prior to the Vehicle Connectivity setting getting set to Off. The requirements within this document assume that Cellular Connectivity is ON, unless specified otherwise.</w:t>
      </w:r>
    </w:p>
    <w:p w14:paraId="495C16CA" w14:textId="77777777" w:rsidR="008D240F" w:rsidRPr="008D240F" w:rsidRDefault="008D240F" w:rsidP="008D240F">
      <w:pPr>
        <w:pStyle w:val="Heading4"/>
        <w:rPr>
          <w:b w:val="0"/>
          <w:u w:val="single"/>
        </w:rPr>
      </w:pPr>
      <w:r w:rsidRPr="008D240F">
        <w:rPr>
          <w:b w:val="0"/>
          <w:u w:val="single"/>
        </w:rPr>
        <w:t>WFHSv2-REQ-281701/B-Wi-Fi Hotspot feature dependency on the vehicle authorization state</w:t>
      </w:r>
    </w:p>
    <w:p w14:paraId="6CE32D7B" w14:textId="77777777" w:rsidR="00E013D0" w:rsidRPr="001518FC" w:rsidRDefault="00DF1EDC" w:rsidP="00E013D0">
      <w:pPr>
        <w:rPr>
          <w:rFonts w:cs="Arial"/>
        </w:rPr>
      </w:pPr>
      <w:r w:rsidRPr="001518FC">
        <w:rPr>
          <w:rFonts w:cs="Arial"/>
        </w:rPr>
        <w:t xml:space="preserve">The user shall be able to activate a Wi-Fi Hotspot data plan through the carrier when the </w:t>
      </w:r>
      <w:r>
        <w:rPr>
          <w:rFonts w:cs="Arial"/>
        </w:rPr>
        <w:t xml:space="preserve">vehicle </w:t>
      </w:r>
      <w:r w:rsidRPr="001518FC">
        <w:rPr>
          <w:rFonts w:cs="Arial"/>
        </w:rPr>
        <w:t xml:space="preserve">is </w:t>
      </w:r>
      <w:r>
        <w:rPr>
          <w:rFonts w:cs="Arial"/>
        </w:rPr>
        <w:t>provisioned</w:t>
      </w:r>
      <w:r w:rsidRPr="001518FC">
        <w:rPr>
          <w:rFonts w:cs="Arial"/>
        </w:rPr>
        <w:t xml:space="preserve">. Thus, the WifiHotspotServer shall allow connected clients to stream Internet data if a plan is active, even while the </w:t>
      </w:r>
      <w:r>
        <w:rPr>
          <w:rFonts w:cs="Arial"/>
        </w:rPr>
        <w:t>vehicle is not authorized.</w:t>
      </w:r>
    </w:p>
    <w:p w14:paraId="6254A950" w14:textId="77777777" w:rsidR="00E013D0" w:rsidRPr="001518FC" w:rsidRDefault="00E013D0" w:rsidP="00E013D0">
      <w:pPr>
        <w:rPr>
          <w:rFonts w:cs="Arial"/>
        </w:rPr>
      </w:pPr>
    </w:p>
    <w:p w14:paraId="64F055FA" w14:textId="77777777" w:rsidR="00E013D0" w:rsidRDefault="00DF1EDC" w:rsidP="00E013D0">
      <w:pPr>
        <w:rPr>
          <w:rFonts w:cs="Arial"/>
        </w:rPr>
      </w:pPr>
      <w:r w:rsidRPr="001518FC">
        <w:rPr>
          <w:rFonts w:cs="Arial"/>
        </w:rPr>
        <w:t>However, the WifiHotspotServer shall not request or receive any data usage information (refer to WFHSv</w:t>
      </w:r>
      <w:r>
        <w:rPr>
          <w:rFonts w:cs="Arial"/>
        </w:rPr>
        <w:t>2</w:t>
      </w:r>
      <w:r w:rsidRPr="001518FC">
        <w:rPr>
          <w:rFonts w:cs="Arial"/>
        </w:rPr>
        <w:t>-FUN-REQ-</w:t>
      </w:r>
      <w:r>
        <w:rPr>
          <w:rFonts w:cs="Arial"/>
        </w:rPr>
        <w:t>274802</w:t>
      </w:r>
      <w:r w:rsidRPr="001518FC">
        <w:rPr>
          <w:rFonts w:cs="Arial"/>
        </w:rPr>
        <w:t>-Reporting Data Used and WFHSv</w:t>
      </w:r>
      <w:r>
        <w:rPr>
          <w:rFonts w:cs="Arial"/>
        </w:rPr>
        <w:t>2</w:t>
      </w:r>
      <w:r w:rsidRPr="001518FC">
        <w:rPr>
          <w:rFonts w:cs="Arial"/>
        </w:rPr>
        <w:t>-FUN-REQ-</w:t>
      </w:r>
      <w:r>
        <w:rPr>
          <w:rFonts w:cs="Arial"/>
        </w:rPr>
        <w:t>274805</w:t>
      </w:r>
      <w:r w:rsidRPr="001518FC">
        <w:rPr>
          <w:rFonts w:cs="Arial"/>
        </w:rPr>
        <w:t xml:space="preserve">-Carrier Data Notification) from the WifiHotspotOffBoardClient if the </w:t>
      </w:r>
      <w:r>
        <w:rPr>
          <w:rFonts w:cs="Arial"/>
        </w:rPr>
        <w:t xml:space="preserve">vehicle </w:t>
      </w:r>
      <w:r w:rsidRPr="001518FC">
        <w:rPr>
          <w:rFonts w:cs="Arial"/>
        </w:rPr>
        <w:t xml:space="preserve">is NOT authorized. </w:t>
      </w:r>
    </w:p>
    <w:p w14:paraId="731F3195" w14:textId="77777777" w:rsidR="00E013D0" w:rsidRPr="001518FC" w:rsidRDefault="00E013D0" w:rsidP="00E013D0">
      <w:pPr>
        <w:rPr>
          <w:rFonts w:cs="Arial"/>
        </w:rPr>
      </w:pPr>
    </w:p>
    <w:p w14:paraId="0EBE1233" w14:textId="77777777" w:rsidR="00E013D0" w:rsidRPr="001518FC" w:rsidRDefault="00DF1EDC" w:rsidP="00E013D0">
      <w:pPr>
        <w:rPr>
          <w:rFonts w:cs="Arial"/>
        </w:rPr>
      </w:pPr>
      <w:r w:rsidRPr="001518FC">
        <w:rPr>
          <w:rFonts w:cs="Arial"/>
        </w:rPr>
        <w:t xml:space="preserve">No data usage information shall be required to be transmitted at the time the </w:t>
      </w:r>
      <w:r>
        <w:rPr>
          <w:rFonts w:cs="Arial"/>
        </w:rPr>
        <w:t xml:space="preserve">vehicle </w:t>
      </w:r>
      <w:r w:rsidRPr="001518FC">
        <w:rPr>
          <w:rFonts w:cs="Arial"/>
        </w:rPr>
        <w:t xml:space="preserve">becomes authorized. If the </w:t>
      </w:r>
      <w:r>
        <w:rPr>
          <w:rFonts w:cs="Arial"/>
        </w:rPr>
        <w:t xml:space="preserve">vehicle </w:t>
      </w:r>
      <w:r w:rsidRPr="001518FC">
        <w:rPr>
          <w:rFonts w:cs="Arial"/>
        </w:rPr>
        <w:t>becomes authorized, data usage information shall be transmitted upon a notification that is triggered from the carrier or from a requ</w:t>
      </w:r>
      <w:r>
        <w:rPr>
          <w:rFonts w:cs="Arial"/>
        </w:rPr>
        <w:t>est from the WifiHotspotServer.</w:t>
      </w:r>
    </w:p>
    <w:p w14:paraId="2CCCE5C0" w14:textId="77777777" w:rsidR="00E013D0" w:rsidRPr="001518FC" w:rsidRDefault="00E013D0" w:rsidP="00E013D0">
      <w:pPr>
        <w:rPr>
          <w:rFonts w:cs="Arial"/>
        </w:rPr>
      </w:pPr>
    </w:p>
    <w:p w14:paraId="4B96CB92" w14:textId="77777777" w:rsidR="00E013D0" w:rsidRPr="001518FC" w:rsidRDefault="00DF1EDC" w:rsidP="00E013D0">
      <w:pPr>
        <w:rPr>
          <w:rFonts w:cs="Arial"/>
        </w:rPr>
      </w:pPr>
      <w:r w:rsidRPr="001518FC">
        <w:rPr>
          <w:rFonts w:cs="Arial"/>
        </w:rPr>
        <w:t xml:space="preserve">If the </w:t>
      </w:r>
      <w:r>
        <w:rPr>
          <w:rFonts w:cs="Arial"/>
        </w:rPr>
        <w:t xml:space="preserve">vehicle </w:t>
      </w:r>
      <w:r w:rsidRPr="001518FC">
        <w:rPr>
          <w:rFonts w:cs="Arial"/>
        </w:rPr>
        <w:t>is authorized, but becomes not authorized, there shall be no interruption to the customer’s Wi-Fi Hotspo</w:t>
      </w:r>
      <w:r>
        <w:rPr>
          <w:rFonts w:cs="Arial"/>
        </w:rPr>
        <w:t>t data plan or Wi-Fi service.</w:t>
      </w:r>
    </w:p>
    <w:p w14:paraId="730C6B30" w14:textId="77777777" w:rsidR="008D240F" w:rsidRPr="008D240F" w:rsidRDefault="008D240F" w:rsidP="008D240F">
      <w:pPr>
        <w:pStyle w:val="Heading4"/>
        <w:rPr>
          <w:b w:val="0"/>
          <w:u w:val="single"/>
        </w:rPr>
      </w:pPr>
      <w:r w:rsidRPr="008D240F">
        <w:rPr>
          <w:b w:val="0"/>
          <w:u w:val="single"/>
        </w:rPr>
        <w:t>WFHSv2-REQ-283554/A-Shutting down and powering up the Wi-Fi chipset and WifiHotspotServer</w:t>
      </w:r>
    </w:p>
    <w:p w14:paraId="3E7917C2" w14:textId="77777777" w:rsidR="00E013D0" w:rsidRDefault="00DF1EDC" w:rsidP="00E013D0">
      <w:pPr>
        <w:rPr>
          <w:rFonts w:cs="Arial"/>
        </w:rPr>
      </w:pPr>
      <w:r>
        <w:rPr>
          <w:rFonts w:cs="Arial"/>
        </w:rPr>
        <w:t xml:space="preserve">If the Wi-Fi Hotspot feature is disabled (refer to </w:t>
      </w:r>
      <w:r w:rsidRPr="00647EF8">
        <w:rPr>
          <w:rFonts w:cs="Arial"/>
        </w:rPr>
        <w:t>WFHS</w:t>
      </w:r>
      <w:r>
        <w:rPr>
          <w:rFonts w:cs="Arial"/>
        </w:rPr>
        <w:t>v2</w:t>
      </w:r>
      <w:r w:rsidRPr="00647EF8">
        <w:rPr>
          <w:rFonts w:cs="Arial"/>
        </w:rPr>
        <w:t>-REQ-</w:t>
      </w:r>
      <w:r>
        <w:rPr>
          <w:rFonts w:cs="Arial"/>
        </w:rPr>
        <w:t>283553</w:t>
      </w:r>
      <w:r w:rsidRPr="00647EF8">
        <w:rPr>
          <w:rFonts w:cs="Arial"/>
        </w:rPr>
        <w:t>-WifiHotspotServer EOL configuration for determining Wi-Fi Hotspot feature enablement</w:t>
      </w:r>
      <w:r>
        <w:rPr>
          <w:rFonts w:cs="Arial"/>
        </w:rPr>
        <w:t>), the WifiHotspotServer shall set the CAN signal TCUAvailability_St= Disable. If the WifiHotspotServer is powering up or down and unable to determine if the feature is enabled or disabled, the WifiHotspotServer shall default the CAN signal TCUAvailability_St=NULL.</w:t>
      </w:r>
    </w:p>
    <w:p w14:paraId="4691491D" w14:textId="77777777" w:rsidR="00E013D0" w:rsidRDefault="00E013D0" w:rsidP="00E013D0">
      <w:pPr>
        <w:rPr>
          <w:rFonts w:cs="Arial"/>
        </w:rPr>
      </w:pPr>
    </w:p>
    <w:p w14:paraId="4EAEBCFE" w14:textId="77777777" w:rsidR="00E013D0" w:rsidRDefault="00DF1EDC" w:rsidP="00E013D0">
      <w:pPr>
        <w:rPr>
          <w:rFonts w:cs="Arial"/>
        </w:rPr>
      </w:pPr>
      <w:r>
        <w:rPr>
          <w:rFonts w:cs="Arial"/>
        </w:rPr>
        <w:t xml:space="preserve">If Wi-Fi Hotspot feature is enabled, follow the requirements below: </w:t>
      </w:r>
    </w:p>
    <w:p w14:paraId="209545DA" w14:textId="77777777" w:rsidR="00E013D0" w:rsidRDefault="00E013D0" w:rsidP="00E013D0">
      <w:pPr>
        <w:rPr>
          <w:rFonts w:cs="Arial"/>
        </w:rPr>
      </w:pPr>
    </w:p>
    <w:p w14:paraId="19A56D0D" w14:textId="77777777" w:rsidR="00E013D0" w:rsidRDefault="00DF1EDC" w:rsidP="00E013D0">
      <w:pPr>
        <w:ind w:left="720"/>
        <w:rPr>
          <w:rFonts w:cs="Arial"/>
        </w:rPr>
      </w:pPr>
      <w:r w:rsidRPr="004D4362">
        <w:rPr>
          <w:rFonts w:cs="Arial"/>
        </w:rPr>
        <w:t>When the term “fully functional” is used within this requirement, it implies the WifiHotspotServer is capable of accessing and transmitting its stored Wi-Fi Hotspot settings and is capable of processing Wi-Fi Hotspot related requests from the WifiHotspotOnBoardClient.</w:t>
      </w:r>
      <w:r>
        <w:rPr>
          <w:rFonts w:cs="Arial"/>
        </w:rPr>
        <w:t xml:space="preserve"> Note: the WifiHotspotServer shall be capable of updating settings in memory, but may not necessarily need to be capable of updating the Wi-Fi chipset, in order to be deemed “fully functional”. </w:t>
      </w:r>
      <w:r w:rsidRPr="004D4362">
        <w:rPr>
          <w:rFonts w:cs="Arial"/>
        </w:rPr>
        <w:t xml:space="preserve">The status of </w:t>
      </w:r>
      <w:r>
        <w:rPr>
          <w:rFonts w:cs="Arial"/>
        </w:rPr>
        <w:t>the cellular connection,</w:t>
      </w:r>
      <w:r w:rsidRPr="004D4362">
        <w:rPr>
          <w:rFonts w:cs="Arial"/>
        </w:rPr>
        <w:t xml:space="preserve"> APN initialization </w:t>
      </w:r>
      <w:r>
        <w:rPr>
          <w:rFonts w:cs="Arial"/>
        </w:rPr>
        <w:t xml:space="preserve">and Wi-Fi chipset connectivity and availability </w:t>
      </w:r>
      <w:r w:rsidRPr="004D4362">
        <w:rPr>
          <w:rFonts w:cs="Arial"/>
        </w:rPr>
        <w:t>shall not be taken into consideration when determining if the WifiHotspotServer is “fully functional”. For example, if the WifiHotspotServer has a dropped cellular connection it shall not be deemed “not fully functional”.</w:t>
      </w:r>
      <w:r>
        <w:rPr>
          <w:rFonts w:cs="Arial"/>
        </w:rPr>
        <w:t xml:space="preserve"> Also, if the Wi-Fi chipset has not yet initialized, the WifiHotspotServer may still be considered “fully functional”. </w:t>
      </w:r>
    </w:p>
    <w:p w14:paraId="7A554FAE" w14:textId="77777777" w:rsidR="00E013D0" w:rsidRDefault="00E013D0" w:rsidP="00E013D0">
      <w:pPr>
        <w:rPr>
          <w:rFonts w:cs="Arial"/>
        </w:rPr>
      </w:pPr>
    </w:p>
    <w:p w14:paraId="35DEBCC0" w14:textId="77777777" w:rsidR="00E013D0" w:rsidRDefault="00DF1EDC" w:rsidP="00E013D0">
      <w:pPr>
        <w:ind w:left="720"/>
        <w:rPr>
          <w:rFonts w:cs="Arial"/>
        </w:rPr>
      </w:pPr>
      <w:r w:rsidRPr="00F57550">
        <w:rPr>
          <w:rFonts w:cs="Arial"/>
        </w:rPr>
        <w:t xml:space="preserve">If the </w:t>
      </w:r>
      <w:r w:rsidRPr="00972A66">
        <w:rPr>
          <w:rFonts w:cs="Arial"/>
        </w:rPr>
        <w:t>WifiHotspotServer</w:t>
      </w:r>
      <w:r w:rsidRPr="00F57550">
        <w:rPr>
          <w:rFonts w:cs="Arial"/>
        </w:rPr>
        <w:t xml:space="preserve"> </w:t>
      </w:r>
      <w:r>
        <w:rPr>
          <w:rFonts w:cs="Arial"/>
        </w:rPr>
        <w:t>is beginning to transition to low power registered mode</w:t>
      </w:r>
      <w:r w:rsidRPr="00F57550">
        <w:rPr>
          <w:rFonts w:cs="Arial"/>
        </w:rPr>
        <w:t>, the Wi-Fi man</w:t>
      </w:r>
      <w:r>
        <w:rPr>
          <w:rFonts w:cs="Arial"/>
        </w:rPr>
        <w:t>a</w:t>
      </w:r>
      <w:r w:rsidRPr="00F57550">
        <w:rPr>
          <w:rFonts w:cs="Arial"/>
        </w:rPr>
        <w:t>ger</w:t>
      </w:r>
      <w:r>
        <w:rPr>
          <w:rFonts w:cs="Arial"/>
        </w:rPr>
        <w:t xml:space="preserve"> shall gracefully disconnect all</w:t>
      </w:r>
      <w:r w:rsidRPr="00F57550">
        <w:rPr>
          <w:rFonts w:cs="Arial"/>
        </w:rPr>
        <w:t xml:space="preserve"> clients and shutdown the Wi-Fi component, clear any unused memory and save any persistent memory. </w:t>
      </w:r>
      <w:r>
        <w:rPr>
          <w:rFonts w:cs="Arial"/>
        </w:rPr>
        <w:t>Once the</w:t>
      </w:r>
      <w:r w:rsidRPr="00C77ED9">
        <w:rPr>
          <w:rFonts w:cs="Arial"/>
        </w:rPr>
        <w:t xml:space="preserve"> WifiHotspotServer </w:t>
      </w:r>
      <w:r>
        <w:rPr>
          <w:rFonts w:cs="Arial"/>
        </w:rPr>
        <w:t xml:space="preserve">becomes “not fully functional” during the power down process, the WifiHotspotServer shall </w:t>
      </w:r>
      <w:r w:rsidRPr="00C77ED9">
        <w:rPr>
          <w:rFonts w:cs="Arial"/>
        </w:rPr>
        <w:t>set the CAN signal TCUA</w:t>
      </w:r>
      <w:r>
        <w:rPr>
          <w:rFonts w:cs="Arial"/>
        </w:rPr>
        <w:t>vailability_St to “NULL</w:t>
      </w:r>
      <w:r w:rsidRPr="00C77ED9">
        <w:rPr>
          <w:rFonts w:cs="Arial"/>
        </w:rPr>
        <w:t>” until it fully powers down.</w:t>
      </w:r>
    </w:p>
    <w:p w14:paraId="3CFBD303" w14:textId="77777777" w:rsidR="00E013D0" w:rsidRDefault="00E013D0" w:rsidP="00E013D0">
      <w:pPr>
        <w:rPr>
          <w:rFonts w:cs="Arial"/>
        </w:rPr>
      </w:pPr>
    </w:p>
    <w:p w14:paraId="23DAFBF3" w14:textId="77777777" w:rsidR="00E013D0" w:rsidRPr="0016365D" w:rsidRDefault="00DF1EDC" w:rsidP="00E013D0">
      <w:pPr>
        <w:ind w:left="720"/>
        <w:rPr>
          <w:rFonts w:cs="Arial"/>
        </w:rPr>
      </w:pPr>
      <w:r>
        <w:rPr>
          <w:rFonts w:cs="Arial"/>
        </w:rPr>
        <w:t xml:space="preserve">If the </w:t>
      </w:r>
      <w:r w:rsidRPr="00972A66">
        <w:rPr>
          <w:rFonts w:cs="Arial"/>
        </w:rPr>
        <w:t>WifiHotspotServer</w:t>
      </w:r>
      <w:r>
        <w:rPr>
          <w:rFonts w:cs="Arial"/>
        </w:rPr>
        <w:t xml:space="preserve"> is powering up to any full power mode and the WifiHotspotServer is not fully functional, the WifiHotspotServer shall set the CAN signal TCUAvailability_St status to “NULL”. Once the WifiHotspotServer is fully functional, the </w:t>
      </w:r>
      <w:r w:rsidRPr="00972A66">
        <w:rPr>
          <w:rFonts w:cs="Arial"/>
        </w:rPr>
        <w:t>WifiHotspotServer</w:t>
      </w:r>
      <w:r>
        <w:rPr>
          <w:rFonts w:cs="Arial"/>
        </w:rPr>
        <w:t xml:space="preserve"> shall update its CAN signal TCUAvailability_St = Enable.</w:t>
      </w:r>
    </w:p>
    <w:p w14:paraId="2300554C" w14:textId="77777777" w:rsidR="008D240F" w:rsidRPr="008D240F" w:rsidRDefault="008D240F" w:rsidP="008D240F">
      <w:pPr>
        <w:pStyle w:val="Heading4"/>
        <w:rPr>
          <w:b w:val="0"/>
          <w:u w:val="single"/>
        </w:rPr>
      </w:pPr>
      <w:r w:rsidRPr="008D240F">
        <w:rPr>
          <w:b w:val="0"/>
          <w:u w:val="single"/>
        </w:rPr>
        <w:t>WFHS-REQ-191905/A-Wi-Fi networking rules</w:t>
      </w:r>
    </w:p>
    <w:p w14:paraId="5ED50B0A" w14:textId="77777777" w:rsidR="00E013D0" w:rsidRPr="001425CB" w:rsidRDefault="00DF1EDC" w:rsidP="00E013D0">
      <w:pPr>
        <w:rPr>
          <w:rFonts w:cs="Arial"/>
        </w:rPr>
      </w:pPr>
      <w:r w:rsidRPr="001425CB">
        <w:rPr>
          <w:rFonts w:cs="Arial"/>
        </w:rPr>
        <w:t xml:space="preserve">The </w:t>
      </w:r>
      <w:r w:rsidRPr="000C556F">
        <w:rPr>
          <w:rFonts w:cs="Arial"/>
        </w:rPr>
        <w:t>WifiHotspotServer</w:t>
      </w:r>
      <w:r w:rsidRPr="001425CB">
        <w:rPr>
          <w:rFonts w:cs="Arial"/>
        </w:rPr>
        <w:t xml:space="preserve"> shall implement a set of networking and firewall rules to generally restrict external network access while allowing users connected to the Wi-Fi network to access the public Internet. These requirements shall be defined in </w:t>
      </w:r>
      <w:r>
        <w:rPr>
          <w:rFonts w:cs="Arial"/>
        </w:rPr>
        <w:t>Internet Gateway Specification.</w:t>
      </w:r>
    </w:p>
    <w:p w14:paraId="2E1574F2" w14:textId="77777777" w:rsidR="00E013D0" w:rsidRDefault="00E013D0" w:rsidP="00E013D0"/>
    <w:p w14:paraId="08343A7D" w14:textId="77777777" w:rsidR="008D240F" w:rsidRPr="008D240F" w:rsidRDefault="008D240F" w:rsidP="008D240F">
      <w:pPr>
        <w:pStyle w:val="Heading4"/>
        <w:rPr>
          <w:b w:val="0"/>
          <w:u w:val="single"/>
        </w:rPr>
      </w:pPr>
      <w:r w:rsidRPr="008D240F">
        <w:rPr>
          <w:b w:val="0"/>
          <w:u w:val="single"/>
        </w:rPr>
        <w:t>WFHSv2-REQ-315645/A-AP connection rules</w:t>
      </w:r>
    </w:p>
    <w:p w14:paraId="56B48754" w14:textId="77777777" w:rsidR="00E013D0" w:rsidRPr="00AA5A8D" w:rsidRDefault="00DF1EDC" w:rsidP="00E013D0">
      <w:pPr>
        <w:rPr>
          <w:rFonts w:cs="Arial"/>
        </w:rPr>
      </w:pPr>
      <w:r>
        <w:rPr>
          <w:rFonts w:cs="Arial"/>
          <w:lang w:val="en-GB"/>
        </w:rPr>
        <w:t>WEP and WAP shall not be</w:t>
      </w:r>
      <w:r w:rsidRPr="00785C05">
        <w:rPr>
          <w:rFonts w:cs="Arial"/>
          <w:lang w:val="en-GB"/>
        </w:rPr>
        <w:t xml:space="preserve"> supported.</w:t>
      </w:r>
      <w:r w:rsidRPr="00785C05">
        <w:rPr>
          <w:rFonts w:cs="Arial"/>
        </w:rPr>
        <w:t xml:space="preserve"> </w:t>
      </w:r>
      <w:r w:rsidRPr="00785C05">
        <w:rPr>
          <w:rFonts w:cs="Arial"/>
          <w:lang w:val="en-GB"/>
        </w:rPr>
        <w:t>Wi-Fi should default to operate with WPA2 s</w:t>
      </w:r>
      <w:r>
        <w:rPr>
          <w:rFonts w:cs="Arial"/>
          <w:lang w:val="en-GB"/>
        </w:rPr>
        <w:t>ecurity enabled.</w:t>
      </w:r>
    </w:p>
    <w:p w14:paraId="66B88B03" w14:textId="77777777" w:rsidR="008D240F" w:rsidRPr="008D240F" w:rsidRDefault="008D240F" w:rsidP="008D240F">
      <w:pPr>
        <w:pStyle w:val="Heading4"/>
        <w:rPr>
          <w:b w:val="0"/>
          <w:u w:val="single"/>
        </w:rPr>
      </w:pPr>
      <w:r w:rsidRPr="008D240F">
        <w:rPr>
          <w:b w:val="0"/>
          <w:u w:val="single"/>
        </w:rPr>
        <w:t>WFHSv2-REQ-281705/C-Wi-Fi Chipset AP and STA mode</w:t>
      </w:r>
    </w:p>
    <w:p w14:paraId="50B9E8B3" w14:textId="77777777" w:rsidR="00E013D0" w:rsidRDefault="00DF1EDC" w:rsidP="00E013D0">
      <w:pPr>
        <w:rPr>
          <w:rFonts w:cs="Arial"/>
        </w:rPr>
      </w:pPr>
      <w:r w:rsidRPr="00AA283A">
        <w:rPr>
          <w:rFonts w:cs="Arial"/>
        </w:rPr>
        <w:t xml:space="preserve">The WifiHotspotServer shall enable the Wi-Fi chipset to be in Hotspot mode once the WifiHotspotServer </w:t>
      </w:r>
      <w:r>
        <w:rPr>
          <w:rFonts w:cs="Arial"/>
        </w:rPr>
        <w:t>has become provisioned</w:t>
      </w:r>
      <w:r w:rsidRPr="00AA283A">
        <w:rPr>
          <w:rFonts w:cs="Arial"/>
        </w:rPr>
        <w:t xml:space="preserve">. </w:t>
      </w:r>
      <w:r>
        <w:rPr>
          <w:rFonts w:cs="Arial"/>
        </w:rPr>
        <w:t xml:space="preserve">Refer to the Authorization Status DID to determine provisioning status. </w:t>
      </w:r>
      <w:r w:rsidRPr="00AA283A">
        <w:rPr>
          <w:rFonts w:cs="Arial"/>
        </w:rPr>
        <w:t>The Wi-Fi Hotspot shall be given top cellular bandwidth priority while the hotspot is in use.</w:t>
      </w:r>
    </w:p>
    <w:p w14:paraId="0721097A" w14:textId="77777777" w:rsidR="008D240F" w:rsidRPr="008D240F" w:rsidRDefault="008D240F" w:rsidP="008D240F">
      <w:pPr>
        <w:pStyle w:val="Heading4"/>
        <w:rPr>
          <w:b w:val="0"/>
          <w:u w:val="single"/>
        </w:rPr>
      </w:pPr>
      <w:r w:rsidRPr="008D240F">
        <w:rPr>
          <w:b w:val="0"/>
          <w:u w:val="single"/>
        </w:rPr>
        <w:t>WFHSv2-REQ-283570/A-Operating on the 2.4 GHz band in AP mode</w:t>
      </w:r>
    </w:p>
    <w:p w14:paraId="197536C2" w14:textId="77777777" w:rsidR="00E013D0" w:rsidRDefault="00DF1EDC" w:rsidP="00E013D0">
      <w:pPr>
        <w:rPr>
          <w:rFonts w:cs="Arial"/>
        </w:rPr>
      </w:pPr>
      <w:r>
        <w:rPr>
          <w:rFonts w:cs="Arial"/>
        </w:rPr>
        <w:t xml:space="preserve">The Wi-Fi chipset shall support both current and legacy Wi-Fi devices while in AP mode. </w:t>
      </w:r>
    </w:p>
    <w:p w14:paraId="40C2751C" w14:textId="77777777" w:rsidR="00E013D0" w:rsidRDefault="00E013D0" w:rsidP="00E013D0">
      <w:pPr>
        <w:rPr>
          <w:rFonts w:cs="Arial"/>
        </w:rPr>
      </w:pPr>
    </w:p>
    <w:p w14:paraId="7F139BB1" w14:textId="77777777" w:rsidR="00E013D0" w:rsidRDefault="00DF1EDC" w:rsidP="00E013D0">
      <w:pPr>
        <w:rPr>
          <w:rFonts w:cs="Arial"/>
        </w:rPr>
      </w:pPr>
      <w:r>
        <w:rPr>
          <w:rFonts w:cs="Arial"/>
        </w:rPr>
        <w:t xml:space="preserve">The </w:t>
      </w:r>
      <w:r w:rsidRPr="003D55E2">
        <w:rPr>
          <w:rFonts w:cs="Arial"/>
        </w:rPr>
        <w:t>WifiHotspotServer</w:t>
      </w:r>
      <w:r>
        <w:rPr>
          <w:rFonts w:cs="Arial"/>
        </w:rPr>
        <w:t xml:space="preserve"> shall operate on the 2.4 GHz band and 5 GHz band simultaneously while in AP mode </w:t>
      </w:r>
      <w:r w:rsidRPr="00406ACC">
        <w:rPr>
          <w:rFonts w:cs="Arial"/>
        </w:rPr>
        <w:t>(refer to WFHS</w:t>
      </w:r>
      <w:r>
        <w:rPr>
          <w:rFonts w:cs="Arial"/>
        </w:rPr>
        <w:t>v2</w:t>
      </w:r>
      <w:r w:rsidRPr="00406ACC">
        <w:rPr>
          <w:rFonts w:cs="Arial"/>
        </w:rPr>
        <w:t>-REQ-</w:t>
      </w:r>
      <w:r>
        <w:rPr>
          <w:rFonts w:cs="Arial"/>
        </w:rPr>
        <w:t>281705</w:t>
      </w:r>
      <w:r w:rsidRPr="00406ACC">
        <w:rPr>
          <w:rFonts w:cs="Arial"/>
        </w:rPr>
        <w:t>-Wi-Fi Chipset AP and STA mode</w:t>
      </w:r>
      <w:r>
        <w:rPr>
          <w:rFonts w:cs="Arial"/>
        </w:rPr>
        <w:t>) to support all devices.</w:t>
      </w:r>
    </w:p>
    <w:p w14:paraId="2E48E46A" w14:textId="77777777" w:rsidR="00E013D0" w:rsidRDefault="00E013D0" w:rsidP="00E013D0">
      <w:pPr>
        <w:rPr>
          <w:rFonts w:cs="Arial"/>
        </w:rPr>
      </w:pPr>
    </w:p>
    <w:p w14:paraId="3D6F8DF3" w14:textId="77777777" w:rsidR="00E013D0" w:rsidRPr="00C2081F" w:rsidRDefault="00DF1EDC" w:rsidP="00E013D0">
      <w:pPr>
        <w:rPr>
          <w:rFonts w:cs="Arial"/>
        </w:rPr>
      </w:pPr>
      <w:r w:rsidRPr="00B92F61">
        <w:rPr>
          <w:rFonts w:cs="Arial"/>
        </w:rPr>
        <w:t>If the WifiHotspotServer is limited to operate on one band only, the WifiHotspotServer shall default to operate on the 5 GHz band while in AP mode. The WifiHotspotServer shall be capable of receiving an OTA update or a request via CAN messaging to switch the Wi-Fi chipset from operating on the 2.4 GHz band to the 5 GHz band and vice versa (parameter Hotspot_Operational_Band). This parameter shall also be configurable via EOL.</w:t>
      </w:r>
    </w:p>
    <w:p w14:paraId="7BA57C24" w14:textId="77777777" w:rsidR="008D240F" w:rsidRPr="008D240F" w:rsidRDefault="008D240F" w:rsidP="008D240F">
      <w:pPr>
        <w:pStyle w:val="Heading4"/>
        <w:rPr>
          <w:b w:val="0"/>
          <w:u w:val="single"/>
        </w:rPr>
      </w:pPr>
      <w:r w:rsidRPr="008D240F">
        <w:rPr>
          <w:b w:val="0"/>
          <w:u w:val="single"/>
        </w:rPr>
        <w:t>WFHS-REQ-192124/A-Number of key strokes on WifiHotspotOnBoardClient display needed to view the Wi-Fi Hotspot feature</w:t>
      </w:r>
    </w:p>
    <w:p w14:paraId="16985B41" w14:textId="77777777" w:rsidR="00E013D0" w:rsidRDefault="00DF1EDC" w:rsidP="00E013D0">
      <w:r>
        <w:rPr>
          <w:rFonts w:cs="Arial"/>
        </w:rPr>
        <w:t xml:space="preserve">The vehicle occupant shall be able to locate the Wi-Fi Hotspot feature in the </w:t>
      </w:r>
      <w:r w:rsidRPr="00F474D2">
        <w:rPr>
          <w:rFonts w:cs="Arial"/>
        </w:rPr>
        <w:t>WifiHotspotOnBoardClient</w:t>
      </w:r>
      <w:r>
        <w:rPr>
          <w:rFonts w:cs="Arial"/>
        </w:rPr>
        <w:t xml:space="preserve"> display in no more than 2 key strokes. </w:t>
      </w:r>
    </w:p>
    <w:p w14:paraId="6DF18EEC" w14:textId="77777777" w:rsidR="008D240F" w:rsidRPr="008D240F" w:rsidRDefault="008D240F" w:rsidP="008D240F">
      <w:pPr>
        <w:pStyle w:val="Heading4"/>
        <w:rPr>
          <w:b w:val="0"/>
          <w:u w:val="single"/>
        </w:rPr>
      </w:pPr>
      <w:r w:rsidRPr="008D240F">
        <w:rPr>
          <w:b w:val="0"/>
          <w:u w:val="single"/>
        </w:rPr>
        <w:t>WFHSv2-REQ-283553/A-WifiHotspotServer EOL configuration for determining Wi-Fi Hotspot feature enablement</w:t>
      </w:r>
    </w:p>
    <w:p w14:paraId="6704EA6B" w14:textId="77777777" w:rsidR="00E013D0" w:rsidRPr="00EA6DB5" w:rsidRDefault="00DF1EDC" w:rsidP="00E013D0">
      <w:pPr>
        <w:rPr>
          <w:rFonts w:cs="Arial"/>
        </w:rPr>
      </w:pPr>
      <w:r w:rsidRPr="00EA6DB5">
        <w:rPr>
          <w:rFonts w:cs="Arial"/>
        </w:rPr>
        <w:t xml:space="preserve">The parameter Wi-Fi_Hotspot_Feature_Enabled shall be configurable via Ford Motor Company’s EOL process or by an OTA update. The WifiHotspotServer shall be able to detect if it is Wi-Fi capable or not (i.e. by a part number or by detecting if there is a Wi-Fi chipset populated or not, etc.). Thus, a WifiHotspotServer may be Wi-Fi capable, but may have its Wi-Fi Hotspot feature not enabled.  </w:t>
      </w:r>
    </w:p>
    <w:p w14:paraId="42A20049" w14:textId="77777777" w:rsidR="00E013D0" w:rsidRPr="00EA6DB5" w:rsidRDefault="00E013D0" w:rsidP="00E013D0">
      <w:pPr>
        <w:rPr>
          <w:rFonts w:cs="Arial"/>
        </w:rPr>
      </w:pPr>
    </w:p>
    <w:p w14:paraId="5BF1BC32" w14:textId="77777777" w:rsidR="00E013D0" w:rsidRPr="00EA6DB5" w:rsidRDefault="00DF1EDC" w:rsidP="00E013D0">
      <w:pPr>
        <w:rPr>
          <w:rFonts w:cs="Arial"/>
        </w:rPr>
      </w:pPr>
      <w:r w:rsidRPr="00EA6DB5">
        <w:rPr>
          <w:rFonts w:cs="Arial"/>
        </w:rPr>
        <w:t>If the Wi-Fi_Hotspot_Feature_Enabled configuration is set to No, the WifiHotspotServer shall disable the feature and shall not be required to monitor/transmit any of the CAN signals (except TCUAvailability_St, WifiHotspotMAC_Rq and WifiHotspotMAC_Rsp) defined in this document, unless separate features require the WifiHotspotServer to and specify so in separate documents. The WifiHotspotServer shall always transmit the TCUAvailability_St CAN signal regardless of the Wi-Fi Hotspot feature enablement state. The WifiHotspotServer shall also be required to monitor the CAN signal WifiHotspotMAC_Rq and transmit the response signal WifiHotspotMAC_Rsp (refer to WFHS</w:t>
      </w:r>
      <w:r>
        <w:rPr>
          <w:rFonts w:cs="Arial"/>
        </w:rPr>
        <w:t>v2</w:t>
      </w:r>
      <w:r w:rsidRPr="00EA6DB5">
        <w:rPr>
          <w:rFonts w:cs="Arial"/>
        </w:rPr>
        <w:t>-REQ-</w:t>
      </w:r>
      <w:r>
        <w:rPr>
          <w:rFonts w:cs="Arial"/>
        </w:rPr>
        <w:t>274812</w:t>
      </w:r>
      <w:r w:rsidRPr="00EA6DB5">
        <w:rPr>
          <w:rFonts w:cs="Arial"/>
        </w:rPr>
        <w:t xml:space="preserve">-Transferring MAC Address). The Wi-Fi chipset shall be turned off and kept off, not allowing any transmission of Wi-Fi signals, while the feature is disabled. The WifiHotspotServer shall set the CAN signal TCUAvailability_St=Disable. </w:t>
      </w:r>
    </w:p>
    <w:p w14:paraId="63CDB589" w14:textId="77777777" w:rsidR="00E013D0" w:rsidRPr="00EA6DB5" w:rsidRDefault="00E013D0" w:rsidP="00E013D0">
      <w:pPr>
        <w:rPr>
          <w:rFonts w:cs="Arial"/>
        </w:rPr>
      </w:pPr>
    </w:p>
    <w:p w14:paraId="65BA2DC5" w14:textId="77777777" w:rsidR="00E013D0" w:rsidRPr="00EA6DB5" w:rsidRDefault="00DF1EDC" w:rsidP="00E013D0">
      <w:pPr>
        <w:rPr>
          <w:rFonts w:cs="Arial"/>
        </w:rPr>
      </w:pPr>
      <w:r w:rsidRPr="00EA6DB5">
        <w:rPr>
          <w:rFonts w:cs="Arial"/>
        </w:rPr>
        <w:t>If the configuration is set to Yes, the WifiHotspotServer shall enable the feature and meet all of the requirements in this document and shall be required to monitor/transmit all server specified CAN signals defined in this document. The WifiHotspotServer shall set the CAN signal TCUAvailability_St = Enable.</w:t>
      </w:r>
    </w:p>
    <w:p w14:paraId="327AD913" w14:textId="77777777" w:rsidR="00E013D0" w:rsidRPr="00EA6DB5" w:rsidRDefault="00E013D0" w:rsidP="00E013D0">
      <w:pPr>
        <w:rPr>
          <w:rFonts w:cs="Arial"/>
        </w:rPr>
      </w:pPr>
    </w:p>
    <w:p w14:paraId="2DE68712" w14:textId="77777777" w:rsidR="00E013D0" w:rsidRPr="00EA6DB5" w:rsidRDefault="00DF1EDC" w:rsidP="00E013D0">
      <w:pPr>
        <w:rPr>
          <w:rFonts w:cs="Arial"/>
        </w:rPr>
      </w:pPr>
      <w:r w:rsidRPr="00EA6DB5">
        <w:rPr>
          <w:rFonts w:cs="Arial"/>
        </w:rPr>
        <w:t xml:space="preserve">A WifiHotspotServer shall never be allowed to have its Wi-Fi Hotspot feature enabled if it is not Wi-Fi capable. If the WifiHotspotServer is NOT Wi-Fi capable but was mistakenly configured as Wi-Fi enabled via Ford’s EOL process or via OTA, the WifiHotspotServer shall override the enabled configuration with the capable configuration. </w:t>
      </w:r>
    </w:p>
    <w:p w14:paraId="7FD876DB" w14:textId="77777777" w:rsidR="00E013D0" w:rsidRPr="00EA6DB5" w:rsidRDefault="00E013D0" w:rsidP="00E013D0">
      <w:pPr>
        <w:rPr>
          <w:rFonts w:cs="Arial"/>
        </w:rPr>
      </w:pPr>
    </w:p>
    <w:p w14:paraId="2E54AE0A" w14:textId="77777777" w:rsidR="00E013D0" w:rsidRPr="00EA6DB5" w:rsidRDefault="00DF1EDC" w:rsidP="00E013D0">
      <w:pPr>
        <w:rPr>
          <w:rFonts w:cs="Arial"/>
        </w:rPr>
      </w:pPr>
      <w:r w:rsidRPr="00EA6DB5">
        <w:rPr>
          <w:rFonts w:cs="Arial"/>
        </w:rPr>
        <w:t>If the WifiHotspotServer is configured as Wi-Fi capable but does not have its Wi-Fi Hotspot feature enabled, the WifiHotspotServer shall set the Wi-Fi_Hotspot_Feature_Enabled field as NOT Wi-Fi enabled.</w:t>
      </w:r>
    </w:p>
    <w:p w14:paraId="01A5807E" w14:textId="77777777" w:rsidR="00E013D0" w:rsidRPr="00EA6DB5" w:rsidRDefault="00E013D0" w:rsidP="00E013D0">
      <w:pPr>
        <w:rPr>
          <w:rFonts w:cs="Arial"/>
        </w:rPr>
      </w:pPr>
    </w:p>
    <w:p w14:paraId="453F007E" w14:textId="77777777" w:rsidR="00E013D0" w:rsidRPr="00EA6DB5" w:rsidRDefault="00DF1EDC" w:rsidP="00E013D0">
      <w:pPr>
        <w:rPr>
          <w:rFonts w:cs="Arial"/>
        </w:rPr>
      </w:pPr>
      <w:r w:rsidRPr="00EA6DB5">
        <w:rPr>
          <w:rFonts w:cs="Arial"/>
        </w:rPr>
        <w:t>If the WifiHotspotServer is configured as Wi-Fi capable AND Wi-Fi Hotspot enabled, the WifiHotspotServer shall set the Wi-Fi_Hotspot_Feature_Enabled field to Wi-Fi enabled.</w:t>
      </w:r>
    </w:p>
    <w:p w14:paraId="1D02CDC0" w14:textId="77777777" w:rsidR="00E013D0" w:rsidRPr="00EA6DB5" w:rsidRDefault="00E013D0" w:rsidP="00E013D0">
      <w:pPr>
        <w:rPr>
          <w:rFonts w:cs="Arial"/>
        </w:rPr>
      </w:pPr>
    </w:p>
    <w:p w14:paraId="0F9BF3E1" w14:textId="77777777" w:rsidR="00E013D0" w:rsidRPr="00EA6DB5" w:rsidRDefault="00DF1EDC" w:rsidP="00E013D0">
      <w:pPr>
        <w:rPr>
          <w:rFonts w:cs="Arial"/>
        </w:rPr>
      </w:pPr>
      <w:r w:rsidRPr="00EA6DB5">
        <w:rPr>
          <w:rFonts w:cs="Arial"/>
        </w:rPr>
        <w:t>The Wi-Fi_Hotspot_Feature_Enabled parameter shall be defaulted to Yes. The parameter shall also be configurable via OTA.</w:t>
      </w:r>
    </w:p>
    <w:p w14:paraId="6CE7A9E5" w14:textId="77777777" w:rsidR="008D240F" w:rsidRPr="008D240F" w:rsidRDefault="008D240F" w:rsidP="008D240F">
      <w:pPr>
        <w:pStyle w:val="Heading4"/>
        <w:rPr>
          <w:b w:val="0"/>
          <w:u w:val="single"/>
        </w:rPr>
      </w:pPr>
      <w:r w:rsidRPr="008D240F">
        <w:rPr>
          <w:b w:val="0"/>
          <w:u w:val="single"/>
        </w:rPr>
        <w:t>WFHSv2-REQ-283563/A-WifiHotspotServer over-the-air software updates</w:t>
      </w:r>
    </w:p>
    <w:p w14:paraId="0E6DA803" w14:textId="77777777" w:rsidR="00E013D0" w:rsidRPr="000C73F8" w:rsidRDefault="00DF1EDC" w:rsidP="00E013D0">
      <w:pPr>
        <w:rPr>
          <w:rFonts w:cs="Arial"/>
        </w:rPr>
      </w:pPr>
      <w:r w:rsidRPr="000C73F8">
        <w:rPr>
          <w:rFonts w:cs="Arial"/>
        </w:rPr>
        <w:t>The Wi-Fi Hotspot feature shall be made</w:t>
      </w:r>
      <w:r>
        <w:rPr>
          <w:rFonts w:cs="Arial"/>
        </w:rPr>
        <w:t xml:space="preserve"> up</w:t>
      </w:r>
      <w:r w:rsidRPr="000C73F8">
        <w:rPr>
          <w:rFonts w:cs="Arial"/>
        </w:rPr>
        <w:t xml:space="preserve"> of different pieces of software components that may reside on the </w:t>
      </w:r>
      <w:r w:rsidRPr="002D0E16">
        <w:rPr>
          <w:rFonts w:cs="Arial"/>
        </w:rPr>
        <w:t>WifiHotspotServer</w:t>
      </w:r>
      <w:r w:rsidRPr="000C73F8">
        <w:rPr>
          <w:rFonts w:cs="Arial"/>
        </w:rPr>
        <w:t xml:space="preserve"> processor as a Wi-Fi application manager, on the Wi-Fi chipset, SDIO drivers, etc. The OTA update process shall flash all Wi-Fi hotspot software components. There are two implementations for the Wi-Fi OTA updates:</w:t>
      </w:r>
    </w:p>
    <w:p w14:paraId="1FD32B45" w14:textId="77777777" w:rsidR="00E013D0" w:rsidRPr="000C73F8" w:rsidRDefault="00E013D0" w:rsidP="00E013D0">
      <w:pPr>
        <w:rPr>
          <w:rFonts w:cs="Arial"/>
        </w:rPr>
      </w:pPr>
    </w:p>
    <w:p w14:paraId="032FC80B" w14:textId="77777777" w:rsidR="00E013D0" w:rsidRPr="000C73F8" w:rsidRDefault="00DF1EDC" w:rsidP="00E013D0">
      <w:pPr>
        <w:rPr>
          <w:rFonts w:cs="Arial"/>
        </w:rPr>
      </w:pPr>
      <w:r w:rsidRPr="000C73F8">
        <w:rPr>
          <w:rFonts w:cs="Arial"/>
        </w:rPr>
        <w:t xml:space="preserve">The first approach that shall be implemented is:                </w:t>
      </w:r>
    </w:p>
    <w:p w14:paraId="5B19F688" w14:textId="77777777" w:rsidR="00E013D0" w:rsidRPr="000C73F8" w:rsidRDefault="00DF1EDC" w:rsidP="00DF1EDC">
      <w:pPr>
        <w:numPr>
          <w:ilvl w:val="0"/>
          <w:numId w:val="21"/>
        </w:numPr>
      </w:pPr>
      <w:r w:rsidRPr="000C73F8">
        <w:t>The Wi-Fi OTA update shall be tied to the OTA update of th</w:t>
      </w:r>
      <w:r>
        <w:t>e WifiHotspotServer</w:t>
      </w:r>
      <w:r w:rsidRPr="000C73F8">
        <w:t xml:space="preserve"> software and they shall share the same part number</w:t>
      </w:r>
    </w:p>
    <w:p w14:paraId="0E13A384" w14:textId="77777777" w:rsidR="00E013D0" w:rsidRPr="000C73F8" w:rsidRDefault="00E013D0" w:rsidP="00E013D0">
      <w:pPr>
        <w:rPr>
          <w:rFonts w:cs="Arial"/>
        </w:rPr>
      </w:pPr>
    </w:p>
    <w:p w14:paraId="2274BCD9" w14:textId="77777777" w:rsidR="00E013D0" w:rsidRPr="000C73F8" w:rsidRDefault="00DF1EDC" w:rsidP="00E013D0">
      <w:pPr>
        <w:rPr>
          <w:rFonts w:cs="Arial"/>
        </w:rPr>
      </w:pPr>
      <w:r w:rsidRPr="000C73F8">
        <w:rPr>
          <w:rFonts w:cs="Arial"/>
        </w:rPr>
        <w:t>The second approach that shall be considered for future implementation is:</w:t>
      </w:r>
    </w:p>
    <w:p w14:paraId="737D85A7" w14:textId="77777777" w:rsidR="00E013D0" w:rsidRPr="000C73F8" w:rsidRDefault="00DF1EDC" w:rsidP="00DF1EDC">
      <w:pPr>
        <w:numPr>
          <w:ilvl w:val="0"/>
          <w:numId w:val="21"/>
        </w:numPr>
      </w:pPr>
      <w:r w:rsidRPr="000C73F8">
        <w:t>The Wi-Fi OTA upd</w:t>
      </w:r>
      <w:r>
        <w:t>ate may be separate from the WifiHotspotServer</w:t>
      </w:r>
      <w:r w:rsidRPr="000C73F8">
        <w:t xml:space="preserve"> software update where each may have its own software part number. This approach s</w:t>
      </w:r>
      <w:r>
        <w:t>hall be considered for later WifiHotspotServer</w:t>
      </w:r>
      <w:r w:rsidRPr="000C73F8">
        <w:t xml:space="preserve"> generations</w:t>
      </w:r>
    </w:p>
    <w:p w14:paraId="317D5A0B" w14:textId="77777777" w:rsidR="00E013D0" w:rsidRPr="000C73F8" w:rsidRDefault="00E013D0" w:rsidP="00E013D0">
      <w:pPr>
        <w:rPr>
          <w:rFonts w:cs="Arial"/>
        </w:rPr>
      </w:pPr>
    </w:p>
    <w:p w14:paraId="30F433EF" w14:textId="77777777" w:rsidR="00E013D0" w:rsidRPr="000C73F8" w:rsidRDefault="00DF1EDC" w:rsidP="00E013D0">
      <w:pPr>
        <w:rPr>
          <w:rFonts w:cs="Arial"/>
        </w:rPr>
      </w:pPr>
      <w:r>
        <w:rPr>
          <w:rFonts w:cs="Arial"/>
        </w:rPr>
        <w:t>If the WifiHotspotServer</w:t>
      </w:r>
      <w:r w:rsidRPr="000C73F8">
        <w:rPr>
          <w:rFonts w:cs="Arial"/>
        </w:rPr>
        <w:t xml:space="preserve"> re-flashes its software due to an OTA SW update it shall gracefully disconnect</w:t>
      </w:r>
      <w:r>
        <w:rPr>
          <w:rFonts w:cs="Arial"/>
        </w:rPr>
        <w:t xml:space="preserve"> all Wi-Fi clients. When the WifiHotspotServer</w:t>
      </w:r>
      <w:r w:rsidRPr="000C73F8">
        <w:rPr>
          <w:rFonts w:cs="Arial"/>
        </w:rPr>
        <w:t xml:space="preserve"> finishes re-flashing its software, it shall restore all previous Wi-Fi settings listed in </w:t>
      </w:r>
      <w:r w:rsidRPr="00E20591">
        <w:rPr>
          <w:rFonts w:cs="Arial"/>
        </w:rPr>
        <w:t>WFHS</w:t>
      </w:r>
      <w:r>
        <w:rPr>
          <w:rFonts w:cs="Arial"/>
        </w:rPr>
        <w:t>v2</w:t>
      </w:r>
      <w:r w:rsidRPr="00E20591">
        <w:rPr>
          <w:rFonts w:cs="Arial"/>
        </w:rPr>
        <w:t>-REQ-</w:t>
      </w:r>
      <w:r>
        <w:rPr>
          <w:rFonts w:cs="Arial"/>
        </w:rPr>
        <w:t>283559</w:t>
      </w:r>
      <w:r w:rsidRPr="00E20591">
        <w:rPr>
          <w:rFonts w:cs="Arial"/>
        </w:rPr>
        <w:t>-Wi-Fi Hotspot reset</w:t>
      </w:r>
      <w:r>
        <w:rPr>
          <w:rFonts w:cs="Arial"/>
        </w:rPr>
        <w:t xml:space="preserve"> settings.</w:t>
      </w:r>
    </w:p>
    <w:p w14:paraId="23792CCC" w14:textId="77777777" w:rsidR="008D240F" w:rsidRPr="008D240F" w:rsidRDefault="008D240F" w:rsidP="008D240F">
      <w:pPr>
        <w:pStyle w:val="Heading4"/>
        <w:rPr>
          <w:b w:val="0"/>
          <w:u w:val="single"/>
        </w:rPr>
      </w:pPr>
      <w:r w:rsidRPr="008D240F">
        <w:rPr>
          <w:b w:val="0"/>
          <w:u w:val="single"/>
        </w:rPr>
        <w:t>WFHSv2-REQ-274879/A-FTCP messaging between WifiHotspotServer and WifiHotspotOffBoardClient</w:t>
      </w:r>
    </w:p>
    <w:p w14:paraId="7AB840D5" w14:textId="77777777" w:rsidR="00E013D0" w:rsidRPr="004000EB" w:rsidRDefault="00DF1EDC" w:rsidP="00E013D0">
      <w:pPr>
        <w:rPr>
          <w:rFonts w:cs="Arial"/>
        </w:rPr>
      </w:pPr>
      <w:r w:rsidRPr="004000EB">
        <w:rPr>
          <w:rFonts w:cs="Arial"/>
        </w:rPr>
        <w:t>All interactions between the WifiHotspotServer and WifiHotspotOffBoardClient shall follow the Ford Telematics Control Protocol (FTCP), in conjunction with the Ford Cloud Interface on the WifiHotspotGateway.</w:t>
      </w:r>
    </w:p>
    <w:p w14:paraId="099C2A76" w14:textId="77777777" w:rsidR="00E013D0" w:rsidRPr="004000EB" w:rsidRDefault="00E013D0" w:rsidP="00E013D0">
      <w:pPr>
        <w:rPr>
          <w:rFonts w:cs="Arial"/>
        </w:rPr>
      </w:pPr>
    </w:p>
    <w:p w14:paraId="4715A6BE" w14:textId="77777777" w:rsidR="00E013D0" w:rsidRPr="00DD1FA5" w:rsidRDefault="00DF1EDC" w:rsidP="00E013D0">
      <w:pPr>
        <w:rPr>
          <w:rFonts w:cs="Arial"/>
        </w:rPr>
      </w:pPr>
      <w:r w:rsidRPr="004000EB">
        <w:rPr>
          <w:rFonts w:cs="Arial"/>
        </w:rPr>
        <w:t xml:space="preserve">The FTCP </w:t>
      </w:r>
      <w:r>
        <w:rPr>
          <w:rFonts w:cs="Arial"/>
        </w:rPr>
        <w:t xml:space="preserve">Specification </w:t>
      </w:r>
      <w:r w:rsidRPr="004000EB">
        <w:rPr>
          <w:rFonts w:cs="Arial"/>
        </w:rPr>
        <w:t xml:space="preserve">shall define all the </w:t>
      </w:r>
      <w:r>
        <w:rPr>
          <w:rFonts w:cs="Arial"/>
        </w:rPr>
        <w:t>alerts, queries, commands, and resposnes</w:t>
      </w:r>
      <w:r w:rsidRPr="004000EB">
        <w:rPr>
          <w:rFonts w:cs="Arial"/>
        </w:rPr>
        <w:t xml:space="preserve"> </w:t>
      </w:r>
      <w:r>
        <w:rPr>
          <w:rFonts w:cs="Arial"/>
        </w:rPr>
        <w:t xml:space="preserve">required for this feature, while the </w:t>
      </w:r>
      <w:r w:rsidRPr="004000EB">
        <w:rPr>
          <w:rFonts w:cs="Arial"/>
        </w:rPr>
        <w:t>FNV2-FCI Protocol SPSS</w:t>
      </w:r>
      <w:r>
        <w:rPr>
          <w:rFonts w:cs="Arial"/>
        </w:rPr>
        <w:t xml:space="preserve"> </w:t>
      </w:r>
      <w:r w:rsidRPr="004000EB">
        <w:rPr>
          <w:rFonts w:cs="Arial"/>
        </w:rPr>
        <w:t xml:space="preserve">shall define the method by which these </w:t>
      </w:r>
      <w:r>
        <w:rPr>
          <w:rFonts w:cs="Arial"/>
        </w:rPr>
        <w:t xml:space="preserve">items </w:t>
      </w:r>
      <w:r w:rsidRPr="004000EB">
        <w:rPr>
          <w:rFonts w:cs="Arial"/>
        </w:rPr>
        <w:t xml:space="preserve">are </w:t>
      </w:r>
      <w:r>
        <w:rPr>
          <w:rFonts w:cs="Arial"/>
        </w:rPr>
        <w:t xml:space="preserve">requested and </w:t>
      </w:r>
      <w:r w:rsidRPr="004000EB">
        <w:rPr>
          <w:rFonts w:cs="Arial"/>
        </w:rPr>
        <w:t>transmitted using SoA.</w:t>
      </w:r>
    </w:p>
    <w:p w14:paraId="24AA9181" w14:textId="77777777" w:rsidR="008D240F" w:rsidRPr="008D240F" w:rsidRDefault="008D240F" w:rsidP="008D240F">
      <w:pPr>
        <w:pStyle w:val="Heading4"/>
        <w:rPr>
          <w:b w:val="0"/>
          <w:u w:val="single"/>
        </w:rPr>
      </w:pPr>
      <w:r w:rsidRPr="008D240F">
        <w:rPr>
          <w:b w:val="0"/>
          <w:u w:val="single"/>
        </w:rPr>
        <w:t>WFHSv2-REQ-358568/A-Wi-Fi Hotspot parameters transmitted during provisioning</w:t>
      </w:r>
    </w:p>
    <w:p w14:paraId="3E9CCA78" w14:textId="77777777" w:rsidR="00E013D0" w:rsidRDefault="00DF1EDC" w:rsidP="00E013D0">
      <w:pPr>
        <w:rPr>
          <w:rFonts w:cs="Arial"/>
        </w:rPr>
      </w:pPr>
      <w:r w:rsidRPr="008F3CFB">
        <w:rPr>
          <w:rFonts w:cs="Arial"/>
        </w:rPr>
        <w:t xml:space="preserve">The following parameters shall be transmitted from the </w:t>
      </w:r>
      <w:r>
        <w:rPr>
          <w:rFonts w:cs="Arial"/>
        </w:rPr>
        <w:t xml:space="preserve">vehicle </w:t>
      </w:r>
      <w:r w:rsidRPr="008F3CFB">
        <w:rPr>
          <w:rFonts w:cs="Arial"/>
        </w:rPr>
        <w:t>to the WifiHotspotOffBoardClient during the provisioning process:</w:t>
      </w:r>
    </w:p>
    <w:p w14:paraId="201037CF" w14:textId="77777777" w:rsidR="00E013D0" w:rsidRDefault="00DF1EDC" w:rsidP="00DF1EDC">
      <w:pPr>
        <w:numPr>
          <w:ilvl w:val="0"/>
          <w:numId w:val="22"/>
        </w:numPr>
        <w:rPr>
          <w:rFonts w:cs="Arial"/>
        </w:rPr>
      </w:pPr>
      <w:r>
        <w:rPr>
          <w:rFonts w:cs="Arial"/>
        </w:rPr>
        <w:t>VIN</w:t>
      </w:r>
    </w:p>
    <w:p w14:paraId="2939CE5A" w14:textId="77777777" w:rsidR="00E013D0" w:rsidRDefault="00DF1EDC" w:rsidP="00DF1EDC">
      <w:pPr>
        <w:numPr>
          <w:ilvl w:val="0"/>
          <w:numId w:val="22"/>
        </w:numPr>
        <w:rPr>
          <w:rFonts w:cs="Arial"/>
        </w:rPr>
      </w:pPr>
      <w:r>
        <w:rPr>
          <w:rFonts w:cs="Arial"/>
        </w:rPr>
        <w:t>ICCID (from WifiHotspotServer)</w:t>
      </w:r>
    </w:p>
    <w:p w14:paraId="29AE177B" w14:textId="77777777" w:rsidR="00E013D0" w:rsidRPr="00F759C2" w:rsidRDefault="00DF1EDC" w:rsidP="00DF1EDC">
      <w:pPr>
        <w:numPr>
          <w:ilvl w:val="0"/>
          <w:numId w:val="22"/>
        </w:numPr>
        <w:rPr>
          <w:rFonts w:cs="Arial"/>
        </w:rPr>
      </w:pPr>
      <w:r>
        <w:rPr>
          <w:rFonts w:cs="Arial"/>
        </w:rPr>
        <w:t>IMSI (from WifiHotspotServer)</w:t>
      </w:r>
    </w:p>
    <w:p w14:paraId="16C799C9" w14:textId="77777777" w:rsidR="00E013D0" w:rsidRPr="00F759C2" w:rsidRDefault="00DF1EDC" w:rsidP="00DF1EDC">
      <w:pPr>
        <w:numPr>
          <w:ilvl w:val="0"/>
          <w:numId w:val="22"/>
        </w:numPr>
        <w:rPr>
          <w:rFonts w:cs="Arial"/>
        </w:rPr>
      </w:pPr>
      <w:r>
        <w:rPr>
          <w:rFonts w:cs="Arial"/>
        </w:rPr>
        <w:t>Region (from WifiHotspotServer)</w:t>
      </w:r>
    </w:p>
    <w:p w14:paraId="02636E2B" w14:textId="77777777" w:rsidR="00E013D0" w:rsidRPr="00F759C2" w:rsidRDefault="00DF1EDC" w:rsidP="00DF1EDC">
      <w:pPr>
        <w:numPr>
          <w:ilvl w:val="0"/>
          <w:numId w:val="22"/>
        </w:numPr>
        <w:rPr>
          <w:rFonts w:cs="Arial"/>
        </w:rPr>
      </w:pPr>
      <w:r>
        <w:rPr>
          <w:rFonts w:cs="Arial"/>
        </w:rPr>
        <w:t>Country code (from WifiHotspotServer)</w:t>
      </w:r>
    </w:p>
    <w:p w14:paraId="3B86194D" w14:textId="77777777" w:rsidR="00E013D0" w:rsidRPr="00B354CB" w:rsidRDefault="00DF1EDC" w:rsidP="00E013D0">
      <w:pPr>
        <w:rPr>
          <w:rFonts w:cs="Arial"/>
        </w:rPr>
      </w:pPr>
      <w:r>
        <w:rPr>
          <w:rFonts w:cs="Arial"/>
        </w:rPr>
        <w:t xml:space="preserve">If any of these fields are blank in the provisioning message, the WifiHotspotOffBoardClient shall fail the provisioning process. </w:t>
      </w:r>
      <w:r w:rsidRPr="00B354CB">
        <w:rPr>
          <w:rFonts w:cs="Arial"/>
        </w:rPr>
        <w:t>Refer to the ECG Provisioning SPSS and the Embedded Modem Provisioning v2 SPSS for more details on how this shall be implemented.</w:t>
      </w:r>
    </w:p>
    <w:p w14:paraId="228562DD" w14:textId="77777777" w:rsidR="008D240F" w:rsidRPr="008D240F" w:rsidRDefault="008D240F" w:rsidP="008D240F">
      <w:pPr>
        <w:pStyle w:val="Heading4"/>
        <w:rPr>
          <w:b w:val="0"/>
          <w:u w:val="single"/>
        </w:rPr>
      </w:pPr>
      <w:r w:rsidRPr="008D240F">
        <w:rPr>
          <w:b w:val="0"/>
          <w:u w:val="single"/>
        </w:rPr>
        <w:t>WFHSv2-REQ-281706/A-Vehicle becomes not authorized</w:t>
      </w:r>
    </w:p>
    <w:p w14:paraId="722E7221" w14:textId="77777777" w:rsidR="00E013D0" w:rsidRPr="00A76487" w:rsidRDefault="00DF1EDC" w:rsidP="00E013D0">
      <w:pPr>
        <w:rPr>
          <w:rFonts w:cs="Arial"/>
        </w:rPr>
      </w:pPr>
      <w:r w:rsidRPr="00A76487">
        <w:rPr>
          <w:rFonts w:cs="Arial"/>
        </w:rPr>
        <w:t xml:space="preserve">If the </w:t>
      </w:r>
      <w:r>
        <w:rPr>
          <w:rFonts w:cs="Arial"/>
        </w:rPr>
        <w:t xml:space="preserve">vehicle </w:t>
      </w:r>
      <w:r w:rsidRPr="00A76487">
        <w:rPr>
          <w:rFonts w:cs="Arial"/>
        </w:rPr>
        <w:t>becomes not authorized, refer to WFHS</w:t>
      </w:r>
      <w:r>
        <w:rPr>
          <w:rFonts w:cs="Arial"/>
        </w:rPr>
        <w:t>v2</w:t>
      </w:r>
      <w:r w:rsidRPr="00A76487">
        <w:rPr>
          <w:rFonts w:cs="Arial"/>
        </w:rPr>
        <w:t>-REQ-</w:t>
      </w:r>
      <w:r>
        <w:rPr>
          <w:rFonts w:cs="Arial"/>
        </w:rPr>
        <w:t>281701</w:t>
      </w:r>
      <w:r w:rsidRPr="00A76487">
        <w:rPr>
          <w:rFonts w:cs="Arial"/>
        </w:rPr>
        <w:t xml:space="preserve">-Wi-Fi Hotspot feature dependency on the </w:t>
      </w:r>
      <w:r>
        <w:rPr>
          <w:rFonts w:cs="Arial"/>
        </w:rPr>
        <w:t xml:space="preserve">vehicle </w:t>
      </w:r>
      <w:r w:rsidRPr="00A76487">
        <w:rPr>
          <w:rFonts w:cs="Arial"/>
        </w:rPr>
        <w:t>authorization state, the WifiHotspotServer shall clear all data usage information that is typically received in the FTCP data usage notification/response message (refer to WFHSv</w:t>
      </w:r>
      <w:r>
        <w:rPr>
          <w:rFonts w:cs="Arial"/>
        </w:rPr>
        <w:t>2</w:t>
      </w:r>
      <w:r w:rsidRPr="00A76487">
        <w:rPr>
          <w:rFonts w:cs="Arial"/>
        </w:rPr>
        <w:t>-FUN-REQ-</w:t>
      </w:r>
      <w:r>
        <w:rPr>
          <w:rFonts w:cs="Arial"/>
        </w:rPr>
        <w:t>274802</w:t>
      </w:r>
      <w:r w:rsidRPr="00A76487">
        <w:rPr>
          <w:rFonts w:cs="Arial"/>
        </w:rPr>
        <w:t>-Reporting Data Used and WFHSv</w:t>
      </w:r>
      <w:r>
        <w:rPr>
          <w:rFonts w:cs="Arial"/>
        </w:rPr>
        <w:t>2</w:t>
      </w:r>
      <w:r w:rsidRPr="00A76487">
        <w:rPr>
          <w:rFonts w:cs="Arial"/>
        </w:rPr>
        <w:t>-FUN-REQ-</w:t>
      </w:r>
      <w:r>
        <w:rPr>
          <w:rFonts w:cs="Arial"/>
        </w:rPr>
        <w:t>274805</w:t>
      </w:r>
      <w:r w:rsidRPr="00A76487">
        <w:rPr>
          <w:rFonts w:cs="Arial"/>
        </w:rPr>
        <w:t xml:space="preserve">-Carrier Data Notification). The parameter TrialEligible shall retain its current state and not reset it to “NULL” (i.e. if TrialEligible parameter=”Yes”, after the </w:t>
      </w:r>
      <w:r>
        <w:rPr>
          <w:rFonts w:cs="Arial"/>
        </w:rPr>
        <w:t xml:space="preserve">vehicle </w:t>
      </w:r>
      <w:r w:rsidRPr="00A76487">
        <w:rPr>
          <w:rFonts w:cs="Arial"/>
        </w:rPr>
        <w:t>becomes not authorized, the parameter shall still equal “Yes”).</w:t>
      </w:r>
    </w:p>
    <w:p w14:paraId="7ADD3E84" w14:textId="77777777" w:rsidR="00E013D0" w:rsidRPr="00A76487" w:rsidRDefault="00E013D0" w:rsidP="00E013D0">
      <w:pPr>
        <w:rPr>
          <w:rFonts w:cs="Arial"/>
        </w:rPr>
      </w:pPr>
    </w:p>
    <w:p w14:paraId="14B448C3" w14:textId="77777777" w:rsidR="00E013D0" w:rsidRPr="00341A34" w:rsidRDefault="00DF1EDC" w:rsidP="00E013D0">
      <w:pPr>
        <w:rPr>
          <w:rFonts w:cs="Arial"/>
        </w:rPr>
      </w:pPr>
      <w:r w:rsidRPr="00A76487">
        <w:rPr>
          <w:rFonts w:cs="Arial"/>
        </w:rPr>
        <w:t xml:space="preserve">There shall be no interruption to the customer’s Wi-Fi Hotspot service if the </w:t>
      </w:r>
      <w:r>
        <w:rPr>
          <w:rFonts w:cs="Arial"/>
        </w:rPr>
        <w:t xml:space="preserve">vehicle </w:t>
      </w:r>
      <w:r w:rsidRPr="00A76487">
        <w:rPr>
          <w:rFonts w:cs="Arial"/>
        </w:rPr>
        <w:t>becomes not authorized.</w:t>
      </w:r>
    </w:p>
    <w:p w14:paraId="63582F96" w14:textId="77777777" w:rsidR="008D240F" w:rsidRPr="008D240F" w:rsidRDefault="008D240F" w:rsidP="008D240F">
      <w:pPr>
        <w:pStyle w:val="Heading4"/>
        <w:rPr>
          <w:b w:val="0"/>
          <w:u w:val="single"/>
        </w:rPr>
      </w:pPr>
      <w:r w:rsidRPr="008D240F">
        <w:rPr>
          <w:b w:val="0"/>
          <w:u w:val="single"/>
        </w:rPr>
        <w:t>WFHS-REQ-263049/A-Broadcasting as a Vehicular AP</w:t>
      </w:r>
    </w:p>
    <w:p w14:paraId="49268A06" w14:textId="77777777" w:rsidR="00E013D0" w:rsidRPr="00BC7C75" w:rsidRDefault="00DF1EDC" w:rsidP="00E013D0">
      <w:pPr>
        <w:rPr>
          <w:rFonts w:cs="Arial"/>
        </w:rPr>
      </w:pPr>
      <w:r w:rsidRPr="00BC7C75">
        <w:rPr>
          <w:rFonts w:cs="Arial"/>
        </w:rPr>
        <w:t>The WifiHotspotServer shall advertise its hotspot as being a vehicular AP. It shall broadcast this indicator using the Interworking Element, which includes:</w:t>
      </w:r>
    </w:p>
    <w:p w14:paraId="6689DDAC" w14:textId="77777777" w:rsidR="00E013D0" w:rsidRPr="00BC7C75" w:rsidRDefault="00DF1EDC" w:rsidP="00DF1EDC">
      <w:pPr>
        <w:numPr>
          <w:ilvl w:val="0"/>
          <w:numId w:val="23"/>
        </w:numPr>
        <w:rPr>
          <w:rFonts w:cs="Arial"/>
        </w:rPr>
      </w:pPr>
      <w:r w:rsidRPr="00BC7C75">
        <w:rPr>
          <w:rFonts w:cs="Arial"/>
        </w:rPr>
        <w:t>Venue Group Code = 10 (automotive)</w:t>
      </w:r>
    </w:p>
    <w:p w14:paraId="5209F2FD" w14:textId="77777777" w:rsidR="00E013D0" w:rsidRPr="00BC7C75" w:rsidRDefault="00DF1EDC" w:rsidP="00DF1EDC">
      <w:pPr>
        <w:numPr>
          <w:ilvl w:val="0"/>
          <w:numId w:val="23"/>
        </w:numPr>
        <w:rPr>
          <w:rFonts w:cs="Arial"/>
        </w:rPr>
      </w:pPr>
      <w:r w:rsidRPr="00BC7C75">
        <w:rPr>
          <w:rFonts w:cs="Arial"/>
        </w:rPr>
        <w:t xml:space="preserve">Venue Type Code = 1 (automotive or truck).  </w:t>
      </w:r>
    </w:p>
    <w:p w14:paraId="62BBB624" w14:textId="77777777" w:rsidR="008D240F" w:rsidRPr="008D240F" w:rsidRDefault="008D240F" w:rsidP="008D240F">
      <w:pPr>
        <w:pStyle w:val="Heading4"/>
        <w:rPr>
          <w:b w:val="0"/>
          <w:u w:val="single"/>
        </w:rPr>
      </w:pPr>
      <w:r w:rsidRPr="008D240F">
        <w:rPr>
          <w:b w:val="0"/>
          <w:u w:val="single"/>
        </w:rPr>
        <w:t>WFHS-REQ-263050/B-Broadcasting as a metered account</w:t>
      </w:r>
    </w:p>
    <w:p w14:paraId="564761F0" w14:textId="77777777" w:rsidR="00E013D0" w:rsidRPr="00737CC3" w:rsidRDefault="00DF1EDC" w:rsidP="00E013D0">
      <w:pPr>
        <w:rPr>
          <w:rFonts w:cs="Arial"/>
        </w:rPr>
      </w:pPr>
      <w:r w:rsidRPr="00737CC3">
        <w:rPr>
          <w:rFonts w:cs="Arial"/>
        </w:rPr>
        <w:t>The WifiHotspotServer shall advertise its hotspot as being a metered account. It shall broadcast this indicator using the Interworking Element, which includes:</w:t>
      </w:r>
    </w:p>
    <w:p w14:paraId="0B850C62" w14:textId="77777777" w:rsidR="00E013D0" w:rsidRPr="00737CC3" w:rsidRDefault="00DF1EDC" w:rsidP="00DF1EDC">
      <w:pPr>
        <w:numPr>
          <w:ilvl w:val="0"/>
          <w:numId w:val="24"/>
        </w:numPr>
        <w:rPr>
          <w:rFonts w:cs="Arial"/>
        </w:rPr>
      </w:pPr>
      <w:r w:rsidRPr="00737CC3">
        <w:rPr>
          <w:rFonts w:cs="Arial"/>
        </w:rPr>
        <w:t>Access Network Type = 2 (Char</w:t>
      </w:r>
      <w:r>
        <w:rPr>
          <w:rFonts w:cs="Arial"/>
        </w:rPr>
        <w:t>g</w:t>
      </w:r>
      <w:r w:rsidRPr="00737CC3">
        <w:rPr>
          <w:rFonts w:cs="Arial"/>
        </w:rPr>
        <w:t>eable Public Network).</w:t>
      </w:r>
    </w:p>
    <w:p w14:paraId="0A38B710" w14:textId="77777777" w:rsidR="00E013D0" w:rsidRPr="00737CC3" w:rsidRDefault="00E013D0" w:rsidP="00E013D0">
      <w:pPr>
        <w:ind w:left="720"/>
        <w:rPr>
          <w:rFonts w:cs="Arial"/>
        </w:rPr>
      </w:pPr>
    </w:p>
    <w:p w14:paraId="3CD3A1C7" w14:textId="77777777" w:rsidR="00E013D0" w:rsidRPr="00737CC3" w:rsidRDefault="00DF1EDC" w:rsidP="00E013D0">
      <w:pPr>
        <w:rPr>
          <w:rFonts w:cs="Arial"/>
        </w:rPr>
      </w:pPr>
      <w:r w:rsidRPr="00737CC3">
        <w:rPr>
          <w:rFonts w:cs="Arial"/>
        </w:rPr>
        <w:t xml:space="preserve">Note: this requirement is still under investigation and may be removed later if deemed not needed. </w:t>
      </w:r>
    </w:p>
    <w:p w14:paraId="1DF21547" w14:textId="77777777" w:rsidR="008D240F" w:rsidRPr="008D240F" w:rsidRDefault="008D240F" w:rsidP="008D240F">
      <w:pPr>
        <w:pStyle w:val="Heading4"/>
        <w:rPr>
          <w:b w:val="0"/>
          <w:u w:val="single"/>
        </w:rPr>
      </w:pPr>
      <w:r w:rsidRPr="008D240F">
        <w:rPr>
          <w:b w:val="0"/>
          <w:u w:val="single"/>
        </w:rPr>
        <w:t>WFHS-REQ-263051/A-Metering each connection</w:t>
      </w:r>
    </w:p>
    <w:p w14:paraId="6B27114B" w14:textId="77777777" w:rsidR="00E013D0" w:rsidRPr="00E805E1" w:rsidRDefault="00DF1EDC" w:rsidP="00E013D0">
      <w:pPr>
        <w:rPr>
          <w:rFonts w:cs="Arial"/>
        </w:rPr>
      </w:pPr>
      <w:r w:rsidRPr="00E805E1">
        <w:rPr>
          <w:rFonts w:cs="Arial"/>
        </w:rPr>
        <w:t xml:space="preserve">The WifiHotspotServer shall be capable of metering the data consumption of each connected client per session. </w:t>
      </w:r>
    </w:p>
    <w:p w14:paraId="54CF558B" w14:textId="77777777" w:rsidR="008D240F" w:rsidRPr="008D240F" w:rsidRDefault="008D240F" w:rsidP="008D240F">
      <w:pPr>
        <w:pStyle w:val="Heading4"/>
        <w:rPr>
          <w:b w:val="0"/>
          <w:u w:val="single"/>
        </w:rPr>
      </w:pPr>
      <w:r w:rsidRPr="008D240F">
        <w:rPr>
          <w:b w:val="0"/>
          <w:u w:val="single"/>
        </w:rPr>
        <w:t>WFHSv2-REQ-283620/A-Throttling data consumption</w:t>
      </w:r>
    </w:p>
    <w:p w14:paraId="31119388" w14:textId="77777777" w:rsidR="00E013D0" w:rsidRPr="002C6A2D" w:rsidRDefault="00DF1EDC" w:rsidP="00E013D0">
      <w:pPr>
        <w:rPr>
          <w:rFonts w:cs="Arial"/>
        </w:rPr>
      </w:pPr>
      <w:r w:rsidRPr="002C6A2D">
        <w:rPr>
          <w:rFonts w:cs="Arial"/>
        </w:rPr>
        <w:t>The WifiHotspotServer shall have the ability to throttle a connected client’s throughput. Identification of a client may be done by MAC address or some other identifiable parameter. If the WifiHotspotServer is throttling a particular device, then the fairness model defined in WFHS</w:t>
      </w:r>
      <w:r>
        <w:rPr>
          <w:rFonts w:cs="Arial"/>
        </w:rPr>
        <w:t>v2</w:t>
      </w:r>
      <w:r w:rsidRPr="002C6A2D">
        <w:rPr>
          <w:rFonts w:cs="Arial"/>
        </w:rPr>
        <w:t>-REQ-</w:t>
      </w:r>
      <w:r>
        <w:rPr>
          <w:rFonts w:cs="Arial"/>
        </w:rPr>
        <w:t>283614</w:t>
      </w:r>
      <w:r w:rsidRPr="002C6A2D">
        <w:rPr>
          <w:rFonts w:cs="Arial"/>
        </w:rPr>
        <w:t xml:space="preserve">-Wi-Fi throughput would not apply to that device. </w:t>
      </w:r>
    </w:p>
    <w:p w14:paraId="0A55A0AD" w14:textId="77777777" w:rsidR="008D240F" w:rsidRPr="008D240F" w:rsidRDefault="008D240F" w:rsidP="008D240F">
      <w:pPr>
        <w:pStyle w:val="Heading4"/>
        <w:rPr>
          <w:b w:val="0"/>
          <w:u w:val="single"/>
        </w:rPr>
      </w:pPr>
      <w:r w:rsidRPr="008D240F">
        <w:rPr>
          <w:b w:val="0"/>
          <w:u w:val="single"/>
        </w:rPr>
        <w:t>WFHS-REQ-283629/A-Wi-Fi Hotspot operation during Extended Diagnostic Mode</w:t>
      </w:r>
    </w:p>
    <w:p w14:paraId="1201BF47" w14:textId="77777777" w:rsidR="00E013D0" w:rsidRDefault="00DF1EDC" w:rsidP="00E013D0">
      <w:r w:rsidRPr="00E21EAA">
        <w:t>The Wi-Fi Hotspot shall remain operational while e</w:t>
      </w:r>
      <w:r>
        <w:t>xtended diagnostic mode is ON.</w:t>
      </w:r>
    </w:p>
    <w:p w14:paraId="6813C3A2" w14:textId="77777777" w:rsidR="008D240F" w:rsidRPr="008D240F" w:rsidRDefault="008D240F" w:rsidP="008D240F">
      <w:pPr>
        <w:pStyle w:val="Heading4"/>
        <w:rPr>
          <w:b w:val="0"/>
          <w:u w:val="single"/>
        </w:rPr>
      </w:pPr>
      <w:r w:rsidRPr="008D240F">
        <w:rPr>
          <w:b w:val="0"/>
          <w:u w:val="single"/>
        </w:rPr>
        <w:t>WFHS-REQ-283630/C-ECU Reboot FTCP Command</w:t>
      </w:r>
    </w:p>
    <w:p w14:paraId="59450A92" w14:textId="77777777" w:rsidR="00E013D0" w:rsidRDefault="00DF1EDC" w:rsidP="00E013D0">
      <w:r>
        <w:t xml:space="preserve">In case a software issue occurs that impacts the Wi-Fi Hotspot feature, the WifiHotspotServer shall be capable of receiving and conducting an ECU reboot to resolve the issue. The request shall be in the form of a command/response/alert FTCP message.  </w:t>
      </w:r>
    </w:p>
    <w:p w14:paraId="48B37262" w14:textId="77777777" w:rsidR="00E013D0" w:rsidRDefault="00E013D0" w:rsidP="00E013D0"/>
    <w:p w14:paraId="2737F04C" w14:textId="77777777" w:rsidR="00E013D0" w:rsidRDefault="00DF1EDC" w:rsidP="00E013D0">
      <w:r>
        <w:t>If the WifiHotspotServer receives a command from the WifiHotspotOffBoardClient to conduct an ECU reboot, it shall determine if it is allowed or able to perform the action or not. If it is not allowed or not able to perform the action, it shall send a failure response back to the WifiHotspotOffBoardClient.</w:t>
      </w:r>
    </w:p>
    <w:p w14:paraId="280A4D28" w14:textId="77777777" w:rsidR="00E013D0" w:rsidRDefault="00E013D0" w:rsidP="00E013D0"/>
    <w:p w14:paraId="2E3EBE31" w14:textId="77777777" w:rsidR="00E013D0" w:rsidRDefault="00DF1EDC" w:rsidP="00E013D0">
      <w:r>
        <w:t>If the WifiHotspotServer is allowed and able to perform the reboot, it shall send a successful response back to the WifiHotspotOffBoardClient and proceed with the ECU reboot. While the reboot is active and the WifiHotspotServer is able to transmit on the CAN bus, it shall set the CAN signal TCUAvailability_St to “NULL” until the reboot is complete, at which point it shall set the CAN signal back to its previous state (i.e. Enable or Disable). If the reboot completed successfully, the WifiHotspotServer shall send an alert to the WifiHotspotOffBoardClient, indicating a successful completion of the ECU reboot. If the reboot failed, the WifiHotspotServer shall send a failure alert to the WifiHotspotOffBoardClient and indicate it failed due to a WifiHotspotServer internal failure.</w:t>
      </w:r>
    </w:p>
    <w:p w14:paraId="38131C4B" w14:textId="77777777" w:rsidR="00E013D0" w:rsidRDefault="00E013D0" w:rsidP="00E013D0"/>
    <w:p w14:paraId="50312F74" w14:textId="77777777" w:rsidR="00E013D0" w:rsidRDefault="00DF1EDC" w:rsidP="00E013D0">
      <w:r>
        <w:t>The WifiHotspotServer shall not be allowed to perform an ECU reboot if any of the following events are active when it receives the command:</w:t>
      </w:r>
    </w:p>
    <w:p w14:paraId="09F6568D" w14:textId="77777777" w:rsidR="00E013D0" w:rsidRDefault="00DF1EDC" w:rsidP="00E013D0">
      <w:r>
        <w:t>•</w:t>
      </w:r>
      <w:r>
        <w:tab/>
        <w:t>eCall Standby mode</w:t>
      </w:r>
    </w:p>
    <w:p w14:paraId="4A6317CB" w14:textId="77777777" w:rsidR="00E013D0" w:rsidRDefault="00DF1EDC" w:rsidP="00E013D0">
      <w:r>
        <w:t>•</w:t>
      </w:r>
      <w:r>
        <w:tab/>
        <w:t>OTA update was received, downloaded and is currently being flashed (note, if an OTA update is being downloaded when the command is received, the WifiHotspotServer shall still be able to perform the ECU reboot).</w:t>
      </w:r>
    </w:p>
    <w:p w14:paraId="5694A5E7" w14:textId="77777777" w:rsidR="00E013D0" w:rsidRDefault="00E013D0" w:rsidP="00E013D0"/>
    <w:p w14:paraId="1FAD82FC" w14:textId="77777777" w:rsidR="00E013D0" w:rsidRPr="005C6DCC" w:rsidRDefault="00DF1EDC" w:rsidP="00E013D0">
      <w:r>
        <w:t>Due to privacy reasons, the Failure response shall NOT specify that it failed due to an eCall Standby mode. If the ECU reboot failed due to the eCall Standby mode or the OTA update scenario, then the WifiHotspotServer shall indicate that the command failed because it is not permitted. The WifiHotspotServer shall be able to perform the ECU reboot regardless of the vehicle’s authorization state.</w:t>
      </w:r>
    </w:p>
    <w:p w14:paraId="5E86BEE2" w14:textId="77777777" w:rsidR="008D240F" w:rsidRPr="008D240F" w:rsidRDefault="008D240F" w:rsidP="008D240F">
      <w:pPr>
        <w:pStyle w:val="Heading4"/>
        <w:rPr>
          <w:b w:val="0"/>
          <w:u w:val="single"/>
        </w:rPr>
      </w:pPr>
      <w:r w:rsidRPr="008D240F">
        <w:rPr>
          <w:b w:val="0"/>
          <w:u w:val="single"/>
        </w:rPr>
        <w:t>WFHS-REQ-315646/A-Service Oriented Architecture Client</w:t>
      </w:r>
    </w:p>
    <w:p w14:paraId="7255CCEC" w14:textId="77777777" w:rsidR="00E013D0" w:rsidRDefault="00DF1EDC" w:rsidP="00E013D0">
      <w:r>
        <w:t>The system SHALL support a Service Oriented Architecture (SOA) client.</w:t>
      </w:r>
    </w:p>
    <w:p w14:paraId="60A37E5B" w14:textId="77777777" w:rsidR="008D240F" w:rsidRPr="008D240F" w:rsidRDefault="008D240F" w:rsidP="008D240F">
      <w:pPr>
        <w:pStyle w:val="Heading4"/>
        <w:rPr>
          <w:b w:val="0"/>
          <w:u w:val="single"/>
        </w:rPr>
      </w:pPr>
      <w:r w:rsidRPr="008D240F">
        <w:rPr>
          <w:b w:val="0"/>
          <w:u w:val="single"/>
        </w:rPr>
        <w:t>WFHS-REQ-315647/A-Sending country code to the WifiHotspotOnBoardClient</w:t>
      </w:r>
    </w:p>
    <w:p w14:paraId="7B335660" w14:textId="77777777" w:rsidR="00E013D0" w:rsidRDefault="00DF1EDC" w:rsidP="00E013D0">
      <w:r>
        <w:t>If the WifiHotspotServer receives a SOA request from any requesting application over Ethernet for the country code, the WifiHotspotServer shall respond with its current estimated country code. Refer to WFHSv2-REQ-283736/A-Estimating current vehicle location for more information on how to determine the current estimated country.</w:t>
      </w:r>
    </w:p>
    <w:p w14:paraId="7B85A199" w14:textId="77777777" w:rsidR="00E013D0" w:rsidRDefault="00E013D0" w:rsidP="00E013D0"/>
    <w:p w14:paraId="50956D2E" w14:textId="77777777" w:rsidR="00E013D0" w:rsidRDefault="00DF1EDC" w:rsidP="00E013D0">
      <w:r>
        <w:t>If the current estimated country code changes, the WifiHotspotServer shall send the new estimated country code to the WifiHotspotOnBoardClient over Ethernet using SOA.</w:t>
      </w:r>
    </w:p>
    <w:p w14:paraId="0F8A6EA2" w14:textId="77777777" w:rsidR="00E013D0" w:rsidRDefault="00DF1EDC" w:rsidP="008D240F">
      <w:pPr>
        <w:pStyle w:val="Heading3"/>
      </w:pPr>
      <w:bookmarkStart w:id="56" w:name="_Toc14081903"/>
      <w:r>
        <w:t>Use Cases</w:t>
      </w:r>
      <w:bookmarkEnd w:id="56"/>
    </w:p>
    <w:p w14:paraId="4CC2E610" w14:textId="77777777" w:rsidR="00E013D0" w:rsidRDefault="00DF1EDC" w:rsidP="008D240F">
      <w:pPr>
        <w:pStyle w:val="Heading4"/>
      </w:pPr>
      <w:r>
        <w:t>WFHSv2-UC-REQ-283738/A-User wakes WifiHotspotOnBoardClient up before WifiHotspotServer wakes up</w:t>
      </w:r>
    </w:p>
    <w:p w14:paraId="6C00C9E7"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69F0552D"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E97CE"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322A176" w14:textId="77777777" w:rsidR="00E013D0" w:rsidRDefault="00DF1EDC" w:rsidP="00E013D0">
            <w:r>
              <w:t xml:space="preserve">WifiHotspotServer </w:t>
            </w:r>
          </w:p>
          <w:p w14:paraId="42990DCC" w14:textId="77777777" w:rsidR="00E013D0" w:rsidRDefault="00DF1EDC" w:rsidP="00E013D0">
            <w:r w:rsidRPr="00F76534">
              <w:t>WifiHotspotOnBoardClient</w:t>
            </w:r>
          </w:p>
          <w:p w14:paraId="04B33476" w14:textId="77777777" w:rsidR="00E013D0" w:rsidRPr="00866D28" w:rsidRDefault="00DF1EDC" w:rsidP="00E013D0">
            <w:r>
              <w:t>User</w:t>
            </w:r>
          </w:p>
        </w:tc>
      </w:tr>
      <w:tr w:rsidR="00E013D0" w:rsidRPr="00866D28" w14:paraId="2131B79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009609"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588A651" w14:textId="77777777" w:rsidR="00E013D0" w:rsidRDefault="00DF1EDC" w:rsidP="00E013D0">
            <w:r w:rsidRPr="00F76534">
              <w:t>WifiHotspotOnBoardClient</w:t>
            </w:r>
            <w:r>
              <w:t xml:space="preserve"> is awake</w:t>
            </w:r>
          </w:p>
          <w:p w14:paraId="46616377" w14:textId="77777777" w:rsidR="00E013D0" w:rsidRPr="00866D28" w:rsidRDefault="00DF1EDC" w:rsidP="00E013D0">
            <w:r>
              <w:t>WifiHotspotServer is off</w:t>
            </w:r>
          </w:p>
        </w:tc>
      </w:tr>
      <w:tr w:rsidR="00E013D0" w:rsidRPr="00866D28" w14:paraId="027AD96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5D73F4"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B36056D" w14:textId="77777777" w:rsidR="00E013D0" w:rsidRPr="00866D28" w:rsidRDefault="00DF1EDC" w:rsidP="00E013D0">
            <w:pPr>
              <w:autoSpaceDE w:val="0"/>
              <w:autoSpaceDN w:val="0"/>
              <w:adjustRightInd w:val="0"/>
            </w:pPr>
            <w:r>
              <w:t xml:space="preserve">User attempts to enter into Wi-Fi Hotspot screens in the in-vehicle </w:t>
            </w:r>
            <w:r w:rsidRPr="00F76534">
              <w:t>WifiHotspotOnBoardClient</w:t>
            </w:r>
          </w:p>
        </w:tc>
      </w:tr>
      <w:tr w:rsidR="00E013D0" w:rsidRPr="00866D28" w14:paraId="20006ED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F2FDBD"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DFD13C8" w14:textId="77777777" w:rsidR="00E013D0" w:rsidRDefault="00DF1EDC" w:rsidP="00E013D0">
            <w:pPr>
              <w:autoSpaceDE w:val="0"/>
              <w:autoSpaceDN w:val="0"/>
              <w:adjustRightInd w:val="0"/>
            </w:pPr>
            <w:r>
              <w:t>User is presented either a waiting symbol or a popup and locked out of the screens until the Wi-Fi feature is functioning properly</w:t>
            </w:r>
          </w:p>
          <w:p w14:paraId="60EC9B26" w14:textId="77777777" w:rsidR="00E013D0" w:rsidRDefault="00DF1EDC" w:rsidP="00E013D0">
            <w:pPr>
              <w:autoSpaceDE w:val="0"/>
              <w:autoSpaceDN w:val="0"/>
              <w:adjustRightInd w:val="0"/>
            </w:pPr>
            <w:r>
              <w:t>Any attempts the user makes to enter the Wi-Fi Hotspot screens shall be denied and shall trigger a popup</w:t>
            </w:r>
          </w:p>
          <w:p w14:paraId="7008E32F" w14:textId="77777777" w:rsidR="00E013D0" w:rsidRPr="00866D28" w:rsidRDefault="00DF1EDC" w:rsidP="00E013D0">
            <w:pPr>
              <w:autoSpaceDE w:val="0"/>
              <w:autoSpaceDN w:val="0"/>
              <w:adjustRightInd w:val="0"/>
            </w:pPr>
            <w:r>
              <w:t xml:space="preserve">(refer to </w:t>
            </w:r>
            <w:r w:rsidRPr="003B1F01">
              <w:t>WFHSv2-REQ-283641</w:t>
            </w:r>
            <w:r w:rsidRPr="00160770">
              <w:t>-HMI Specification References</w:t>
            </w:r>
            <w:r>
              <w:t>)</w:t>
            </w:r>
          </w:p>
        </w:tc>
      </w:tr>
      <w:tr w:rsidR="00E013D0" w:rsidRPr="00866D28" w14:paraId="3A471A7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AA30F6"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B251FF0" w14:textId="77777777" w:rsidR="00E013D0" w:rsidRPr="00866D28" w:rsidRDefault="00E013D0" w:rsidP="00E013D0"/>
        </w:tc>
      </w:tr>
      <w:tr w:rsidR="00E013D0" w:rsidRPr="00866D28" w14:paraId="39FB1D8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CF5718"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14D03F8" w14:textId="77777777" w:rsidR="00E013D0" w:rsidRDefault="00DF1EDC" w:rsidP="00E013D0">
            <w:r>
              <w:t xml:space="preserve">WifiHotspotServer </w:t>
            </w:r>
          </w:p>
          <w:p w14:paraId="729E092C" w14:textId="77777777" w:rsidR="00E013D0" w:rsidRDefault="00DF1EDC" w:rsidP="00E013D0">
            <w:r w:rsidRPr="00F76534">
              <w:t>WifiHotspotOnBoardClient</w:t>
            </w:r>
          </w:p>
          <w:p w14:paraId="33D2D326" w14:textId="77777777" w:rsidR="00E013D0" w:rsidRPr="00866D28" w:rsidRDefault="00DF1EDC" w:rsidP="00E013D0">
            <w:r>
              <w:t>CAN</w:t>
            </w:r>
          </w:p>
        </w:tc>
      </w:tr>
    </w:tbl>
    <w:p w14:paraId="71A81A15" w14:textId="77777777" w:rsidR="00E013D0" w:rsidRDefault="00E013D0" w:rsidP="00E013D0">
      <w:pPr>
        <w:ind w:left="360"/>
      </w:pPr>
    </w:p>
    <w:p w14:paraId="58FD7C42" w14:textId="77777777" w:rsidR="00E013D0" w:rsidRDefault="00DF1EDC" w:rsidP="008D240F">
      <w:pPr>
        <w:pStyle w:val="Heading4"/>
      </w:pPr>
      <w:r>
        <w:t>WFHSv2-UC-REQ-283739/A-User is navigating in the Wi-Fi Hotspot screens when WifiHotspotOnBoardClient loses communication with WifiHotspotServer</w:t>
      </w:r>
    </w:p>
    <w:p w14:paraId="0F94C7B9"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37089B00"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BEAC38"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2E1BA09" w14:textId="77777777" w:rsidR="00E013D0" w:rsidRPr="00866D28" w:rsidRDefault="00DF1EDC" w:rsidP="00E013D0">
            <w:r w:rsidRPr="00C13DA1">
              <w:t>WifiHotspotServer</w:t>
            </w:r>
          </w:p>
          <w:p w14:paraId="28AAAF02" w14:textId="77777777" w:rsidR="00E013D0" w:rsidRPr="00866D28" w:rsidRDefault="00DF1EDC" w:rsidP="00E013D0">
            <w:r w:rsidRPr="0042004A">
              <w:t>WifiHotspotOnBoardClient</w:t>
            </w:r>
          </w:p>
        </w:tc>
      </w:tr>
      <w:tr w:rsidR="00E013D0" w:rsidRPr="00866D28" w14:paraId="3A2BE0D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2F0D1D"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81701A2" w14:textId="77777777" w:rsidR="00E013D0" w:rsidRDefault="00DF1EDC" w:rsidP="00E013D0">
            <w:r w:rsidRPr="0042004A">
              <w:t>WifiHotspotOnBoardClient</w:t>
            </w:r>
            <w:r>
              <w:t xml:space="preserve"> is awake</w:t>
            </w:r>
          </w:p>
          <w:p w14:paraId="75A64D22" w14:textId="77777777" w:rsidR="00E013D0" w:rsidRDefault="00DF1EDC" w:rsidP="00E013D0">
            <w:r w:rsidRPr="00C13DA1">
              <w:t>WifiHotspotServer</w:t>
            </w:r>
            <w:r>
              <w:t xml:space="preserve"> is on and reporting statuses on the CAN bus</w:t>
            </w:r>
          </w:p>
          <w:p w14:paraId="07EA14C8" w14:textId="77777777" w:rsidR="00E013D0" w:rsidRPr="00866D28" w:rsidRDefault="00DF1EDC" w:rsidP="00E013D0">
            <w:r>
              <w:t>User is in the Wi-Fi Hotspot screens</w:t>
            </w:r>
          </w:p>
        </w:tc>
      </w:tr>
      <w:tr w:rsidR="00E013D0" w:rsidRPr="00866D28" w14:paraId="2FD992E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5DB468"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5DECFDF" w14:textId="77777777" w:rsidR="00E013D0" w:rsidRPr="00866D28" w:rsidRDefault="00DF1EDC" w:rsidP="00E013D0">
            <w:pPr>
              <w:autoSpaceDE w:val="0"/>
              <w:autoSpaceDN w:val="0"/>
              <w:adjustRightInd w:val="0"/>
            </w:pPr>
            <w:r w:rsidRPr="0042004A">
              <w:t>WifiHotspotOnBoardClient</w:t>
            </w:r>
            <w:r>
              <w:t xml:space="preserve"> loses communication with </w:t>
            </w:r>
            <w:r w:rsidRPr="00C13DA1">
              <w:t>WifiHotspotServer</w:t>
            </w:r>
            <w:r>
              <w:t xml:space="preserve"> over CAN</w:t>
            </w:r>
          </w:p>
        </w:tc>
      </w:tr>
      <w:tr w:rsidR="00E013D0" w:rsidRPr="00866D28" w14:paraId="46145B0D"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E5692E"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400EB92" w14:textId="77777777" w:rsidR="00E013D0" w:rsidRDefault="00DF1EDC" w:rsidP="00E013D0">
            <w:pPr>
              <w:autoSpaceDE w:val="0"/>
              <w:autoSpaceDN w:val="0"/>
              <w:adjustRightInd w:val="0"/>
            </w:pPr>
            <w:r>
              <w:t xml:space="preserve">User is presented a popup and locked out of the screens until the </w:t>
            </w:r>
            <w:r w:rsidRPr="0042004A">
              <w:t>WifiHotspotOnBoardClient</w:t>
            </w:r>
            <w:r>
              <w:t xml:space="preserve"> establishes communication with the </w:t>
            </w:r>
            <w:r w:rsidRPr="00C13DA1">
              <w:t>WifiHotspotServer</w:t>
            </w:r>
          </w:p>
          <w:p w14:paraId="5259FC0E" w14:textId="77777777" w:rsidR="00E013D0" w:rsidRDefault="00DF1EDC" w:rsidP="00E013D0">
            <w:pPr>
              <w:autoSpaceDE w:val="0"/>
              <w:autoSpaceDN w:val="0"/>
              <w:adjustRightInd w:val="0"/>
            </w:pPr>
            <w:r>
              <w:t>Any attempts the user makes to enter the Wi-Fi Hotspot screens shall be denied and shall trigger a popup</w:t>
            </w:r>
          </w:p>
          <w:p w14:paraId="612791E1" w14:textId="77777777" w:rsidR="00E013D0" w:rsidRPr="00866D28" w:rsidRDefault="00DF1EDC" w:rsidP="00E013D0">
            <w:pPr>
              <w:autoSpaceDE w:val="0"/>
              <w:autoSpaceDN w:val="0"/>
              <w:adjustRightInd w:val="0"/>
            </w:pPr>
            <w:r>
              <w:t xml:space="preserve">(refer to </w:t>
            </w:r>
            <w:r w:rsidRPr="00C8269C">
              <w:t>WFHSv2-REQ-283641</w:t>
            </w:r>
            <w:r w:rsidRPr="00D66174">
              <w:t>-HMI Specification References</w:t>
            </w:r>
            <w:r>
              <w:t>)</w:t>
            </w:r>
          </w:p>
        </w:tc>
      </w:tr>
      <w:tr w:rsidR="00E013D0" w:rsidRPr="00866D28" w14:paraId="6EB9218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5D44C"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2DE2188" w14:textId="77777777" w:rsidR="00E013D0" w:rsidRPr="00866D28" w:rsidRDefault="00E013D0" w:rsidP="00E013D0"/>
        </w:tc>
      </w:tr>
      <w:tr w:rsidR="00E013D0" w:rsidRPr="00866D28" w14:paraId="70386AE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48A1BE"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071E48B" w14:textId="77777777" w:rsidR="00E013D0" w:rsidRDefault="00DF1EDC" w:rsidP="00E013D0">
            <w:r w:rsidRPr="00C13DA1">
              <w:t>WifiHotspotServer</w:t>
            </w:r>
          </w:p>
          <w:p w14:paraId="1C597F44" w14:textId="77777777" w:rsidR="00E013D0" w:rsidRDefault="00DF1EDC" w:rsidP="00E013D0">
            <w:r w:rsidRPr="0042004A">
              <w:t>WifiHotspotOnBoardClient</w:t>
            </w:r>
          </w:p>
          <w:p w14:paraId="30741438" w14:textId="77777777" w:rsidR="00E013D0" w:rsidRPr="00866D28" w:rsidRDefault="00DF1EDC" w:rsidP="00E013D0">
            <w:r>
              <w:t>CAN</w:t>
            </w:r>
          </w:p>
        </w:tc>
      </w:tr>
    </w:tbl>
    <w:p w14:paraId="3F691EF7" w14:textId="77777777" w:rsidR="00E013D0" w:rsidRDefault="00E013D0" w:rsidP="00E013D0">
      <w:pPr>
        <w:ind w:left="360"/>
      </w:pPr>
    </w:p>
    <w:p w14:paraId="3ED5D2DB" w14:textId="77777777" w:rsidR="00E013D0" w:rsidRDefault="00DF1EDC" w:rsidP="008D240F">
      <w:pPr>
        <w:pStyle w:val="Heading4"/>
      </w:pPr>
      <w:r>
        <w:t>WFHSv2-UC-REQ-283740/B-User is navigating in the Wi-Fi Hotspot screens when a Wi-Fi error occurs</w:t>
      </w:r>
    </w:p>
    <w:p w14:paraId="2C06EF54"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359A8C15"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84634"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B4A06D1" w14:textId="77777777" w:rsidR="00E013D0" w:rsidRPr="00866D28" w:rsidRDefault="00DF1EDC" w:rsidP="00E013D0">
            <w:r w:rsidRPr="0019262E">
              <w:t>WifiHotspotServer</w:t>
            </w:r>
          </w:p>
          <w:p w14:paraId="21F4562C" w14:textId="77777777" w:rsidR="00E013D0" w:rsidRPr="00866D28" w:rsidRDefault="00DF1EDC" w:rsidP="00E013D0">
            <w:r w:rsidRPr="0019262E">
              <w:t>WifiHotspotOnBoardClient</w:t>
            </w:r>
          </w:p>
        </w:tc>
      </w:tr>
      <w:tr w:rsidR="00E013D0" w:rsidRPr="00866D28" w14:paraId="4491E4D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FCE104"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45112B1" w14:textId="77777777" w:rsidR="00E013D0" w:rsidRDefault="00DF1EDC" w:rsidP="00E013D0">
            <w:r w:rsidRPr="0019262E">
              <w:t>WifiHotspotOnBoardClient</w:t>
            </w:r>
            <w:r>
              <w:t xml:space="preserve"> is awake</w:t>
            </w:r>
          </w:p>
          <w:p w14:paraId="65471200" w14:textId="77777777" w:rsidR="00E013D0" w:rsidRDefault="00DF1EDC" w:rsidP="00E013D0">
            <w:r w:rsidRPr="0019262E">
              <w:t>WifiHotspotServer</w:t>
            </w:r>
            <w:r>
              <w:t xml:space="preserve"> is on </w:t>
            </w:r>
          </w:p>
          <w:p w14:paraId="728A7405" w14:textId="77777777" w:rsidR="00E013D0" w:rsidRPr="00866D28" w:rsidRDefault="00DF1EDC" w:rsidP="00E013D0">
            <w:r>
              <w:t>User is in the Wi-Fi Hotspot screens</w:t>
            </w:r>
          </w:p>
        </w:tc>
      </w:tr>
      <w:tr w:rsidR="00E013D0" w:rsidRPr="00866D28" w14:paraId="541DDDB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50438"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77F9256" w14:textId="77777777" w:rsidR="00E013D0" w:rsidRPr="00866D28" w:rsidRDefault="00DF1EDC" w:rsidP="00E013D0">
            <w:pPr>
              <w:autoSpaceDE w:val="0"/>
              <w:autoSpaceDN w:val="0"/>
              <w:adjustRightInd w:val="0"/>
            </w:pPr>
            <w:r>
              <w:t xml:space="preserve">Wi-Fi chipset experiences errors </w:t>
            </w:r>
          </w:p>
        </w:tc>
      </w:tr>
      <w:tr w:rsidR="00E013D0" w:rsidRPr="00866D28" w14:paraId="34A0243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F5B3F"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5EC4857" w14:textId="77777777" w:rsidR="00E013D0" w:rsidRPr="00866D28" w:rsidRDefault="00DF1EDC" w:rsidP="00E013D0">
            <w:pPr>
              <w:autoSpaceDE w:val="0"/>
              <w:autoSpaceDN w:val="0"/>
              <w:adjustRightInd w:val="0"/>
            </w:pPr>
            <w:r>
              <w:t xml:space="preserve">User is presented a popup indicating the </w:t>
            </w:r>
            <w:r w:rsidRPr="0019262E">
              <w:t>WifiHotspotServer</w:t>
            </w:r>
            <w:r>
              <w:t xml:space="preserve"> is experiencing technical errors (refer to </w:t>
            </w:r>
            <w:r w:rsidRPr="009C19EF">
              <w:t>WFHSv2-REQ-283641</w:t>
            </w:r>
            <w:r w:rsidRPr="00414815">
              <w:t>-HMI Specification References</w:t>
            </w:r>
            <w:r>
              <w:t>)</w:t>
            </w:r>
          </w:p>
        </w:tc>
      </w:tr>
      <w:tr w:rsidR="00E013D0" w:rsidRPr="00866D28" w14:paraId="70E037F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9B5B47"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9099D31" w14:textId="77777777" w:rsidR="00E013D0" w:rsidRPr="00866D28" w:rsidRDefault="00E013D0" w:rsidP="00E013D0"/>
        </w:tc>
      </w:tr>
      <w:tr w:rsidR="00E013D0" w:rsidRPr="00866D28" w14:paraId="5FB7A65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CEFBE7"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3A2C7B9" w14:textId="77777777" w:rsidR="00E013D0" w:rsidRPr="00866D28" w:rsidRDefault="00DF1EDC" w:rsidP="00E013D0">
            <w:r w:rsidRPr="0019262E">
              <w:t>WifiHotspotServer</w:t>
            </w:r>
          </w:p>
          <w:p w14:paraId="46D4F93F" w14:textId="77777777" w:rsidR="00E013D0" w:rsidRDefault="00DF1EDC" w:rsidP="00E013D0">
            <w:r w:rsidRPr="0019262E">
              <w:t>WifiHotspotOnBoardClient</w:t>
            </w:r>
          </w:p>
          <w:p w14:paraId="736AB53C" w14:textId="77777777" w:rsidR="00E013D0" w:rsidRPr="00866D28" w:rsidRDefault="00DF1EDC" w:rsidP="00E013D0">
            <w:r>
              <w:t>CAN</w:t>
            </w:r>
          </w:p>
        </w:tc>
      </w:tr>
    </w:tbl>
    <w:p w14:paraId="23757F5F" w14:textId="77777777" w:rsidR="00E013D0" w:rsidRDefault="00E013D0" w:rsidP="00E013D0"/>
    <w:p w14:paraId="6DA42D96" w14:textId="77777777" w:rsidR="00E013D0" w:rsidRDefault="00DF1EDC" w:rsidP="008D240F">
      <w:pPr>
        <w:pStyle w:val="Heading4"/>
      </w:pPr>
      <w:r>
        <w:t>WFHSv1-UC-REQ-191988/A-Customer puts their vehicle in Valet Mode</w:t>
      </w:r>
    </w:p>
    <w:p w14:paraId="4E75B7A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5E1EC127"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1415C8"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E945A65" w14:textId="77777777" w:rsidR="00E013D0" w:rsidRPr="00866D28" w:rsidRDefault="00DF1EDC" w:rsidP="00E013D0">
            <w:r w:rsidRPr="008E5CC8">
              <w:t>WifiHotspotServer</w:t>
            </w:r>
          </w:p>
          <w:p w14:paraId="5C5CAC22" w14:textId="77777777" w:rsidR="00E013D0" w:rsidRDefault="00DF1EDC" w:rsidP="00E013D0">
            <w:r w:rsidRPr="008E5CC8">
              <w:t>WifiHotspotOnBoardClient</w:t>
            </w:r>
          </w:p>
          <w:p w14:paraId="6A446D37" w14:textId="77777777" w:rsidR="00E013D0" w:rsidRPr="00866D28" w:rsidRDefault="00DF1EDC" w:rsidP="00E013D0">
            <w:r>
              <w:t>User</w:t>
            </w:r>
          </w:p>
        </w:tc>
      </w:tr>
      <w:tr w:rsidR="00E013D0" w:rsidRPr="00866D28" w14:paraId="28BE8E9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E4DDC4"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31C97EC" w14:textId="77777777" w:rsidR="00E013D0" w:rsidRDefault="00DF1EDC" w:rsidP="00E013D0">
            <w:r w:rsidRPr="008E5CC8">
              <w:t>WifiHotspotServer</w:t>
            </w:r>
            <w:r>
              <w:t xml:space="preserve"> is On</w:t>
            </w:r>
          </w:p>
          <w:p w14:paraId="0AFD0BE9" w14:textId="77777777" w:rsidR="00E013D0" w:rsidRPr="00866D28" w:rsidRDefault="00E013D0" w:rsidP="00E013D0"/>
        </w:tc>
      </w:tr>
      <w:tr w:rsidR="00E013D0" w:rsidRPr="00866D28" w14:paraId="015EBDE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70D906"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1428E6D" w14:textId="77777777" w:rsidR="00E013D0" w:rsidRPr="00866D28" w:rsidRDefault="00DF1EDC" w:rsidP="00E013D0">
            <w:pPr>
              <w:autoSpaceDE w:val="0"/>
              <w:autoSpaceDN w:val="0"/>
              <w:adjustRightInd w:val="0"/>
            </w:pPr>
            <w:r>
              <w:t xml:space="preserve">User puts their vehicle in Valet Mode  </w:t>
            </w:r>
          </w:p>
        </w:tc>
      </w:tr>
      <w:tr w:rsidR="00E013D0" w:rsidRPr="00866D28" w14:paraId="157AFDD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A6D86C"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DC97ADB" w14:textId="77777777" w:rsidR="00E013D0" w:rsidRPr="00866D28" w:rsidRDefault="00DF1EDC" w:rsidP="00E013D0">
            <w:pPr>
              <w:autoSpaceDE w:val="0"/>
              <w:autoSpaceDN w:val="0"/>
              <w:adjustRightInd w:val="0"/>
            </w:pPr>
            <w:r>
              <w:t>Wi-Fi Hotspot password may not be viewed on WifiHotspotOnBoardClient display</w:t>
            </w:r>
          </w:p>
        </w:tc>
      </w:tr>
      <w:tr w:rsidR="00E013D0" w:rsidRPr="00866D28" w14:paraId="03E4CCA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67D30E"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C18864B" w14:textId="77777777" w:rsidR="00E013D0" w:rsidRPr="00866D28" w:rsidRDefault="00E013D0" w:rsidP="00E013D0"/>
        </w:tc>
      </w:tr>
      <w:tr w:rsidR="00E013D0" w:rsidRPr="00866D28" w14:paraId="69DBE9A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8C0199"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526501B" w14:textId="77777777" w:rsidR="00E013D0" w:rsidRPr="00866D28" w:rsidRDefault="00DF1EDC" w:rsidP="00E013D0">
            <w:r w:rsidRPr="008E5CC8">
              <w:t>WifiHotspotOnBoardClient</w:t>
            </w:r>
          </w:p>
        </w:tc>
      </w:tr>
    </w:tbl>
    <w:p w14:paraId="349FC7AB" w14:textId="77777777" w:rsidR="00E013D0" w:rsidRDefault="00E013D0" w:rsidP="00E013D0">
      <w:pPr>
        <w:ind w:left="360"/>
      </w:pPr>
    </w:p>
    <w:p w14:paraId="70BBCBB3" w14:textId="77777777" w:rsidR="00E013D0" w:rsidRDefault="00DF1EDC" w:rsidP="008D240F">
      <w:pPr>
        <w:pStyle w:val="Heading4"/>
      </w:pPr>
      <w:r>
        <w:t>WFHSv1-UC-REQ-191989/A-Customer sells their vehicle and a new customer takes ownership of the vehicle</w:t>
      </w:r>
    </w:p>
    <w:p w14:paraId="6F829766"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50DD6C4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F70A2E"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34E76BB" w14:textId="77777777" w:rsidR="00E013D0" w:rsidRDefault="00DF1EDC" w:rsidP="00E013D0">
            <w:r w:rsidRPr="00551403">
              <w:t>WifiHotspotServer</w:t>
            </w:r>
          </w:p>
          <w:p w14:paraId="342DACB1" w14:textId="77777777" w:rsidR="00E013D0" w:rsidRDefault="00DF1EDC" w:rsidP="00E013D0">
            <w:r w:rsidRPr="002C3940">
              <w:t>WifiHotspotOnBoardClient</w:t>
            </w:r>
          </w:p>
          <w:p w14:paraId="5746C416" w14:textId="77777777" w:rsidR="00E013D0" w:rsidRPr="00866D28" w:rsidRDefault="00DF1EDC" w:rsidP="00E013D0">
            <w:r>
              <w:t>New owner</w:t>
            </w:r>
          </w:p>
        </w:tc>
      </w:tr>
      <w:tr w:rsidR="00E013D0" w:rsidRPr="00866D28" w14:paraId="7E4AD62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8F323C"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5871737" w14:textId="77777777" w:rsidR="00E013D0" w:rsidRDefault="00DF1EDC" w:rsidP="00E013D0">
            <w:r w:rsidRPr="00551403">
              <w:t>WifiHotspotServer</w:t>
            </w:r>
            <w:r>
              <w:t xml:space="preserve"> is On</w:t>
            </w:r>
          </w:p>
          <w:p w14:paraId="0A9276A5" w14:textId="77777777" w:rsidR="00E013D0" w:rsidRDefault="00DF1EDC" w:rsidP="00E013D0">
            <w:r>
              <w:t>Vehicle is sold</w:t>
            </w:r>
          </w:p>
          <w:p w14:paraId="2FDE4D5E" w14:textId="77777777" w:rsidR="00E013D0" w:rsidRPr="00866D28" w:rsidRDefault="00DF1EDC" w:rsidP="00E013D0">
            <w:r>
              <w:t>Previous owner used the free trial period up</w:t>
            </w:r>
          </w:p>
        </w:tc>
      </w:tr>
      <w:tr w:rsidR="00E013D0" w:rsidRPr="00866D28" w14:paraId="7C60AD8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07840C"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3617209" w14:textId="77777777" w:rsidR="00E013D0" w:rsidRPr="00866D28" w:rsidRDefault="00DF1EDC" w:rsidP="00E013D0">
            <w:pPr>
              <w:autoSpaceDE w:val="0"/>
              <w:autoSpaceDN w:val="0"/>
              <w:adjustRightInd w:val="0"/>
            </w:pPr>
            <w:r>
              <w:t>New vehicle owner purchases the vehicle and accesses the landing page or call center and identifies their vehicle</w:t>
            </w:r>
          </w:p>
        </w:tc>
      </w:tr>
      <w:tr w:rsidR="00E013D0" w:rsidRPr="00866D28" w14:paraId="7C621EC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ED90AC"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BD3E9BA" w14:textId="77777777" w:rsidR="00E013D0" w:rsidRDefault="00DF1EDC" w:rsidP="00E013D0">
            <w:pPr>
              <w:autoSpaceDE w:val="0"/>
              <w:autoSpaceDN w:val="0"/>
              <w:adjustRightInd w:val="0"/>
            </w:pPr>
            <w:r>
              <w:t>The landing page or carrier hotline operator instructs the new owner to purchase a data plan</w:t>
            </w:r>
          </w:p>
          <w:p w14:paraId="3BBA7D35" w14:textId="77777777" w:rsidR="00E013D0" w:rsidRPr="00866D28" w:rsidRDefault="00DF1EDC" w:rsidP="00E013D0">
            <w:pPr>
              <w:autoSpaceDE w:val="0"/>
              <w:autoSpaceDN w:val="0"/>
              <w:adjustRightInd w:val="0"/>
            </w:pPr>
            <w:r>
              <w:t>Vehicle is not eligible for a free trial period</w:t>
            </w:r>
          </w:p>
        </w:tc>
      </w:tr>
      <w:tr w:rsidR="00E013D0" w:rsidRPr="00866D28" w14:paraId="63EFC63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44F31E"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F2FB2EA" w14:textId="77777777" w:rsidR="00E013D0" w:rsidRPr="00866D28" w:rsidRDefault="00E013D0" w:rsidP="00E013D0"/>
        </w:tc>
      </w:tr>
      <w:tr w:rsidR="00E013D0" w:rsidRPr="00866D28" w14:paraId="121336E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94656F"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803F5F1" w14:textId="77777777" w:rsidR="00E013D0" w:rsidRDefault="00DF1EDC" w:rsidP="00E013D0">
            <w:r w:rsidRPr="002C3940">
              <w:t>WifiHotspotOnBoardClient</w:t>
            </w:r>
          </w:p>
          <w:p w14:paraId="2AFEF53F" w14:textId="77777777" w:rsidR="00E013D0" w:rsidRPr="00866D28" w:rsidRDefault="00DF1EDC" w:rsidP="00E013D0">
            <w:r w:rsidRPr="00551403">
              <w:t>WifiHotspotServer</w:t>
            </w:r>
          </w:p>
        </w:tc>
      </w:tr>
    </w:tbl>
    <w:p w14:paraId="062DD433" w14:textId="77777777" w:rsidR="00E013D0" w:rsidRDefault="00E013D0" w:rsidP="00E013D0">
      <w:pPr>
        <w:tabs>
          <w:tab w:val="left" w:pos="1380"/>
        </w:tabs>
      </w:pPr>
    </w:p>
    <w:p w14:paraId="2732564F" w14:textId="77777777" w:rsidR="00E013D0" w:rsidRDefault="00DF1EDC" w:rsidP="008D240F">
      <w:pPr>
        <w:pStyle w:val="Heading4"/>
      </w:pPr>
      <w:r>
        <w:t>WFHSv1-UC-REQ-191990/A-Customer does not activate their free trial period</w:t>
      </w:r>
    </w:p>
    <w:p w14:paraId="5125EDDD"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78DAC89A"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2316F8"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8350035" w14:textId="77777777" w:rsidR="00E013D0" w:rsidRPr="00866D28" w:rsidRDefault="00DF1EDC" w:rsidP="00E013D0">
            <w:r w:rsidRPr="00721803">
              <w:t>WifiHotspotServer</w:t>
            </w:r>
          </w:p>
          <w:p w14:paraId="0455E279" w14:textId="77777777" w:rsidR="00E013D0" w:rsidRDefault="00DF1EDC" w:rsidP="00E013D0">
            <w:r w:rsidRPr="002B0BCC">
              <w:t>WifiHotspotOnBoardClient</w:t>
            </w:r>
          </w:p>
          <w:p w14:paraId="6DDE010A" w14:textId="77777777" w:rsidR="00E013D0" w:rsidRPr="00866D28" w:rsidRDefault="00DF1EDC" w:rsidP="00E013D0">
            <w:r>
              <w:t>User</w:t>
            </w:r>
          </w:p>
        </w:tc>
      </w:tr>
      <w:tr w:rsidR="00E013D0" w:rsidRPr="00866D28" w14:paraId="05F76FB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4EB267"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21F205C" w14:textId="77777777" w:rsidR="00E013D0" w:rsidRDefault="00DF1EDC" w:rsidP="00E013D0">
            <w:r w:rsidRPr="00721803">
              <w:t>WifiHotspotServer</w:t>
            </w:r>
            <w:r>
              <w:t xml:space="preserve"> is On</w:t>
            </w:r>
          </w:p>
          <w:p w14:paraId="2F296EDF" w14:textId="77777777" w:rsidR="00E013D0" w:rsidRDefault="00DF1EDC" w:rsidP="00E013D0">
            <w:r>
              <w:t>Free trial period is waiting to be activated</w:t>
            </w:r>
          </w:p>
          <w:p w14:paraId="638F27D1" w14:textId="77777777" w:rsidR="00E013D0" w:rsidRPr="00866D28" w:rsidRDefault="00E013D0" w:rsidP="00E013D0"/>
        </w:tc>
      </w:tr>
      <w:tr w:rsidR="00E013D0" w:rsidRPr="00866D28" w14:paraId="2D9B60F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85A3D0"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1EA1E5C" w14:textId="77777777" w:rsidR="00E013D0" w:rsidRPr="00866D28" w:rsidRDefault="00DF1EDC" w:rsidP="00E013D0">
            <w:pPr>
              <w:autoSpaceDE w:val="0"/>
              <w:autoSpaceDN w:val="0"/>
              <w:adjustRightInd w:val="0"/>
            </w:pPr>
            <w:r>
              <w:t>New vehicle owner purchases the vehicle and does not activate the trial period right away</w:t>
            </w:r>
          </w:p>
        </w:tc>
      </w:tr>
      <w:tr w:rsidR="00E013D0" w:rsidRPr="00866D28" w14:paraId="34843313"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E33217"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3057C73" w14:textId="77777777" w:rsidR="00E013D0" w:rsidRPr="00866D28" w:rsidRDefault="00DF1EDC" w:rsidP="00E013D0">
            <w:pPr>
              <w:autoSpaceDE w:val="0"/>
              <w:autoSpaceDN w:val="0"/>
              <w:adjustRightInd w:val="0"/>
            </w:pPr>
            <w:r>
              <w:t xml:space="preserve">Customer is presented a free trial period popup reminder in the in-vehicle </w:t>
            </w:r>
            <w:r w:rsidRPr="002B0BCC">
              <w:t>WifiHotspotOnBoardClient</w:t>
            </w:r>
          </w:p>
        </w:tc>
      </w:tr>
      <w:tr w:rsidR="00E013D0" w:rsidRPr="00866D28" w14:paraId="34B452E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A83DF0"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75CF874" w14:textId="77777777" w:rsidR="00E013D0" w:rsidRPr="00866D28" w:rsidRDefault="00E013D0" w:rsidP="00E013D0"/>
        </w:tc>
      </w:tr>
      <w:tr w:rsidR="00E013D0" w:rsidRPr="00866D28" w14:paraId="5D6B147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DE57AC"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0D6017A" w14:textId="77777777" w:rsidR="00E013D0" w:rsidRDefault="00DF1EDC" w:rsidP="00E013D0">
            <w:r w:rsidRPr="002B0BCC">
              <w:t>WifiHotspotOnBoardClient</w:t>
            </w:r>
          </w:p>
          <w:p w14:paraId="0D0394AB" w14:textId="77777777" w:rsidR="00E013D0" w:rsidRPr="00866D28" w:rsidRDefault="00DF1EDC" w:rsidP="00E013D0">
            <w:r w:rsidRPr="00721803">
              <w:t>WifiHotspotServer</w:t>
            </w:r>
          </w:p>
        </w:tc>
      </w:tr>
    </w:tbl>
    <w:p w14:paraId="6FFC5FAF" w14:textId="77777777" w:rsidR="00E013D0" w:rsidRDefault="00E013D0" w:rsidP="00E013D0">
      <w:pPr>
        <w:tabs>
          <w:tab w:val="left" w:pos="1380"/>
        </w:tabs>
      </w:pPr>
    </w:p>
    <w:p w14:paraId="3FEFA998" w14:textId="77777777" w:rsidR="00E013D0" w:rsidRPr="00B11CA6" w:rsidRDefault="00E013D0" w:rsidP="00E013D0">
      <w:pPr>
        <w:tabs>
          <w:tab w:val="left" w:pos="1380"/>
        </w:tabs>
      </w:pPr>
    </w:p>
    <w:p w14:paraId="684A1125" w14:textId="77777777" w:rsidR="00E013D0" w:rsidRDefault="00DF1EDC" w:rsidP="008D240F">
      <w:pPr>
        <w:pStyle w:val="Heading4"/>
      </w:pPr>
      <w:r>
        <w:t>WFHSv2-UC-REQ-283649/A-User enters a Wi-Fi Hotspot screen and the text display is delayed</w:t>
      </w:r>
    </w:p>
    <w:p w14:paraId="7C80ABFA"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7CF08CCD"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529977"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ED66FFA" w14:textId="77777777" w:rsidR="00E013D0" w:rsidRPr="00D04806" w:rsidRDefault="00DF1EDC" w:rsidP="00E013D0">
            <w:r w:rsidRPr="00D04806">
              <w:t>User</w:t>
            </w:r>
          </w:p>
          <w:p w14:paraId="1392AC81" w14:textId="77777777" w:rsidR="00E013D0" w:rsidRPr="00D04806" w:rsidRDefault="00DF1EDC" w:rsidP="00E013D0">
            <w:r>
              <w:t xml:space="preserve">System </w:t>
            </w:r>
          </w:p>
        </w:tc>
      </w:tr>
      <w:tr w:rsidR="00E013D0" w:rsidRPr="00D04806" w14:paraId="4AAB101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56A0AA"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D5E6DE8" w14:textId="77777777" w:rsidR="00E013D0" w:rsidRPr="00D04806" w:rsidRDefault="00DF1EDC" w:rsidP="00E013D0">
            <w:r w:rsidRPr="009526D0">
              <w:t>WifiHotspotServer</w:t>
            </w:r>
            <w:r>
              <w:t xml:space="preserve"> is on</w:t>
            </w:r>
          </w:p>
        </w:tc>
      </w:tr>
      <w:tr w:rsidR="00E013D0" w:rsidRPr="00D04806" w14:paraId="3AD34D9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94D551"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BC8362E" w14:textId="77777777" w:rsidR="00E013D0" w:rsidRPr="00D04806" w:rsidRDefault="00DF1EDC" w:rsidP="00E013D0">
            <w:pPr>
              <w:autoSpaceDE w:val="0"/>
              <w:autoSpaceDN w:val="0"/>
              <w:adjustRightInd w:val="0"/>
            </w:pPr>
            <w:r>
              <w:t>User enters into Wi-Fi SSID/password screen, Connected Devices screen, Blocked devices screen, Manage my account screen, or Data Usage screen</w:t>
            </w:r>
          </w:p>
        </w:tc>
      </w:tr>
      <w:tr w:rsidR="00E013D0" w:rsidRPr="00D04806" w14:paraId="13975704"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5378C2"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84C9673" w14:textId="77777777" w:rsidR="00E013D0" w:rsidRDefault="00DF1EDC" w:rsidP="00E013D0">
            <w:pPr>
              <w:autoSpaceDE w:val="0"/>
              <w:autoSpaceDN w:val="0"/>
              <w:adjustRightInd w:val="0"/>
            </w:pPr>
            <w:r>
              <w:t xml:space="preserve">The </w:t>
            </w:r>
            <w:r w:rsidRPr="00276B7F">
              <w:t>WifiHotspotOnBoardClient</w:t>
            </w:r>
            <w:r>
              <w:t xml:space="preserve"> displays an updating popup while the screen allows the user to exit out</w:t>
            </w:r>
          </w:p>
          <w:p w14:paraId="6D3489CC" w14:textId="77777777" w:rsidR="00E013D0" w:rsidRPr="00D04806" w:rsidRDefault="00DF1EDC" w:rsidP="00E013D0">
            <w:pPr>
              <w:autoSpaceDE w:val="0"/>
              <w:autoSpaceDN w:val="0"/>
              <w:adjustRightInd w:val="0"/>
            </w:pPr>
            <w:r>
              <w:t>Text/images shall become populated and the popup shall disappear once the text is received</w:t>
            </w:r>
          </w:p>
        </w:tc>
      </w:tr>
      <w:tr w:rsidR="00E013D0" w:rsidRPr="00D04806" w14:paraId="0C5D993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F1EA54"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EB762FE" w14:textId="77777777" w:rsidR="00E013D0" w:rsidRPr="00D04806" w:rsidRDefault="00E013D0" w:rsidP="00E013D0"/>
        </w:tc>
      </w:tr>
      <w:tr w:rsidR="00E013D0" w:rsidRPr="00D04806" w14:paraId="6CF11AF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CB9CF"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20135AF" w14:textId="77777777" w:rsidR="00E013D0" w:rsidRPr="00D04806" w:rsidRDefault="00DF1EDC" w:rsidP="00E013D0">
            <w:r w:rsidRPr="00276B7F">
              <w:t>WifiHotspotOnBoardClient</w:t>
            </w:r>
          </w:p>
          <w:p w14:paraId="73753B3C" w14:textId="77777777" w:rsidR="00E013D0" w:rsidRDefault="00DF1EDC" w:rsidP="00E013D0">
            <w:r w:rsidRPr="009526D0">
              <w:t>WifiHotspotServer</w:t>
            </w:r>
          </w:p>
          <w:p w14:paraId="736E63A1" w14:textId="77777777" w:rsidR="00E013D0" w:rsidRPr="00D04806" w:rsidRDefault="00DF1EDC" w:rsidP="00E013D0">
            <w:r w:rsidRPr="00D04806">
              <w:t>CAN</w:t>
            </w:r>
          </w:p>
        </w:tc>
      </w:tr>
    </w:tbl>
    <w:p w14:paraId="78A52D5B" w14:textId="77777777" w:rsidR="00E013D0" w:rsidRDefault="00E013D0" w:rsidP="00E013D0">
      <w:pPr>
        <w:ind w:left="360"/>
      </w:pPr>
    </w:p>
    <w:p w14:paraId="73C9E6FA" w14:textId="77777777" w:rsidR="00E013D0" w:rsidRDefault="008D240F" w:rsidP="008D240F">
      <w:pPr>
        <w:pStyle w:val="Heading2"/>
      </w:pPr>
      <w:r>
        <w:br w:type="page"/>
      </w:r>
      <w:bookmarkStart w:id="57" w:name="_Toc14081904"/>
      <w:r w:rsidR="00DF1EDC" w:rsidRPr="00B9479B">
        <w:t>WFHSv2-FUN-REQ-274795/A-Displaying WifiHotspotServer icon</w:t>
      </w:r>
      <w:bookmarkEnd w:id="57"/>
    </w:p>
    <w:p w14:paraId="23AF0CD1" w14:textId="77777777" w:rsidR="00E013D0" w:rsidRDefault="00DF1EDC" w:rsidP="00E013D0">
      <w:pPr>
        <w:rPr>
          <w:rFonts w:cs="Arial"/>
        </w:rPr>
      </w:pPr>
      <w:r w:rsidRPr="00BF5CD3">
        <w:rPr>
          <w:rFonts w:cs="Arial"/>
        </w:rPr>
        <w:t xml:space="preserve">The </w:t>
      </w:r>
      <w:r w:rsidRPr="00F26605">
        <w:rPr>
          <w:rFonts w:cs="Arial"/>
        </w:rPr>
        <w:t>WifiHotspotServer</w:t>
      </w:r>
      <w:r w:rsidRPr="00BF5CD3">
        <w:rPr>
          <w:rFonts w:cs="Arial"/>
        </w:rPr>
        <w:t xml:space="preserve"> </w:t>
      </w:r>
      <w:r>
        <w:rPr>
          <w:rFonts w:cs="Arial"/>
        </w:rPr>
        <w:t xml:space="preserve">shall have a designated </w:t>
      </w:r>
      <w:r w:rsidRPr="00BF5CD3">
        <w:rPr>
          <w:rFonts w:cs="Arial"/>
        </w:rPr>
        <w:t>icon that shall be</w:t>
      </w:r>
      <w:r>
        <w:rPr>
          <w:rFonts w:cs="Arial"/>
        </w:rPr>
        <w:t xml:space="preserve"> displayed on the in-vehicle </w:t>
      </w:r>
      <w:r w:rsidRPr="008B7965">
        <w:rPr>
          <w:rFonts w:cs="Arial"/>
        </w:rPr>
        <w:t>WifiHotspotOnBoardClient</w:t>
      </w:r>
      <w:r>
        <w:rPr>
          <w:rFonts w:cs="Arial"/>
        </w:rPr>
        <w:t xml:space="preserve"> display. </w:t>
      </w:r>
      <w:r w:rsidRPr="00BF5CD3">
        <w:rPr>
          <w:rFonts w:cs="Arial"/>
        </w:rPr>
        <w:t xml:space="preserve">The icon shall </w:t>
      </w:r>
      <w:r>
        <w:rPr>
          <w:rFonts w:cs="Arial"/>
        </w:rPr>
        <w:t xml:space="preserve">represent the cellular connection that the modem has with the network. It shall </w:t>
      </w:r>
      <w:r w:rsidRPr="00BF5CD3">
        <w:rPr>
          <w:rFonts w:cs="Arial"/>
        </w:rPr>
        <w:t>display the technology used to connect to the cellular network (</w:t>
      </w:r>
      <w:r>
        <w:rPr>
          <w:rFonts w:cs="Arial"/>
        </w:rPr>
        <w:t>i.e. 3G or 4G</w:t>
      </w:r>
      <w:r w:rsidRPr="00BF5CD3">
        <w:rPr>
          <w:rFonts w:cs="Arial"/>
        </w:rPr>
        <w:t xml:space="preserve">) and shall also display the </w:t>
      </w:r>
      <w:r w:rsidRPr="00F26605">
        <w:rPr>
          <w:rFonts w:cs="Arial"/>
        </w:rPr>
        <w:t>WifiHotspotServer</w:t>
      </w:r>
      <w:r w:rsidRPr="00BF5CD3">
        <w:rPr>
          <w:rFonts w:cs="Arial"/>
        </w:rPr>
        <w:t>’s signal strength by showin</w:t>
      </w:r>
      <w:r>
        <w:rPr>
          <w:rFonts w:cs="Arial"/>
        </w:rPr>
        <w:t>g either 1-5 bars or “no service</w:t>
      </w:r>
      <w:r w:rsidRPr="00BF5CD3">
        <w:rPr>
          <w:rFonts w:cs="Arial"/>
        </w:rPr>
        <w:t xml:space="preserve">”. </w:t>
      </w:r>
      <w:r w:rsidRPr="00315CB4">
        <w:rPr>
          <w:rFonts w:cs="Arial"/>
        </w:rPr>
        <w:t>The WifiHotspotOnBoardClient shall also display the status of the Wi-Fi APN connectivity.</w:t>
      </w:r>
    </w:p>
    <w:p w14:paraId="0D8B7B7B" w14:textId="77777777" w:rsidR="00E013D0" w:rsidRPr="00BF5CD3" w:rsidRDefault="00E013D0" w:rsidP="00E013D0">
      <w:pPr>
        <w:rPr>
          <w:rFonts w:cs="Arial"/>
          <w:b/>
          <w:u w:val="single"/>
        </w:rPr>
      </w:pPr>
    </w:p>
    <w:p w14:paraId="3B0CD116" w14:textId="77777777" w:rsidR="00E013D0" w:rsidRPr="00BF5CD3" w:rsidRDefault="00DF1EDC" w:rsidP="00E013D0">
      <w:pPr>
        <w:rPr>
          <w:rFonts w:cs="Arial"/>
        </w:rPr>
      </w:pPr>
      <w:r w:rsidRPr="00BF5CD3">
        <w:rPr>
          <w:rFonts w:cs="Arial"/>
        </w:rPr>
        <w:t xml:space="preserve">The </w:t>
      </w:r>
      <w:r w:rsidRPr="00F26605">
        <w:rPr>
          <w:rFonts w:cs="Arial"/>
        </w:rPr>
        <w:t>WifiHotspotServer</w:t>
      </w:r>
      <w:r w:rsidRPr="00BF5CD3">
        <w:rPr>
          <w:rFonts w:cs="Arial"/>
        </w:rPr>
        <w:t xml:space="preserve"> Wi-Fi Hotspot feature, </w:t>
      </w:r>
      <w:r>
        <w:rPr>
          <w:rFonts w:cs="Arial"/>
        </w:rPr>
        <w:t>SYNC</w:t>
      </w:r>
      <w:r w:rsidRPr="00BF5CD3">
        <w:rPr>
          <w:rFonts w:cs="Arial"/>
        </w:rPr>
        <w:t xml:space="preserve"> Wi-Fi feature and any other Wi-Fi related features existing in the vehicle shall be displayed to the customer in the </w:t>
      </w:r>
      <w:r w:rsidRPr="008B7965">
        <w:rPr>
          <w:rFonts w:cs="Arial"/>
        </w:rPr>
        <w:t>WifiHotspotOnBoardClient</w:t>
      </w:r>
      <w:r w:rsidRPr="00BF5CD3">
        <w:rPr>
          <w:rFonts w:cs="Arial"/>
        </w:rPr>
        <w:t xml:space="preserve"> </w:t>
      </w:r>
      <w:r>
        <w:rPr>
          <w:rFonts w:cs="Arial"/>
        </w:rPr>
        <w:t xml:space="preserve">display </w:t>
      </w:r>
      <w:r w:rsidRPr="00BF5CD3">
        <w:rPr>
          <w:rFonts w:cs="Arial"/>
        </w:rPr>
        <w:t xml:space="preserve">in a way such that the customer experiences minimum to no confusion. Distinct differentiation between the Wi-Fi features shall be made and customer education on all Wi-Fi features shall be achieved through the in-vehicle </w:t>
      </w:r>
      <w:r w:rsidRPr="008B7965">
        <w:rPr>
          <w:rFonts w:cs="Arial"/>
        </w:rPr>
        <w:t>WifiHotspotOnBoardClient</w:t>
      </w:r>
      <w:r>
        <w:rPr>
          <w:rFonts w:cs="Arial"/>
        </w:rPr>
        <w:t xml:space="preserve"> display.</w:t>
      </w:r>
    </w:p>
    <w:p w14:paraId="75BE03B1" w14:textId="77777777" w:rsidR="00E013D0" w:rsidRDefault="00DF1EDC" w:rsidP="008D240F">
      <w:pPr>
        <w:pStyle w:val="Heading3"/>
      </w:pPr>
      <w:bookmarkStart w:id="58" w:name="_Toc14081905"/>
      <w:r>
        <w:t>Requirements</w:t>
      </w:r>
      <w:bookmarkEnd w:id="58"/>
    </w:p>
    <w:p w14:paraId="15A0A12D" w14:textId="77777777" w:rsidR="008D240F" w:rsidRPr="008D240F" w:rsidRDefault="008D240F" w:rsidP="008D240F">
      <w:pPr>
        <w:pStyle w:val="Heading4"/>
        <w:rPr>
          <w:b w:val="0"/>
          <w:u w:val="single"/>
        </w:rPr>
      </w:pPr>
      <w:r w:rsidRPr="008D240F">
        <w:rPr>
          <w:b w:val="0"/>
          <w:u w:val="single"/>
        </w:rPr>
        <w:t>WFHS-REQ-191713/F-Reporting out technology used to connect to the cellular network</w:t>
      </w:r>
    </w:p>
    <w:p w14:paraId="4E540933" w14:textId="77777777" w:rsidR="00E013D0" w:rsidRDefault="00DF1EDC" w:rsidP="00E013D0">
      <w:pPr>
        <w:rPr>
          <w:rFonts w:cs="Arial"/>
        </w:rPr>
      </w:pPr>
      <w:r w:rsidRPr="00863221">
        <w:rPr>
          <w:rFonts w:cs="Arial"/>
        </w:rPr>
        <w:t xml:space="preserve">The </w:t>
      </w:r>
      <w:r w:rsidRPr="00353D4F">
        <w:rPr>
          <w:rFonts w:cs="Arial"/>
        </w:rPr>
        <w:t>WifiHotspotServer</w:t>
      </w:r>
      <w:r w:rsidRPr="00863221">
        <w:rPr>
          <w:rFonts w:cs="Arial"/>
        </w:rPr>
        <w:t xml:space="preserve"> shall detect the technology it is using to connect to the c</w:t>
      </w:r>
      <w:r>
        <w:rPr>
          <w:rFonts w:cs="Arial"/>
        </w:rPr>
        <w:t xml:space="preserve">ellular network and transmit this using the </w:t>
      </w:r>
      <w:r w:rsidRPr="00863221">
        <w:rPr>
          <w:rFonts w:cs="Arial"/>
        </w:rPr>
        <w:t>CAN signal TCUTechnologyUsed</w:t>
      </w:r>
      <w:r>
        <w:rPr>
          <w:rFonts w:cs="Arial"/>
        </w:rPr>
        <w:t>2</w:t>
      </w:r>
      <w:r w:rsidRPr="00863221">
        <w:rPr>
          <w:rFonts w:cs="Arial"/>
        </w:rPr>
        <w:t>_St.</w:t>
      </w:r>
      <w:r>
        <w:rPr>
          <w:rFonts w:cs="Arial"/>
        </w:rPr>
        <w:t xml:space="preserve"> </w:t>
      </w:r>
      <w:r w:rsidRPr="00863221">
        <w:rPr>
          <w:rFonts w:cs="Arial"/>
        </w:rPr>
        <w:t xml:space="preserve">If the </w:t>
      </w:r>
      <w:r w:rsidRPr="00353D4F">
        <w:rPr>
          <w:rFonts w:cs="Arial"/>
        </w:rPr>
        <w:t>WifiHotspotServer</w:t>
      </w:r>
      <w:r w:rsidRPr="00863221">
        <w:rPr>
          <w:rFonts w:cs="Arial"/>
        </w:rPr>
        <w:t xml:space="preserve"> does not have a connection established with the network</w:t>
      </w:r>
      <w:r>
        <w:rPr>
          <w:rFonts w:cs="Arial"/>
        </w:rPr>
        <w:t xml:space="preserve"> (neither the Ford APN nor the Wi-Fi APN are connected), the WifiHotspotServer</w:t>
      </w:r>
      <w:r w:rsidRPr="00863221">
        <w:rPr>
          <w:rFonts w:cs="Arial"/>
        </w:rPr>
        <w:t xml:space="preserve"> shall report out “no network”.</w:t>
      </w:r>
      <w:r>
        <w:rPr>
          <w:rFonts w:cs="Arial"/>
        </w:rPr>
        <w:t xml:space="preserve"> </w:t>
      </w:r>
    </w:p>
    <w:p w14:paraId="08F1B8CE" w14:textId="77777777" w:rsidR="00E013D0" w:rsidRDefault="00E013D0" w:rsidP="00E013D0">
      <w:pPr>
        <w:rPr>
          <w:rFonts w:cs="Arial"/>
        </w:rPr>
      </w:pPr>
    </w:p>
    <w:p w14:paraId="3C4B710E" w14:textId="77777777" w:rsidR="00E013D0" w:rsidRPr="00F361BF" w:rsidRDefault="00DF1EDC" w:rsidP="00E013D0">
      <w:pPr>
        <w:rPr>
          <w:rFonts w:cs="Arial"/>
        </w:rPr>
      </w:pPr>
      <w:r>
        <w:rPr>
          <w:rFonts w:cs="Arial"/>
        </w:rPr>
        <w:t xml:space="preserve">If the WifiHotspotServer is unable to detect the technology being used to connect to the network, it shall set the CAN signal to NULL. </w:t>
      </w:r>
    </w:p>
    <w:p w14:paraId="353D0519" w14:textId="77777777" w:rsidR="008D240F" w:rsidRPr="008D240F" w:rsidRDefault="008D240F" w:rsidP="008D240F">
      <w:pPr>
        <w:pStyle w:val="Heading4"/>
        <w:rPr>
          <w:b w:val="0"/>
          <w:u w:val="single"/>
        </w:rPr>
      </w:pPr>
      <w:r w:rsidRPr="008D240F">
        <w:rPr>
          <w:b w:val="0"/>
          <w:u w:val="single"/>
        </w:rPr>
        <w:t>WFHS-REQ-191711/A-Reporting out the number of devices connected to the Wi-Fi Hotspot</w:t>
      </w:r>
    </w:p>
    <w:p w14:paraId="00F94FDA" w14:textId="77777777" w:rsidR="00E013D0" w:rsidRDefault="00DF1EDC" w:rsidP="00E013D0">
      <w:pPr>
        <w:rPr>
          <w:rFonts w:cs="Arial"/>
        </w:rPr>
      </w:pPr>
      <w:r w:rsidRPr="00F76152">
        <w:rPr>
          <w:rFonts w:cs="Arial"/>
        </w:rPr>
        <w:t xml:space="preserve">The </w:t>
      </w:r>
      <w:r w:rsidRPr="00DD7941">
        <w:rPr>
          <w:rFonts w:cs="Arial"/>
        </w:rPr>
        <w:t>WifiHotspotServer</w:t>
      </w:r>
      <w:r w:rsidRPr="00F76152">
        <w:rPr>
          <w:rFonts w:cs="Arial"/>
        </w:rPr>
        <w:t xml:space="preserve"> shall monitor the number of clients connected to the hotspot and transmit this number in the CAN signal NumberOfConnectedDevices_St. If the number of connected devices increases or dec</w:t>
      </w:r>
      <w:r>
        <w:rPr>
          <w:rFonts w:cs="Arial"/>
        </w:rPr>
        <w:t xml:space="preserve">reases the </w:t>
      </w:r>
      <w:r w:rsidRPr="00DD7941">
        <w:rPr>
          <w:rFonts w:cs="Arial"/>
        </w:rPr>
        <w:t>WifiHotspotServer</w:t>
      </w:r>
      <w:r>
        <w:rPr>
          <w:rFonts w:cs="Arial"/>
        </w:rPr>
        <w:t xml:space="preserve"> shall update the</w:t>
      </w:r>
      <w:r w:rsidRPr="00F76152">
        <w:rPr>
          <w:rFonts w:cs="Arial"/>
        </w:rPr>
        <w:t xml:space="preserve"> CAN signal accordingly. </w:t>
      </w:r>
    </w:p>
    <w:p w14:paraId="77790169" w14:textId="77777777" w:rsidR="00E013D0" w:rsidRDefault="00E013D0" w:rsidP="00E013D0">
      <w:pPr>
        <w:rPr>
          <w:rFonts w:cs="Arial"/>
        </w:rPr>
      </w:pPr>
    </w:p>
    <w:p w14:paraId="78380138" w14:textId="77777777" w:rsidR="00E013D0" w:rsidRPr="00FE326E" w:rsidRDefault="00DF1EDC" w:rsidP="00E013D0">
      <w:pPr>
        <w:rPr>
          <w:rFonts w:cs="Arial"/>
        </w:rPr>
      </w:pPr>
      <w:r>
        <w:rPr>
          <w:rFonts w:cs="Arial"/>
        </w:rPr>
        <w:t xml:space="preserve">If the WifiHotspotServer cannot detect how many devices are connected, the WifiHotspotServer shall default the CAN signal to 0 devices. </w:t>
      </w:r>
    </w:p>
    <w:p w14:paraId="1793B243" w14:textId="77777777" w:rsidR="008D240F" w:rsidRPr="008D240F" w:rsidRDefault="008D240F" w:rsidP="008D240F">
      <w:pPr>
        <w:pStyle w:val="Heading4"/>
        <w:rPr>
          <w:b w:val="0"/>
          <w:u w:val="single"/>
        </w:rPr>
      </w:pPr>
      <w:r w:rsidRPr="008D240F">
        <w:rPr>
          <w:b w:val="0"/>
          <w:u w:val="single"/>
        </w:rPr>
        <w:t>WFHS-REQ-191712/D-Converting and reporting out the number of WifiHotspotServer signal strength bars</w:t>
      </w:r>
    </w:p>
    <w:p w14:paraId="182A83FE" w14:textId="77777777" w:rsidR="00E013D0" w:rsidRPr="00E34F69" w:rsidRDefault="00DF1EDC" w:rsidP="00E013D0">
      <w:pPr>
        <w:rPr>
          <w:rFonts w:cs="Arial"/>
        </w:rPr>
      </w:pPr>
      <w:r w:rsidRPr="00E34F69">
        <w:rPr>
          <w:rFonts w:cs="Arial"/>
        </w:rPr>
        <w:t xml:space="preserve">The </w:t>
      </w:r>
      <w:r w:rsidRPr="00F777B2">
        <w:rPr>
          <w:rFonts w:cs="Arial"/>
        </w:rPr>
        <w:t>WifiHotspotServer</w:t>
      </w:r>
      <w:r w:rsidRPr="00E34F69">
        <w:rPr>
          <w:rFonts w:cs="Arial"/>
        </w:rPr>
        <w:t xml:space="preserve"> shall be responsible for detecting its current signal strength in:</w:t>
      </w:r>
    </w:p>
    <w:p w14:paraId="32165DF9" w14:textId="77777777" w:rsidR="00E013D0" w:rsidRPr="00E34F69" w:rsidRDefault="00DF1EDC" w:rsidP="00DF1EDC">
      <w:pPr>
        <w:numPr>
          <w:ilvl w:val="1"/>
          <w:numId w:val="25"/>
        </w:numPr>
        <w:rPr>
          <w:rFonts w:cs="Arial"/>
        </w:rPr>
      </w:pPr>
      <w:r w:rsidRPr="00E34F69">
        <w:rPr>
          <w:rFonts w:cs="Arial"/>
        </w:rPr>
        <w:t>RSRP (dBm) for LTE</w:t>
      </w:r>
    </w:p>
    <w:p w14:paraId="1F1FE3DD" w14:textId="77777777" w:rsidR="00E013D0" w:rsidRPr="00E34F69" w:rsidRDefault="00DF1EDC" w:rsidP="00DF1EDC">
      <w:pPr>
        <w:numPr>
          <w:ilvl w:val="1"/>
          <w:numId w:val="25"/>
        </w:numPr>
        <w:rPr>
          <w:rFonts w:cs="Arial"/>
        </w:rPr>
      </w:pPr>
      <w:r>
        <w:rPr>
          <w:rFonts w:cs="Arial"/>
        </w:rPr>
        <w:t>RSCP (dBm) for UMTS and HSPA+</w:t>
      </w:r>
    </w:p>
    <w:p w14:paraId="257556ED" w14:textId="77777777" w:rsidR="00E013D0" w:rsidRPr="00E34F69" w:rsidRDefault="00DF1EDC" w:rsidP="00DF1EDC">
      <w:pPr>
        <w:numPr>
          <w:ilvl w:val="1"/>
          <w:numId w:val="25"/>
        </w:numPr>
        <w:rPr>
          <w:rFonts w:cs="Arial"/>
        </w:rPr>
      </w:pPr>
      <w:r>
        <w:rPr>
          <w:rFonts w:cs="Arial"/>
        </w:rPr>
        <w:t>RSSI (dBm) for GSM, GPRS and EDGE</w:t>
      </w:r>
      <w:r w:rsidRPr="00E34F69">
        <w:rPr>
          <w:rFonts w:cs="Arial"/>
        </w:rPr>
        <w:t>.</w:t>
      </w:r>
    </w:p>
    <w:p w14:paraId="21947A12" w14:textId="77777777" w:rsidR="00E013D0" w:rsidRPr="00E34F69" w:rsidRDefault="00E013D0" w:rsidP="00E013D0">
      <w:pPr>
        <w:rPr>
          <w:rFonts w:eastAsiaTheme="minorHAnsi" w:cs="Arial"/>
        </w:rPr>
      </w:pPr>
    </w:p>
    <w:p w14:paraId="581BD250" w14:textId="77777777" w:rsidR="00E013D0" w:rsidRPr="00E34F69" w:rsidRDefault="00DF1EDC" w:rsidP="00E013D0">
      <w:pPr>
        <w:rPr>
          <w:rFonts w:cs="Arial"/>
        </w:rPr>
      </w:pPr>
      <w:r w:rsidRPr="00E34F69">
        <w:rPr>
          <w:rFonts w:cs="Arial"/>
        </w:rPr>
        <w:t xml:space="preserve">The </w:t>
      </w:r>
      <w:r w:rsidRPr="00F777B2">
        <w:rPr>
          <w:rFonts w:cs="Arial"/>
        </w:rPr>
        <w:t>WifiHotspotServer</w:t>
      </w:r>
      <w:r w:rsidRPr="00E34F69">
        <w:rPr>
          <w:rFonts w:cs="Arial"/>
        </w:rPr>
        <w:t xml:space="preserve"> shall transmit the number of bars depending on the current signal strength</w:t>
      </w:r>
      <w:r>
        <w:rPr>
          <w:rFonts w:cs="Arial"/>
        </w:rPr>
        <w:t xml:space="preserve"> of the network connection</w:t>
      </w:r>
      <w:r w:rsidRPr="00E34F69">
        <w:rPr>
          <w:rFonts w:cs="Arial"/>
        </w:rPr>
        <w:t xml:space="preserve"> using the CAN signal TCUSignalStrength_St. Refer to the conversion tables below.</w:t>
      </w:r>
      <w:r w:rsidRPr="007F043C">
        <w:t xml:space="preserve"> </w:t>
      </w:r>
      <w:r w:rsidRPr="007F043C">
        <w:rPr>
          <w:rFonts w:cs="Arial"/>
        </w:rPr>
        <w:t xml:space="preserve">If the </w:t>
      </w:r>
      <w:r>
        <w:rPr>
          <w:rFonts w:cs="Arial"/>
        </w:rPr>
        <w:t>WifiHotspotServer is not connected to the network (neither the Ford APN nor the Wi-Fi APN are connected)</w:t>
      </w:r>
      <w:r w:rsidRPr="007F043C">
        <w:rPr>
          <w:rFonts w:cs="Arial"/>
        </w:rPr>
        <w:t>, the WifiHotspotServer shall report out 0 bars.</w:t>
      </w:r>
    </w:p>
    <w:p w14:paraId="3E6035BB" w14:textId="77777777" w:rsidR="00E013D0" w:rsidRPr="00E34F69" w:rsidRDefault="00E013D0" w:rsidP="00E013D0">
      <w:pPr>
        <w:rPr>
          <w:rFonts w:cs="Arial"/>
        </w:rPr>
      </w:pPr>
    </w:p>
    <w:p w14:paraId="0BFA2BA4" w14:textId="77777777" w:rsidR="00E013D0" w:rsidRDefault="00DF1EDC" w:rsidP="00DF1EDC">
      <w:pPr>
        <w:numPr>
          <w:ilvl w:val="0"/>
          <w:numId w:val="26"/>
        </w:numPr>
        <w:rPr>
          <w:rFonts w:cs="Arial"/>
        </w:rPr>
      </w:pPr>
      <w:r w:rsidRPr="00E34F69">
        <w:rPr>
          <w:rFonts w:cs="Arial"/>
        </w:rPr>
        <w:t xml:space="preserve">If the </w:t>
      </w:r>
      <w:r w:rsidRPr="00F777B2">
        <w:rPr>
          <w:rFonts w:cs="Arial"/>
        </w:rPr>
        <w:t>WifiHotspotServer</w:t>
      </w:r>
      <w:r>
        <w:rPr>
          <w:rFonts w:cs="Arial"/>
        </w:rPr>
        <w:t xml:space="preserve"> is using the </w:t>
      </w:r>
      <w:r w:rsidRPr="00E34F69">
        <w:rPr>
          <w:rFonts w:cs="Arial"/>
        </w:rPr>
        <w:t>LTE network it shall convert the</w:t>
      </w:r>
      <w:r>
        <w:rPr>
          <w:rFonts w:cs="Arial"/>
        </w:rPr>
        <w:t xml:space="preserve"> RSRP values to number of bars using the </w:t>
      </w:r>
      <w:r w:rsidRPr="00E34F69">
        <w:rPr>
          <w:rFonts w:cs="Arial"/>
        </w:rPr>
        <w:t>conversion table below.</w:t>
      </w:r>
    </w:p>
    <w:p w14:paraId="1768EADA" w14:textId="77777777" w:rsidR="00E013D0" w:rsidRPr="00E34F69" w:rsidRDefault="00E013D0" w:rsidP="00E013D0">
      <w:pPr>
        <w:ind w:left="1080"/>
        <w:rPr>
          <w:rFonts w:cs="Arial"/>
        </w:rPr>
      </w:pPr>
    </w:p>
    <w:tbl>
      <w:tblPr>
        <w:tblW w:w="5340" w:type="dxa"/>
        <w:jc w:val="center"/>
        <w:tblLook w:val="04A0" w:firstRow="1" w:lastRow="0" w:firstColumn="1" w:lastColumn="0" w:noHBand="0" w:noVBand="1"/>
      </w:tblPr>
      <w:tblGrid>
        <w:gridCol w:w="2440"/>
        <w:gridCol w:w="2900"/>
      </w:tblGrid>
      <w:tr w:rsidR="00E013D0" w:rsidRPr="00E34F69" w14:paraId="2515FCDF" w14:textId="77777777" w:rsidTr="00E013D0">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2F06707B" w14:textId="77777777" w:rsidR="00E013D0" w:rsidRPr="00E34F69" w:rsidRDefault="00DF1EDC">
            <w:pPr>
              <w:jc w:val="center"/>
              <w:rPr>
                <w:rFonts w:cs="Arial"/>
                <w:b/>
                <w:bCs/>
                <w:color w:val="000000"/>
              </w:rPr>
            </w:pPr>
            <w:r>
              <w:rPr>
                <w:rFonts w:cs="Arial"/>
                <w:b/>
                <w:bCs/>
                <w:color w:val="000000"/>
              </w:rPr>
              <w:t>LTE</w:t>
            </w:r>
          </w:p>
        </w:tc>
      </w:tr>
      <w:tr w:rsidR="00E013D0" w:rsidRPr="00E34F69" w14:paraId="177FF1FB"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5792B6D9" w14:textId="77777777" w:rsidR="00E013D0" w:rsidRPr="00E34F69" w:rsidRDefault="00DF1EDC">
            <w:pPr>
              <w:rPr>
                <w:rFonts w:cs="Arial"/>
                <w:b/>
                <w:bCs/>
                <w:color w:val="000000"/>
              </w:rPr>
            </w:pPr>
            <w:r w:rsidRPr="00E34F69">
              <w:rPr>
                <w:rFonts w:cs="Arial"/>
                <w:b/>
                <w:bCs/>
                <w:color w:val="000000"/>
              </w:rPr>
              <w:t>RSRP Thresholds (dBm)</w:t>
            </w:r>
          </w:p>
        </w:tc>
        <w:tc>
          <w:tcPr>
            <w:tcW w:w="2900" w:type="dxa"/>
            <w:tcBorders>
              <w:top w:val="nil"/>
              <w:left w:val="single" w:sz="4" w:space="0" w:color="auto"/>
              <w:bottom w:val="single" w:sz="4" w:space="0" w:color="auto"/>
              <w:right w:val="single" w:sz="4" w:space="0" w:color="auto"/>
            </w:tcBorders>
            <w:noWrap/>
            <w:vAlign w:val="center"/>
            <w:hideMark/>
          </w:tcPr>
          <w:p w14:paraId="327D99BF" w14:textId="77777777" w:rsidR="00E013D0" w:rsidRPr="00E34F69" w:rsidRDefault="00DF1EDC">
            <w:pPr>
              <w:rPr>
                <w:rFonts w:cs="Arial"/>
                <w:b/>
                <w:bCs/>
                <w:color w:val="000000"/>
              </w:rPr>
            </w:pPr>
            <w:r w:rsidRPr="00E34F69">
              <w:rPr>
                <w:rFonts w:cs="Arial"/>
                <w:b/>
                <w:bCs/>
                <w:color w:val="000000"/>
              </w:rPr>
              <w:t>Signal Bar Strength Indicator</w:t>
            </w:r>
          </w:p>
        </w:tc>
      </w:tr>
      <w:tr w:rsidR="00E013D0" w:rsidRPr="00E34F69" w14:paraId="6D36B64A"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2272E980" w14:textId="77777777" w:rsidR="00E013D0" w:rsidRPr="00E34F69" w:rsidRDefault="00DF1EDC">
            <w:pPr>
              <w:rPr>
                <w:rFonts w:cs="Arial"/>
                <w:color w:val="000000"/>
              </w:rPr>
            </w:pPr>
            <w:r w:rsidRPr="00E34F69">
              <w:rPr>
                <w:rFonts w:cs="Arial"/>
                <w:color w:val="000000"/>
              </w:rPr>
              <w:t>RSRP ˃ -85</w:t>
            </w:r>
          </w:p>
        </w:tc>
        <w:tc>
          <w:tcPr>
            <w:tcW w:w="2900" w:type="dxa"/>
            <w:tcBorders>
              <w:top w:val="nil"/>
              <w:left w:val="single" w:sz="4" w:space="0" w:color="auto"/>
              <w:bottom w:val="single" w:sz="4" w:space="0" w:color="auto"/>
              <w:right w:val="single" w:sz="4" w:space="0" w:color="auto"/>
            </w:tcBorders>
            <w:noWrap/>
            <w:vAlign w:val="center"/>
            <w:hideMark/>
          </w:tcPr>
          <w:p w14:paraId="2D7499A2" w14:textId="77777777" w:rsidR="00E013D0" w:rsidRPr="00E34F69" w:rsidRDefault="00DF1EDC">
            <w:pPr>
              <w:rPr>
                <w:rFonts w:cs="Arial"/>
                <w:color w:val="000000"/>
              </w:rPr>
            </w:pPr>
            <w:r w:rsidRPr="00E34F69">
              <w:rPr>
                <w:rFonts w:cs="Arial"/>
                <w:color w:val="000000"/>
              </w:rPr>
              <w:t>5 bars</w:t>
            </w:r>
          </w:p>
        </w:tc>
      </w:tr>
      <w:tr w:rsidR="00E013D0" w:rsidRPr="00E34F69" w14:paraId="5D7C516B"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66FC17F0" w14:textId="77777777" w:rsidR="00E013D0" w:rsidRPr="00E34F69" w:rsidRDefault="00DF1EDC">
            <w:pPr>
              <w:rPr>
                <w:rFonts w:cs="Arial"/>
                <w:color w:val="000000"/>
              </w:rPr>
            </w:pPr>
            <w:r w:rsidRPr="00E34F69">
              <w:rPr>
                <w:rFonts w:cs="Arial"/>
                <w:color w:val="000000"/>
              </w:rPr>
              <w:t>-85 ≥ RSRP ˃ -95</w:t>
            </w:r>
          </w:p>
        </w:tc>
        <w:tc>
          <w:tcPr>
            <w:tcW w:w="2900" w:type="dxa"/>
            <w:tcBorders>
              <w:top w:val="nil"/>
              <w:left w:val="single" w:sz="4" w:space="0" w:color="auto"/>
              <w:bottom w:val="single" w:sz="4" w:space="0" w:color="auto"/>
              <w:right w:val="single" w:sz="4" w:space="0" w:color="auto"/>
            </w:tcBorders>
            <w:noWrap/>
            <w:vAlign w:val="center"/>
            <w:hideMark/>
          </w:tcPr>
          <w:p w14:paraId="702F311E" w14:textId="77777777" w:rsidR="00E013D0" w:rsidRPr="00E34F69" w:rsidRDefault="00DF1EDC">
            <w:pPr>
              <w:rPr>
                <w:rFonts w:cs="Arial"/>
                <w:color w:val="000000"/>
              </w:rPr>
            </w:pPr>
            <w:r w:rsidRPr="00E34F69">
              <w:rPr>
                <w:rFonts w:cs="Arial"/>
                <w:color w:val="000000"/>
              </w:rPr>
              <w:t>4 bars</w:t>
            </w:r>
          </w:p>
        </w:tc>
      </w:tr>
      <w:tr w:rsidR="00E013D0" w:rsidRPr="00E34F69" w14:paraId="7D341A48"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054C6A17" w14:textId="77777777" w:rsidR="00E013D0" w:rsidRPr="00E34F69" w:rsidRDefault="00DF1EDC">
            <w:pPr>
              <w:rPr>
                <w:rFonts w:cs="Arial"/>
                <w:color w:val="000000"/>
              </w:rPr>
            </w:pPr>
            <w:r w:rsidRPr="00E34F69">
              <w:rPr>
                <w:rFonts w:cs="Arial"/>
                <w:color w:val="000000"/>
              </w:rPr>
              <w:t>-95 ≥ RSRP ˃ -105</w:t>
            </w:r>
          </w:p>
        </w:tc>
        <w:tc>
          <w:tcPr>
            <w:tcW w:w="2900" w:type="dxa"/>
            <w:tcBorders>
              <w:top w:val="nil"/>
              <w:left w:val="single" w:sz="4" w:space="0" w:color="auto"/>
              <w:bottom w:val="single" w:sz="4" w:space="0" w:color="auto"/>
              <w:right w:val="single" w:sz="4" w:space="0" w:color="auto"/>
            </w:tcBorders>
            <w:noWrap/>
            <w:vAlign w:val="center"/>
            <w:hideMark/>
          </w:tcPr>
          <w:p w14:paraId="5F8E9D44" w14:textId="77777777" w:rsidR="00E013D0" w:rsidRPr="00E34F69" w:rsidRDefault="00DF1EDC">
            <w:pPr>
              <w:rPr>
                <w:rFonts w:cs="Arial"/>
                <w:color w:val="000000"/>
              </w:rPr>
            </w:pPr>
            <w:r w:rsidRPr="00E34F69">
              <w:rPr>
                <w:rFonts w:cs="Arial"/>
                <w:color w:val="000000"/>
              </w:rPr>
              <w:t>3 bars</w:t>
            </w:r>
          </w:p>
        </w:tc>
      </w:tr>
      <w:tr w:rsidR="00E013D0" w:rsidRPr="00E34F69" w14:paraId="3FDB6790"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52E14187" w14:textId="77777777" w:rsidR="00E013D0" w:rsidRPr="00E34F69" w:rsidRDefault="00DF1EDC">
            <w:pPr>
              <w:rPr>
                <w:rFonts w:cs="Arial"/>
                <w:color w:val="000000"/>
              </w:rPr>
            </w:pPr>
            <w:r w:rsidRPr="00E34F69">
              <w:rPr>
                <w:rFonts w:cs="Arial"/>
                <w:color w:val="000000"/>
              </w:rPr>
              <w:t>-105 ≥ RSRP ˃ -115</w:t>
            </w:r>
          </w:p>
        </w:tc>
        <w:tc>
          <w:tcPr>
            <w:tcW w:w="2900" w:type="dxa"/>
            <w:tcBorders>
              <w:top w:val="nil"/>
              <w:left w:val="single" w:sz="4" w:space="0" w:color="auto"/>
              <w:bottom w:val="single" w:sz="4" w:space="0" w:color="auto"/>
              <w:right w:val="single" w:sz="4" w:space="0" w:color="auto"/>
            </w:tcBorders>
            <w:noWrap/>
            <w:vAlign w:val="center"/>
            <w:hideMark/>
          </w:tcPr>
          <w:p w14:paraId="269BBE2C" w14:textId="77777777" w:rsidR="00E013D0" w:rsidRPr="00E34F69" w:rsidRDefault="00DF1EDC">
            <w:pPr>
              <w:rPr>
                <w:rFonts w:cs="Arial"/>
                <w:color w:val="000000"/>
              </w:rPr>
            </w:pPr>
            <w:r w:rsidRPr="00E34F69">
              <w:rPr>
                <w:rFonts w:cs="Arial"/>
                <w:color w:val="000000"/>
              </w:rPr>
              <w:t>2 bars</w:t>
            </w:r>
          </w:p>
        </w:tc>
      </w:tr>
      <w:tr w:rsidR="00E013D0" w:rsidRPr="00E34F69" w14:paraId="664C6EB8" w14:textId="77777777" w:rsidTr="00E013D0">
        <w:trPr>
          <w:trHeight w:val="255"/>
          <w:jc w:val="center"/>
        </w:trPr>
        <w:tc>
          <w:tcPr>
            <w:tcW w:w="2440" w:type="dxa"/>
            <w:tcBorders>
              <w:top w:val="nil"/>
              <w:left w:val="single" w:sz="8" w:space="0" w:color="auto"/>
              <w:bottom w:val="nil"/>
              <w:right w:val="nil"/>
            </w:tcBorders>
            <w:noWrap/>
            <w:vAlign w:val="center"/>
            <w:hideMark/>
          </w:tcPr>
          <w:p w14:paraId="5F20E763" w14:textId="77777777" w:rsidR="00E013D0" w:rsidRPr="00E34F69" w:rsidRDefault="00DF1EDC">
            <w:pPr>
              <w:rPr>
                <w:rFonts w:cs="Arial"/>
                <w:color w:val="000000"/>
              </w:rPr>
            </w:pPr>
            <w:r w:rsidRPr="00E34F69">
              <w:rPr>
                <w:rFonts w:cs="Arial"/>
                <w:color w:val="000000"/>
              </w:rPr>
              <w:t>RSRP ≤ -115</w:t>
            </w:r>
          </w:p>
        </w:tc>
        <w:tc>
          <w:tcPr>
            <w:tcW w:w="2900" w:type="dxa"/>
            <w:tcBorders>
              <w:top w:val="nil"/>
              <w:left w:val="single" w:sz="4" w:space="0" w:color="auto"/>
              <w:bottom w:val="single" w:sz="4" w:space="0" w:color="auto"/>
              <w:right w:val="single" w:sz="4" w:space="0" w:color="auto"/>
            </w:tcBorders>
            <w:noWrap/>
            <w:vAlign w:val="center"/>
            <w:hideMark/>
          </w:tcPr>
          <w:p w14:paraId="0C59A645" w14:textId="77777777" w:rsidR="00E013D0" w:rsidRPr="00E34F69" w:rsidRDefault="00DF1EDC">
            <w:pPr>
              <w:rPr>
                <w:rFonts w:cs="Arial"/>
                <w:color w:val="000000"/>
              </w:rPr>
            </w:pPr>
            <w:r w:rsidRPr="00E34F69">
              <w:rPr>
                <w:rFonts w:cs="Arial"/>
                <w:color w:val="000000"/>
              </w:rPr>
              <w:t>1 bar</w:t>
            </w:r>
          </w:p>
        </w:tc>
      </w:tr>
      <w:tr w:rsidR="00E013D0" w:rsidRPr="00E34F69" w14:paraId="49A54A55" w14:textId="77777777" w:rsidTr="00E013D0">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1D4077E4" w14:textId="77777777" w:rsidR="00E013D0" w:rsidRPr="00E34F69" w:rsidRDefault="00DF1EDC">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4D4420A5" w14:textId="77777777" w:rsidR="00E013D0" w:rsidRPr="00E34F69" w:rsidRDefault="00DF1EDC">
            <w:pPr>
              <w:rPr>
                <w:rFonts w:cs="Arial"/>
                <w:color w:val="000000"/>
              </w:rPr>
            </w:pPr>
            <w:r w:rsidRPr="00E34F69">
              <w:rPr>
                <w:rFonts w:cs="Arial"/>
                <w:color w:val="000000"/>
              </w:rPr>
              <w:t>No service (0 bars)</w:t>
            </w:r>
          </w:p>
        </w:tc>
      </w:tr>
    </w:tbl>
    <w:p w14:paraId="65218A66" w14:textId="77777777" w:rsidR="00E013D0" w:rsidRPr="00E34F69" w:rsidRDefault="00E013D0" w:rsidP="00E013D0">
      <w:pPr>
        <w:rPr>
          <w:rFonts w:cs="Arial"/>
        </w:rPr>
      </w:pPr>
    </w:p>
    <w:p w14:paraId="52C75DFE" w14:textId="77777777" w:rsidR="00E013D0" w:rsidRPr="00E34F69" w:rsidRDefault="00E013D0" w:rsidP="00E013D0">
      <w:pPr>
        <w:rPr>
          <w:rFonts w:cs="Arial"/>
        </w:rPr>
      </w:pPr>
    </w:p>
    <w:p w14:paraId="456DCB8A" w14:textId="77777777" w:rsidR="00E013D0" w:rsidRDefault="00DF1EDC" w:rsidP="00DF1EDC">
      <w:pPr>
        <w:numPr>
          <w:ilvl w:val="0"/>
          <w:numId w:val="26"/>
        </w:numPr>
        <w:rPr>
          <w:rFonts w:cs="Arial"/>
        </w:rPr>
      </w:pPr>
      <w:r w:rsidRPr="00E34F69">
        <w:rPr>
          <w:rFonts w:cs="Arial"/>
        </w:rPr>
        <w:t xml:space="preserve">If the </w:t>
      </w:r>
      <w:r w:rsidRPr="0055451C">
        <w:rPr>
          <w:rFonts w:cs="Arial"/>
        </w:rPr>
        <w:t>WifiHotspotServer</w:t>
      </w:r>
      <w:r w:rsidRPr="00E34F69">
        <w:rPr>
          <w:rFonts w:cs="Arial"/>
        </w:rPr>
        <w:t xml:space="preserve"> is using </w:t>
      </w:r>
      <w:r>
        <w:rPr>
          <w:rFonts w:cs="Arial"/>
        </w:rPr>
        <w:t xml:space="preserve">UMTS or HSPA+ </w:t>
      </w:r>
      <w:r w:rsidRPr="00E34F69">
        <w:rPr>
          <w:rFonts w:cs="Arial"/>
        </w:rPr>
        <w:t xml:space="preserve">it shall convert the RSCP values to number of bars using the conversion table below. </w:t>
      </w:r>
    </w:p>
    <w:p w14:paraId="2026470D" w14:textId="77777777" w:rsidR="00E013D0" w:rsidRPr="00E34F69" w:rsidRDefault="00E013D0" w:rsidP="00E013D0">
      <w:pPr>
        <w:ind w:left="1080"/>
        <w:rPr>
          <w:rFonts w:cs="Arial"/>
        </w:rPr>
      </w:pPr>
    </w:p>
    <w:tbl>
      <w:tblPr>
        <w:tblW w:w="5340" w:type="dxa"/>
        <w:jc w:val="center"/>
        <w:tblLook w:val="04A0" w:firstRow="1" w:lastRow="0" w:firstColumn="1" w:lastColumn="0" w:noHBand="0" w:noVBand="1"/>
      </w:tblPr>
      <w:tblGrid>
        <w:gridCol w:w="2440"/>
        <w:gridCol w:w="2900"/>
      </w:tblGrid>
      <w:tr w:rsidR="00E013D0" w:rsidRPr="00E34F69" w14:paraId="15558545" w14:textId="77777777" w:rsidTr="00E013D0">
        <w:trPr>
          <w:trHeight w:val="30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77806FFF" w14:textId="77777777" w:rsidR="00E013D0" w:rsidRPr="00E34F69" w:rsidRDefault="00DF1EDC">
            <w:pPr>
              <w:spacing w:after="200" w:line="276" w:lineRule="auto"/>
              <w:jc w:val="center"/>
              <w:rPr>
                <w:rFonts w:cs="Arial"/>
                <w:b/>
                <w:bCs/>
                <w:color w:val="000000"/>
              </w:rPr>
            </w:pPr>
            <w:r>
              <w:rPr>
                <w:rFonts w:cs="Arial"/>
                <w:b/>
                <w:bCs/>
                <w:color w:val="000000"/>
              </w:rPr>
              <w:t>UMTS, HSPA+ (includes HSPA, HSDPA &amp; HSUPA)</w:t>
            </w:r>
          </w:p>
        </w:tc>
      </w:tr>
      <w:tr w:rsidR="00E013D0" w:rsidRPr="00E34F69" w14:paraId="581B9C36"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0CE676D2" w14:textId="77777777" w:rsidR="00E013D0" w:rsidRPr="00E34F69" w:rsidRDefault="00DF1EDC">
            <w:pPr>
              <w:rPr>
                <w:rFonts w:cs="Arial"/>
                <w:b/>
                <w:bCs/>
                <w:color w:val="000000"/>
              </w:rPr>
            </w:pPr>
            <w:r w:rsidRPr="00E34F69">
              <w:rPr>
                <w:rFonts w:cs="Arial"/>
                <w:b/>
                <w:bCs/>
                <w:color w:val="000000"/>
              </w:rPr>
              <w:t>RSCP Thresholds (dBm)</w:t>
            </w:r>
          </w:p>
        </w:tc>
        <w:tc>
          <w:tcPr>
            <w:tcW w:w="2900" w:type="dxa"/>
            <w:tcBorders>
              <w:top w:val="nil"/>
              <w:left w:val="single" w:sz="4" w:space="0" w:color="auto"/>
              <w:bottom w:val="single" w:sz="4" w:space="0" w:color="auto"/>
              <w:right w:val="single" w:sz="4" w:space="0" w:color="auto"/>
            </w:tcBorders>
            <w:noWrap/>
            <w:vAlign w:val="center"/>
            <w:hideMark/>
          </w:tcPr>
          <w:p w14:paraId="00690619" w14:textId="77777777" w:rsidR="00E013D0" w:rsidRPr="00E34F69" w:rsidRDefault="00DF1EDC">
            <w:pPr>
              <w:rPr>
                <w:rFonts w:cs="Arial"/>
                <w:b/>
                <w:bCs/>
                <w:color w:val="000000"/>
              </w:rPr>
            </w:pPr>
            <w:r w:rsidRPr="00E34F69">
              <w:rPr>
                <w:rFonts w:cs="Arial"/>
                <w:b/>
                <w:bCs/>
                <w:color w:val="000000"/>
              </w:rPr>
              <w:t>Signal Bar Strength Indicator</w:t>
            </w:r>
          </w:p>
        </w:tc>
      </w:tr>
      <w:tr w:rsidR="00E013D0" w:rsidRPr="00E34F69" w14:paraId="70E1D1CD"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3644A720" w14:textId="77777777" w:rsidR="00E013D0" w:rsidRPr="00E34F69" w:rsidRDefault="00DF1EDC">
            <w:pPr>
              <w:rPr>
                <w:rFonts w:cs="Arial"/>
                <w:color w:val="000000"/>
              </w:rPr>
            </w:pPr>
            <w:r w:rsidRPr="00E34F69">
              <w:rPr>
                <w:rFonts w:cs="Arial"/>
                <w:color w:val="000000"/>
              </w:rPr>
              <w:t>RSCP ˃ -80</w:t>
            </w:r>
          </w:p>
        </w:tc>
        <w:tc>
          <w:tcPr>
            <w:tcW w:w="2900" w:type="dxa"/>
            <w:tcBorders>
              <w:top w:val="nil"/>
              <w:left w:val="single" w:sz="4" w:space="0" w:color="auto"/>
              <w:bottom w:val="single" w:sz="4" w:space="0" w:color="auto"/>
              <w:right w:val="single" w:sz="4" w:space="0" w:color="auto"/>
            </w:tcBorders>
            <w:noWrap/>
            <w:vAlign w:val="center"/>
            <w:hideMark/>
          </w:tcPr>
          <w:p w14:paraId="02CC40E2" w14:textId="77777777" w:rsidR="00E013D0" w:rsidRPr="00E34F69" w:rsidRDefault="00DF1EDC">
            <w:pPr>
              <w:rPr>
                <w:rFonts w:cs="Arial"/>
                <w:color w:val="000000"/>
              </w:rPr>
            </w:pPr>
            <w:r w:rsidRPr="00E34F69">
              <w:rPr>
                <w:rFonts w:cs="Arial"/>
                <w:color w:val="000000"/>
              </w:rPr>
              <w:t>5 bars</w:t>
            </w:r>
          </w:p>
        </w:tc>
      </w:tr>
      <w:tr w:rsidR="00E013D0" w:rsidRPr="00E34F69" w14:paraId="30A55C66"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223A8C0E" w14:textId="77777777" w:rsidR="00E013D0" w:rsidRPr="00E34F69" w:rsidRDefault="00DF1EDC">
            <w:pPr>
              <w:rPr>
                <w:rFonts w:cs="Arial"/>
                <w:color w:val="000000"/>
              </w:rPr>
            </w:pPr>
            <w:r w:rsidRPr="00E34F69">
              <w:rPr>
                <w:rFonts w:cs="Arial"/>
                <w:color w:val="000000"/>
              </w:rPr>
              <w:t>-80 ≥ RSCP ˃ -90</w:t>
            </w:r>
          </w:p>
        </w:tc>
        <w:tc>
          <w:tcPr>
            <w:tcW w:w="2900" w:type="dxa"/>
            <w:tcBorders>
              <w:top w:val="nil"/>
              <w:left w:val="single" w:sz="4" w:space="0" w:color="auto"/>
              <w:bottom w:val="single" w:sz="4" w:space="0" w:color="auto"/>
              <w:right w:val="single" w:sz="4" w:space="0" w:color="auto"/>
            </w:tcBorders>
            <w:noWrap/>
            <w:vAlign w:val="center"/>
            <w:hideMark/>
          </w:tcPr>
          <w:p w14:paraId="3B1BB2C1" w14:textId="77777777" w:rsidR="00E013D0" w:rsidRPr="00E34F69" w:rsidRDefault="00DF1EDC">
            <w:pPr>
              <w:rPr>
                <w:rFonts w:cs="Arial"/>
                <w:color w:val="000000"/>
              </w:rPr>
            </w:pPr>
            <w:r w:rsidRPr="00E34F69">
              <w:rPr>
                <w:rFonts w:cs="Arial"/>
                <w:color w:val="000000"/>
              </w:rPr>
              <w:t>4 bars</w:t>
            </w:r>
          </w:p>
        </w:tc>
      </w:tr>
      <w:tr w:rsidR="00E013D0" w:rsidRPr="00E34F69" w14:paraId="622D4671"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52D67711" w14:textId="77777777" w:rsidR="00E013D0" w:rsidRPr="00E34F69" w:rsidRDefault="00DF1EDC">
            <w:pPr>
              <w:rPr>
                <w:rFonts w:cs="Arial"/>
                <w:color w:val="000000"/>
              </w:rPr>
            </w:pPr>
            <w:r w:rsidRPr="00E34F69">
              <w:rPr>
                <w:rFonts w:cs="Arial"/>
                <w:color w:val="000000"/>
              </w:rPr>
              <w:t>-90 ≥ RSCP ˃ -100</w:t>
            </w:r>
          </w:p>
        </w:tc>
        <w:tc>
          <w:tcPr>
            <w:tcW w:w="2900" w:type="dxa"/>
            <w:tcBorders>
              <w:top w:val="nil"/>
              <w:left w:val="single" w:sz="4" w:space="0" w:color="auto"/>
              <w:bottom w:val="single" w:sz="4" w:space="0" w:color="auto"/>
              <w:right w:val="single" w:sz="4" w:space="0" w:color="auto"/>
            </w:tcBorders>
            <w:noWrap/>
            <w:vAlign w:val="center"/>
            <w:hideMark/>
          </w:tcPr>
          <w:p w14:paraId="08A2A1FE" w14:textId="77777777" w:rsidR="00E013D0" w:rsidRPr="00E34F69" w:rsidRDefault="00DF1EDC">
            <w:pPr>
              <w:rPr>
                <w:rFonts w:cs="Arial"/>
                <w:color w:val="000000"/>
              </w:rPr>
            </w:pPr>
            <w:r w:rsidRPr="00E34F69">
              <w:rPr>
                <w:rFonts w:cs="Arial"/>
                <w:color w:val="000000"/>
              </w:rPr>
              <w:t>3 bars</w:t>
            </w:r>
          </w:p>
        </w:tc>
      </w:tr>
      <w:tr w:rsidR="00E013D0" w:rsidRPr="00E34F69" w14:paraId="748D4ED5" w14:textId="77777777" w:rsidTr="00E013D0">
        <w:trPr>
          <w:trHeight w:val="270"/>
          <w:jc w:val="center"/>
        </w:trPr>
        <w:tc>
          <w:tcPr>
            <w:tcW w:w="2440" w:type="dxa"/>
            <w:tcBorders>
              <w:top w:val="nil"/>
              <w:left w:val="single" w:sz="8" w:space="0" w:color="auto"/>
              <w:bottom w:val="single" w:sz="8" w:space="0" w:color="auto"/>
              <w:right w:val="nil"/>
            </w:tcBorders>
            <w:noWrap/>
            <w:vAlign w:val="center"/>
            <w:hideMark/>
          </w:tcPr>
          <w:p w14:paraId="7DF44D97" w14:textId="77777777" w:rsidR="00E013D0" w:rsidRPr="00E34F69" w:rsidRDefault="00DF1EDC">
            <w:pPr>
              <w:rPr>
                <w:rFonts w:cs="Arial"/>
                <w:color w:val="000000"/>
              </w:rPr>
            </w:pPr>
            <w:r w:rsidRPr="00E34F69">
              <w:rPr>
                <w:rFonts w:cs="Arial"/>
                <w:color w:val="000000"/>
              </w:rPr>
              <w:t>-100 ≥ RSCP ˃ -106</w:t>
            </w:r>
          </w:p>
        </w:tc>
        <w:tc>
          <w:tcPr>
            <w:tcW w:w="2900" w:type="dxa"/>
            <w:tcBorders>
              <w:top w:val="nil"/>
              <w:left w:val="single" w:sz="4" w:space="0" w:color="auto"/>
              <w:bottom w:val="single" w:sz="4" w:space="0" w:color="auto"/>
              <w:right w:val="single" w:sz="4" w:space="0" w:color="auto"/>
            </w:tcBorders>
            <w:noWrap/>
            <w:vAlign w:val="center"/>
            <w:hideMark/>
          </w:tcPr>
          <w:p w14:paraId="20519351" w14:textId="77777777" w:rsidR="00E013D0" w:rsidRPr="00E34F69" w:rsidRDefault="00DF1EDC">
            <w:pPr>
              <w:rPr>
                <w:rFonts w:cs="Arial"/>
                <w:color w:val="000000"/>
              </w:rPr>
            </w:pPr>
            <w:r w:rsidRPr="00E34F69">
              <w:rPr>
                <w:rFonts w:cs="Arial"/>
                <w:color w:val="000000"/>
              </w:rPr>
              <w:t>2 bars</w:t>
            </w:r>
          </w:p>
        </w:tc>
      </w:tr>
      <w:tr w:rsidR="00E013D0" w:rsidRPr="00E34F69" w14:paraId="380FB703" w14:textId="77777777" w:rsidTr="00E013D0">
        <w:trPr>
          <w:trHeight w:val="255"/>
          <w:jc w:val="center"/>
        </w:trPr>
        <w:tc>
          <w:tcPr>
            <w:tcW w:w="2440" w:type="dxa"/>
            <w:tcBorders>
              <w:top w:val="nil"/>
              <w:left w:val="single" w:sz="8" w:space="0" w:color="auto"/>
              <w:bottom w:val="nil"/>
              <w:right w:val="nil"/>
            </w:tcBorders>
            <w:noWrap/>
            <w:vAlign w:val="center"/>
            <w:hideMark/>
          </w:tcPr>
          <w:p w14:paraId="6C163B5C" w14:textId="77777777" w:rsidR="00E013D0" w:rsidRPr="00E34F69" w:rsidRDefault="00DF1EDC">
            <w:pPr>
              <w:rPr>
                <w:rFonts w:cs="Arial"/>
                <w:color w:val="000000"/>
              </w:rPr>
            </w:pPr>
            <w:r w:rsidRPr="00E34F69">
              <w:rPr>
                <w:rFonts w:cs="Arial"/>
                <w:color w:val="000000"/>
              </w:rPr>
              <w:t>RSCP ≤ -106</w:t>
            </w:r>
          </w:p>
        </w:tc>
        <w:tc>
          <w:tcPr>
            <w:tcW w:w="2900" w:type="dxa"/>
            <w:tcBorders>
              <w:top w:val="nil"/>
              <w:left w:val="single" w:sz="4" w:space="0" w:color="auto"/>
              <w:bottom w:val="single" w:sz="4" w:space="0" w:color="auto"/>
              <w:right w:val="single" w:sz="4" w:space="0" w:color="auto"/>
            </w:tcBorders>
            <w:noWrap/>
            <w:vAlign w:val="center"/>
            <w:hideMark/>
          </w:tcPr>
          <w:p w14:paraId="2BF02D89" w14:textId="77777777" w:rsidR="00E013D0" w:rsidRPr="00E34F69" w:rsidRDefault="00DF1EDC">
            <w:pPr>
              <w:rPr>
                <w:rFonts w:cs="Arial"/>
                <w:color w:val="000000"/>
              </w:rPr>
            </w:pPr>
            <w:r w:rsidRPr="00E34F69">
              <w:rPr>
                <w:rFonts w:cs="Arial"/>
                <w:color w:val="000000"/>
              </w:rPr>
              <w:t>1 bar</w:t>
            </w:r>
          </w:p>
        </w:tc>
      </w:tr>
      <w:tr w:rsidR="00E013D0" w:rsidRPr="00E34F69" w14:paraId="388AB6EA" w14:textId="77777777" w:rsidTr="00E013D0">
        <w:trPr>
          <w:trHeight w:val="255"/>
          <w:jc w:val="center"/>
        </w:trPr>
        <w:tc>
          <w:tcPr>
            <w:tcW w:w="2440" w:type="dxa"/>
            <w:tcBorders>
              <w:top w:val="single" w:sz="4" w:space="0" w:color="auto"/>
              <w:left w:val="single" w:sz="4" w:space="0" w:color="auto"/>
              <w:bottom w:val="single" w:sz="4" w:space="0" w:color="auto"/>
              <w:right w:val="nil"/>
            </w:tcBorders>
            <w:noWrap/>
            <w:vAlign w:val="center"/>
            <w:hideMark/>
          </w:tcPr>
          <w:p w14:paraId="4DECCA8D" w14:textId="77777777" w:rsidR="00E013D0" w:rsidRPr="00E34F69" w:rsidRDefault="00DF1EDC">
            <w:pPr>
              <w:rPr>
                <w:rFonts w:cs="Arial"/>
                <w:color w:val="000000"/>
              </w:rPr>
            </w:pPr>
            <w:r w:rsidRPr="00E34F69">
              <w:rPr>
                <w:rFonts w:cs="Arial"/>
                <w:color w:val="000000"/>
              </w:rPr>
              <w:t>No reference signals</w:t>
            </w:r>
          </w:p>
        </w:tc>
        <w:tc>
          <w:tcPr>
            <w:tcW w:w="2900" w:type="dxa"/>
            <w:tcBorders>
              <w:top w:val="nil"/>
              <w:left w:val="single" w:sz="4" w:space="0" w:color="auto"/>
              <w:bottom w:val="single" w:sz="4" w:space="0" w:color="auto"/>
              <w:right w:val="single" w:sz="4" w:space="0" w:color="auto"/>
            </w:tcBorders>
            <w:noWrap/>
            <w:vAlign w:val="center"/>
            <w:hideMark/>
          </w:tcPr>
          <w:p w14:paraId="1023629C" w14:textId="77777777" w:rsidR="00E013D0" w:rsidRPr="00E34F69" w:rsidRDefault="00DF1EDC">
            <w:pPr>
              <w:rPr>
                <w:rFonts w:cs="Arial"/>
                <w:color w:val="000000"/>
              </w:rPr>
            </w:pPr>
            <w:r w:rsidRPr="00E34F69">
              <w:rPr>
                <w:rFonts w:cs="Arial"/>
                <w:color w:val="000000"/>
              </w:rPr>
              <w:t>No service (0 bars)</w:t>
            </w:r>
          </w:p>
        </w:tc>
      </w:tr>
    </w:tbl>
    <w:p w14:paraId="3C980A59" w14:textId="77777777" w:rsidR="00E013D0" w:rsidRPr="00E34F69" w:rsidRDefault="00E013D0" w:rsidP="00E013D0">
      <w:pPr>
        <w:rPr>
          <w:rFonts w:cs="Arial"/>
        </w:rPr>
      </w:pPr>
    </w:p>
    <w:p w14:paraId="2FD1BBEB" w14:textId="77777777" w:rsidR="00E013D0" w:rsidRDefault="00DF1EDC" w:rsidP="00DF1EDC">
      <w:pPr>
        <w:numPr>
          <w:ilvl w:val="0"/>
          <w:numId w:val="26"/>
        </w:numPr>
        <w:rPr>
          <w:rFonts w:cs="Arial"/>
        </w:rPr>
      </w:pPr>
      <w:r w:rsidRPr="00E34F69">
        <w:rPr>
          <w:rFonts w:cs="Arial"/>
        </w:rPr>
        <w:t xml:space="preserve">If the </w:t>
      </w:r>
      <w:r w:rsidRPr="00596E48">
        <w:rPr>
          <w:rFonts w:cs="Arial"/>
        </w:rPr>
        <w:t>WifiHotspotServer</w:t>
      </w:r>
      <w:r w:rsidRPr="00E34F69">
        <w:rPr>
          <w:rFonts w:cs="Arial"/>
        </w:rPr>
        <w:t xml:space="preserve"> is using </w:t>
      </w:r>
      <w:r>
        <w:rPr>
          <w:rFonts w:cs="Arial"/>
        </w:rPr>
        <w:t>GSM, GPRS or EDGE</w:t>
      </w:r>
      <w:r w:rsidRPr="00E34F69">
        <w:rPr>
          <w:rFonts w:cs="Arial"/>
        </w:rPr>
        <w:t xml:space="preserve"> it shall convert the RSSI values to number of bars using the conversion table below. </w:t>
      </w:r>
    </w:p>
    <w:p w14:paraId="1C22FA12" w14:textId="77777777" w:rsidR="00E013D0" w:rsidRPr="00E34F69" w:rsidRDefault="00E013D0" w:rsidP="00E013D0">
      <w:pPr>
        <w:ind w:left="1080"/>
        <w:rPr>
          <w:rFonts w:cs="Arial"/>
        </w:rPr>
      </w:pPr>
    </w:p>
    <w:tbl>
      <w:tblPr>
        <w:tblW w:w="5340" w:type="dxa"/>
        <w:jc w:val="center"/>
        <w:tblLook w:val="04A0" w:firstRow="1" w:lastRow="0" w:firstColumn="1" w:lastColumn="0" w:noHBand="0" w:noVBand="1"/>
      </w:tblPr>
      <w:tblGrid>
        <w:gridCol w:w="2389"/>
        <w:gridCol w:w="2951"/>
      </w:tblGrid>
      <w:tr w:rsidR="00E013D0" w:rsidRPr="00E34F69" w14:paraId="2833AA3D" w14:textId="77777777" w:rsidTr="00E013D0">
        <w:trPr>
          <w:trHeight w:val="255"/>
          <w:jc w:val="center"/>
        </w:trPr>
        <w:tc>
          <w:tcPr>
            <w:tcW w:w="5340" w:type="dxa"/>
            <w:gridSpan w:val="2"/>
            <w:tcBorders>
              <w:top w:val="single" w:sz="4" w:space="0" w:color="auto"/>
              <w:left w:val="single" w:sz="4" w:space="0" w:color="auto"/>
              <w:bottom w:val="single" w:sz="4" w:space="0" w:color="auto"/>
              <w:right w:val="single" w:sz="4" w:space="0" w:color="auto"/>
            </w:tcBorders>
            <w:noWrap/>
            <w:vAlign w:val="center"/>
            <w:hideMark/>
          </w:tcPr>
          <w:p w14:paraId="04E033E6" w14:textId="77777777" w:rsidR="00E013D0" w:rsidRPr="00E34F69" w:rsidRDefault="00DF1EDC">
            <w:pPr>
              <w:jc w:val="center"/>
              <w:rPr>
                <w:rFonts w:cs="Arial"/>
                <w:b/>
                <w:bCs/>
                <w:color w:val="000000"/>
              </w:rPr>
            </w:pPr>
            <w:r>
              <w:rPr>
                <w:rFonts w:cs="Arial"/>
                <w:b/>
                <w:bCs/>
                <w:color w:val="000000"/>
              </w:rPr>
              <w:t>GSM, GPRS, EDGE</w:t>
            </w:r>
          </w:p>
        </w:tc>
      </w:tr>
      <w:tr w:rsidR="00E013D0" w:rsidRPr="00E34F69" w14:paraId="47DD60AB" w14:textId="77777777" w:rsidTr="00E013D0">
        <w:trPr>
          <w:trHeight w:val="270"/>
          <w:jc w:val="center"/>
        </w:trPr>
        <w:tc>
          <w:tcPr>
            <w:tcW w:w="2389" w:type="dxa"/>
            <w:tcBorders>
              <w:top w:val="nil"/>
              <w:left w:val="single" w:sz="8" w:space="0" w:color="auto"/>
              <w:bottom w:val="single" w:sz="8" w:space="0" w:color="auto"/>
              <w:right w:val="nil"/>
            </w:tcBorders>
            <w:noWrap/>
            <w:vAlign w:val="center"/>
            <w:hideMark/>
          </w:tcPr>
          <w:p w14:paraId="6116BC07" w14:textId="77777777" w:rsidR="00E013D0" w:rsidRPr="00E34F69" w:rsidRDefault="00DF1EDC">
            <w:pPr>
              <w:rPr>
                <w:rFonts w:cs="Arial"/>
                <w:b/>
                <w:bCs/>
                <w:color w:val="000000"/>
              </w:rPr>
            </w:pPr>
            <w:r w:rsidRPr="00E34F69">
              <w:rPr>
                <w:rFonts w:cs="Arial"/>
                <w:b/>
                <w:bCs/>
                <w:color w:val="000000"/>
              </w:rPr>
              <w:t>RSSI Thresholds (dBm)</w:t>
            </w:r>
          </w:p>
        </w:tc>
        <w:tc>
          <w:tcPr>
            <w:tcW w:w="2951" w:type="dxa"/>
            <w:tcBorders>
              <w:top w:val="nil"/>
              <w:left w:val="single" w:sz="4" w:space="0" w:color="auto"/>
              <w:bottom w:val="single" w:sz="4" w:space="0" w:color="auto"/>
              <w:right w:val="single" w:sz="4" w:space="0" w:color="auto"/>
            </w:tcBorders>
            <w:noWrap/>
            <w:vAlign w:val="center"/>
            <w:hideMark/>
          </w:tcPr>
          <w:p w14:paraId="40383887" w14:textId="77777777" w:rsidR="00E013D0" w:rsidRPr="00E34F69" w:rsidRDefault="00DF1EDC">
            <w:pPr>
              <w:rPr>
                <w:rFonts w:cs="Arial"/>
                <w:b/>
                <w:bCs/>
                <w:color w:val="000000"/>
              </w:rPr>
            </w:pPr>
            <w:r w:rsidRPr="00E34F69">
              <w:rPr>
                <w:rFonts w:cs="Arial"/>
                <w:b/>
                <w:bCs/>
                <w:color w:val="000000"/>
              </w:rPr>
              <w:t>Signal Bar Strength Indicator</w:t>
            </w:r>
          </w:p>
        </w:tc>
      </w:tr>
      <w:tr w:rsidR="00E013D0" w:rsidRPr="00E34F69" w14:paraId="773FDAF6" w14:textId="77777777" w:rsidTr="00E013D0">
        <w:trPr>
          <w:trHeight w:val="270"/>
          <w:jc w:val="center"/>
        </w:trPr>
        <w:tc>
          <w:tcPr>
            <w:tcW w:w="2389" w:type="dxa"/>
            <w:tcBorders>
              <w:top w:val="nil"/>
              <w:left w:val="single" w:sz="8" w:space="0" w:color="auto"/>
              <w:bottom w:val="single" w:sz="8" w:space="0" w:color="auto"/>
              <w:right w:val="nil"/>
            </w:tcBorders>
            <w:noWrap/>
            <w:vAlign w:val="center"/>
            <w:hideMark/>
          </w:tcPr>
          <w:p w14:paraId="12D260DB" w14:textId="77777777" w:rsidR="00E013D0" w:rsidRPr="00E34F69" w:rsidRDefault="00DF1EDC">
            <w:pPr>
              <w:rPr>
                <w:rFonts w:cs="Arial"/>
                <w:color w:val="000000"/>
              </w:rPr>
            </w:pPr>
            <w:r w:rsidRPr="00E34F69">
              <w:rPr>
                <w:rFonts w:cs="Arial"/>
                <w:color w:val="000000"/>
              </w:rPr>
              <w:t>RSSI ˃ -80</w:t>
            </w:r>
          </w:p>
        </w:tc>
        <w:tc>
          <w:tcPr>
            <w:tcW w:w="2951" w:type="dxa"/>
            <w:tcBorders>
              <w:top w:val="nil"/>
              <w:left w:val="single" w:sz="4" w:space="0" w:color="auto"/>
              <w:bottom w:val="single" w:sz="4" w:space="0" w:color="auto"/>
              <w:right w:val="single" w:sz="4" w:space="0" w:color="auto"/>
            </w:tcBorders>
            <w:noWrap/>
            <w:vAlign w:val="center"/>
            <w:hideMark/>
          </w:tcPr>
          <w:p w14:paraId="2BDA7825" w14:textId="77777777" w:rsidR="00E013D0" w:rsidRPr="00E34F69" w:rsidRDefault="00DF1EDC">
            <w:pPr>
              <w:rPr>
                <w:rFonts w:cs="Arial"/>
                <w:color w:val="000000"/>
              </w:rPr>
            </w:pPr>
            <w:r w:rsidRPr="00E34F69">
              <w:rPr>
                <w:rFonts w:cs="Arial"/>
                <w:color w:val="000000"/>
              </w:rPr>
              <w:t>5 bars</w:t>
            </w:r>
          </w:p>
        </w:tc>
      </w:tr>
      <w:tr w:rsidR="00E013D0" w:rsidRPr="00E34F69" w14:paraId="641DF123" w14:textId="77777777" w:rsidTr="00E013D0">
        <w:trPr>
          <w:trHeight w:val="270"/>
          <w:jc w:val="center"/>
        </w:trPr>
        <w:tc>
          <w:tcPr>
            <w:tcW w:w="2389" w:type="dxa"/>
            <w:tcBorders>
              <w:top w:val="nil"/>
              <w:left w:val="single" w:sz="8" w:space="0" w:color="auto"/>
              <w:bottom w:val="single" w:sz="8" w:space="0" w:color="auto"/>
              <w:right w:val="nil"/>
            </w:tcBorders>
            <w:noWrap/>
            <w:vAlign w:val="center"/>
            <w:hideMark/>
          </w:tcPr>
          <w:p w14:paraId="67C0000F" w14:textId="77777777" w:rsidR="00E013D0" w:rsidRPr="00E34F69" w:rsidRDefault="00DF1EDC">
            <w:pPr>
              <w:rPr>
                <w:rFonts w:cs="Arial"/>
                <w:color w:val="000000"/>
              </w:rPr>
            </w:pPr>
            <w:r w:rsidRPr="00E34F69">
              <w:rPr>
                <w:rFonts w:cs="Arial"/>
                <w:color w:val="000000"/>
              </w:rPr>
              <w:t>-80 ≥ RSSI ˃ -89</w:t>
            </w:r>
          </w:p>
        </w:tc>
        <w:tc>
          <w:tcPr>
            <w:tcW w:w="2951" w:type="dxa"/>
            <w:tcBorders>
              <w:top w:val="nil"/>
              <w:left w:val="single" w:sz="4" w:space="0" w:color="auto"/>
              <w:bottom w:val="single" w:sz="4" w:space="0" w:color="auto"/>
              <w:right w:val="single" w:sz="4" w:space="0" w:color="auto"/>
            </w:tcBorders>
            <w:noWrap/>
            <w:vAlign w:val="center"/>
            <w:hideMark/>
          </w:tcPr>
          <w:p w14:paraId="4BCF207B" w14:textId="77777777" w:rsidR="00E013D0" w:rsidRPr="00E34F69" w:rsidRDefault="00DF1EDC">
            <w:pPr>
              <w:rPr>
                <w:rFonts w:cs="Arial"/>
                <w:color w:val="000000"/>
              </w:rPr>
            </w:pPr>
            <w:r w:rsidRPr="00E34F69">
              <w:rPr>
                <w:rFonts w:cs="Arial"/>
                <w:color w:val="000000"/>
              </w:rPr>
              <w:t>4 bars</w:t>
            </w:r>
          </w:p>
        </w:tc>
      </w:tr>
      <w:tr w:rsidR="00E013D0" w:rsidRPr="00E34F69" w14:paraId="12257D8A" w14:textId="77777777" w:rsidTr="00E013D0">
        <w:trPr>
          <w:trHeight w:val="270"/>
          <w:jc w:val="center"/>
        </w:trPr>
        <w:tc>
          <w:tcPr>
            <w:tcW w:w="2389" w:type="dxa"/>
            <w:tcBorders>
              <w:top w:val="nil"/>
              <w:left w:val="single" w:sz="8" w:space="0" w:color="auto"/>
              <w:bottom w:val="single" w:sz="8" w:space="0" w:color="auto"/>
              <w:right w:val="nil"/>
            </w:tcBorders>
            <w:noWrap/>
            <w:vAlign w:val="center"/>
            <w:hideMark/>
          </w:tcPr>
          <w:p w14:paraId="6BB8BF7A" w14:textId="77777777" w:rsidR="00E013D0" w:rsidRPr="00E34F69" w:rsidRDefault="00DF1EDC">
            <w:pPr>
              <w:rPr>
                <w:rFonts w:cs="Arial"/>
                <w:color w:val="000000"/>
              </w:rPr>
            </w:pPr>
            <w:r w:rsidRPr="00E34F69">
              <w:rPr>
                <w:rFonts w:cs="Arial"/>
                <w:color w:val="000000"/>
              </w:rPr>
              <w:t>-89 ≥ RSSI ˃ -98</w:t>
            </w:r>
          </w:p>
        </w:tc>
        <w:tc>
          <w:tcPr>
            <w:tcW w:w="2951" w:type="dxa"/>
            <w:tcBorders>
              <w:top w:val="nil"/>
              <w:left w:val="single" w:sz="4" w:space="0" w:color="auto"/>
              <w:bottom w:val="single" w:sz="4" w:space="0" w:color="auto"/>
              <w:right w:val="single" w:sz="4" w:space="0" w:color="auto"/>
            </w:tcBorders>
            <w:noWrap/>
            <w:vAlign w:val="center"/>
            <w:hideMark/>
          </w:tcPr>
          <w:p w14:paraId="29969D83" w14:textId="77777777" w:rsidR="00E013D0" w:rsidRPr="00E34F69" w:rsidRDefault="00DF1EDC">
            <w:pPr>
              <w:rPr>
                <w:rFonts w:cs="Arial"/>
                <w:color w:val="000000"/>
              </w:rPr>
            </w:pPr>
            <w:r w:rsidRPr="00E34F69">
              <w:rPr>
                <w:rFonts w:cs="Arial"/>
                <w:color w:val="000000"/>
              </w:rPr>
              <w:t>3 bars</w:t>
            </w:r>
          </w:p>
        </w:tc>
      </w:tr>
      <w:tr w:rsidR="00E013D0" w:rsidRPr="00E34F69" w14:paraId="1F9BEF19" w14:textId="77777777" w:rsidTr="00E013D0">
        <w:trPr>
          <w:trHeight w:val="270"/>
          <w:jc w:val="center"/>
        </w:trPr>
        <w:tc>
          <w:tcPr>
            <w:tcW w:w="2389" w:type="dxa"/>
            <w:tcBorders>
              <w:top w:val="nil"/>
              <w:left w:val="single" w:sz="8" w:space="0" w:color="auto"/>
              <w:bottom w:val="single" w:sz="8" w:space="0" w:color="auto"/>
              <w:right w:val="nil"/>
            </w:tcBorders>
            <w:noWrap/>
            <w:vAlign w:val="center"/>
            <w:hideMark/>
          </w:tcPr>
          <w:p w14:paraId="434DCD88" w14:textId="77777777" w:rsidR="00E013D0" w:rsidRPr="00E34F69" w:rsidRDefault="00DF1EDC">
            <w:pPr>
              <w:rPr>
                <w:rFonts w:cs="Arial"/>
                <w:color w:val="000000"/>
              </w:rPr>
            </w:pPr>
            <w:r w:rsidRPr="00E34F69">
              <w:rPr>
                <w:rFonts w:cs="Arial"/>
                <w:color w:val="000000"/>
              </w:rPr>
              <w:t>-98 ≥ RSSI ˃ -104</w:t>
            </w:r>
          </w:p>
        </w:tc>
        <w:tc>
          <w:tcPr>
            <w:tcW w:w="2951" w:type="dxa"/>
            <w:tcBorders>
              <w:top w:val="nil"/>
              <w:left w:val="single" w:sz="4" w:space="0" w:color="auto"/>
              <w:bottom w:val="single" w:sz="4" w:space="0" w:color="auto"/>
              <w:right w:val="single" w:sz="4" w:space="0" w:color="auto"/>
            </w:tcBorders>
            <w:noWrap/>
            <w:vAlign w:val="center"/>
            <w:hideMark/>
          </w:tcPr>
          <w:p w14:paraId="1AD2AF4D" w14:textId="77777777" w:rsidR="00E013D0" w:rsidRPr="00E34F69" w:rsidRDefault="00DF1EDC">
            <w:pPr>
              <w:rPr>
                <w:rFonts w:cs="Arial"/>
                <w:color w:val="000000"/>
              </w:rPr>
            </w:pPr>
            <w:r w:rsidRPr="00E34F69">
              <w:rPr>
                <w:rFonts w:cs="Arial"/>
                <w:color w:val="000000"/>
              </w:rPr>
              <w:t>2 bars</w:t>
            </w:r>
          </w:p>
        </w:tc>
      </w:tr>
      <w:tr w:rsidR="00E013D0" w:rsidRPr="00E34F69" w14:paraId="26C748C8" w14:textId="77777777" w:rsidTr="00E013D0">
        <w:trPr>
          <w:trHeight w:val="255"/>
          <w:jc w:val="center"/>
        </w:trPr>
        <w:tc>
          <w:tcPr>
            <w:tcW w:w="2389" w:type="dxa"/>
            <w:tcBorders>
              <w:top w:val="nil"/>
              <w:left w:val="single" w:sz="8" w:space="0" w:color="auto"/>
              <w:bottom w:val="nil"/>
              <w:right w:val="nil"/>
            </w:tcBorders>
            <w:noWrap/>
            <w:vAlign w:val="center"/>
            <w:hideMark/>
          </w:tcPr>
          <w:p w14:paraId="3C30488E" w14:textId="77777777" w:rsidR="00E013D0" w:rsidRPr="00E34F69" w:rsidRDefault="00DF1EDC">
            <w:pPr>
              <w:rPr>
                <w:rFonts w:cs="Arial"/>
                <w:color w:val="000000"/>
              </w:rPr>
            </w:pPr>
            <w:r w:rsidRPr="00E34F69">
              <w:rPr>
                <w:rFonts w:cs="Arial"/>
                <w:color w:val="000000"/>
              </w:rPr>
              <w:t>RSSI ≤ -104</w:t>
            </w:r>
          </w:p>
        </w:tc>
        <w:tc>
          <w:tcPr>
            <w:tcW w:w="2951" w:type="dxa"/>
            <w:tcBorders>
              <w:top w:val="nil"/>
              <w:left w:val="single" w:sz="4" w:space="0" w:color="auto"/>
              <w:bottom w:val="single" w:sz="4" w:space="0" w:color="auto"/>
              <w:right w:val="single" w:sz="4" w:space="0" w:color="auto"/>
            </w:tcBorders>
            <w:noWrap/>
            <w:vAlign w:val="center"/>
            <w:hideMark/>
          </w:tcPr>
          <w:p w14:paraId="235C4B73" w14:textId="77777777" w:rsidR="00E013D0" w:rsidRPr="00E34F69" w:rsidRDefault="00DF1EDC">
            <w:pPr>
              <w:rPr>
                <w:rFonts w:cs="Arial"/>
                <w:color w:val="000000"/>
              </w:rPr>
            </w:pPr>
            <w:r w:rsidRPr="00E34F69">
              <w:rPr>
                <w:rFonts w:cs="Arial"/>
                <w:color w:val="000000"/>
              </w:rPr>
              <w:t>1 bar</w:t>
            </w:r>
          </w:p>
        </w:tc>
      </w:tr>
      <w:tr w:rsidR="00E013D0" w:rsidRPr="00E34F69" w14:paraId="6F4DD2A5" w14:textId="77777777" w:rsidTr="00E013D0">
        <w:trPr>
          <w:trHeight w:val="255"/>
          <w:jc w:val="center"/>
        </w:trPr>
        <w:tc>
          <w:tcPr>
            <w:tcW w:w="2389" w:type="dxa"/>
            <w:tcBorders>
              <w:top w:val="single" w:sz="4" w:space="0" w:color="auto"/>
              <w:left w:val="single" w:sz="4" w:space="0" w:color="auto"/>
              <w:bottom w:val="single" w:sz="4" w:space="0" w:color="auto"/>
              <w:right w:val="nil"/>
            </w:tcBorders>
            <w:noWrap/>
            <w:vAlign w:val="center"/>
            <w:hideMark/>
          </w:tcPr>
          <w:p w14:paraId="463FD781" w14:textId="77777777" w:rsidR="00E013D0" w:rsidRPr="00E34F69" w:rsidRDefault="00DF1EDC">
            <w:pPr>
              <w:rPr>
                <w:rFonts w:cs="Arial"/>
                <w:color w:val="000000"/>
              </w:rPr>
            </w:pPr>
            <w:r w:rsidRPr="00E34F69">
              <w:rPr>
                <w:rFonts w:cs="Arial"/>
                <w:color w:val="000000"/>
              </w:rPr>
              <w:t>No reference signals</w:t>
            </w:r>
          </w:p>
        </w:tc>
        <w:tc>
          <w:tcPr>
            <w:tcW w:w="2951" w:type="dxa"/>
            <w:tcBorders>
              <w:top w:val="nil"/>
              <w:left w:val="single" w:sz="4" w:space="0" w:color="auto"/>
              <w:bottom w:val="single" w:sz="4" w:space="0" w:color="auto"/>
              <w:right w:val="single" w:sz="4" w:space="0" w:color="auto"/>
            </w:tcBorders>
            <w:noWrap/>
            <w:vAlign w:val="center"/>
            <w:hideMark/>
          </w:tcPr>
          <w:p w14:paraId="1A3B4835" w14:textId="77777777" w:rsidR="00E013D0" w:rsidRPr="00E34F69" w:rsidRDefault="00DF1EDC">
            <w:pPr>
              <w:rPr>
                <w:rFonts w:cs="Arial"/>
                <w:color w:val="000000"/>
              </w:rPr>
            </w:pPr>
            <w:r w:rsidRPr="00E34F69">
              <w:rPr>
                <w:rFonts w:cs="Arial"/>
                <w:color w:val="000000"/>
              </w:rPr>
              <w:t>No service (0 bars)</w:t>
            </w:r>
          </w:p>
        </w:tc>
      </w:tr>
    </w:tbl>
    <w:p w14:paraId="17970964" w14:textId="77777777" w:rsidR="00E013D0" w:rsidRPr="007F043C" w:rsidRDefault="00E013D0" w:rsidP="00E013D0">
      <w:pPr>
        <w:rPr>
          <w:rFonts w:cs="Arial"/>
          <w:strike/>
        </w:rPr>
      </w:pPr>
    </w:p>
    <w:p w14:paraId="18500823" w14:textId="77777777" w:rsidR="008D240F" w:rsidRPr="008D240F" w:rsidRDefault="008D240F" w:rsidP="008D240F">
      <w:pPr>
        <w:pStyle w:val="Heading4"/>
        <w:rPr>
          <w:b w:val="0"/>
          <w:u w:val="single"/>
        </w:rPr>
      </w:pPr>
      <w:r w:rsidRPr="008D240F">
        <w:rPr>
          <w:b w:val="0"/>
          <w:u w:val="single"/>
        </w:rPr>
        <w:t>WFHSv2-REQ-283741/A-Displaying the dedicated WifiHotspotServer icon on the WifiHotspotOnBoardClient display</w:t>
      </w:r>
    </w:p>
    <w:p w14:paraId="5154F324" w14:textId="77777777" w:rsidR="00E013D0" w:rsidRDefault="00DF1EDC" w:rsidP="00E013D0">
      <w:pPr>
        <w:rPr>
          <w:rFonts w:cs="Arial"/>
        </w:rPr>
      </w:pPr>
      <w:r>
        <w:rPr>
          <w:rFonts w:cs="Arial"/>
        </w:rPr>
        <w:t xml:space="preserve">The WifiHotspotServer icon shall represent the status of the cellular connection of the WifiHotspotServer. The icon shall display the number of signal strength bars and the technology in use. </w:t>
      </w:r>
      <w:r w:rsidRPr="00DF7C1F">
        <w:rPr>
          <w:rFonts w:cs="Arial"/>
        </w:rPr>
        <w:t xml:space="preserve">The icon below is an example icon. Refer to </w:t>
      </w:r>
      <w:r>
        <w:rPr>
          <w:rFonts w:cs="Arial"/>
        </w:rPr>
        <w:t xml:space="preserve">the HMI </w:t>
      </w:r>
      <w:r w:rsidRPr="00DF7C1F">
        <w:rPr>
          <w:rFonts w:cs="Arial"/>
        </w:rPr>
        <w:t>specifications to view the actual icon and view the location of the icon</w:t>
      </w:r>
      <w:r>
        <w:rPr>
          <w:rFonts w:cs="Arial"/>
        </w:rPr>
        <w:t xml:space="preserve"> (refer to </w:t>
      </w:r>
      <w:r w:rsidRPr="004566A0">
        <w:rPr>
          <w:rFonts w:cs="Arial"/>
        </w:rPr>
        <w:t>WFHSv2-REQ-283641</w:t>
      </w:r>
      <w:r w:rsidRPr="007361C6">
        <w:rPr>
          <w:rFonts w:cs="Arial"/>
        </w:rPr>
        <w:t>-HMI Specification References</w:t>
      </w:r>
      <w:r>
        <w:rPr>
          <w:rFonts w:cs="Arial"/>
        </w:rPr>
        <w:t>)</w:t>
      </w:r>
      <w:r w:rsidRPr="00DF7C1F">
        <w:rPr>
          <w:rFonts w:cs="Arial"/>
        </w:rPr>
        <w:t>.</w:t>
      </w:r>
    </w:p>
    <w:p w14:paraId="43009068" w14:textId="77777777" w:rsidR="00E013D0" w:rsidRDefault="00DF1EDC" w:rsidP="008D240F">
      <w:pPr>
        <w:jc w:val="center"/>
        <w:rPr>
          <w:rFonts w:cs="Arial"/>
        </w:rPr>
      </w:pPr>
      <w:r>
        <w:rPr>
          <w:noProof/>
        </w:rPr>
        <w:drawing>
          <wp:inline distT="0" distB="0" distL="0" distR="0" wp14:anchorId="5330E5DC" wp14:editId="0CCE2A13">
            <wp:extent cx="2295525" cy="1190625"/>
            <wp:effectExtent l="0" t="0" r="9525" b="9525"/>
            <wp:docPr id="12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1190625"/>
                    </a:xfrm>
                    <a:prstGeom prst="rect">
                      <a:avLst/>
                    </a:prstGeom>
                    <a:noFill/>
                    <a:ln>
                      <a:noFill/>
                    </a:ln>
                  </pic:spPr>
                </pic:pic>
              </a:graphicData>
            </a:graphic>
          </wp:inline>
        </w:drawing>
      </w:r>
    </w:p>
    <w:p w14:paraId="07B0C7F1" w14:textId="77777777" w:rsidR="00E013D0" w:rsidRDefault="00DF1EDC" w:rsidP="00E013D0">
      <w:pPr>
        <w:jc w:val="center"/>
        <w:rPr>
          <w:rFonts w:cs="Arial"/>
        </w:rPr>
      </w:pPr>
      <w:r>
        <w:rPr>
          <w:rFonts w:cs="Arial"/>
        </w:rPr>
        <w:t>Figure. WifiHotspotServer icon</w:t>
      </w:r>
    </w:p>
    <w:p w14:paraId="23F31A15" w14:textId="77777777" w:rsidR="00E013D0" w:rsidRDefault="00E013D0" w:rsidP="00E013D0">
      <w:pPr>
        <w:rPr>
          <w:rFonts w:cs="Arial"/>
        </w:rPr>
      </w:pPr>
    </w:p>
    <w:p w14:paraId="403C4D94" w14:textId="77777777" w:rsidR="00E013D0" w:rsidRDefault="00DF1EDC" w:rsidP="00E013D0">
      <w:pPr>
        <w:rPr>
          <w:rFonts w:cs="Arial"/>
        </w:rPr>
      </w:pPr>
      <w:r>
        <w:rPr>
          <w:rFonts w:cs="Arial"/>
        </w:rPr>
        <w:t xml:space="preserve">The WifiHotspotOnBoardClient shall display the current signal strength in number of bars based on the status of the CAN signal TCUSignalStrength_St. </w:t>
      </w:r>
    </w:p>
    <w:p w14:paraId="6478F836" w14:textId="77777777" w:rsidR="00E013D0" w:rsidRDefault="00E013D0" w:rsidP="00E013D0">
      <w:pPr>
        <w:rPr>
          <w:rFonts w:cs="Arial"/>
        </w:rPr>
      </w:pPr>
    </w:p>
    <w:p w14:paraId="0FD71A78" w14:textId="195821DD" w:rsidR="00E013D0" w:rsidRDefault="00DF1EDC" w:rsidP="00E013D0">
      <w:pPr>
        <w:rPr>
          <w:rFonts w:cs="Arial"/>
        </w:rPr>
      </w:pPr>
      <w:r>
        <w:rPr>
          <w:rFonts w:cs="Arial"/>
        </w:rPr>
        <w:t xml:space="preserve">The WifiHotspotOnBoardClient shall also display the technology used (i.e. 3G or 4G) to connect to the cellular network based on the status of the CAN signal TCUTechnologyUsed2_St. Refer to the Technology Used table within the HMI specs to determine what to display based on the state of the TCUTechnologyUsed2_St CAN signal. </w:t>
      </w:r>
      <w:bookmarkStart w:id="59" w:name="_GoBack"/>
      <w:bookmarkEnd w:id="59"/>
      <w:ins w:id="60" w:author="Shelby, Jessica (J.A.)" w:date="2020-08-14T16:26:00Z">
        <w:r w:rsidR="00CC77B9" w:rsidRPr="00CC77B9">
          <w:rPr>
            <w:rFonts w:cs="Arial"/>
          </w:rPr>
          <w:t>The WifiHotspotOnBoardClient may be required to display different technology icons for different regions or countries and shall refer to the vehicle’s destination region or country (refer to WFHS-REQ-283727-WifiHotspotOnBoardClient identifies vehicle region).</w:t>
        </w:r>
      </w:ins>
    </w:p>
    <w:p w14:paraId="4A1F21D2" w14:textId="77777777" w:rsidR="008D240F" w:rsidRPr="008D240F" w:rsidRDefault="008D240F" w:rsidP="008D240F">
      <w:pPr>
        <w:pStyle w:val="Heading4"/>
        <w:rPr>
          <w:b w:val="0"/>
          <w:u w:val="single"/>
        </w:rPr>
      </w:pPr>
      <w:r w:rsidRPr="008D240F">
        <w:rPr>
          <w:b w:val="0"/>
          <w:u w:val="single"/>
        </w:rPr>
        <w:t>WFHSv2-REQ-283650/A-Displaying the Wi-Fi Hotspot service state</w:t>
      </w:r>
    </w:p>
    <w:p w14:paraId="27613FEB" w14:textId="77777777" w:rsidR="00E013D0" w:rsidRPr="00ED1A56" w:rsidRDefault="00DF1EDC" w:rsidP="00E013D0">
      <w:r w:rsidRPr="00ED1A56">
        <w:t>There may be instances when the WifiHotspotServer is not connected to the cellular network at all or it is connected but the Wi-Fi service is not available because the Wi-Fi channel connection failed due to multiple reasons. Therefore, the in-vehicle occupant shall be informed when the Wi-Fi Hotspot service is not available. The in-vehicle HMI shall inform the customer when the Wi-Fi Hotspot is On, but the Wi-Fi APN is NOT connected. The HMI shall inform the customer that the Wi-Fi Hotspot service is not available through either some sort of transient message, popup, alert messaging center, etc. Refer to the HMI specification to view where and how this notification is presented to the customer (refer to WFHS</w:t>
      </w:r>
      <w:r>
        <w:t>v2</w:t>
      </w:r>
      <w:r w:rsidRPr="00ED1A56">
        <w:t>-REQ-2</w:t>
      </w:r>
      <w:r>
        <w:t>83641</w:t>
      </w:r>
      <w:r w:rsidRPr="00ED1A56">
        <w:t xml:space="preserve">-HMI Specification References). </w:t>
      </w:r>
    </w:p>
    <w:p w14:paraId="58DDF0E9" w14:textId="77777777" w:rsidR="00E013D0" w:rsidRPr="00ED1A56" w:rsidRDefault="00E013D0" w:rsidP="00E013D0"/>
    <w:p w14:paraId="557012FA" w14:textId="77777777" w:rsidR="00E013D0" w:rsidRPr="00ED1A56" w:rsidRDefault="00DF1EDC" w:rsidP="00E013D0">
      <w:r w:rsidRPr="00ED1A56">
        <w:t xml:space="preserve">The WifiHotspotOnBoardClient shall monitor the CAN signal HotspotEnablement_St to determine if the Wi-Fi Hotspot is On, On-disabled or Off. </w:t>
      </w:r>
    </w:p>
    <w:p w14:paraId="4794F615" w14:textId="77777777" w:rsidR="00E013D0" w:rsidRPr="00ED1A56" w:rsidRDefault="00E013D0" w:rsidP="00E013D0"/>
    <w:p w14:paraId="38B167BC" w14:textId="77777777" w:rsidR="00E013D0" w:rsidRPr="00ED1A56" w:rsidRDefault="00DF1EDC" w:rsidP="00E013D0">
      <w:r w:rsidRPr="00ED1A56">
        <w:t xml:space="preserve">The WifiHotspotOnBoardClient shall monitor the CAN signal HotspotAPNConnection_St to determine when the Wi-Fi APN is and is not connected to the network. If the CAN signal is equal to NULL or Not Connected, the Wi-Fi APN is NOT connected. If the CAN signal is equal to Connected, the Wi-Fi APN IS connected.  </w:t>
      </w:r>
    </w:p>
    <w:p w14:paraId="08E5648D" w14:textId="77777777" w:rsidR="00E013D0" w:rsidRPr="00ED1A56" w:rsidRDefault="00E013D0" w:rsidP="00E013D0"/>
    <w:p w14:paraId="634F331D" w14:textId="77777777" w:rsidR="00E013D0" w:rsidRPr="00ED1A56" w:rsidRDefault="00DF1EDC" w:rsidP="00E013D0">
      <w:r w:rsidRPr="00ED1A56">
        <w:t>The WifiHotspotOnBoardClient shall contain a configurable DID (Wi-Fi_APN_Initialization_Time) which shall be used to determine how long the HMI shall wait before informing the customer the Wi-Fi service is not available.</w:t>
      </w:r>
    </w:p>
    <w:p w14:paraId="7068BAB8" w14:textId="77777777" w:rsidR="00E013D0" w:rsidRPr="00ED1A56" w:rsidRDefault="00E013D0" w:rsidP="00E013D0"/>
    <w:p w14:paraId="7CD02737" w14:textId="77777777" w:rsidR="00E013D0" w:rsidRPr="00ED1A56" w:rsidRDefault="00DF1EDC" w:rsidP="00E013D0">
      <w:r w:rsidRPr="00ED1A56">
        <w:t xml:space="preserve">If the WifiHotspotOnBoardClient detects the Wi-Fi Hotspot has transitioned from either Null/Off/ On-Disabled to ON (via HotspotEnablement_St CAN signal), it shall start a timer (WiFi_APN_Initialization_Time) and monitor the CAN signal HotspotAPNConnection_St. </w:t>
      </w:r>
    </w:p>
    <w:p w14:paraId="587D6B48" w14:textId="77777777" w:rsidR="00E013D0" w:rsidRDefault="00DF1EDC" w:rsidP="00DF1EDC">
      <w:pPr>
        <w:numPr>
          <w:ilvl w:val="0"/>
          <w:numId w:val="27"/>
        </w:numPr>
      </w:pPr>
      <w:r w:rsidRPr="00ED1A56">
        <w:t xml:space="preserve">If the signal is already reporting out that the APN is Connected OR it transitions to reflect that the APN is Connected prior to the timer expiring, the WifiHotspotOnBoardClient shall not report any Wi-Fi Hotspot service interruptions and shall end the timer.  </w:t>
      </w:r>
    </w:p>
    <w:p w14:paraId="5E897E33" w14:textId="77777777" w:rsidR="00E013D0" w:rsidRPr="00ED1A56" w:rsidRDefault="00DF1EDC" w:rsidP="00DF1EDC">
      <w:pPr>
        <w:numPr>
          <w:ilvl w:val="0"/>
          <w:numId w:val="27"/>
        </w:numPr>
      </w:pPr>
      <w:r w:rsidRPr="00ED1A56">
        <w:t xml:space="preserve">If the signal continues to report out the Wi-Fi APN is Not Connected or Null when the timer expires, the WifiHotspotOnBoardClient shall inform the customer the Wi-Fi Hotspot service is not available. </w:t>
      </w:r>
    </w:p>
    <w:p w14:paraId="5BBB4A96" w14:textId="77777777" w:rsidR="00E013D0" w:rsidRPr="00ED1A56" w:rsidRDefault="00DF1EDC" w:rsidP="00E013D0">
      <w:r w:rsidRPr="00ED1A56">
        <w:t xml:space="preserve">If at any time while the HotspotEnablement_St=On, the CAN signal HotspotAPNConnection_St transitions to Null or Not Connected, the WifiHotspotOnBoardClient shall update the HMI to indicate the Wi-Fi Hotspot service failure. If the HotspotEnablement_St=Off, On-Disabled or Null, the WifiHotspotOnBoardClient shall NOT report out any Wi-Fi Hotspot service interruptions.  </w:t>
      </w:r>
    </w:p>
    <w:p w14:paraId="3B293116" w14:textId="77777777" w:rsidR="008D240F" w:rsidRPr="008D240F" w:rsidRDefault="008D240F" w:rsidP="008D240F">
      <w:pPr>
        <w:pStyle w:val="Heading4"/>
        <w:rPr>
          <w:b w:val="0"/>
          <w:u w:val="single"/>
        </w:rPr>
      </w:pPr>
      <w:r w:rsidRPr="008D240F">
        <w:rPr>
          <w:b w:val="0"/>
          <w:u w:val="single"/>
        </w:rPr>
        <w:t>WFHS-REQ-222428/A-Reporting out the Wi-Fi APN connectivity status</w:t>
      </w:r>
    </w:p>
    <w:p w14:paraId="364CF59B" w14:textId="77777777" w:rsidR="00E013D0" w:rsidRPr="00853B79" w:rsidRDefault="00DF1EDC" w:rsidP="00E013D0">
      <w:pPr>
        <w:rPr>
          <w:rFonts w:cs="Arial"/>
        </w:rPr>
      </w:pPr>
      <w:r>
        <w:rPr>
          <w:rFonts w:cs="Arial"/>
        </w:rPr>
        <w:t xml:space="preserve">The WifiHotspotServer shall inform the WifiHotspotOnBoardClient of the Wi-Fi’s APN connectivity status using the CAN signal </w:t>
      </w:r>
      <w:r w:rsidRPr="00853B79">
        <w:rPr>
          <w:rFonts w:cs="Arial"/>
        </w:rPr>
        <w:t>HotspotAPNConnection_St</w:t>
      </w:r>
      <w:r>
        <w:rPr>
          <w:rFonts w:cs="Arial"/>
        </w:rPr>
        <w:t xml:space="preserve">. If the Wi-Fi APN is NOT connected to the network, the WifiHotspotServer shall set the CAN signal to Not Connected. If the Wi-Fi APN IS connected to the network, the WifiHotspotServer shall set the CAN signal to Connected. If the WifiHotspotServer is unable to determine the connection status, it shall set the CAN signal to Null. </w:t>
      </w:r>
    </w:p>
    <w:p w14:paraId="41770244" w14:textId="77777777" w:rsidR="008D240F" w:rsidRPr="008D240F" w:rsidRDefault="008D240F" w:rsidP="008D240F">
      <w:pPr>
        <w:pStyle w:val="Heading4"/>
        <w:rPr>
          <w:b w:val="0"/>
          <w:u w:val="single"/>
        </w:rPr>
      </w:pPr>
      <w:r w:rsidRPr="008D240F">
        <w:rPr>
          <w:b w:val="0"/>
          <w:u w:val="single"/>
        </w:rPr>
        <w:t>WFHSv2-REQ-283744/A-Displaying the number of connected devices</w:t>
      </w:r>
    </w:p>
    <w:p w14:paraId="0D9EC512" w14:textId="77777777" w:rsidR="00E013D0" w:rsidRDefault="00DF1EDC" w:rsidP="00E013D0">
      <w:r w:rsidRPr="009B6B5A">
        <w:rPr>
          <w:rFonts w:cs="Arial"/>
        </w:rPr>
        <w:t>The WifiHotspotOnBoardClient shall display the number of devices connected to the hotspot. The CAN signal NumberOfConnectedDevices_St shall be monitored to determine the number to display.</w:t>
      </w:r>
      <w:r>
        <w:rPr>
          <w:rFonts w:cs="Arial"/>
        </w:rPr>
        <w:t xml:space="preserve"> Refer to the HMI specifications to determine where this is displayed (refer to </w:t>
      </w:r>
      <w:r w:rsidRPr="002D423A">
        <w:rPr>
          <w:rFonts w:cs="Arial"/>
        </w:rPr>
        <w:t>WFHSv2-REQ-283641</w:t>
      </w:r>
      <w:r w:rsidRPr="00B52FFB">
        <w:rPr>
          <w:rFonts w:cs="Arial"/>
        </w:rPr>
        <w:t>-HMI Specification References</w:t>
      </w:r>
      <w:r>
        <w:rPr>
          <w:rFonts w:cs="Arial"/>
        </w:rPr>
        <w:t xml:space="preserve">). </w:t>
      </w:r>
    </w:p>
    <w:p w14:paraId="1EFAF944" w14:textId="77777777" w:rsidR="00E013D0" w:rsidRDefault="008D240F" w:rsidP="008D240F">
      <w:pPr>
        <w:pStyle w:val="Heading2"/>
      </w:pPr>
      <w:r>
        <w:br w:type="page"/>
      </w:r>
      <w:bookmarkStart w:id="61" w:name="_Toc14081906"/>
      <w:r w:rsidR="00DF1EDC" w:rsidRPr="00B9479B">
        <w:t>WFHSv2-FUN-REQ-274796/C-Turning Wi-Fi Hotspot On or Off</w:t>
      </w:r>
      <w:bookmarkEnd w:id="61"/>
    </w:p>
    <w:p w14:paraId="1D39623F" w14:textId="77777777" w:rsidR="00E013D0" w:rsidRPr="00DA171F" w:rsidRDefault="00DF1EDC" w:rsidP="00E013D0">
      <w:pPr>
        <w:rPr>
          <w:rFonts w:cs="Arial"/>
        </w:rPr>
      </w:pPr>
      <w:r w:rsidRPr="00DA171F">
        <w:rPr>
          <w:rFonts w:cs="Arial"/>
        </w:rPr>
        <w:t>Users may turn the hotspot on or off thro</w:t>
      </w:r>
      <w:r>
        <w:rPr>
          <w:rFonts w:cs="Arial"/>
        </w:rPr>
        <w:t xml:space="preserve">ugh the in-vehicle </w:t>
      </w:r>
      <w:r w:rsidRPr="003C6987">
        <w:rPr>
          <w:rFonts w:cs="Arial"/>
        </w:rPr>
        <w:t>WifiHotspotOnBoardClient</w:t>
      </w:r>
      <w:r>
        <w:rPr>
          <w:rFonts w:cs="Arial"/>
        </w:rPr>
        <w:t xml:space="preserve"> </w:t>
      </w:r>
      <w:r w:rsidRPr="0071055E">
        <w:rPr>
          <w:rFonts w:cs="Arial"/>
        </w:rPr>
        <w:t>or from the WifiHotspotOffBoardClient</w:t>
      </w:r>
      <w:r>
        <w:rPr>
          <w:rFonts w:cs="Arial"/>
        </w:rPr>
        <w:t>. If the</w:t>
      </w:r>
      <w:r w:rsidRPr="00DA171F">
        <w:rPr>
          <w:rFonts w:cs="Arial"/>
        </w:rPr>
        <w:t xml:space="preserve"> </w:t>
      </w:r>
      <w:r>
        <w:rPr>
          <w:rFonts w:cs="Arial"/>
        </w:rPr>
        <w:t>Wi-Fi H</w:t>
      </w:r>
      <w:r w:rsidRPr="00DA171F">
        <w:rPr>
          <w:rFonts w:cs="Arial"/>
        </w:rPr>
        <w:t>otspot is off</w:t>
      </w:r>
      <w:r>
        <w:rPr>
          <w:rFonts w:cs="Arial"/>
        </w:rPr>
        <w:t>,</w:t>
      </w:r>
      <w:r w:rsidRPr="00DA171F">
        <w:rPr>
          <w:rFonts w:cs="Arial"/>
        </w:rPr>
        <w:t xml:space="preserve"> no Wi-Fi enabled devices may connect</w:t>
      </w:r>
      <w:r>
        <w:rPr>
          <w:rFonts w:cs="Arial"/>
        </w:rPr>
        <w:t xml:space="preserve"> to the Wi-Fi Hotspot, and if the Wi-Fi Hotspot is o</w:t>
      </w:r>
      <w:r w:rsidRPr="00DA171F">
        <w:rPr>
          <w:rFonts w:cs="Arial"/>
        </w:rPr>
        <w:t>n</w:t>
      </w:r>
      <w:r>
        <w:rPr>
          <w:rFonts w:cs="Arial"/>
        </w:rPr>
        <w:t>, a set amount of Wi-Fi enabled devices shall be allowed to connect to the Wi-Fi Hotspot (requirement WFHSv2-</w:t>
      </w:r>
      <w:r w:rsidRPr="00E42C53">
        <w:rPr>
          <w:rFonts w:cs="Arial"/>
        </w:rPr>
        <w:t>REQ-288222</w:t>
      </w:r>
      <w:r>
        <w:rPr>
          <w:rFonts w:cs="Arial"/>
        </w:rPr>
        <w:t>-Managing the connected devices list defines the max number of devices).</w:t>
      </w:r>
    </w:p>
    <w:p w14:paraId="3D7ADBBC" w14:textId="77777777" w:rsidR="00E013D0" w:rsidRPr="00DA171F" w:rsidRDefault="00E013D0" w:rsidP="00E013D0">
      <w:pPr>
        <w:rPr>
          <w:rFonts w:eastAsiaTheme="minorHAnsi" w:cs="Arial"/>
        </w:rPr>
      </w:pPr>
    </w:p>
    <w:p w14:paraId="2D4C94C3" w14:textId="77777777" w:rsidR="00E013D0" w:rsidRPr="00E62D59" w:rsidRDefault="00DF1EDC" w:rsidP="00E013D0">
      <w:pPr>
        <w:rPr>
          <w:rFonts w:cs="Arial"/>
        </w:rPr>
      </w:pPr>
      <w:r w:rsidRPr="00DA171F">
        <w:rPr>
          <w:rFonts w:cs="Arial"/>
        </w:rPr>
        <w:t xml:space="preserve">If the user turns the </w:t>
      </w:r>
      <w:r>
        <w:rPr>
          <w:rFonts w:cs="Arial"/>
        </w:rPr>
        <w:t>Wi-Fi H</w:t>
      </w:r>
      <w:r w:rsidRPr="00DA171F">
        <w:rPr>
          <w:rFonts w:cs="Arial"/>
        </w:rPr>
        <w:t xml:space="preserve">otspot on or off from </w:t>
      </w:r>
      <w:r>
        <w:rPr>
          <w:rFonts w:cs="Arial"/>
        </w:rPr>
        <w:t>the</w:t>
      </w:r>
      <w:r w:rsidRPr="00DA171F">
        <w:rPr>
          <w:rFonts w:cs="Arial"/>
        </w:rPr>
        <w:t xml:space="preserve"> </w:t>
      </w:r>
      <w:r w:rsidRPr="003C6987">
        <w:rPr>
          <w:rFonts w:cs="Arial"/>
        </w:rPr>
        <w:t>WifiHotspotOnBoardClient</w:t>
      </w:r>
      <w:r w:rsidRPr="00DA171F">
        <w:rPr>
          <w:rFonts w:cs="Arial"/>
        </w:rPr>
        <w:t xml:space="preserve"> </w:t>
      </w:r>
      <w:r>
        <w:rPr>
          <w:rFonts w:cs="Arial"/>
        </w:rPr>
        <w:t xml:space="preserve">display, </w:t>
      </w:r>
      <w:r w:rsidRPr="00DA171F">
        <w:rPr>
          <w:rFonts w:cs="Arial"/>
        </w:rPr>
        <w:t xml:space="preserve">the </w:t>
      </w:r>
      <w:r w:rsidRPr="00701497">
        <w:rPr>
          <w:rFonts w:cs="Arial"/>
        </w:rPr>
        <w:t>WifiHotspotServer</w:t>
      </w:r>
      <w:r w:rsidRPr="00DA171F">
        <w:rPr>
          <w:rFonts w:cs="Arial"/>
        </w:rPr>
        <w:t xml:space="preserve"> shall receive a CAN signal, check the </w:t>
      </w:r>
      <w:r>
        <w:rPr>
          <w:rFonts w:cs="Arial"/>
        </w:rPr>
        <w:t>Wi-Fi Hotspot enablement</w:t>
      </w:r>
      <w:r w:rsidRPr="00DA171F">
        <w:rPr>
          <w:rFonts w:cs="Arial"/>
        </w:rPr>
        <w:t xml:space="preserve"> conditions</w:t>
      </w:r>
      <w:r>
        <w:rPr>
          <w:rFonts w:cs="Arial"/>
        </w:rPr>
        <w:t>,</w:t>
      </w:r>
      <w:r w:rsidRPr="00DA171F">
        <w:rPr>
          <w:rFonts w:cs="Arial"/>
        </w:rPr>
        <w:t xml:space="preserve"> if </w:t>
      </w:r>
      <w:r>
        <w:rPr>
          <w:rFonts w:cs="Arial"/>
        </w:rPr>
        <w:t>necessary, save and update the Wi-Fi H</w:t>
      </w:r>
      <w:r w:rsidRPr="00DA171F">
        <w:rPr>
          <w:rFonts w:cs="Arial"/>
        </w:rPr>
        <w:t xml:space="preserve">otspot’s setting and respond to the </w:t>
      </w:r>
      <w:r w:rsidRPr="003C6987">
        <w:rPr>
          <w:rFonts w:cs="Arial"/>
        </w:rPr>
        <w:t>WifiHotspotOnBoardClient</w:t>
      </w:r>
      <w:r w:rsidRPr="00DA171F">
        <w:rPr>
          <w:rFonts w:cs="Arial"/>
        </w:rPr>
        <w:t xml:space="preserve"> by updating its status on a designated CAN signal. </w:t>
      </w:r>
      <w:r w:rsidRPr="0071055E">
        <w:rPr>
          <w:rFonts w:cs="Arial"/>
        </w:rPr>
        <w:t>If the WifiHotspotServer receives a request from the WifiHotspotOffBoardClient, it shall receive and process a command/response/alert message.</w:t>
      </w:r>
    </w:p>
    <w:p w14:paraId="6DF3D208" w14:textId="77777777" w:rsidR="00E013D0" w:rsidRDefault="00DF1EDC" w:rsidP="008D240F">
      <w:pPr>
        <w:pStyle w:val="Heading3"/>
      </w:pPr>
      <w:bookmarkStart w:id="62" w:name="_Toc14081907"/>
      <w:r>
        <w:t>Requirements</w:t>
      </w:r>
      <w:bookmarkEnd w:id="62"/>
    </w:p>
    <w:p w14:paraId="3DCD6AE7" w14:textId="77777777" w:rsidR="008D240F" w:rsidRPr="008D240F" w:rsidRDefault="008D240F" w:rsidP="008D240F">
      <w:pPr>
        <w:pStyle w:val="Heading4"/>
        <w:rPr>
          <w:b w:val="0"/>
          <w:u w:val="single"/>
        </w:rPr>
      </w:pPr>
      <w:r w:rsidRPr="008D240F">
        <w:rPr>
          <w:b w:val="0"/>
          <w:u w:val="single"/>
        </w:rPr>
        <w:t>WFHSv2-REQ-283564/B-Wi-Fi Hotspot enablement condition checks</w:t>
      </w:r>
    </w:p>
    <w:p w14:paraId="0C8AEC46" w14:textId="77777777" w:rsidR="00E013D0" w:rsidRPr="007E4FFE" w:rsidRDefault="00DF1EDC" w:rsidP="00E013D0">
      <w:pPr>
        <w:rPr>
          <w:rFonts w:cs="Arial"/>
        </w:rPr>
      </w:pPr>
      <w:r w:rsidRPr="007E4FFE">
        <w:rPr>
          <w:rFonts w:cs="Arial"/>
        </w:rPr>
        <w:t xml:space="preserve">The WifiHotspotServer shall report the Wi-Fi Hotspot in one of three enablement states through the CAN signal HotspotEnablement_St: </w:t>
      </w:r>
    </w:p>
    <w:p w14:paraId="4896F06D" w14:textId="77777777" w:rsidR="00E013D0" w:rsidRPr="007E4FFE" w:rsidRDefault="00E013D0" w:rsidP="00E013D0">
      <w:pPr>
        <w:rPr>
          <w:rFonts w:cs="Arial"/>
        </w:rPr>
      </w:pPr>
    </w:p>
    <w:tbl>
      <w:tblPr>
        <w:tblW w:w="6500" w:type="dxa"/>
        <w:jc w:val="center"/>
        <w:tblLook w:val="04A0" w:firstRow="1" w:lastRow="0" w:firstColumn="1" w:lastColumn="0" w:noHBand="0" w:noVBand="1"/>
      </w:tblPr>
      <w:tblGrid>
        <w:gridCol w:w="2180"/>
        <w:gridCol w:w="4320"/>
      </w:tblGrid>
      <w:tr w:rsidR="00E013D0" w:rsidRPr="007E4FFE" w14:paraId="686FD5A9" w14:textId="77777777" w:rsidTr="00E013D0">
        <w:trPr>
          <w:trHeight w:val="450"/>
          <w:jc w:val="center"/>
        </w:trPr>
        <w:tc>
          <w:tcPr>
            <w:tcW w:w="2180" w:type="dxa"/>
            <w:tcBorders>
              <w:top w:val="single" w:sz="4" w:space="0" w:color="auto"/>
              <w:left w:val="single" w:sz="4" w:space="0" w:color="auto"/>
              <w:bottom w:val="single" w:sz="4" w:space="0" w:color="auto"/>
              <w:right w:val="single" w:sz="4" w:space="0" w:color="auto"/>
            </w:tcBorders>
            <w:shd w:val="clear" w:color="auto" w:fill="95B3D7"/>
            <w:vAlign w:val="center"/>
            <w:hideMark/>
          </w:tcPr>
          <w:p w14:paraId="61926BE0" w14:textId="77777777" w:rsidR="00E013D0" w:rsidRPr="007E4FFE" w:rsidRDefault="00DF1EDC">
            <w:pPr>
              <w:spacing w:after="200" w:line="276" w:lineRule="auto"/>
              <w:rPr>
                <w:rFonts w:cs="Arial"/>
                <w:b/>
                <w:bCs/>
                <w:color w:val="000000"/>
              </w:rPr>
            </w:pPr>
            <w:r w:rsidRPr="007E4FFE">
              <w:rPr>
                <w:rFonts w:cs="Arial"/>
                <w:b/>
                <w:bCs/>
                <w:color w:val="000000"/>
              </w:rPr>
              <w:t>Wi-Fi Hotspot Enablement State</w:t>
            </w:r>
          </w:p>
        </w:tc>
        <w:tc>
          <w:tcPr>
            <w:tcW w:w="4320" w:type="dxa"/>
            <w:tcBorders>
              <w:top w:val="single" w:sz="4" w:space="0" w:color="auto"/>
              <w:left w:val="nil"/>
              <w:bottom w:val="single" w:sz="4" w:space="0" w:color="auto"/>
              <w:right w:val="single" w:sz="4" w:space="0" w:color="auto"/>
            </w:tcBorders>
            <w:shd w:val="clear" w:color="auto" w:fill="95B3D7"/>
            <w:vAlign w:val="center"/>
            <w:hideMark/>
          </w:tcPr>
          <w:p w14:paraId="494147E4" w14:textId="77777777" w:rsidR="00E013D0" w:rsidRPr="007E4FFE" w:rsidRDefault="00DF1EDC">
            <w:pPr>
              <w:spacing w:line="276" w:lineRule="auto"/>
              <w:rPr>
                <w:rFonts w:cs="Arial"/>
                <w:b/>
                <w:bCs/>
                <w:color w:val="000000"/>
              </w:rPr>
            </w:pPr>
            <w:r w:rsidRPr="007E4FFE">
              <w:rPr>
                <w:rFonts w:cs="Arial"/>
                <w:b/>
                <w:bCs/>
                <w:color w:val="000000"/>
              </w:rPr>
              <w:t>Functionality</w:t>
            </w:r>
          </w:p>
        </w:tc>
      </w:tr>
      <w:tr w:rsidR="00E013D0" w:rsidRPr="007E4FFE" w14:paraId="7063F229" w14:textId="77777777" w:rsidTr="00E013D0">
        <w:trPr>
          <w:trHeight w:val="510"/>
          <w:jc w:val="center"/>
        </w:trPr>
        <w:tc>
          <w:tcPr>
            <w:tcW w:w="2180" w:type="dxa"/>
            <w:tcBorders>
              <w:top w:val="nil"/>
              <w:left w:val="single" w:sz="4" w:space="0" w:color="auto"/>
              <w:bottom w:val="single" w:sz="4" w:space="0" w:color="auto"/>
              <w:right w:val="single" w:sz="4" w:space="0" w:color="auto"/>
            </w:tcBorders>
            <w:vAlign w:val="bottom"/>
            <w:hideMark/>
          </w:tcPr>
          <w:p w14:paraId="25649A73" w14:textId="77777777" w:rsidR="00E013D0" w:rsidRPr="007E4FFE" w:rsidRDefault="00DF1EDC">
            <w:pPr>
              <w:spacing w:line="276" w:lineRule="auto"/>
              <w:rPr>
                <w:rFonts w:cs="Arial"/>
                <w:color w:val="000000"/>
              </w:rPr>
            </w:pPr>
            <w:r w:rsidRPr="007E4FFE">
              <w:rPr>
                <w:rFonts w:cs="Arial"/>
                <w:color w:val="000000"/>
              </w:rPr>
              <w:t>on</w:t>
            </w:r>
          </w:p>
        </w:tc>
        <w:tc>
          <w:tcPr>
            <w:tcW w:w="4320" w:type="dxa"/>
            <w:tcBorders>
              <w:top w:val="nil"/>
              <w:left w:val="nil"/>
              <w:bottom w:val="single" w:sz="4" w:space="0" w:color="auto"/>
              <w:right w:val="single" w:sz="4" w:space="0" w:color="auto"/>
            </w:tcBorders>
            <w:vAlign w:val="bottom"/>
            <w:hideMark/>
          </w:tcPr>
          <w:p w14:paraId="1F85F064" w14:textId="77777777" w:rsidR="00E013D0" w:rsidRPr="007E4FFE" w:rsidRDefault="00DF1EDC">
            <w:pPr>
              <w:spacing w:line="276" w:lineRule="auto"/>
              <w:rPr>
                <w:rFonts w:cs="Arial"/>
                <w:color w:val="000000"/>
              </w:rPr>
            </w:pPr>
            <w:r w:rsidRPr="007E4FFE">
              <w:rPr>
                <w:rFonts w:cs="Arial"/>
                <w:color w:val="000000"/>
              </w:rPr>
              <w:t>The WifiHotspotServer shall provide a Wi-Fi signal and enable clients to connect to the hotspot. This state can only be active when the Wi-Fi Hotspot enablement conditions are met.</w:t>
            </w:r>
          </w:p>
        </w:tc>
      </w:tr>
      <w:tr w:rsidR="00E013D0" w:rsidRPr="007E4FFE" w14:paraId="55CF2C2C" w14:textId="77777777" w:rsidTr="00E013D0">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454DF3D3" w14:textId="77777777" w:rsidR="00E013D0" w:rsidRPr="007E4FFE" w:rsidRDefault="00DF1EDC">
            <w:pPr>
              <w:spacing w:line="276" w:lineRule="auto"/>
              <w:rPr>
                <w:rFonts w:cs="Arial"/>
                <w:color w:val="000000"/>
              </w:rPr>
            </w:pPr>
            <w:r w:rsidRPr="007E4FFE">
              <w:rPr>
                <w:rFonts w:cs="Arial"/>
                <w:color w:val="000000"/>
              </w:rPr>
              <w:t>on-disabled</w:t>
            </w:r>
          </w:p>
        </w:tc>
        <w:tc>
          <w:tcPr>
            <w:tcW w:w="4320" w:type="dxa"/>
            <w:tcBorders>
              <w:top w:val="nil"/>
              <w:left w:val="nil"/>
              <w:bottom w:val="single" w:sz="4" w:space="0" w:color="auto"/>
              <w:right w:val="single" w:sz="4" w:space="0" w:color="auto"/>
            </w:tcBorders>
            <w:vAlign w:val="bottom"/>
            <w:hideMark/>
          </w:tcPr>
          <w:p w14:paraId="5A8FB2E7" w14:textId="77777777" w:rsidR="00E013D0" w:rsidRPr="007E4FFE" w:rsidRDefault="00DF1EDC">
            <w:pPr>
              <w:spacing w:line="276" w:lineRule="auto"/>
              <w:rPr>
                <w:rFonts w:cs="Arial"/>
                <w:color w:val="000000"/>
              </w:rPr>
            </w:pPr>
            <w:r w:rsidRPr="007E4FFE">
              <w:rPr>
                <w:rFonts w:cs="Arial"/>
                <w:color w:val="000000"/>
              </w:rPr>
              <w:t>The WifiHotspotServer shall provide no Wi-Fi signal which shall prohibit clients from connecting to the hotspot. If on-disabled state is active, the WifiHotspotServer shall turn the hotspot to on state as soon as the Wi-Fi Hotspot enablement conditions are all met.</w:t>
            </w:r>
          </w:p>
        </w:tc>
      </w:tr>
      <w:tr w:rsidR="00E013D0" w:rsidRPr="007E4FFE" w14:paraId="0AEE0094" w14:textId="77777777" w:rsidTr="00E013D0">
        <w:trPr>
          <w:trHeight w:val="765"/>
          <w:jc w:val="center"/>
        </w:trPr>
        <w:tc>
          <w:tcPr>
            <w:tcW w:w="2180" w:type="dxa"/>
            <w:tcBorders>
              <w:top w:val="nil"/>
              <w:left w:val="single" w:sz="4" w:space="0" w:color="auto"/>
              <w:bottom w:val="single" w:sz="4" w:space="0" w:color="auto"/>
              <w:right w:val="single" w:sz="4" w:space="0" w:color="auto"/>
            </w:tcBorders>
            <w:vAlign w:val="bottom"/>
            <w:hideMark/>
          </w:tcPr>
          <w:p w14:paraId="07DE6F2D" w14:textId="77777777" w:rsidR="00E013D0" w:rsidRPr="007E4FFE" w:rsidRDefault="00DF1EDC">
            <w:pPr>
              <w:spacing w:line="276" w:lineRule="auto"/>
              <w:rPr>
                <w:rFonts w:cs="Arial"/>
                <w:color w:val="000000"/>
              </w:rPr>
            </w:pPr>
            <w:r w:rsidRPr="007E4FFE">
              <w:rPr>
                <w:rFonts w:cs="Arial"/>
                <w:color w:val="000000"/>
              </w:rPr>
              <w:t>off</w:t>
            </w:r>
          </w:p>
        </w:tc>
        <w:tc>
          <w:tcPr>
            <w:tcW w:w="4320" w:type="dxa"/>
            <w:tcBorders>
              <w:top w:val="nil"/>
              <w:left w:val="nil"/>
              <w:bottom w:val="single" w:sz="4" w:space="0" w:color="auto"/>
              <w:right w:val="single" w:sz="4" w:space="0" w:color="auto"/>
            </w:tcBorders>
            <w:vAlign w:val="bottom"/>
            <w:hideMark/>
          </w:tcPr>
          <w:p w14:paraId="7B5BC6FE" w14:textId="77777777" w:rsidR="00E013D0" w:rsidRPr="007E4FFE" w:rsidRDefault="00DF1EDC">
            <w:pPr>
              <w:spacing w:line="276" w:lineRule="auto"/>
              <w:rPr>
                <w:rFonts w:cs="Arial"/>
                <w:color w:val="000000"/>
              </w:rPr>
            </w:pPr>
            <w:r w:rsidRPr="007E4FFE">
              <w:rPr>
                <w:rFonts w:cs="Arial"/>
                <w:color w:val="000000"/>
              </w:rPr>
              <w:t>The WifiHotspotServer shall provide no Wi-Fi signal which shall prohibit clients from connecting to the hotspot. This state can be active regardless of if the Wi-Fi Hotspot enablement conditions are met or not.</w:t>
            </w:r>
          </w:p>
        </w:tc>
      </w:tr>
    </w:tbl>
    <w:p w14:paraId="6798DC72" w14:textId="77777777" w:rsidR="00E013D0" w:rsidRPr="007E4FFE" w:rsidRDefault="00E013D0" w:rsidP="00E013D0">
      <w:pPr>
        <w:rPr>
          <w:rFonts w:cs="Arial"/>
        </w:rPr>
      </w:pPr>
    </w:p>
    <w:p w14:paraId="6E4DE178" w14:textId="77777777" w:rsidR="00E013D0" w:rsidRPr="007E4FFE" w:rsidRDefault="00DF1EDC" w:rsidP="00E013D0">
      <w:pPr>
        <w:rPr>
          <w:rFonts w:cs="Arial"/>
        </w:rPr>
      </w:pPr>
      <w:r w:rsidRPr="007E4FFE">
        <w:rPr>
          <w:rFonts w:cs="Arial"/>
        </w:rPr>
        <w:t xml:space="preserve">If the </w:t>
      </w:r>
      <w:r>
        <w:rPr>
          <w:rFonts w:cs="Arial"/>
        </w:rPr>
        <w:t>WifiHotspotServer is</w:t>
      </w:r>
      <w:r w:rsidRPr="007E4FFE">
        <w:rPr>
          <w:rFonts w:cs="Arial"/>
        </w:rPr>
        <w:t xml:space="preserve"> unable to detect the current enablement state of the Wi-Fi Hotspot, the WifiHotspotServer shall set the CAN signal HotspotEnablement_St to NULL.</w:t>
      </w:r>
    </w:p>
    <w:p w14:paraId="3CCFB38D" w14:textId="77777777" w:rsidR="00E013D0" w:rsidRPr="007E4FFE" w:rsidRDefault="00E013D0" w:rsidP="00E013D0">
      <w:pPr>
        <w:rPr>
          <w:rFonts w:cs="Arial"/>
        </w:rPr>
      </w:pPr>
    </w:p>
    <w:p w14:paraId="072804EA" w14:textId="77777777" w:rsidR="00E013D0" w:rsidRPr="007E4FFE" w:rsidRDefault="00DF1EDC" w:rsidP="00E013D0">
      <w:pPr>
        <w:rPr>
          <w:rFonts w:cs="Arial"/>
        </w:rPr>
      </w:pPr>
      <w:r w:rsidRPr="007E4FFE">
        <w:rPr>
          <w:rFonts w:cs="Arial"/>
        </w:rPr>
        <w:t>The WifiHotspotServer may be required to check the Wi-Fi Hotspot enablement conditions to determine if a specific state can be achieved. If all Wi-Fi Hotspot enablement conditions are met the hotspot is allowed to be turned on.</w:t>
      </w:r>
    </w:p>
    <w:p w14:paraId="25512C92" w14:textId="77777777" w:rsidR="00E013D0" w:rsidRPr="007E4FFE" w:rsidRDefault="00E013D0" w:rsidP="00E013D0">
      <w:pPr>
        <w:rPr>
          <w:rFonts w:cs="Arial"/>
        </w:rPr>
      </w:pPr>
    </w:p>
    <w:p w14:paraId="3627B348" w14:textId="77777777" w:rsidR="00E013D0" w:rsidRPr="007E4FFE" w:rsidRDefault="00DF1EDC" w:rsidP="00E013D0">
      <w:pPr>
        <w:rPr>
          <w:rFonts w:cs="Arial"/>
        </w:rPr>
      </w:pPr>
      <w:r w:rsidRPr="007E4FFE">
        <w:rPr>
          <w:rFonts w:cs="Arial"/>
        </w:rPr>
        <w:t xml:space="preserve">The on-disabled state implies the hotspot shall turn on as soon as the Wi-Fi Hotspot enablement conditions are met. The table below demonstrates how the WifiHotspotServer shall respond to requests according to different scenarios. </w:t>
      </w:r>
    </w:p>
    <w:p w14:paraId="2C15AD9F" w14:textId="77777777" w:rsidR="00E013D0" w:rsidRPr="007E4FFE" w:rsidRDefault="00E013D0" w:rsidP="00E013D0">
      <w:pPr>
        <w:rPr>
          <w:rFonts w:cs="Arial"/>
        </w:rPr>
      </w:pPr>
    </w:p>
    <w:tbl>
      <w:tblPr>
        <w:tblW w:w="9713" w:type="dxa"/>
        <w:jc w:val="center"/>
        <w:tblLook w:val="04A0" w:firstRow="1" w:lastRow="0" w:firstColumn="1" w:lastColumn="0" w:noHBand="0" w:noVBand="1"/>
      </w:tblPr>
      <w:tblGrid>
        <w:gridCol w:w="2875"/>
        <w:gridCol w:w="3600"/>
        <w:gridCol w:w="3238"/>
      </w:tblGrid>
      <w:tr w:rsidR="00E013D0" w:rsidRPr="007E4FFE" w14:paraId="052EF3CD" w14:textId="77777777" w:rsidTr="00E013D0">
        <w:trPr>
          <w:trHeight w:val="525"/>
          <w:jc w:val="center"/>
        </w:trPr>
        <w:tc>
          <w:tcPr>
            <w:tcW w:w="2875" w:type="dxa"/>
            <w:tcBorders>
              <w:top w:val="single" w:sz="4" w:space="0" w:color="auto"/>
              <w:left w:val="single" w:sz="4" w:space="0" w:color="auto"/>
              <w:bottom w:val="nil"/>
              <w:right w:val="single" w:sz="4" w:space="0" w:color="auto"/>
            </w:tcBorders>
            <w:shd w:val="clear" w:color="auto" w:fill="8DB4E2"/>
            <w:vAlign w:val="center"/>
            <w:hideMark/>
          </w:tcPr>
          <w:p w14:paraId="56B265C8" w14:textId="77777777" w:rsidR="00E013D0" w:rsidRDefault="00DF1EDC">
            <w:pPr>
              <w:spacing w:line="276" w:lineRule="auto"/>
              <w:rPr>
                <w:rFonts w:cs="Arial"/>
                <w:b/>
                <w:bCs/>
                <w:color w:val="000000"/>
              </w:rPr>
            </w:pPr>
            <w:r w:rsidRPr="007E4FFE">
              <w:rPr>
                <w:rFonts w:cs="Arial"/>
                <w:b/>
                <w:bCs/>
                <w:color w:val="000000"/>
              </w:rPr>
              <w:t>WifiHotspotOnBoardClient</w:t>
            </w:r>
            <w:r>
              <w:rPr>
                <w:rFonts w:cs="Arial"/>
                <w:b/>
                <w:bCs/>
                <w:color w:val="000000"/>
              </w:rPr>
              <w:t>/</w:t>
            </w:r>
          </w:p>
          <w:p w14:paraId="14F78C44" w14:textId="77777777" w:rsidR="00E013D0" w:rsidRPr="007E4FFE" w:rsidRDefault="00DF1EDC">
            <w:pPr>
              <w:spacing w:line="276" w:lineRule="auto"/>
              <w:rPr>
                <w:rFonts w:cs="Arial"/>
                <w:b/>
                <w:bCs/>
                <w:color w:val="000000"/>
              </w:rPr>
            </w:pPr>
            <w:r w:rsidRPr="00AF6423">
              <w:rPr>
                <w:rFonts w:cs="Arial"/>
                <w:b/>
                <w:bCs/>
                <w:color w:val="000000"/>
              </w:rPr>
              <w:t xml:space="preserve">WifiHotspotOffBoardClient </w:t>
            </w:r>
            <w:r w:rsidRPr="007E4FFE">
              <w:rPr>
                <w:rFonts w:cs="Arial"/>
                <w:b/>
                <w:bCs/>
                <w:color w:val="000000"/>
              </w:rPr>
              <w:t xml:space="preserve"> Request</w:t>
            </w:r>
          </w:p>
        </w:tc>
        <w:tc>
          <w:tcPr>
            <w:tcW w:w="6838" w:type="dxa"/>
            <w:gridSpan w:val="2"/>
            <w:tcBorders>
              <w:top w:val="single" w:sz="8" w:space="0" w:color="auto"/>
              <w:left w:val="nil"/>
              <w:bottom w:val="single" w:sz="8" w:space="0" w:color="auto"/>
              <w:right w:val="single" w:sz="8" w:space="0" w:color="000000"/>
            </w:tcBorders>
            <w:shd w:val="clear" w:color="auto" w:fill="8DB4E2"/>
            <w:vAlign w:val="center"/>
            <w:hideMark/>
          </w:tcPr>
          <w:p w14:paraId="77CCC1AD" w14:textId="77777777" w:rsidR="00E013D0" w:rsidRPr="007E4FFE" w:rsidRDefault="00DF1EDC">
            <w:pPr>
              <w:spacing w:line="276" w:lineRule="auto"/>
              <w:jc w:val="center"/>
              <w:rPr>
                <w:rFonts w:cs="Arial"/>
                <w:b/>
                <w:bCs/>
                <w:color w:val="000000"/>
              </w:rPr>
            </w:pPr>
            <w:r w:rsidRPr="007E4FFE">
              <w:rPr>
                <w:rFonts w:cs="Arial"/>
                <w:b/>
                <w:bCs/>
                <w:color w:val="000000"/>
              </w:rPr>
              <w:t>WifiHotspotServer Response to a Request</w:t>
            </w:r>
          </w:p>
        </w:tc>
      </w:tr>
      <w:tr w:rsidR="00E013D0" w:rsidRPr="007E4FFE" w14:paraId="1EEB41F2" w14:textId="77777777" w:rsidTr="00E013D0">
        <w:trPr>
          <w:trHeight w:val="525"/>
          <w:jc w:val="center"/>
        </w:trPr>
        <w:tc>
          <w:tcPr>
            <w:tcW w:w="2875" w:type="dxa"/>
            <w:tcBorders>
              <w:top w:val="single" w:sz="4" w:space="0" w:color="auto"/>
              <w:left w:val="single" w:sz="4" w:space="0" w:color="auto"/>
              <w:bottom w:val="single" w:sz="4" w:space="0" w:color="auto"/>
              <w:right w:val="single" w:sz="4" w:space="0" w:color="auto"/>
            </w:tcBorders>
            <w:shd w:val="clear" w:color="auto" w:fill="C5D9F1"/>
            <w:vAlign w:val="center"/>
            <w:hideMark/>
          </w:tcPr>
          <w:p w14:paraId="754BACF4" w14:textId="77777777" w:rsidR="00E013D0" w:rsidRPr="007E4FFE" w:rsidRDefault="00DF1EDC">
            <w:pPr>
              <w:spacing w:line="276" w:lineRule="auto"/>
              <w:rPr>
                <w:rFonts w:cs="Arial"/>
                <w:b/>
                <w:bCs/>
                <w:color w:val="000000"/>
              </w:rPr>
            </w:pPr>
            <w:r w:rsidRPr="007E4FFE">
              <w:rPr>
                <w:rFonts w:cs="Arial"/>
                <w:b/>
                <w:bCs/>
                <w:color w:val="000000"/>
              </w:rPr>
              <w:t> </w:t>
            </w:r>
          </w:p>
        </w:tc>
        <w:tc>
          <w:tcPr>
            <w:tcW w:w="3600" w:type="dxa"/>
            <w:tcBorders>
              <w:top w:val="nil"/>
              <w:left w:val="nil"/>
              <w:bottom w:val="single" w:sz="8" w:space="0" w:color="auto"/>
              <w:right w:val="single" w:sz="8" w:space="0" w:color="auto"/>
            </w:tcBorders>
            <w:shd w:val="clear" w:color="auto" w:fill="C5D9F1"/>
            <w:vAlign w:val="center"/>
            <w:hideMark/>
          </w:tcPr>
          <w:p w14:paraId="7336F04B" w14:textId="77777777" w:rsidR="00E013D0" w:rsidRPr="007E4FFE" w:rsidRDefault="00DF1EDC">
            <w:pPr>
              <w:spacing w:line="276" w:lineRule="auto"/>
              <w:rPr>
                <w:rFonts w:cs="Arial"/>
                <w:color w:val="000000"/>
              </w:rPr>
            </w:pPr>
            <w:r w:rsidRPr="007E4FFE">
              <w:rPr>
                <w:rFonts w:cs="Arial"/>
                <w:color w:val="000000"/>
              </w:rPr>
              <w:t>Wi-Fi Hotspot enablement conditions not met at time of request</w:t>
            </w:r>
          </w:p>
        </w:tc>
        <w:tc>
          <w:tcPr>
            <w:tcW w:w="3238" w:type="dxa"/>
            <w:tcBorders>
              <w:top w:val="nil"/>
              <w:left w:val="nil"/>
              <w:bottom w:val="single" w:sz="8" w:space="0" w:color="auto"/>
              <w:right w:val="single" w:sz="8" w:space="0" w:color="auto"/>
            </w:tcBorders>
            <w:shd w:val="clear" w:color="auto" w:fill="C5D9F1"/>
            <w:vAlign w:val="center"/>
            <w:hideMark/>
          </w:tcPr>
          <w:p w14:paraId="1DAD5D91" w14:textId="77777777" w:rsidR="00E013D0" w:rsidRPr="007E4FFE" w:rsidRDefault="00DF1EDC">
            <w:pPr>
              <w:spacing w:line="276" w:lineRule="auto"/>
              <w:rPr>
                <w:rFonts w:cs="Arial"/>
                <w:color w:val="000000"/>
              </w:rPr>
            </w:pPr>
            <w:r w:rsidRPr="007E4FFE">
              <w:rPr>
                <w:rFonts w:cs="Arial"/>
                <w:color w:val="000000"/>
              </w:rPr>
              <w:t>Wi-Fi Hotspot enablement conditions become met at time of request or at a later time</w:t>
            </w:r>
          </w:p>
        </w:tc>
      </w:tr>
      <w:tr w:rsidR="00E013D0" w:rsidRPr="007E4FFE" w14:paraId="5C662BAC" w14:textId="77777777" w:rsidTr="00E013D0">
        <w:trPr>
          <w:trHeight w:val="270"/>
          <w:jc w:val="center"/>
        </w:trPr>
        <w:tc>
          <w:tcPr>
            <w:tcW w:w="2875" w:type="dxa"/>
            <w:tcBorders>
              <w:top w:val="nil"/>
              <w:left w:val="single" w:sz="8" w:space="0" w:color="auto"/>
              <w:bottom w:val="single" w:sz="8" w:space="0" w:color="auto"/>
              <w:right w:val="single" w:sz="8" w:space="0" w:color="auto"/>
            </w:tcBorders>
            <w:vAlign w:val="center"/>
            <w:hideMark/>
          </w:tcPr>
          <w:p w14:paraId="424D9238" w14:textId="77777777" w:rsidR="00E013D0" w:rsidRPr="007E4FFE" w:rsidRDefault="00DF1EDC">
            <w:pPr>
              <w:spacing w:line="276" w:lineRule="auto"/>
              <w:rPr>
                <w:rFonts w:cs="Arial"/>
                <w:color w:val="000000"/>
              </w:rPr>
            </w:pPr>
            <w:r w:rsidRPr="007E4FFE">
              <w:rPr>
                <w:rFonts w:cs="Arial"/>
                <w:color w:val="000000"/>
              </w:rPr>
              <w:t>Hotspot off</w:t>
            </w:r>
          </w:p>
        </w:tc>
        <w:tc>
          <w:tcPr>
            <w:tcW w:w="3600" w:type="dxa"/>
            <w:tcBorders>
              <w:top w:val="nil"/>
              <w:left w:val="nil"/>
              <w:bottom w:val="single" w:sz="8" w:space="0" w:color="auto"/>
              <w:right w:val="single" w:sz="8" w:space="0" w:color="auto"/>
            </w:tcBorders>
            <w:vAlign w:val="center"/>
            <w:hideMark/>
          </w:tcPr>
          <w:p w14:paraId="34EF35C0" w14:textId="77777777" w:rsidR="00E013D0" w:rsidRPr="007E4FFE" w:rsidRDefault="00DF1EDC">
            <w:pPr>
              <w:spacing w:line="276" w:lineRule="auto"/>
              <w:rPr>
                <w:rFonts w:cs="Arial"/>
                <w:color w:val="000000"/>
              </w:rPr>
            </w:pPr>
            <w:r w:rsidRPr="007E4FFE">
              <w:rPr>
                <w:rFonts w:cs="Arial"/>
                <w:color w:val="000000"/>
              </w:rPr>
              <w:t>Hotspot is turned to off state</w:t>
            </w:r>
          </w:p>
        </w:tc>
        <w:tc>
          <w:tcPr>
            <w:tcW w:w="3238" w:type="dxa"/>
            <w:tcBorders>
              <w:top w:val="nil"/>
              <w:left w:val="nil"/>
              <w:bottom w:val="single" w:sz="8" w:space="0" w:color="auto"/>
              <w:right w:val="single" w:sz="8" w:space="0" w:color="auto"/>
            </w:tcBorders>
            <w:vAlign w:val="center"/>
            <w:hideMark/>
          </w:tcPr>
          <w:p w14:paraId="57EDE48F" w14:textId="77777777" w:rsidR="00E013D0" w:rsidRPr="007E4FFE" w:rsidRDefault="00DF1EDC">
            <w:pPr>
              <w:spacing w:line="276" w:lineRule="auto"/>
              <w:rPr>
                <w:rFonts w:cs="Arial"/>
                <w:color w:val="000000"/>
              </w:rPr>
            </w:pPr>
            <w:r w:rsidRPr="007E4FFE">
              <w:rPr>
                <w:rFonts w:cs="Arial"/>
                <w:color w:val="000000"/>
              </w:rPr>
              <w:t>Hotspot remains in off state</w:t>
            </w:r>
          </w:p>
        </w:tc>
      </w:tr>
      <w:tr w:rsidR="00E013D0" w:rsidRPr="007E4FFE" w14:paraId="70519ED6" w14:textId="77777777" w:rsidTr="00E013D0">
        <w:trPr>
          <w:trHeight w:val="525"/>
          <w:jc w:val="center"/>
        </w:trPr>
        <w:tc>
          <w:tcPr>
            <w:tcW w:w="2875" w:type="dxa"/>
            <w:tcBorders>
              <w:top w:val="nil"/>
              <w:left w:val="single" w:sz="8" w:space="0" w:color="auto"/>
              <w:bottom w:val="single" w:sz="8" w:space="0" w:color="auto"/>
              <w:right w:val="single" w:sz="8" w:space="0" w:color="auto"/>
            </w:tcBorders>
            <w:vAlign w:val="center"/>
            <w:hideMark/>
          </w:tcPr>
          <w:p w14:paraId="56A64AA3" w14:textId="77777777" w:rsidR="00E013D0" w:rsidRPr="007E4FFE" w:rsidRDefault="00DF1EDC">
            <w:pPr>
              <w:spacing w:line="276" w:lineRule="auto"/>
              <w:rPr>
                <w:rFonts w:cs="Arial"/>
                <w:color w:val="000000"/>
              </w:rPr>
            </w:pPr>
            <w:r w:rsidRPr="007E4FFE">
              <w:rPr>
                <w:rFonts w:cs="Arial"/>
                <w:color w:val="000000"/>
              </w:rPr>
              <w:t>Hotspot on</w:t>
            </w:r>
          </w:p>
        </w:tc>
        <w:tc>
          <w:tcPr>
            <w:tcW w:w="3600" w:type="dxa"/>
            <w:tcBorders>
              <w:top w:val="nil"/>
              <w:left w:val="nil"/>
              <w:bottom w:val="single" w:sz="8" w:space="0" w:color="auto"/>
              <w:right w:val="single" w:sz="8" w:space="0" w:color="auto"/>
            </w:tcBorders>
            <w:vAlign w:val="center"/>
            <w:hideMark/>
          </w:tcPr>
          <w:p w14:paraId="448A314C" w14:textId="77777777" w:rsidR="00E013D0" w:rsidRPr="007E4FFE" w:rsidRDefault="00DF1EDC">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vAlign w:val="center"/>
            <w:hideMark/>
          </w:tcPr>
          <w:p w14:paraId="04920189" w14:textId="77777777" w:rsidR="00E013D0" w:rsidRPr="007E4FFE" w:rsidRDefault="00DF1EDC">
            <w:pPr>
              <w:spacing w:line="276" w:lineRule="auto"/>
              <w:rPr>
                <w:rFonts w:cs="Arial"/>
                <w:color w:val="000000"/>
              </w:rPr>
            </w:pPr>
            <w:r w:rsidRPr="007E4FFE">
              <w:rPr>
                <w:rFonts w:cs="Arial"/>
                <w:color w:val="000000"/>
              </w:rPr>
              <w:t>Hotspot is turned to on state</w:t>
            </w:r>
          </w:p>
        </w:tc>
      </w:tr>
      <w:tr w:rsidR="00E013D0" w:rsidRPr="007E4FFE" w14:paraId="5A69CF88" w14:textId="77777777" w:rsidTr="00E013D0">
        <w:trPr>
          <w:trHeight w:val="270"/>
          <w:jc w:val="center"/>
        </w:trPr>
        <w:tc>
          <w:tcPr>
            <w:tcW w:w="2875" w:type="dxa"/>
            <w:tcBorders>
              <w:top w:val="nil"/>
              <w:left w:val="single" w:sz="8" w:space="0" w:color="auto"/>
              <w:bottom w:val="single" w:sz="8" w:space="0" w:color="auto"/>
              <w:right w:val="single" w:sz="8" w:space="0" w:color="auto"/>
            </w:tcBorders>
            <w:noWrap/>
            <w:vAlign w:val="center"/>
            <w:hideMark/>
          </w:tcPr>
          <w:p w14:paraId="06476F2F" w14:textId="77777777" w:rsidR="00E013D0" w:rsidRPr="007E4FFE" w:rsidRDefault="00DF1EDC" w:rsidP="00E013D0">
            <w:pPr>
              <w:spacing w:line="276" w:lineRule="auto"/>
              <w:rPr>
                <w:rFonts w:cs="Arial"/>
              </w:rPr>
            </w:pPr>
            <w:r w:rsidRPr="007E4FFE">
              <w:rPr>
                <w:rFonts w:cs="Arial"/>
              </w:rPr>
              <w:t>Wi-Fi Hotspot Reset (refer to WFHS</w:t>
            </w:r>
            <w:r>
              <w:rPr>
                <w:rFonts w:cs="Arial"/>
              </w:rPr>
              <w:t>v2</w:t>
            </w:r>
            <w:r w:rsidRPr="007E4FFE">
              <w:rPr>
                <w:rFonts w:cs="Arial"/>
              </w:rPr>
              <w:t>-REQ-</w:t>
            </w:r>
            <w:r>
              <w:rPr>
                <w:rFonts w:cs="Arial"/>
              </w:rPr>
              <w:t>283559</w:t>
            </w:r>
            <w:r w:rsidRPr="007E4FFE">
              <w:rPr>
                <w:rFonts w:cs="Arial"/>
              </w:rPr>
              <w:t>-Wi-Fi Hotspot reset</w:t>
            </w:r>
            <w:r>
              <w:rPr>
                <w:rFonts w:cs="Arial"/>
              </w:rPr>
              <w:t xml:space="preserve"> settings</w:t>
            </w:r>
            <w:r w:rsidRPr="007E4FFE">
              <w:rPr>
                <w:rFonts w:cs="Arial"/>
              </w:rPr>
              <w:t>)</w:t>
            </w:r>
          </w:p>
        </w:tc>
        <w:tc>
          <w:tcPr>
            <w:tcW w:w="3600" w:type="dxa"/>
            <w:tcBorders>
              <w:top w:val="nil"/>
              <w:left w:val="nil"/>
              <w:bottom w:val="single" w:sz="8" w:space="0" w:color="auto"/>
              <w:right w:val="single" w:sz="8" w:space="0" w:color="auto"/>
            </w:tcBorders>
            <w:noWrap/>
            <w:vAlign w:val="center"/>
            <w:hideMark/>
          </w:tcPr>
          <w:p w14:paraId="7D80FFDD" w14:textId="77777777" w:rsidR="00E013D0" w:rsidRPr="007E4FFE" w:rsidRDefault="00DF1EDC">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sz="8" w:space="0" w:color="auto"/>
              <w:right w:val="single" w:sz="8" w:space="0" w:color="auto"/>
            </w:tcBorders>
            <w:noWrap/>
            <w:vAlign w:val="center"/>
            <w:hideMark/>
          </w:tcPr>
          <w:p w14:paraId="58E4BE6A" w14:textId="77777777" w:rsidR="00E013D0" w:rsidRPr="007E4FFE" w:rsidRDefault="00DF1EDC">
            <w:pPr>
              <w:spacing w:line="276" w:lineRule="auto"/>
              <w:rPr>
                <w:rFonts w:cs="Arial"/>
                <w:color w:val="000000"/>
              </w:rPr>
            </w:pPr>
            <w:r w:rsidRPr="007E4FFE">
              <w:rPr>
                <w:rFonts w:cs="Arial"/>
                <w:color w:val="000000"/>
              </w:rPr>
              <w:t>Hotspot is turned to on state</w:t>
            </w:r>
          </w:p>
        </w:tc>
      </w:tr>
    </w:tbl>
    <w:p w14:paraId="284B8B3F" w14:textId="77777777" w:rsidR="00E013D0" w:rsidRPr="007E4FFE" w:rsidRDefault="00E013D0" w:rsidP="00E013D0">
      <w:pPr>
        <w:rPr>
          <w:rFonts w:cs="Arial"/>
        </w:rPr>
      </w:pPr>
    </w:p>
    <w:p w14:paraId="7529A682" w14:textId="77777777" w:rsidR="00E013D0" w:rsidRPr="007E4FFE" w:rsidRDefault="00DF1EDC" w:rsidP="00E013D0">
      <w:pPr>
        <w:jc w:val="center"/>
        <w:rPr>
          <w:rFonts w:cs="Arial"/>
          <w:color w:val="000000" w:themeColor="text1"/>
        </w:rPr>
      </w:pPr>
      <w:r w:rsidRPr="007E4FFE">
        <w:rPr>
          <w:rFonts w:cs="Arial"/>
          <w:color w:val="000000" w:themeColor="text1"/>
        </w:rPr>
        <w:t>Table. Hotspot enablement state response from a request</w:t>
      </w:r>
    </w:p>
    <w:p w14:paraId="59E5B306" w14:textId="77777777" w:rsidR="00E013D0" w:rsidRPr="007E4FFE" w:rsidRDefault="00E013D0" w:rsidP="00E013D0">
      <w:pPr>
        <w:ind w:left="720"/>
        <w:rPr>
          <w:rFonts w:cs="Arial"/>
        </w:rPr>
      </w:pPr>
    </w:p>
    <w:p w14:paraId="5C11D94D" w14:textId="77777777" w:rsidR="00E013D0" w:rsidRPr="007E4FFE" w:rsidRDefault="00DF1EDC" w:rsidP="00DF1EDC">
      <w:pPr>
        <w:numPr>
          <w:ilvl w:val="1"/>
          <w:numId w:val="28"/>
        </w:numPr>
        <w:rPr>
          <w:rFonts w:cs="Arial"/>
        </w:rPr>
      </w:pPr>
      <w:r w:rsidRPr="007E4FFE">
        <w:rPr>
          <w:rFonts w:cs="Arial"/>
        </w:rPr>
        <w:t>Transport mode condition:  The WifiHotspotServer shall be responsible for determining when the vehicle is in transport mode via the CAN signal CarMode_St. If the vehicle enters Transport mode, the WifiHotspotServer shall gracefully disconnect any connected clients and power down the Wi-Fi chipset. The Wi-Fi chipset shall remain powered off during Transport mode. If the vehicle exits out of Transport mode, the WifiHotspotServer shall power up the Wi-Fi chipset and default the enablement state to on or on-disabled, depending on the status of the Wi-Fi Hotspot enablement conditions.</w:t>
      </w:r>
    </w:p>
    <w:p w14:paraId="33CA3CEF" w14:textId="77777777" w:rsidR="00E013D0" w:rsidRPr="007E4FFE" w:rsidRDefault="00DF1EDC" w:rsidP="00DF1EDC">
      <w:pPr>
        <w:numPr>
          <w:ilvl w:val="1"/>
          <w:numId w:val="28"/>
        </w:numPr>
        <w:rPr>
          <w:rFonts w:cs="Arial"/>
        </w:rPr>
      </w:pPr>
      <w:r w:rsidRPr="007E4FFE">
        <w:rPr>
          <w:rFonts w:cs="Arial"/>
        </w:rPr>
        <w:t xml:space="preserve">Ignition Status condition </w:t>
      </w:r>
    </w:p>
    <w:p w14:paraId="70906E1E" w14:textId="77777777" w:rsidR="00E013D0" w:rsidRPr="007E4FFE" w:rsidRDefault="00E013D0" w:rsidP="00E013D0">
      <w:pPr>
        <w:ind w:left="1440"/>
        <w:rPr>
          <w:rFonts w:cs="Arial"/>
        </w:rPr>
      </w:pPr>
    </w:p>
    <w:p w14:paraId="6FDD782C" w14:textId="77777777" w:rsidR="00E013D0" w:rsidRPr="007E4FFE" w:rsidRDefault="00DF1EDC" w:rsidP="00DF1EDC">
      <w:pPr>
        <w:numPr>
          <w:ilvl w:val="2"/>
          <w:numId w:val="28"/>
        </w:numPr>
        <w:rPr>
          <w:rFonts w:cs="Arial"/>
        </w:rPr>
      </w:pPr>
      <w:r w:rsidRPr="007E4FFE">
        <w:rPr>
          <w:rFonts w:cs="Arial"/>
          <w:u w:val="single"/>
        </w:rPr>
        <w:t>Ignition= Off:</w:t>
      </w:r>
      <w:r w:rsidRPr="007E4FFE">
        <w:rPr>
          <w:rFonts w:cs="Arial"/>
        </w:rPr>
        <w:t xml:space="preserve"> If IgnitionStatus_St = Off, the WifiHotspotServer shall NOT allow the hotspot to be On. If the hotspot was On when the ignition transitions to Off, the WifiHotspotserver shall turn the hotspot to On-disabled until the ignition transitions to Run, Start or Accessory, at which point it shall turn back to On. If the hotspot is Off and the ignition status is Off when a user requests to turn the hotspot On, the WifiHotspotServer shall turn the hotspot to On-disabled.  </w:t>
      </w:r>
    </w:p>
    <w:p w14:paraId="1E5812D1" w14:textId="77777777" w:rsidR="00E013D0" w:rsidRPr="007E4FFE" w:rsidRDefault="00E013D0" w:rsidP="00E013D0">
      <w:pPr>
        <w:rPr>
          <w:rFonts w:cs="Arial"/>
        </w:rPr>
      </w:pPr>
    </w:p>
    <w:p w14:paraId="33D6A5E2" w14:textId="77777777" w:rsidR="00E013D0" w:rsidRPr="007E4FFE" w:rsidRDefault="00DF1EDC" w:rsidP="00DF1EDC">
      <w:pPr>
        <w:numPr>
          <w:ilvl w:val="2"/>
          <w:numId w:val="28"/>
        </w:numPr>
        <w:rPr>
          <w:rFonts w:cs="Arial"/>
        </w:rPr>
      </w:pPr>
      <w:r w:rsidRPr="007E4FFE">
        <w:rPr>
          <w:rFonts w:cs="Arial"/>
          <w:u w:val="single"/>
        </w:rPr>
        <w:t>Ignition= Run, Start or Accessory:</w:t>
      </w:r>
      <w:r w:rsidRPr="007E4FFE">
        <w:rPr>
          <w:rFonts w:cs="Arial"/>
        </w:rPr>
        <w:t xml:space="preserve"> If IgnitionStatus_St=Run, Start or Accessory the hotspot shall always be allowed to be on unless the WifiHotspotServer is required to turn Off due to a load shed event, etc. (refer to the 4G Telematics Control Unit Power Management Requirements specification for more information) at which point the WifiHotspotServer shall turn the hotspot to On-disabled. </w:t>
      </w:r>
    </w:p>
    <w:p w14:paraId="4CA68D4B" w14:textId="77777777" w:rsidR="00E013D0" w:rsidRPr="007E4FFE" w:rsidRDefault="00E013D0" w:rsidP="00E013D0">
      <w:pPr>
        <w:ind w:left="1440"/>
        <w:rPr>
          <w:rFonts w:cs="Arial"/>
        </w:rPr>
      </w:pPr>
    </w:p>
    <w:p w14:paraId="2C8746F2" w14:textId="77777777" w:rsidR="00E013D0" w:rsidRPr="007E4FFE" w:rsidRDefault="00E013D0" w:rsidP="00E013D0">
      <w:pPr>
        <w:ind w:left="2880"/>
        <w:rPr>
          <w:rFonts w:cs="Arial"/>
        </w:rPr>
      </w:pPr>
    </w:p>
    <w:p w14:paraId="5CB97D71" w14:textId="77777777" w:rsidR="00E013D0" w:rsidRPr="007E4FFE" w:rsidRDefault="00DF1EDC" w:rsidP="00E013D0">
      <w:pPr>
        <w:rPr>
          <w:rFonts w:cs="Arial"/>
        </w:rPr>
      </w:pPr>
      <w:r w:rsidRPr="007E4FFE">
        <w:rPr>
          <w:rFonts w:cs="Arial"/>
        </w:rPr>
        <w:t xml:space="preserve">The WifiHotspotServer shall perform the checks displayed in the figures below. </w:t>
      </w:r>
    </w:p>
    <w:p w14:paraId="530E357C" w14:textId="77777777" w:rsidR="00E013D0" w:rsidRPr="007E4FFE" w:rsidRDefault="00E013D0" w:rsidP="00E013D0">
      <w:pPr>
        <w:rPr>
          <w:rFonts w:cs="Arial"/>
        </w:rPr>
      </w:pPr>
    </w:p>
    <w:p w14:paraId="6326C34A" w14:textId="77777777" w:rsidR="00E013D0" w:rsidRPr="007E4FFE" w:rsidRDefault="008D240F" w:rsidP="008D240F">
      <w:pPr>
        <w:jc w:val="center"/>
        <w:rPr>
          <w:rFonts w:cs="Arial"/>
        </w:rPr>
      </w:pPr>
      <w:r w:rsidRPr="007E4FFE">
        <w:rPr>
          <w:rFonts w:cs="Arial"/>
        </w:rPr>
        <w:object w:dxaOrig="5775" w:dyaOrig="4410" w14:anchorId="001A0EE0">
          <v:shape id="5d2c961e000038e9000036a2" o:spid="_x0000_i1027" type="#_x0000_t75" style="width:288.75pt;height:220.5pt" o:ole="">
            <v:imagedata r:id="rId17" o:title=""/>
          </v:shape>
          <o:OLEObject Type="Embed" ProgID="Visio.Drawing.11" ShapeID="5d2c961e000038e9000036a2" DrawAspect="Content" ObjectID="_1658927674" r:id="rId18"/>
        </w:object>
      </w:r>
    </w:p>
    <w:p w14:paraId="1B525535" w14:textId="77777777" w:rsidR="00E013D0" w:rsidRPr="007E4FFE" w:rsidRDefault="00DF1EDC" w:rsidP="00E013D0">
      <w:pPr>
        <w:jc w:val="center"/>
        <w:rPr>
          <w:rFonts w:cs="Arial"/>
        </w:rPr>
      </w:pPr>
      <w:r w:rsidRPr="007E4FFE">
        <w:rPr>
          <w:rFonts w:cs="Arial"/>
        </w:rPr>
        <w:t xml:space="preserve">Figure. Wi-Fi Hotspot enablement condition checks needed if the hotspot shall be off </w:t>
      </w:r>
    </w:p>
    <w:p w14:paraId="409B9DC5" w14:textId="77777777" w:rsidR="00E013D0" w:rsidRPr="007E4FFE" w:rsidRDefault="008D240F" w:rsidP="008D240F">
      <w:pPr>
        <w:jc w:val="center"/>
        <w:rPr>
          <w:rFonts w:cs="Arial"/>
        </w:rPr>
      </w:pPr>
      <w:r w:rsidRPr="007E4FFE">
        <w:rPr>
          <w:rFonts w:cs="Arial"/>
        </w:rPr>
        <w:object w:dxaOrig="8475" w:dyaOrig="8850" w14:anchorId="126B3079">
          <v:shape id="5d2c961e000038e900005afb" o:spid="_x0000_i1028" type="#_x0000_t75" style="width:423.75pt;height:441.75pt" o:ole="">
            <v:imagedata r:id="rId19" o:title=""/>
          </v:shape>
          <o:OLEObject Type="Embed" ProgID="Visio.Drawing.11" ShapeID="5d2c961e000038e900005afb" DrawAspect="Content" ObjectID="_1658927675" r:id="rId20"/>
        </w:object>
      </w:r>
    </w:p>
    <w:p w14:paraId="7470037F" w14:textId="77777777" w:rsidR="00E013D0" w:rsidRPr="007E4FFE" w:rsidRDefault="00E013D0" w:rsidP="00E013D0">
      <w:pPr>
        <w:jc w:val="center"/>
        <w:rPr>
          <w:rFonts w:cs="Arial"/>
        </w:rPr>
      </w:pPr>
    </w:p>
    <w:p w14:paraId="084325B6" w14:textId="77777777" w:rsidR="00E013D0" w:rsidRPr="007E4FFE" w:rsidRDefault="00DF1EDC" w:rsidP="00E013D0">
      <w:pPr>
        <w:jc w:val="center"/>
        <w:rPr>
          <w:rFonts w:cs="Arial"/>
        </w:rPr>
      </w:pPr>
      <w:r w:rsidRPr="007E4FFE">
        <w:rPr>
          <w:rFonts w:cs="Arial"/>
        </w:rPr>
        <w:t>Figure. Wi-Fi Hotspot enablement condition checks needed if the hotspot shall be turned on</w:t>
      </w:r>
    </w:p>
    <w:p w14:paraId="130A734A" w14:textId="77777777" w:rsidR="00E013D0" w:rsidRPr="007E4FFE" w:rsidRDefault="008D240F" w:rsidP="008D240F">
      <w:pPr>
        <w:jc w:val="center"/>
        <w:rPr>
          <w:rFonts w:cs="Arial"/>
        </w:rPr>
      </w:pPr>
      <w:r w:rsidRPr="007E4FFE">
        <w:rPr>
          <w:rFonts w:cs="Arial"/>
        </w:rPr>
        <w:object w:dxaOrig="8160" w:dyaOrig="8385" w14:anchorId="7DEE94DE">
          <v:shape id="5d2c961e000038e900004406" o:spid="_x0000_i1029" type="#_x0000_t75" style="width:408pt;height:420pt" o:ole="">
            <v:imagedata r:id="rId21" o:title=""/>
          </v:shape>
          <o:OLEObject Type="Embed" ProgID="Visio.Drawing.11" ShapeID="5d2c961e000038e900004406" DrawAspect="Content" ObjectID="_1658927676" r:id="rId22"/>
        </w:object>
      </w:r>
    </w:p>
    <w:p w14:paraId="47CA2F08" w14:textId="77777777" w:rsidR="00E013D0" w:rsidRPr="007E4FFE" w:rsidRDefault="00E013D0" w:rsidP="00E013D0">
      <w:pPr>
        <w:jc w:val="center"/>
        <w:rPr>
          <w:rFonts w:cs="Arial"/>
        </w:rPr>
      </w:pPr>
    </w:p>
    <w:p w14:paraId="327B0E70" w14:textId="77777777" w:rsidR="00E013D0" w:rsidRPr="007E4FFE" w:rsidRDefault="00DF1EDC" w:rsidP="00E013D0">
      <w:pPr>
        <w:jc w:val="center"/>
        <w:rPr>
          <w:rFonts w:cs="Arial"/>
        </w:rPr>
      </w:pPr>
      <w:r w:rsidRPr="007E4FFE">
        <w:rPr>
          <w:rFonts w:cs="Arial"/>
        </w:rPr>
        <w:t>Figure. Wi-Fi Hotspot enablement condition checks needed if the hotspot is currently on</w:t>
      </w:r>
    </w:p>
    <w:p w14:paraId="35E5B1EF" w14:textId="77777777" w:rsidR="008D240F" w:rsidRPr="008D240F" w:rsidRDefault="008D240F" w:rsidP="008D240F">
      <w:pPr>
        <w:pStyle w:val="Heading4"/>
        <w:rPr>
          <w:b w:val="0"/>
          <w:u w:val="single"/>
        </w:rPr>
      </w:pPr>
      <w:r w:rsidRPr="008D240F">
        <w:rPr>
          <w:b w:val="0"/>
          <w:u w:val="single"/>
        </w:rPr>
        <w:t>WFHSv2-REQ-283745/A-Displaying the Wi-Fi Hotspot's enablement state on the WifiHotspotOnBoardClient display</w:t>
      </w:r>
    </w:p>
    <w:p w14:paraId="47E7F018" w14:textId="77777777" w:rsidR="00E013D0" w:rsidRPr="00FE326E" w:rsidRDefault="00DF1EDC" w:rsidP="00E013D0">
      <w:pPr>
        <w:rPr>
          <w:rFonts w:cs="Arial"/>
        </w:rPr>
      </w:pPr>
      <w:r>
        <w:rPr>
          <w:rFonts w:cs="Arial"/>
        </w:rPr>
        <w:t>The WifiHotspotOnBoardClient</w:t>
      </w:r>
      <w:r w:rsidRPr="00FE326E">
        <w:rPr>
          <w:rFonts w:cs="Arial"/>
        </w:rPr>
        <w:t xml:space="preserve"> shall display the current status of the </w:t>
      </w:r>
      <w:r>
        <w:rPr>
          <w:rFonts w:cs="Arial"/>
        </w:rPr>
        <w:t>Wi-Fi Hotspot’s enablement state (CAN signal HotspotEnablement_St). R</w:t>
      </w:r>
      <w:r w:rsidRPr="00FE326E">
        <w:rPr>
          <w:rFonts w:cs="Arial"/>
        </w:rPr>
        <w:t>efer to</w:t>
      </w:r>
      <w:r>
        <w:rPr>
          <w:rFonts w:cs="Arial"/>
        </w:rPr>
        <w:t xml:space="preserve"> </w:t>
      </w:r>
      <w:r w:rsidRPr="00C261F9">
        <w:rPr>
          <w:rFonts w:cs="Arial"/>
        </w:rPr>
        <w:t>WFHSv2-REQ-283641</w:t>
      </w:r>
      <w:r w:rsidRPr="00A44C80">
        <w:rPr>
          <w:rFonts w:cs="Arial"/>
        </w:rPr>
        <w:t>-HMI Specification References</w:t>
      </w:r>
      <w:r>
        <w:rPr>
          <w:rFonts w:cs="Arial"/>
        </w:rPr>
        <w:t>)</w:t>
      </w:r>
      <w:r w:rsidRPr="00FE326E">
        <w:rPr>
          <w:rFonts w:cs="Arial"/>
        </w:rPr>
        <w:t xml:space="preserve">. The following screens are example </w:t>
      </w:r>
      <w:r w:rsidRPr="0073633F">
        <w:rPr>
          <w:rFonts w:cs="Arial"/>
        </w:rPr>
        <w:t>WifiHotspotOnBoardClient</w:t>
      </w:r>
      <w:r w:rsidRPr="00FE326E">
        <w:rPr>
          <w:rFonts w:cs="Arial"/>
        </w:rPr>
        <w:t xml:space="preserve"> screens.</w:t>
      </w:r>
    </w:p>
    <w:p w14:paraId="27F2B37E" w14:textId="77777777" w:rsidR="00E013D0" w:rsidRPr="00FE326E" w:rsidRDefault="00E013D0" w:rsidP="00E013D0">
      <w:pPr>
        <w:jc w:val="center"/>
        <w:rPr>
          <w:rFonts w:cs="Arial"/>
        </w:rPr>
      </w:pPr>
    </w:p>
    <w:p w14:paraId="24DCBC65" w14:textId="77777777" w:rsidR="00E013D0" w:rsidRDefault="00DF1EDC" w:rsidP="008D240F">
      <w:pPr>
        <w:jc w:val="center"/>
        <w:rPr>
          <w:rFonts w:cs="Arial"/>
        </w:rPr>
      </w:pPr>
      <w:r>
        <w:rPr>
          <w:rFonts w:cs="Arial"/>
          <w:noProof/>
        </w:rPr>
        <w:drawing>
          <wp:inline distT="0" distB="0" distL="0" distR="0" wp14:anchorId="03BF9B04" wp14:editId="68AA8AEB">
            <wp:extent cx="5934075" cy="2590800"/>
            <wp:effectExtent l="0" t="0" r="9525" b="0"/>
            <wp:docPr id="1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43343D71" w14:textId="77777777" w:rsidR="00E013D0" w:rsidRDefault="00DF1EDC" w:rsidP="00E013D0">
      <w:pPr>
        <w:jc w:val="center"/>
        <w:rPr>
          <w:rFonts w:cs="Arial"/>
        </w:rPr>
      </w:pPr>
      <w:r w:rsidRPr="00FE326E">
        <w:rPr>
          <w:rFonts w:cs="Arial"/>
        </w:rPr>
        <w:t xml:space="preserve">Figure. Wi-Fi Hotspot </w:t>
      </w:r>
      <w:r>
        <w:rPr>
          <w:rFonts w:cs="Arial"/>
        </w:rPr>
        <w:t>on s</w:t>
      </w:r>
      <w:r w:rsidRPr="00FE326E">
        <w:rPr>
          <w:rFonts w:cs="Arial"/>
        </w:rPr>
        <w:t>creen</w:t>
      </w:r>
    </w:p>
    <w:p w14:paraId="4625EE38" w14:textId="77777777" w:rsidR="00E013D0" w:rsidRDefault="00E013D0" w:rsidP="00E013D0">
      <w:pPr>
        <w:jc w:val="center"/>
        <w:rPr>
          <w:rFonts w:cs="Arial"/>
        </w:rPr>
      </w:pPr>
    </w:p>
    <w:p w14:paraId="3830AFD6" w14:textId="77777777" w:rsidR="00E013D0" w:rsidRDefault="00DF1EDC" w:rsidP="008D240F">
      <w:pPr>
        <w:jc w:val="center"/>
        <w:rPr>
          <w:rFonts w:cs="Arial"/>
        </w:rPr>
      </w:pPr>
      <w:r>
        <w:rPr>
          <w:rFonts w:cs="Arial"/>
          <w:noProof/>
        </w:rPr>
        <w:drawing>
          <wp:inline distT="0" distB="0" distL="0" distR="0" wp14:anchorId="71A0487D" wp14:editId="2D09CB90">
            <wp:extent cx="5943600" cy="2724150"/>
            <wp:effectExtent l="0" t="0" r="0" b="0"/>
            <wp:docPr id="12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ED6883F" w14:textId="77777777" w:rsidR="00E013D0" w:rsidRPr="00FE326E" w:rsidRDefault="00DF1EDC" w:rsidP="00E013D0">
      <w:pPr>
        <w:jc w:val="center"/>
        <w:rPr>
          <w:rFonts w:cs="Arial"/>
        </w:rPr>
      </w:pPr>
      <w:r w:rsidRPr="00FE326E">
        <w:rPr>
          <w:rFonts w:cs="Arial"/>
        </w:rPr>
        <w:t xml:space="preserve">Figure. Wi-Fi Hotspot </w:t>
      </w:r>
      <w:r>
        <w:rPr>
          <w:rFonts w:cs="Arial"/>
        </w:rPr>
        <w:t>off s</w:t>
      </w:r>
      <w:r w:rsidRPr="00FE326E">
        <w:rPr>
          <w:rFonts w:cs="Arial"/>
        </w:rPr>
        <w:t>creen</w:t>
      </w:r>
    </w:p>
    <w:p w14:paraId="4735BB1E" w14:textId="77777777" w:rsidR="008D240F" w:rsidRPr="008D240F" w:rsidRDefault="008D240F" w:rsidP="008D240F">
      <w:pPr>
        <w:pStyle w:val="Heading4"/>
        <w:rPr>
          <w:b w:val="0"/>
          <w:u w:val="single"/>
        </w:rPr>
      </w:pPr>
      <w:r w:rsidRPr="008D240F">
        <w:rPr>
          <w:b w:val="0"/>
          <w:u w:val="single"/>
        </w:rPr>
        <w:t>WFHS-REQ-191709/A-User requests to turn the Wi-Fi Hotspot on or off through the WifiHotspotOnBoardClient display</w:t>
      </w:r>
    </w:p>
    <w:p w14:paraId="73584CC1" w14:textId="77777777" w:rsidR="00E013D0" w:rsidRPr="00ED5208" w:rsidRDefault="00DF1EDC" w:rsidP="00E013D0">
      <w:pPr>
        <w:rPr>
          <w:rFonts w:cs="Arial"/>
        </w:rPr>
      </w:pPr>
      <w:r w:rsidRPr="00ED5208">
        <w:rPr>
          <w:rFonts w:cs="Arial"/>
        </w:rPr>
        <w:t xml:space="preserve">If the user requests to turn the </w:t>
      </w:r>
      <w:r>
        <w:rPr>
          <w:rFonts w:cs="Arial"/>
        </w:rPr>
        <w:t>Wi-Fi H</w:t>
      </w:r>
      <w:r w:rsidRPr="00ED5208">
        <w:rPr>
          <w:rFonts w:cs="Arial"/>
        </w:rPr>
        <w:t xml:space="preserve">otspot on or off from </w:t>
      </w:r>
      <w:r>
        <w:rPr>
          <w:rFonts w:cs="Arial"/>
        </w:rPr>
        <w:t xml:space="preserve">the </w:t>
      </w:r>
      <w:r w:rsidRPr="008A76D7">
        <w:rPr>
          <w:rFonts w:cs="Arial"/>
        </w:rPr>
        <w:t>WifiHotspotOnBoardClient</w:t>
      </w:r>
      <w:r>
        <w:rPr>
          <w:rFonts w:cs="Arial"/>
        </w:rPr>
        <w:t xml:space="preserve"> display, </w:t>
      </w:r>
      <w:r w:rsidRPr="00ED5208">
        <w:rPr>
          <w:rFonts w:cs="Arial"/>
        </w:rPr>
        <w:t xml:space="preserve">the </w:t>
      </w:r>
      <w:r w:rsidRPr="008A76D7">
        <w:rPr>
          <w:rFonts w:cs="Arial"/>
        </w:rPr>
        <w:t>WifiHotspotOnBoardClient</w:t>
      </w:r>
      <w:r w:rsidRPr="00ED5208">
        <w:rPr>
          <w:rFonts w:cs="Arial"/>
        </w:rPr>
        <w:t xml:space="preserve"> shall transmit this request to the </w:t>
      </w:r>
      <w:r w:rsidRPr="00A1721C">
        <w:rPr>
          <w:rFonts w:cs="Arial"/>
        </w:rPr>
        <w:t>WifiHotspotServer</w:t>
      </w:r>
      <w:r w:rsidRPr="00ED5208">
        <w:rPr>
          <w:rFonts w:cs="Arial"/>
        </w:rPr>
        <w:t xml:space="preserve"> u</w:t>
      </w:r>
      <w:r>
        <w:rPr>
          <w:rFonts w:cs="Arial"/>
        </w:rPr>
        <w:t>sing the CAN signal HotspotEnablement</w:t>
      </w:r>
      <w:r w:rsidRPr="00ED5208">
        <w:rPr>
          <w:rFonts w:cs="Arial"/>
        </w:rPr>
        <w:t>_Rq.</w:t>
      </w:r>
    </w:p>
    <w:p w14:paraId="1D8586AB" w14:textId="77777777" w:rsidR="00E013D0" w:rsidRPr="00FE326E" w:rsidRDefault="00E013D0" w:rsidP="00E013D0">
      <w:pPr>
        <w:rPr>
          <w:rFonts w:cs="Arial"/>
        </w:rPr>
      </w:pPr>
    </w:p>
    <w:p w14:paraId="268C2005" w14:textId="77777777" w:rsidR="008D240F" w:rsidRPr="008D240F" w:rsidRDefault="008D240F" w:rsidP="008D240F">
      <w:pPr>
        <w:pStyle w:val="Heading4"/>
        <w:rPr>
          <w:b w:val="0"/>
          <w:u w:val="single"/>
        </w:rPr>
      </w:pPr>
      <w:r w:rsidRPr="008D240F">
        <w:rPr>
          <w:b w:val="0"/>
          <w:u w:val="single"/>
        </w:rPr>
        <w:t>WFHS-REQ-336814/A-Configurable Non-Correlated Enablement Alerts</w:t>
      </w:r>
    </w:p>
    <w:p w14:paraId="68B527BF" w14:textId="77777777" w:rsidR="00E013D0" w:rsidRPr="00025BF3" w:rsidRDefault="00DF1EDC" w:rsidP="00E013D0">
      <w:r w:rsidRPr="00025BF3">
        <w:t xml:space="preserve">The WifiHotspotServer shall contain a configurable parameter (Non-Correlated_Enablement_Alerts) which shall be used to determine whether or not it shall send non-correlated enablement alerts to the backend. This parameter shall have two states, Enable or Disable, and shall be defaulted to Disable. It shall be configurable at EOL as well as from the WifiHotspotOffBoardClient.  </w:t>
      </w:r>
    </w:p>
    <w:p w14:paraId="08C2B29E" w14:textId="77777777" w:rsidR="00E013D0" w:rsidRPr="00025BF3" w:rsidRDefault="00DF1EDC" w:rsidP="00DF1EDC">
      <w:pPr>
        <w:numPr>
          <w:ilvl w:val="0"/>
          <w:numId w:val="29"/>
        </w:numPr>
      </w:pPr>
      <w:r w:rsidRPr="00025BF3">
        <w:t xml:space="preserve">If Non-Correlated_Enablement_Alerts is set to Disable, the WifiHotspotServer shall NOT send any non-correlated enablement alerts to the backend. It shall still send correlated enablement alerts in response to a command from the WifiHotspotOffBoardClient.  </w:t>
      </w:r>
    </w:p>
    <w:p w14:paraId="304AFDEA" w14:textId="77777777" w:rsidR="00E013D0" w:rsidRPr="00025BF3" w:rsidRDefault="00DF1EDC" w:rsidP="00DF1EDC">
      <w:pPr>
        <w:numPr>
          <w:ilvl w:val="1"/>
          <w:numId w:val="29"/>
        </w:numPr>
      </w:pPr>
      <w:r w:rsidRPr="00025BF3">
        <w:t>Example 1: if the WifiHotspotServer is required to turn the Wi-Fi Hotspot to On-Disabled due to the power moding conditions, the WifiHotspotServer shall NOT send an alert to the WifiHotspotOffBoardClient.</w:t>
      </w:r>
    </w:p>
    <w:p w14:paraId="47FBBB6C" w14:textId="77777777" w:rsidR="00E013D0" w:rsidRPr="00025BF3" w:rsidRDefault="00DF1EDC" w:rsidP="00DF1EDC">
      <w:pPr>
        <w:numPr>
          <w:ilvl w:val="1"/>
          <w:numId w:val="29"/>
        </w:numPr>
      </w:pPr>
      <w:r w:rsidRPr="00025BF3">
        <w:t xml:space="preserve">Example 2: if the WifiHotspotServer receives a request from the WifiHotspotOnBoardClient to change the enablement from Off to On, the WifiHotspotServer shall NOT send an alert to the WifiHotspotOffBoardClient. </w:t>
      </w:r>
    </w:p>
    <w:p w14:paraId="1F51E7AB" w14:textId="77777777" w:rsidR="00E013D0" w:rsidRPr="00025BF3" w:rsidRDefault="00DF1EDC" w:rsidP="00DF1EDC">
      <w:pPr>
        <w:numPr>
          <w:ilvl w:val="1"/>
          <w:numId w:val="29"/>
        </w:numPr>
      </w:pPr>
      <w:r w:rsidRPr="00025BF3">
        <w:t xml:space="preserve">Example 3: if the WifiHotspotServer receives a request from the WifiHotspotOffBoardClient to change the enablement from Off to On, the WifiHotspotServer SHALL send an alert to the WifiHotspotOffBoardClient once it updates the enablement state. </w:t>
      </w:r>
    </w:p>
    <w:p w14:paraId="24313EE6" w14:textId="77777777" w:rsidR="00E013D0" w:rsidRPr="00025BF3" w:rsidRDefault="00DF1EDC" w:rsidP="00DF1EDC">
      <w:pPr>
        <w:numPr>
          <w:ilvl w:val="0"/>
          <w:numId w:val="29"/>
        </w:numPr>
      </w:pPr>
      <w:r w:rsidRPr="00025BF3">
        <w:t xml:space="preserve">If Non-Correlated_Enablement_Alerts is set to Enable, the WifiHotspotServer shall send both non-correlated and correlated enablement alerts to the WifiHotspotOffBoardClient any time the enablement state changes. </w:t>
      </w:r>
    </w:p>
    <w:p w14:paraId="1046C4BD" w14:textId="77777777" w:rsidR="00E013D0" w:rsidRPr="00025BF3" w:rsidRDefault="00DF1EDC" w:rsidP="00DF1EDC">
      <w:pPr>
        <w:numPr>
          <w:ilvl w:val="1"/>
          <w:numId w:val="29"/>
        </w:numPr>
      </w:pPr>
      <w:r w:rsidRPr="00025BF3">
        <w:t>Example 1: if the WifiHotspotServer is required to turn the Wi-Fi Hotspot to On-Disabled due to the power moding conditions, the WifiHotspotServer SHALL send an alert to the WifiHotspotOffBoardClient.</w:t>
      </w:r>
    </w:p>
    <w:p w14:paraId="05F64F92" w14:textId="77777777" w:rsidR="00E013D0" w:rsidRPr="00025BF3" w:rsidRDefault="00DF1EDC" w:rsidP="00DF1EDC">
      <w:pPr>
        <w:numPr>
          <w:ilvl w:val="1"/>
          <w:numId w:val="29"/>
        </w:numPr>
      </w:pPr>
      <w:r w:rsidRPr="00025BF3">
        <w:t xml:space="preserve">Example 2: if the WifiHotspotServer receives a request from the WifiHotspotOnBoardClient to change the enablement from Off to On, the WifiHotspotServer SHALL send an alert to the WifiHotspotOffBoardClient. </w:t>
      </w:r>
    </w:p>
    <w:p w14:paraId="55573D66" w14:textId="77777777" w:rsidR="00E013D0" w:rsidRPr="00025BF3" w:rsidRDefault="00DF1EDC" w:rsidP="00DF1EDC">
      <w:pPr>
        <w:numPr>
          <w:ilvl w:val="1"/>
          <w:numId w:val="29"/>
        </w:numPr>
      </w:pPr>
      <w:r w:rsidRPr="00025BF3">
        <w:t xml:space="preserve">Example 3: if the WifiHotspotServer receives a request from the WifiHotspotOffBoardClient to change the enablement from Off to On, the WifiHotspotServer SHALL send an alert to the WifiHotspotOffBoardClient once it updates the enablement state </w:t>
      </w:r>
    </w:p>
    <w:p w14:paraId="0EDB5616" w14:textId="77777777" w:rsidR="00E013D0" w:rsidRPr="00025BF3" w:rsidRDefault="00E013D0" w:rsidP="00E013D0"/>
    <w:p w14:paraId="0F825047" w14:textId="77777777" w:rsidR="00E013D0" w:rsidRPr="00E21548" w:rsidRDefault="00DF1EDC" w:rsidP="00E013D0">
      <w:pPr>
        <w:rPr>
          <w:b/>
        </w:rPr>
      </w:pPr>
      <w:r w:rsidRPr="00025BF3">
        <w:t>The requirements within the rest of this document assume Non-Correlated_Enablement_Alerts is set to Enable, unless stated otherwise.</w:t>
      </w:r>
      <w:r>
        <w:t xml:space="preserve"> </w:t>
      </w:r>
    </w:p>
    <w:p w14:paraId="154E75CF" w14:textId="77777777" w:rsidR="008D240F" w:rsidRPr="008D240F" w:rsidRDefault="008D240F" w:rsidP="008D240F">
      <w:pPr>
        <w:pStyle w:val="Heading4"/>
        <w:rPr>
          <w:b w:val="0"/>
          <w:u w:val="single"/>
        </w:rPr>
      </w:pPr>
      <w:r w:rsidRPr="008D240F">
        <w:rPr>
          <w:b w:val="0"/>
          <w:u w:val="single"/>
        </w:rPr>
        <w:t>WFHS-REQ-315657/B-Informing the WifiHotspotOffBoardClient of a Wi-Fi Hotspot Enablement change</w:t>
      </w:r>
    </w:p>
    <w:p w14:paraId="7E0A3AA5" w14:textId="77777777" w:rsidR="00E013D0" w:rsidRDefault="00DF1EDC" w:rsidP="00E013D0">
      <w:pPr>
        <w:rPr>
          <w:rFonts w:cs="Arial"/>
        </w:rPr>
      </w:pPr>
      <w:r>
        <w:rPr>
          <w:rFonts w:cs="Arial"/>
        </w:rPr>
        <w:t>The WifiHotspotServer shall send a non-correlated alert (and include the new enablement state) to the WifiHotspotOffBoardClient any time the Wi-Fi Hotspot changes its enablement state to On, Off or On-disabled. This could be due to the following, but not limited to:</w:t>
      </w:r>
    </w:p>
    <w:p w14:paraId="6978D1D6" w14:textId="77777777" w:rsidR="00E013D0" w:rsidRDefault="00DF1EDC" w:rsidP="00DF1EDC">
      <w:pPr>
        <w:numPr>
          <w:ilvl w:val="0"/>
          <w:numId w:val="30"/>
        </w:numPr>
        <w:rPr>
          <w:rFonts w:cs="Arial"/>
        </w:rPr>
      </w:pPr>
      <w:r>
        <w:rPr>
          <w:rFonts w:cs="Arial"/>
        </w:rPr>
        <w:t>User requests to change the enablement state from the in-vehicle display,</w:t>
      </w:r>
    </w:p>
    <w:p w14:paraId="5B16EF5C" w14:textId="77777777" w:rsidR="00E013D0" w:rsidRDefault="00DF1EDC" w:rsidP="00DF1EDC">
      <w:pPr>
        <w:numPr>
          <w:ilvl w:val="0"/>
          <w:numId w:val="30"/>
        </w:numPr>
        <w:rPr>
          <w:rFonts w:cs="Arial"/>
        </w:rPr>
      </w:pPr>
      <w:r>
        <w:rPr>
          <w:rFonts w:cs="Arial"/>
        </w:rPr>
        <w:t>The Wi-Fi Hotspot was On when the enablement conditions became not met and thus turned to On-disabled,</w:t>
      </w:r>
    </w:p>
    <w:p w14:paraId="19E9767D" w14:textId="77777777" w:rsidR="00E013D0" w:rsidRDefault="00DF1EDC" w:rsidP="00DF1EDC">
      <w:pPr>
        <w:numPr>
          <w:ilvl w:val="0"/>
          <w:numId w:val="30"/>
        </w:numPr>
        <w:rPr>
          <w:rFonts w:cs="Arial"/>
        </w:rPr>
      </w:pPr>
      <w:r>
        <w:rPr>
          <w:rFonts w:cs="Arial"/>
        </w:rPr>
        <w:t>The WifiHotspotServer is required to enter low power registered mode</w:t>
      </w:r>
    </w:p>
    <w:p w14:paraId="2C7359A0" w14:textId="77777777" w:rsidR="00E013D0" w:rsidRDefault="00E013D0" w:rsidP="00E013D0">
      <w:pPr>
        <w:rPr>
          <w:rFonts w:cs="Arial"/>
        </w:rPr>
      </w:pPr>
    </w:p>
    <w:p w14:paraId="60421C26" w14:textId="77777777" w:rsidR="00E013D0" w:rsidRDefault="00DF1EDC" w:rsidP="00E013D0">
      <w:pPr>
        <w:rPr>
          <w:rFonts w:cs="Arial"/>
        </w:rPr>
      </w:pPr>
      <w:r>
        <w:rPr>
          <w:rFonts w:cs="Arial"/>
        </w:rPr>
        <w:t xml:space="preserve">If the WifiHotspotServer attempts to send an enablement update alert to the WifiHotspotOffBoardClient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enablement state has since changed from the time of initial attempt to send the alert, the WifiHotspotServer shall send the newest state to the WifiHotspotOffBoardClient once the network becomes available.   </w:t>
      </w:r>
    </w:p>
    <w:p w14:paraId="633ED384" w14:textId="77777777" w:rsidR="00E013D0" w:rsidRDefault="00E013D0" w:rsidP="00E013D0">
      <w:pPr>
        <w:rPr>
          <w:rFonts w:cs="Arial"/>
        </w:rPr>
      </w:pPr>
    </w:p>
    <w:p w14:paraId="7C455680" w14:textId="77777777" w:rsidR="00E013D0" w:rsidRDefault="00DF1EDC" w:rsidP="00E013D0">
      <w:pPr>
        <w:rPr>
          <w:rFonts w:cs="Arial"/>
        </w:rPr>
      </w:pPr>
      <w:r>
        <w:rPr>
          <w:rFonts w:cs="Arial"/>
        </w:rPr>
        <w:t xml:space="preserve">Example) </w:t>
      </w:r>
    </w:p>
    <w:p w14:paraId="0B146DC1" w14:textId="77777777" w:rsidR="00E013D0" w:rsidRDefault="00DF1EDC" w:rsidP="00DF1EDC">
      <w:pPr>
        <w:numPr>
          <w:ilvl w:val="0"/>
          <w:numId w:val="30"/>
        </w:numPr>
        <w:rPr>
          <w:rFonts w:cs="Arial"/>
        </w:rPr>
      </w:pPr>
      <w:r>
        <w:rPr>
          <w:rFonts w:cs="Arial"/>
        </w:rPr>
        <w:t xml:space="preserve">The customer is parked in an area with no coverage. </w:t>
      </w:r>
    </w:p>
    <w:p w14:paraId="29C34554" w14:textId="77777777" w:rsidR="00E013D0" w:rsidRDefault="00DF1EDC" w:rsidP="00DF1EDC">
      <w:pPr>
        <w:numPr>
          <w:ilvl w:val="0"/>
          <w:numId w:val="30"/>
        </w:numPr>
        <w:rPr>
          <w:rFonts w:cs="Arial"/>
        </w:rPr>
      </w:pPr>
      <w:r>
        <w:rPr>
          <w:rFonts w:cs="Arial"/>
        </w:rPr>
        <w:t xml:space="preserve">The customer turns the Wi-Fi Hotspot Off from the in-vehicle display. </w:t>
      </w:r>
    </w:p>
    <w:p w14:paraId="4347748B" w14:textId="77777777" w:rsidR="00E013D0" w:rsidRDefault="00DF1EDC" w:rsidP="00DF1EDC">
      <w:pPr>
        <w:numPr>
          <w:ilvl w:val="0"/>
          <w:numId w:val="30"/>
        </w:numPr>
        <w:rPr>
          <w:rFonts w:cs="Arial"/>
        </w:rPr>
      </w:pPr>
      <w:r>
        <w:rPr>
          <w:rFonts w:cs="Arial"/>
        </w:rPr>
        <w:t xml:space="preserve">The WifiHotspotServer is unable to send this alert to the WifiHotspotOffBoardClient. </w:t>
      </w:r>
    </w:p>
    <w:p w14:paraId="274EC7D9" w14:textId="77777777" w:rsidR="00E013D0" w:rsidRDefault="00DF1EDC" w:rsidP="00DF1EDC">
      <w:pPr>
        <w:numPr>
          <w:ilvl w:val="0"/>
          <w:numId w:val="30"/>
        </w:numPr>
        <w:rPr>
          <w:rFonts w:cs="Arial"/>
        </w:rPr>
      </w:pPr>
      <w:r>
        <w:rPr>
          <w:rFonts w:cs="Arial"/>
        </w:rPr>
        <w:t xml:space="preserve">The customer ignitions off the vehicle, returns the next day, changes the enablement to On and drives to an area with cellular coverage. </w:t>
      </w:r>
    </w:p>
    <w:p w14:paraId="14559106" w14:textId="77777777" w:rsidR="00E013D0" w:rsidRPr="008D0750" w:rsidRDefault="00DF1EDC" w:rsidP="00DF1EDC">
      <w:pPr>
        <w:numPr>
          <w:ilvl w:val="0"/>
          <w:numId w:val="30"/>
        </w:numPr>
        <w:rPr>
          <w:rFonts w:cs="Arial"/>
        </w:rPr>
      </w:pPr>
      <w:r>
        <w:rPr>
          <w:rFonts w:cs="Arial"/>
        </w:rPr>
        <w:t xml:space="preserve">The WifiHotspotServer shall send the Wi-Fi Hotspot Enablement alert to the WifiHotspotOffBoardClient to inform that the state is On. </w:t>
      </w:r>
    </w:p>
    <w:p w14:paraId="31A947B5" w14:textId="77777777" w:rsidR="008D240F" w:rsidRPr="008D240F" w:rsidRDefault="008D240F" w:rsidP="008D240F">
      <w:pPr>
        <w:pStyle w:val="Heading4"/>
        <w:rPr>
          <w:b w:val="0"/>
          <w:u w:val="single"/>
        </w:rPr>
      </w:pPr>
      <w:r w:rsidRPr="008D240F">
        <w:rPr>
          <w:b w:val="0"/>
          <w:u w:val="single"/>
        </w:rPr>
        <w:t>WFHS-REQ-315658/B-Authorization dependency on enablement updates from the WifiHotspotOffBoardClient</w:t>
      </w:r>
    </w:p>
    <w:p w14:paraId="4630AAE4" w14:textId="77777777" w:rsidR="00E013D0" w:rsidRDefault="00DF1EDC" w:rsidP="00E013D0">
      <w:pPr>
        <w:rPr>
          <w:rFonts w:cs="Arial"/>
        </w:rPr>
      </w:pPr>
      <w:r>
        <w:rPr>
          <w:rFonts w:cs="Arial"/>
        </w:rPr>
        <w:t>The WifiHotspotServer shall ONLY be allowed to send Wi-Fi Hotspot enablement alerts or receive and process enablement update commands to/from the WifiHotspotOffBoardClient if the following conditions are met:</w:t>
      </w:r>
    </w:p>
    <w:p w14:paraId="5418D940" w14:textId="77777777" w:rsidR="00E013D0" w:rsidRDefault="00E013D0" w:rsidP="00E013D0">
      <w:pPr>
        <w:rPr>
          <w:rFonts w:cs="Arial"/>
        </w:rPr>
      </w:pPr>
    </w:p>
    <w:p w14:paraId="58533FB8" w14:textId="77777777" w:rsidR="00E013D0" w:rsidRDefault="00DF1EDC" w:rsidP="00DF1EDC">
      <w:pPr>
        <w:numPr>
          <w:ilvl w:val="1"/>
          <w:numId w:val="31"/>
        </w:numPr>
        <w:rPr>
          <w:rFonts w:cs="Arial"/>
        </w:rPr>
      </w:pPr>
      <w:r>
        <w:rPr>
          <w:rFonts w:cs="Arial"/>
        </w:rPr>
        <w:t>Vehicle Connectivity is ON, AND</w:t>
      </w:r>
    </w:p>
    <w:p w14:paraId="0CC05D06" w14:textId="77777777" w:rsidR="00E013D0" w:rsidRDefault="00DF1EDC" w:rsidP="00DF1EDC">
      <w:pPr>
        <w:numPr>
          <w:ilvl w:val="1"/>
          <w:numId w:val="31"/>
        </w:numPr>
        <w:rPr>
          <w:rFonts w:cs="Arial"/>
        </w:rPr>
      </w:pPr>
      <w:r>
        <w:rPr>
          <w:rFonts w:cs="Arial"/>
        </w:rPr>
        <w:t>Cellular Connectivity is ON, AND</w:t>
      </w:r>
    </w:p>
    <w:p w14:paraId="4ABD673A" w14:textId="77777777" w:rsidR="00E013D0" w:rsidRDefault="00DF1EDC" w:rsidP="00DF1EDC">
      <w:pPr>
        <w:numPr>
          <w:ilvl w:val="1"/>
          <w:numId w:val="31"/>
        </w:numPr>
        <w:rPr>
          <w:rFonts w:cs="Arial"/>
        </w:rPr>
      </w:pPr>
      <w:r>
        <w:rPr>
          <w:rFonts w:cs="Arial"/>
        </w:rPr>
        <w:t>VehicleData is ON, AND</w:t>
      </w:r>
    </w:p>
    <w:p w14:paraId="5F2DF0D0" w14:textId="77777777" w:rsidR="00E013D0" w:rsidRDefault="00DF1EDC" w:rsidP="00DF1EDC">
      <w:pPr>
        <w:numPr>
          <w:ilvl w:val="1"/>
          <w:numId w:val="31"/>
        </w:numPr>
        <w:rPr>
          <w:rFonts w:cs="Arial"/>
        </w:rPr>
      </w:pPr>
      <w:r>
        <w:rPr>
          <w:rFonts w:cs="Arial"/>
        </w:rPr>
        <w:t>Vehicle is authorized.</w:t>
      </w:r>
    </w:p>
    <w:p w14:paraId="007C461D" w14:textId="77777777" w:rsidR="00E013D0" w:rsidRDefault="00E013D0" w:rsidP="00E013D0">
      <w:pPr>
        <w:ind w:left="1440"/>
        <w:rPr>
          <w:rFonts w:cs="Arial"/>
        </w:rPr>
      </w:pPr>
    </w:p>
    <w:p w14:paraId="3A9A8540" w14:textId="77777777" w:rsidR="00E013D0" w:rsidRDefault="00DF1EDC" w:rsidP="00E013D0">
      <w:pPr>
        <w:rPr>
          <w:rFonts w:cs="Arial"/>
        </w:rPr>
      </w:pPr>
      <w:r>
        <w:rPr>
          <w:rFonts w:cs="Arial"/>
        </w:rPr>
        <w:t xml:space="preserve">If the above conditions are NOT met, the WifiHotspotServer shall ignore any commands from the WifiHotspotOffBoardClient to change the enablement state and shall also NOT send any alerts to the WifiHotspotOffBoardClient if the enablement state changes. </w:t>
      </w:r>
    </w:p>
    <w:p w14:paraId="54F6C35D" w14:textId="77777777" w:rsidR="00E013D0" w:rsidRDefault="00E013D0" w:rsidP="00E013D0">
      <w:pPr>
        <w:rPr>
          <w:rFonts w:cs="Arial"/>
        </w:rPr>
      </w:pPr>
    </w:p>
    <w:p w14:paraId="19B1A74C" w14:textId="77777777" w:rsidR="00E013D0" w:rsidRDefault="00DF1EDC" w:rsidP="00E013D0">
      <w:r>
        <w:rPr>
          <w:rFonts w:cs="Arial"/>
        </w:rPr>
        <w:t>All requirements within this document which mention the WifiHotspotServer receiving or sending enablement update command/response/alerts to/from the WifiHotspotOffBoardClient shall</w:t>
      </w:r>
      <w:r>
        <w:rPr>
          <w:rFonts w:cs="Arial"/>
          <w:vanish/>
        </w:rPr>
        <w:t xml:space="preserve"> </w:t>
      </w:r>
      <w:r>
        <w:rPr>
          <w:rFonts w:cs="Arial"/>
        </w:rPr>
        <w:t>assume the above conditions are met and the WifiHotspotServer is allowed to, unless it is stated otherwise.</w:t>
      </w:r>
    </w:p>
    <w:p w14:paraId="4F6BC049" w14:textId="77777777" w:rsidR="008D240F" w:rsidRPr="008D240F" w:rsidRDefault="008D240F" w:rsidP="008D240F">
      <w:pPr>
        <w:pStyle w:val="Heading4"/>
        <w:rPr>
          <w:b w:val="0"/>
          <w:u w:val="single"/>
        </w:rPr>
      </w:pPr>
      <w:r w:rsidRPr="008D240F">
        <w:rPr>
          <w:b w:val="0"/>
          <w:u w:val="single"/>
        </w:rPr>
        <w:t>WFHS-REQ-336938/A-Request from WifiHotspotOnBoardClient to turn the Wi-Fi Hotspot on or off</w:t>
      </w:r>
    </w:p>
    <w:p w14:paraId="73BC9AC4" w14:textId="77777777" w:rsidR="00E013D0" w:rsidRPr="007255FE" w:rsidRDefault="00DF1EDC" w:rsidP="00E013D0">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Pr>
          <w:rFonts w:eastAsia="Calibri"/>
        </w:rPr>
        <w:t xml:space="preserve"> to turn the Wi-Fi H</w:t>
      </w:r>
      <w:r w:rsidRPr="007255FE">
        <w:rPr>
          <w:rFonts w:eastAsia="Calibri"/>
        </w:rPr>
        <w:t>ots</w:t>
      </w:r>
      <w:r>
        <w:rPr>
          <w:rFonts w:eastAsia="Calibri"/>
        </w:rPr>
        <w:t>pot off (CAN signal HotspotEnablement</w:t>
      </w:r>
      <w:r w:rsidRPr="007255FE">
        <w:rPr>
          <w:rFonts w:eastAsia="Calibri"/>
        </w:rPr>
        <w:t xml:space="preserve">_Rq), the </w:t>
      </w:r>
      <w:r w:rsidRPr="004A4B41">
        <w:rPr>
          <w:rFonts w:eastAsia="Calibri"/>
        </w:rPr>
        <w:t>WifiHotspotServer</w:t>
      </w:r>
      <w:r>
        <w:rPr>
          <w:rFonts w:eastAsia="Calibri"/>
        </w:rPr>
        <w:t xml:space="preserve"> shall turn the Wi-Fi Hotspot enablement state to off,</w:t>
      </w:r>
      <w:r w:rsidRPr="007255FE">
        <w:rPr>
          <w:rFonts w:eastAsia="Calibri"/>
        </w:rPr>
        <w:t xml:space="preserve"> </w:t>
      </w:r>
      <w:r w:rsidRPr="009E1CDA">
        <w:rPr>
          <w:rFonts w:eastAsia="Calibri"/>
        </w:rPr>
        <w:t xml:space="preserve">update the status CAN signal and </w:t>
      </w:r>
      <w:r>
        <w:rPr>
          <w:rFonts w:eastAsia="Calibri"/>
        </w:rPr>
        <w:t>send a non-correlated</w:t>
      </w:r>
      <w:r w:rsidRPr="009E1CDA">
        <w:rPr>
          <w:rFonts w:eastAsia="Calibri"/>
        </w:rPr>
        <w:t xml:space="preserve"> alert to the WifiHotspotOffBoardClient</w:t>
      </w:r>
      <w:r>
        <w:rPr>
          <w:rFonts w:eastAsia="Calibri"/>
        </w:rPr>
        <w:t>.</w:t>
      </w:r>
    </w:p>
    <w:p w14:paraId="258A40C6" w14:textId="77777777" w:rsidR="00E013D0" w:rsidRPr="007255FE" w:rsidRDefault="00E013D0" w:rsidP="00E013D0">
      <w:pPr>
        <w:rPr>
          <w:rFonts w:eastAsia="Calibri"/>
        </w:rPr>
      </w:pPr>
    </w:p>
    <w:p w14:paraId="43E3B13D" w14:textId="77777777" w:rsidR="00E013D0" w:rsidRDefault="00DF1EDC" w:rsidP="00E013D0">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sidRPr="007255FE">
        <w:rPr>
          <w:rFonts w:eastAsia="Calibri"/>
        </w:rPr>
        <w:t xml:space="preserve"> to turn the</w:t>
      </w:r>
      <w:r>
        <w:rPr>
          <w:rFonts w:eastAsia="Calibri"/>
        </w:rPr>
        <w:t xml:space="preserve"> Wi-Fi Hotspot on (CAN signal HotspotEnablement</w:t>
      </w:r>
      <w:r w:rsidRPr="007255FE">
        <w:rPr>
          <w:rFonts w:eastAsia="Calibri"/>
        </w:rPr>
        <w:t xml:space="preserve">_Rq), the </w:t>
      </w:r>
      <w:r w:rsidRPr="004A4B41">
        <w:rPr>
          <w:rFonts w:eastAsia="Calibri"/>
        </w:rPr>
        <w:t>WifiHotspotServer</w:t>
      </w:r>
      <w:r w:rsidRPr="007255FE">
        <w:rPr>
          <w:rFonts w:eastAsia="Calibri"/>
        </w:rPr>
        <w:t xml:space="preserve"> shall check the </w:t>
      </w:r>
      <w:r>
        <w:rPr>
          <w:rFonts w:eastAsia="Calibri"/>
        </w:rPr>
        <w:t>Wi-Fi Hotspot enablement</w:t>
      </w:r>
      <w:r w:rsidRPr="007255FE">
        <w:rPr>
          <w:rFonts w:eastAsia="Calibri"/>
        </w:rPr>
        <w:t xml:space="preserve"> conditions</w:t>
      </w:r>
      <w:r>
        <w:rPr>
          <w:rFonts w:eastAsia="Calibri"/>
        </w:rPr>
        <w:t>,</w:t>
      </w:r>
      <w:r w:rsidRPr="007255FE">
        <w:rPr>
          <w:rFonts w:eastAsia="Calibri"/>
        </w:rPr>
        <w:t xml:space="preserve"> configure the </w:t>
      </w:r>
      <w:r>
        <w:rPr>
          <w:rFonts w:eastAsia="Calibri"/>
        </w:rPr>
        <w:t xml:space="preserve">Wi-Fi Hotspot to the appropriate enablement </w:t>
      </w:r>
      <w:r w:rsidRPr="007255FE">
        <w:rPr>
          <w:rFonts w:eastAsia="Calibri"/>
        </w:rPr>
        <w:t>state</w:t>
      </w:r>
      <w:r>
        <w:rPr>
          <w:rFonts w:eastAsia="Calibri"/>
        </w:rPr>
        <w:t xml:space="preserve">, </w:t>
      </w:r>
      <w:r w:rsidRPr="009E1CDA">
        <w:rPr>
          <w:rFonts w:eastAsia="Calibri"/>
        </w:rPr>
        <w:t>update t</w:t>
      </w:r>
      <w:r>
        <w:rPr>
          <w:rFonts w:eastAsia="Calibri"/>
        </w:rPr>
        <w:t>he status CAN signal and send a non-correlated</w:t>
      </w:r>
      <w:r w:rsidRPr="009E1CDA">
        <w:rPr>
          <w:rFonts w:eastAsia="Calibri"/>
        </w:rPr>
        <w:t xml:space="preserve"> alert to the WifiHotspotOffBoardClient</w:t>
      </w:r>
      <w:r>
        <w:rPr>
          <w:rFonts w:eastAsia="Calibri"/>
        </w:rPr>
        <w:t>.</w:t>
      </w:r>
    </w:p>
    <w:p w14:paraId="11134BAD" w14:textId="77777777" w:rsidR="00E013D0" w:rsidRDefault="00E013D0" w:rsidP="00E013D0">
      <w:pPr>
        <w:rPr>
          <w:rFonts w:eastAsia="Calibri"/>
        </w:rPr>
      </w:pPr>
    </w:p>
    <w:p w14:paraId="2C4AEF82" w14:textId="77777777" w:rsidR="00E013D0" w:rsidRPr="00645897" w:rsidRDefault="00DF1EDC" w:rsidP="00E013D0">
      <w:pPr>
        <w:rPr>
          <w:rFonts w:eastAsia="Calibri"/>
        </w:rPr>
      </w:pPr>
      <w:r w:rsidRPr="00B50CEC">
        <w:rPr>
          <w:rFonts w:eastAsia="Calibri"/>
        </w:rPr>
        <w:t>Note: If the WifiHotspotServer fails to inform the WifiHotspotOffBoardClient (due to network connection issues, etc.), it shall still continue to update the enablement state and perform a retry strategy to ensure the WifiHotspotOffBoardClient is updated.</w:t>
      </w:r>
    </w:p>
    <w:p w14:paraId="51D328E4" w14:textId="77777777" w:rsidR="008D240F" w:rsidRPr="008D240F" w:rsidRDefault="008D240F" w:rsidP="008D240F">
      <w:pPr>
        <w:pStyle w:val="Heading4"/>
        <w:rPr>
          <w:b w:val="0"/>
          <w:u w:val="single"/>
        </w:rPr>
      </w:pPr>
      <w:r w:rsidRPr="008D240F">
        <w:rPr>
          <w:b w:val="0"/>
          <w:u w:val="single"/>
        </w:rPr>
        <w:t>WFHS-REQ-315659/B-Request from WifiHotspotOffBoardClient to turn the Wi-Fi Hotspot on or off</w:t>
      </w:r>
    </w:p>
    <w:p w14:paraId="2CD4846D" w14:textId="77777777" w:rsidR="00E013D0" w:rsidRDefault="00DF1EDC" w:rsidP="00E013D0">
      <w:pPr>
        <w:spacing w:after="200"/>
        <w:contextualSpacing/>
        <w:rPr>
          <w:rFonts w:eastAsia="Calibri" w:cs="Arial"/>
        </w:rPr>
      </w:pPr>
      <w:r>
        <w:rPr>
          <w:rFonts w:eastAsia="Calibri" w:cs="Arial"/>
        </w:rPr>
        <w:t>The customer shall also have the ability to turn the Wi-Fi Hotspot On or Off from outside the vehicle through Ford-provided applications such as the mobile app or fleet portal, for example. The request shall be sent to the WifiHotspotServer by the WifiHotspotOffBoardClient through FTCP command/response/alert messages.</w:t>
      </w:r>
    </w:p>
    <w:p w14:paraId="6FE91C04" w14:textId="77777777" w:rsidR="00E013D0" w:rsidRDefault="00E013D0" w:rsidP="00E013D0">
      <w:pPr>
        <w:spacing w:after="200"/>
        <w:contextualSpacing/>
        <w:rPr>
          <w:rFonts w:eastAsia="Calibri" w:cs="Arial"/>
        </w:rPr>
      </w:pPr>
    </w:p>
    <w:p w14:paraId="5CE4BE29" w14:textId="77777777" w:rsidR="00E013D0" w:rsidRDefault="00DF1EDC" w:rsidP="00E013D0">
      <w:pPr>
        <w:spacing w:after="200"/>
        <w:contextualSpacing/>
        <w:rPr>
          <w:rFonts w:eastAsia="Calibri" w:cs="Arial"/>
        </w:rPr>
      </w:pPr>
      <w:r>
        <w:rPr>
          <w:rFonts w:eastAsia="Calibri" w:cs="Arial"/>
        </w:rPr>
        <w:t>If the WifiHotspotServer receives a request from the WifiHotspotOffBoardClient to turn the Wi-Fi Hotspot off (Wi-Fi Hotspot Enablement FTCP command), the WifiHotspotServer shall:</w:t>
      </w:r>
    </w:p>
    <w:p w14:paraId="4E601CB6" w14:textId="77777777" w:rsidR="00E013D0" w:rsidRDefault="00E013D0" w:rsidP="00E013D0">
      <w:pPr>
        <w:spacing w:after="200"/>
        <w:contextualSpacing/>
        <w:rPr>
          <w:rFonts w:eastAsia="Calibri" w:cs="Arial"/>
        </w:rPr>
      </w:pPr>
    </w:p>
    <w:p w14:paraId="583A4895" w14:textId="77777777" w:rsidR="00E013D0" w:rsidRDefault="00DF1EDC" w:rsidP="00DF1EDC">
      <w:pPr>
        <w:numPr>
          <w:ilvl w:val="0"/>
          <w:numId w:val="32"/>
        </w:numPr>
        <w:spacing w:after="200"/>
        <w:contextualSpacing/>
        <w:rPr>
          <w:rFonts w:eastAsia="Calibri" w:cs="Arial"/>
        </w:rPr>
      </w:pPr>
      <w:r>
        <w:rPr>
          <w:rFonts w:eastAsia="Calibri" w:cs="Arial"/>
        </w:rPr>
        <w:t>Send a successful acknowledgement response, assuming the request is valid and the WifiHotspotServer is allowed to process it,</w:t>
      </w:r>
    </w:p>
    <w:p w14:paraId="4EFF6D7F" w14:textId="77777777" w:rsidR="00E013D0" w:rsidRDefault="00DF1EDC" w:rsidP="00DF1EDC">
      <w:pPr>
        <w:numPr>
          <w:ilvl w:val="0"/>
          <w:numId w:val="32"/>
        </w:numPr>
        <w:spacing w:after="200"/>
        <w:contextualSpacing/>
        <w:rPr>
          <w:rFonts w:eastAsia="Calibri" w:cs="Arial"/>
        </w:rPr>
      </w:pPr>
      <w:r>
        <w:rPr>
          <w:rFonts w:eastAsia="Calibri" w:cs="Arial"/>
        </w:rPr>
        <w:t>Update and save the new Wi-Fi Hotspot enablement configuration to memory (Enablement = Off),</w:t>
      </w:r>
    </w:p>
    <w:p w14:paraId="38187428" w14:textId="77777777" w:rsidR="00E013D0" w:rsidRDefault="00DF1EDC" w:rsidP="00DF1EDC">
      <w:pPr>
        <w:numPr>
          <w:ilvl w:val="0"/>
          <w:numId w:val="32"/>
        </w:numPr>
        <w:spacing w:after="200"/>
        <w:contextualSpacing/>
        <w:rPr>
          <w:rFonts w:eastAsia="Calibri" w:cs="Arial"/>
        </w:rPr>
      </w:pPr>
      <w:r>
        <w:rPr>
          <w:rFonts w:eastAsia="Calibri" w:cs="Arial"/>
        </w:rPr>
        <w:t>Update the HotspotEnablement_St CAN signal to reflect the new status (only if the CAN bus is awake and the WifiHotspotServer is transmitting on it),</w:t>
      </w:r>
    </w:p>
    <w:p w14:paraId="1D2D0643" w14:textId="77777777" w:rsidR="00E013D0" w:rsidRDefault="00DF1EDC" w:rsidP="00DF1EDC">
      <w:pPr>
        <w:numPr>
          <w:ilvl w:val="0"/>
          <w:numId w:val="32"/>
        </w:numPr>
        <w:spacing w:after="200"/>
        <w:contextualSpacing/>
        <w:rPr>
          <w:rFonts w:eastAsia="Calibri" w:cs="Arial"/>
        </w:rPr>
      </w:pPr>
      <w:r>
        <w:rPr>
          <w:rFonts w:eastAsia="Calibri" w:cs="Arial"/>
        </w:rPr>
        <w:t xml:space="preserve">Respond to the WifiHotspotOffBoardClient with a correlated alert and indicate the new enablement state in the alert, and </w:t>
      </w:r>
    </w:p>
    <w:p w14:paraId="6356091C" w14:textId="77777777" w:rsidR="00E013D0" w:rsidRDefault="00DF1EDC" w:rsidP="00DF1EDC">
      <w:pPr>
        <w:numPr>
          <w:ilvl w:val="0"/>
          <w:numId w:val="32"/>
        </w:numPr>
        <w:spacing w:after="200"/>
        <w:contextualSpacing/>
        <w:rPr>
          <w:rFonts w:eastAsia="Calibri" w:cs="Arial"/>
        </w:rPr>
      </w:pPr>
      <w:r>
        <w:rPr>
          <w:rFonts w:eastAsia="Calibri" w:cs="Arial"/>
        </w:rPr>
        <w:t xml:space="preserve">Configure the Wi-Fi chipset to Off (assuming the Wi-Fi chipset is powered up), </w:t>
      </w:r>
    </w:p>
    <w:p w14:paraId="76A87007" w14:textId="77777777" w:rsidR="00E013D0" w:rsidRDefault="00E013D0" w:rsidP="00E013D0">
      <w:pPr>
        <w:spacing w:after="200"/>
        <w:contextualSpacing/>
        <w:rPr>
          <w:rFonts w:eastAsia="Calibri" w:cs="Arial"/>
        </w:rPr>
      </w:pPr>
    </w:p>
    <w:p w14:paraId="36DEBC39" w14:textId="77777777" w:rsidR="00E013D0" w:rsidRDefault="00DF1EDC" w:rsidP="00E013D0">
      <w:pPr>
        <w:spacing w:after="200"/>
        <w:contextualSpacing/>
        <w:rPr>
          <w:rFonts w:eastAsia="Calibri" w:cs="Arial"/>
        </w:rPr>
      </w:pPr>
      <w:r>
        <w:rPr>
          <w:rFonts w:eastAsia="Calibri" w:cs="Arial"/>
        </w:rPr>
        <w:t>If the WifiHotspotServer receives a request from the WifiHotspotOffBoardClient to turn the Wi-Fi Hotspot on (Wi-Fi Hotspot Enablement FTCP command), the WifiHotspotServer shall:</w:t>
      </w:r>
    </w:p>
    <w:p w14:paraId="19E79DF7" w14:textId="77777777" w:rsidR="00E013D0" w:rsidRDefault="00E013D0" w:rsidP="00E013D0">
      <w:pPr>
        <w:spacing w:after="200"/>
        <w:contextualSpacing/>
        <w:rPr>
          <w:rFonts w:eastAsia="Calibri" w:cs="Arial"/>
        </w:rPr>
      </w:pPr>
    </w:p>
    <w:p w14:paraId="65A3DC9A" w14:textId="77777777" w:rsidR="00E013D0" w:rsidRDefault="00DF1EDC" w:rsidP="00DF1EDC">
      <w:pPr>
        <w:numPr>
          <w:ilvl w:val="0"/>
          <w:numId w:val="32"/>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w:t>
      </w:r>
    </w:p>
    <w:p w14:paraId="5A52F1E9" w14:textId="77777777" w:rsidR="00E013D0" w:rsidRDefault="00DF1EDC" w:rsidP="00DF1EDC">
      <w:pPr>
        <w:numPr>
          <w:ilvl w:val="0"/>
          <w:numId w:val="32"/>
        </w:numPr>
        <w:spacing w:after="200"/>
        <w:contextualSpacing/>
        <w:rPr>
          <w:rFonts w:eastAsia="Calibri" w:cs="Arial"/>
        </w:rPr>
      </w:pPr>
      <w:r>
        <w:rPr>
          <w:rFonts w:eastAsia="Calibri" w:cs="Arial"/>
        </w:rPr>
        <w:t>Check the Wi-Fi Hotspot enablement conditions,</w:t>
      </w:r>
    </w:p>
    <w:p w14:paraId="3B175C0D" w14:textId="77777777" w:rsidR="00E013D0" w:rsidRDefault="00DF1EDC" w:rsidP="00DF1EDC">
      <w:pPr>
        <w:numPr>
          <w:ilvl w:val="0"/>
          <w:numId w:val="32"/>
        </w:numPr>
        <w:spacing w:after="200"/>
        <w:contextualSpacing/>
        <w:rPr>
          <w:rFonts w:eastAsia="Calibri" w:cs="Arial"/>
        </w:rPr>
      </w:pPr>
      <w:r>
        <w:rPr>
          <w:rFonts w:eastAsia="Calibri" w:cs="Arial"/>
        </w:rPr>
        <w:t xml:space="preserve">Update and save the new Wi-Fi Hotspot enablement configuration to memory (Enablement = On or On-disabled), </w:t>
      </w:r>
    </w:p>
    <w:p w14:paraId="0A33217D" w14:textId="77777777" w:rsidR="00E013D0" w:rsidRDefault="00DF1EDC" w:rsidP="00DF1EDC">
      <w:pPr>
        <w:numPr>
          <w:ilvl w:val="0"/>
          <w:numId w:val="32"/>
        </w:numPr>
        <w:spacing w:after="200"/>
        <w:contextualSpacing/>
        <w:rPr>
          <w:rFonts w:eastAsia="Calibri" w:cs="Arial"/>
        </w:rPr>
      </w:pPr>
      <w:r>
        <w:rPr>
          <w:rFonts w:eastAsia="Calibri" w:cs="Arial"/>
        </w:rPr>
        <w:t>Update the HotspotEnablement_St CAN signal to reflect the new status (only if the CAN bus is awake and the WifiHotspotServer is transmitting on it),</w:t>
      </w:r>
    </w:p>
    <w:p w14:paraId="669865D1" w14:textId="77777777" w:rsidR="00E013D0" w:rsidRDefault="00DF1EDC" w:rsidP="00DF1EDC">
      <w:pPr>
        <w:numPr>
          <w:ilvl w:val="0"/>
          <w:numId w:val="32"/>
        </w:numPr>
        <w:spacing w:after="200"/>
        <w:contextualSpacing/>
        <w:rPr>
          <w:rFonts w:eastAsia="Calibri" w:cs="Arial"/>
        </w:rPr>
      </w:pPr>
      <w:r>
        <w:rPr>
          <w:rFonts w:eastAsia="Calibri" w:cs="Arial"/>
        </w:rPr>
        <w:t>Respond to the WifiHotspotOffBoardClient with a correlated alert and indicate the new enablement state in the alert, and</w:t>
      </w:r>
    </w:p>
    <w:p w14:paraId="7F86DF9C" w14:textId="77777777" w:rsidR="00E013D0" w:rsidRDefault="00DF1EDC" w:rsidP="00DF1EDC">
      <w:pPr>
        <w:numPr>
          <w:ilvl w:val="0"/>
          <w:numId w:val="32"/>
        </w:numPr>
        <w:spacing w:after="200"/>
        <w:contextualSpacing/>
        <w:rPr>
          <w:rFonts w:eastAsia="Calibri" w:cs="Arial"/>
        </w:rPr>
      </w:pPr>
      <w:r>
        <w:rPr>
          <w:rFonts w:eastAsia="Calibri" w:cs="Arial"/>
        </w:rPr>
        <w:t xml:space="preserve">Configure the Wi-Fi Hotspot to the appropriate enablement state (assuming the Wi-Fi chipset is powered up). </w:t>
      </w:r>
    </w:p>
    <w:p w14:paraId="743D57F5" w14:textId="77777777" w:rsidR="00E013D0" w:rsidRDefault="00E013D0" w:rsidP="00E013D0">
      <w:pPr>
        <w:spacing w:after="200"/>
        <w:contextualSpacing/>
        <w:rPr>
          <w:rFonts w:eastAsia="Calibri" w:cs="Arial"/>
        </w:rPr>
      </w:pPr>
    </w:p>
    <w:p w14:paraId="70644E9B" w14:textId="77777777" w:rsidR="00E013D0" w:rsidRDefault="00DF1EDC" w:rsidP="00E013D0">
      <w:r>
        <w:t>If the WifiHotspotServer is unable to accept the command due to either of the following scenarios:</w:t>
      </w:r>
    </w:p>
    <w:p w14:paraId="53289335" w14:textId="77777777" w:rsidR="00E013D0" w:rsidRDefault="00DF1EDC" w:rsidP="00DF1EDC">
      <w:pPr>
        <w:numPr>
          <w:ilvl w:val="0"/>
          <w:numId w:val="33"/>
        </w:numPr>
      </w:pPr>
      <w:r>
        <w:t>The request was bad/invalid or</w:t>
      </w:r>
    </w:p>
    <w:p w14:paraId="56A43EAE" w14:textId="77777777" w:rsidR="00E013D0" w:rsidRDefault="00DF1EDC" w:rsidP="00DF1EDC">
      <w:pPr>
        <w:numPr>
          <w:ilvl w:val="0"/>
          <w:numId w:val="33"/>
        </w:numPr>
      </w:pPr>
      <w:r>
        <w:t>The WifiHotspotServer is in extended diagnostics mode,</w:t>
      </w:r>
    </w:p>
    <w:p w14:paraId="76057EA9" w14:textId="77777777" w:rsidR="00E013D0" w:rsidRDefault="00DF1EDC" w:rsidP="00E013D0">
      <w:r>
        <w:t xml:space="preserve">the WifiHotspotServer shall immediately respond with an unsuccessful response, indicating that the command failed because it is not permitted. </w:t>
      </w:r>
    </w:p>
    <w:p w14:paraId="4BD91759" w14:textId="77777777" w:rsidR="00E013D0" w:rsidRDefault="00E013D0" w:rsidP="00E013D0">
      <w:pPr>
        <w:ind w:left="720"/>
      </w:pPr>
    </w:p>
    <w:p w14:paraId="62619835" w14:textId="77777777" w:rsidR="00E013D0" w:rsidRDefault="00DF1EDC" w:rsidP="00E013D0">
      <w:r>
        <w:t xml:space="preserve">If the WifiHotspotServer attempts to process the request but fails, the WifiHotspotServer shall send a failure alert and indicate that the command failed due to a WifiHotspotServer internal failure.  </w:t>
      </w:r>
    </w:p>
    <w:p w14:paraId="55191227" w14:textId="77777777" w:rsidR="00E013D0" w:rsidRDefault="00E013D0" w:rsidP="00E013D0">
      <w:pPr>
        <w:spacing w:after="200"/>
        <w:ind w:left="720"/>
        <w:contextualSpacing/>
        <w:rPr>
          <w:rFonts w:eastAsia="Calibri" w:cs="Arial"/>
        </w:rPr>
      </w:pPr>
    </w:p>
    <w:p w14:paraId="3DDA4766" w14:textId="77777777" w:rsidR="00E013D0" w:rsidRDefault="00DF1EDC" w:rsidP="00E013D0">
      <w:pPr>
        <w:spacing w:after="200"/>
        <w:rPr>
          <w:rFonts w:eastAsia="Calibri" w:cs="Arial"/>
        </w:rPr>
      </w:pPr>
      <w:r>
        <w:rPr>
          <w:rFonts w:eastAsia="Calibri" w:cs="Arial"/>
        </w:rPr>
        <w:t xml:space="preserve">If the WifiHotspotServer receives a request to update the enablement state to the state it is currently set to, the WifiHotspotServer shall still respond with a successful response and alert. For example, if the WifiHotspotOffBoardClient and the WifiHotspotServer became out of sync, the mobile app could show the hotspot as being set to Off, however, the WifiHotspotServer has the enablement set to On. If the customer requests to turn the hotspot On, the WifiHotspotServer shall send a successful response, then send an alert, so the mobile app can update its display accordingly. </w:t>
      </w:r>
    </w:p>
    <w:p w14:paraId="79F1D6BD" w14:textId="77777777" w:rsidR="00E013D0" w:rsidRDefault="00DF1EDC" w:rsidP="00E013D0">
      <w:pPr>
        <w:spacing w:after="200"/>
        <w:rPr>
          <w:rFonts w:eastAsia="Calibri" w:cs="Arial"/>
        </w:rPr>
      </w:pPr>
      <w:r>
        <w:t xml:space="preserve">The WifiHotspotServer shall be able to process an enablement configuration request, regardless if the Wi-Fi chipset is powered up or not. The WifiHotspotServer shall only be required to update and store the new enablement state in memory in order to process the request and send an alert. </w:t>
      </w:r>
    </w:p>
    <w:p w14:paraId="4DC803D3" w14:textId="77777777" w:rsidR="00E013D0" w:rsidRDefault="00DF1EDC" w:rsidP="00E013D0">
      <w:pPr>
        <w:rPr>
          <w:rFonts w:eastAsia="Calibri" w:cs="Arial"/>
        </w:rPr>
      </w:pPr>
      <w:r>
        <w:t xml:space="preserve">Example) </w:t>
      </w:r>
    </w:p>
    <w:p w14:paraId="0D47968A" w14:textId="77777777" w:rsidR="00E013D0" w:rsidRDefault="00DF1EDC" w:rsidP="00DF1EDC">
      <w:pPr>
        <w:numPr>
          <w:ilvl w:val="0"/>
          <w:numId w:val="32"/>
        </w:numPr>
        <w:spacing w:after="200"/>
        <w:contextualSpacing/>
      </w:pPr>
      <w:r>
        <w:t xml:space="preserve">The Ignition is Off, the WifiHotspotServer is in low power registered mode and the enablement state is in Off. </w:t>
      </w:r>
    </w:p>
    <w:p w14:paraId="0E66DA4B" w14:textId="77777777" w:rsidR="00E013D0" w:rsidRDefault="00DF1EDC" w:rsidP="00DF1EDC">
      <w:pPr>
        <w:numPr>
          <w:ilvl w:val="0"/>
          <w:numId w:val="32"/>
        </w:numPr>
        <w:spacing w:after="200"/>
        <w:contextualSpacing/>
      </w:pPr>
      <w:r>
        <w:t>The customer sent a request from the mobile app to turn the Wi-Fi Hotspot On.</w:t>
      </w:r>
    </w:p>
    <w:p w14:paraId="1AD11E87" w14:textId="77777777" w:rsidR="00E013D0" w:rsidRDefault="00DF1EDC" w:rsidP="00DF1EDC">
      <w:pPr>
        <w:numPr>
          <w:ilvl w:val="0"/>
          <w:numId w:val="32"/>
        </w:numPr>
        <w:spacing w:after="200"/>
        <w:contextualSpacing/>
      </w:pPr>
      <w:r>
        <w:t>Assuming the enablement request requires an SMS wake up, the WifiHotspotServer wakes up and connects to the WifiHotspotOffBoardClient.</w:t>
      </w:r>
    </w:p>
    <w:p w14:paraId="638CEC1F" w14:textId="77777777" w:rsidR="00E013D0" w:rsidRDefault="00DF1EDC" w:rsidP="00DF1EDC">
      <w:pPr>
        <w:numPr>
          <w:ilvl w:val="0"/>
          <w:numId w:val="32"/>
        </w:numPr>
        <w:spacing w:after="200"/>
        <w:contextualSpacing/>
      </w:pPr>
      <w:r>
        <w:t>The WifiHotspotServer receives the enablement request from the WifiHotspotOffBoardClient, but the Wi-Fi chipset is powered off.</w:t>
      </w:r>
    </w:p>
    <w:p w14:paraId="304B3B40" w14:textId="77777777" w:rsidR="00E013D0" w:rsidRDefault="00DF1EDC" w:rsidP="00DF1EDC">
      <w:pPr>
        <w:numPr>
          <w:ilvl w:val="0"/>
          <w:numId w:val="32"/>
        </w:numPr>
        <w:spacing w:after="200"/>
        <w:contextualSpacing/>
      </w:pPr>
      <w:r>
        <w:t xml:space="preserve">The WifiHotspotServer shall send a successful response, check the enablement conditions and determine that the Wi-Fi enablement state is only allowed to be set to On-Disabled. </w:t>
      </w:r>
    </w:p>
    <w:p w14:paraId="512CE5DC" w14:textId="77777777" w:rsidR="00E013D0" w:rsidRDefault="00DF1EDC" w:rsidP="00DF1EDC">
      <w:pPr>
        <w:numPr>
          <w:ilvl w:val="0"/>
          <w:numId w:val="32"/>
        </w:numPr>
        <w:spacing w:after="200"/>
        <w:contextualSpacing/>
      </w:pPr>
      <w:r>
        <w:t>Therefore, the WifiHotspotServer shall update its memory to On-Disabled and send an alert to the WifiHotspotOffBoardClient.</w:t>
      </w:r>
    </w:p>
    <w:p w14:paraId="427AFA12" w14:textId="77777777" w:rsidR="008D240F" w:rsidRPr="008D240F" w:rsidRDefault="008D240F" w:rsidP="008D240F">
      <w:pPr>
        <w:pStyle w:val="Heading4"/>
        <w:rPr>
          <w:b w:val="0"/>
          <w:u w:val="single"/>
        </w:rPr>
      </w:pPr>
      <w:r w:rsidRPr="008D240F">
        <w:rPr>
          <w:b w:val="0"/>
          <w:u w:val="single"/>
        </w:rPr>
        <w:t>WFHS-REQ-315660/A-Receiving multiple enablement requests</w:t>
      </w:r>
    </w:p>
    <w:p w14:paraId="02D85384" w14:textId="77777777" w:rsidR="00E013D0" w:rsidRPr="008D5F4D" w:rsidRDefault="00DF1EDC" w:rsidP="00E013D0">
      <w:r w:rsidRPr="008D5F4D">
        <w:t>It is possible the WifiHotspotServer could receive an enablement request from the WifiHotspotOnBoardClient and WifiHotspotOffBoardClient near the same time. The WifiHotspotServer shall process the requests in FIFO order. It shall not process the next request until it has finished processing and responding to the first request.</w:t>
      </w:r>
    </w:p>
    <w:p w14:paraId="4008B3AA" w14:textId="77777777" w:rsidR="008D240F" w:rsidRPr="008D240F" w:rsidRDefault="008D240F" w:rsidP="008D240F">
      <w:pPr>
        <w:pStyle w:val="Heading4"/>
        <w:rPr>
          <w:b w:val="0"/>
          <w:u w:val="single"/>
        </w:rPr>
      </w:pPr>
      <w:r w:rsidRPr="008D240F">
        <w:rPr>
          <w:b w:val="0"/>
          <w:u w:val="single"/>
        </w:rPr>
        <w:t>WFHS-REQ-315661/A-Request from the WifiHotspotOffBoardClient for the current enablement state</w:t>
      </w:r>
    </w:p>
    <w:p w14:paraId="28E149E4" w14:textId="77777777" w:rsidR="00E013D0" w:rsidRPr="007208F3" w:rsidRDefault="00DF1EDC" w:rsidP="00E013D0">
      <w:r w:rsidRPr="007208F3">
        <w:t>The WifiHotspotOffBoardClient shall have the ability to query the CURRENT enablement state, in case it does not have a record of the last known state. Therefore, if the WifiHotspotServer receives an FTCP request for the hotspot enablement state, the WifiHotspotServer shall respond with the current, stored enablement state (On, Off or On-Disabled). If the WifiHotspotServer is unable to detect the stored enablement state or if it is not allowed to respond, it shall send a failure response.</w:t>
      </w:r>
    </w:p>
    <w:p w14:paraId="65DC8518" w14:textId="77777777" w:rsidR="00E013D0" w:rsidRDefault="00DF1EDC" w:rsidP="008D240F">
      <w:pPr>
        <w:pStyle w:val="Heading3"/>
      </w:pPr>
      <w:bookmarkStart w:id="63" w:name="_Toc14081908"/>
      <w:r>
        <w:t>Use Cases</w:t>
      </w:r>
      <w:bookmarkEnd w:id="63"/>
    </w:p>
    <w:p w14:paraId="57EADEAE" w14:textId="77777777" w:rsidR="00E013D0" w:rsidRDefault="00DF1EDC" w:rsidP="008D240F">
      <w:pPr>
        <w:pStyle w:val="Heading4"/>
      </w:pPr>
      <w:r>
        <w:t>WFHSv2-UC-REQ-283574/B-User turns Wi-Fi Hotspot On</w:t>
      </w:r>
    </w:p>
    <w:p w14:paraId="686DA7CE"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19472021"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CB6792"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3512ECC" w14:textId="77777777" w:rsidR="00E013D0" w:rsidRPr="00D04806" w:rsidRDefault="00DF1EDC" w:rsidP="00E013D0">
            <w:r w:rsidRPr="00D04806">
              <w:t>User</w:t>
            </w:r>
          </w:p>
          <w:p w14:paraId="5C7D0B05" w14:textId="77777777" w:rsidR="00E013D0" w:rsidRPr="00D04806" w:rsidRDefault="00DF1EDC" w:rsidP="00E013D0">
            <w:r w:rsidRPr="00D04806">
              <w:t xml:space="preserve">System </w:t>
            </w:r>
          </w:p>
          <w:p w14:paraId="441CA086" w14:textId="77777777" w:rsidR="00E013D0" w:rsidRPr="00D04806" w:rsidRDefault="00DF1EDC" w:rsidP="00E013D0">
            <w:r w:rsidRPr="00D04806">
              <w:t>Cell phone</w:t>
            </w:r>
          </w:p>
        </w:tc>
      </w:tr>
      <w:tr w:rsidR="00E013D0" w:rsidRPr="00D04806" w14:paraId="0C137D2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A85798"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D35589B" w14:textId="77777777" w:rsidR="00E013D0" w:rsidRDefault="00DF1EDC" w:rsidP="00E013D0">
            <w:r w:rsidRPr="00157D28">
              <w:t>WifiHotspotServer</w:t>
            </w:r>
            <w:r>
              <w:t xml:space="preserve"> is on</w:t>
            </w:r>
          </w:p>
          <w:p w14:paraId="12950BDA" w14:textId="77777777" w:rsidR="00E013D0" w:rsidRPr="00D04806" w:rsidRDefault="00DF1EDC" w:rsidP="00E013D0">
            <w:r>
              <w:t xml:space="preserve">Wi-Fi Hotspot enablement conditions as defined in </w:t>
            </w:r>
            <w:r w:rsidRPr="00D029F0">
              <w:t>WFHSv2-REQ-283564</w:t>
            </w:r>
            <w:r>
              <w:t xml:space="preserve">-Wi-Fi Hotspot enablement condition checks are met </w:t>
            </w:r>
          </w:p>
          <w:p w14:paraId="7AF45FFE" w14:textId="77777777" w:rsidR="00E013D0" w:rsidRPr="00D04806" w:rsidRDefault="00DF1EDC" w:rsidP="00E013D0">
            <w:r>
              <w:t xml:space="preserve">Wi-Fi </w:t>
            </w:r>
            <w:r w:rsidRPr="00D04806">
              <w:t xml:space="preserve">Hotspot </w:t>
            </w:r>
            <w:r>
              <w:t xml:space="preserve">is </w:t>
            </w:r>
            <w:r w:rsidRPr="00D04806">
              <w:t>off</w:t>
            </w:r>
          </w:p>
        </w:tc>
      </w:tr>
      <w:tr w:rsidR="00E013D0" w:rsidRPr="00D04806" w14:paraId="3AC57A7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4E79B"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126061D" w14:textId="77777777" w:rsidR="00E013D0" w:rsidRPr="00D04806" w:rsidRDefault="00DF1EDC" w:rsidP="00E013D0">
            <w:pPr>
              <w:autoSpaceDE w:val="0"/>
              <w:autoSpaceDN w:val="0"/>
              <w:adjustRightInd w:val="0"/>
            </w:pPr>
            <w:r w:rsidRPr="00D04806">
              <w:t xml:space="preserve">User turns </w:t>
            </w:r>
            <w:r>
              <w:t>the Wi-Fi H</w:t>
            </w:r>
            <w:r w:rsidRPr="00D04806">
              <w:t xml:space="preserve">otspot on through </w:t>
            </w:r>
            <w:r>
              <w:t>WifiHotspotOnBoardClient display</w:t>
            </w:r>
            <w:r w:rsidRPr="00D04806">
              <w:t xml:space="preserve"> </w:t>
            </w:r>
            <w:r w:rsidRPr="001505AD">
              <w:t>or backend application such as the mobile app</w:t>
            </w:r>
            <w:r>
              <w:t>.</w:t>
            </w:r>
          </w:p>
        </w:tc>
      </w:tr>
      <w:tr w:rsidR="00E013D0" w:rsidRPr="00D04806" w14:paraId="297CA76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F7678B"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24C0A33" w14:textId="77777777" w:rsidR="00E013D0" w:rsidRPr="00D04806" w:rsidRDefault="00DF1EDC" w:rsidP="00E013D0">
            <w:pPr>
              <w:autoSpaceDE w:val="0"/>
              <w:autoSpaceDN w:val="0"/>
              <w:adjustRightInd w:val="0"/>
            </w:pPr>
            <w:r>
              <w:t xml:space="preserve">Wi-Fi Hotspot is on and available </w:t>
            </w:r>
          </w:p>
          <w:p w14:paraId="1A30240A" w14:textId="77777777" w:rsidR="00E013D0" w:rsidRPr="00D04806" w:rsidRDefault="00DF1EDC" w:rsidP="00E013D0">
            <w:pPr>
              <w:autoSpaceDE w:val="0"/>
              <w:autoSpaceDN w:val="0"/>
              <w:adjustRightInd w:val="0"/>
            </w:pPr>
            <w:r w:rsidRPr="00D04806">
              <w:t xml:space="preserve">Vehicle occupant may now connect </w:t>
            </w:r>
            <w:r>
              <w:t xml:space="preserve">a device </w:t>
            </w:r>
            <w:r w:rsidRPr="00D04806">
              <w:t xml:space="preserve">to </w:t>
            </w:r>
            <w:r>
              <w:t>the Wi-Fi H</w:t>
            </w:r>
            <w:r w:rsidRPr="00D04806">
              <w:t>otspot</w:t>
            </w:r>
          </w:p>
          <w:p w14:paraId="43E3617C" w14:textId="77777777" w:rsidR="00E013D0" w:rsidRDefault="00DF1EDC" w:rsidP="00E013D0">
            <w:pPr>
              <w:autoSpaceDE w:val="0"/>
              <w:autoSpaceDN w:val="0"/>
              <w:adjustRightInd w:val="0"/>
            </w:pPr>
            <w:r w:rsidRPr="00F507A0">
              <w:t>WifiHotspotOnBoardClient</w:t>
            </w:r>
            <w:r>
              <w:t xml:space="preserve"> shall update as defined in the HMI spec (refer to </w:t>
            </w:r>
            <w:r w:rsidRPr="00AE692D">
              <w:t>WFHSv2-REQ-283641</w:t>
            </w:r>
            <w:r w:rsidRPr="00B91406">
              <w:t>-HMI Specification References</w:t>
            </w:r>
            <w:r>
              <w:t>).</w:t>
            </w:r>
          </w:p>
          <w:p w14:paraId="051FA153" w14:textId="77777777" w:rsidR="00E013D0" w:rsidRPr="00D04806" w:rsidRDefault="00DF1EDC" w:rsidP="00E013D0">
            <w:pPr>
              <w:autoSpaceDE w:val="0"/>
              <w:autoSpaceDN w:val="0"/>
              <w:adjustRightInd w:val="0"/>
            </w:pPr>
            <w:r>
              <w:t>Backend application display shall update to reflect the update.</w:t>
            </w:r>
          </w:p>
        </w:tc>
      </w:tr>
      <w:tr w:rsidR="00E013D0" w:rsidRPr="00D04806" w14:paraId="74DFF05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2DC686"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D25C272" w14:textId="77777777" w:rsidR="00E013D0" w:rsidRDefault="00DF1EDC" w:rsidP="00E013D0">
            <w:r>
              <w:t>WFHSv1-UC-REQ-191931-E4</w:t>
            </w:r>
            <w:r w:rsidRPr="00D04806">
              <w:t xml:space="preserve"> </w:t>
            </w:r>
            <w:r>
              <w:t xml:space="preserve">Wi-Fi </w:t>
            </w:r>
            <w:r w:rsidRPr="00D04806">
              <w:t>Hotspot configura</w:t>
            </w:r>
            <w:r>
              <w:t xml:space="preserve">tion through </w:t>
            </w:r>
            <w:r w:rsidRPr="00561111">
              <w:t xml:space="preserve">WifiHotspotOnBoardClient </w:t>
            </w:r>
            <w:r>
              <w:t>fails</w:t>
            </w:r>
          </w:p>
          <w:p w14:paraId="1CA158FF" w14:textId="77777777" w:rsidR="00E013D0" w:rsidRPr="00D04806" w:rsidRDefault="00DF1EDC" w:rsidP="00E013D0">
            <w:r>
              <w:t xml:space="preserve">WFHSv1-UC-REQ-191973-E11 </w:t>
            </w:r>
            <w:r w:rsidRPr="00561111">
              <w:t xml:space="preserve">WifiHotspotOnBoardClient </w:t>
            </w:r>
            <w:r>
              <w:t>update failed</w:t>
            </w:r>
          </w:p>
        </w:tc>
      </w:tr>
      <w:tr w:rsidR="00E013D0" w:rsidRPr="00D04806" w14:paraId="4349499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146BA2"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07215E0" w14:textId="77777777" w:rsidR="00E013D0" w:rsidRDefault="00DF1EDC" w:rsidP="00E013D0">
            <w:r w:rsidRPr="00F507A0">
              <w:t>WifiHotspotOnBoardClient</w:t>
            </w:r>
          </w:p>
          <w:p w14:paraId="33BDD4B1" w14:textId="77777777" w:rsidR="00E013D0" w:rsidRDefault="00DF1EDC" w:rsidP="00E013D0">
            <w:r w:rsidRPr="00157D28">
              <w:t>WifiHotspotServer</w:t>
            </w:r>
          </w:p>
          <w:p w14:paraId="14956B7D" w14:textId="77777777" w:rsidR="00E013D0" w:rsidRPr="00D04806" w:rsidRDefault="00DF1EDC" w:rsidP="00E013D0">
            <w:r w:rsidRPr="00D04806">
              <w:t>CAN</w:t>
            </w:r>
          </w:p>
        </w:tc>
      </w:tr>
    </w:tbl>
    <w:p w14:paraId="6D988692" w14:textId="77777777" w:rsidR="00E013D0" w:rsidRDefault="00E013D0" w:rsidP="00E013D0">
      <w:pPr>
        <w:ind w:left="360"/>
      </w:pPr>
    </w:p>
    <w:p w14:paraId="0F6F826F" w14:textId="77777777" w:rsidR="00E013D0" w:rsidRDefault="00DF1EDC" w:rsidP="008D240F">
      <w:pPr>
        <w:pStyle w:val="Heading4"/>
      </w:pPr>
      <w:r>
        <w:t>WFHSv2-UC-REQ-283746/B-User turns Wi-Fi Hotspot Off</w:t>
      </w:r>
    </w:p>
    <w:p w14:paraId="43EB854F"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6E740AE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60F40"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F63E524" w14:textId="77777777" w:rsidR="00E013D0" w:rsidRPr="00D04806" w:rsidRDefault="00DF1EDC" w:rsidP="00E013D0">
            <w:r w:rsidRPr="00D04806">
              <w:t>User</w:t>
            </w:r>
          </w:p>
          <w:p w14:paraId="065A5638" w14:textId="77777777" w:rsidR="00E013D0" w:rsidRDefault="00DF1EDC" w:rsidP="00E013D0">
            <w:r>
              <w:t>System</w:t>
            </w:r>
          </w:p>
          <w:p w14:paraId="52AA6867" w14:textId="77777777" w:rsidR="00E013D0" w:rsidRPr="00D04806" w:rsidRDefault="00DF1EDC" w:rsidP="00E013D0">
            <w:r>
              <w:t>Cell phone</w:t>
            </w:r>
          </w:p>
        </w:tc>
      </w:tr>
      <w:tr w:rsidR="00E013D0" w:rsidRPr="00D04806" w14:paraId="3429BAF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D28DA3"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C90AB10" w14:textId="77777777" w:rsidR="00E013D0" w:rsidRDefault="00DF1EDC" w:rsidP="00E013D0">
            <w:r w:rsidRPr="00D04806">
              <w:t>Hotspot on</w:t>
            </w:r>
          </w:p>
          <w:p w14:paraId="64FF6099" w14:textId="77777777" w:rsidR="00E013D0" w:rsidRPr="00D04806" w:rsidRDefault="00DF1EDC" w:rsidP="00E013D0">
            <w:r>
              <w:t xml:space="preserve">Up to </w:t>
            </w:r>
            <w:r w:rsidRPr="00557674">
              <w:t xml:space="preserve">Number_Hotspot_Connected_Devices </w:t>
            </w:r>
            <w:r>
              <w:t>devices connected to the Wi-Fi Hotspot</w:t>
            </w:r>
          </w:p>
        </w:tc>
      </w:tr>
      <w:tr w:rsidR="00E013D0" w:rsidRPr="00D04806" w14:paraId="509BA5A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F6EA27"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E81B221" w14:textId="77777777" w:rsidR="00E013D0" w:rsidRPr="00D04806" w:rsidRDefault="00DF1EDC" w:rsidP="00E013D0">
            <w:pPr>
              <w:autoSpaceDE w:val="0"/>
              <w:autoSpaceDN w:val="0"/>
              <w:adjustRightInd w:val="0"/>
            </w:pPr>
            <w:r w:rsidRPr="00D04806">
              <w:t xml:space="preserve">User turns </w:t>
            </w:r>
            <w:r>
              <w:t>Wi-Fi H</w:t>
            </w:r>
            <w:r w:rsidRPr="00D04806">
              <w:t xml:space="preserve">otspot off through </w:t>
            </w:r>
            <w:r w:rsidRPr="00557674">
              <w:t>WifiHotspotOnBoardClient</w:t>
            </w:r>
            <w:r>
              <w:t xml:space="preserve"> display or backend application such as the mobile app. </w:t>
            </w:r>
          </w:p>
        </w:tc>
      </w:tr>
      <w:tr w:rsidR="00E013D0" w:rsidRPr="00D04806" w14:paraId="07FEEF67"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2E0540"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68C5A71" w14:textId="77777777" w:rsidR="00E013D0" w:rsidRPr="00D04806" w:rsidRDefault="00DF1EDC" w:rsidP="00E013D0">
            <w:pPr>
              <w:autoSpaceDE w:val="0"/>
              <w:autoSpaceDN w:val="0"/>
              <w:adjustRightInd w:val="0"/>
            </w:pPr>
            <w:r>
              <w:t>Wi-Fi Hotspot is</w:t>
            </w:r>
            <w:r w:rsidRPr="00D04806">
              <w:t xml:space="preserve"> off</w:t>
            </w:r>
          </w:p>
          <w:p w14:paraId="11767400" w14:textId="77777777" w:rsidR="00E013D0" w:rsidRPr="00D04806" w:rsidRDefault="00DF1EDC" w:rsidP="00E013D0">
            <w:pPr>
              <w:autoSpaceDE w:val="0"/>
              <w:autoSpaceDN w:val="0"/>
              <w:adjustRightInd w:val="0"/>
            </w:pPr>
            <w:r w:rsidRPr="00D04806">
              <w:t xml:space="preserve">All connected devices become disconnected from </w:t>
            </w:r>
            <w:r>
              <w:t>Wi-Fi H</w:t>
            </w:r>
            <w:r w:rsidRPr="00D04806">
              <w:t>otspot</w:t>
            </w:r>
          </w:p>
          <w:p w14:paraId="084CDA67" w14:textId="77777777" w:rsidR="00E013D0" w:rsidRDefault="00DF1EDC" w:rsidP="00E013D0">
            <w:pPr>
              <w:autoSpaceDE w:val="0"/>
              <w:autoSpaceDN w:val="0"/>
              <w:adjustRightInd w:val="0"/>
            </w:pPr>
            <w:r w:rsidRPr="00C77AA9">
              <w:t>WifiHotspotOnBoardClient</w:t>
            </w:r>
            <w:r>
              <w:t xml:space="preserve"> display shall update as defined in the HMI spec (refer to </w:t>
            </w:r>
            <w:r w:rsidRPr="00C65E93">
              <w:t>WFHSv2-REQ-283641</w:t>
            </w:r>
            <w:r w:rsidRPr="001B6917">
              <w:t>-HMI Specification References</w:t>
            </w:r>
            <w:r>
              <w:t xml:space="preserve">). </w:t>
            </w:r>
          </w:p>
          <w:p w14:paraId="07634FF4" w14:textId="77777777" w:rsidR="00E013D0" w:rsidRPr="00D04806" w:rsidRDefault="00DF1EDC" w:rsidP="00E013D0">
            <w:pPr>
              <w:autoSpaceDE w:val="0"/>
              <w:autoSpaceDN w:val="0"/>
              <w:adjustRightInd w:val="0"/>
            </w:pPr>
            <w:r>
              <w:t>Backend application display shall update to reflect the update.</w:t>
            </w:r>
          </w:p>
        </w:tc>
      </w:tr>
      <w:tr w:rsidR="00E013D0" w:rsidRPr="00D04806" w14:paraId="54F2794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32F8E4"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0831EB0" w14:textId="77777777" w:rsidR="00E013D0" w:rsidRDefault="00DF1EDC" w:rsidP="00E013D0">
            <w:r>
              <w:t xml:space="preserve">WFHSv1-UC-REQ-191931-E4 Wi-Fi Hotspot configuration through </w:t>
            </w:r>
            <w:r w:rsidRPr="00557674">
              <w:t>WifiHotspotOnBoardClient</w:t>
            </w:r>
            <w:r>
              <w:t xml:space="preserve"> fails</w:t>
            </w:r>
          </w:p>
          <w:p w14:paraId="713D3A4C" w14:textId="77777777" w:rsidR="00E013D0" w:rsidRPr="00D04806" w:rsidRDefault="00DF1EDC" w:rsidP="00E013D0">
            <w:r>
              <w:t xml:space="preserve">WFHSv1-UC-REQ-191973-E11 </w:t>
            </w:r>
            <w:r w:rsidRPr="00557674">
              <w:t>WifiHotspotOnBoardClient</w:t>
            </w:r>
            <w:r>
              <w:t xml:space="preserve"> update failed</w:t>
            </w:r>
          </w:p>
        </w:tc>
      </w:tr>
      <w:tr w:rsidR="00E013D0" w:rsidRPr="00D04806" w14:paraId="7CB8A3A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22B85B"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0078407" w14:textId="77777777" w:rsidR="00E013D0" w:rsidRDefault="00DF1EDC" w:rsidP="00E013D0">
            <w:r w:rsidRPr="00C77AA9">
              <w:t>WifiHotspotOnBoardClient</w:t>
            </w:r>
          </w:p>
          <w:p w14:paraId="4B60DBE1" w14:textId="77777777" w:rsidR="00E013D0" w:rsidRDefault="00DF1EDC" w:rsidP="00E013D0">
            <w:r w:rsidRPr="00C77AA9">
              <w:t>WifiHotspotServer</w:t>
            </w:r>
          </w:p>
          <w:p w14:paraId="5DE030AF" w14:textId="77777777" w:rsidR="00E013D0" w:rsidRPr="00D04806" w:rsidRDefault="00DF1EDC" w:rsidP="00E013D0">
            <w:r w:rsidRPr="00D04806">
              <w:t>CAN</w:t>
            </w:r>
          </w:p>
        </w:tc>
      </w:tr>
    </w:tbl>
    <w:p w14:paraId="526A5392" w14:textId="77777777" w:rsidR="00E013D0" w:rsidRDefault="00E013D0" w:rsidP="00E013D0">
      <w:pPr>
        <w:ind w:left="360"/>
      </w:pPr>
    </w:p>
    <w:p w14:paraId="5414DA16" w14:textId="77777777" w:rsidR="00E013D0" w:rsidRDefault="00DF1EDC" w:rsidP="008D240F">
      <w:pPr>
        <w:pStyle w:val="Heading4"/>
      </w:pPr>
      <w:r>
        <w:t>WFHSv2-UC-REQ-283576/B-User attempts to turn the Wi-Fi Hotspot on when the Wi-Fi Hotspot enablement conditions are not met</w:t>
      </w:r>
    </w:p>
    <w:p w14:paraId="3EFF53D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7EDAD727"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40FEE7"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C7FD7E9" w14:textId="77777777" w:rsidR="00E013D0" w:rsidRPr="00D04806" w:rsidRDefault="00DF1EDC" w:rsidP="00E013D0">
            <w:r w:rsidRPr="00D04806">
              <w:t>User</w:t>
            </w:r>
          </w:p>
          <w:p w14:paraId="3F8AC004" w14:textId="77777777" w:rsidR="00E013D0" w:rsidRDefault="00DF1EDC" w:rsidP="00E013D0">
            <w:r>
              <w:t xml:space="preserve">System </w:t>
            </w:r>
          </w:p>
          <w:p w14:paraId="48F52009" w14:textId="77777777" w:rsidR="00E013D0" w:rsidRPr="00D04806" w:rsidRDefault="00DF1EDC" w:rsidP="00E013D0">
            <w:r>
              <w:t>Cell phone</w:t>
            </w:r>
          </w:p>
        </w:tc>
      </w:tr>
      <w:tr w:rsidR="00E013D0" w:rsidRPr="00D04806" w14:paraId="5F9412D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7CE3DD"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E3E4FF4" w14:textId="77777777" w:rsidR="00E013D0" w:rsidRDefault="00DF1EDC" w:rsidP="00E013D0">
            <w:r w:rsidRPr="002F7BCE">
              <w:t>WifiHotspotServer</w:t>
            </w:r>
            <w:r>
              <w:t xml:space="preserve"> is on</w:t>
            </w:r>
          </w:p>
          <w:p w14:paraId="478E2619" w14:textId="77777777" w:rsidR="00E013D0" w:rsidRDefault="00DF1EDC" w:rsidP="00E013D0">
            <w:r>
              <w:t>Wi-Fi Hotspot is off</w:t>
            </w:r>
          </w:p>
          <w:p w14:paraId="33585A7C" w14:textId="77777777" w:rsidR="00E013D0" w:rsidRPr="00D04806" w:rsidRDefault="00DF1EDC" w:rsidP="00E013D0">
            <w:r>
              <w:t xml:space="preserve">Wi-Fi Hotspot enablement conditions are not met (refer to </w:t>
            </w:r>
            <w:r w:rsidRPr="00F17D1C">
              <w:t>WFHSv2-REQ-283564</w:t>
            </w:r>
            <w:r>
              <w:t>-Wi-Fi Hotspot enablement conditions check)</w:t>
            </w:r>
          </w:p>
        </w:tc>
      </w:tr>
      <w:tr w:rsidR="00E013D0" w:rsidRPr="00D04806" w14:paraId="441DA21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A4EE52"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8579C8D" w14:textId="77777777" w:rsidR="00E013D0" w:rsidRPr="00D04806" w:rsidRDefault="00DF1EDC" w:rsidP="00E013D0">
            <w:pPr>
              <w:autoSpaceDE w:val="0"/>
              <w:autoSpaceDN w:val="0"/>
              <w:adjustRightInd w:val="0"/>
            </w:pPr>
            <w:r>
              <w:t>User turns Wi-Fi Hotspot on</w:t>
            </w:r>
            <w:r w:rsidRPr="00D04806">
              <w:t xml:space="preserve"> th</w:t>
            </w:r>
            <w:r>
              <w:t xml:space="preserve">rough </w:t>
            </w:r>
            <w:r w:rsidRPr="00096872">
              <w:t>WifiHotspotOnBoardClient</w:t>
            </w:r>
            <w:r>
              <w:t xml:space="preserve"> or backend application such as the mobile app.</w:t>
            </w:r>
          </w:p>
        </w:tc>
      </w:tr>
      <w:tr w:rsidR="00E013D0" w:rsidRPr="00D04806" w14:paraId="3A6EAE7C"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E12B05"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C3C3BA7" w14:textId="77777777" w:rsidR="00E013D0" w:rsidRDefault="00DF1EDC" w:rsidP="00E013D0">
            <w:pPr>
              <w:autoSpaceDE w:val="0"/>
              <w:autoSpaceDN w:val="0"/>
              <w:adjustRightInd w:val="0"/>
            </w:pPr>
            <w:r>
              <w:t xml:space="preserve">Wi-Fi Hotspot is turned to on-disabled </w:t>
            </w:r>
          </w:p>
          <w:p w14:paraId="6DC95187" w14:textId="77777777" w:rsidR="00E013D0" w:rsidRDefault="00DF1EDC" w:rsidP="00E013D0">
            <w:pPr>
              <w:autoSpaceDE w:val="0"/>
              <w:autoSpaceDN w:val="0"/>
              <w:adjustRightInd w:val="0"/>
            </w:pPr>
            <w:r>
              <w:t>Devices may not connect to Wi-Fi Hotspot</w:t>
            </w:r>
          </w:p>
          <w:p w14:paraId="5F499C68" w14:textId="77777777" w:rsidR="00E013D0" w:rsidRDefault="00DF1EDC" w:rsidP="00E013D0">
            <w:pPr>
              <w:autoSpaceDE w:val="0"/>
              <w:autoSpaceDN w:val="0"/>
              <w:adjustRightInd w:val="0"/>
            </w:pPr>
            <w:r w:rsidRPr="00292135">
              <w:t>WifiHotspotOnBoardClient</w:t>
            </w:r>
            <w:r>
              <w:t xml:space="preserve"> shall update as defined in the HMI spec (refer to </w:t>
            </w:r>
            <w:r w:rsidRPr="00CB3694">
              <w:t>WFHSv2-REQ-283641</w:t>
            </w:r>
            <w:r w:rsidRPr="0028535A">
              <w:t>-HMI Specification References</w:t>
            </w:r>
            <w:r>
              <w:t xml:space="preserve">). </w:t>
            </w:r>
          </w:p>
          <w:p w14:paraId="26021F12" w14:textId="77777777" w:rsidR="00E013D0" w:rsidRPr="00D04806" w:rsidRDefault="00DF1EDC" w:rsidP="00E013D0">
            <w:pPr>
              <w:autoSpaceDE w:val="0"/>
              <w:autoSpaceDN w:val="0"/>
              <w:adjustRightInd w:val="0"/>
            </w:pPr>
            <w:r>
              <w:t>Backend application display shall update to reflect the update.</w:t>
            </w:r>
          </w:p>
        </w:tc>
      </w:tr>
      <w:tr w:rsidR="00E013D0" w:rsidRPr="00D04806" w14:paraId="410A50E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28A6AF"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98F6709" w14:textId="77777777" w:rsidR="00E013D0" w:rsidRDefault="00DF1EDC" w:rsidP="00E013D0">
            <w:r>
              <w:t xml:space="preserve">WFHSv1-UC-REQ-191931-E4 Wi-Fi Hotspot configuration through </w:t>
            </w:r>
            <w:r w:rsidRPr="00096872">
              <w:t xml:space="preserve">WifiHotspotOnBoardClient </w:t>
            </w:r>
            <w:r>
              <w:t xml:space="preserve">fails </w:t>
            </w:r>
          </w:p>
          <w:p w14:paraId="5D70877B" w14:textId="77777777" w:rsidR="00E013D0" w:rsidRPr="00D04806" w:rsidRDefault="00DF1EDC" w:rsidP="00E013D0">
            <w:r>
              <w:t xml:space="preserve">WFHSv1-UC-REQ-191973-E11 </w:t>
            </w:r>
            <w:r w:rsidRPr="00096872">
              <w:t xml:space="preserve">WifiHotspotOnBoardClient </w:t>
            </w:r>
            <w:r>
              <w:t>update failed</w:t>
            </w:r>
          </w:p>
        </w:tc>
      </w:tr>
      <w:tr w:rsidR="00E013D0" w:rsidRPr="00D04806" w14:paraId="0E5A8A5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CE71E1"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1F394E9" w14:textId="77777777" w:rsidR="00E013D0" w:rsidRDefault="00DF1EDC" w:rsidP="00E013D0">
            <w:r w:rsidRPr="00292135">
              <w:t>WifiHotspotOnBoardClient</w:t>
            </w:r>
          </w:p>
          <w:p w14:paraId="58A4961F" w14:textId="77777777" w:rsidR="00E013D0" w:rsidRDefault="00DF1EDC" w:rsidP="00E013D0">
            <w:r w:rsidRPr="002F7BCE">
              <w:t>WifiHotspotServer</w:t>
            </w:r>
          </w:p>
          <w:p w14:paraId="3D1FF72F" w14:textId="77777777" w:rsidR="00E013D0" w:rsidRPr="00D04806" w:rsidRDefault="00DF1EDC" w:rsidP="00E013D0">
            <w:r w:rsidRPr="00D04806">
              <w:t>CAN</w:t>
            </w:r>
          </w:p>
        </w:tc>
      </w:tr>
    </w:tbl>
    <w:p w14:paraId="4279CAED" w14:textId="77777777" w:rsidR="00E013D0" w:rsidRDefault="00E013D0" w:rsidP="00E013D0">
      <w:pPr>
        <w:ind w:left="360"/>
      </w:pPr>
    </w:p>
    <w:p w14:paraId="556ABD17" w14:textId="77777777" w:rsidR="00E013D0" w:rsidRDefault="00DF1EDC" w:rsidP="008D240F">
      <w:pPr>
        <w:pStyle w:val="Heading4"/>
      </w:pPr>
      <w:r>
        <w:t>WFHSv2-UC-REQ-283577/B-Wi-Fi Hotspot in On-disabled state when the Wi-Fi Hotspot enablement conditions become met</w:t>
      </w:r>
    </w:p>
    <w:p w14:paraId="7AE4F0C5"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6A5C61A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F5B877"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CB293A8" w14:textId="77777777" w:rsidR="00E013D0" w:rsidRDefault="00DF1EDC" w:rsidP="00E013D0">
            <w:r>
              <w:t xml:space="preserve">System </w:t>
            </w:r>
          </w:p>
          <w:p w14:paraId="49D7797C" w14:textId="77777777" w:rsidR="00E013D0" w:rsidRPr="00D04806" w:rsidRDefault="00DF1EDC" w:rsidP="00E013D0">
            <w:r>
              <w:t>Cell phone</w:t>
            </w:r>
          </w:p>
        </w:tc>
      </w:tr>
      <w:tr w:rsidR="00E013D0" w:rsidRPr="00D04806" w14:paraId="10FBD2D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1A9103"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73A2863" w14:textId="77777777" w:rsidR="00E013D0" w:rsidRDefault="00DF1EDC" w:rsidP="00E013D0">
            <w:r>
              <w:t>Wi-Fi Hotspot is on-disabled</w:t>
            </w:r>
          </w:p>
          <w:p w14:paraId="2D2C2107" w14:textId="77777777" w:rsidR="00E013D0" w:rsidRPr="00D04806" w:rsidRDefault="00DF1EDC" w:rsidP="00E013D0">
            <w:r>
              <w:t xml:space="preserve">Wi-Fi Hotspot enablement conditions as defined in </w:t>
            </w:r>
            <w:r w:rsidRPr="00334A9B">
              <w:t>WFHSv2-REQ-283564</w:t>
            </w:r>
            <w:r>
              <w:t>-Wi-Fi Hotspot enablement condition checks are not met</w:t>
            </w:r>
          </w:p>
        </w:tc>
      </w:tr>
      <w:tr w:rsidR="00E013D0" w:rsidRPr="00D04806" w14:paraId="1DA1FFB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D3B4DB"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FCE04FB" w14:textId="77777777" w:rsidR="00E013D0" w:rsidRPr="00D04806" w:rsidRDefault="00DF1EDC" w:rsidP="00E013D0">
            <w:pPr>
              <w:autoSpaceDE w:val="0"/>
              <w:autoSpaceDN w:val="0"/>
              <w:adjustRightInd w:val="0"/>
            </w:pPr>
            <w:r>
              <w:t>Wi-Fi Hotspot enablement conditions become met</w:t>
            </w:r>
          </w:p>
        </w:tc>
      </w:tr>
      <w:tr w:rsidR="00E013D0" w:rsidRPr="00D04806" w14:paraId="715A53A9"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DB733B"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FE08C46" w14:textId="77777777" w:rsidR="00E013D0" w:rsidRDefault="00DF1EDC" w:rsidP="00E013D0">
            <w:pPr>
              <w:autoSpaceDE w:val="0"/>
              <w:autoSpaceDN w:val="0"/>
              <w:adjustRightInd w:val="0"/>
            </w:pPr>
            <w:r>
              <w:t xml:space="preserve">Wi-Fi Hotspot is automatically turned to on </w:t>
            </w:r>
          </w:p>
          <w:p w14:paraId="647264B8" w14:textId="77777777" w:rsidR="00E013D0" w:rsidRPr="00D04806" w:rsidRDefault="00DF1EDC" w:rsidP="00E013D0">
            <w:pPr>
              <w:autoSpaceDE w:val="0"/>
              <w:autoSpaceDN w:val="0"/>
              <w:adjustRightInd w:val="0"/>
            </w:pPr>
            <w:r w:rsidRPr="00D04806">
              <w:t xml:space="preserve">Vehicle occupant may now connect </w:t>
            </w:r>
            <w:r>
              <w:t xml:space="preserve">a device </w:t>
            </w:r>
            <w:r w:rsidRPr="00D04806">
              <w:t xml:space="preserve">to </w:t>
            </w:r>
            <w:r>
              <w:t>the Wi-Fi Hotspot</w:t>
            </w:r>
          </w:p>
          <w:p w14:paraId="138EDA76" w14:textId="77777777" w:rsidR="00E013D0" w:rsidRDefault="00DF1EDC" w:rsidP="00E013D0">
            <w:pPr>
              <w:autoSpaceDE w:val="0"/>
              <w:autoSpaceDN w:val="0"/>
              <w:adjustRightInd w:val="0"/>
            </w:pPr>
            <w:r w:rsidRPr="007E3F92">
              <w:t>WifiHotspotOnBoardClient</w:t>
            </w:r>
            <w:r>
              <w:t xml:space="preserve"> display shall update as defined in the HMI</w:t>
            </w:r>
            <w:r w:rsidRPr="001C25A5">
              <w:t xml:space="preserve"> </w:t>
            </w:r>
            <w:r>
              <w:t xml:space="preserve">spec (refer to </w:t>
            </w:r>
            <w:r w:rsidRPr="00FB0A9C">
              <w:t>WFHSv2-REQ-283641</w:t>
            </w:r>
            <w:r w:rsidRPr="00BF310A">
              <w:t>-HMI Specification References</w:t>
            </w:r>
            <w:r>
              <w:t xml:space="preserve">). </w:t>
            </w:r>
          </w:p>
          <w:p w14:paraId="6A5F9EC1" w14:textId="77777777" w:rsidR="00E013D0" w:rsidRPr="00D04806" w:rsidRDefault="00DF1EDC" w:rsidP="00E013D0">
            <w:pPr>
              <w:autoSpaceDE w:val="0"/>
              <w:autoSpaceDN w:val="0"/>
              <w:adjustRightInd w:val="0"/>
            </w:pPr>
            <w:r>
              <w:t>Backend application display shall update to reflect the update.</w:t>
            </w:r>
          </w:p>
        </w:tc>
      </w:tr>
      <w:tr w:rsidR="00E013D0" w:rsidRPr="00D04806" w14:paraId="7D60C2D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487CC5"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4E76D81" w14:textId="77777777" w:rsidR="00E013D0" w:rsidRPr="00D04806" w:rsidRDefault="00DF1EDC" w:rsidP="00E013D0">
            <w:r>
              <w:t xml:space="preserve">WFHSv1-UC-REQ-191973-E11 </w:t>
            </w:r>
            <w:r w:rsidRPr="0020255C">
              <w:t xml:space="preserve">WifiHotspotOnBoardClient </w:t>
            </w:r>
            <w:r>
              <w:t>update failed</w:t>
            </w:r>
          </w:p>
        </w:tc>
      </w:tr>
      <w:tr w:rsidR="00E013D0" w:rsidRPr="00D04806" w14:paraId="144A59E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1F3E79"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DAC5A62" w14:textId="77777777" w:rsidR="00E013D0" w:rsidRDefault="00DF1EDC" w:rsidP="00E013D0">
            <w:r w:rsidRPr="007E3F92">
              <w:t>WifiHotspotOnBoardClient</w:t>
            </w:r>
          </w:p>
          <w:p w14:paraId="181444CF" w14:textId="77777777" w:rsidR="00E013D0" w:rsidRDefault="00DF1EDC" w:rsidP="00E013D0">
            <w:r w:rsidRPr="007E3F92">
              <w:t>WifiHotspotServer</w:t>
            </w:r>
          </w:p>
          <w:p w14:paraId="5CA07F8E" w14:textId="77777777" w:rsidR="00E013D0" w:rsidRPr="00D04806" w:rsidRDefault="00DF1EDC" w:rsidP="00E013D0">
            <w:r w:rsidRPr="00D04806">
              <w:t>CAN</w:t>
            </w:r>
          </w:p>
        </w:tc>
      </w:tr>
    </w:tbl>
    <w:p w14:paraId="0368D628" w14:textId="77777777" w:rsidR="00E013D0" w:rsidRDefault="00E013D0" w:rsidP="00E013D0">
      <w:pPr>
        <w:ind w:left="360"/>
      </w:pPr>
    </w:p>
    <w:p w14:paraId="67EC7613" w14:textId="77777777" w:rsidR="00E013D0" w:rsidRDefault="00DF1EDC" w:rsidP="008D240F">
      <w:pPr>
        <w:pStyle w:val="Heading4"/>
      </w:pPr>
      <w:r>
        <w:t>WFHSv2-UC-REQ-283579/B-Wi-Fi Hotspot is on when the Wi-Fi Hotspot enablement conditions become not met</w:t>
      </w:r>
    </w:p>
    <w:p w14:paraId="757AA3E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1DC7FDEF"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EF7996"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A185C37" w14:textId="77777777" w:rsidR="00E013D0" w:rsidRDefault="00DF1EDC" w:rsidP="00E013D0">
            <w:r>
              <w:t xml:space="preserve">System </w:t>
            </w:r>
          </w:p>
          <w:p w14:paraId="63967309" w14:textId="77777777" w:rsidR="00E013D0" w:rsidRPr="00D04806" w:rsidRDefault="00DF1EDC" w:rsidP="00E013D0">
            <w:r>
              <w:t>Cell phone</w:t>
            </w:r>
          </w:p>
        </w:tc>
      </w:tr>
      <w:tr w:rsidR="00E013D0" w:rsidRPr="00D04806" w14:paraId="5295450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656F40"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A69B147" w14:textId="77777777" w:rsidR="00E013D0" w:rsidRDefault="00DF1EDC" w:rsidP="00E013D0">
            <w:r>
              <w:t>Wi-Fi Hotspot is on</w:t>
            </w:r>
          </w:p>
          <w:p w14:paraId="43C2F87D" w14:textId="77777777" w:rsidR="00E013D0" w:rsidRDefault="00DF1EDC" w:rsidP="00E013D0">
            <w:r>
              <w:t xml:space="preserve">Wi-Fi Hotspot enablement conditions as defined in </w:t>
            </w:r>
            <w:r w:rsidRPr="006F0B6E">
              <w:t>WFHSv2-REQ-283564</w:t>
            </w:r>
            <w:r>
              <w:t xml:space="preserve">-Wi-Fi Hotspot enablement condition checks are met </w:t>
            </w:r>
          </w:p>
          <w:p w14:paraId="29C3AB74" w14:textId="77777777" w:rsidR="00E013D0" w:rsidRPr="00D04806" w:rsidRDefault="00DF1EDC" w:rsidP="00E013D0">
            <w:r>
              <w:t xml:space="preserve">Up to </w:t>
            </w:r>
            <w:r w:rsidRPr="00456211">
              <w:t>N</w:t>
            </w:r>
            <w:r>
              <w:t>umber_Hotspot_Connected_Devices devices connected to the Wi-Fi Hotspot</w:t>
            </w:r>
          </w:p>
        </w:tc>
      </w:tr>
      <w:tr w:rsidR="00E013D0" w:rsidRPr="00D04806" w14:paraId="1CB54F1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85E6BF"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2F218FD" w14:textId="77777777" w:rsidR="00E013D0" w:rsidRPr="00D04806" w:rsidRDefault="00DF1EDC" w:rsidP="00E013D0">
            <w:pPr>
              <w:autoSpaceDE w:val="0"/>
              <w:autoSpaceDN w:val="0"/>
              <w:adjustRightInd w:val="0"/>
            </w:pPr>
            <w:r>
              <w:t>Hotspot enablement conditions are no longer met</w:t>
            </w:r>
          </w:p>
        </w:tc>
      </w:tr>
      <w:tr w:rsidR="00E013D0" w:rsidRPr="00D04806" w14:paraId="1F6B0839"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A81380"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50106CB" w14:textId="77777777" w:rsidR="00E013D0" w:rsidRDefault="00DF1EDC" w:rsidP="00E013D0">
            <w:pPr>
              <w:autoSpaceDE w:val="0"/>
              <w:autoSpaceDN w:val="0"/>
              <w:adjustRightInd w:val="0"/>
            </w:pPr>
            <w:r>
              <w:t>Wi-Fi Hotspot is automatically turned to on-disabled</w:t>
            </w:r>
          </w:p>
          <w:p w14:paraId="036E65CD" w14:textId="77777777" w:rsidR="00E013D0" w:rsidRPr="00D04806" w:rsidRDefault="00DF1EDC" w:rsidP="00E013D0">
            <w:pPr>
              <w:autoSpaceDE w:val="0"/>
              <w:autoSpaceDN w:val="0"/>
              <w:adjustRightInd w:val="0"/>
            </w:pPr>
            <w:r>
              <w:t>All connected devices are disconnected</w:t>
            </w:r>
          </w:p>
          <w:p w14:paraId="3D442AF6" w14:textId="77777777" w:rsidR="00E013D0" w:rsidRDefault="00DF1EDC" w:rsidP="00E013D0">
            <w:pPr>
              <w:autoSpaceDE w:val="0"/>
              <w:autoSpaceDN w:val="0"/>
              <w:adjustRightInd w:val="0"/>
            </w:pPr>
            <w:r w:rsidRPr="00E57237">
              <w:t>WifiHotspotOnBoardClient</w:t>
            </w:r>
            <w:r>
              <w:t xml:space="preserve"> shall update as defined in the HMI</w:t>
            </w:r>
            <w:r w:rsidRPr="00BD0653">
              <w:t xml:space="preserve"> </w:t>
            </w:r>
            <w:r>
              <w:t xml:space="preserve">spec (refer to </w:t>
            </w:r>
            <w:r w:rsidRPr="006E6004">
              <w:t>WFHSv2-REQ-283641</w:t>
            </w:r>
            <w:r w:rsidRPr="00AB705A">
              <w:t>-HMI Specification References</w:t>
            </w:r>
            <w:r>
              <w:t xml:space="preserve">) </w:t>
            </w:r>
          </w:p>
          <w:p w14:paraId="7B30EFC3" w14:textId="77777777" w:rsidR="00E013D0" w:rsidRPr="00D04806" w:rsidRDefault="00DF1EDC" w:rsidP="00E013D0">
            <w:pPr>
              <w:autoSpaceDE w:val="0"/>
              <w:autoSpaceDN w:val="0"/>
              <w:adjustRightInd w:val="0"/>
            </w:pPr>
            <w:r>
              <w:t>Backend application display shall update to reflect the update.</w:t>
            </w:r>
          </w:p>
        </w:tc>
      </w:tr>
      <w:tr w:rsidR="00E013D0" w:rsidRPr="00D04806" w14:paraId="5D8A157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273A43"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3F30816" w14:textId="77777777" w:rsidR="00E013D0" w:rsidRPr="00D04806" w:rsidRDefault="00DF1EDC" w:rsidP="00E013D0">
            <w:r>
              <w:t xml:space="preserve">WFHSv1-UC-REQ-191973-E11 </w:t>
            </w:r>
            <w:r w:rsidRPr="00456211">
              <w:t>WifiHotspotOnBoardClient</w:t>
            </w:r>
            <w:r>
              <w:t xml:space="preserve"> update failed</w:t>
            </w:r>
          </w:p>
        </w:tc>
      </w:tr>
      <w:tr w:rsidR="00E013D0" w:rsidRPr="00D04806" w14:paraId="2CD7D7A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66A8DD"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E68DAF6" w14:textId="77777777" w:rsidR="00E013D0" w:rsidRDefault="00DF1EDC" w:rsidP="00E013D0">
            <w:r w:rsidRPr="00E57237">
              <w:t>WifiHotspotOnBoardClient</w:t>
            </w:r>
          </w:p>
          <w:p w14:paraId="37A4DD71" w14:textId="77777777" w:rsidR="00E013D0" w:rsidRDefault="00DF1EDC" w:rsidP="00E013D0">
            <w:r w:rsidRPr="00E57237">
              <w:t>WifiHotspotServer</w:t>
            </w:r>
          </w:p>
          <w:p w14:paraId="4AD01C3B" w14:textId="77777777" w:rsidR="00E013D0" w:rsidRPr="00D04806" w:rsidRDefault="00DF1EDC" w:rsidP="00E013D0">
            <w:r w:rsidRPr="00D04806">
              <w:t>CAN</w:t>
            </w:r>
          </w:p>
        </w:tc>
      </w:tr>
    </w:tbl>
    <w:p w14:paraId="6F7901CC" w14:textId="77777777" w:rsidR="00E013D0" w:rsidRDefault="00E013D0" w:rsidP="00E013D0">
      <w:pPr>
        <w:ind w:left="360"/>
      </w:pPr>
    </w:p>
    <w:p w14:paraId="1046F10A" w14:textId="77777777" w:rsidR="00E013D0" w:rsidRDefault="00DF1EDC" w:rsidP="008D240F">
      <w:pPr>
        <w:pStyle w:val="Heading4"/>
      </w:pPr>
      <w:r>
        <w:t>WFHSv2-UC-REQ-283580/A-Vehicle enters transport mode</w:t>
      </w:r>
    </w:p>
    <w:p w14:paraId="0C99BEEA"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2592D8E8"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3DC5EB"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9DE709C" w14:textId="77777777" w:rsidR="00E013D0" w:rsidRPr="00D04806" w:rsidRDefault="00DF1EDC" w:rsidP="00E013D0">
            <w:r>
              <w:t xml:space="preserve">System </w:t>
            </w:r>
          </w:p>
        </w:tc>
      </w:tr>
      <w:tr w:rsidR="00E013D0" w:rsidRPr="00D04806" w14:paraId="38D6F76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97FF1F"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B22FCA4" w14:textId="77777777" w:rsidR="00E013D0" w:rsidRDefault="00DF1EDC" w:rsidP="00E013D0">
            <w:r>
              <w:t>Engine is on/off</w:t>
            </w:r>
          </w:p>
          <w:p w14:paraId="2842D1C8" w14:textId="77777777" w:rsidR="00E013D0" w:rsidRDefault="00DF1EDC" w:rsidP="00E013D0">
            <w:r>
              <w:t>Vehicle is not in transport mode</w:t>
            </w:r>
          </w:p>
          <w:p w14:paraId="2676B3F5" w14:textId="77777777" w:rsidR="00E013D0" w:rsidRDefault="00DF1EDC" w:rsidP="00E013D0">
            <w:r>
              <w:t xml:space="preserve">Enhanced hotspot enablement mode is on (refer to </w:t>
            </w:r>
            <w:r w:rsidRPr="004E4C7E">
              <w:t>WFHSv2-REQ-283564</w:t>
            </w:r>
            <w:r>
              <w:t>-Wi-Fi Hotspot enablement mode condition checks)</w:t>
            </w:r>
          </w:p>
          <w:p w14:paraId="32E290BA" w14:textId="77777777" w:rsidR="00E013D0" w:rsidRPr="00D04806" w:rsidRDefault="00DF1EDC" w:rsidP="00E013D0">
            <w:r>
              <w:t xml:space="preserve">Wi-Fi Hotpot is on </w:t>
            </w:r>
          </w:p>
        </w:tc>
      </w:tr>
      <w:tr w:rsidR="00E013D0" w:rsidRPr="00D04806" w14:paraId="07BA41F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DEF1DB"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8F12F8E" w14:textId="77777777" w:rsidR="00E013D0" w:rsidRPr="00D04806" w:rsidRDefault="00DF1EDC" w:rsidP="00E013D0">
            <w:pPr>
              <w:autoSpaceDE w:val="0"/>
              <w:autoSpaceDN w:val="0"/>
              <w:adjustRightInd w:val="0"/>
            </w:pPr>
            <w:r>
              <w:t>Vehicle enters transport mode</w:t>
            </w:r>
          </w:p>
        </w:tc>
      </w:tr>
      <w:tr w:rsidR="00E013D0" w:rsidRPr="00D04806" w14:paraId="06493C7A"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8253DD"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5D80DAB" w14:textId="77777777" w:rsidR="00E013D0" w:rsidRPr="00D04806" w:rsidRDefault="00DF1EDC" w:rsidP="00E013D0">
            <w:pPr>
              <w:autoSpaceDE w:val="0"/>
              <w:autoSpaceDN w:val="0"/>
              <w:adjustRightInd w:val="0"/>
            </w:pPr>
            <w:r>
              <w:t>Wi-Fi Hotspot turns off until the vehicle leaves transport mode</w:t>
            </w:r>
          </w:p>
          <w:p w14:paraId="1C911E6F" w14:textId="77777777" w:rsidR="00E013D0" w:rsidRPr="00D04806" w:rsidRDefault="00DF1EDC" w:rsidP="00E013D0">
            <w:pPr>
              <w:autoSpaceDE w:val="0"/>
              <w:autoSpaceDN w:val="0"/>
              <w:adjustRightInd w:val="0"/>
            </w:pPr>
            <w:r w:rsidRPr="008D43FD">
              <w:t>WifiHotspotOnBoardClient</w:t>
            </w:r>
            <w:r>
              <w:t xml:space="preserve"> display shall update as defined in the HMI</w:t>
            </w:r>
            <w:r w:rsidRPr="0038464D">
              <w:t xml:space="preserve"> </w:t>
            </w:r>
            <w:r>
              <w:t xml:space="preserve">spec (refer to </w:t>
            </w:r>
            <w:r w:rsidRPr="00325AEF">
              <w:t>WFHSv2-REQ-283641</w:t>
            </w:r>
            <w:r w:rsidRPr="009F6576">
              <w:t>-HMI Specification References</w:t>
            </w:r>
            <w:r>
              <w:t>).</w:t>
            </w:r>
          </w:p>
        </w:tc>
      </w:tr>
      <w:tr w:rsidR="00E013D0" w:rsidRPr="00D04806" w14:paraId="2FF9606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A1D7FB"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5E792D9" w14:textId="77777777" w:rsidR="00E013D0" w:rsidRPr="00D04806" w:rsidRDefault="00DF1EDC" w:rsidP="00E013D0">
            <w:r w:rsidRPr="00F62D49">
              <w:t xml:space="preserve">WFHSv1-UC-REQ-191973-E11  </w:t>
            </w:r>
            <w:r>
              <w:t>WifiHotspotOnBoardClient</w:t>
            </w:r>
            <w:r w:rsidRPr="00F62D49">
              <w:t xml:space="preserve"> update failed</w:t>
            </w:r>
          </w:p>
        </w:tc>
      </w:tr>
      <w:tr w:rsidR="00E013D0" w:rsidRPr="00D04806" w14:paraId="0EAB700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52E63"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50137F3" w14:textId="77777777" w:rsidR="00E013D0" w:rsidRDefault="00DF1EDC" w:rsidP="00E013D0">
            <w:r w:rsidRPr="008D43FD">
              <w:t>WifiHotspotOnBoardClient</w:t>
            </w:r>
          </w:p>
          <w:p w14:paraId="0ACC30A9" w14:textId="77777777" w:rsidR="00E013D0" w:rsidRDefault="00DF1EDC" w:rsidP="00E013D0">
            <w:r w:rsidRPr="008D43FD">
              <w:t>WifiHotspotServer</w:t>
            </w:r>
          </w:p>
          <w:p w14:paraId="56736C87" w14:textId="77777777" w:rsidR="00E013D0" w:rsidRPr="00D04806" w:rsidRDefault="00DF1EDC" w:rsidP="00E013D0">
            <w:r>
              <w:t>BCM</w:t>
            </w:r>
          </w:p>
          <w:p w14:paraId="25176C88" w14:textId="77777777" w:rsidR="00E013D0" w:rsidRPr="00D04806" w:rsidRDefault="00DF1EDC" w:rsidP="00E013D0">
            <w:r w:rsidRPr="00D04806">
              <w:t>CAN</w:t>
            </w:r>
          </w:p>
        </w:tc>
      </w:tr>
    </w:tbl>
    <w:p w14:paraId="61F689F9" w14:textId="77777777" w:rsidR="00E013D0" w:rsidRDefault="00E013D0" w:rsidP="00E013D0">
      <w:pPr>
        <w:ind w:left="360"/>
      </w:pPr>
    </w:p>
    <w:p w14:paraId="4A17FAD6" w14:textId="77777777" w:rsidR="00E013D0" w:rsidRDefault="00DF1EDC" w:rsidP="008D240F">
      <w:pPr>
        <w:pStyle w:val="Heading4"/>
      </w:pPr>
      <w:r>
        <w:t>WFHSv1-UC-REQ-191930/A-E3 Wi-Fi Hotspot command through mobile app fails</w:t>
      </w:r>
    </w:p>
    <w:p w14:paraId="14FEB45E"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E2234A" w14:paraId="086C8DF6"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A3EB6" w14:textId="77777777" w:rsidR="00E013D0" w:rsidRPr="00E2234A" w:rsidRDefault="00DF1EDC" w:rsidP="00E013D0">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3248750" w14:textId="77777777" w:rsidR="00E013D0" w:rsidRPr="00E2234A" w:rsidRDefault="00DF1EDC" w:rsidP="00E013D0">
            <w:r w:rsidRPr="00E2234A">
              <w:t>User</w:t>
            </w:r>
          </w:p>
          <w:p w14:paraId="6B67CE91" w14:textId="77777777" w:rsidR="00E013D0" w:rsidRPr="00E2234A" w:rsidRDefault="00DF1EDC" w:rsidP="00E013D0">
            <w:r w:rsidRPr="00E2234A">
              <w:t>Mobile app</w:t>
            </w:r>
          </w:p>
        </w:tc>
      </w:tr>
      <w:tr w:rsidR="00E013D0" w:rsidRPr="00E2234A" w14:paraId="464EA01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8EBE74" w14:textId="77777777" w:rsidR="00E013D0" w:rsidRPr="00E2234A" w:rsidRDefault="00DF1EDC" w:rsidP="00E013D0">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A2D48CC" w14:textId="77777777" w:rsidR="00E013D0" w:rsidRPr="00E2234A" w:rsidRDefault="00DF1EDC" w:rsidP="00E013D0">
            <w:pPr>
              <w:rPr>
                <w:color w:val="FF0000"/>
              </w:rPr>
            </w:pPr>
            <w:r>
              <w:t xml:space="preserve">Same as normal use case </w:t>
            </w:r>
          </w:p>
        </w:tc>
      </w:tr>
      <w:tr w:rsidR="00E013D0" w:rsidRPr="00E2234A" w14:paraId="04DFB83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604DFF" w14:textId="77777777" w:rsidR="00E013D0" w:rsidRPr="00E2234A" w:rsidRDefault="00DF1EDC" w:rsidP="00E013D0">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69D1FF4" w14:textId="77777777" w:rsidR="00E013D0" w:rsidRPr="00E2234A" w:rsidRDefault="00DF1EDC" w:rsidP="00E013D0">
            <w:pPr>
              <w:autoSpaceDE w:val="0"/>
              <w:autoSpaceDN w:val="0"/>
              <w:adjustRightInd w:val="0"/>
            </w:pPr>
            <w:r>
              <w:t>The user’s command through mobile app fails  due to command/control failures defined in the Overview section of this document</w:t>
            </w:r>
          </w:p>
        </w:tc>
      </w:tr>
      <w:tr w:rsidR="00E013D0" w:rsidRPr="00E2234A" w14:paraId="46D0F23C"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AA2704" w14:textId="77777777" w:rsidR="00E013D0" w:rsidRPr="00E2234A" w:rsidRDefault="00DF1EDC" w:rsidP="00E013D0">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BA7778E" w14:textId="77777777" w:rsidR="00E013D0" w:rsidRPr="00446AF3" w:rsidRDefault="00DF1EDC" w:rsidP="00E013D0">
            <w:pPr>
              <w:autoSpaceDE w:val="0"/>
              <w:autoSpaceDN w:val="0"/>
              <w:adjustRightInd w:val="0"/>
            </w:pPr>
            <w:r w:rsidRPr="00446AF3">
              <w:t xml:space="preserve">Page shows pending request until timed out </w:t>
            </w:r>
          </w:p>
          <w:p w14:paraId="22A257C8" w14:textId="77777777" w:rsidR="00E013D0" w:rsidRPr="00446AF3" w:rsidRDefault="00DF1EDC" w:rsidP="00E013D0">
            <w:pPr>
              <w:autoSpaceDE w:val="0"/>
              <w:autoSpaceDN w:val="0"/>
              <w:adjustRightInd w:val="0"/>
            </w:pPr>
            <w:r w:rsidRPr="00446AF3">
              <w:t>Mobi</w:t>
            </w:r>
            <w:r>
              <w:t>le app page indicates an unsuccessful attempt</w:t>
            </w:r>
            <w:r w:rsidRPr="00446AF3">
              <w:t xml:space="preserve"> and r</w:t>
            </w:r>
            <w:r>
              <w:t>eturns to previous display</w:t>
            </w:r>
          </w:p>
          <w:p w14:paraId="490E5B4A" w14:textId="77777777" w:rsidR="00E013D0" w:rsidRPr="00E2234A" w:rsidRDefault="00E013D0" w:rsidP="00E013D0">
            <w:pPr>
              <w:autoSpaceDE w:val="0"/>
              <w:autoSpaceDN w:val="0"/>
              <w:adjustRightInd w:val="0"/>
            </w:pPr>
          </w:p>
        </w:tc>
      </w:tr>
      <w:tr w:rsidR="00E013D0" w:rsidRPr="00E2234A" w14:paraId="0A61155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E9C528" w14:textId="77777777" w:rsidR="00E013D0" w:rsidRPr="00E2234A" w:rsidRDefault="00DF1EDC" w:rsidP="00E013D0">
            <w:pPr>
              <w:rPr>
                <w:b/>
              </w:rPr>
            </w:pPr>
            <w:r w:rsidRPr="00E2234A">
              <w:rPr>
                <w:b/>
              </w:rPr>
              <w:t>List of Exception Use Cases</w:t>
            </w:r>
          </w:p>
          <w:p w14:paraId="1B3D75D0" w14:textId="77777777" w:rsidR="00E013D0" w:rsidRPr="00E2234A" w:rsidRDefault="00E013D0" w:rsidP="00E013D0">
            <w:pPr>
              <w:rPr>
                <w:b/>
              </w:rPr>
            </w:pPr>
          </w:p>
        </w:tc>
        <w:tc>
          <w:tcPr>
            <w:tcW w:w="7666" w:type="dxa"/>
            <w:tcBorders>
              <w:top w:val="single" w:sz="4" w:space="0" w:color="auto"/>
              <w:left w:val="single" w:sz="4" w:space="0" w:color="auto"/>
              <w:bottom w:val="single" w:sz="4" w:space="0" w:color="auto"/>
              <w:right w:val="single" w:sz="4" w:space="0" w:color="auto"/>
            </w:tcBorders>
            <w:hideMark/>
          </w:tcPr>
          <w:p w14:paraId="1FDD5DB8" w14:textId="77777777" w:rsidR="00E013D0" w:rsidRPr="00E2234A" w:rsidRDefault="00E013D0" w:rsidP="00E013D0"/>
        </w:tc>
      </w:tr>
      <w:tr w:rsidR="00E013D0" w:rsidRPr="00E2234A" w14:paraId="1C28447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7B841D" w14:textId="77777777" w:rsidR="00E013D0" w:rsidRPr="00E2234A" w:rsidRDefault="00DF1EDC" w:rsidP="00E013D0">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2883583" w14:textId="77777777" w:rsidR="00E013D0" w:rsidRPr="00E2234A" w:rsidRDefault="00DF1EDC" w:rsidP="00E013D0">
            <w:r w:rsidRPr="00E2234A">
              <w:t>Mobile app</w:t>
            </w:r>
          </w:p>
          <w:p w14:paraId="5E79A86C" w14:textId="77777777" w:rsidR="00E013D0" w:rsidRDefault="00DF1EDC" w:rsidP="00E013D0">
            <w:r w:rsidRPr="00E2234A">
              <w:t xml:space="preserve">Ford infrastructure </w:t>
            </w:r>
          </w:p>
          <w:p w14:paraId="7C3F1C29" w14:textId="77777777" w:rsidR="00E013D0" w:rsidRPr="00E2234A" w:rsidRDefault="00DF1EDC" w:rsidP="00E013D0">
            <w:r>
              <w:t xml:space="preserve">Carrier infrastructure </w:t>
            </w:r>
          </w:p>
        </w:tc>
      </w:tr>
    </w:tbl>
    <w:p w14:paraId="4FD633C2" w14:textId="77777777" w:rsidR="00E013D0" w:rsidRDefault="00E013D0" w:rsidP="00E013D0">
      <w:pPr>
        <w:ind w:left="360"/>
      </w:pPr>
    </w:p>
    <w:p w14:paraId="678C86B8" w14:textId="77777777" w:rsidR="00E013D0" w:rsidRDefault="00DF1EDC" w:rsidP="008D240F">
      <w:pPr>
        <w:pStyle w:val="Heading4"/>
      </w:pPr>
      <w:r>
        <w:t>WFHSv1-UC-REQ-191931/A-E4 Wi-Fi Hotspot configuration through WifiHotspotOnBoardClient fails</w:t>
      </w:r>
    </w:p>
    <w:p w14:paraId="15193A9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E2234A" w14:paraId="614F8329"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EA0628" w14:textId="77777777" w:rsidR="00E013D0" w:rsidRPr="00E2234A" w:rsidRDefault="00DF1EDC" w:rsidP="00E013D0">
            <w:pPr>
              <w:rPr>
                <w:b/>
              </w:rPr>
            </w:pPr>
            <w:r w:rsidRPr="00E2234A">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3FAE8B3" w14:textId="77777777" w:rsidR="00E013D0" w:rsidRPr="00E2234A" w:rsidRDefault="00DF1EDC" w:rsidP="00E013D0">
            <w:r w:rsidRPr="00E2234A">
              <w:t>User</w:t>
            </w:r>
          </w:p>
          <w:p w14:paraId="0BBDEF66" w14:textId="77777777" w:rsidR="00E013D0" w:rsidRDefault="00DF1EDC" w:rsidP="00E013D0">
            <w:r w:rsidRPr="00725629">
              <w:t>WifiHotspotOnBoardClient</w:t>
            </w:r>
          </w:p>
          <w:p w14:paraId="1095E3C4" w14:textId="77777777" w:rsidR="00E013D0" w:rsidRPr="00E2234A" w:rsidRDefault="00DF1EDC" w:rsidP="00E013D0">
            <w:r w:rsidRPr="00F10991">
              <w:t>WifiHotspotServer</w:t>
            </w:r>
          </w:p>
        </w:tc>
      </w:tr>
      <w:tr w:rsidR="00E013D0" w:rsidRPr="00E2234A" w14:paraId="63C59A5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679522" w14:textId="77777777" w:rsidR="00E013D0" w:rsidRPr="00E2234A" w:rsidRDefault="00DF1EDC" w:rsidP="00E013D0">
            <w:pPr>
              <w:rPr>
                <w:b/>
              </w:rPr>
            </w:pPr>
            <w:r w:rsidRPr="00E2234A">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AD12002" w14:textId="77777777" w:rsidR="00E013D0" w:rsidRPr="00E2234A" w:rsidRDefault="00DF1EDC" w:rsidP="00E013D0">
            <w:r>
              <w:t>Same as normal use case</w:t>
            </w:r>
          </w:p>
        </w:tc>
      </w:tr>
      <w:tr w:rsidR="00E013D0" w:rsidRPr="00E2234A" w14:paraId="27CD8CC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BF86A7" w14:textId="77777777" w:rsidR="00E013D0" w:rsidRPr="00E2234A" w:rsidRDefault="00DF1EDC" w:rsidP="00E013D0">
            <w:pPr>
              <w:rPr>
                <w:b/>
              </w:rPr>
            </w:pPr>
            <w:r w:rsidRPr="00E2234A">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49D763C" w14:textId="77777777" w:rsidR="00E013D0" w:rsidRPr="00E2234A" w:rsidRDefault="00DF1EDC" w:rsidP="00E013D0">
            <w:pPr>
              <w:autoSpaceDE w:val="0"/>
              <w:autoSpaceDN w:val="0"/>
              <w:adjustRightInd w:val="0"/>
            </w:pPr>
            <w:r>
              <w:t xml:space="preserve">The user’s configuration through the </w:t>
            </w:r>
            <w:r w:rsidRPr="00762DF8">
              <w:t>WifiHotspotOnBoardClient</w:t>
            </w:r>
            <w:r>
              <w:t xml:space="preserve"> failed </w:t>
            </w:r>
            <w:r w:rsidRPr="009257FB">
              <w:t>due to command/control failures defined in the Overview section of this document</w:t>
            </w:r>
          </w:p>
        </w:tc>
      </w:tr>
      <w:tr w:rsidR="00E013D0" w:rsidRPr="00E2234A" w14:paraId="26FB6147"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9F665F" w14:textId="77777777" w:rsidR="00E013D0" w:rsidRPr="00E2234A" w:rsidRDefault="00DF1EDC" w:rsidP="00E013D0">
            <w:pPr>
              <w:rPr>
                <w:b/>
              </w:rPr>
            </w:pPr>
            <w:r w:rsidRPr="00E2234A">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5271271" w14:textId="77777777" w:rsidR="00E013D0" w:rsidRPr="00E2234A" w:rsidRDefault="00DF1EDC" w:rsidP="00E013D0">
            <w:pPr>
              <w:autoSpaceDE w:val="0"/>
              <w:autoSpaceDN w:val="0"/>
              <w:adjustRightInd w:val="0"/>
            </w:pPr>
            <w:r w:rsidRPr="00751504">
              <w:t>Old Hotspot settings are restored</w:t>
            </w:r>
            <w:r>
              <w:t xml:space="preserve"> and displayed to the customer</w:t>
            </w:r>
          </w:p>
        </w:tc>
      </w:tr>
      <w:tr w:rsidR="00E013D0" w:rsidRPr="00E2234A" w14:paraId="38FE3DB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CFADAC" w14:textId="77777777" w:rsidR="00E013D0" w:rsidRPr="00E2234A" w:rsidRDefault="00DF1EDC" w:rsidP="00E013D0">
            <w:pPr>
              <w:rPr>
                <w:b/>
              </w:rPr>
            </w:pPr>
            <w:r w:rsidRPr="00E2234A">
              <w:rPr>
                <w:b/>
              </w:rPr>
              <w:t>List of Exception Use Cases</w:t>
            </w:r>
          </w:p>
          <w:p w14:paraId="7E4660E5" w14:textId="77777777" w:rsidR="00E013D0" w:rsidRPr="00E2234A" w:rsidRDefault="00E013D0" w:rsidP="00E013D0">
            <w:pPr>
              <w:rPr>
                <w:b/>
              </w:rPr>
            </w:pPr>
          </w:p>
        </w:tc>
        <w:tc>
          <w:tcPr>
            <w:tcW w:w="7666" w:type="dxa"/>
            <w:tcBorders>
              <w:top w:val="single" w:sz="4" w:space="0" w:color="auto"/>
              <w:left w:val="single" w:sz="4" w:space="0" w:color="auto"/>
              <w:bottom w:val="single" w:sz="4" w:space="0" w:color="auto"/>
              <w:right w:val="single" w:sz="4" w:space="0" w:color="auto"/>
            </w:tcBorders>
            <w:hideMark/>
          </w:tcPr>
          <w:p w14:paraId="6D0020FB" w14:textId="77777777" w:rsidR="00E013D0" w:rsidRPr="00E2234A" w:rsidRDefault="00E013D0" w:rsidP="00E013D0"/>
        </w:tc>
      </w:tr>
      <w:tr w:rsidR="00E013D0" w:rsidRPr="00E2234A" w14:paraId="5A5360A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915033" w14:textId="77777777" w:rsidR="00E013D0" w:rsidRPr="00E2234A" w:rsidRDefault="00DF1EDC" w:rsidP="00E013D0">
            <w:pPr>
              <w:rPr>
                <w:b/>
              </w:rPr>
            </w:pPr>
            <w:r w:rsidRPr="00E2234A">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DBE5E0A" w14:textId="77777777" w:rsidR="00E013D0" w:rsidRDefault="00DF1EDC" w:rsidP="00E013D0">
            <w:r>
              <w:t>WifiHotspotOnBoardClient</w:t>
            </w:r>
          </w:p>
          <w:p w14:paraId="4B2A713C" w14:textId="77777777" w:rsidR="00E013D0" w:rsidRDefault="00DF1EDC" w:rsidP="00E013D0">
            <w:r w:rsidRPr="00F10991">
              <w:t>WifiHotspotServer</w:t>
            </w:r>
          </w:p>
          <w:p w14:paraId="3646EF34" w14:textId="77777777" w:rsidR="00E013D0" w:rsidRPr="00E2234A" w:rsidRDefault="00DF1EDC" w:rsidP="00E013D0">
            <w:r w:rsidRPr="00E2234A">
              <w:t>CAN</w:t>
            </w:r>
          </w:p>
        </w:tc>
      </w:tr>
    </w:tbl>
    <w:p w14:paraId="4BAFBA70" w14:textId="77777777" w:rsidR="00E013D0" w:rsidRDefault="00E013D0" w:rsidP="00E013D0">
      <w:pPr>
        <w:ind w:left="360"/>
      </w:pPr>
    </w:p>
    <w:p w14:paraId="2F903760" w14:textId="77777777" w:rsidR="00E013D0" w:rsidRDefault="00DF1EDC" w:rsidP="008D240F">
      <w:pPr>
        <w:pStyle w:val="Heading4"/>
      </w:pPr>
      <w:r>
        <w:t>WFHSv1-UC-REQ-191973/A-E11 WifiHotspotOnBoardClient update failed</w:t>
      </w:r>
    </w:p>
    <w:p w14:paraId="4AA92BCD"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4E6491" w14:paraId="1ECD5F4D"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022DB7" w14:textId="77777777" w:rsidR="00E013D0" w:rsidRPr="004E6491" w:rsidRDefault="00DF1EDC" w:rsidP="00E013D0">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9A0A1F2" w14:textId="77777777" w:rsidR="00E013D0" w:rsidRPr="004E6491" w:rsidRDefault="00DF1EDC" w:rsidP="00E013D0">
            <w:r w:rsidRPr="004E6491">
              <w:t>User</w:t>
            </w:r>
          </w:p>
          <w:p w14:paraId="727179EF" w14:textId="77777777" w:rsidR="00E013D0" w:rsidRPr="004E6491" w:rsidRDefault="00DF1EDC" w:rsidP="00E013D0">
            <w:r w:rsidRPr="004E6491">
              <w:t>System</w:t>
            </w:r>
          </w:p>
          <w:p w14:paraId="065FA86F" w14:textId="77777777" w:rsidR="00E013D0" w:rsidRPr="004E6491" w:rsidRDefault="00DF1EDC" w:rsidP="00E013D0">
            <w:r w:rsidRPr="004E6491">
              <w:t>Cell phone</w:t>
            </w:r>
          </w:p>
        </w:tc>
      </w:tr>
      <w:tr w:rsidR="00E013D0" w:rsidRPr="004E6491" w14:paraId="0F657CA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DD08F" w14:textId="77777777" w:rsidR="00E013D0" w:rsidRPr="004E6491" w:rsidRDefault="00DF1EDC" w:rsidP="00E013D0">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DC6D1A5" w14:textId="77777777" w:rsidR="00E013D0" w:rsidRPr="004E6491" w:rsidRDefault="00DF1EDC" w:rsidP="00E013D0">
            <w:r>
              <w:t>Same as normal use case</w:t>
            </w:r>
          </w:p>
        </w:tc>
      </w:tr>
      <w:tr w:rsidR="00E013D0" w:rsidRPr="004E6491" w14:paraId="3F37C45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C3171" w14:textId="77777777" w:rsidR="00E013D0" w:rsidRPr="004E6491" w:rsidRDefault="00DF1EDC" w:rsidP="00E013D0">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8B191EC" w14:textId="77777777" w:rsidR="00E013D0" w:rsidRPr="004E6491" w:rsidRDefault="00DF1EDC" w:rsidP="00E013D0">
            <w:pPr>
              <w:autoSpaceDE w:val="0"/>
              <w:autoSpaceDN w:val="0"/>
              <w:adjustRightInd w:val="0"/>
            </w:pPr>
            <w:r>
              <w:t xml:space="preserve">Wi-Fi Hotspot settings are updated by </w:t>
            </w:r>
            <w:r w:rsidRPr="002D6D2F">
              <w:t>WifiHotspotServer</w:t>
            </w:r>
            <w:r>
              <w:t xml:space="preserve"> or carrier and </w:t>
            </w:r>
            <w:r w:rsidRPr="00DE27B1">
              <w:t xml:space="preserve">WifiHotspotOnBoardClient </w:t>
            </w:r>
            <w:r>
              <w:t xml:space="preserve">update failed </w:t>
            </w:r>
            <w:r w:rsidRPr="00052542">
              <w:t>due to command/control failures defined in the Overview section of this document</w:t>
            </w:r>
          </w:p>
        </w:tc>
      </w:tr>
      <w:tr w:rsidR="00E013D0" w:rsidRPr="004E6491" w14:paraId="7BD1D347"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74A4AF" w14:textId="77777777" w:rsidR="00E013D0" w:rsidRPr="004E6491" w:rsidRDefault="00DF1EDC" w:rsidP="00E013D0">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ADEAE4E" w14:textId="77777777" w:rsidR="00E013D0" w:rsidRPr="004E6491" w:rsidRDefault="00DF1EDC" w:rsidP="00E013D0">
            <w:pPr>
              <w:autoSpaceDE w:val="0"/>
              <w:autoSpaceDN w:val="0"/>
              <w:adjustRightInd w:val="0"/>
            </w:pPr>
            <w:r w:rsidRPr="00DE27B1">
              <w:t xml:space="preserve">WifiHotspotOnBoardClient </w:t>
            </w:r>
            <w:r>
              <w:t>displays old settings</w:t>
            </w:r>
          </w:p>
        </w:tc>
      </w:tr>
      <w:tr w:rsidR="00E013D0" w:rsidRPr="004E6491" w14:paraId="4613BBD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A34F31" w14:textId="77777777" w:rsidR="00E013D0" w:rsidRPr="004E6491" w:rsidRDefault="00DF1EDC" w:rsidP="00E013D0">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321E325" w14:textId="77777777" w:rsidR="00E013D0" w:rsidRPr="004E6491" w:rsidRDefault="00E013D0" w:rsidP="00E013D0"/>
        </w:tc>
      </w:tr>
      <w:tr w:rsidR="00E013D0" w:rsidRPr="004E6491" w14:paraId="3C95119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19DFD3" w14:textId="77777777" w:rsidR="00E013D0" w:rsidRPr="004E6491" w:rsidRDefault="00DF1EDC" w:rsidP="00E013D0">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1ACA5C0" w14:textId="77777777" w:rsidR="00E013D0" w:rsidRDefault="00DF1EDC" w:rsidP="00E013D0">
            <w:r w:rsidRPr="004E6491">
              <w:t>Ford infrastructure</w:t>
            </w:r>
          </w:p>
          <w:p w14:paraId="175F9995" w14:textId="77777777" w:rsidR="00E013D0" w:rsidRPr="004E6491" w:rsidRDefault="00DF1EDC" w:rsidP="00E013D0">
            <w:r>
              <w:t xml:space="preserve">Carrier infrastructure </w:t>
            </w:r>
          </w:p>
          <w:p w14:paraId="4993B302" w14:textId="77777777" w:rsidR="00E013D0" w:rsidRPr="004E6491" w:rsidRDefault="00DF1EDC" w:rsidP="00E013D0">
            <w:r w:rsidRPr="004E6491">
              <w:t>Mobile app</w:t>
            </w:r>
          </w:p>
          <w:p w14:paraId="42473150" w14:textId="77777777" w:rsidR="00E013D0" w:rsidRPr="004E6491" w:rsidRDefault="00DF1EDC" w:rsidP="00E013D0">
            <w:r w:rsidRPr="002D6D2F">
              <w:t>WifiHotspotServer</w:t>
            </w:r>
          </w:p>
          <w:p w14:paraId="403B9EE2" w14:textId="77777777" w:rsidR="00E013D0" w:rsidRPr="004E6491" w:rsidRDefault="00DF1EDC" w:rsidP="00E013D0">
            <w:r>
              <w:t>WifiHotspotOnBoardClient</w:t>
            </w:r>
          </w:p>
          <w:p w14:paraId="4A4B0F41" w14:textId="77777777" w:rsidR="00E013D0" w:rsidRPr="004E6491" w:rsidRDefault="00DF1EDC" w:rsidP="00E013D0">
            <w:r w:rsidRPr="004E6491">
              <w:t>CAN</w:t>
            </w:r>
          </w:p>
        </w:tc>
      </w:tr>
    </w:tbl>
    <w:p w14:paraId="3DCFE987" w14:textId="77777777" w:rsidR="00E013D0" w:rsidRDefault="00E013D0" w:rsidP="00E013D0">
      <w:pPr>
        <w:ind w:left="360"/>
      </w:pPr>
    </w:p>
    <w:p w14:paraId="6C3EB190" w14:textId="77777777" w:rsidR="00E013D0" w:rsidRDefault="00DF1EDC" w:rsidP="008D240F">
      <w:pPr>
        <w:pStyle w:val="Heading4"/>
      </w:pPr>
      <w:r>
        <w:t>WFHSv1-UC-REQ-191974/A-E12 Mobile app update failed</w:t>
      </w:r>
    </w:p>
    <w:p w14:paraId="3C2ED32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4E6491" w14:paraId="64932952"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666F87" w14:textId="77777777" w:rsidR="00E013D0" w:rsidRPr="004E6491" w:rsidRDefault="00DF1EDC" w:rsidP="00E013D0">
            <w:pPr>
              <w:rPr>
                <w:b/>
              </w:rPr>
            </w:pPr>
            <w:r w:rsidRPr="004E6491">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3D18660" w14:textId="77777777" w:rsidR="00E013D0" w:rsidRPr="004E6491" w:rsidRDefault="00DF1EDC" w:rsidP="00E013D0">
            <w:r w:rsidRPr="004E6491">
              <w:t>User</w:t>
            </w:r>
          </w:p>
          <w:p w14:paraId="281D064A" w14:textId="77777777" w:rsidR="00E013D0" w:rsidRPr="004E6491" w:rsidRDefault="00DF1EDC" w:rsidP="00E013D0">
            <w:r w:rsidRPr="004E6491">
              <w:t>System</w:t>
            </w:r>
          </w:p>
          <w:p w14:paraId="7C87108F" w14:textId="77777777" w:rsidR="00E013D0" w:rsidRPr="004E6491" w:rsidRDefault="00DF1EDC" w:rsidP="00E013D0">
            <w:r w:rsidRPr="004E6491">
              <w:t>Cell phone</w:t>
            </w:r>
          </w:p>
        </w:tc>
      </w:tr>
      <w:tr w:rsidR="00E013D0" w:rsidRPr="004E6491" w14:paraId="4B8E2D2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A513DD" w14:textId="77777777" w:rsidR="00E013D0" w:rsidRPr="004E6491" w:rsidRDefault="00DF1EDC" w:rsidP="00E013D0">
            <w:pPr>
              <w:rPr>
                <w:b/>
              </w:rPr>
            </w:pPr>
            <w:r w:rsidRPr="004E6491">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3F806C2" w14:textId="77777777" w:rsidR="00E013D0" w:rsidRDefault="00DF1EDC" w:rsidP="00E013D0">
            <w:r>
              <w:t>Same as normal use case</w:t>
            </w:r>
          </w:p>
          <w:p w14:paraId="3D283BE2" w14:textId="77777777" w:rsidR="00E013D0" w:rsidRPr="004E6491" w:rsidRDefault="00E013D0" w:rsidP="00E013D0"/>
        </w:tc>
      </w:tr>
      <w:tr w:rsidR="00E013D0" w:rsidRPr="004E6491" w14:paraId="54C1472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67527E" w14:textId="77777777" w:rsidR="00E013D0" w:rsidRPr="004E6491" w:rsidRDefault="00DF1EDC" w:rsidP="00E013D0">
            <w:pPr>
              <w:rPr>
                <w:b/>
              </w:rPr>
            </w:pPr>
            <w:r w:rsidRPr="004E6491">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ED46206" w14:textId="77777777" w:rsidR="00E013D0" w:rsidRPr="004E6491" w:rsidRDefault="00DF1EDC" w:rsidP="00E013D0">
            <w:pPr>
              <w:autoSpaceDE w:val="0"/>
              <w:autoSpaceDN w:val="0"/>
              <w:adjustRightInd w:val="0"/>
            </w:pPr>
            <w:r>
              <w:t xml:space="preserve">Wi-Fi Hotspot settings are updated by carrier, and mobile app update failed </w:t>
            </w:r>
            <w:r w:rsidRPr="00147D36">
              <w:t>due to command/control failures defined in the Overview section of this document</w:t>
            </w:r>
          </w:p>
        </w:tc>
      </w:tr>
      <w:tr w:rsidR="00E013D0" w:rsidRPr="004E6491" w14:paraId="3B47F29A"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2E415" w14:textId="77777777" w:rsidR="00E013D0" w:rsidRPr="004E6491" w:rsidRDefault="00DF1EDC" w:rsidP="00E013D0">
            <w:pPr>
              <w:rPr>
                <w:b/>
              </w:rPr>
            </w:pPr>
            <w:r w:rsidRPr="004E6491">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684AF5A" w14:textId="77777777" w:rsidR="00E013D0" w:rsidRPr="004E6491" w:rsidRDefault="00DF1EDC" w:rsidP="00E013D0">
            <w:pPr>
              <w:autoSpaceDE w:val="0"/>
              <w:autoSpaceDN w:val="0"/>
              <w:adjustRightInd w:val="0"/>
            </w:pPr>
            <w:r>
              <w:t xml:space="preserve">Mobile app </w:t>
            </w:r>
            <w:r w:rsidRPr="00C568FE">
              <w:t>WifiHotspotOnBoardClient</w:t>
            </w:r>
            <w:r>
              <w:t xml:space="preserve"> displays old settings</w:t>
            </w:r>
          </w:p>
        </w:tc>
      </w:tr>
      <w:tr w:rsidR="00E013D0" w:rsidRPr="004E6491" w14:paraId="2404BBD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32CECB" w14:textId="77777777" w:rsidR="00E013D0" w:rsidRPr="004E6491" w:rsidRDefault="00DF1EDC" w:rsidP="00E013D0">
            <w:pPr>
              <w:rPr>
                <w:b/>
              </w:rPr>
            </w:pPr>
            <w:r w:rsidRPr="004E6491">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2341B37" w14:textId="77777777" w:rsidR="00E013D0" w:rsidRPr="004E6491" w:rsidRDefault="00E013D0" w:rsidP="00E013D0"/>
        </w:tc>
      </w:tr>
      <w:tr w:rsidR="00E013D0" w:rsidRPr="004E6491" w14:paraId="235E076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A5E232" w14:textId="77777777" w:rsidR="00E013D0" w:rsidRPr="004E6491" w:rsidRDefault="00DF1EDC" w:rsidP="00E013D0">
            <w:pPr>
              <w:rPr>
                <w:b/>
              </w:rPr>
            </w:pPr>
            <w:r w:rsidRPr="004E6491">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AE37B85" w14:textId="77777777" w:rsidR="00E013D0" w:rsidRDefault="00DF1EDC" w:rsidP="00E013D0">
            <w:r w:rsidRPr="004E6491">
              <w:t>Ford infrastructure</w:t>
            </w:r>
          </w:p>
          <w:p w14:paraId="1406719D" w14:textId="77777777" w:rsidR="00E013D0" w:rsidRPr="004E6491" w:rsidRDefault="00DF1EDC" w:rsidP="00E013D0">
            <w:r>
              <w:t xml:space="preserve">Carrier infrastructure </w:t>
            </w:r>
          </w:p>
          <w:p w14:paraId="564154C6" w14:textId="77777777" w:rsidR="00E013D0" w:rsidRPr="004E6491" w:rsidRDefault="00DF1EDC" w:rsidP="00E013D0">
            <w:r>
              <w:t>Mobile app</w:t>
            </w:r>
          </w:p>
        </w:tc>
      </w:tr>
    </w:tbl>
    <w:p w14:paraId="694DA060" w14:textId="77777777" w:rsidR="00E013D0" w:rsidRDefault="00E013D0" w:rsidP="00E013D0">
      <w:pPr>
        <w:ind w:left="360"/>
      </w:pPr>
    </w:p>
    <w:p w14:paraId="620E6D0C" w14:textId="77777777" w:rsidR="00E013D0" w:rsidRDefault="00E013D0" w:rsidP="00E013D0">
      <w:pPr>
        <w:ind w:left="360"/>
      </w:pPr>
    </w:p>
    <w:p w14:paraId="5E7A4DF5" w14:textId="77777777" w:rsidR="00E013D0" w:rsidRDefault="00E013D0" w:rsidP="00E013D0">
      <w:pPr>
        <w:ind w:left="360"/>
      </w:pPr>
    </w:p>
    <w:p w14:paraId="150D9FBA" w14:textId="77777777" w:rsidR="00E013D0" w:rsidRDefault="00DF1EDC" w:rsidP="008D240F">
      <w:pPr>
        <w:pStyle w:val="Heading3"/>
      </w:pPr>
      <w:bookmarkStart w:id="64" w:name="_Toc14081909"/>
      <w:r>
        <w:t>White Box Views</w:t>
      </w:r>
      <w:bookmarkEnd w:id="64"/>
    </w:p>
    <w:p w14:paraId="46B54F61" w14:textId="77777777" w:rsidR="00E013D0" w:rsidRDefault="00DF1EDC" w:rsidP="008D240F">
      <w:pPr>
        <w:pStyle w:val="Heading4"/>
      </w:pPr>
      <w:r>
        <w:t>Activity Diagrams</w:t>
      </w:r>
    </w:p>
    <w:p w14:paraId="34B3078B" w14:textId="77777777" w:rsidR="00E013D0" w:rsidRDefault="00DF1EDC" w:rsidP="008D240F">
      <w:pPr>
        <w:pStyle w:val="Heading5"/>
      </w:pPr>
      <w:r>
        <w:t>WFHSv2-ACT-REQ-317275/A-User Turns Wi-Fi Hotspot On from WifiHotspotOnBoardClient</w:t>
      </w:r>
    </w:p>
    <w:p w14:paraId="53352807" w14:textId="77777777" w:rsidR="00E013D0" w:rsidRDefault="00DF1EDC" w:rsidP="008D240F">
      <w:pPr>
        <w:jc w:val="center"/>
      </w:pPr>
      <w:r w:rsidRPr="00467222">
        <w:rPr>
          <w:noProof/>
        </w:rPr>
        <w:drawing>
          <wp:inline distT="0" distB="0" distL="0" distR="0" wp14:anchorId="6BD3195E" wp14:editId="1C8124FC">
            <wp:extent cx="5943600" cy="3630735"/>
            <wp:effectExtent l="0" t="0" r="0" b="8255"/>
            <wp:docPr id="1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30735"/>
                    </a:xfrm>
                    <a:prstGeom prst="rect">
                      <a:avLst/>
                    </a:prstGeom>
                    <a:noFill/>
                    <a:ln>
                      <a:noFill/>
                    </a:ln>
                  </pic:spPr>
                </pic:pic>
              </a:graphicData>
            </a:graphic>
          </wp:inline>
        </w:drawing>
      </w:r>
    </w:p>
    <w:p w14:paraId="394D67CA" w14:textId="77777777" w:rsidR="00E013D0" w:rsidRDefault="00DF1EDC" w:rsidP="008D240F">
      <w:pPr>
        <w:pStyle w:val="Heading5"/>
      </w:pPr>
      <w:r>
        <w:t>WFHSv2-ACT-REQ-317276/A-User Turns Wi-Fi Hotspot On from WifiHotspotOffBoardClient</w:t>
      </w:r>
    </w:p>
    <w:p w14:paraId="699382A7" w14:textId="77777777" w:rsidR="00E013D0" w:rsidRDefault="00DF1EDC" w:rsidP="008D240F">
      <w:pPr>
        <w:jc w:val="center"/>
      </w:pPr>
      <w:r w:rsidRPr="00207849">
        <w:rPr>
          <w:noProof/>
        </w:rPr>
        <w:drawing>
          <wp:inline distT="0" distB="0" distL="0" distR="0" wp14:anchorId="21749883" wp14:editId="110B9F93">
            <wp:extent cx="5943600" cy="4125985"/>
            <wp:effectExtent l="0" t="0" r="0" b="8255"/>
            <wp:docPr id="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25985"/>
                    </a:xfrm>
                    <a:prstGeom prst="rect">
                      <a:avLst/>
                    </a:prstGeom>
                    <a:noFill/>
                    <a:ln>
                      <a:noFill/>
                    </a:ln>
                  </pic:spPr>
                </pic:pic>
              </a:graphicData>
            </a:graphic>
          </wp:inline>
        </w:drawing>
      </w:r>
    </w:p>
    <w:p w14:paraId="5B082B71" w14:textId="77777777" w:rsidR="00E013D0" w:rsidRDefault="00DF1EDC" w:rsidP="008D240F">
      <w:pPr>
        <w:pStyle w:val="Heading4"/>
      </w:pPr>
      <w:r>
        <w:t>Sequence Diagrams</w:t>
      </w:r>
    </w:p>
    <w:p w14:paraId="637761AB" w14:textId="77777777" w:rsidR="00E013D0" w:rsidRDefault="00DF1EDC" w:rsidP="008D240F">
      <w:pPr>
        <w:pStyle w:val="Heading5"/>
      </w:pPr>
      <w:r>
        <w:t>WFHSv2-SD-REQ-317513/A-User Turns Wi-Fi Hotspot On/Off from WifiHotspotOnBoardClient</w:t>
      </w:r>
    </w:p>
    <w:p w14:paraId="75EAD23B" w14:textId="77777777" w:rsidR="00E013D0" w:rsidRDefault="00DF1EDC" w:rsidP="008D240F">
      <w:pPr>
        <w:jc w:val="center"/>
      </w:pPr>
      <w:r w:rsidRPr="00747229">
        <w:rPr>
          <w:noProof/>
        </w:rPr>
        <w:drawing>
          <wp:inline distT="0" distB="0" distL="0" distR="0" wp14:anchorId="05F596E8" wp14:editId="39AB0737">
            <wp:extent cx="5943600" cy="6552427"/>
            <wp:effectExtent l="0" t="0" r="0" b="1270"/>
            <wp:docPr id="1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52427"/>
                    </a:xfrm>
                    <a:prstGeom prst="rect">
                      <a:avLst/>
                    </a:prstGeom>
                    <a:noFill/>
                    <a:ln>
                      <a:noFill/>
                    </a:ln>
                  </pic:spPr>
                </pic:pic>
              </a:graphicData>
            </a:graphic>
          </wp:inline>
        </w:drawing>
      </w:r>
    </w:p>
    <w:p w14:paraId="4C901DF7" w14:textId="77777777" w:rsidR="00E013D0" w:rsidRDefault="00DF1EDC" w:rsidP="008D240F">
      <w:pPr>
        <w:pStyle w:val="Heading5"/>
      </w:pPr>
      <w:r>
        <w:t>WFHSv2-SD-REQ-317514/A-User Turns Wi-Fi Hotspot On/Off from WifiHotspotOffBoardClient</w:t>
      </w:r>
    </w:p>
    <w:p w14:paraId="4FDA625F" w14:textId="77777777" w:rsidR="00E013D0" w:rsidRDefault="00DF1EDC" w:rsidP="008D240F">
      <w:pPr>
        <w:jc w:val="center"/>
      </w:pPr>
      <w:r w:rsidRPr="00304D91">
        <w:rPr>
          <w:noProof/>
        </w:rPr>
        <w:drawing>
          <wp:inline distT="0" distB="0" distL="0" distR="0" wp14:anchorId="7140A703" wp14:editId="58541CB8">
            <wp:extent cx="5943600" cy="8369418"/>
            <wp:effectExtent l="0" t="0" r="0" b="0"/>
            <wp:docPr id="1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369418"/>
                    </a:xfrm>
                    <a:prstGeom prst="rect">
                      <a:avLst/>
                    </a:prstGeom>
                    <a:noFill/>
                    <a:ln>
                      <a:noFill/>
                    </a:ln>
                  </pic:spPr>
                </pic:pic>
              </a:graphicData>
            </a:graphic>
          </wp:inline>
        </w:drawing>
      </w:r>
    </w:p>
    <w:p w14:paraId="07FCC7F5" w14:textId="77777777" w:rsidR="00E013D0" w:rsidRDefault="008D240F" w:rsidP="008D240F">
      <w:pPr>
        <w:pStyle w:val="Heading2"/>
      </w:pPr>
      <w:r>
        <w:br w:type="page"/>
      </w:r>
      <w:bookmarkStart w:id="65" w:name="_Toc14081910"/>
      <w:r w:rsidR="00DF1EDC" w:rsidRPr="00B9479B">
        <w:t>WFHSv2-FUN-REQ-274797/B-Managing SSID</w:t>
      </w:r>
      <w:bookmarkEnd w:id="65"/>
    </w:p>
    <w:p w14:paraId="078FB5A2" w14:textId="77777777" w:rsidR="00E013D0" w:rsidRPr="000D6222" w:rsidRDefault="00DF1EDC" w:rsidP="00E013D0">
      <w:pPr>
        <w:rPr>
          <w:rFonts w:cs="Arial"/>
        </w:rPr>
      </w:pPr>
      <w:r w:rsidRPr="000D6222">
        <w:rPr>
          <w:rFonts w:cs="Arial"/>
        </w:rPr>
        <w:t>The Wi-Fi Hotspot must have an SSID used to differentiate one WLAN from another. The SSID must be between 1-32 ASCII characters and may be configurable by the user from the in-vehicle WifiHotspotOnBoardClient</w:t>
      </w:r>
      <w:r>
        <w:rPr>
          <w:rFonts w:cs="Arial"/>
        </w:rPr>
        <w:t xml:space="preserve"> </w:t>
      </w:r>
      <w:r w:rsidRPr="006E5C41">
        <w:rPr>
          <w:rFonts w:cs="Arial"/>
        </w:rPr>
        <w:t>or from the WifiHotspotOffBoardClient</w:t>
      </w:r>
      <w:r w:rsidRPr="000D6222">
        <w:rPr>
          <w:rFonts w:cs="Arial"/>
        </w:rPr>
        <w:t xml:space="preserve">. The WifiHotspotOnBoardClient </w:t>
      </w:r>
      <w:r w:rsidRPr="0013426E">
        <w:rPr>
          <w:rFonts w:cs="Arial"/>
        </w:rPr>
        <w:t>&amp; WifiHotspotOffBoardClient</w:t>
      </w:r>
      <w:r>
        <w:rPr>
          <w:rFonts w:cs="Arial"/>
        </w:rPr>
        <w:t xml:space="preserve"> </w:t>
      </w:r>
      <w:r w:rsidRPr="000D6222">
        <w:rPr>
          <w:rFonts w:cs="Arial"/>
        </w:rPr>
        <w:t>shall be responsible for verifying that the customer input does not violate the SSID character length. Each WifiHotspotServer shall come with a default SSID.</w:t>
      </w:r>
    </w:p>
    <w:p w14:paraId="2F37C119" w14:textId="77777777" w:rsidR="00E013D0" w:rsidRPr="000D6222" w:rsidRDefault="00E013D0" w:rsidP="00E013D0">
      <w:pPr>
        <w:rPr>
          <w:rFonts w:cs="Arial"/>
        </w:rPr>
      </w:pPr>
    </w:p>
    <w:p w14:paraId="08F7AD3C" w14:textId="77777777" w:rsidR="00E013D0" w:rsidRPr="000D6222" w:rsidRDefault="00DF1EDC" w:rsidP="00E013D0">
      <w:pPr>
        <w:rPr>
          <w:rFonts w:cs="Arial"/>
        </w:rPr>
      </w:pPr>
      <w:r w:rsidRPr="000D6222">
        <w:rPr>
          <w:rFonts w:cs="Arial"/>
        </w:rPr>
        <w:t>If the user enters into a screen that displays the SSID, the WifiHotspotOnBoardClient shall transmit a Wi-Fi Info request to the WifiHotspotServer, and in turn, the WifiHotspotServer shall respond with the appropriate SSID and password characters.</w:t>
      </w:r>
      <w:r w:rsidRPr="00F37443">
        <w:t xml:space="preserve"> </w:t>
      </w:r>
      <w:r w:rsidRPr="00F37443">
        <w:rPr>
          <w:rFonts w:cs="Arial"/>
        </w:rPr>
        <w:t>If the WifiHotspotServer receives a request from the WifiHotspotOffBoardClient, it shall receive and process a command/response/alert message.</w:t>
      </w:r>
    </w:p>
    <w:p w14:paraId="20BD7F69" w14:textId="77777777" w:rsidR="00E013D0" w:rsidRDefault="00DF1EDC" w:rsidP="008D240F">
      <w:pPr>
        <w:pStyle w:val="Heading3"/>
      </w:pPr>
      <w:bookmarkStart w:id="66" w:name="_Toc14081911"/>
      <w:r>
        <w:t>Requirements</w:t>
      </w:r>
      <w:bookmarkEnd w:id="66"/>
    </w:p>
    <w:p w14:paraId="20CDA3DB" w14:textId="77777777" w:rsidR="008D240F" w:rsidRPr="008D240F" w:rsidRDefault="008D240F" w:rsidP="008D240F">
      <w:pPr>
        <w:pStyle w:val="Heading4"/>
        <w:rPr>
          <w:b w:val="0"/>
          <w:u w:val="single"/>
        </w:rPr>
      </w:pPr>
      <w:r w:rsidRPr="008D240F">
        <w:rPr>
          <w:b w:val="0"/>
          <w:u w:val="single"/>
        </w:rPr>
        <w:t>WFHS-REQ-162363/A-Assigning the SSID to each frequency band</w:t>
      </w:r>
    </w:p>
    <w:p w14:paraId="0C13D1B1" w14:textId="77777777" w:rsidR="00E013D0" w:rsidRPr="004429C1" w:rsidRDefault="00DF1EDC" w:rsidP="00E013D0">
      <w:pPr>
        <w:rPr>
          <w:rFonts w:cs="Arial"/>
        </w:rPr>
      </w:pPr>
      <w:r w:rsidRPr="004429C1">
        <w:rPr>
          <w:rFonts w:cs="Arial"/>
        </w:rPr>
        <w:t xml:space="preserve">The </w:t>
      </w:r>
      <w:r w:rsidRPr="00417749">
        <w:rPr>
          <w:rFonts w:cs="Arial"/>
        </w:rPr>
        <w:t>WifiHotspotServer</w:t>
      </w:r>
      <w:r w:rsidRPr="004429C1">
        <w:rPr>
          <w:rFonts w:cs="Arial"/>
        </w:rPr>
        <w:t xml:space="preserve"> shall assign the same SSID to both the 2.4 and 5 GHz band.</w:t>
      </w:r>
    </w:p>
    <w:p w14:paraId="6F603190" w14:textId="77777777" w:rsidR="00E013D0" w:rsidRDefault="00E013D0" w:rsidP="00E013D0"/>
    <w:p w14:paraId="585A5F57" w14:textId="77777777" w:rsidR="008D240F" w:rsidRPr="008D240F" w:rsidRDefault="008D240F" w:rsidP="008D240F">
      <w:pPr>
        <w:pStyle w:val="Heading4"/>
        <w:rPr>
          <w:b w:val="0"/>
          <w:u w:val="single"/>
        </w:rPr>
      </w:pPr>
      <w:r w:rsidRPr="008D240F">
        <w:rPr>
          <w:b w:val="0"/>
          <w:u w:val="single"/>
        </w:rPr>
        <w:t>WFHS-REQ-191596/B-Generating the default SSID</w:t>
      </w:r>
    </w:p>
    <w:p w14:paraId="1E087A87" w14:textId="77777777" w:rsidR="00E013D0" w:rsidRPr="00F66AB7" w:rsidRDefault="00DF1EDC" w:rsidP="00E013D0">
      <w:pPr>
        <w:rPr>
          <w:rFonts w:cs="Arial"/>
        </w:rPr>
      </w:pPr>
      <w:r w:rsidRPr="00F66AB7">
        <w:rPr>
          <w:rFonts w:cs="Arial"/>
        </w:rPr>
        <w:t xml:space="preserve">Each </w:t>
      </w:r>
      <w:r w:rsidRPr="00714712">
        <w:rPr>
          <w:rFonts w:cs="Arial"/>
        </w:rPr>
        <w:t>WifiHotspotServer</w:t>
      </w:r>
      <w:r w:rsidRPr="00F66AB7">
        <w:rPr>
          <w:rFonts w:cs="Arial"/>
        </w:rPr>
        <w:t xml:space="preserve"> shall be delivered to Ford with a unique default SSID in the format below:</w:t>
      </w:r>
    </w:p>
    <w:p w14:paraId="4651526D" w14:textId="77777777" w:rsidR="00E013D0" w:rsidRPr="00F66AB7" w:rsidRDefault="00E013D0" w:rsidP="00E013D0">
      <w:pPr>
        <w:rPr>
          <w:rFonts w:cs="Arial"/>
        </w:rPr>
      </w:pPr>
    </w:p>
    <w:tbl>
      <w:tblPr>
        <w:tblW w:w="3820" w:type="dxa"/>
        <w:jc w:val="center"/>
        <w:tblLook w:val="04A0" w:firstRow="1" w:lastRow="0" w:firstColumn="1" w:lastColumn="0" w:noHBand="0" w:noVBand="1"/>
      </w:tblPr>
      <w:tblGrid>
        <w:gridCol w:w="2020"/>
        <w:gridCol w:w="1800"/>
      </w:tblGrid>
      <w:tr w:rsidR="00E013D0" w:rsidRPr="00F66AB7" w14:paraId="2E0946A9" w14:textId="77777777" w:rsidTr="00E013D0">
        <w:trPr>
          <w:trHeight w:val="480"/>
          <w:jc w:val="center"/>
        </w:trPr>
        <w:tc>
          <w:tcPr>
            <w:tcW w:w="2020" w:type="dxa"/>
            <w:tcBorders>
              <w:top w:val="single" w:sz="4" w:space="0" w:color="auto"/>
              <w:left w:val="single" w:sz="4" w:space="0" w:color="auto"/>
              <w:bottom w:val="single" w:sz="4" w:space="0" w:color="auto"/>
              <w:right w:val="single" w:sz="4" w:space="0" w:color="auto"/>
            </w:tcBorders>
            <w:shd w:val="clear" w:color="auto" w:fill="8DB4E2"/>
            <w:noWrap/>
            <w:vAlign w:val="bottom"/>
            <w:hideMark/>
          </w:tcPr>
          <w:p w14:paraId="38D40115" w14:textId="77777777" w:rsidR="00E013D0" w:rsidRPr="00F66AB7" w:rsidRDefault="00DF1EDC">
            <w:pPr>
              <w:rPr>
                <w:rFonts w:cs="Arial"/>
                <w:b/>
                <w:bCs/>
              </w:rPr>
            </w:pPr>
            <w:r w:rsidRPr="00F66AB7">
              <w:rPr>
                <w:rFonts w:cs="Arial"/>
                <w:b/>
                <w:bCs/>
              </w:rPr>
              <w:t xml:space="preserve">Default SSID </w:t>
            </w:r>
          </w:p>
        </w:tc>
        <w:tc>
          <w:tcPr>
            <w:tcW w:w="1800" w:type="dxa"/>
            <w:tcBorders>
              <w:top w:val="single" w:sz="4" w:space="0" w:color="auto"/>
              <w:left w:val="nil"/>
              <w:bottom w:val="single" w:sz="4" w:space="0" w:color="auto"/>
              <w:right w:val="single" w:sz="4" w:space="0" w:color="auto"/>
            </w:tcBorders>
            <w:noWrap/>
            <w:vAlign w:val="bottom"/>
            <w:hideMark/>
          </w:tcPr>
          <w:p w14:paraId="383A422B" w14:textId="77777777" w:rsidR="00E013D0" w:rsidRPr="00F66AB7" w:rsidRDefault="00DF1EDC">
            <w:pPr>
              <w:rPr>
                <w:rFonts w:cs="Arial"/>
              </w:rPr>
            </w:pPr>
            <w:r w:rsidRPr="00F66AB7">
              <w:rPr>
                <w:rFonts w:cs="Arial"/>
              </w:rPr>
              <w:t>HotspotXXXX</w:t>
            </w:r>
          </w:p>
        </w:tc>
      </w:tr>
    </w:tbl>
    <w:p w14:paraId="34E88F79" w14:textId="77777777" w:rsidR="00E013D0" w:rsidRPr="00F66AB7" w:rsidRDefault="00E013D0" w:rsidP="00E013D0">
      <w:pPr>
        <w:rPr>
          <w:rFonts w:cs="Arial"/>
        </w:rPr>
      </w:pPr>
    </w:p>
    <w:p w14:paraId="58D4D2C6" w14:textId="77777777" w:rsidR="00E013D0" w:rsidRPr="00A175C5" w:rsidRDefault="00DF1EDC" w:rsidP="00E013D0">
      <w:pPr>
        <w:rPr>
          <w:rFonts w:cs="Arial"/>
        </w:rPr>
      </w:pPr>
      <w:r w:rsidRPr="00F66AB7">
        <w:rPr>
          <w:rFonts w:cs="Arial"/>
        </w:rPr>
        <w:t xml:space="preserve">The XXXX shall be four ASCII characters, randomly generated by the </w:t>
      </w:r>
      <w:r w:rsidRPr="00985353">
        <w:rPr>
          <w:rFonts w:cs="Arial"/>
        </w:rPr>
        <w:t>WifiHotspotServer</w:t>
      </w:r>
      <w:r w:rsidRPr="00F66AB7">
        <w:rPr>
          <w:rFonts w:cs="Arial"/>
        </w:rPr>
        <w:t xml:space="preserve">. The same number generator used to generate the password may be used to generate the last four characters. </w:t>
      </w:r>
      <w:r>
        <w:rPr>
          <w:rFonts w:cs="Arial"/>
        </w:rPr>
        <w:t>Refer to WFHS-REQ-191610-Generating the initial password</w:t>
      </w:r>
      <w:r w:rsidRPr="00F66AB7">
        <w:rPr>
          <w:rFonts w:cs="Arial"/>
        </w:rPr>
        <w:t>.</w:t>
      </w:r>
      <w:r>
        <w:rPr>
          <w:rFonts w:cs="Arial"/>
        </w:rPr>
        <w:t xml:space="preserve"> The SSID shall also be updateable via EOL.</w:t>
      </w:r>
    </w:p>
    <w:p w14:paraId="77A6CA25" w14:textId="77777777" w:rsidR="008D240F" w:rsidRPr="008D240F" w:rsidRDefault="008D240F" w:rsidP="008D240F">
      <w:pPr>
        <w:pStyle w:val="Heading4"/>
        <w:rPr>
          <w:b w:val="0"/>
          <w:u w:val="single"/>
        </w:rPr>
      </w:pPr>
      <w:r w:rsidRPr="008D240F">
        <w:rPr>
          <w:b w:val="0"/>
          <w:u w:val="single"/>
        </w:rPr>
        <w:t>WFHSv2-REQ-283747/A-Displaying the SSID on the WifiHotspotOnBoardClient display</w:t>
      </w:r>
    </w:p>
    <w:p w14:paraId="54A5F3F0" w14:textId="77777777" w:rsidR="00E013D0" w:rsidRPr="00D94BD9" w:rsidRDefault="00DF1EDC" w:rsidP="00E013D0">
      <w:pPr>
        <w:rPr>
          <w:rFonts w:cs="Arial"/>
        </w:rPr>
      </w:pPr>
      <w:r w:rsidRPr="00D94BD9">
        <w:rPr>
          <w:rFonts w:cs="Arial"/>
        </w:rPr>
        <w:t>If the user enters into any screen that requires the WifiHotspotOnBoardClient to display the SSID characters, the WifiHotspotOnBoardClient shall send a request to the WifiHotspotServer to read the current SSID and password using the CAN signal WifiInfo_Rq. Once the WifiHotspotOnBoardClient receives a response (CAN signal WifiInfo_Rsp) from the WifiHotspotServer it shall populate the screen with the corresponding SSID, but keep the password hidden. Refer to WFHS</w:t>
      </w:r>
      <w:r>
        <w:rPr>
          <w:rFonts w:cs="Arial"/>
        </w:rPr>
        <w:t>v2</w:t>
      </w:r>
      <w:r w:rsidRPr="00D94BD9">
        <w:rPr>
          <w:rFonts w:cs="Arial"/>
        </w:rPr>
        <w:t>-REQ-</w:t>
      </w:r>
      <w:r>
        <w:rPr>
          <w:rFonts w:cs="Arial"/>
        </w:rPr>
        <w:t>283753</w:t>
      </w:r>
      <w:r w:rsidRPr="00D94BD9">
        <w:rPr>
          <w:rFonts w:cs="Arial"/>
        </w:rPr>
        <w:t xml:space="preserve">-Displaying the password on the WifiHotspotOnBoardClient </w:t>
      </w:r>
      <w:r>
        <w:rPr>
          <w:rFonts w:cs="Arial"/>
        </w:rPr>
        <w:t xml:space="preserve">display </w:t>
      </w:r>
      <w:r w:rsidRPr="00D94BD9">
        <w:rPr>
          <w:rFonts w:cs="Arial"/>
        </w:rPr>
        <w:t>for more information on when to display the password. Refer to</w:t>
      </w:r>
      <w:r>
        <w:rPr>
          <w:rFonts w:cs="Arial"/>
        </w:rPr>
        <w:t xml:space="preserve"> </w:t>
      </w:r>
      <w:r w:rsidRPr="005F6098">
        <w:rPr>
          <w:rFonts w:cs="Arial"/>
        </w:rPr>
        <w:t>WFHSv2-REQ-283641</w:t>
      </w:r>
      <w:r w:rsidRPr="001E7D55">
        <w:rPr>
          <w:rFonts w:cs="Arial"/>
        </w:rPr>
        <w:t>-HMI Specification References</w:t>
      </w:r>
      <w:r>
        <w:rPr>
          <w:rFonts w:cs="Arial"/>
        </w:rPr>
        <w:t xml:space="preserve">. </w:t>
      </w:r>
      <w:r w:rsidRPr="00D94BD9">
        <w:rPr>
          <w:rFonts w:cs="Arial"/>
        </w:rPr>
        <w:t xml:space="preserve">The following screen is an example WifiHotspotOnBoardClient screen. </w:t>
      </w:r>
    </w:p>
    <w:p w14:paraId="7D8C19D2" w14:textId="77777777" w:rsidR="00E013D0" w:rsidRPr="00D94BD9" w:rsidRDefault="00E013D0" w:rsidP="00E013D0">
      <w:pPr>
        <w:rPr>
          <w:rFonts w:cs="Arial"/>
        </w:rPr>
      </w:pPr>
    </w:p>
    <w:p w14:paraId="02C7931D" w14:textId="77777777" w:rsidR="00E013D0" w:rsidRPr="00D94BD9" w:rsidRDefault="00DF1EDC" w:rsidP="008D240F">
      <w:pPr>
        <w:jc w:val="center"/>
        <w:rPr>
          <w:rFonts w:cs="Arial"/>
        </w:rPr>
      </w:pPr>
      <w:r w:rsidRPr="00D94BD9">
        <w:rPr>
          <w:rFonts w:cs="Arial"/>
          <w:noProof/>
        </w:rPr>
        <w:drawing>
          <wp:inline distT="0" distB="0" distL="0" distR="0" wp14:anchorId="4D12C8A5" wp14:editId="64A8314A">
            <wp:extent cx="5943600" cy="2238375"/>
            <wp:effectExtent l="0" t="0" r="0" b="9525"/>
            <wp:docPr id="161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3D6382E5" w14:textId="77777777" w:rsidR="00E013D0" w:rsidRPr="00D94BD9" w:rsidRDefault="00E013D0" w:rsidP="00E013D0">
      <w:pPr>
        <w:rPr>
          <w:rFonts w:cs="Arial"/>
        </w:rPr>
      </w:pPr>
    </w:p>
    <w:p w14:paraId="2DA17059" w14:textId="77777777" w:rsidR="00E013D0" w:rsidRPr="00D94BD9" w:rsidRDefault="00DF1EDC" w:rsidP="00E013D0">
      <w:pPr>
        <w:rPr>
          <w:rFonts w:cs="Arial"/>
        </w:rPr>
      </w:pPr>
      <w:r w:rsidRPr="00D94BD9">
        <w:rPr>
          <w:rFonts w:cs="Arial"/>
        </w:rPr>
        <w:t xml:space="preserve"> </w:t>
      </w:r>
    </w:p>
    <w:p w14:paraId="255FD90E" w14:textId="77777777" w:rsidR="00E013D0" w:rsidRPr="00D94BD9" w:rsidRDefault="00DF1EDC" w:rsidP="00E013D0">
      <w:pPr>
        <w:jc w:val="center"/>
        <w:rPr>
          <w:rFonts w:cs="Arial"/>
        </w:rPr>
      </w:pPr>
      <w:r w:rsidRPr="00D94BD9">
        <w:rPr>
          <w:rFonts w:cs="Arial"/>
        </w:rPr>
        <w:t>Figure. Screen Displaying the SSID and Password Characters</w:t>
      </w:r>
    </w:p>
    <w:p w14:paraId="6916B5F1" w14:textId="77777777" w:rsidR="008D240F" w:rsidRPr="008D240F" w:rsidRDefault="008D240F" w:rsidP="008D240F">
      <w:pPr>
        <w:pStyle w:val="Heading4"/>
        <w:rPr>
          <w:b w:val="0"/>
          <w:u w:val="single"/>
        </w:rPr>
      </w:pPr>
      <w:r w:rsidRPr="008D240F">
        <w:rPr>
          <w:b w:val="0"/>
          <w:u w:val="single"/>
        </w:rPr>
        <w:t>WFHSv2-REQ-283748/A-Keyboard used to edit the SSID through WifiHotspotOnBoardClient display</w:t>
      </w:r>
    </w:p>
    <w:p w14:paraId="274EBFCF" w14:textId="77777777" w:rsidR="00E013D0" w:rsidRPr="0045136B" w:rsidRDefault="00DF1EDC" w:rsidP="00E013D0">
      <w:pPr>
        <w:rPr>
          <w:rFonts w:cs="Arial"/>
        </w:rPr>
      </w:pPr>
      <w:r w:rsidRPr="0045136B">
        <w:rPr>
          <w:rFonts w:cs="Arial"/>
        </w:rPr>
        <w:t xml:space="preserve">The Wi-Fi Hotspot SSID keyboard provided through the in-vehicle </w:t>
      </w:r>
      <w:r w:rsidRPr="00353C43">
        <w:rPr>
          <w:rFonts w:cs="Arial"/>
        </w:rPr>
        <w:t>WifiHotspotOnBoardClient</w:t>
      </w:r>
      <w:r w:rsidRPr="0045136B">
        <w:rPr>
          <w:rFonts w:cs="Arial"/>
        </w:rPr>
        <w:t xml:space="preserve"> screen shall includ</w:t>
      </w:r>
      <w:r>
        <w:rPr>
          <w:rFonts w:cs="Arial"/>
        </w:rPr>
        <w:t>e only ASCII characters for all regions:</w:t>
      </w:r>
      <w:r w:rsidRPr="0045136B">
        <w:rPr>
          <w:rFonts w:cs="Arial"/>
        </w:rPr>
        <w:t xml:space="preserve"> NA </w:t>
      </w:r>
      <w:r>
        <w:rPr>
          <w:rFonts w:cs="Arial"/>
        </w:rPr>
        <w:t xml:space="preserve">(United States and Canada), </w:t>
      </w:r>
      <w:r w:rsidRPr="0045136B">
        <w:rPr>
          <w:rFonts w:cs="Arial"/>
        </w:rPr>
        <w:t>China</w:t>
      </w:r>
      <w:r>
        <w:rPr>
          <w:rFonts w:cs="Arial"/>
        </w:rPr>
        <w:t xml:space="preserve"> and Europe. R</w:t>
      </w:r>
      <w:r w:rsidRPr="0045136B">
        <w:rPr>
          <w:rFonts w:cs="Arial"/>
        </w:rPr>
        <w:t>efer to</w:t>
      </w:r>
      <w:r>
        <w:rPr>
          <w:rFonts w:cs="Arial"/>
        </w:rPr>
        <w:t xml:space="preserve"> </w:t>
      </w:r>
      <w:r w:rsidRPr="00725F05">
        <w:rPr>
          <w:rFonts w:cs="Arial"/>
        </w:rPr>
        <w:t>WFHSv2-REQ-283641</w:t>
      </w:r>
      <w:r w:rsidRPr="004E4B50">
        <w:rPr>
          <w:rFonts w:cs="Arial"/>
        </w:rPr>
        <w:t>-HMI Specification References</w:t>
      </w:r>
      <w:r w:rsidRPr="0045136B">
        <w:rPr>
          <w:rFonts w:cs="Arial"/>
        </w:rPr>
        <w:t xml:space="preserve">. The SSID keyboard shall inform the user of the appropriate SSID length (1-32 characters). The following screen is an example </w:t>
      </w:r>
      <w:r w:rsidRPr="00353C43">
        <w:rPr>
          <w:rFonts w:cs="Arial"/>
        </w:rPr>
        <w:t>WifiHotspotOnBoardClient</w:t>
      </w:r>
      <w:r w:rsidRPr="0045136B">
        <w:rPr>
          <w:rFonts w:cs="Arial"/>
        </w:rPr>
        <w:t xml:space="preserve"> screen.</w:t>
      </w:r>
    </w:p>
    <w:p w14:paraId="13213933" w14:textId="77777777" w:rsidR="00E013D0" w:rsidRDefault="00E013D0" w:rsidP="00E013D0">
      <w:pPr>
        <w:rPr>
          <w:rFonts w:cs="Arial"/>
        </w:rPr>
      </w:pPr>
    </w:p>
    <w:p w14:paraId="7C9C1A90" w14:textId="77777777" w:rsidR="00E013D0" w:rsidRPr="0045136B" w:rsidRDefault="00DF1EDC" w:rsidP="008D240F">
      <w:pPr>
        <w:jc w:val="center"/>
        <w:rPr>
          <w:rFonts w:cs="Arial"/>
        </w:rPr>
      </w:pPr>
      <w:r>
        <w:rPr>
          <w:rFonts w:cs="Arial"/>
          <w:noProof/>
        </w:rPr>
        <w:drawing>
          <wp:inline distT="0" distB="0" distL="0" distR="0" wp14:anchorId="787C1323" wp14:editId="4AF70FD0">
            <wp:extent cx="4648200" cy="2118360"/>
            <wp:effectExtent l="0" t="0" r="0" b="0"/>
            <wp:docPr id="16200" name="Picture 2" descr="C:\Users\Elerner\Pictures\VSEM SPSS\REQ-19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2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2118360"/>
                    </a:xfrm>
                    <a:prstGeom prst="rect">
                      <a:avLst/>
                    </a:prstGeom>
                    <a:noFill/>
                    <a:ln>
                      <a:noFill/>
                    </a:ln>
                  </pic:spPr>
                </pic:pic>
              </a:graphicData>
            </a:graphic>
          </wp:inline>
        </w:drawing>
      </w:r>
    </w:p>
    <w:p w14:paraId="0BB3F9A1" w14:textId="77777777" w:rsidR="00E013D0" w:rsidRPr="00BE4D5B" w:rsidRDefault="00DF1EDC" w:rsidP="00E013D0">
      <w:pPr>
        <w:jc w:val="center"/>
        <w:rPr>
          <w:rFonts w:cs="Arial"/>
        </w:rPr>
      </w:pPr>
      <w:r w:rsidRPr="0045136B">
        <w:rPr>
          <w:rFonts w:cs="Arial"/>
        </w:rPr>
        <w:t>Figure. Wi-Fi Hotspot SSID Keyboard</w:t>
      </w:r>
    </w:p>
    <w:p w14:paraId="127C5DF2" w14:textId="77777777" w:rsidR="008D240F" w:rsidRPr="008D240F" w:rsidRDefault="008D240F" w:rsidP="008D240F">
      <w:pPr>
        <w:pStyle w:val="Heading4"/>
        <w:rPr>
          <w:b w:val="0"/>
          <w:u w:val="single"/>
        </w:rPr>
      </w:pPr>
      <w:r w:rsidRPr="008D240F">
        <w:rPr>
          <w:b w:val="0"/>
          <w:u w:val="single"/>
        </w:rPr>
        <w:t>WFHSv2-REQ-283749/A-Accepting and updating user SSID configurations</w:t>
      </w:r>
    </w:p>
    <w:p w14:paraId="482CD931" w14:textId="77777777" w:rsidR="00E013D0" w:rsidRDefault="00DF1EDC" w:rsidP="00E013D0">
      <w:pPr>
        <w:rPr>
          <w:rFonts w:cs="Arial"/>
        </w:rPr>
      </w:pPr>
      <w:r w:rsidRPr="00170C8E">
        <w:rPr>
          <w:rFonts w:cs="Arial"/>
        </w:rPr>
        <w:t xml:space="preserve">If the vehicle occupant updates the SSID through the </w:t>
      </w:r>
      <w:r>
        <w:rPr>
          <w:rFonts w:cs="Arial"/>
        </w:rPr>
        <w:t>WifiHotspotOnBoardClient</w:t>
      </w:r>
      <w:r w:rsidRPr="00170C8E">
        <w:rPr>
          <w:rFonts w:cs="Arial"/>
        </w:rPr>
        <w:t xml:space="preserve"> the </w:t>
      </w:r>
      <w:r w:rsidRPr="00F342DF">
        <w:rPr>
          <w:rFonts w:cs="Arial"/>
        </w:rPr>
        <w:t>WifiHotspotOnBoardClient</w:t>
      </w:r>
      <w:r w:rsidRPr="00170C8E">
        <w:rPr>
          <w:rFonts w:cs="Arial"/>
        </w:rPr>
        <w:t xml:space="preserve"> shall confirm the SSID is between 1-32 ASCII characters. The keyboard shall not allow the user to enter the SSID if it does not meet the required length. If the vehicle occupant has entered an SSID of the appropriate length the </w:t>
      </w:r>
      <w:r w:rsidRPr="00F342DF">
        <w:rPr>
          <w:rFonts w:cs="Arial"/>
        </w:rPr>
        <w:t>WifiHotspotOnBoardClient</w:t>
      </w:r>
      <w:r w:rsidRPr="00170C8E">
        <w:rPr>
          <w:rFonts w:cs="Arial"/>
        </w:rPr>
        <w:t xml:space="preserve"> shall send this update to the </w:t>
      </w:r>
      <w:r w:rsidRPr="00F342DF">
        <w:rPr>
          <w:rFonts w:cs="Arial"/>
        </w:rPr>
        <w:t>WifiHotspotServer</w:t>
      </w:r>
      <w:r w:rsidRPr="00170C8E">
        <w:rPr>
          <w:rFonts w:cs="Arial"/>
        </w:rPr>
        <w:t xml:space="preserve"> using the CAN signal WifiInfo_Rq and wait for a response in the CAN signal WifiInfo_Rsp. If the </w:t>
      </w:r>
      <w:r w:rsidRPr="00F342DF">
        <w:rPr>
          <w:rFonts w:cs="Arial"/>
        </w:rPr>
        <w:t>WifiHotspotServer</w:t>
      </w:r>
      <w:r w:rsidRPr="00170C8E">
        <w:rPr>
          <w:rFonts w:cs="Arial"/>
        </w:rPr>
        <w:t xml:space="preserve"> sends back an unsuccessful response the </w:t>
      </w:r>
      <w:r w:rsidRPr="00F342DF">
        <w:rPr>
          <w:rFonts w:cs="Arial"/>
        </w:rPr>
        <w:t>WifiHotspotOnBoardClient</w:t>
      </w:r>
      <w:r w:rsidRPr="00170C8E">
        <w:rPr>
          <w:rFonts w:cs="Arial"/>
        </w:rPr>
        <w:t xml:space="preserve"> shall notify the user and keep the user in the SSID keyboard screen. If the </w:t>
      </w:r>
      <w:r w:rsidRPr="00F342DF">
        <w:rPr>
          <w:rFonts w:cs="Arial"/>
        </w:rPr>
        <w:t>WifiHotspotServer</w:t>
      </w:r>
      <w:r w:rsidRPr="00170C8E">
        <w:rPr>
          <w:rFonts w:cs="Arial"/>
        </w:rPr>
        <w:t xml:space="preserve"> sends back a successful response the </w:t>
      </w:r>
      <w:r w:rsidRPr="00F342DF">
        <w:rPr>
          <w:rFonts w:cs="Arial"/>
        </w:rPr>
        <w:t>WifiHotspotOnBoardClient</w:t>
      </w:r>
      <w:r w:rsidRPr="00170C8E">
        <w:rPr>
          <w:rFonts w:cs="Arial"/>
        </w:rPr>
        <w:t xml:space="preserve"> shall notify the user and exit out of the keyboard screen. </w:t>
      </w:r>
    </w:p>
    <w:p w14:paraId="7B950331" w14:textId="77777777" w:rsidR="00E013D0" w:rsidRDefault="00E013D0" w:rsidP="00E013D0">
      <w:pPr>
        <w:rPr>
          <w:rFonts w:cs="Arial"/>
        </w:rPr>
      </w:pPr>
    </w:p>
    <w:p w14:paraId="1EA85934" w14:textId="77777777" w:rsidR="00E013D0" w:rsidRDefault="00DF1EDC" w:rsidP="00E013D0">
      <w:pPr>
        <w:rPr>
          <w:rFonts w:cs="Arial"/>
        </w:rPr>
      </w:pPr>
      <w:r>
        <w:rPr>
          <w:rFonts w:cs="Arial"/>
        </w:rPr>
        <w:t xml:space="preserve">If the vehicle occupant is on a screen that displays the SSID when the WifiHotspotOnBoardClient receives a </w:t>
      </w:r>
      <w:r w:rsidRPr="00EB73FA">
        <w:rPr>
          <w:rFonts w:cs="Arial"/>
        </w:rPr>
        <w:t>WifiInfo_Rsp response = SSIDWritten</w:t>
      </w:r>
      <w:r>
        <w:rPr>
          <w:rFonts w:cs="Arial"/>
        </w:rPr>
        <w:t>, the WifiHotspotOnBoardClient</w:t>
      </w:r>
      <w:r w:rsidRPr="00EB73FA">
        <w:rPr>
          <w:rFonts w:cs="Arial"/>
        </w:rPr>
        <w:t xml:space="preserve"> shall request for the new data usi</w:t>
      </w:r>
      <w:r>
        <w:rPr>
          <w:rFonts w:cs="Arial"/>
        </w:rPr>
        <w:t>ng WifiInfo_Rq = Read. Once the WifiHotspotOnBoardClient</w:t>
      </w:r>
      <w:r w:rsidRPr="00EB73FA">
        <w:rPr>
          <w:rFonts w:cs="Arial"/>
        </w:rPr>
        <w:t xml:space="preserve"> receives the updated </w:t>
      </w:r>
      <w:r>
        <w:rPr>
          <w:rFonts w:cs="Arial"/>
        </w:rPr>
        <w:t>SSID</w:t>
      </w:r>
      <w:r w:rsidRPr="00EB73FA">
        <w:rPr>
          <w:rFonts w:cs="Arial"/>
        </w:rPr>
        <w:t xml:space="preserve"> it shall refle</w:t>
      </w:r>
      <w:r>
        <w:rPr>
          <w:rFonts w:cs="Arial"/>
        </w:rPr>
        <w:t>ct the update on the SSID</w:t>
      </w:r>
      <w:r w:rsidRPr="00EB73FA">
        <w:rPr>
          <w:rFonts w:cs="Arial"/>
        </w:rPr>
        <w:t xml:space="preserve"> screen.</w:t>
      </w:r>
    </w:p>
    <w:p w14:paraId="3B72D0AB" w14:textId="77777777" w:rsidR="00E013D0" w:rsidRDefault="00E013D0" w:rsidP="00E013D0">
      <w:pPr>
        <w:rPr>
          <w:rFonts w:cs="Arial"/>
        </w:rPr>
      </w:pPr>
    </w:p>
    <w:p w14:paraId="3EBC137A" w14:textId="77777777" w:rsidR="00E013D0" w:rsidRPr="00170C8E" w:rsidRDefault="00DF1EDC" w:rsidP="00E013D0">
      <w:pPr>
        <w:rPr>
          <w:rFonts w:cs="Arial"/>
        </w:rPr>
      </w:pPr>
      <w:r w:rsidRPr="00170C8E">
        <w:rPr>
          <w:rFonts w:cs="Arial"/>
        </w:rPr>
        <w:t xml:space="preserve">Refer </w:t>
      </w:r>
      <w:r w:rsidRPr="007E3AD2">
        <w:rPr>
          <w:rFonts w:cs="Arial"/>
        </w:rPr>
        <w:t>WFHSv2-REQ-283641</w:t>
      </w:r>
      <w:r w:rsidRPr="00850867">
        <w:rPr>
          <w:rFonts w:cs="Arial"/>
        </w:rPr>
        <w:t>-HMI Specification References</w:t>
      </w:r>
      <w:r w:rsidRPr="00170C8E">
        <w:rPr>
          <w:rFonts w:cs="Arial"/>
        </w:rPr>
        <w:t xml:space="preserve">. The following screens are example </w:t>
      </w:r>
      <w:r w:rsidRPr="00F342DF">
        <w:rPr>
          <w:rFonts w:cs="Arial"/>
        </w:rPr>
        <w:t>WifiHotspotOnBoardClient</w:t>
      </w:r>
      <w:r w:rsidRPr="00170C8E">
        <w:rPr>
          <w:rFonts w:cs="Arial"/>
        </w:rPr>
        <w:t xml:space="preserve"> popups.</w:t>
      </w:r>
    </w:p>
    <w:p w14:paraId="5044039D" w14:textId="77777777" w:rsidR="00E013D0" w:rsidRPr="00170C8E" w:rsidRDefault="00E013D0" w:rsidP="00E013D0">
      <w:pPr>
        <w:rPr>
          <w:rFonts w:cs="Arial"/>
        </w:rPr>
      </w:pPr>
    </w:p>
    <w:p w14:paraId="5C4B8523" w14:textId="77777777" w:rsidR="00E013D0" w:rsidRPr="00170C8E" w:rsidRDefault="008D240F" w:rsidP="008D240F">
      <w:pPr>
        <w:jc w:val="center"/>
        <w:rPr>
          <w:rFonts w:cs="Arial"/>
        </w:rPr>
      </w:pPr>
      <w:r w:rsidRPr="00170C8E">
        <w:rPr>
          <w:rFonts w:cs="Arial"/>
        </w:rPr>
        <w:object w:dxaOrig="4395" w:dyaOrig="1845" w14:anchorId="2436B1D2">
          <v:shape id="5d2c9620000038e900000d27" o:spid="_x0000_i1030" type="#_x0000_t75" style="width:219.75pt;height:92.25pt" o:ole="">
            <v:imagedata r:id="rId31" o:title=""/>
          </v:shape>
          <o:OLEObject Type="Embed" ProgID="Visio.Drawing.11" ShapeID="5d2c9620000038e900000d27" DrawAspect="Content" ObjectID="_1658927677" r:id="rId32"/>
        </w:object>
      </w:r>
    </w:p>
    <w:p w14:paraId="6BF5B22B" w14:textId="77777777" w:rsidR="00E013D0" w:rsidRPr="00170C8E" w:rsidRDefault="00DF1EDC" w:rsidP="00E013D0">
      <w:pPr>
        <w:jc w:val="center"/>
        <w:rPr>
          <w:rFonts w:cs="Arial"/>
        </w:rPr>
      </w:pPr>
      <w:r w:rsidRPr="00170C8E">
        <w:rPr>
          <w:rFonts w:cs="Arial"/>
        </w:rPr>
        <w:t>Figure. Unsuccessful SSID Update</w:t>
      </w:r>
    </w:p>
    <w:p w14:paraId="4BC10A84" w14:textId="77777777" w:rsidR="00E013D0" w:rsidRPr="00170C8E" w:rsidRDefault="00E013D0" w:rsidP="00E013D0">
      <w:pPr>
        <w:jc w:val="center"/>
        <w:rPr>
          <w:rFonts w:cs="Arial"/>
        </w:rPr>
      </w:pPr>
    </w:p>
    <w:p w14:paraId="47BD3D33" w14:textId="77777777" w:rsidR="00E013D0" w:rsidRPr="00170C8E" w:rsidRDefault="008D240F" w:rsidP="008D240F">
      <w:pPr>
        <w:jc w:val="center"/>
        <w:rPr>
          <w:rFonts w:cs="Arial"/>
        </w:rPr>
      </w:pPr>
      <w:r w:rsidRPr="00170C8E">
        <w:rPr>
          <w:rFonts w:cs="Arial"/>
        </w:rPr>
        <w:object w:dxaOrig="4560" w:dyaOrig="1920" w14:anchorId="012FCC2D">
          <v:shape id="5d2c9620000038e9000040e1" o:spid="_x0000_i1031" type="#_x0000_t75" style="width:228pt;height:96.75pt" o:ole="">
            <v:imagedata r:id="rId33" o:title=""/>
          </v:shape>
          <o:OLEObject Type="Embed" ProgID="Visio.Drawing.11" ShapeID="5d2c9620000038e9000040e1" DrawAspect="Content" ObjectID="_1658927678" r:id="rId34"/>
        </w:object>
      </w:r>
    </w:p>
    <w:p w14:paraId="3F84B091" w14:textId="77777777" w:rsidR="00E013D0" w:rsidRPr="00A91134" w:rsidRDefault="00DF1EDC" w:rsidP="00E013D0">
      <w:pPr>
        <w:jc w:val="center"/>
        <w:rPr>
          <w:rFonts w:cs="Arial"/>
        </w:rPr>
      </w:pPr>
      <w:r w:rsidRPr="00170C8E">
        <w:rPr>
          <w:rFonts w:cs="Arial"/>
        </w:rPr>
        <w:t>Figure. Successful SSID Update</w:t>
      </w:r>
    </w:p>
    <w:p w14:paraId="6076902A" w14:textId="77777777" w:rsidR="008D240F" w:rsidRPr="008D240F" w:rsidRDefault="008D240F" w:rsidP="008D240F">
      <w:pPr>
        <w:pStyle w:val="Heading4"/>
        <w:rPr>
          <w:b w:val="0"/>
          <w:u w:val="single"/>
        </w:rPr>
      </w:pPr>
      <w:r w:rsidRPr="008D240F">
        <w:rPr>
          <w:b w:val="0"/>
          <w:u w:val="single"/>
        </w:rPr>
        <w:t>WFHS-REQ-336815/A-Configurable Non-Correlated SSID Alerts</w:t>
      </w:r>
    </w:p>
    <w:p w14:paraId="3F85898D" w14:textId="77777777" w:rsidR="00E013D0" w:rsidRPr="002D304E" w:rsidRDefault="00DF1EDC" w:rsidP="00E013D0">
      <w:r w:rsidRPr="002D304E">
        <w:t xml:space="preserve">The WifiHotspotServer shall contain a configurable parameter (Non-Correlated_SSID_Alerts) which shall be used to determine whether or not it shall send non-correlated SSID alerts to the backend. This parameter shall have two states, Enable or Disable, and shall be defaulted to Disable. It shall be configurable at EOL as well as from the WifiHotspotOffBoardClient.  </w:t>
      </w:r>
    </w:p>
    <w:p w14:paraId="00FACE74" w14:textId="77777777" w:rsidR="00E013D0" w:rsidRPr="002D304E" w:rsidRDefault="00DF1EDC" w:rsidP="00DF1EDC">
      <w:pPr>
        <w:numPr>
          <w:ilvl w:val="0"/>
          <w:numId w:val="34"/>
        </w:numPr>
      </w:pPr>
      <w:r w:rsidRPr="002D304E">
        <w:t xml:space="preserve">If Non-Correlated_SSID_Alerts is set to Disable, the WifiHotspotServer shall NOT send any non-correlated SSID alerts to the backend. It shall still send correlated alerts in response to a command from the WifiHotspotOffBoardClient.  </w:t>
      </w:r>
    </w:p>
    <w:p w14:paraId="30CEDEA8" w14:textId="77777777" w:rsidR="00E013D0" w:rsidRPr="002D304E" w:rsidRDefault="00DF1EDC" w:rsidP="00DF1EDC">
      <w:pPr>
        <w:numPr>
          <w:ilvl w:val="1"/>
          <w:numId w:val="34"/>
        </w:numPr>
      </w:pPr>
      <w:r w:rsidRPr="002D304E">
        <w:t xml:space="preserve">Example 1: if the WifiHotspotServer receives a request from the WifiHotspotOnBoardClient to change the SSID, the WifiHotspotServer shall NOT send an alert to the WifiHotspotOffBoardClient. </w:t>
      </w:r>
    </w:p>
    <w:p w14:paraId="0B409473" w14:textId="77777777" w:rsidR="00E013D0" w:rsidRPr="002D304E" w:rsidRDefault="00DF1EDC" w:rsidP="00DF1EDC">
      <w:pPr>
        <w:numPr>
          <w:ilvl w:val="1"/>
          <w:numId w:val="34"/>
        </w:numPr>
      </w:pPr>
      <w:r w:rsidRPr="002D304E">
        <w:t xml:space="preserve">Example 2: if the WifiHotspotServer receives a request from the WifiHotspotOffBoardClient to change the SSID, the WifiHotspotServer SHALL send an alert to the WifiHotspotOffBoardClient once it updates the SSID. </w:t>
      </w:r>
    </w:p>
    <w:p w14:paraId="478BAE58" w14:textId="77777777" w:rsidR="00E013D0" w:rsidRPr="002D304E" w:rsidRDefault="00DF1EDC" w:rsidP="00DF1EDC">
      <w:pPr>
        <w:numPr>
          <w:ilvl w:val="0"/>
          <w:numId w:val="34"/>
        </w:numPr>
      </w:pPr>
      <w:r w:rsidRPr="002D304E">
        <w:t xml:space="preserve">If Enablement_Alerts is set to Enable, the WifiHotspotServer shall send both non-correlated and correlated SSID alerts to the WifiHotspotOffBoardClient any time the SSID changes. </w:t>
      </w:r>
    </w:p>
    <w:p w14:paraId="54AC4EC1" w14:textId="77777777" w:rsidR="00E013D0" w:rsidRDefault="00E013D0" w:rsidP="00E013D0"/>
    <w:p w14:paraId="7156301B" w14:textId="77777777" w:rsidR="00E013D0" w:rsidRPr="00BB1853" w:rsidRDefault="00DF1EDC" w:rsidP="00E013D0">
      <w:pPr>
        <w:rPr>
          <w:b/>
          <w:i/>
          <w:u w:val="single"/>
        </w:rPr>
      </w:pPr>
      <w:r w:rsidRPr="00BB1853">
        <w:rPr>
          <w:b/>
          <w:i/>
        </w:rPr>
        <w:t>The requirements within the rest of this document assume Non-Correlated_SSID_Alerts is set to Enable, unless stated otherwise.</w:t>
      </w:r>
    </w:p>
    <w:p w14:paraId="12806E87" w14:textId="77777777" w:rsidR="008D240F" w:rsidRPr="008D240F" w:rsidRDefault="008D240F" w:rsidP="008D240F">
      <w:pPr>
        <w:pStyle w:val="Heading4"/>
        <w:rPr>
          <w:b w:val="0"/>
          <w:u w:val="single"/>
        </w:rPr>
      </w:pPr>
      <w:r w:rsidRPr="008D240F">
        <w:rPr>
          <w:b w:val="0"/>
          <w:u w:val="single"/>
        </w:rPr>
        <w:t>WFHS-REQ-315689/B-Informing the WifiHotspotOffBoardClient of an SSID change</w:t>
      </w:r>
    </w:p>
    <w:p w14:paraId="641CE81D" w14:textId="77777777" w:rsidR="00E013D0" w:rsidRDefault="00DF1EDC" w:rsidP="00E013D0">
      <w:pPr>
        <w:spacing w:after="200"/>
        <w:contextualSpacing/>
        <w:rPr>
          <w:rFonts w:eastAsia="Calibri" w:cs="Arial"/>
        </w:rPr>
      </w:pPr>
      <w:r>
        <w:rPr>
          <w:rFonts w:eastAsia="Calibri" w:cs="Arial"/>
        </w:rPr>
        <w:t>The WifiHotspotServer shall send a non-correlated alert (and include the new SSID) to the WifiHotspotOffBoardClient any time the Wi-Fi Hotspot changes its SSID. This could be due to the following, but not limited to:</w:t>
      </w:r>
    </w:p>
    <w:p w14:paraId="44018DC8" w14:textId="77777777" w:rsidR="00E013D0" w:rsidRDefault="00E013D0" w:rsidP="00E013D0">
      <w:pPr>
        <w:spacing w:after="200"/>
        <w:contextualSpacing/>
        <w:rPr>
          <w:rFonts w:eastAsia="Calibri" w:cs="Arial"/>
        </w:rPr>
      </w:pPr>
    </w:p>
    <w:p w14:paraId="0AA9050E" w14:textId="77777777" w:rsidR="00E013D0" w:rsidRDefault="00DF1EDC" w:rsidP="00DF1EDC">
      <w:pPr>
        <w:numPr>
          <w:ilvl w:val="0"/>
          <w:numId w:val="35"/>
        </w:numPr>
        <w:spacing w:after="200"/>
        <w:contextualSpacing/>
        <w:rPr>
          <w:rFonts w:eastAsia="Calibri" w:cs="Arial"/>
        </w:rPr>
      </w:pPr>
      <w:r>
        <w:rPr>
          <w:rFonts w:eastAsia="Calibri" w:cs="Arial"/>
        </w:rPr>
        <w:t>User requests to change the SSID from the in-vehicle display,</w:t>
      </w:r>
    </w:p>
    <w:p w14:paraId="1133A3EF" w14:textId="77777777" w:rsidR="00E013D0" w:rsidRPr="003E67D2" w:rsidRDefault="00DF1EDC" w:rsidP="00DF1EDC">
      <w:pPr>
        <w:numPr>
          <w:ilvl w:val="0"/>
          <w:numId w:val="35"/>
        </w:numPr>
        <w:spacing w:after="200"/>
        <w:contextualSpacing/>
        <w:rPr>
          <w:rFonts w:eastAsia="Calibri" w:cs="Arial"/>
        </w:rPr>
      </w:pPr>
      <w:r>
        <w:rPr>
          <w:rFonts w:eastAsia="Calibri" w:cs="Arial"/>
        </w:rPr>
        <w:t>A Wi-Fi Hotspot reset</w:t>
      </w:r>
      <w:r w:rsidRPr="003E67D2">
        <w:rPr>
          <w:rFonts w:eastAsia="Calibri" w:cs="Arial"/>
        </w:rPr>
        <w:t xml:space="preserve">. </w:t>
      </w:r>
    </w:p>
    <w:p w14:paraId="0524C3FF" w14:textId="77777777" w:rsidR="00E013D0" w:rsidRDefault="00E013D0" w:rsidP="00E013D0">
      <w:pPr>
        <w:spacing w:after="200"/>
        <w:ind w:left="720"/>
        <w:contextualSpacing/>
        <w:rPr>
          <w:rFonts w:eastAsia="Calibri" w:cs="Arial"/>
        </w:rPr>
      </w:pPr>
    </w:p>
    <w:p w14:paraId="6E7FBBA4" w14:textId="77777777" w:rsidR="00E013D0" w:rsidRDefault="00DF1EDC" w:rsidP="00E013D0">
      <w:pPr>
        <w:spacing w:after="200"/>
        <w:contextualSpacing/>
        <w:rPr>
          <w:rFonts w:eastAsia="Calibri" w:cs="Arial"/>
        </w:rPr>
      </w:pPr>
      <w:r>
        <w:rPr>
          <w:rFonts w:eastAsia="Calibri" w:cs="Arial"/>
        </w:rPr>
        <w:t>If the WifiHotspotServer attempts to send an SSID update alert to the WifiHotspotOffBoardClient and does not receive an acknowledgement, it shall perform a retry strategy.</w:t>
      </w:r>
      <w:r>
        <w:t xml:space="preserve"> </w:t>
      </w:r>
      <w:r>
        <w:rPr>
          <w:rFonts w:eastAsia="Calibri" w:cs="Arial"/>
        </w:rPr>
        <w:t xml:space="preserve">If the WifiHotspotServer detects that it is not connected to the network at the time of attempting to send the alert, it shall store this alert and send it the next time the WifiHotspotServer connects to the network. The alert shall survive ignition cycles. If the Wi-Fi Hotspot SSID has since changed from the time of the initial attempt to send the alert, the WifiHotspotServer shall send the newest SSID to the WifiHotspotOffBoardClient once the network becomes available.   </w:t>
      </w:r>
    </w:p>
    <w:p w14:paraId="354E70A6" w14:textId="77777777" w:rsidR="00E013D0" w:rsidRDefault="00E013D0" w:rsidP="00E013D0">
      <w:pPr>
        <w:spacing w:after="200"/>
        <w:contextualSpacing/>
        <w:rPr>
          <w:rFonts w:eastAsia="Calibri" w:cs="Arial"/>
        </w:rPr>
      </w:pPr>
    </w:p>
    <w:p w14:paraId="1D4463B4" w14:textId="77777777" w:rsidR="00E013D0" w:rsidRDefault="00DF1EDC" w:rsidP="00E013D0">
      <w:pPr>
        <w:spacing w:after="200"/>
        <w:contextualSpacing/>
        <w:rPr>
          <w:rFonts w:eastAsia="Calibri" w:cs="Arial"/>
        </w:rPr>
      </w:pPr>
      <w:r>
        <w:rPr>
          <w:rFonts w:eastAsia="Calibri" w:cs="Arial"/>
        </w:rPr>
        <w:t xml:space="preserve">Example) </w:t>
      </w:r>
    </w:p>
    <w:p w14:paraId="63B1AA3C" w14:textId="77777777" w:rsidR="00E013D0" w:rsidRDefault="00DF1EDC" w:rsidP="00DF1EDC">
      <w:pPr>
        <w:numPr>
          <w:ilvl w:val="0"/>
          <w:numId w:val="35"/>
        </w:numPr>
        <w:spacing w:after="200"/>
        <w:contextualSpacing/>
        <w:rPr>
          <w:rFonts w:eastAsia="Calibri" w:cs="Arial"/>
        </w:rPr>
      </w:pPr>
      <w:r>
        <w:rPr>
          <w:rFonts w:eastAsia="Calibri" w:cs="Arial"/>
        </w:rPr>
        <w:t xml:space="preserve">The customer is parked in an area with no coverage. </w:t>
      </w:r>
    </w:p>
    <w:p w14:paraId="31DCA254" w14:textId="77777777" w:rsidR="00E013D0" w:rsidRDefault="00DF1EDC" w:rsidP="00DF1EDC">
      <w:pPr>
        <w:numPr>
          <w:ilvl w:val="0"/>
          <w:numId w:val="35"/>
        </w:numPr>
        <w:spacing w:after="200"/>
        <w:contextualSpacing/>
        <w:rPr>
          <w:rFonts w:eastAsia="Calibri" w:cs="Arial"/>
        </w:rPr>
      </w:pPr>
      <w:r>
        <w:rPr>
          <w:rFonts w:eastAsia="Calibri" w:cs="Arial"/>
        </w:rPr>
        <w:t xml:space="preserve">The customer changes the SSID to “Vehicle”. </w:t>
      </w:r>
    </w:p>
    <w:p w14:paraId="784C44E2" w14:textId="77777777" w:rsidR="00E013D0" w:rsidRDefault="00DF1EDC" w:rsidP="00DF1EDC">
      <w:pPr>
        <w:numPr>
          <w:ilvl w:val="0"/>
          <w:numId w:val="35"/>
        </w:numPr>
        <w:spacing w:after="200"/>
        <w:contextualSpacing/>
        <w:rPr>
          <w:rFonts w:eastAsia="Calibri" w:cs="Arial"/>
        </w:rPr>
      </w:pPr>
      <w:r>
        <w:rPr>
          <w:rFonts w:eastAsia="Calibri" w:cs="Arial"/>
        </w:rPr>
        <w:t xml:space="preserve">The WifiHotspotServer is unable to send this alert to the WifiHotspotOffBoardClient. </w:t>
      </w:r>
    </w:p>
    <w:p w14:paraId="20FB802C" w14:textId="77777777" w:rsidR="00E013D0" w:rsidRDefault="00DF1EDC" w:rsidP="00DF1EDC">
      <w:pPr>
        <w:numPr>
          <w:ilvl w:val="0"/>
          <w:numId w:val="35"/>
        </w:numPr>
        <w:spacing w:after="200"/>
        <w:contextualSpacing/>
        <w:rPr>
          <w:rFonts w:eastAsia="Calibri" w:cs="Arial"/>
        </w:rPr>
      </w:pPr>
      <w:r>
        <w:rPr>
          <w:rFonts w:eastAsia="Calibri" w:cs="Arial"/>
        </w:rPr>
        <w:t xml:space="preserve">The customer ignitions off the vehicle, returns the next day, changes the SSID to “Hotspot” and drives to an area with cellular coverage. </w:t>
      </w:r>
    </w:p>
    <w:p w14:paraId="6B70EB61" w14:textId="77777777" w:rsidR="00E013D0" w:rsidRPr="003E67D2" w:rsidRDefault="00DF1EDC" w:rsidP="00DF1EDC">
      <w:pPr>
        <w:numPr>
          <w:ilvl w:val="0"/>
          <w:numId w:val="35"/>
        </w:numPr>
        <w:spacing w:after="200"/>
        <w:contextualSpacing/>
        <w:rPr>
          <w:rFonts w:eastAsia="Calibri" w:cs="Arial"/>
        </w:rPr>
      </w:pPr>
      <w:r w:rsidRPr="003E67D2">
        <w:rPr>
          <w:rFonts w:eastAsia="Calibri" w:cs="Arial"/>
        </w:rPr>
        <w:t>The WifiHotspotServer shall send the SSID alert to the WifiHotspotOffBoardClient to inform that it has been changed to “Hotspot”.</w:t>
      </w:r>
    </w:p>
    <w:p w14:paraId="6602C872" w14:textId="77777777" w:rsidR="008D240F" w:rsidRPr="008D240F" w:rsidRDefault="008D240F" w:rsidP="008D240F">
      <w:pPr>
        <w:pStyle w:val="Heading4"/>
        <w:rPr>
          <w:b w:val="0"/>
          <w:u w:val="single"/>
        </w:rPr>
      </w:pPr>
      <w:r w:rsidRPr="008D240F">
        <w:rPr>
          <w:b w:val="0"/>
          <w:u w:val="single"/>
        </w:rPr>
        <w:t>WFHS-REQ-315690/A-SSID encryption</w:t>
      </w:r>
    </w:p>
    <w:p w14:paraId="13D09FF3" w14:textId="77777777" w:rsidR="00E013D0" w:rsidRPr="00163214" w:rsidRDefault="00DF1EDC" w:rsidP="00E013D0">
      <w:r w:rsidRPr="00163214">
        <w:t xml:space="preserve">If the WifiHotspsotServer is required to transmit the SSID to the WifiHotspotOffBoardClient, it shall send the SSID with encryption. </w:t>
      </w:r>
    </w:p>
    <w:p w14:paraId="4594DB49" w14:textId="77777777" w:rsidR="00E013D0" w:rsidRPr="00163214" w:rsidRDefault="00E013D0" w:rsidP="00E013D0"/>
    <w:p w14:paraId="7AAD4739" w14:textId="77777777" w:rsidR="00E013D0" w:rsidRPr="00163214" w:rsidRDefault="00DF1EDC" w:rsidP="00E013D0">
      <w:r w:rsidRPr="00163214">
        <w:t xml:space="preserve">Encryption type shall be SyncP. </w:t>
      </w:r>
    </w:p>
    <w:p w14:paraId="64924F63" w14:textId="77777777" w:rsidR="008D240F" w:rsidRPr="008D240F" w:rsidRDefault="008D240F" w:rsidP="008D240F">
      <w:pPr>
        <w:pStyle w:val="Heading4"/>
        <w:rPr>
          <w:b w:val="0"/>
          <w:u w:val="single"/>
        </w:rPr>
      </w:pPr>
      <w:r w:rsidRPr="008D240F">
        <w:rPr>
          <w:b w:val="0"/>
          <w:u w:val="single"/>
        </w:rPr>
        <w:t>WFHS-REQ-315691/B-Authorization dependency on SSID updates from the WifiHotspotOffBoardClient</w:t>
      </w:r>
    </w:p>
    <w:p w14:paraId="5BFC8891" w14:textId="77777777" w:rsidR="00E013D0" w:rsidRDefault="00DF1EDC" w:rsidP="00E013D0">
      <w:pPr>
        <w:spacing w:after="200"/>
        <w:contextualSpacing/>
        <w:rPr>
          <w:rFonts w:eastAsia="Calibri" w:cs="Arial"/>
        </w:rPr>
      </w:pPr>
      <w:r>
        <w:rPr>
          <w:rFonts w:eastAsia="Calibri" w:cs="Arial"/>
        </w:rPr>
        <w:t>The WifiHotspotServer shall ONLY be allowed to send SSID update alerts or receive and process SSID update commands to/from the WifiHotspotOffBoardClient if the following conditions are met:</w:t>
      </w:r>
    </w:p>
    <w:p w14:paraId="02100955" w14:textId="77777777" w:rsidR="00E013D0" w:rsidRDefault="00E013D0" w:rsidP="00E013D0">
      <w:pPr>
        <w:spacing w:after="200"/>
        <w:contextualSpacing/>
        <w:rPr>
          <w:rFonts w:eastAsia="Calibri" w:cs="Arial"/>
        </w:rPr>
      </w:pPr>
    </w:p>
    <w:p w14:paraId="3C42AF83" w14:textId="77777777" w:rsidR="00E013D0" w:rsidRDefault="00DF1EDC" w:rsidP="00DF1EDC">
      <w:pPr>
        <w:numPr>
          <w:ilvl w:val="1"/>
          <w:numId w:val="36"/>
        </w:numPr>
        <w:spacing w:after="200"/>
        <w:contextualSpacing/>
        <w:rPr>
          <w:rFonts w:eastAsia="Calibri" w:cs="Arial"/>
        </w:rPr>
      </w:pPr>
      <w:r>
        <w:rPr>
          <w:rFonts w:eastAsia="Calibri" w:cs="Arial"/>
        </w:rPr>
        <w:t xml:space="preserve">Vehicle Connectivity is ON, AND </w:t>
      </w:r>
    </w:p>
    <w:p w14:paraId="6553FFD1" w14:textId="77777777" w:rsidR="00E013D0" w:rsidRPr="006B0834" w:rsidRDefault="00DF1EDC" w:rsidP="00DF1EDC">
      <w:pPr>
        <w:numPr>
          <w:ilvl w:val="1"/>
          <w:numId w:val="36"/>
        </w:numPr>
        <w:spacing w:after="200"/>
        <w:contextualSpacing/>
        <w:rPr>
          <w:rFonts w:eastAsia="Calibri" w:cs="Arial"/>
        </w:rPr>
      </w:pPr>
      <w:r>
        <w:rPr>
          <w:rFonts w:eastAsia="Calibri" w:cs="Arial"/>
        </w:rPr>
        <w:t xml:space="preserve">Cellular Connectivity is ON, AND </w:t>
      </w:r>
    </w:p>
    <w:p w14:paraId="6289F3DA" w14:textId="77777777" w:rsidR="00E013D0" w:rsidRDefault="00DF1EDC" w:rsidP="00DF1EDC">
      <w:pPr>
        <w:numPr>
          <w:ilvl w:val="1"/>
          <w:numId w:val="36"/>
        </w:numPr>
        <w:spacing w:after="200"/>
        <w:contextualSpacing/>
        <w:rPr>
          <w:rFonts w:eastAsia="Calibri" w:cs="Arial"/>
        </w:rPr>
      </w:pPr>
      <w:r>
        <w:rPr>
          <w:rFonts w:eastAsia="Calibri" w:cs="Arial"/>
        </w:rPr>
        <w:t>VehicleData is ON, AND</w:t>
      </w:r>
    </w:p>
    <w:p w14:paraId="615CE6DB" w14:textId="77777777" w:rsidR="00E013D0" w:rsidRDefault="00DF1EDC" w:rsidP="00DF1EDC">
      <w:pPr>
        <w:numPr>
          <w:ilvl w:val="1"/>
          <w:numId w:val="36"/>
        </w:numPr>
        <w:spacing w:after="200"/>
        <w:contextualSpacing/>
        <w:rPr>
          <w:rFonts w:eastAsia="Calibri" w:cs="Arial"/>
        </w:rPr>
      </w:pPr>
      <w:r>
        <w:rPr>
          <w:rFonts w:eastAsia="Calibri" w:cs="Arial"/>
        </w:rPr>
        <w:t>Vehicle is authorized.</w:t>
      </w:r>
    </w:p>
    <w:p w14:paraId="441158A5" w14:textId="77777777" w:rsidR="00E013D0" w:rsidRDefault="00E013D0" w:rsidP="00E013D0">
      <w:pPr>
        <w:spacing w:after="200"/>
        <w:contextualSpacing/>
        <w:rPr>
          <w:rFonts w:eastAsia="Calibri" w:cs="Arial"/>
        </w:rPr>
      </w:pPr>
    </w:p>
    <w:p w14:paraId="688279CC" w14:textId="77777777" w:rsidR="00E013D0" w:rsidRDefault="00DF1EDC" w:rsidP="00E013D0">
      <w:pPr>
        <w:spacing w:after="200"/>
        <w:contextualSpacing/>
        <w:rPr>
          <w:rFonts w:eastAsia="Calibri" w:cs="Arial"/>
        </w:rPr>
      </w:pPr>
      <w:r>
        <w:rPr>
          <w:rFonts w:eastAsia="Calibri" w:cs="Arial"/>
        </w:rPr>
        <w:t>If the above conditions are NOT met, the WifiHotspotServer shall ignore any commands from the WifiHotspotOffBoardClient to change the SSID and shall also NOT send any alerts to the WifiHotspotOffBoardClient if the SSID changes.</w:t>
      </w:r>
    </w:p>
    <w:p w14:paraId="7087685D" w14:textId="77777777" w:rsidR="00E013D0" w:rsidRDefault="00E013D0" w:rsidP="00E013D0">
      <w:pPr>
        <w:spacing w:after="200"/>
        <w:contextualSpacing/>
        <w:rPr>
          <w:rFonts w:eastAsia="Calibri" w:cs="Arial"/>
        </w:rPr>
      </w:pPr>
    </w:p>
    <w:p w14:paraId="15BBAF26" w14:textId="77777777" w:rsidR="00E013D0" w:rsidRPr="00952115" w:rsidRDefault="00DF1EDC" w:rsidP="00E013D0">
      <w:pPr>
        <w:spacing w:after="200"/>
        <w:contextualSpacing/>
        <w:rPr>
          <w:rFonts w:eastAsia="Calibri" w:cs="Arial"/>
          <w:b/>
        </w:rPr>
      </w:pPr>
      <w:r>
        <w:rPr>
          <w:rFonts w:eastAsia="Calibri" w:cs="Arial"/>
        </w:rPr>
        <w:t>All requirements within this document which mention the WifiHotspotServer receiving or sending SSID update command/response/alerts to/from the WifiHotspotOffBoardClient shall assume the above conditions are met and the WifiHotspotServer is allowed to, unless it is stated otherwise.</w:t>
      </w:r>
    </w:p>
    <w:p w14:paraId="5C3B05EA" w14:textId="77777777" w:rsidR="008D240F" w:rsidRPr="008D240F" w:rsidRDefault="008D240F" w:rsidP="008D240F">
      <w:pPr>
        <w:pStyle w:val="Heading4"/>
        <w:rPr>
          <w:b w:val="0"/>
          <w:u w:val="single"/>
        </w:rPr>
      </w:pPr>
      <w:r w:rsidRPr="008D240F">
        <w:rPr>
          <w:b w:val="0"/>
          <w:u w:val="single"/>
        </w:rPr>
        <w:t>WFHSv2-REQ-336816/A-SSID update request from WifiHotspotOnBoardClient</w:t>
      </w:r>
    </w:p>
    <w:p w14:paraId="5F5EDC4A" w14:textId="77777777" w:rsidR="00E013D0" w:rsidRPr="000B18C4" w:rsidRDefault="00DF1EDC" w:rsidP="00E013D0">
      <w:pPr>
        <w:rPr>
          <w:rFonts w:cs="Arial"/>
        </w:rPr>
      </w:pPr>
      <w:r w:rsidRPr="00EA0ED8">
        <w:rPr>
          <w:rFonts w:cs="Arial"/>
        </w:rPr>
        <w:t xml:space="preserve">If the </w:t>
      </w:r>
      <w:r w:rsidRPr="0064072B">
        <w:rPr>
          <w:rFonts w:cs="Arial"/>
        </w:rPr>
        <w:t>WifiHotspotServer</w:t>
      </w:r>
      <w:r w:rsidRPr="00EA0ED8">
        <w:rPr>
          <w:rFonts w:cs="Arial"/>
        </w:rPr>
        <w:t xml:space="preserve"> receives a request from the </w:t>
      </w:r>
      <w:r w:rsidRPr="0064072B">
        <w:rPr>
          <w:rFonts w:cs="Arial"/>
        </w:rPr>
        <w:t>WifiHotspotOnBoardClient</w:t>
      </w:r>
      <w:r w:rsidRPr="00EA0ED8">
        <w:rPr>
          <w:rFonts w:cs="Arial"/>
        </w:rPr>
        <w:t xml:space="preserve"> to change the SSID (CAN signal WifiInfo_Rq), the </w:t>
      </w:r>
      <w:r w:rsidRPr="0064072B">
        <w:rPr>
          <w:rFonts w:cs="Arial"/>
        </w:rPr>
        <w:t>WifiHotspotServer</w:t>
      </w:r>
      <w:r w:rsidRPr="00EA0ED8">
        <w:rPr>
          <w:rFonts w:cs="Arial"/>
        </w:rPr>
        <w:t xml:space="preserve"> shall update and store the new SSID. Once the </w:t>
      </w:r>
      <w:r w:rsidRPr="0064072B">
        <w:rPr>
          <w:rFonts w:cs="Arial"/>
        </w:rPr>
        <w:t>WifiHotspotServer</w:t>
      </w:r>
      <w:r w:rsidRPr="00EA0ED8">
        <w:rPr>
          <w:rFonts w:cs="Arial"/>
        </w:rPr>
        <w:t xml:space="preserve"> has successfully updated the SSID, it shall transmit a successful response to the </w:t>
      </w:r>
      <w:r w:rsidRPr="0064072B">
        <w:rPr>
          <w:rFonts w:cs="Arial"/>
        </w:rPr>
        <w:t>WifiHotspotOnBoardClient</w:t>
      </w:r>
      <w:r w:rsidRPr="00EA0ED8">
        <w:rPr>
          <w:rFonts w:cs="Arial"/>
        </w:rPr>
        <w:t xml:space="preserve"> (CAN signal WifiInfo_Rsp). In case of an unsuccessful attempt, the </w:t>
      </w:r>
      <w:r w:rsidRPr="0064072B">
        <w:rPr>
          <w:rFonts w:cs="Arial"/>
        </w:rPr>
        <w:t>WifiHotspotServer</w:t>
      </w:r>
      <w:r w:rsidRPr="00EA0ED8">
        <w:rPr>
          <w:rFonts w:cs="Arial"/>
        </w:rPr>
        <w:t xml:space="preserve"> shall send an unsuccessful response. </w:t>
      </w:r>
      <w:r w:rsidRPr="00403DBB">
        <w:rPr>
          <w:rFonts w:cs="Arial"/>
        </w:rPr>
        <w:t>The WifiHotspotServer shall also send the new SSID to the WifiHotspotOffBoardClient</w:t>
      </w:r>
      <w:r>
        <w:rPr>
          <w:rFonts w:cs="Arial"/>
        </w:rPr>
        <w:t xml:space="preserve"> </w:t>
      </w:r>
      <w:r w:rsidRPr="000B18C4">
        <w:rPr>
          <w:rFonts w:cs="Arial"/>
        </w:rPr>
        <w:t>in a non-correlated alert</w:t>
      </w:r>
      <w:r w:rsidRPr="00403DBB">
        <w:rPr>
          <w:rFonts w:cs="Arial"/>
        </w:rPr>
        <w:t>.</w:t>
      </w:r>
    </w:p>
    <w:p w14:paraId="5535ED81" w14:textId="77777777" w:rsidR="008D240F" w:rsidRPr="008D240F" w:rsidRDefault="008D240F" w:rsidP="008D240F">
      <w:pPr>
        <w:pStyle w:val="Heading4"/>
        <w:rPr>
          <w:b w:val="0"/>
          <w:u w:val="single"/>
        </w:rPr>
      </w:pPr>
      <w:r w:rsidRPr="008D240F">
        <w:rPr>
          <w:b w:val="0"/>
          <w:u w:val="single"/>
        </w:rPr>
        <w:t>WFHS-REQ-191630/A-Disconnecting clients due to an SSID update</w:t>
      </w:r>
    </w:p>
    <w:p w14:paraId="10E559EA" w14:textId="77777777" w:rsidR="00E013D0" w:rsidRPr="00F900FB" w:rsidRDefault="00DF1EDC" w:rsidP="00E013D0">
      <w:pPr>
        <w:rPr>
          <w:rFonts w:cs="Arial"/>
        </w:rPr>
      </w:pPr>
      <w:r w:rsidRPr="00F900FB">
        <w:rPr>
          <w:rFonts w:cs="Arial"/>
        </w:rPr>
        <w:t xml:space="preserve">If the </w:t>
      </w:r>
      <w:r w:rsidRPr="00EB7A92">
        <w:rPr>
          <w:rFonts w:cs="Arial"/>
        </w:rPr>
        <w:t>WifiHotspotServer</w:t>
      </w:r>
      <w:r w:rsidRPr="00F900FB">
        <w:rPr>
          <w:rFonts w:cs="Arial"/>
        </w:rPr>
        <w:t xml:space="preserve"> changes the hotspot’s SSID, the </w:t>
      </w:r>
      <w:r w:rsidRPr="00EB7A92">
        <w:rPr>
          <w:rFonts w:cs="Arial"/>
        </w:rPr>
        <w:t>WifiHotspotServer</w:t>
      </w:r>
      <w:r w:rsidRPr="00F900FB">
        <w:rPr>
          <w:rFonts w:cs="Arial"/>
        </w:rPr>
        <w:t xml:space="preserve"> shall gracefully disconnect all connected clients. Each user shall be required to search for the Wi-Fi Hotspot’s new SSID on their client device and enter in the password in order to re-connect. </w:t>
      </w:r>
    </w:p>
    <w:p w14:paraId="49B716A3" w14:textId="77777777" w:rsidR="00E013D0" w:rsidRDefault="00E013D0" w:rsidP="00E013D0"/>
    <w:p w14:paraId="0FEC40A3" w14:textId="77777777" w:rsidR="008D240F" w:rsidRPr="008D240F" w:rsidRDefault="008D240F" w:rsidP="008D240F">
      <w:pPr>
        <w:pStyle w:val="Heading4"/>
        <w:rPr>
          <w:b w:val="0"/>
          <w:u w:val="single"/>
        </w:rPr>
      </w:pPr>
      <w:r w:rsidRPr="008D240F">
        <w:rPr>
          <w:b w:val="0"/>
          <w:u w:val="single"/>
        </w:rPr>
        <w:t>WFHS-REQ-315692/B-Request from WifiHotspotOffBoardClient to change the SSID</w:t>
      </w:r>
    </w:p>
    <w:p w14:paraId="75786363" w14:textId="77777777" w:rsidR="00E013D0" w:rsidRDefault="00DF1EDC" w:rsidP="00E013D0">
      <w:pPr>
        <w:spacing w:after="200"/>
        <w:contextualSpacing/>
        <w:rPr>
          <w:rFonts w:eastAsia="Calibri" w:cs="Arial"/>
        </w:rPr>
      </w:pPr>
      <w:r>
        <w:rPr>
          <w:rFonts w:eastAsia="Calibri" w:cs="Arial"/>
        </w:rPr>
        <w:t>The customer shall also have the ability to change the SSID from outside the vehicle through Ford-provided applications such as the mobile app or fleet portal, for example. The request shall be sent to the WifiHotspotServer by the WifiHotspotOffBoardClient through FTCP command/response/alert messages.</w:t>
      </w:r>
    </w:p>
    <w:p w14:paraId="2689B352" w14:textId="77777777" w:rsidR="00E013D0" w:rsidRDefault="00E013D0" w:rsidP="00E013D0">
      <w:pPr>
        <w:spacing w:after="200"/>
        <w:contextualSpacing/>
        <w:rPr>
          <w:rFonts w:eastAsia="Calibri" w:cs="Arial"/>
        </w:rPr>
      </w:pPr>
    </w:p>
    <w:p w14:paraId="0BB10910" w14:textId="77777777" w:rsidR="00E013D0" w:rsidRDefault="00DF1EDC" w:rsidP="00E013D0">
      <w:pPr>
        <w:spacing w:after="200"/>
        <w:contextualSpacing/>
        <w:rPr>
          <w:rFonts w:eastAsia="Calibri" w:cs="Arial"/>
        </w:rPr>
      </w:pPr>
      <w:r>
        <w:rPr>
          <w:rFonts w:eastAsia="Calibri" w:cs="Arial"/>
        </w:rPr>
        <w:t>If the WifiHotspotServer receives a request from the WifiHotspotOffBoardClient to change the SSID (Wi-Fi Hotspot SSID FTCP command), the WifiHotspotServer shall:</w:t>
      </w:r>
    </w:p>
    <w:p w14:paraId="21B56E1A" w14:textId="77777777" w:rsidR="00E013D0" w:rsidRDefault="00E013D0" w:rsidP="00E013D0">
      <w:pPr>
        <w:spacing w:after="200"/>
        <w:contextualSpacing/>
        <w:rPr>
          <w:rFonts w:eastAsia="Calibri" w:cs="Arial"/>
        </w:rPr>
      </w:pPr>
    </w:p>
    <w:p w14:paraId="484D9344" w14:textId="77777777" w:rsidR="00E013D0" w:rsidRDefault="00DF1EDC" w:rsidP="00DF1EDC">
      <w:pPr>
        <w:numPr>
          <w:ilvl w:val="0"/>
          <w:numId w:val="37"/>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(example of an invalid request could be an invalid SSID length), </w:t>
      </w:r>
    </w:p>
    <w:p w14:paraId="63177DE7" w14:textId="77777777" w:rsidR="00E013D0" w:rsidRDefault="00DF1EDC" w:rsidP="00DF1EDC">
      <w:pPr>
        <w:numPr>
          <w:ilvl w:val="0"/>
          <w:numId w:val="37"/>
        </w:numPr>
        <w:spacing w:after="200"/>
        <w:contextualSpacing/>
        <w:rPr>
          <w:rFonts w:eastAsia="Calibri" w:cs="Arial"/>
        </w:rPr>
      </w:pPr>
      <w:r>
        <w:rPr>
          <w:rFonts w:eastAsia="Calibri" w:cs="Arial"/>
        </w:rPr>
        <w:t xml:space="preserve">Update and save the new SSID to memory, </w:t>
      </w:r>
    </w:p>
    <w:p w14:paraId="1745FDD5" w14:textId="77777777" w:rsidR="00E013D0" w:rsidRDefault="00DF1EDC" w:rsidP="00DF1EDC">
      <w:pPr>
        <w:numPr>
          <w:ilvl w:val="0"/>
          <w:numId w:val="37"/>
        </w:numPr>
        <w:spacing w:after="200"/>
        <w:contextualSpacing/>
        <w:rPr>
          <w:rFonts w:eastAsia="Calibri" w:cs="Arial"/>
        </w:rPr>
      </w:pPr>
      <w:r>
        <w:rPr>
          <w:rFonts w:eastAsia="Calibri" w:cs="Arial"/>
        </w:rPr>
        <w:t>Set the Hotspot Credential update bit (only if the CAN bus is awake and the WifiHotspotServer is transmitting on it),</w:t>
      </w:r>
    </w:p>
    <w:p w14:paraId="732791F8" w14:textId="77777777" w:rsidR="00E013D0" w:rsidRDefault="00DF1EDC" w:rsidP="00DF1EDC">
      <w:pPr>
        <w:numPr>
          <w:ilvl w:val="0"/>
          <w:numId w:val="37"/>
        </w:numPr>
        <w:spacing w:after="200"/>
        <w:contextualSpacing/>
        <w:rPr>
          <w:rFonts w:eastAsia="Calibri" w:cs="Arial"/>
        </w:rPr>
      </w:pPr>
      <w:r>
        <w:rPr>
          <w:rFonts w:eastAsia="Calibri" w:cs="Arial"/>
        </w:rPr>
        <w:t>Respond to the WifiHotspotOffBoardClient with a correlated alert and indicate the new SSID in the alert, and</w:t>
      </w:r>
    </w:p>
    <w:p w14:paraId="5017BCC5" w14:textId="77777777" w:rsidR="00E013D0" w:rsidRDefault="00DF1EDC" w:rsidP="00DF1EDC">
      <w:pPr>
        <w:numPr>
          <w:ilvl w:val="0"/>
          <w:numId w:val="37"/>
        </w:numPr>
        <w:spacing w:after="200"/>
        <w:contextualSpacing/>
        <w:rPr>
          <w:rFonts w:eastAsia="Calibri" w:cs="Arial"/>
        </w:rPr>
      </w:pPr>
      <w:r>
        <w:rPr>
          <w:rFonts w:eastAsia="Calibri" w:cs="Arial"/>
        </w:rPr>
        <w:t xml:space="preserve">Configure the Wi-Fi Hotspot to use the new SSID (assuming the Wi-Fi chipset is powered up), </w:t>
      </w:r>
    </w:p>
    <w:p w14:paraId="39B1BE23" w14:textId="77777777" w:rsidR="00E013D0" w:rsidRDefault="00E013D0" w:rsidP="00E013D0">
      <w:pPr>
        <w:spacing w:after="200"/>
        <w:contextualSpacing/>
        <w:rPr>
          <w:rFonts w:eastAsia="Calibri" w:cs="Arial"/>
        </w:rPr>
      </w:pPr>
    </w:p>
    <w:p w14:paraId="72D8261E" w14:textId="77777777" w:rsidR="00E013D0" w:rsidRDefault="00DF1EDC" w:rsidP="00E013D0">
      <w:r>
        <w:t>If the WifiHotspotServer is unable to accept the command due to either of the following scenarios:</w:t>
      </w:r>
    </w:p>
    <w:p w14:paraId="693B5232" w14:textId="77777777" w:rsidR="00E013D0" w:rsidRDefault="00DF1EDC" w:rsidP="00DF1EDC">
      <w:pPr>
        <w:numPr>
          <w:ilvl w:val="0"/>
          <w:numId w:val="38"/>
        </w:numPr>
      </w:pPr>
      <w:r>
        <w:t>The request was bad/invalid or</w:t>
      </w:r>
    </w:p>
    <w:p w14:paraId="23CD2766" w14:textId="77777777" w:rsidR="00E013D0" w:rsidRDefault="00DF1EDC" w:rsidP="00DF1EDC">
      <w:pPr>
        <w:numPr>
          <w:ilvl w:val="0"/>
          <w:numId w:val="38"/>
        </w:numPr>
      </w:pPr>
      <w:r>
        <w:t>The WifiHotspotServer is in extended diagnostics mode,</w:t>
      </w:r>
    </w:p>
    <w:p w14:paraId="106D48BA" w14:textId="77777777" w:rsidR="00E013D0" w:rsidRDefault="00DF1EDC" w:rsidP="00E013D0">
      <w:r>
        <w:t xml:space="preserve">the WifiHotspotServer shall immediately respond with an unsuccessful response, indicating that the command failed because it is not permitted. </w:t>
      </w:r>
    </w:p>
    <w:p w14:paraId="4B8BC4C9" w14:textId="77777777" w:rsidR="00E013D0" w:rsidRDefault="00E013D0" w:rsidP="00E013D0">
      <w:pPr>
        <w:ind w:left="720"/>
      </w:pPr>
    </w:p>
    <w:p w14:paraId="4C093C38" w14:textId="77777777" w:rsidR="00E013D0" w:rsidRDefault="00DF1EDC" w:rsidP="00E013D0">
      <w:r>
        <w:t xml:space="preserve">If the WifiHotspotServer attempts to process the request but fails, the WifiHotspotServer shall send a failure alert and indicate that the command failed due to a WifiHotspotServer internal failure.  </w:t>
      </w:r>
    </w:p>
    <w:p w14:paraId="19580B16" w14:textId="77777777" w:rsidR="00E013D0" w:rsidRDefault="00E013D0" w:rsidP="00E013D0">
      <w:pPr>
        <w:spacing w:after="200"/>
        <w:ind w:left="720"/>
        <w:contextualSpacing/>
        <w:rPr>
          <w:rFonts w:eastAsia="Calibri" w:cs="Arial"/>
        </w:rPr>
      </w:pPr>
    </w:p>
    <w:p w14:paraId="61ADFD31" w14:textId="77777777" w:rsidR="00E013D0" w:rsidRDefault="00DF1EDC" w:rsidP="00E013D0">
      <w:pPr>
        <w:spacing w:after="200"/>
        <w:rPr>
          <w:rFonts w:eastAsia="Calibri" w:cs="Arial"/>
        </w:rPr>
      </w:pPr>
      <w:r>
        <w:rPr>
          <w:rFonts w:eastAsia="Calibri" w:cs="Arial"/>
        </w:rPr>
        <w:t xml:space="preserve">If the WifiHotspotServer receives a request to update the SSID to a value that is already being used, the WifiHotspotServer shall still respond with a successful response and alert. For example, if the WifiHotspotOffBoardClient and the WifiHotspotServer became out of sync, the mobile app could show an old SSID, for example “Vehicle”. However, the WifiHotspotServer is currently using the SSID “Hotspot”. If the customer requests to change the SSID to “Hotspot”, the WifiHotspotServer shall send a successful response, then send an alert, so the mobile app can update its display accordingly. </w:t>
      </w:r>
    </w:p>
    <w:p w14:paraId="6AD73576" w14:textId="77777777" w:rsidR="00E013D0" w:rsidRDefault="00DF1EDC" w:rsidP="00E013D0">
      <w:pPr>
        <w:spacing w:after="200"/>
      </w:pPr>
      <w:r>
        <w:t xml:space="preserve">The WifiHotspotServer shall be able to process an SSID update request, regardless if the Wi-Fi chipset is powered up or not. The WifiHotspotServer shall only be required to update and store the new SSID in memory in order to process the request and send an alert. </w:t>
      </w:r>
    </w:p>
    <w:p w14:paraId="5D2AE8F3" w14:textId="77777777" w:rsidR="00E013D0" w:rsidRDefault="00DF1EDC" w:rsidP="00E013D0">
      <w:pPr>
        <w:ind w:left="360"/>
      </w:pPr>
      <w:r>
        <w:t xml:space="preserve">Example) </w:t>
      </w:r>
    </w:p>
    <w:p w14:paraId="5237A07F" w14:textId="77777777" w:rsidR="00E013D0" w:rsidRDefault="00DF1EDC" w:rsidP="00DF1EDC">
      <w:pPr>
        <w:numPr>
          <w:ilvl w:val="0"/>
          <w:numId w:val="37"/>
        </w:numPr>
        <w:spacing w:after="200"/>
        <w:contextualSpacing/>
      </w:pPr>
      <w:r>
        <w:t xml:space="preserve">The Ignition is Off, the WifiHotspotServer is in low power registered mode and the SSID is set to “Vehicle”. </w:t>
      </w:r>
    </w:p>
    <w:p w14:paraId="3B150965" w14:textId="77777777" w:rsidR="00E013D0" w:rsidRDefault="00DF1EDC" w:rsidP="00DF1EDC">
      <w:pPr>
        <w:numPr>
          <w:ilvl w:val="0"/>
          <w:numId w:val="37"/>
        </w:numPr>
        <w:spacing w:after="200"/>
        <w:contextualSpacing/>
      </w:pPr>
      <w:r>
        <w:t>The customer sent a request from the mobile app to change it to “Hotspot”.</w:t>
      </w:r>
    </w:p>
    <w:p w14:paraId="311638B1" w14:textId="77777777" w:rsidR="00E013D0" w:rsidRDefault="00DF1EDC" w:rsidP="00DF1EDC">
      <w:pPr>
        <w:numPr>
          <w:ilvl w:val="0"/>
          <w:numId w:val="37"/>
        </w:numPr>
        <w:spacing w:after="200"/>
        <w:contextualSpacing/>
      </w:pPr>
      <w:r>
        <w:t>Assuming the SSID request requires an SMS wake up, the WifiHotspotServer wakes up and connects to the WifiHotspotOffBoardClient</w:t>
      </w:r>
    </w:p>
    <w:p w14:paraId="3C899F57" w14:textId="77777777" w:rsidR="00E013D0" w:rsidRDefault="00DF1EDC" w:rsidP="00DF1EDC">
      <w:pPr>
        <w:numPr>
          <w:ilvl w:val="0"/>
          <w:numId w:val="37"/>
        </w:numPr>
        <w:spacing w:after="200"/>
        <w:contextualSpacing/>
      </w:pPr>
      <w:r>
        <w:t>The WifiHotspotServer receives the new SSID request from the WifiHotspotOffBoardClient, but the Wi-Fi chipset is powered off.</w:t>
      </w:r>
    </w:p>
    <w:p w14:paraId="06B29990" w14:textId="77777777" w:rsidR="00E013D0" w:rsidRDefault="00DF1EDC" w:rsidP="00DF1EDC">
      <w:pPr>
        <w:numPr>
          <w:ilvl w:val="0"/>
          <w:numId w:val="37"/>
        </w:numPr>
        <w:spacing w:after="200"/>
        <w:contextualSpacing/>
      </w:pPr>
      <w:r>
        <w:t xml:space="preserve">The WifiHotspotServer shall send a successful response, update its memory to “Hotspot” and send an alert to the WifiHotspotOffBoardClient. </w:t>
      </w:r>
    </w:p>
    <w:p w14:paraId="0CB9CB55" w14:textId="77777777" w:rsidR="008D240F" w:rsidRPr="008D240F" w:rsidRDefault="008D240F" w:rsidP="008D240F">
      <w:pPr>
        <w:pStyle w:val="Heading4"/>
        <w:rPr>
          <w:b w:val="0"/>
          <w:u w:val="single"/>
        </w:rPr>
      </w:pPr>
      <w:r w:rsidRPr="008D240F">
        <w:rPr>
          <w:b w:val="0"/>
          <w:u w:val="single"/>
        </w:rPr>
        <w:t>WFHS-REQ-315693/A-Setting the SSID update bit</w:t>
      </w:r>
    </w:p>
    <w:p w14:paraId="4EBA4130" w14:textId="77777777" w:rsidR="00E013D0" w:rsidRDefault="00DF1EDC" w:rsidP="00E013D0">
      <w:pPr>
        <w:rPr>
          <w:rFonts w:cs="Arial"/>
        </w:rPr>
      </w:pPr>
      <w:r>
        <w:rPr>
          <w:rFonts w:cs="Arial"/>
        </w:rPr>
        <w:t xml:space="preserve">If the WifiHotspotServer changes the SSID due to a request from the WifiHotspotOffBoardClient, the WifiHotspotServer shall set an SSID update bit using the CAN signal NewHotSpotCredentials_St (assuming the WifiHotspotServer is transmitting on the CAN bus at the time of the SSID change). This bit shall remain set until any of the following scenarios occur: </w:t>
      </w:r>
    </w:p>
    <w:p w14:paraId="5A63A8F3" w14:textId="77777777" w:rsidR="00E013D0" w:rsidRDefault="00DF1EDC" w:rsidP="00DF1EDC">
      <w:pPr>
        <w:numPr>
          <w:ilvl w:val="1"/>
          <w:numId w:val="39"/>
        </w:numPr>
        <w:rPr>
          <w:rFonts w:cs="Arial"/>
        </w:rPr>
      </w:pPr>
      <w:r>
        <w:rPr>
          <w:rFonts w:cs="Arial"/>
        </w:rPr>
        <w:t xml:space="preserve">the WifiHotspotServer receives a request from the WifiHotspotOnBoardClient for the current SSID through the CAN signal WifiInfo_Rq, </w:t>
      </w:r>
    </w:p>
    <w:p w14:paraId="3C555C4D" w14:textId="77777777" w:rsidR="00E013D0" w:rsidRDefault="00DF1EDC" w:rsidP="00DF1EDC">
      <w:pPr>
        <w:numPr>
          <w:ilvl w:val="1"/>
          <w:numId w:val="39"/>
        </w:numPr>
        <w:rPr>
          <w:rFonts w:cs="Arial"/>
        </w:rPr>
      </w:pPr>
      <w:r>
        <w:rPr>
          <w:rFonts w:cs="Arial"/>
        </w:rPr>
        <w:t xml:space="preserve">The WifiHotspotServer transitions to low power registered mode (refer to </w:t>
      </w:r>
      <w:r w:rsidRPr="004E44B9">
        <w:rPr>
          <w:rFonts w:cs="Arial"/>
        </w:rPr>
        <w:t>WFHSv2-REQ-283554-Shutting down and powering up the Wi-Fi chipset and WifiHotspotServer)</w:t>
      </w:r>
      <w:r>
        <w:rPr>
          <w:rFonts w:cs="Arial"/>
        </w:rPr>
        <w:t xml:space="preserve"> or</w:t>
      </w:r>
    </w:p>
    <w:p w14:paraId="31C2D0A3" w14:textId="77777777" w:rsidR="00E013D0" w:rsidRDefault="00DF1EDC" w:rsidP="00DF1EDC">
      <w:pPr>
        <w:numPr>
          <w:ilvl w:val="1"/>
          <w:numId w:val="39"/>
        </w:numPr>
        <w:rPr>
          <w:rFonts w:cs="Arial"/>
        </w:rPr>
      </w:pPr>
      <w:r>
        <w:rPr>
          <w:rFonts w:cs="Arial"/>
        </w:rPr>
        <w:t>the WifiHotspotServer performs a Wi-Fi Hotspot reset (refer to WFHSv2-REQ-283559</w:t>
      </w:r>
      <w:r w:rsidRPr="00552DAA">
        <w:rPr>
          <w:rFonts w:cs="Arial"/>
        </w:rPr>
        <w:t>-Wi-Fi Hotspot reset settings)</w:t>
      </w:r>
    </w:p>
    <w:p w14:paraId="19CACED0" w14:textId="77777777" w:rsidR="00E013D0" w:rsidRDefault="00E013D0" w:rsidP="00E013D0">
      <w:pPr>
        <w:rPr>
          <w:rFonts w:cs="Arial"/>
        </w:rPr>
      </w:pPr>
    </w:p>
    <w:p w14:paraId="146CD3FD" w14:textId="77777777" w:rsidR="00E013D0" w:rsidRPr="008052AE" w:rsidRDefault="00DF1EDC" w:rsidP="00E013D0">
      <w:pPr>
        <w:rPr>
          <w:rFonts w:cs="Arial"/>
        </w:rPr>
      </w:pPr>
      <w:r>
        <w:rPr>
          <w:rFonts w:cs="Arial"/>
        </w:rPr>
        <w:t>at which point the WifiHotspotServer shall unset the bit.</w:t>
      </w:r>
    </w:p>
    <w:p w14:paraId="2E0D3CE5" w14:textId="77777777" w:rsidR="008D240F" w:rsidRPr="008D240F" w:rsidRDefault="008D240F" w:rsidP="008D240F">
      <w:pPr>
        <w:pStyle w:val="Heading4"/>
        <w:rPr>
          <w:b w:val="0"/>
          <w:u w:val="single"/>
        </w:rPr>
      </w:pPr>
      <w:r w:rsidRPr="008D240F">
        <w:rPr>
          <w:b w:val="0"/>
          <w:u w:val="single"/>
        </w:rPr>
        <w:t>WFHS-REQ-315694/A-Updating the SSID while the user is in the screen</w:t>
      </w:r>
    </w:p>
    <w:p w14:paraId="4CE5E892" w14:textId="77777777" w:rsidR="00E013D0" w:rsidRDefault="00DF1EDC" w:rsidP="00E013D0">
      <w:pPr>
        <w:rPr>
          <w:rFonts w:cs="Arial"/>
        </w:rPr>
      </w:pPr>
      <w:r>
        <w:rPr>
          <w:rFonts w:cs="Arial"/>
        </w:rPr>
        <w:t>If the user is in a screen that displays the Wi-Fi Hotspot SSID (refer to WFHSv2-REQ-283641</w:t>
      </w:r>
      <w:r w:rsidRPr="002361AD">
        <w:rPr>
          <w:rFonts w:cs="Arial"/>
        </w:rPr>
        <w:t>-HMI Specification References</w:t>
      </w:r>
      <w:r>
        <w:rPr>
          <w:rFonts w:cs="Arial"/>
        </w:rPr>
        <w:t xml:space="preserve">) when the WifiHotspotServer indicates there is an update by setting the SSID update bit (CAN signal NewHotSpotCredentials_St), the WifiHotspotOnBoardClient shall transmit another request for the current SSID (WifiInfo_Rq = Read). Once the WifiHotspotOnBoardClient receives the new SSID, it shall update the screen to show the new information. </w:t>
      </w:r>
    </w:p>
    <w:p w14:paraId="2B17F88A" w14:textId="77777777" w:rsidR="00E013D0" w:rsidRDefault="00E013D0" w:rsidP="00E013D0">
      <w:pPr>
        <w:rPr>
          <w:rFonts w:cs="Arial"/>
        </w:rPr>
      </w:pPr>
    </w:p>
    <w:p w14:paraId="51A69542" w14:textId="77777777" w:rsidR="00E013D0" w:rsidRPr="00B3613F" w:rsidRDefault="00DF1EDC" w:rsidP="00E013D0">
      <w:pPr>
        <w:rPr>
          <w:rFonts w:cs="Arial"/>
        </w:rPr>
      </w:pPr>
      <w:r>
        <w:rPr>
          <w:rFonts w:cs="Arial"/>
        </w:rPr>
        <w:t xml:space="preserve">If the user is NOT in the screen that displays the SSID when the WifiHotspotServer indicates there is an update, the WifiHotspotOnBoardClient shall ignore the update bit and not perform any additional actions. </w:t>
      </w:r>
    </w:p>
    <w:p w14:paraId="7EB8D79E" w14:textId="77777777" w:rsidR="008D240F" w:rsidRPr="008D240F" w:rsidRDefault="008D240F" w:rsidP="008D240F">
      <w:pPr>
        <w:pStyle w:val="Heading4"/>
        <w:rPr>
          <w:b w:val="0"/>
          <w:u w:val="single"/>
        </w:rPr>
      </w:pPr>
      <w:r w:rsidRPr="008D240F">
        <w:rPr>
          <w:b w:val="0"/>
          <w:u w:val="single"/>
        </w:rPr>
        <w:t>WFHS-REQ-315695/A-Receiving multiple SSID requests</w:t>
      </w:r>
    </w:p>
    <w:p w14:paraId="1434D604" w14:textId="77777777" w:rsidR="00E013D0" w:rsidRDefault="00DF1EDC" w:rsidP="00E013D0">
      <w:pPr>
        <w:spacing w:after="200"/>
        <w:rPr>
          <w:rFonts w:eastAsia="Calibri" w:cs="Arial"/>
        </w:rPr>
      </w:pPr>
      <w:r>
        <w:rPr>
          <w:rFonts w:eastAsia="Calibri" w:cs="Arial"/>
        </w:rPr>
        <w:t xml:space="preserve">It is possible the WifiHotspotServer could receive an SSID update request from the WifiHotspotOnBoardClient and WifiHotspotOffBoardClient near the same time. The WifiHotspotServer shall process the requests in FIFO order. It shall not process the next request until it has finished processing and responding to the first request. </w:t>
      </w:r>
    </w:p>
    <w:p w14:paraId="4A03169E" w14:textId="77777777" w:rsidR="00E013D0" w:rsidRDefault="00DF1EDC" w:rsidP="00E013D0">
      <w:pPr>
        <w:spacing w:after="200"/>
        <w:rPr>
          <w:rFonts w:eastAsia="Calibri" w:cs="Arial"/>
        </w:rPr>
      </w:pPr>
      <w:r>
        <w:rPr>
          <w:rFonts w:eastAsia="Calibri" w:cs="Arial"/>
        </w:rPr>
        <w:t>For example:</w:t>
      </w:r>
    </w:p>
    <w:p w14:paraId="738789F5" w14:textId="77777777" w:rsidR="00E013D0" w:rsidRDefault="00DF1EDC" w:rsidP="00DF1EDC">
      <w:pPr>
        <w:numPr>
          <w:ilvl w:val="0"/>
          <w:numId w:val="40"/>
        </w:numPr>
        <w:spacing w:after="200"/>
        <w:contextualSpacing/>
        <w:rPr>
          <w:rFonts w:eastAsia="Calibri" w:cs="Arial"/>
        </w:rPr>
      </w:pPr>
      <w:r>
        <w:rPr>
          <w:rFonts w:eastAsia="Calibri" w:cs="Arial"/>
        </w:rPr>
        <w:t>The WifiHotspotServer received a request from the WifiHotspotOffBoardClient to change the SSID from “Wi-Fi” to “Hotspot” at 1:00:00</w:t>
      </w:r>
    </w:p>
    <w:p w14:paraId="31C45EB0" w14:textId="77777777" w:rsidR="00E013D0" w:rsidRDefault="00DF1EDC" w:rsidP="00DF1EDC">
      <w:pPr>
        <w:numPr>
          <w:ilvl w:val="0"/>
          <w:numId w:val="40"/>
        </w:numPr>
        <w:spacing w:after="200"/>
        <w:contextualSpacing/>
        <w:rPr>
          <w:rFonts w:eastAsia="Calibri" w:cs="Arial"/>
        </w:rPr>
      </w:pPr>
      <w:r>
        <w:rPr>
          <w:rFonts w:eastAsia="Calibri" w:cs="Arial"/>
        </w:rPr>
        <w:t>The WifiHotspotServer received another request from the WifiHotspotOnBoardClient to change the SSID to “Vehicle” at 1:00:01</w:t>
      </w:r>
    </w:p>
    <w:p w14:paraId="557141F4" w14:textId="77777777" w:rsidR="00E013D0" w:rsidRDefault="00DF1EDC" w:rsidP="00DF1EDC">
      <w:pPr>
        <w:numPr>
          <w:ilvl w:val="0"/>
          <w:numId w:val="40"/>
        </w:numPr>
        <w:spacing w:after="200"/>
        <w:contextualSpacing/>
        <w:rPr>
          <w:rFonts w:eastAsia="Calibri" w:cs="Arial"/>
        </w:rPr>
      </w:pPr>
      <w:r>
        <w:rPr>
          <w:rFonts w:eastAsia="Calibri" w:cs="Arial"/>
        </w:rPr>
        <w:t>The WifiHotspotServer shall:</w:t>
      </w:r>
    </w:p>
    <w:p w14:paraId="74FC1A6F" w14:textId="77777777" w:rsidR="00E013D0" w:rsidRDefault="00DF1EDC" w:rsidP="00DF1EDC">
      <w:pPr>
        <w:numPr>
          <w:ilvl w:val="1"/>
          <w:numId w:val="40"/>
        </w:numPr>
        <w:spacing w:after="200"/>
        <w:contextualSpacing/>
        <w:rPr>
          <w:rFonts w:eastAsia="Calibri" w:cs="Arial"/>
        </w:rPr>
      </w:pPr>
      <w:r>
        <w:rPr>
          <w:rFonts w:eastAsia="Calibri" w:cs="Arial"/>
        </w:rPr>
        <w:t>Initiate the first request and send a successful response to the WifiHotspotOffBoardClient,</w:t>
      </w:r>
    </w:p>
    <w:p w14:paraId="068F0AA4" w14:textId="77777777" w:rsidR="00E013D0" w:rsidRDefault="00DF1EDC" w:rsidP="00DF1EDC">
      <w:pPr>
        <w:numPr>
          <w:ilvl w:val="1"/>
          <w:numId w:val="40"/>
        </w:numPr>
        <w:spacing w:after="200"/>
        <w:contextualSpacing/>
        <w:rPr>
          <w:rFonts w:eastAsia="Calibri" w:cs="Arial"/>
        </w:rPr>
      </w:pPr>
      <w:r>
        <w:rPr>
          <w:rFonts w:eastAsia="Calibri" w:cs="Arial"/>
        </w:rPr>
        <w:t>Update the SSID to “Hotspot”,</w:t>
      </w:r>
    </w:p>
    <w:p w14:paraId="3897E1DD" w14:textId="77777777" w:rsidR="00E013D0" w:rsidRDefault="00DF1EDC" w:rsidP="00DF1EDC">
      <w:pPr>
        <w:numPr>
          <w:ilvl w:val="1"/>
          <w:numId w:val="40"/>
        </w:numPr>
        <w:spacing w:after="200"/>
        <w:contextualSpacing/>
        <w:rPr>
          <w:rFonts w:eastAsia="Calibri" w:cs="Arial"/>
        </w:rPr>
      </w:pPr>
      <w:r>
        <w:rPr>
          <w:rFonts w:eastAsia="Calibri" w:cs="Arial"/>
        </w:rPr>
        <w:t>Send an alert to the WifiHotspotOffBoardClient to inform it of the successful update and include the new SSID,</w:t>
      </w:r>
    </w:p>
    <w:p w14:paraId="35C09C2D" w14:textId="77777777" w:rsidR="00E013D0" w:rsidRDefault="00DF1EDC" w:rsidP="00DF1EDC">
      <w:pPr>
        <w:numPr>
          <w:ilvl w:val="1"/>
          <w:numId w:val="40"/>
        </w:numPr>
        <w:spacing w:after="200"/>
        <w:contextualSpacing/>
        <w:rPr>
          <w:rFonts w:eastAsia="Calibri" w:cs="Arial"/>
        </w:rPr>
      </w:pPr>
      <w:r>
        <w:rPr>
          <w:rFonts w:eastAsia="Calibri" w:cs="Arial"/>
        </w:rPr>
        <w:t>Set the update bit to inform the WifiHotspotOnBoardClient of the new SSID,</w:t>
      </w:r>
    </w:p>
    <w:p w14:paraId="3934295D" w14:textId="77777777" w:rsidR="00E013D0" w:rsidRDefault="00DF1EDC" w:rsidP="00DF1EDC">
      <w:pPr>
        <w:numPr>
          <w:ilvl w:val="1"/>
          <w:numId w:val="40"/>
        </w:numPr>
        <w:spacing w:after="200"/>
        <w:contextualSpacing/>
        <w:rPr>
          <w:rFonts w:eastAsia="Calibri" w:cs="Arial"/>
        </w:rPr>
      </w:pPr>
      <w:r>
        <w:rPr>
          <w:rFonts w:eastAsia="Calibri" w:cs="Arial"/>
        </w:rPr>
        <w:t>Initiate the second request and update the SSID to “Vehicle”,</w:t>
      </w:r>
    </w:p>
    <w:p w14:paraId="2123A569" w14:textId="77777777" w:rsidR="00E013D0" w:rsidRDefault="00DF1EDC" w:rsidP="00DF1EDC">
      <w:pPr>
        <w:numPr>
          <w:ilvl w:val="1"/>
          <w:numId w:val="40"/>
        </w:numPr>
        <w:spacing w:after="200"/>
        <w:contextualSpacing/>
        <w:rPr>
          <w:rFonts w:eastAsia="Calibri" w:cs="Arial"/>
        </w:rPr>
      </w:pPr>
      <w:r>
        <w:rPr>
          <w:rFonts w:eastAsia="Calibri" w:cs="Arial"/>
        </w:rPr>
        <w:t>Respond to the WifiHotspotOnBoardClient with the Success response, and</w:t>
      </w:r>
    </w:p>
    <w:p w14:paraId="6F8D71B4" w14:textId="77777777" w:rsidR="00E013D0" w:rsidRPr="004437D8" w:rsidRDefault="00DF1EDC" w:rsidP="00DF1EDC">
      <w:pPr>
        <w:numPr>
          <w:ilvl w:val="1"/>
          <w:numId w:val="40"/>
        </w:numPr>
        <w:spacing w:after="200"/>
        <w:contextualSpacing/>
        <w:rPr>
          <w:rFonts w:eastAsia="Calibri" w:cs="Arial"/>
        </w:rPr>
      </w:pPr>
      <w:r>
        <w:rPr>
          <w:rFonts w:eastAsia="Calibri" w:cs="Arial"/>
        </w:rPr>
        <w:t xml:space="preserve">Send an alert to the WifiHotspotOffBoardClient of the new update and include the new SSID. </w:t>
      </w:r>
    </w:p>
    <w:p w14:paraId="204FE7F3" w14:textId="77777777" w:rsidR="008D240F" w:rsidRPr="008D240F" w:rsidRDefault="008D240F" w:rsidP="008D240F">
      <w:pPr>
        <w:pStyle w:val="Heading4"/>
        <w:rPr>
          <w:b w:val="0"/>
          <w:u w:val="single"/>
        </w:rPr>
      </w:pPr>
      <w:r w:rsidRPr="008D240F">
        <w:rPr>
          <w:b w:val="0"/>
          <w:u w:val="single"/>
        </w:rPr>
        <w:t>WFHS-REQ-315696/A-Request from the WifiHotspotOffBoardClient for the current SSID</w:t>
      </w:r>
    </w:p>
    <w:p w14:paraId="34821BF0" w14:textId="77777777" w:rsidR="00E013D0" w:rsidRPr="00CE34C8" w:rsidRDefault="00DF1EDC" w:rsidP="00E013D0">
      <w:pPr>
        <w:rPr>
          <w:rFonts w:eastAsia="Calibri" w:cs="Arial"/>
        </w:rPr>
      </w:pPr>
      <w:r w:rsidRPr="00CE34C8">
        <w:rPr>
          <w:rFonts w:eastAsia="Calibri" w:cs="Arial"/>
        </w:rPr>
        <w:t>The WifiHotspotOffBoardClient shall have the ability to query the CURRENT SSID, in case it does not have a record of the last known value. Therefore, if the WifiHotspotServer receives an FTCP request for the SSID, the WifiHotspotServer shall respond with the current, stored SSID. If the WifiHotspotServer is unable to detect the stored SSID or if it is not allowed to respond, it shall send a failure response.</w:t>
      </w:r>
    </w:p>
    <w:p w14:paraId="7E7684AD" w14:textId="77777777" w:rsidR="00E013D0" w:rsidRDefault="00DF1EDC" w:rsidP="008D240F">
      <w:pPr>
        <w:pStyle w:val="Heading3"/>
      </w:pPr>
      <w:bookmarkStart w:id="67" w:name="_Toc14081912"/>
      <w:r>
        <w:t>Use Cases</w:t>
      </w:r>
      <w:bookmarkEnd w:id="67"/>
    </w:p>
    <w:p w14:paraId="23CCCD6C" w14:textId="77777777" w:rsidR="00E013D0" w:rsidRDefault="00DF1EDC" w:rsidP="008D240F">
      <w:pPr>
        <w:pStyle w:val="Heading4"/>
      </w:pPr>
      <w:r>
        <w:t>WFHSv2-UC-REQ-283780/B-User changes SSID from WifiHotspotOnBoardClient</w:t>
      </w:r>
    </w:p>
    <w:p w14:paraId="02F1635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2C8E76C0"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7D599A" w14:textId="77777777" w:rsidR="00E013D0" w:rsidRPr="000A1E62" w:rsidRDefault="00DF1EDC" w:rsidP="00E013D0">
            <w:pPr>
              <w:rPr>
                <w:rFonts w:cs="Arial"/>
                <w:b/>
              </w:rPr>
            </w:pPr>
            <w:r w:rsidRPr="000A1E62">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0E31D9F" w14:textId="77777777" w:rsidR="00E013D0" w:rsidRPr="000A1E62" w:rsidRDefault="00DF1EDC" w:rsidP="00E013D0">
            <w:pPr>
              <w:rPr>
                <w:rFonts w:cs="Arial"/>
              </w:rPr>
            </w:pPr>
            <w:r w:rsidRPr="000A1E62">
              <w:rPr>
                <w:rFonts w:cs="Arial"/>
              </w:rPr>
              <w:t>User</w:t>
            </w:r>
          </w:p>
          <w:p w14:paraId="63F441D5" w14:textId="77777777" w:rsidR="00E013D0" w:rsidRPr="000A1E62" w:rsidRDefault="00DF1EDC" w:rsidP="00E013D0">
            <w:pPr>
              <w:rPr>
                <w:rFonts w:cs="Arial"/>
              </w:rPr>
            </w:pPr>
            <w:r w:rsidRPr="000A1E62">
              <w:rPr>
                <w:rFonts w:cs="Arial"/>
              </w:rPr>
              <w:t>System</w:t>
            </w:r>
          </w:p>
        </w:tc>
      </w:tr>
      <w:tr w:rsidR="00E013D0" w:rsidRPr="00D04806" w14:paraId="1C221A3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6E6C94" w14:textId="77777777" w:rsidR="00E013D0" w:rsidRPr="000A1E62" w:rsidRDefault="00DF1EDC" w:rsidP="00E013D0">
            <w:pPr>
              <w:rPr>
                <w:rFonts w:cs="Arial"/>
                <w:b/>
              </w:rPr>
            </w:pPr>
            <w:r w:rsidRPr="000A1E62">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74858E2" w14:textId="77777777" w:rsidR="00E013D0" w:rsidRPr="000A1E62" w:rsidRDefault="00DF1EDC" w:rsidP="00E013D0">
            <w:pPr>
              <w:rPr>
                <w:rFonts w:cs="Arial"/>
              </w:rPr>
            </w:pPr>
            <w:r w:rsidRPr="000A1E62">
              <w:rPr>
                <w:rFonts w:cs="Arial"/>
              </w:rPr>
              <w:t>WifiHotspotServer is on</w:t>
            </w:r>
          </w:p>
          <w:p w14:paraId="0D86BE55" w14:textId="77777777" w:rsidR="00E013D0" w:rsidRPr="000A1E62" w:rsidRDefault="00DF1EDC" w:rsidP="00E013D0">
            <w:pPr>
              <w:rPr>
                <w:rFonts w:cs="Arial"/>
              </w:rPr>
            </w:pPr>
            <w:r>
              <w:rPr>
                <w:rFonts w:cs="Arial"/>
              </w:rPr>
              <w:t>SSID/password screen is not driver restricted</w:t>
            </w:r>
          </w:p>
          <w:p w14:paraId="05406965" w14:textId="77777777" w:rsidR="00E013D0" w:rsidRPr="000A1E62" w:rsidRDefault="00DF1EDC" w:rsidP="00E013D0">
            <w:pPr>
              <w:rPr>
                <w:rFonts w:cs="Arial"/>
              </w:rPr>
            </w:pPr>
            <w:r w:rsidRPr="000A1E62">
              <w:rPr>
                <w:rFonts w:cs="Arial"/>
              </w:rPr>
              <w:t>Up to N</w:t>
            </w:r>
            <w:r>
              <w:rPr>
                <w:rFonts w:cs="Arial"/>
              </w:rPr>
              <w:t>umber_Hotspot_Connected_Devices</w:t>
            </w:r>
            <w:r w:rsidRPr="000A1E62">
              <w:rPr>
                <w:rFonts w:cs="Arial"/>
              </w:rPr>
              <w:t xml:space="preserve"> devices connected to the hotspot </w:t>
            </w:r>
          </w:p>
          <w:p w14:paraId="1318091B" w14:textId="77777777" w:rsidR="00E013D0" w:rsidRPr="000A1E62" w:rsidRDefault="00DF1EDC" w:rsidP="00E013D0">
            <w:pPr>
              <w:rPr>
                <w:rFonts w:cs="Arial"/>
              </w:rPr>
            </w:pPr>
            <w:r w:rsidRPr="000A1E62">
              <w:rPr>
                <w:rFonts w:cs="Arial"/>
              </w:rPr>
              <w:t xml:space="preserve">User is in the </w:t>
            </w:r>
            <w:r>
              <w:rPr>
                <w:rFonts w:cs="Arial"/>
              </w:rPr>
              <w:t>SSID edit screen</w:t>
            </w:r>
          </w:p>
        </w:tc>
      </w:tr>
      <w:tr w:rsidR="00E013D0" w:rsidRPr="00D04806" w14:paraId="30B3247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55704C" w14:textId="77777777" w:rsidR="00E013D0" w:rsidRPr="000A1E62" w:rsidRDefault="00DF1EDC" w:rsidP="00E013D0">
            <w:pPr>
              <w:rPr>
                <w:rFonts w:cs="Arial"/>
                <w:b/>
              </w:rPr>
            </w:pPr>
            <w:r w:rsidRPr="000A1E62">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FC20127" w14:textId="77777777" w:rsidR="00E013D0" w:rsidRPr="000A1E62" w:rsidRDefault="00DF1EDC" w:rsidP="00E013D0">
            <w:pPr>
              <w:autoSpaceDE w:val="0"/>
              <w:autoSpaceDN w:val="0"/>
              <w:adjustRightInd w:val="0"/>
              <w:rPr>
                <w:rFonts w:cs="Arial"/>
              </w:rPr>
            </w:pPr>
            <w:r w:rsidRPr="000A1E62">
              <w:rPr>
                <w:rFonts w:cs="Arial"/>
              </w:rPr>
              <w:t>User enters new SSID from WifiHotspotOnBoardClient</w:t>
            </w:r>
            <w:r>
              <w:rPr>
                <w:rFonts w:cs="Arial"/>
              </w:rPr>
              <w:t xml:space="preserve"> </w:t>
            </w:r>
            <w:r w:rsidRPr="000A1E62">
              <w:rPr>
                <w:rFonts w:cs="Arial"/>
              </w:rPr>
              <w:t>that is between 1-32 characters long</w:t>
            </w:r>
          </w:p>
        </w:tc>
      </w:tr>
      <w:tr w:rsidR="00E013D0" w:rsidRPr="00D04806" w14:paraId="09C1111A"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89AC69" w14:textId="77777777" w:rsidR="00E013D0" w:rsidRPr="000A1E62" w:rsidRDefault="00DF1EDC" w:rsidP="00E013D0">
            <w:pPr>
              <w:rPr>
                <w:rFonts w:cs="Arial"/>
                <w:b/>
              </w:rPr>
            </w:pPr>
            <w:r w:rsidRPr="000A1E62">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3A81C2D" w14:textId="77777777" w:rsidR="00E013D0" w:rsidRPr="000A1E62" w:rsidRDefault="00DF1EDC" w:rsidP="00E013D0">
            <w:pPr>
              <w:autoSpaceDE w:val="0"/>
              <w:autoSpaceDN w:val="0"/>
              <w:adjustRightInd w:val="0"/>
              <w:rPr>
                <w:rFonts w:cs="Arial"/>
              </w:rPr>
            </w:pPr>
            <w:r w:rsidRPr="000A1E62">
              <w:rPr>
                <w:rFonts w:cs="Arial"/>
              </w:rPr>
              <w:t>WifiHotspotOnBoardClient</w:t>
            </w:r>
            <w:r>
              <w:rPr>
                <w:rFonts w:cs="Arial"/>
              </w:rPr>
              <w:t xml:space="preserve"> </w:t>
            </w:r>
            <w:r w:rsidRPr="000A1E62">
              <w:rPr>
                <w:rFonts w:cs="Arial"/>
              </w:rPr>
              <w:t xml:space="preserve">shall display a successful message and the new SSID shall be displayed on the appropriate screen </w:t>
            </w:r>
          </w:p>
          <w:p w14:paraId="534DB0A1" w14:textId="77777777" w:rsidR="00E013D0" w:rsidRDefault="00DF1EDC" w:rsidP="00E013D0">
            <w:pPr>
              <w:autoSpaceDE w:val="0"/>
              <w:autoSpaceDN w:val="0"/>
              <w:adjustRightInd w:val="0"/>
              <w:rPr>
                <w:rFonts w:cs="Arial"/>
              </w:rPr>
            </w:pPr>
            <w:r w:rsidRPr="000A1E62">
              <w:rPr>
                <w:rFonts w:cs="Arial"/>
              </w:rPr>
              <w:t>All connected devices are disconnected</w:t>
            </w:r>
          </w:p>
          <w:p w14:paraId="667DF8DD" w14:textId="77777777" w:rsidR="00E013D0" w:rsidRPr="000A1E62" w:rsidRDefault="00DF1EDC" w:rsidP="00E013D0">
            <w:pPr>
              <w:autoSpaceDE w:val="0"/>
              <w:autoSpaceDN w:val="0"/>
              <w:adjustRightInd w:val="0"/>
              <w:rPr>
                <w:rFonts w:cs="Arial"/>
              </w:rPr>
            </w:pPr>
            <w:r w:rsidRPr="00B657C9">
              <w:rPr>
                <w:rFonts w:cs="Arial"/>
              </w:rPr>
              <w:t>Backend application display shall update to reflect the update</w:t>
            </w:r>
          </w:p>
        </w:tc>
      </w:tr>
      <w:tr w:rsidR="00E013D0" w:rsidRPr="00D04806" w14:paraId="1D755D6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B9CB9D" w14:textId="77777777" w:rsidR="00E013D0" w:rsidRPr="000A1E62" w:rsidRDefault="00DF1EDC" w:rsidP="00E013D0">
            <w:pPr>
              <w:rPr>
                <w:rFonts w:cs="Arial"/>
                <w:b/>
              </w:rPr>
            </w:pPr>
            <w:r w:rsidRPr="000A1E62">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8C53694" w14:textId="77777777" w:rsidR="00E013D0" w:rsidRPr="000A1E62" w:rsidRDefault="00DF1EDC" w:rsidP="00E013D0">
            <w:pPr>
              <w:rPr>
                <w:rFonts w:cs="Arial"/>
              </w:rPr>
            </w:pPr>
            <w:r>
              <w:rPr>
                <w:rFonts w:cs="Arial"/>
              </w:rPr>
              <w:t>WFHSv2</w:t>
            </w:r>
            <w:r w:rsidRPr="000A1E62">
              <w:rPr>
                <w:rFonts w:cs="Arial"/>
              </w:rPr>
              <w:t>-UC-REQ-</w:t>
            </w:r>
            <w:r>
              <w:rPr>
                <w:rFonts w:cs="Arial"/>
              </w:rPr>
              <w:t>283751</w:t>
            </w:r>
            <w:r w:rsidRPr="000A1E62">
              <w:rPr>
                <w:rFonts w:cs="Arial"/>
              </w:rPr>
              <w:t xml:space="preserve">-E5 User attempts to view SSID/password through </w:t>
            </w:r>
            <w:r>
              <w:rPr>
                <w:rFonts w:cs="Arial"/>
              </w:rPr>
              <w:t>WifiHotspotOnBoardClient</w:t>
            </w:r>
            <w:r w:rsidRPr="008E2D44">
              <w:rPr>
                <w:rFonts w:cs="Arial"/>
              </w:rPr>
              <w:t xml:space="preserve"> </w:t>
            </w:r>
            <w:r>
              <w:rPr>
                <w:rFonts w:cs="Arial"/>
              </w:rPr>
              <w:t xml:space="preserve">while under driver restriction </w:t>
            </w:r>
          </w:p>
          <w:p w14:paraId="50CB9EDC" w14:textId="77777777" w:rsidR="00E013D0" w:rsidRDefault="00DF1EDC" w:rsidP="00E013D0">
            <w:pPr>
              <w:rPr>
                <w:rFonts w:cs="Arial"/>
              </w:rPr>
            </w:pPr>
            <w:r w:rsidRPr="000A1E62">
              <w:rPr>
                <w:rFonts w:cs="Arial"/>
              </w:rPr>
              <w:t>WFHSv1-UC-REQ-191934-E7 User attempts to enter SSID not between 1-32 characters long</w:t>
            </w:r>
          </w:p>
          <w:p w14:paraId="2E9A489F" w14:textId="77777777" w:rsidR="00E013D0" w:rsidRPr="000A1E62" w:rsidRDefault="00DF1EDC" w:rsidP="00E013D0">
            <w:pPr>
              <w:rPr>
                <w:rFonts w:cs="Arial"/>
              </w:rPr>
            </w:pPr>
            <w:r w:rsidRPr="000A1E62">
              <w:rPr>
                <w:rFonts w:cs="Arial"/>
              </w:rPr>
              <w:t xml:space="preserve">WFHSv1-UC-REQ-191931-E4 </w:t>
            </w:r>
            <w:r>
              <w:rPr>
                <w:rFonts w:cs="Arial"/>
              </w:rPr>
              <w:t xml:space="preserve">Wi-Fi </w:t>
            </w:r>
            <w:r w:rsidRPr="000A1E62">
              <w:rPr>
                <w:rFonts w:cs="Arial"/>
              </w:rPr>
              <w:t xml:space="preserve">Hotspot configuration </w:t>
            </w:r>
            <w:r>
              <w:rPr>
                <w:rFonts w:cs="Arial"/>
              </w:rPr>
              <w:t>through WifiHotspotOnBoardClient</w:t>
            </w:r>
            <w:r w:rsidRPr="000A1E62">
              <w:rPr>
                <w:rFonts w:cs="Arial"/>
              </w:rPr>
              <w:t xml:space="preserve"> fails</w:t>
            </w:r>
          </w:p>
          <w:p w14:paraId="6FE0C869" w14:textId="77777777" w:rsidR="00E013D0" w:rsidRPr="000A1E62" w:rsidRDefault="00DF1EDC" w:rsidP="00E013D0">
            <w:pPr>
              <w:rPr>
                <w:rFonts w:cs="Arial"/>
              </w:rPr>
            </w:pPr>
            <w:r w:rsidRPr="000A1E62">
              <w:rPr>
                <w:rFonts w:cs="Arial"/>
              </w:rPr>
              <w:t xml:space="preserve">WFHSv1-UC-REQ-191935-E6 SSID update from </w:t>
            </w:r>
            <w:r>
              <w:rPr>
                <w:rFonts w:cs="Arial"/>
              </w:rPr>
              <w:t>WifiHotspotOnBoardClient</w:t>
            </w:r>
            <w:r w:rsidRPr="000A1E62">
              <w:rPr>
                <w:rFonts w:cs="Arial"/>
              </w:rPr>
              <w:t xml:space="preserve"> failed</w:t>
            </w:r>
          </w:p>
        </w:tc>
      </w:tr>
      <w:tr w:rsidR="00E013D0" w:rsidRPr="00D04806" w14:paraId="665497D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8C282F" w14:textId="77777777" w:rsidR="00E013D0" w:rsidRPr="000A1E62" w:rsidRDefault="00DF1EDC" w:rsidP="00E013D0">
            <w:pPr>
              <w:rPr>
                <w:rFonts w:cs="Arial"/>
                <w:b/>
              </w:rPr>
            </w:pPr>
            <w:r w:rsidRPr="000A1E62">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DEE53AA" w14:textId="77777777" w:rsidR="00E013D0" w:rsidRPr="000A1E62" w:rsidRDefault="00DF1EDC" w:rsidP="00E013D0">
            <w:pPr>
              <w:rPr>
                <w:rFonts w:cs="Arial"/>
              </w:rPr>
            </w:pPr>
            <w:r w:rsidRPr="000A1E62">
              <w:rPr>
                <w:rFonts w:cs="Arial"/>
              </w:rPr>
              <w:t>WifiHotspotServer</w:t>
            </w:r>
          </w:p>
          <w:p w14:paraId="2B0C6A44" w14:textId="77777777" w:rsidR="00E013D0" w:rsidRPr="000A1E62" w:rsidRDefault="00DF1EDC" w:rsidP="00E013D0">
            <w:pPr>
              <w:rPr>
                <w:rFonts w:cs="Arial"/>
              </w:rPr>
            </w:pPr>
            <w:r w:rsidRPr="000A1E62">
              <w:rPr>
                <w:rFonts w:cs="Arial"/>
              </w:rPr>
              <w:t>WifiHotspotOnBoardClient</w:t>
            </w:r>
          </w:p>
          <w:p w14:paraId="16556D73" w14:textId="77777777" w:rsidR="00E013D0" w:rsidRPr="000A1E62" w:rsidRDefault="00DF1EDC" w:rsidP="00E013D0">
            <w:pPr>
              <w:rPr>
                <w:rFonts w:cs="Arial"/>
              </w:rPr>
            </w:pPr>
            <w:r w:rsidRPr="000A1E62">
              <w:rPr>
                <w:rFonts w:cs="Arial"/>
              </w:rPr>
              <w:t>CAN</w:t>
            </w:r>
          </w:p>
        </w:tc>
      </w:tr>
    </w:tbl>
    <w:p w14:paraId="5651DC62" w14:textId="77777777" w:rsidR="00E013D0" w:rsidRDefault="00E013D0" w:rsidP="00E013D0">
      <w:pPr>
        <w:ind w:left="360"/>
      </w:pPr>
    </w:p>
    <w:p w14:paraId="1D808E2B" w14:textId="77777777" w:rsidR="00E013D0" w:rsidRDefault="00DF1EDC" w:rsidP="008D240F">
      <w:pPr>
        <w:pStyle w:val="Heading4"/>
      </w:pPr>
      <w:r>
        <w:t>WFHSv2-UC-REQ-283751/A-E5 User attempts to view SSID/password through WifiHotspotOnBoardClient while under driver restriction</w:t>
      </w:r>
    </w:p>
    <w:p w14:paraId="67DAD70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A1AAB" w14:paraId="253F0341"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78AF84" w14:textId="77777777" w:rsidR="00E013D0" w:rsidRPr="00DA1AAB" w:rsidRDefault="00DF1EDC" w:rsidP="00E013D0">
            <w:pPr>
              <w:rPr>
                <w:b/>
              </w:rPr>
            </w:pPr>
            <w:r w:rsidRPr="00DA1AAB">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DF231B9" w14:textId="77777777" w:rsidR="00E013D0" w:rsidRPr="00DA1AAB" w:rsidRDefault="00DF1EDC" w:rsidP="00E013D0">
            <w:r w:rsidRPr="00DA1AAB">
              <w:t>Vehicle occupant</w:t>
            </w:r>
          </w:p>
          <w:p w14:paraId="6F6A46B8" w14:textId="77777777" w:rsidR="00E013D0" w:rsidRDefault="00DF1EDC" w:rsidP="00E013D0">
            <w:r w:rsidRPr="00B51152">
              <w:t>WifiHotspotServer</w:t>
            </w:r>
          </w:p>
          <w:p w14:paraId="5B27E9BE" w14:textId="77777777" w:rsidR="00E013D0" w:rsidRPr="00DA1AAB" w:rsidRDefault="00DF1EDC" w:rsidP="00E013D0">
            <w:r>
              <w:t>In-vehicle</w:t>
            </w:r>
            <w:r w:rsidRPr="00DA1AAB">
              <w:t xml:space="preserve"> </w:t>
            </w:r>
            <w:r w:rsidRPr="00B51152">
              <w:t>WifiHotspotOnBoardClient</w:t>
            </w:r>
          </w:p>
        </w:tc>
      </w:tr>
      <w:tr w:rsidR="00E013D0" w:rsidRPr="00DA1AAB" w14:paraId="7019551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6C974C" w14:textId="77777777" w:rsidR="00E013D0" w:rsidRPr="00DA1AAB" w:rsidRDefault="00DF1EDC" w:rsidP="00E013D0">
            <w:pPr>
              <w:rPr>
                <w:b/>
              </w:rPr>
            </w:pPr>
            <w:r w:rsidRPr="00DA1AAB">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9F531C6" w14:textId="77777777" w:rsidR="00E013D0" w:rsidRDefault="00DF1EDC" w:rsidP="00E013D0">
            <w:r>
              <w:t xml:space="preserve">User is viewing the SSID/password screen on the </w:t>
            </w:r>
            <w:r w:rsidRPr="00E7525E">
              <w:t>WifiHotspotOnBoardClient</w:t>
            </w:r>
            <w:r>
              <w:t xml:space="preserve"> display</w:t>
            </w:r>
          </w:p>
          <w:p w14:paraId="5E8359CF" w14:textId="77777777" w:rsidR="00E013D0" w:rsidRPr="00DA1AAB" w:rsidRDefault="00DF1EDC" w:rsidP="00E013D0">
            <w:pPr>
              <w:rPr>
                <w:color w:val="000000" w:themeColor="text1"/>
              </w:rPr>
            </w:pPr>
            <w:r>
              <w:t xml:space="preserve">SSID/password screen is not under driver restriction </w:t>
            </w:r>
          </w:p>
        </w:tc>
      </w:tr>
      <w:tr w:rsidR="00E013D0" w:rsidRPr="00DA1AAB" w14:paraId="420A191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E1DC46" w14:textId="77777777" w:rsidR="00E013D0" w:rsidRPr="00DA1AAB" w:rsidRDefault="00DF1EDC" w:rsidP="00E013D0">
            <w:pPr>
              <w:rPr>
                <w:b/>
              </w:rPr>
            </w:pPr>
            <w:r w:rsidRPr="00DA1AAB">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1CC3494" w14:textId="77777777" w:rsidR="00E013D0" w:rsidRPr="00DA1AAB" w:rsidRDefault="00DF1EDC" w:rsidP="00E013D0">
            <w:pPr>
              <w:autoSpaceDE w:val="0"/>
              <w:autoSpaceDN w:val="0"/>
              <w:adjustRightInd w:val="0"/>
            </w:pPr>
            <w:r w:rsidRPr="00DA1AAB">
              <w:t xml:space="preserve">Vehicle </w:t>
            </w:r>
            <w:r>
              <w:t xml:space="preserve">occupant drives the vehicle over a certain speed and the screen is placed under driver restriction </w:t>
            </w:r>
          </w:p>
        </w:tc>
      </w:tr>
      <w:tr w:rsidR="00E013D0" w:rsidRPr="00DA1AAB" w14:paraId="7FA53A72"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713CA2" w14:textId="77777777" w:rsidR="00E013D0" w:rsidRPr="00DA1AAB" w:rsidRDefault="00DF1EDC" w:rsidP="00E013D0">
            <w:pPr>
              <w:rPr>
                <w:b/>
              </w:rPr>
            </w:pPr>
            <w:r w:rsidRPr="00DA1AAB">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F104EA1" w14:textId="620B0048" w:rsidR="00E013D0" w:rsidRPr="00DA1AAB" w:rsidRDefault="00E013D0" w:rsidP="00F952FB">
            <w:pPr>
              <w:autoSpaceDE w:val="0"/>
              <w:autoSpaceDN w:val="0"/>
              <w:adjustRightInd w:val="0"/>
            </w:pPr>
            <w:r>
              <w:t xml:space="preserve">The </w:t>
            </w:r>
            <w:r w:rsidR="00722DAA" w:rsidRPr="00B51152">
              <w:t>WifiHotspotOnBoardClient</w:t>
            </w:r>
            <w:r w:rsidR="00722DAA">
              <w:t xml:space="preserve"> </w:t>
            </w:r>
            <w:r w:rsidR="00F952FB">
              <w:t>shall disable the toggle button and hide password</w:t>
            </w:r>
            <w:r w:rsidR="005B1BB9">
              <w:t>. A</w:t>
            </w:r>
            <w:r w:rsidR="00F952FB" w:rsidRPr="00F952FB">
              <w:t>ny attempts to turn it on shall give the restriction pop-up.</w:t>
            </w:r>
            <w:r w:rsidR="00F952FB" w:rsidRPr="00B51152">
              <w:t xml:space="preserve"> </w:t>
            </w:r>
            <w:r w:rsidR="00DF1EDC" w:rsidRPr="00B51152">
              <w:t>WifiHotspotOnBoardClient</w:t>
            </w:r>
            <w:r w:rsidR="00DF1EDC">
              <w:t xml:space="preserve"> shall follow </w:t>
            </w:r>
            <w:r w:rsidR="00DF1EDC" w:rsidRPr="00F952FB">
              <w:t>the driver restriction (H21j</w:t>
            </w:r>
            <w:r w:rsidR="00DF1EDC">
              <w:t xml:space="preserve">) (Refer to </w:t>
            </w:r>
            <w:r w:rsidR="00DF1EDC" w:rsidRPr="00C1538B">
              <w:t>WFHSv2-REQ-283641</w:t>
            </w:r>
            <w:r w:rsidR="00DF1EDC" w:rsidRPr="00DE25A6">
              <w:t>-HMI Specification References</w:t>
            </w:r>
            <w:r w:rsidR="00DF1EDC">
              <w:t xml:space="preserve">) </w:t>
            </w:r>
          </w:p>
        </w:tc>
      </w:tr>
      <w:tr w:rsidR="00E013D0" w:rsidRPr="00DA1AAB" w14:paraId="3B33E6C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01DF4" w14:textId="77777777" w:rsidR="00E013D0" w:rsidRPr="00DA1AAB" w:rsidRDefault="00DF1EDC" w:rsidP="00E013D0">
            <w:pPr>
              <w:rPr>
                <w:b/>
              </w:rPr>
            </w:pPr>
            <w:r w:rsidRPr="00DA1AAB">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549DAE7" w14:textId="77777777" w:rsidR="00E013D0" w:rsidRPr="00DA1AAB" w:rsidRDefault="00E013D0" w:rsidP="00E013D0"/>
          <w:p w14:paraId="5D5FB1C6" w14:textId="77777777" w:rsidR="00E013D0" w:rsidRPr="00DA1AAB" w:rsidRDefault="00E013D0" w:rsidP="00E013D0"/>
        </w:tc>
      </w:tr>
      <w:tr w:rsidR="00E013D0" w:rsidRPr="00DA1AAB" w14:paraId="04AC896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291EB5" w14:textId="77777777" w:rsidR="00E013D0" w:rsidRPr="00DA1AAB" w:rsidRDefault="00DF1EDC" w:rsidP="00E013D0">
            <w:pPr>
              <w:rPr>
                <w:b/>
              </w:rPr>
            </w:pPr>
            <w:r w:rsidRPr="00DA1AAB">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18BEB5C" w14:textId="77777777" w:rsidR="00E013D0" w:rsidRDefault="00DF1EDC" w:rsidP="00E013D0">
            <w:r w:rsidRPr="00B51152">
              <w:t>WifiHotspotOnBoardClient</w:t>
            </w:r>
          </w:p>
          <w:p w14:paraId="5FD0E796" w14:textId="77777777" w:rsidR="00E013D0" w:rsidRDefault="00DF1EDC" w:rsidP="00E013D0">
            <w:r w:rsidRPr="00DA1AAB">
              <w:t>CAN</w:t>
            </w:r>
          </w:p>
          <w:p w14:paraId="6C51440D" w14:textId="77777777" w:rsidR="00E013D0" w:rsidRPr="00DA1AAB" w:rsidRDefault="00DF1EDC" w:rsidP="00E013D0">
            <w:r>
              <w:t>PCM</w:t>
            </w:r>
          </w:p>
        </w:tc>
      </w:tr>
    </w:tbl>
    <w:p w14:paraId="6A2016CC" w14:textId="77777777" w:rsidR="00E013D0" w:rsidRDefault="00E013D0" w:rsidP="00E013D0">
      <w:pPr>
        <w:ind w:left="360"/>
      </w:pPr>
    </w:p>
    <w:p w14:paraId="6C177CE7" w14:textId="77777777" w:rsidR="00E013D0" w:rsidRDefault="00DF1EDC" w:rsidP="008D240F">
      <w:pPr>
        <w:pStyle w:val="Heading4"/>
      </w:pPr>
      <w:r>
        <w:t>WFHSv1-UC-REQ-191935/A-E6 SSID update from WifiHotspotOnBoardClient failed</w:t>
      </w:r>
    </w:p>
    <w:p w14:paraId="5C1FA03A"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675DEE80"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52CA14"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71F4885" w14:textId="77777777" w:rsidR="00E013D0" w:rsidRPr="00D04806" w:rsidRDefault="00DF1EDC" w:rsidP="00E013D0">
            <w:r w:rsidRPr="00D04806">
              <w:t>User</w:t>
            </w:r>
          </w:p>
          <w:p w14:paraId="462DD555" w14:textId="77777777" w:rsidR="00E013D0" w:rsidRPr="00D04806" w:rsidRDefault="00DF1EDC" w:rsidP="00E013D0">
            <w:r w:rsidRPr="00D04806">
              <w:t>System</w:t>
            </w:r>
          </w:p>
        </w:tc>
      </w:tr>
      <w:tr w:rsidR="00E013D0" w:rsidRPr="00D04806" w14:paraId="7B88494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938F6D"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CF203CA" w14:textId="77777777" w:rsidR="00E013D0" w:rsidRPr="00232C76" w:rsidRDefault="00DF1EDC" w:rsidP="00E013D0">
            <w:r>
              <w:t>Same as normal use case</w:t>
            </w:r>
            <w:r w:rsidRPr="00232C76">
              <w:t xml:space="preserve"> </w:t>
            </w:r>
          </w:p>
        </w:tc>
      </w:tr>
      <w:tr w:rsidR="00E013D0" w:rsidRPr="00D04806" w14:paraId="4CE5663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6F1988"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F3344DB" w14:textId="77777777" w:rsidR="00E013D0" w:rsidRPr="00D04806" w:rsidRDefault="00DF1EDC" w:rsidP="00E013D0">
            <w:pPr>
              <w:autoSpaceDE w:val="0"/>
              <w:autoSpaceDN w:val="0"/>
              <w:adjustRightInd w:val="0"/>
            </w:pPr>
            <w:r>
              <w:t>User enters new SSID</w:t>
            </w:r>
            <w:r w:rsidRPr="00D04806">
              <w:t xml:space="preserve"> from </w:t>
            </w:r>
            <w:r w:rsidRPr="008566A5">
              <w:t>WifiHotspotOnBoardClient</w:t>
            </w:r>
            <w:r>
              <w:t xml:space="preserve"> that is between 1-32 characters long but the </w:t>
            </w:r>
            <w:r w:rsidRPr="00ED1D32">
              <w:t>WifiHotspotServer</w:t>
            </w:r>
            <w:r>
              <w:t xml:space="preserve"> was unable to successfully change the SSID</w:t>
            </w:r>
          </w:p>
        </w:tc>
      </w:tr>
      <w:tr w:rsidR="00E013D0" w:rsidRPr="00D04806" w14:paraId="3BE5C9A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8F31F6"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B7C6602" w14:textId="77777777" w:rsidR="00E013D0" w:rsidRPr="00D04806" w:rsidRDefault="00DF1EDC" w:rsidP="00E013D0">
            <w:pPr>
              <w:autoSpaceDE w:val="0"/>
              <w:autoSpaceDN w:val="0"/>
              <w:adjustRightInd w:val="0"/>
            </w:pPr>
            <w:r>
              <w:t>An error message is displayed to the user</w:t>
            </w:r>
          </w:p>
          <w:p w14:paraId="1E624B0C" w14:textId="77777777" w:rsidR="00E013D0" w:rsidRPr="00D04806" w:rsidRDefault="00DF1EDC" w:rsidP="00E013D0">
            <w:pPr>
              <w:autoSpaceDE w:val="0"/>
              <w:autoSpaceDN w:val="0"/>
              <w:adjustRightInd w:val="0"/>
            </w:pPr>
            <w:r>
              <w:t>The SSID is not changed</w:t>
            </w:r>
          </w:p>
        </w:tc>
      </w:tr>
      <w:tr w:rsidR="00E013D0" w:rsidRPr="00D04806" w14:paraId="06E93A6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4D6CA"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260F128" w14:textId="77777777" w:rsidR="00E013D0" w:rsidRPr="00D04806" w:rsidRDefault="00E013D0" w:rsidP="00E013D0"/>
          <w:p w14:paraId="2C10430E" w14:textId="77777777" w:rsidR="00E013D0" w:rsidRPr="00D04806" w:rsidRDefault="00E013D0" w:rsidP="00E013D0"/>
        </w:tc>
      </w:tr>
      <w:tr w:rsidR="00E013D0" w:rsidRPr="00D04806" w14:paraId="770557C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72D58A"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C76F197" w14:textId="77777777" w:rsidR="00E013D0" w:rsidRDefault="00DF1EDC" w:rsidP="00E013D0">
            <w:r w:rsidRPr="00ED1D32">
              <w:t>WifiHotspotServer</w:t>
            </w:r>
          </w:p>
          <w:p w14:paraId="1A1EFB42" w14:textId="77777777" w:rsidR="00E013D0" w:rsidRDefault="00DF1EDC" w:rsidP="00E013D0">
            <w:r w:rsidRPr="00ED1D32">
              <w:t>WifiHotspotOnBoardClient</w:t>
            </w:r>
          </w:p>
          <w:p w14:paraId="3199DECE" w14:textId="77777777" w:rsidR="00E013D0" w:rsidRPr="00D04806" w:rsidRDefault="00DF1EDC" w:rsidP="00E013D0">
            <w:r w:rsidRPr="00D04806">
              <w:t>CAN</w:t>
            </w:r>
          </w:p>
        </w:tc>
      </w:tr>
    </w:tbl>
    <w:p w14:paraId="2305706B" w14:textId="77777777" w:rsidR="00E013D0" w:rsidRDefault="00E013D0" w:rsidP="00E013D0">
      <w:pPr>
        <w:ind w:left="360"/>
      </w:pPr>
    </w:p>
    <w:p w14:paraId="22B68DEB" w14:textId="77777777" w:rsidR="00E013D0" w:rsidRDefault="00DF1EDC" w:rsidP="008D240F">
      <w:pPr>
        <w:pStyle w:val="Heading4"/>
      </w:pPr>
      <w:r>
        <w:t>WFHSv1-UC-REQ-191934/A-E7 User attempts to enter SSID not between 1-32 characters long</w:t>
      </w:r>
    </w:p>
    <w:p w14:paraId="506F2A1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62393222"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ADA2C5"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74A3C2D" w14:textId="77777777" w:rsidR="00E013D0" w:rsidRPr="00D04806" w:rsidRDefault="00DF1EDC" w:rsidP="00E013D0">
            <w:r w:rsidRPr="00D04806">
              <w:t>User</w:t>
            </w:r>
          </w:p>
          <w:p w14:paraId="05F377AC" w14:textId="77777777" w:rsidR="00E013D0" w:rsidRPr="00D04806" w:rsidRDefault="00DF1EDC" w:rsidP="00E013D0">
            <w:r w:rsidRPr="00D04806">
              <w:t>System</w:t>
            </w:r>
          </w:p>
          <w:p w14:paraId="6842B57C" w14:textId="77777777" w:rsidR="00E013D0" w:rsidRPr="00D04806" w:rsidRDefault="00DF1EDC" w:rsidP="00E013D0">
            <w:r>
              <w:t>Cell phone</w:t>
            </w:r>
          </w:p>
        </w:tc>
      </w:tr>
      <w:tr w:rsidR="00E013D0" w:rsidRPr="00D04806" w14:paraId="6DBEE91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452542"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2B325D3" w14:textId="77777777" w:rsidR="00E013D0" w:rsidRPr="00D04806" w:rsidRDefault="00DF1EDC" w:rsidP="00E013D0">
            <w:r>
              <w:t>Same as normal use case</w:t>
            </w:r>
          </w:p>
        </w:tc>
      </w:tr>
      <w:tr w:rsidR="00E013D0" w:rsidRPr="00D04806" w14:paraId="6BB189E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01F917"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6BDD56C" w14:textId="77777777" w:rsidR="00E013D0" w:rsidRPr="00D04806" w:rsidRDefault="00DF1EDC" w:rsidP="00E013D0">
            <w:pPr>
              <w:autoSpaceDE w:val="0"/>
              <w:autoSpaceDN w:val="0"/>
              <w:adjustRightInd w:val="0"/>
            </w:pPr>
            <w:r w:rsidRPr="00D04806">
              <w:t>User</w:t>
            </w:r>
            <w:r>
              <w:t xml:space="preserve">  types an</w:t>
            </w:r>
            <w:r w:rsidRPr="00D04806">
              <w:t xml:space="preserve"> SSID </w:t>
            </w:r>
            <w:r>
              <w:t xml:space="preserve">into the keyboard on the WifiHotspotOnBoardClient  </w:t>
            </w:r>
            <w:r w:rsidRPr="00D04806">
              <w:t>that is longer than 32 characters or less than 1 character</w:t>
            </w:r>
          </w:p>
        </w:tc>
      </w:tr>
      <w:tr w:rsidR="00E013D0" w:rsidRPr="00D04806" w14:paraId="71058312"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04D59D"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583A865" w14:textId="77777777" w:rsidR="00E013D0" w:rsidRDefault="00DF1EDC" w:rsidP="00E013D0">
            <w:pPr>
              <w:autoSpaceDE w:val="0"/>
              <w:autoSpaceDN w:val="0"/>
              <w:adjustRightInd w:val="0"/>
            </w:pPr>
            <w:r>
              <w:t>Keyboard does not allow the user to enter the request</w:t>
            </w:r>
          </w:p>
          <w:p w14:paraId="56E02C04" w14:textId="77777777" w:rsidR="00E013D0" w:rsidRPr="00D04806" w:rsidRDefault="00DF1EDC" w:rsidP="00E013D0">
            <w:pPr>
              <w:autoSpaceDE w:val="0"/>
              <w:autoSpaceDN w:val="0"/>
              <w:adjustRightInd w:val="0"/>
            </w:pPr>
            <w:r>
              <w:t>The SSID is not changed</w:t>
            </w:r>
            <w:r w:rsidRPr="00D04806">
              <w:t xml:space="preserve"> </w:t>
            </w:r>
          </w:p>
        </w:tc>
      </w:tr>
      <w:tr w:rsidR="00E013D0" w:rsidRPr="00D04806" w14:paraId="6FC4756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823FC6"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ED5810B" w14:textId="77777777" w:rsidR="00E013D0" w:rsidRPr="00D04806" w:rsidRDefault="00E013D0" w:rsidP="00E013D0"/>
        </w:tc>
      </w:tr>
      <w:tr w:rsidR="00E013D0" w:rsidRPr="00D04806" w14:paraId="33B8BE0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924FE"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B6D1B2F" w14:textId="77777777" w:rsidR="00E013D0" w:rsidRPr="00D04806" w:rsidRDefault="00DF1EDC" w:rsidP="00E013D0">
            <w:r w:rsidRPr="000F522F">
              <w:t>WifiHotspotOnBoardClient</w:t>
            </w:r>
          </w:p>
        </w:tc>
      </w:tr>
    </w:tbl>
    <w:p w14:paraId="515EF838" w14:textId="77777777" w:rsidR="00E013D0" w:rsidRDefault="00E013D0" w:rsidP="00E013D0">
      <w:pPr>
        <w:ind w:left="360"/>
      </w:pPr>
    </w:p>
    <w:p w14:paraId="436568D7" w14:textId="77777777" w:rsidR="00E013D0" w:rsidRDefault="00DF1EDC" w:rsidP="008D240F">
      <w:pPr>
        <w:pStyle w:val="Heading4"/>
      </w:pPr>
      <w:r>
        <w:t>WFHS-UC-REQ-315701/B-User changes SSID from WifiHotspotOffBoardClient when Vehicle is Off</w:t>
      </w:r>
    </w:p>
    <w:p w14:paraId="2473DA8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14:paraId="1BE05639"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93E98E" w14:textId="77777777" w:rsidR="00E013D0"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473A502" w14:textId="77777777" w:rsidR="00E013D0" w:rsidRDefault="00DF1EDC">
            <w:pPr>
              <w:spacing w:line="256" w:lineRule="auto"/>
              <w:rPr>
                <w:rFonts w:cs="Arial"/>
              </w:rPr>
            </w:pPr>
            <w:r>
              <w:rPr>
                <w:rFonts w:cs="Arial"/>
              </w:rPr>
              <w:t>User</w:t>
            </w:r>
          </w:p>
          <w:p w14:paraId="238E0EF3" w14:textId="77777777" w:rsidR="00E013D0" w:rsidRDefault="00DF1EDC">
            <w:pPr>
              <w:spacing w:line="256" w:lineRule="auto"/>
              <w:rPr>
                <w:rFonts w:cs="Arial"/>
              </w:rPr>
            </w:pPr>
            <w:r>
              <w:rPr>
                <w:rFonts w:cs="Arial"/>
              </w:rPr>
              <w:t>System</w:t>
            </w:r>
          </w:p>
        </w:tc>
      </w:tr>
      <w:tr w:rsidR="00E013D0" w14:paraId="2B3023A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58894D" w14:textId="77777777" w:rsidR="00E013D0"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797F21D" w14:textId="77777777" w:rsidR="00E013D0" w:rsidRDefault="00DF1EDC">
            <w:pPr>
              <w:spacing w:line="256" w:lineRule="auto"/>
              <w:rPr>
                <w:rFonts w:cs="Arial"/>
              </w:rPr>
            </w:pPr>
            <w:r>
              <w:rPr>
                <w:rFonts w:cs="Arial"/>
              </w:rPr>
              <w:t>WifiHotspotServer is off</w:t>
            </w:r>
          </w:p>
        </w:tc>
      </w:tr>
      <w:tr w:rsidR="00E013D0" w14:paraId="67532D4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D43400" w14:textId="77777777" w:rsidR="00E013D0"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7DBD3A5" w14:textId="77777777" w:rsidR="00E013D0" w:rsidRDefault="00DF1EDC">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E013D0" w14:paraId="61E93D15"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FD739A" w14:textId="77777777" w:rsidR="00E013D0"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248E796" w14:textId="77777777" w:rsidR="00E013D0" w:rsidRDefault="00DF1EDC">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E013D0" w14:paraId="45537A2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D9356E" w14:textId="77777777" w:rsidR="00E013D0"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6E39EE4" w14:textId="77777777" w:rsidR="00E013D0" w:rsidRDefault="00E013D0">
            <w:pPr>
              <w:rPr>
                <w:rFonts w:cs="Arial"/>
                <w:b/>
              </w:rPr>
            </w:pPr>
          </w:p>
        </w:tc>
      </w:tr>
      <w:tr w:rsidR="00E013D0" w14:paraId="584756C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82F906" w14:textId="77777777" w:rsidR="00E013D0"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1982B80" w14:textId="77777777" w:rsidR="00E013D0" w:rsidRDefault="00DF1EDC">
            <w:pPr>
              <w:spacing w:line="256" w:lineRule="auto"/>
              <w:rPr>
                <w:rFonts w:cs="Arial"/>
              </w:rPr>
            </w:pPr>
            <w:r>
              <w:rPr>
                <w:rFonts w:cs="Arial"/>
              </w:rPr>
              <w:t>WifiHotspotServer</w:t>
            </w:r>
          </w:p>
          <w:p w14:paraId="75C9C2E9" w14:textId="77777777" w:rsidR="00E013D0" w:rsidRDefault="00DF1EDC">
            <w:pPr>
              <w:spacing w:line="256" w:lineRule="auto"/>
              <w:rPr>
                <w:rFonts w:cs="Arial"/>
              </w:rPr>
            </w:pPr>
            <w:r>
              <w:rPr>
                <w:rFonts w:cs="Arial"/>
              </w:rPr>
              <w:t>WifiHotspotOffBoardClient</w:t>
            </w:r>
          </w:p>
        </w:tc>
      </w:tr>
    </w:tbl>
    <w:p w14:paraId="43D842E4" w14:textId="77777777" w:rsidR="00E013D0" w:rsidRDefault="00E013D0" w:rsidP="00E013D0"/>
    <w:p w14:paraId="5A8B0CAD" w14:textId="77777777" w:rsidR="00E013D0" w:rsidRDefault="00DF1EDC" w:rsidP="008D240F">
      <w:pPr>
        <w:pStyle w:val="Heading4"/>
      </w:pPr>
      <w:r>
        <w:t>WFHS-UC-REQ-315702/A-User changes SSID from WifiHotspotOffBoardClient when Vehicle is ON</w:t>
      </w:r>
    </w:p>
    <w:p w14:paraId="23723F9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14:paraId="28FF0CB1"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FF19B0" w14:textId="77777777" w:rsidR="00E013D0"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58962DC" w14:textId="77777777" w:rsidR="00E013D0" w:rsidRDefault="00DF1EDC">
            <w:pPr>
              <w:spacing w:line="256" w:lineRule="auto"/>
              <w:rPr>
                <w:rFonts w:cs="Arial"/>
              </w:rPr>
            </w:pPr>
            <w:r>
              <w:rPr>
                <w:rFonts w:cs="Arial"/>
              </w:rPr>
              <w:t>User</w:t>
            </w:r>
          </w:p>
          <w:p w14:paraId="02A25762" w14:textId="77777777" w:rsidR="00E013D0" w:rsidRDefault="00DF1EDC">
            <w:pPr>
              <w:spacing w:line="256" w:lineRule="auto"/>
              <w:rPr>
                <w:rFonts w:cs="Arial"/>
              </w:rPr>
            </w:pPr>
            <w:r>
              <w:rPr>
                <w:rFonts w:cs="Arial"/>
              </w:rPr>
              <w:t>System</w:t>
            </w:r>
          </w:p>
        </w:tc>
      </w:tr>
      <w:tr w:rsidR="00E013D0" w14:paraId="3AB761D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969DB8" w14:textId="77777777" w:rsidR="00E013D0"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C2D8E43" w14:textId="77777777" w:rsidR="00E013D0" w:rsidRDefault="00DF1EDC">
            <w:pPr>
              <w:spacing w:line="256" w:lineRule="auto"/>
              <w:rPr>
                <w:rFonts w:cs="Arial"/>
              </w:rPr>
            </w:pPr>
            <w:r>
              <w:rPr>
                <w:rFonts w:cs="Arial"/>
              </w:rPr>
              <w:t>WifiHotspotServer is On</w:t>
            </w:r>
          </w:p>
        </w:tc>
      </w:tr>
      <w:tr w:rsidR="00E013D0" w14:paraId="7F3EBC9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30D26A" w14:textId="77777777" w:rsidR="00E013D0"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4050286" w14:textId="77777777" w:rsidR="00E013D0" w:rsidRDefault="00DF1EDC">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E013D0" w14:paraId="655D9743"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D62568" w14:textId="77777777" w:rsidR="00E013D0"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665C8F1" w14:textId="77777777" w:rsidR="00E013D0" w:rsidRDefault="00DF1EDC">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14:paraId="49DAAE4D" w14:textId="77777777" w:rsidR="00E013D0" w:rsidRDefault="00DF1EDC">
            <w:pPr>
              <w:autoSpaceDE w:val="0"/>
              <w:autoSpaceDN w:val="0"/>
              <w:adjustRightInd w:val="0"/>
              <w:spacing w:line="256" w:lineRule="auto"/>
              <w:rPr>
                <w:rFonts w:cs="Arial"/>
              </w:rPr>
            </w:pPr>
            <w:r>
              <w:rPr>
                <w:rFonts w:cs="Arial"/>
              </w:rPr>
              <w:t xml:space="preserve">If the customer is on the in-vehicle HMI screen which shows the SSID, the SSID shall automatically update </w:t>
            </w:r>
          </w:p>
        </w:tc>
      </w:tr>
      <w:tr w:rsidR="00E013D0" w14:paraId="077915C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0D6A1" w14:textId="77777777" w:rsidR="00E013D0"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3B6D0E8" w14:textId="77777777" w:rsidR="00E013D0" w:rsidRDefault="00E013D0">
            <w:pPr>
              <w:rPr>
                <w:rFonts w:cs="Arial"/>
                <w:b/>
              </w:rPr>
            </w:pPr>
          </w:p>
        </w:tc>
      </w:tr>
      <w:tr w:rsidR="00E013D0" w14:paraId="44EA86D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44F6F7" w14:textId="77777777" w:rsidR="00E013D0"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FC337C0" w14:textId="77777777" w:rsidR="00E013D0" w:rsidRDefault="00DF1EDC">
            <w:pPr>
              <w:spacing w:line="256" w:lineRule="auto"/>
              <w:rPr>
                <w:rFonts w:cs="Arial"/>
              </w:rPr>
            </w:pPr>
            <w:r>
              <w:rPr>
                <w:rFonts w:cs="Arial"/>
              </w:rPr>
              <w:t>WifiHotspotServer</w:t>
            </w:r>
          </w:p>
          <w:p w14:paraId="6F3E884E" w14:textId="77777777" w:rsidR="00E013D0" w:rsidRDefault="00DF1EDC">
            <w:pPr>
              <w:spacing w:line="256" w:lineRule="auto"/>
              <w:rPr>
                <w:rFonts w:cs="Arial"/>
              </w:rPr>
            </w:pPr>
            <w:r>
              <w:rPr>
                <w:rFonts w:cs="Arial"/>
              </w:rPr>
              <w:t>WifiHotspotOffBoardClient</w:t>
            </w:r>
          </w:p>
          <w:p w14:paraId="4D000415" w14:textId="77777777" w:rsidR="00E013D0" w:rsidRDefault="00DF1EDC">
            <w:pPr>
              <w:spacing w:line="256" w:lineRule="auto"/>
              <w:rPr>
                <w:rFonts w:cs="Arial"/>
              </w:rPr>
            </w:pPr>
            <w:r>
              <w:rPr>
                <w:rFonts w:cs="Arial"/>
              </w:rPr>
              <w:t>WifiHotspotOnBoardClient</w:t>
            </w:r>
          </w:p>
          <w:p w14:paraId="14A97B43" w14:textId="77777777" w:rsidR="00E013D0" w:rsidRDefault="00DF1EDC">
            <w:pPr>
              <w:spacing w:line="256" w:lineRule="auto"/>
              <w:rPr>
                <w:rFonts w:cs="Arial"/>
              </w:rPr>
            </w:pPr>
            <w:r>
              <w:rPr>
                <w:rFonts w:cs="Arial"/>
              </w:rPr>
              <w:t>CAN</w:t>
            </w:r>
          </w:p>
        </w:tc>
      </w:tr>
    </w:tbl>
    <w:p w14:paraId="7442D2B8" w14:textId="77777777" w:rsidR="00E013D0" w:rsidRDefault="00E013D0" w:rsidP="00E013D0"/>
    <w:p w14:paraId="429AD208" w14:textId="77777777" w:rsidR="00E013D0" w:rsidRDefault="00DF1EDC" w:rsidP="008D240F">
      <w:pPr>
        <w:pStyle w:val="Heading3"/>
      </w:pPr>
      <w:bookmarkStart w:id="68" w:name="_Toc14081913"/>
      <w:r>
        <w:t>White Box Views</w:t>
      </w:r>
      <w:bookmarkEnd w:id="68"/>
    </w:p>
    <w:p w14:paraId="48785A0B" w14:textId="77777777" w:rsidR="00E013D0" w:rsidRDefault="00DF1EDC" w:rsidP="008D240F">
      <w:pPr>
        <w:pStyle w:val="Heading4"/>
      </w:pPr>
      <w:r>
        <w:t>Activity Diagrams</w:t>
      </w:r>
    </w:p>
    <w:p w14:paraId="4C23295E" w14:textId="77777777" w:rsidR="00E013D0" w:rsidRDefault="00DF1EDC" w:rsidP="008D240F">
      <w:pPr>
        <w:pStyle w:val="Heading5"/>
      </w:pPr>
      <w:r>
        <w:t>WFHSv2-ACT-REQ-317273/A-User Changes SSID from WifiHotspotOnBoardClient</w:t>
      </w:r>
    </w:p>
    <w:p w14:paraId="7BF6DF06" w14:textId="77777777" w:rsidR="00E013D0" w:rsidRDefault="00DF1EDC" w:rsidP="008D240F">
      <w:pPr>
        <w:jc w:val="center"/>
      </w:pPr>
      <w:r w:rsidRPr="00DA159F">
        <w:rPr>
          <w:noProof/>
        </w:rPr>
        <w:drawing>
          <wp:inline distT="0" distB="0" distL="0" distR="0" wp14:anchorId="2DDE97C9" wp14:editId="4F71C4CC">
            <wp:extent cx="5943600" cy="2715744"/>
            <wp:effectExtent l="0" t="0" r="0" b="8890"/>
            <wp:docPr id="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5744"/>
                    </a:xfrm>
                    <a:prstGeom prst="rect">
                      <a:avLst/>
                    </a:prstGeom>
                    <a:noFill/>
                    <a:ln>
                      <a:noFill/>
                    </a:ln>
                  </pic:spPr>
                </pic:pic>
              </a:graphicData>
            </a:graphic>
          </wp:inline>
        </w:drawing>
      </w:r>
    </w:p>
    <w:p w14:paraId="48D6EE41" w14:textId="77777777" w:rsidR="00E013D0" w:rsidRDefault="00DF1EDC" w:rsidP="008D240F">
      <w:pPr>
        <w:pStyle w:val="Heading5"/>
      </w:pPr>
      <w:r>
        <w:t>WFHSv2-ACT-REQ-317274/A-User Changes SSID from WifiHotspotOffBoardClient</w:t>
      </w:r>
    </w:p>
    <w:p w14:paraId="787EFDDD" w14:textId="77777777" w:rsidR="00E013D0" w:rsidRDefault="00DF1EDC" w:rsidP="008D240F">
      <w:pPr>
        <w:jc w:val="center"/>
      </w:pPr>
      <w:r w:rsidRPr="00A4144C">
        <w:rPr>
          <w:noProof/>
        </w:rPr>
        <w:drawing>
          <wp:inline distT="0" distB="0" distL="0" distR="0" wp14:anchorId="5A97AA96" wp14:editId="07782C97">
            <wp:extent cx="5943600" cy="3525061"/>
            <wp:effectExtent l="0" t="0" r="0" b="0"/>
            <wp:docPr id="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25061"/>
                    </a:xfrm>
                    <a:prstGeom prst="rect">
                      <a:avLst/>
                    </a:prstGeom>
                    <a:noFill/>
                    <a:ln>
                      <a:noFill/>
                    </a:ln>
                  </pic:spPr>
                </pic:pic>
              </a:graphicData>
            </a:graphic>
          </wp:inline>
        </w:drawing>
      </w:r>
    </w:p>
    <w:p w14:paraId="3ADE07B7" w14:textId="77777777" w:rsidR="00E013D0" w:rsidRDefault="00DF1EDC" w:rsidP="008D240F">
      <w:pPr>
        <w:pStyle w:val="Heading4"/>
      </w:pPr>
      <w:r>
        <w:t>Sequence Diagrams</w:t>
      </w:r>
    </w:p>
    <w:p w14:paraId="72DAB7D7" w14:textId="77777777" w:rsidR="00E013D0" w:rsidRDefault="00DF1EDC" w:rsidP="008D240F">
      <w:pPr>
        <w:pStyle w:val="Heading5"/>
      </w:pPr>
      <w:r>
        <w:t>WFHSv2-SD-REQ-317511/A-User Changes SSID from WifiHotspotOnBoardClient</w:t>
      </w:r>
    </w:p>
    <w:p w14:paraId="4BCBB46E" w14:textId="77777777" w:rsidR="00E013D0" w:rsidRDefault="00DF1EDC" w:rsidP="008D240F">
      <w:pPr>
        <w:jc w:val="center"/>
      </w:pPr>
      <w:r w:rsidRPr="007A381B">
        <w:rPr>
          <w:noProof/>
        </w:rPr>
        <w:drawing>
          <wp:inline distT="0" distB="0" distL="0" distR="0" wp14:anchorId="28534625" wp14:editId="1DB6B024">
            <wp:extent cx="5943600" cy="8625016"/>
            <wp:effectExtent l="0" t="0" r="0" b="5080"/>
            <wp:docPr id="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625016"/>
                    </a:xfrm>
                    <a:prstGeom prst="rect">
                      <a:avLst/>
                    </a:prstGeom>
                    <a:noFill/>
                    <a:ln>
                      <a:noFill/>
                    </a:ln>
                  </pic:spPr>
                </pic:pic>
              </a:graphicData>
            </a:graphic>
          </wp:inline>
        </w:drawing>
      </w:r>
    </w:p>
    <w:p w14:paraId="60D5CD94" w14:textId="77777777" w:rsidR="00E013D0" w:rsidRDefault="00DF1EDC" w:rsidP="008D240F">
      <w:pPr>
        <w:pStyle w:val="Heading5"/>
      </w:pPr>
      <w:r>
        <w:t>WFHSv2-SD-REQ-317512/A-User Changes SSID from WifiHotspotOffBoardClient</w:t>
      </w:r>
    </w:p>
    <w:p w14:paraId="053C9D02" w14:textId="77777777" w:rsidR="00E013D0" w:rsidRDefault="00DF1EDC" w:rsidP="008D240F">
      <w:pPr>
        <w:jc w:val="center"/>
      </w:pPr>
      <w:r w:rsidRPr="008712ED">
        <w:rPr>
          <w:noProof/>
        </w:rPr>
        <w:drawing>
          <wp:inline distT="0" distB="0" distL="0" distR="0" wp14:anchorId="04901F7C" wp14:editId="281499B0">
            <wp:extent cx="5943600" cy="8440758"/>
            <wp:effectExtent l="0" t="0" r="0" b="0"/>
            <wp:docPr id="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440758"/>
                    </a:xfrm>
                    <a:prstGeom prst="rect">
                      <a:avLst/>
                    </a:prstGeom>
                    <a:noFill/>
                    <a:ln>
                      <a:noFill/>
                    </a:ln>
                  </pic:spPr>
                </pic:pic>
              </a:graphicData>
            </a:graphic>
          </wp:inline>
        </w:drawing>
      </w:r>
    </w:p>
    <w:p w14:paraId="015FFAF8" w14:textId="77777777" w:rsidR="00E013D0" w:rsidRDefault="008D240F" w:rsidP="008D240F">
      <w:pPr>
        <w:pStyle w:val="Heading2"/>
      </w:pPr>
      <w:r>
        <w:br w:type="page"/>
      </w:r>
      <w:bookmarkStart w:id="69" w:name="_Toc14081914"/>
      <w:r w:rsidR="00DF1EDC" w:rsidRPr="00B9479B">
        <w:t>WFHSv2-FUN-REQ-274798/B-Managing Password</w:t>
      </w:r>
      <w:bookmarkEnd w:id="69"/>
    </w:p>
    <w:p w14:paraId="5A2BBA22" w14:textId="77777777" w:rsidR="00E013D0" w:rsidRPr="00C0266F" w:rsidRDefault="00DF1EDC" w:rsidP="00E013D0">
      <w:pPr>
        <w:rPr>
          <w:rFonts w:cs="Arial"/>
        </w:rPr>
      </w:pPr>
      <w:r w:rsidRPr="00C0266F">
        <w:rPr>
          <w:rFonts w:cs="Arial"/>
        </w:rPr>
        <w:t>The Wi-Fi Hotspot shall always be password protected to provide security to the network. The WifiHotspotServer shall come equipped with a randomly generated 12 ASCII character password. Users may view and change the password on the in-vehicle WifiHotspotOnBoardClient</w:t>
      </w:r>
      <w:r>
        <w:rPr>
          <w:rFonts w:cs="Arial"/>
        </w:rPr>
        <w:t xml:space="preserve"> </w:t>
      </w:r>
      <w:r w:rsidRPr="00076BFB">
        <w:rPr>
          <w:rFonts w:cs="Arial"/>
        </w:rPr>
        <w:t>or WifiHotspotOffBoardClient</w:t>
      </w:r>
      <w:r w:rsidRPr="00C0266F">
        <w:rPr>
          <w:rFonts w:cs="Arial"/>
        </w:rPr>
        <w:t xml:space="preserve">. The password may be changed, but it must be 8-63 ASCII characters, and the WifiHotspotOnBoardClient </w:t>
      </w:r>
      <w:r w:rsidRPr="00076BFB">
        <w:rPr>
          <w:rFonts w:cs="Arial"/>
        </w:rPr>
        <w:t xml:space="preserve">and WifiHotspotOffBoardClient </w:t>
      </w:r>
      <w:r w:rsidRPr="00C0266F">
        <w:rPr>
          <w:rFonts w:cs="Arial"/>
        </w:rPr>
        <w:t>shall be responsible for verifying that the customer input does not violate this password character length.</w:t>
      </w:r>
    </w:p>
    <w:p w14:paraId="5A90937A" w14:textId="77777777" w:rsidR="00E013D0" w:rsidRPr="00C0266F" w:rsidRDefault="00E013D0" w:rsidP="00E013D0">
      <w:pPr>
        <w:rPr>
          <w:rFonts w:cs="Arial"/>
        </w:rPr>
      </w:pPr>
    </w:p>
    <w:p w14:paraId="77768E8D" w14:textId="77777777" w:rsidR="00E013D0" w:rsidRPr="00C0266F" w:rsidRDefault="00DF1EDC" w:rsidP="00E013D0">
      <w:pPr>
        <w:rPr>
          <w:rFonts w:cs="Arial"/>
        </w:rPr>
      </w:pPr>
      <w:r w:rsidRPr="00C0266F">
        <w:rPr>
          <w:rFonts w:cs="Arial"/>
        </w:rPr>
        <w:t>If the user enters a screen that allows the password to be displayed, the WifiHotspotOnBoardClient shall transmit a Wi-Fi Info request to the WifiHotspotServer, and in turn, the WifiHotspotServer shall respond with the appropriate SSID and password characters.</w:t>
      </w:r>
      <w:r w:rsidRPr="00076BFB">
        <w:t xml:space="preserve"> </w:t>
      </w:r>
      <w:r w:rsidRPr="00076BFB">
        <w:rPr>
          <w:rFonts w:cs="Arial"/>
        </w:rPr>
        <w:t>If the WifiHotspotServer receives a request from the WifiHotspotOffBoardClient, it shall receive and process a command/response/alert message.</w:t>
      </w:r>
    </w:p>
    <w:p w14:paraId="1A47B242" w14:textId="77777777" w:rsidR="00E013D0" w:rsidRDefault="00DF1EDC" w:rsidP="008D240F">
      <w:pPr>
        <w:pStyle w:val="Heading3"/>
      </w:pPr>
      <w:bookmarkStart w:id="70" w:name="_Toc14081915"/>
      <w:r>
        <w:t>Requirements</w:t>
      </w:r>
      <w:bookmarkEnd w:id="70"/>
    </w:p>
    <w:p w14:paraId="4B8E4B58" w14:textId="77777777" w:rsidR="008D240F" w:rsidRPr="008D240F" w:rsidRDefault="008D240F" w:rsidP="008D240F">
      <w:pPr>
        <w:pStyle w:val="Heading4"/>
        <w:rPr>
          <w:b w:val="0"/>
          <w:u w:val="single"/>
        </w:rPr>
      </w:pPr>
      <w:r w:rsidRPr="008D240F">
        <w:rPr>
          <w:b w:val="0"/>
          <w:u w:val="single"/>
        </w:rPr>
        <w:t>WFHS-REQ-191598/A-Assigning the password to each frequency band</w:t>
      </w:r>
    </w:p>
    <w:p w14:paraId="2CED3FBE" w14:textId="77777777" w:rsidR="00E013D0" w:rsidRPr="000B4F8F" w:rsidRDefault="00DF1EDC" w:rsidP="00E013D0">
      <w:pPr>
        <w:rPr>
          <w:rFonts w:cs="Arial"/>
        </w:rPr>
      </w:pPr>
      <w:r w:rsidRPr="000B4F8F">
        <w:rPr>
          <w:rFonts w:cs="Arial"/>
        </w:rPr>
        <w:t xml:space="preserve">The </w:t>
      </w:r>
      <w:r w:rsidRPr="000C0C65">
        <w:rPr>
          <w:rFonts w:cs="Arial"/>
        </w:rPr>
        <w:t>WifiHotspotServer</w:t>
      </w:r>
      <w:r w:rsidRPr="000B4F8F">
        <w:rPr>
          <w:rFonts w:cs="Arial"/>
        </w:rPr>
        <w:t xml:space="preserve"> shall assign the same password to both the 2.4 and 5 GHz band.</w:t>
      </w:r>
    </w:p>
    <w:p w14:paraId="24B32E85" w14:textId="77777777" w:rsidR="00E013D0" w:rsidRDefault="00E013D0" w:rsidP="00E013D0"/>
    <w:p w14:paraId="090C7DA2" w14:textId="77777777" w:rsidR="008D240F" w:rsidRPr="008D240F" w:rsidRDefault="008D240F" w:rsidP="008D240F">
      <w:pPr>
        <w:pStyle w:val="Heading4"/>
        <w:rPr>
          <w:b w:val="0"/>
          <w:u w:val="single"/>
        </w:rPr>
      </w:pPr>
      <w:r w:rsidRPr="008D240F">
        <w:rPr>
          <w:b w:val="0"/>
          <w:u w:val="single"/>
        </w:rPr>
        <w:t>WFHS-REQ-191610/C-Generating the initial password</w:t>
      </w:r>
    </w:p>
    <w:p w14:paraId="3F3C771C" w14:textId="77777777" w:rsidR="00E013D0" w:rsidRPr="002C2FDB" w:rsidRDefault="00DF1EDC" w:rsidP="00E013D0">
      <w:pPr>
        <w:rPr>
          <w:rFonts w:cs="Arial"/>
        </w:rPr>
      </w:pPr>
      <w:r w:rsidRPr="00AB3BE7">
        <w:rPr>
          <w:rFonts w:cs="Arial"/>
        </w:rPr>
        <w:t xml:space="preserve">Each </w:t>
      </w:r>
      <w:r w:rsidRPr="00AA4F3F">
        <w:rPr>
          <w:rFonts w:cs="Arial"/>
        </w:rPr>
        <w:t>WifiHotspotServer</w:t>
      </w:r>
      <w:r w:rsidRPr="00AB3BE7">
        <w:rPr>
          <w:rFonts w:cs="Arial"/>
        </w:rPr>
        <w:t xml:space="preserve"> shall be delivered to Ford with a password created for its hotspot. Each </w:t>
      </w:r>
      <w:r w:rsidRPr="00AA4F3F">
        <w:rPr>
          <w:rFonts w:cs="Arial"/>
        </w:rPr>
        <w:t>WifiHotspotServer</w:t>
      </w:r>
      <w:r>
        <w:rPr>
          <w:rFonts w:cs="Arial"/>
        </w:rPr>
        <w:t xml:space="preserve"> </w:t>
      </w:r>
      <w:r w:rsidRPr="00AB3BE7">
        <w:rPr>
          <w:rFonts w:cs="Arial"/>
        </w:rPr>
        <w:t>shall randomly generate and store a 12 ASCII character string for its first password. The generated passwords shall be created using a quality random number generator. The supplier shall meet the requirements defined in A51t_Supplier_Feed_Specification_080.pdf spec, section 1.9.9 R</w:t>
      </w:r>
      <w:r>
        <w:rPr>
          <w:rFonts w:cs="Arial"/>
        </w:rPr>
        <w:t xml:space="preserve">equirements for Key Generation. </w:t>
      </w:r>
      <w:r w:rsidRPr="00BA5F4F">
        <w:rPr>
          <w:rFonts w:cs="Arial"/>
        </w:rPr>
        <w:t xml:space="preserve">Each password that the WifiHotspotServer randomly generates for the hotspot to use shall not include the lowercase “l” (L) or the capital “I” (i) due to their similar appearance. Therefore, the WifiHotspotServer shall implement an algorithm that can exclude these two particular characters while generating.  </w:t>
      </w:r>
    </w:p>
    <w:p w14:paraId="0DB23D0D" w14:textId="77777777" w:rsidR="008D240F" w:rsidRPr="008D240F" w:rsidRDefault="008D240F" w:rsidP="008D240F">
      <w:pPr>
        <w:pStyle w:val="Heading4"/>
        <w:rPr>
          <w:b w:val="0"/>
          <w:u w:val="single"/>
        </w:rPr>
      </w:pPr>
      <w:r w:rsidRPr="008D240F">
        <w:rPr>
          <w:b w:val="0"/>
          <w:u w:val="single"/>
        </w:rPr>
        <w:t>WFHSv2-REQ-283753/B-Displaying the password on the WifiHotspotOnBoardClient display</w:t>
      </w:r>
    </w:p>
    <w:p w14:paraId="09DCC0F7" w14:textId="77777777" w:rsidR="00E013D0" w:rsidRPr="00F02BF2" w:rsidRDefault="00DF1EDC" w:rsidP="00E013D0">
      <w:pPr>
        <w:rPr>
          <w:rFonts w:cs="Arial"/>
        </w:rPr>
      </w:pPr>
      <w:r w:rsidRPr="00F02BF2">
        <w:rPr>
          <w:rFonts w:cs="Arial"/>
        </w:rPr>
        <w:t>If the user enters into any screen that requires the WifiHotspotOnBoardClient to display the password characters, the WifiHotspotOnBoardClient shall send a request to the WifiHotspotServer to read the current SSID and password using the CAN signal WifiInfo_Rq. Once the WifiHotspotOnBoardClient receives a response (CAN signal WifiInfo_Rsp) from the WifiHotspotServer it shall populate the screen with the corresponding SSID, but keep the password hidden</w:t>
      </w:r>
      <w:r>
        <w:rPr>
          <w:rFonts w:cs="Arial"/>
        </w:rPr>
        <w:t xml:space="preserve"> </w:t>
      </w:r>
      <w:r w:rsidRPr="001C2728">
        <w:rPr>
          <w:rFonts w:cs="Arial"/>
        </w:rPr>
        <w:t>per the rules defined in H21 6.2.3 Private Information</w:t>
      </w:r>
      <w:r w:rsidRPr="00F02BF2">
        <w:rPr>
          <w:rFonts w:cs="Arial"/>
        </w:rPr>
        <w:t>.</w:t>
      </w:r>
      <w:r>
        <w:rPr>
          <w:rFonts w:cs="Arial"/>
        </w:rPr>
        <w:t xml:space="preserve"> M</w:t>
      </w:r>
      <w:r w:rsidRPr="001C2728">
        <w:rPr>
          <w:rFonts w:cs="Arial"/>
        </w:rPr>
        <w:t>asked password shall display a length of 12 characters so the true length of the password is not displayed while hidden</w:t>
      </w:r>
      <w:r>
        <w:rPr>
          <w:rFonts w:cs="Arial"/>
        </w:rPr>
        <w:t xml:space="preserve">. </w:t>
      </w:r>
      <w:r w:rsidRPr="00F02BF2">
        <w:rPr>
          <w:rFonts w:cs="Arial"/>
        </w:rPr>
        <w:t xml:space="preserve">The screen shall provide the customer with a way to view and hide the password. The password shall always be hidden until the customer manually requests to view it. Should the customer choose to display the password, the WifiHotspotOnBoardClient shall display it until either the customer chooses to hide the password or exits the screen. </w:t>
      </w:r>
      <w:r w:rsidRPr="001C2728">
        <w:rPr>
          <w:rFonts w:cs="Arial"/>
        </w:rPr>
        <w:t xml:space="preserve">The WifiHotspotOnBoardClient shall not store the password. </w:t>
      </w:r>
      <w:r w:rsidRPr="00F02BF2">
        <w:rPr>
          <w:rFonts w:cs="Arial"/>
        </w:rPr>
        <w:t xml:space="preserve">Refer </w:t>
      </w:r>
      <w:r>
        <w:rPr>
          <w:rFonts w:cs="Arial"/>
        </w:rPr>
        <w:t xml:space="preserve">to </w:t>
      </w:r>
      <w:r w:rsidRPr="00B801BE">
        <w:rPr>
          <w:rFonts w:cs="Arial"/>
        </w:rPr>
        <w:t>WFHSv2-REQ-283641</w:t>
      </w:r>
      <w:r w:rsidRPr="00BA3DA2">
        <w:rPr>
          <w:rFonts w:cs="Arial"/>
        </w:rPr>
        <w:t>-HMI Specification References</w:t>
      </w:r>
      <w:r w:rsidRPr="00F02BF2">
        <w:rPr>
          <w:rFonts w:cs="Arial"/>
        </w:rPr>
        <w:t>. The screen below is an example WifiHotspotOnBoardClient screen.</w:t>
      </w:r>
    </w:p>
    <w:p w14:paraId="74E381C5" w14:textId="77777777" w:rsidR="00E013D0" w:rsidRPr="00F02BF2" w:rsidRDefault="00E013D0" w:rsidP="00E013D0">
      <w:pPr>
        <w:rPr>
          <w:rFonts w:cs="Arial"/>
        </w:rPr>
      </w:pPr>
    </w:p>
    <w:p w14:paraId="56F64BB1" w14:textId="77777777" w:rsidR="00E013D0" w:rsidRPr="00F02BF2" w:rsidRDefault="00E013D0" w:rsidP="00E013D0">
      <w:pPr>
        <w:jc w:val="center"/>
        <w:rPr>
          <w:rFonts w:cs="Arial"/>
        </w:rPr>
      </w:pPr>
    </w:p>
    <w:p w14:paraId="41C29925" w14:textId="77777777" w:rsidR="00E013D0" w:rsidRPr="00F02BF2" w:rsidRDefault="00DF1EDC" w:rsidP="008D240F">
      <w:pPr>
        <w:jc w:val="center"/>
        <w:rPr>
          <w:rFonts w:cs="Arial"/>
        </w:rPr>
      </w:pPr>
      <w:r w:rsidRPr="00F02BF2">
        <w:rPr>
          <w:rFonts w:cs="Arial"/>
          <w:noProof/>
        </w:rPr>
        <w:drawing>
          <wp:inline distT="0" distB="0" distL="0" distR="0" wp14:anchorId="445FE1D2" wp14:editId="2D67071D">
            <wp:extent cx="5943600" cy="2200275"/>
            <wp:effectExtent l="0" t="0" r="0" b="9525"/>
            <wp:docPr id="194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617A0418" w14:textId="77777777" w:rsidR="00E013D0" w:rsidRPr="00F02BF2" w:rsidRDefault="00E013D0" w:rsidP="00E013D0">
      <w:pPr>
        <w:rPr>
          <w:rFonts w:cs="Arial"/>
        </w:rPr>
      </w:pPr>
    </w:p>
    <w:p w14:paraId="20FBFCE3" w14:textId="77777777" w:rsidR="00E013D0" w:rsidRPr="00F02BF2" w:rsidRDefault="00DF1EDC" w:rsidP="00E013D0">
      <w:pPr>
        <w:jc w:val="center"/>
        <w:rPr>
          <w:rFonts w:cs="Arial"/>
        </w:rPr>
      </w:pPr>
      <w:r w:rsidRPr="00F02BF2">
        <w:rPr>
          <w:rFonts w:cs="Arial"/>
        </w:rPr>
        <w:t>Figure. Screen Displaying the SSID and Password Characters</w:t>
      </w:r>
    </w:p>
    <w:p w14:paraId="7E216714" w14:textId="77777777" w:rsidR="008D240F" w:rsidRPr="008D240F" w:rsidRDefault="008D240F" w:rsidP="008D240F">
      <w:pPr>
        <w:pStyle w:val="Heading4"/>
        <w:rPr>
          <w:b w:val="0"/>
          <w:u w:val="single"/>
        </w:rPr>
      </w:pPr>
      <w:r w:rsidRPr="008D240F">
        <w:rPr>
          <w:b w:val="0"/>
          <w:u w:val="single"/>
        </w:rPr>
        <w:t>WFHSv2-REQ-283781/A-Hiding the password while vehicle is in Valet Mode</w:t>
      </w:r>
    </w:p>
    <w:p w14:paraId="627C6991" w14:textId="77777777" w:rsidR="00E013D0" w:rsidRPr="000D4F49" w:rsidRDefault="00DF1EDC" w:rsidP="00E013D0">
      <w:pPr>
        <w:rPr>
          <w:rFonts w:cs="Arial"/>
        </w:rPr>
      </w:pPr>
      <w:r>
        <w:rPr>
          <w:rFonts w:cs="Arial"/>
        </w:rPr>
        <w:t xml:space="preserve">If the vehicle is in Valet Mode the </w:t>
      </w:r>
      <w:r w:rsidRPr="005D6E99">
        <w:rPr>
          <w:rFonts w:cs="Arial"/>
        </w:rPr>
        <w:t>WifiHotspotOnBoardClient</w:t>
      </w:r>
      <w:r>
        <w:rPr>
          <w:rFonts w:cs="Arial"/>
        </w:rPr>
        <w:t xml:space="preserve"> shall hide the password and NOT allow the password to be viewable in the in-vehicle </w:t>
      </w:r>
      <w:r w:rsidRPr="005D6E99">
        <w:rPr>
          <w:rFonts w:cs="Arial"/>
        </w:rPr>
        <w:t>WifiHotspotOnBoardClient</w:t>
      </w:r>
      <w:r w:rsidRPr="001D2060">
        <w:rPr>
          <w:rFonts w:cs="Arial"/>
        </w:rPr>
        <w:t xml:space="preserve">. If the vehicle is NOT in Valet Mode the password may be viewed upon the vehicle occupant’s request (refer to </w:t>
      </w:r>
      <w:r>
        <w:rPr>
          <w:rFonts w:cs="Arial"/>
        </w:rPr>
        <w:t>WFHSv2-REQ-283753</w:t>
      </w:r>
      <w:r w:rsidRPr="001D2060">
        <w:rPr>
          <w:rFonts w:cs="Arial"/>
        </w:rPr>
        <w:t xml:space="preserve">-Displaying the password on the </w:t>
      </w:r>
      <w:r w:rsidRPr="005D6E99">
        <w:rPr>
          <w:rFonts w:cs="Arial"/>
        </w:rPr>
        <w:t>WifiHotspotOnBoardClient</w:t>
      </w:r>
      <w:r>
        <w:rPr>
          <w:rFonts w:cs="Arial"/>
        </w:rPr>
        <w:t xml:space="preserve"> display</w:t>
      </w:r>
      <w:r w:rsidRPr="001D2060">
        <w:rPr>
          <w:rFonts w:cs="Arial"/>
        </w:rPr>
        <w:t>).</w:t>
      </w:r>
    </w:p>
    <w:p w14:paraId="59EAD0E4" w14:textId="77777777" w:rsidR="008D240F" w:rsidRPr="008D240F" w:rsidRDefault="008D240F" w:rsidP="008D240F">
      <w:pPr>
        <w:pStyle w:val="Heading4"/>
        <w:rPr>
          <w:b w:val="0"/>
          <w:u w:val="single"/>
        </w:rPr>
      </w:pPr>
      <w:r w:rsidRPr="008D240F">
        <w:rPr>
          <w:b w:val="0"/>
          <w:u w:val="single"/>
        </w:rPr>
        <w:t>WFHS-REQ-191627/A-Reporting the SSID and password</w:t>
      </w:r>
    </w:p>
    <w:p w14:paraId="205CA647" w14:textId="77777777" w:rsidR="00E013D0" w:rsidRDefault="00DF1EDC" w:rsidP="00E013D0">
      <w:pPr>
        <w:rPr>
          <w:rFonts w:cs="Arial"/>
        </w:rPr>
      </w:pPr>
      <w:r w:rsidRPr="00E76CCC">
        <w:rPr>
          <w:rFonts w:cs="Arial"/>
        </w:rPr>
        <w:t xml:space="preserve">If the </w:t>
      </w:r>
      <w:r w:rsidRPr="004E6DA1">
        <w:rPr>
          <w:rFonts w:cs="Arial"/>
        </w:rPr>
        <w:t>WifiHotspotServer</w:t>
      </w:r>
      <w:r w:rsidRPr="00E76CCC">
        <w:rPr>
          <w:rFonts w:cs="Arial"/>
        </w:rPr>
        <w:t xml:space="preserve"> receives a request from the </w:t>
      </w:r>
      <w:r w:rsidRPr="005B292E">
        <w:rPr>
          <w:rFonts w:cs="Arial"/>
        </w:rPr>
        <w:t>WifiHotspotOnBoardClient</w:t>
      </w:r>
      <w:r w:rsidRPr="00E76CCC">
        <w:rPr>
          <w:rFonts w:cs="Arial"/>
        </w:rPr>
        <w:t xml:space="preserve"> to read the current SSID and password (CAN signal WifiInfo_Rq), the </w:t>
      </w:r>
      <w:r w:rsidRPr="004E6DA1">
        <w:rPr>
          <w:rFonts w:cs="Arial"/>
        </w:rPr>
        <w:t>WifiHotspotServer</w:t>
      </w:r>
      <w:r w:rsidRPr="00E76CCC">
        <w:rPr>
          <w:rFonts w:cs="Arial"/>
        </w:rPr>
        <w:t xml:space="preserve"> shall transmit the SSID and password characters using the CAN signal WifiInfo_Rsp.</w:t>
      </w:r>
    </w:p>
    <w:p w14:paraId="1D63B767" w14:textId="77777777" w:rsidR="00E013D0" w:rsidRDefault="00E013D0" w:rsidP="00E013D0">
      <w:pPr>
        <w:rPr>
          <w:rFonts w:cs="Arial"/>
        </w:rPr>
      </w:pPr>
    </w:p>
    <w:p w14:paraId="157FBA72" w14:textId="77777777" w:rsidR="00E013D0" w:rsidRPr="00E76CCC" w:rsidRDefault="00DF1EDC" w:rsidP="00E013D0">
      <w:pPr>
        <w:rPr>
          <w:rFonts w:cs="Arial"/>
        </w:rPr>
      </w:pPr>
      <w:r>
        <w:rPr>
          <w:rFonts w:cs="Arial"/>
        </w:rPr>
        <w:t xml:space="preserve">Note: the Wi-Fi Hotspot password (CAN signal WifiInfo_Rsp) shall not be routed out through the SDLC to the OBD-II connector. </w:t>
      </w:r>
    </w:p>
    <w:p w14:paraId="60205A97" w14:textId="77777777" w:rsidR="00E013D0" w:rsidRDefault="00E013D0" w:rsidP="00E013D0"/>
    <w:p w14:paraId="54402F04" w14:textId="77777777" w:rsidR="008D240F" w:rsidRPr="008D240F" w:rsidRDefault="008D240F" w:rsidP="008D240F">
      <w:pPr>
        <w:pStyle w:val="Heading4"/>
        <w:rPr>
          <w:b w:val="0"/>
          <w:u w:val="single"/>
        </w:rPr>
      </w:pPr>
      <w:r w:rsidRPr="008D240F">
        <w:rPr>
          <w:b w:val="0"/>
          <w:u w:val="single"/>
        </w:rPr>
        <w:t>WFHSv2-REQ-283755/A-Keyboard used to edit the password through WifiHotspotOnBoardClient display</w:t>
      </w:r>
    </w:p>
    <w:p w14:paraId="3D589654" w14:textId="77777777" w:rsidR="00E013D0" w:rsidRDefault="00DF1EDC" w:rsidP="00E013D0">
      <w:pPr>
        <w:rPr>
          <w:rFonts w:cs="Arial"/>
        </w:rPr>
      </w:pPr>
      <w:r w:rsidRPr="00E66A13">
        <w:rPr>
          <w:rFonts w:cs="Arial"/>
        </w:rPr>
        <w:t xml:space="preserve">The Wi-Fi Hotspot password keyboard provided through the in-vehicle </w:t>
      </w:r>
      <w:r w:rsidRPr="00FC2B5F">
        <w:rPr>
          <w:rFonts w:cs="Arial"/>
        </w:rPr>
        <w:t>WifiHotspotOnBoardClient</w:t>
      </w:r>
      <w:r w:rsidRPr="00E66A13">
        <w:rPr>
          <w:rFonts w:cs="Arial"/>
        </w:rPr>
        <w:t xml:space="preserve"> screen shall include only ASCII characters for </w:t>
      </w:r>
      <w:r>
        <w:rPr>
          <w:rFonts w:cs="Arial"/>
        </w:rPr>
        <w:t xml:space="preserve">all regions: </w:t>
      </w:r>
      <w:r w:rsidRPr="00E66A13">
        <w:rPr>
          <w:rFonts w:cs="Arial"/>
        </w:rPr>
        <w:t>NA</w:t>
      </w:r>
      <w:r>
        <w:rPr>
          <w:rFonts w:cs="Arial"/>
        </w:rPr>
        <w:t xml:space="preserve"> (United States and Canada), </w:t>
      </w:r>
      <w:r w:rsidRPr="00E66A13">
        <w:rPr>
          <w:rFonts w:cs="Arial"/>
        </w:rPr>
        <w:t xml:space="preserve">China </w:t>
      </w:r>
      <w:r>
        <w:rPr>
          <w:rFonts w:cs="Arial"/>
        </w:rPr>
        <w:t>and Europe. R</w:t>
      </w:r>
      <w:r w:rsidRPr="00E66A13">
        <w:rPr>
          <w:rFonts w:cs="Arial"/>
        </w:rPr>
        <w:t>efer to</w:t>
      </w:r>
      <w:r>
        <w:rPr>
          <w:rFonts w:cs="Arial"/>
        </w:rPr>
        <w:t xml:space="preserve"> </w:t>
      </w:r>
      <w:r w:rsidRPr="002A2E32">
        <w:rPr>
          <w:rFonts w:cs="Arial"/>
        </w:rPr>
        <w:t>WFHSv2-REQ-283641</w:t>
      </w:r>
      <w:r w:rsidRPr="00732EF9">
        <w:rPr>
          <w:rFonts w:cs="Arial"/>
        </w:rPr>
        <w:t>-HMI Specification References</w:t>
      </w:r>
      <w:r w:rsidRPr="00E66A13">
        <w:rPr>
          <w:rFonts w:cs="Arial"/>
        </w:rPr>
        <w:t>. The password keyboard shall inform the user of the appropriate password lengths</w:t>
      </w:r>
      <w:r>
        <w:rPr>
          <w:rFonts w:cs="Arial"/>
        </w:rPr>
        <w:t xml:space="preserve"> (8-63 characters). The following screen is an example </w:t>
      </w:r>
      <w:r w:rsidRPr="00FC2B5F">
        <w:rPr>
          <w:rFonts w:cs="Arial"/>
        </w:rPr>
        <w:t>WifiHotspotOnBoardClient</w:t>
      </w:r>
      <w:r>
        <w:rPr>
          <w:rFonts w:cs="Arial"/>
        </w:rPr>
        <w:t xml:space="preserve"> screen</w:t>
      </w:r>
      <w:r w:rsidRPr="00E66A13">
        <w:rPr>
          <w:rFonts w:cs="Arial"/>
        </w:rPr>
        <w:t>.</w:t>
      </w:r>
    </w:p>
    <w:p w14:paraId="0A8BE13F" w14:textId="77777777" w:rsidR="00E013D0" w:rsidRPr="00E66A13" w:rsidRDefault="00DF1EDC" w:rsidP="008D240F">
      <w:pPr>
        <w:jc w:val="center"/>
        <w:rPr>
          <w:rFonts w:cs="Arial"/>
        </w:rPr>
      </w:pPr>
      <w:r>
        <w:rPr>
          <w:rFonts w:cs="Arial"/>
          <w:noProof/>
        </w:rPr>
        <w:drawing>
          <wp:inline distT="0" distB="0" distL="0" distR="0" wp14:anchorId="395AB367" wp14:editId="67A142FE">
            <wp:extent cx="4838700" cy="2339340"/>
            <wp:effectExtent l="0" t="0" r="0" b="3810"/>
            <wp:docPr id="19700" name="Picture 1" descr="C:\Users\Elerner\Pictures\VSEM SPSS\REQ-191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3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14:paraId="334CE15D" w14:textId="77777777" w:rsidR="00E013D0" w:rsidRPr="00015DD3" w:rsidRDefault="00DF1EDC" w:rsidP="00E013D0">
      <w:pPr>
        <w:jc w:val="center"/>
        <w:rPr>
          <w:rFonts w:cs="Arial"/>
        </w:rPr>
      </w:pPr>
      <w:r w:rsidRPr="00E66A13">
        <w:rPr>
          <w:rFonts w:cs="Arial"/>
        </w:rPr>
        <w:t>Figure. Wi-Fi Hotspot Password Keyboard</w:t>
      </w:r>
    </w:p>
    <w:p w14:paraId="276E7E75" w14:textId="77777777" w:rsidR="008D240F" w:rsidRPr="008D240F" w:rsidRDefault="008D240F" w:rsidP="008D240F">
      <w:pPr>
        <w:pStyle w:val="Heading4"/>
        <w:rPr>
          <w:b w:val="0"/>
          <w:u w:val="single"/>
        </w:rPr>
      </w:pPr>
      <w:r w:rsidRPr="008D240F">
        <w:rPr>
          <w:b w:val="0"/>
          <w:u w:val="single"/>
        </w:rPr>
        <w:t>WFHSv2-REQ-283756/A-Accepting and updating user password configurations</w:t>
      </w:r>
    </w:p>
    <w:p w14:paraId="54F627E4" w14:textId="77777777" w:rsidR="00E013D0" w:rsidRDefault="00DF1EDC" w:rsidP="00E013D0">
      <w:pPr>
        <w:rPr>
          <w:rFonts w:cs="Arial"/>
        </w:rPr>
      </w:pPr>
      <w:r w:rsidRPr="00063EDD">
        <w:rPr>
          <w:rFonts w:cs="Arial"/>
        </w:rPr>
        <w:t xml:space="preserve">If the vehicle occupant updates the password through the </w:t>
      </w:r>
      <w:r>
        <w:rPr>
          <w:rFonts w:cs="Arial"/>
        </w:rPr>
        <w:t>WifiHotspotOnBoardClient,</w:t>
      </w:r>
      <w:r w:rsidRPr="00063EDD">
        <w:rPr>
          <w:rFonts w:cs="Arial"/>
        </w:rPr>
        <w:t xml:space="preserve"> the </w:t>
      </w:r>
      <w:r w:rsidRPr="00544D8D">
        <w:rPr>
          <w:rFonts w:cs="Arial"/>
        </w:rPr>
        <w:t>WifiHotspotOnBoardClient</w:t>
      </w:r>
      <w:r w:rsidRPr="00063EDD">
        <w:rPr>
          <w:rFonts w:cs="Arial"/>
        </w:rPr>
        <w:t xml:space="preserve"> shall confirm the password is between 8-63 characters. The keyboard shall not allow the user to enter the password if it does not meet the required length. If the vehicle occupant has entered a password of the appropriate length the </w:t>
      </w:r>
      <w:r w:rsidRPr="00544D8D">
        <w:rPr>
          <w:rFonts w:cs="Arial"/>
        </w:rPr>
        <w:t>WifiHotspotOnBoardClient</w:t>
      </w:r>
      <w:r w:rsidRPr="00063EDD">
        <w:rPr>
          <w:rFonts w:cs="Arial"/>
        </w:rPr>
        <w:t xml:space="preserve"> shall send this update to the </w:t>
      </w:r>
      <w:r w:rsidRPr="00B33105">
        <w:rPr>
          <w:rFonts w:cs="Arial"/>
        </w:rPr>
        <w:t>WifiHotspotServer</w:t>
      </w:r>
      <w:r w:rsidRPr="00063EDD">
        <w:rPr>
          <w:rFonts w:cs="Arial"/>
        </w:rPr>
        <w:t xml:space="preserve"> using the CAN signal WifiInfo_Rq and wait for a response in the CAN signal WifiInfo_Rsp. If the </w:t>
      </w:r>
      <w:r w:rsidRPr="00B33105">
        <w:rPr>
          <w:rFonts w:cs="Arial"/>
        </w:rPr>
        <w:t>WifiHotspotServer</w:t>
      </w:r>
      <w:r w:rsidRPr="00063EDD">
        <w:rPr>
          <w:rFonts w:cs="Arial"/>
        </w:rPr>
        <w:t xml:space="preserve"> sends back an unsuccessful response the </w:t>
      </w:r>
      <w:r w:rsidRPr="00544D8D">
        <w:rPr>
          <w:rFonts w:cs="Arial"/>
        </w:rPr>
        <w:t>WifiHotspotOnBoardClient</w:t>
      </w:r>
      <w:r w:rsidRPr="00063EDD">
        <w:rPr>
          <w:rFonts w:cs="Arial"/>
        </w:rPr>
        <w:t xml:space="preserve"> shall notify the user and keep the user in the password keyboard screen. If the </w:t>
      </w:r>
      <w:r w:rsidRPr="00B33105">
        <w:rPr>
          <w:rFonts w:cs="Arial"/>
        </w:rPr>
        <w:t>WifiHotspotServer</w:t>
      </w:r>
      <w:r w:rsidRPr="00063EDD">
        <w:rPr>
          <w:rFonts w:cs="Arial"/>
        </w:rPr>
        <w:t xml:space="preserve"> sends back a successful response the </w:t>
      </w:r>
      <w:r w:rsidRPr="00544D8D">
        <w:rPr>
          <w:rFonts w:cs="Arial"/>
        </w:rPr>
        <w:t>WifiHotspotOnBoardClient</w:t>
      </w:r>
      <w:r w:rsidRPr="00063EDD">
        <w:rPr>
          <w:rFonts w:cs="Arial"/>
        </w:rPr>
        <w:t xml:space="preserve"> shall notify the user and exit out of the keyboard screen. </w:t>
      </w:r>
    </w:p>
    <w:p w14:paraId="02654A6C" w14:textId="77777777" w:rsidR="00E013D0" w:rsidRDefault="00E013D0" w:rsidP="00E013D0">
      <w:pPr>
        <w:rPr>
          <w:rFonts w:cs="Arial"/>
        </w:rPr>
      </w:pPr>
    </w:p>
    <w:p w14:paraId="02E4B6A1" w14:textId="77777777" w:rsidR="00E013D0" w:rsidRDefault="00DF1EDC" w:rsidP="00E013D0">
      <w:pPr>
        <w:rPr>
          <w:rFonts w:cs="Arial"/>
        </w:rPr>
      </w:pPr>
      <w:r>
        <w:rPr>
          <w:rFonts w:cs="Arial"/>
        </w:rPr>
        <w:t>If the vehicle occupant is on a screen that displays the password when the WifiHotspotOnBoardClient receives a WifiInfo_Rsp response = PasswordWritten, the WifiHotspotOnBoardClient shall request for the new data using WifiInfo_Rq = Read. Once the WifiHotspotOnBoardClient receives the updated password it shall reflect the update on the password screen.</w:t>
      </w:r>
    </w:p>
    <w:p w14:paraId="1B3EE41B" w14:textId="77777777" w:rsidR="00E013D0" w:rsidRDefault="00E013D0" w:rsidP="00E013D0">
      <w:pPr>
        <w:rPr>
          <w:rFonts w:cs="Arial"/>
        </w:rPr>
      </w:pPr>
    </w:p>
    <w:p w14:paraId="56C1B153" w14:textId="77777777" w:rsidR="00E013D0" w:rsidRDefault="00DF1EDC" w:rsidP="00E013D0">
      <w:pPr>
        <w:rPr>
          <w:rFonts w:cs="Arial"/>
        </w:rPr>
      </w:pPr>
      <w:r w:rsidRPr="00063EDD">
        <w:rPr>
          <w:rFonts w:cs="Arial"/>
        </w:rPr>
        <w:t>Refer to</w:t>
      </w:r>
      <w:r>
        <w:rPr>
          <w:rFonts w:cs="Arial"/>
        </w:rPr>
        <w:t xml:space="preserve"> </w:t>
      </w:r>
      <w:r w:rsidRPr="00AD6708">
        <w:rPr>
          <w:rFonts w:cs="Arial"/>
        </w:rPr>
        <w:t>WFHSv2-REQ-283641</w:t>
      </w:r>
      <w:r w:rsidRPr="00546B43">
        <w:rPr>
          <w:rFonts w:cs="Arial"/>
        </w:rPr>
        <w:t>-HMI Specification References</w:t>
      </w:r>
      <w:r w:rsidRPr="00063EDD">
        <w:rPr>
          <w:rFonts w:cs="Arial"/>
        </w:rPr>
        <w:t xml:space="preserve">. The following screens are example </w:t>
      </w:r>
      <w:r w:rsidRPr="00544D8D">
        <w:rPr>
          <w:rFonts w:cs="Arial"/>
        </w:rPr>
        <w:t>WifiHotspotOnBoardClient</w:t>
      </w:r>
      <w:r w:rsidRPr="00063EDD">
        <w:rPr>
          <w:rFonts w:cs="Arial"/>
        </w:rPr>
        <w:t xml:space="preserve"> popups.</w:t>
      </w:r>
    </w:p>
    <w:p w14:paraId="5FBCA753" w14:textId="77777777" w:rsidR="00E013D0" w:rsidRPr="00063EDD" w:rsidRDefault="00E013D0" w:rsidP="00E013D0">
      <w:pPr>
        <w:rPr>
          <w:rFonts w:cs="Arial"/>
        </w:rPr>
      </w:pPr>
    </w:p>
    <w:p w14:paraId="636C03C0" w14:textId="77777777" w:rsidR="00E013D0" w:rsidRPr="00063EDD" w:rsidRDefault="00E013D0" w:rsidP="00E013D0">
      <w:pPr>
        <w:rPr>
          <w:rFonts w:cs="Arial"/>
        </w:rPr>
      </w:pPr>
    </w:p>
    <w:p w14:paraId="41D8CC78" w14:textId="77777777" w:rsidR="00E013D0" w:rsidRPr="00063EDD" w:rsidRDefault="008D240F" w:rsidP="008D240F">
      <w:pPr>
        <w:jc w:val="center"/>
        <w:rPr>
          <w:rFonts w:cs="Arial"/>
        </w:rPr>
      </w:pPr>
      <w:r w:rsidRPr="00063EDD">
        <w:rPr>
          <w:rFonts w:cs="Arial"/>
        </w:rPr>
        <w:object w:dxaOrig="4530" w:dyaOrig="1905" w14:anchorId="7F5A337A">
          <v:shape id="5d2c9623000038e900005f5a" o:spid="_x0000_i1032" type="#_x0000_t75" style="width:225.75pt;height:96pt" o:ole="">
            <v:imagedata r:id="rId41" o:title=""/>
          </v:shape>
          <o:OLEObject Type="Embed" ProgID="Visio.Drawing.11" ShapeID="5d2c9623000038e900005f5a" DrawAspect="Content" ObjectID="_1658927679" r:id="rId42"/>
        </w:object>
      </w:r>
    </w:p>
    <w:p w14:paraId="3970FE6A" w14:textId="77777777" w:rsidR="00E013D0" w:rsidRPr="00063EDD" w:rsidRDefault="00DF1EDC" w:rsidP="00E013D0">
      <w:pPr>
        <w:jc w:val="center"/>
        <w:rPr>
          <w:rFonts w:cs="Arial"/>
        </w:rPr>
      </w:pPr>
      <w:r w:rsidRPr="00063EDD">
        <w:rPr>
          <w:rFonts w:cs="Arial"/>
        </w:rPr>
        <w:t>Figure. Unsuccessful Password Update</w:t>
      </w:r>
    </w:p>
    <w:p w14:paraId="3EDCFE3A" w14:textId="77777777" w:rsidR="00E013D0" w:rsidRPr="00063EDD" w:rsidRDefault="00E013D0" w:rsidP="00E013D0">
      <w:pPr>
        <w:jc w:val="center"/>
        <w:rPr>
          <w:rFonts w:cs="Arial"/>
        </w:rPr>
      </w:pPr>
    </w:p>
    <w:p w14:paraId="3F11C91E" w14:textId="77777777" w:rsidR="00E013D0" w:rsidRPr="00063EDD" w:rsidRDefault="008D240F" w:rsidP="008D240F">
      <w:pPr>
        <w:jc w:val="center"/>
        <w:rPr>
          <w:rFonts w:cs="Arial"/>
        </w:rPr>
      </w:pPr>
      <w:r w:rsidRPr="00063EDD">
        <w:rPr>
          <w:rFonts w:cs="Arial"/>
        </w:rPr>
        <w:object w:dxaOrig="4560" w:dyaOrig="1920" w14:anchorId="14184A72">
          <v:shape id="5d2c9623000038e900004f54" o:spid="_x0000_i1033" type="#_x0000_t75" style="width:228pt;height:96.75pt" o:ole="">
            <v:imagedata r:id="rId33" o:title=""/>
          </v:shape>
          <o:OLEObject Type="Embed" ProgID="Visio.Drawing.11" ShapeID="5d2c9623000038e900004f54" DrawAspect="Content" ObjectID="_1658927680" r:id="rId43"/>
        </w:object>
      </w:r>
    </w:p>
    <w:p w14:paraId="4D000304" w14:textId="77777777" w:rsidR="00E013D0" w:rsidRPr="005C44F3" w:rsidRDefault="00DF1EDC" w:rsidP="00E013D0">
      <w:pPr>
        <w:jc w:val="center"/>
        <w:rPr>
          <w:rFonts w:cs="Arial"/>
        </w:rPr>
      </w:pPr>
      <w:r w:rsidRPr="00063EDD">
        <w:rPr>
          <w:rFonts w:cs="Arial"/>
        </w:rPr>
        <w:t>Figure. Successful Password Update</w:t>
      </w:r>
    </w:p>
    <w:p w14:paraId="1480A024" w14:textId="77777777" w:rsidR="008D240F" w:rsidRPr="008D240F" w:rsidRDefault="008D240F" w:rsidP="008D240F">
      <w:pPr>
        <w:pStyle w:val="Heading4"/>
        <w:rPr>
          <w:b w:val="0"/>
          <w:u w:val="single"/>
        </w:rPr>
      </w:pPr>
      <w:r w:rsidRPr="008D240F">
        <w:rPr>
          <w:b w:val="0"/>
          <w:u w:val="single"/>
        </w:rPr>
        <w:t>WFHS-REQ-336825/A-Configurable Non-Correlated Password Alerts</w:t>
      </w:r>
    </w:p>
    <w:p w14:paraId="258C3230" w14:textId="77777777" w:rsidR="00E013D0" w:rsidRDefault="00DF1EDC" w:rsidP="00E013D0">
      <w:r>
        <w:t xml:space="preserve">The WifiHotspotServer shall contain a configurable parameter (Non-Correlated_Password_Alerts) which shall be used to determine whether or not it shall send non-correlated password alerts to the backend. This parameter shall have two states, Enable or Disable, and shall be defaulted to Disable. It shall be configurable at EOL as well as from the WifiHotspotOffBoardClient.  </w:t>
      </w:r>
    </w:p>
    <w:p w14:paraId="0E6E1C41" w14:textId="77777777" w:rsidR="00E013D0" w:rsidRDefault="00DF1EDC" w:rsidP="00DF1EDC">
      <w:pPr>
        <w:numPr>
          <w:ilvl w:val="0"/>
          <w:numId w:val="41"/>
        </w:numPr>
      </w:pPr>
      <w:r>
        <w:t xml:space="preserve">If Non-Correlated_Password_Alerts is set to Disable, the WifiHotspotServer shall NOT send any non-correlated password alerts to the backend. It shall still send correlated alerts in response to a command from the WifiHotspotOffBoardClient.  </w:t>
      </w:r>
    </w:p>
    <w:p w14:paraId="313EA1A9" w14:textId="77777777" w:rsidR="00E013D0" w:rsidRDefault="00DF1EDC" w:rsidP="00DF1EDC">
      <w:pPr>
        <w:numPr>
          <w:ilvl w:val="1"/>
          <w:numId w:val="41"/>
        </w:numPr>
      </w:pPr>
      <w:r>
        <w:t xml:space="preserve">Example 1: if the WifiHotspotServer receives a request from the WifiHotspotOnBoardClient to change the password, the WifiHotspotServer shall NOT send an alert to the WifiHotspotOffBoardClient. </w:t>
      </w:r>
    </w:p>
    <w:p w14:paraId="4ACCA523" w14:textId="77777777" w:rsidR="00E013D0" w:rsidRDefault="00DF1EDC" w:rsidP="00DF1EDC">
      <w:pPr>
        <w:numPr>
          <w:ilvl w:val="1"/>
          <w:numId w:val="41"/>
        </w:numPr>
      </w:pPr>
      <w:r>
        <w:t xml:space="preserve">Example 2: if the WifiHotspotServer receives a request from the WifiHotspotOffBoardClient to change the password, the WifiHotspotServer SHALL send an alert to the WifiHotspotOffBoardClient once it updates the password. </w:t>
      </w:r>
    </w:p>
    <w:p w14:paraId="27E81A44" w14:textId="77777777" w:rsidR="00E013D0" w:rsidRDefault="00DF1EDC" w:rsidP="00DF1EDC">
      <w:pPr>
        <w:numPr>
          <w:ilvl w:val="0"/>
          <w:numId w:val="41"/>
        </w:numPr>
      </w:pPr>
      <w:r>
        <w:t xml:space="preserve">If Enablement_Alerts is set to Enable, the WifiHotspotServer shall send both non-correlated and correlated password alerts to the WifiHotspotOffBoardClient any time the password changes. </w:t>
      </w:r>
    </w:p>
    <w:p w14:paraId="0E44616C" w14:textId="77777777" w:rsidR="00E013D0" w:rsidRDefault="00E013D0" w:rsidP="00E013D0">
      <w:pPr>
        <w:rPr>
          <w:b/>
          <w:i/>
        </w:rPr>
      </w:pPr>
    </w:p>
    <w:p w14:paraId="705A20FB" w14:textId="77777777" w:rsidR="00E013D0" w:rsidRPr="00465BC9" w:rsidRDefault="00DF1EDC" w:rsidP="00E013D0">
      <w:pPr>
        <w:rPr>
          <w:b/>
          <w:i/>
          <w:u w:val="single"/>
        </w:rPr>
      </w:pPr>
      <w:r w:rsidRPr="00465BC9">
        <w:rPr>
          <w:b/>
          <w:i/>
        </w:rPr>
        <w:t>The requirements within the rest of this document assume Non-Correlated_Password_Alerts is set to Enable, unless stated otherwise.</w:t>
      </w:r>
    </w:p>
    <w:p w14:paraId="4CB03897" w14:textId="77777777" w:rsidR="008D240F" w:rsidRPr="008D240F" w:rsidRDefault="008D240F" w:rsidP="008D240F">
      <w:pPr>
        <w:pStyle w:val="Heading4"/>
        <w:rPr>
          <w:b w:val="0"/>
          <w:u w:val="single"/>
        </w:rPr>
      </w:pPr>
      <w:r w:rsidRPr="008D240F">
        <w:rPr>
          <w:b w:val="0"/>
          <w:u w:val="single"/>
        </w:rPr>
        <w:t>WFHS-REQ-315704/B-Informing the WifiHotspotOffBoardClient of a password change</w:t>
      </w:r>
    </w:p>
    <w:p w14:paraId="1F77D8FE" w14:textId="77777777" w:rsidR="00E013D0" w:rsidRDefault="00DF1EDC" w:rsidP="00E013D0">
      <w:r>
        <w:t>The WifiHotspotServer shall send a non-correlated alert (and include the new password) to the WifiHotspotOffBoardClient any time the Wi-Fi Hotspot changes its password. This could be due to the following, but not limited to:</w:t>
      </w:r>
    </w:p>
    <w:p w14:paraId="53CC3D79" w14:textId="77777777" w:rsidR="00E013D0" w:rsidRDefault="00E013D0" w:rsidP="00E013D0"/>
    <w:p w14:paraId="5D5F2372" w14:textId="77777777" w:rsidR="00E013D0" w:rsidRDefault="00DF1EDC" w:rsidP="00DF1EDC">
      <w:pPr>
        <w:numPr>
          <w:ilvl w:val="0"/>
          <w:numId w:val="42"/>
        </w:numPr>
      </w:pPr>
      <w:r>
        <w:t>User requests to change the password from the in-vehicle display,</w:t>
      </w:r>
    </w:p>
    <w:p w14:paraId="25DFBA1C" w14:textId="77777777" w:rsidR="00E013D0" w:rsidRDefault="00DF1EDC" w:rsidP="00DF1EDC">
      <w:pPr>
        <w:numPr>
          <w:ilvl w:val="0"/>
          <w:numId w:val="42"/>
        </w:numPr>
      </w:pPr>
      <w:r>
        <w:t xml:space="preserve">A Wi-Fi Hotspot reset. </w:t>
      </w:r>
    </w:p>
    <w:p w14:paraId="12F39B04" w14:textId="77777777" w:rsidR="00E013D0" w:rsidRDefault="00E013D0" w:rsidP="00E013D0"/>
    <w:p w14:paraId="268EAFF0" w14:textId="77777777" w:rsidR="00E013D0" w:rsidRDefault="00DF1EDC" w:rsidP="00E013D0">
      <w:r>
        <w:t>If the WifiHotspotServer attempts to send a password update alert to the WifiHotspotOffBoardClient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password has since changed from the time of the initial attempt to send the alert, the WifiHotspotServer shall send the newest password to the WifiHotspotOffBoardClient once the network becomes available.</w:t>
      </w:r>
    </w:p>
    <w:p w14:paraId="4B00489A" w14:textId="77777777" w:rsidR="008D240F" w:rsidRPr="008D240F" w:rsidRDefault="008D240F" w:rsidP="008D240F">
      <w:pPr>
        <w:pStyle w:val="Heading4"/>
        <w:rPr>
          <w:b w:val="0"/>
          <w:u w:val="single"/>
        </w:rPr>
      </w:pPr>
      <w:r w:rsidRPr="008D240F">
        <w:rPr>
          <w:b w:val="0"/>
          <w:u w:val="single"/>
        </w:rPr>
        <w:t>WFHS-REQ-315705/A-Password encryption</w:t>
      </w:r>
    </w:p>
    <w:p w14:paraId="64EE218C" w14:textId="77777777" w:rsidR="00E013D0" w:rsidRDefault="00DF1EDC" w:rsidP="00E013D0">
      <w:r>
        <w:t xml:space="preserve">The WifiHotspotServer shall store the Wi-Fi Hotspot password with encryption. </w:t>
      </w:r>
    </w:p>
    <w:p w14:paraId="1E89DD64" w14:textId="77777777" w:rsidR="00E013D0" w:rsidRDefault="00E013D0" w:rsidP="00E013D0"/>
    <w:p w14:paraId="29FEFD87" w14:textId="77777777" w:rsidR="00E013D0" w:rsidRDefault="00DF1EDC" w:rsidP="00E013D0">
      <w:r>
        <w:t xml:space="preserve">If the WifiHotspsotServer is required to transmit the password to the WifiHotspotOffBoardClient, it shall send the password with encryption. </w:t>
      </w:r>
    </w:p>
    <w:p w14:paraId="3650E05C" w14:textId="77777777" w:rsidR="00E013D0" w:rsidRDefault="00E013D0" w:rsidP="00E013D0"/>
    <w:p w14:paraId="57BC0BBA" w14:textId="77777777" w:rsidR="00E013D0" w:rsidRDefault="00DF1EDC" w:rsidP="00E013D0">
      <w:r>
        <w:t>If the WifiHotspotServer is required to transmit the password to the WifiHotspotOnBoardClient, it shall decrypt the password and transmit it. The WifiHotspotServer shall clear the decrypted password from memory within 5 seconds.</w:t>
      </w:r>
    </w:p>
    <w:p w14:paraId="641AC465" w14:textId="77777777" w:rsidR="00E013D0" w:rsidRDefault="00E013D0" w:rsidP="00E013D0"/>
    <w:p w14:paraId="71ED511F" w14:textId="77777777" w:rsidR="00E013D0" w:rsidRDefault="00DF1EDC" w:rsidP="00E013D0">
      <w:r>
        <w:t>Encryption type shall be SyncP.</w:t>
      </w:r>
    </w:p>
    <w:p w14:paraId="384E0AD2" w14:textId="77777777" w:rsidR="008D240F" w:rsidRPr="008D240F" w:rsidRDefault="008D240F" w:rsidP="008D240F">
      <w:pPr>
        <w:pStyle w:val="Heading4"/>
        <w:rPr>
          <w:b w:val="0"/>
          <w:u w:val="single"/>
        </w:rPr>
      </w:pPr>
      <w:r w:rsidRPr="008D240F">
        <w:rPr>
          <w:b w:val="0"/>
          <w:u w:val="single"/>
        </w:rPr>
        <w:t>WFHS-REQ-315706/B-Authorization dependency on password updates from the WifiHotspotOffBoardClient</w:t>
      </w:r>
    </w:p>
    <w:p w14:paraId="2501FE2C" w14:textId="77777777" w:rsidR="00E013D0" w:rsidRDefault="00DF1EDC" w:rsidP="00E013D0">
      <w:pPr>
        <w:spacing w:after="200"/>
        <w:contextualSpacing/>
        <w:rPr>
          <w:rFonts w:eastAsia="Calibri" w:cs="Arial"/>
        </w:rPr>
      </w:pPr>
      <w:r>
        <w:rPr>
          <w:rFonts w:eastAsia="Calibri" w:cs="Arial"/>
        </w:rPr>
        <w:t>The WifiHotspotServer shall ONLY be allowed to send password update alerts or receive and process password update commands to/from the WifiHotspotOffBoardClient if the following conditions are met:</w:t>
      </w:r>
    </w:p>
    <w:p w14:paraId="58809654" w14:textId="77777777" w:rsidR="00E013D0" w:rsidRDefault="00E013D0" w:rsidP="00E013D0">
      <w:pPr>
        <w:spacing w:after="200"/>
        <w:contextualSpacing/>
        <w:rPr>
          <w:rFonts w:eastAsia="Calibri" w:cs="Arial"/>
        </w:rPr>
      </w:pPr>
    </w:p>
    <w:p w14:paraId="58140522" w14:textId="77777777" w:rsidR="00E013D0" w:rsidRDefault="00DF1EDC" w:rsidP="00DF1EDC">
      <w:pPr>
        <w:numPr>
          <w:ilvl w:val="1"/>
          <w:numId w:val="43"/>
        </w:numPr>
        <w:spacing w:after="200"/>
        <w:contextualSpacing/>
        <w:rPr>
          <w:rFonts w:eastAsia="Calibri" w:cs="Arial"/>
        </w:rPr>
      </w:pPr>
      <w:r>
        <w:rPr>
          <w:rFonts w:eastAsia="Calibri" w:cs="Arial"/>
        </w:rPr>
        <w:t>Vehicle Connectivity is ON, AND</w:t>
      </w:r>
    </w:p>
    <w:p w14:paraId="1315C36B" w14:textId="77777777" w:rsidR="00E013D0" w:rsidRPr="00132D6C" w:rsidRDefault="00DF1EDC" w:rsidP="00DF1EDC">
      <w:pPr>
        <w:numPr>
          <w:ilvl w:val="1"/>
          <w:numId w:val="43"/>
        </w:numPr>
        <w:spacing w:after="200"/>
        <w:contextualSpacing/>
        <w:rPr>
          <w:rFonts w:eastAsia="Calibri" w:cs="Arial"/>
        </w:rPr>
      </w:pPr>
      <w:r>
        <w:rPr>
          <w:rFonts w:eastAsia="Calibri" w:cs="Arial"/>
        </w:rPr>
        <w:t>Cellular Connectivity is ON, AND</w:t>
      </w:r>
    </w:p>
    <w:p w14:paraId="44F6A016" w14:textId="77777777" w:rsidR="00E013D0" w:rsidRDefault="00DF1EDC" w:rsidP="00DF1EDC">
      <w:pPr>
        <w:numPr>
          <w:ilvl w:val="1"/>
          <w:numId w:val="43"/>
        </w:numPr>
        <w:spacing w:after="200"/>
        <w:contextualSpacing/>
        <w:rPr>
          <w:rFonts w:eastAsia="Calibri" w:cs="Arial"/>
        </w:rPr>
      </w:pPr>
      <w:r>
        <w:rPr>
          <w:rFonts w:eastAsia="Calibri" w:cs="Arial"/>
        </w:rPr>
        <w:t>VehicleData is ON, AND</w:t>
      </w:r>
    </w:p>
    <w:p w14:paraId="44683905" w14:textId="77777777" w:rsidR="00E013D0" w:rsidRDefault="00DF1EDC" w:rsidP="00DF1EDC">
      <w:pPr>
        <w:numPr>
          <w:ilvl w:val="1"/>
          <w:numId w:val="43"/>
        </w:numPr>
        <w:spacing w:after="200"/>
        <w:contextualSpacing/>
        <w:rPr>
          <w:rFonts w:eastAsia="Calibri" w:cs="Arial"/>
        </w:rPr>
      </w:pPr>
      <w:r>
        <w:rPr>
          <w:rFonts w:eastAsia="Calibri" w:cs="Arial"/>
        </w:rPr>
        <w:t>Vehicle is authorized.</w:t>
      </w:r>
    </w:p>
    <w:p w14:paraId="6D60442A" w14:textId="77777777" w:rsidR="00E013D0" w:rsidRDefault="00E013D0" w:rsidP="00E013D0">
      <w:pPr>
        <w:spacing w:after="200"/>
        <w:ind w:left="1440"/>
        <w:contextualSpacing/>
        <w:rPr>
          <w:rFonts w:eastAsia="Calibri" w:cs="Arial"/>
        </w:rPr>
      </w:pPr>
    </w:p>
    <w:p w14:paraId="2123E6D0" w14:textId="77777777" w:rsidR="00E013D0" w:rsidRDefault="00DF1EDC" w:rsidP="00E013D0">
      <w:pPr>
        <w:spacing w:after="200"/>
        <w:contextualSpacing/>
        <w:rPr>
          <w:rFonts w:eastAsia="Calibri" w:cs="Arial"/>
        </w:rPr>
      </w:pPr>
      <w:r>
        <w:rPr>
          <w:rFonts w:eastAsia="Calibri" w:cs="Arial"/>
        </w:rPr>
        <w:t xml:space="preserve">If either of the above conditions are NOT met, the WifiHotspotServer shall ignore any commands from the WifiHotspotOffBoardClient to change the password and shall also NOT send any alerts to the WifiHotspotOffBoardClient if the password changes. </w:t>
      </w:r>
    </w:p>
    <w:p w14:paraId="795A6E3C" w14:textId="77777777" w:rsidR="00E013D0" w:rsidRDefault="00E013D0" w:rsidP="00E013D0">
      <w:pPr>
        <w:spacing w:after="200"/>
        <w:contextualSpacing/>
        <w:rPr>
          <w:rFonts w:eastAsia="Calibri" w:cs="Arial"/>
        </w:rPr>
      </w:pPr>
    </w:p>
    <w:p w14:paraId="1D43E83D" w14:textId="77777777" w:rsidR="00E013D0" w:rsidRPr="00367F1F" w:rsidRDefault="00DF1EDC" w:rsidP="00E013D0">
      <w:pPr>
        <w:spacing w:after="200"/>
        <w:contextualSpacing/>
        <w:rPr>
          <w:rFonts w:eastAsia="Calibri" w:cs="Arial"/>
          <w:b/>
        </w:rPr>
      </w:pPr>
      <w:r>
        <w:rPr>
          <w:rFonts w:eastAsia="Calibri" w:cs="Arial"/>
        </w:rPr>
        <w:t>All requirements within this document which mention the WifiHotspotServer receiving or sending password update command/response/alerts to/from the WifiHotspotOffBoardClient shall</w:t>
      </w:r>
      <w:r>
        <w:rPr>
          <w:rFonts w:eastAsia="Calibri" w:cs="Arial"/>
          <w:vanish/>
        </w:rPr>
        <w:t xml:space="preserve"> </w:t>
      </w:r>
      <w:r>
        <w:rPr>
          <w:rFonts w:eastAsia="Calibri" w:cs="Arial"/>
        </w:rPr>
        <w:t>assume the above conditions are met and the WifiHotspotServer is allowed to, unless it is stated otherwise.</w:t>
      </w:r>
    </w:p>
    <w:p w14:paraId="51312A20" w14:textId="77777777" w:rsidR="008D240F" w:rsidRPr="008D240F" w:rsidRDefault="008D240F" w:rsidP="008D240F">
      <w:pPr>
        <w:pStyle w:val="Heading4"/>
        <w:rPr>
          <w:b w:val="0"/>
          <w:u w:val="single"/>
        </w:rPr>
      </w:pPr>
      <w:r w:rsidRPr="008D240F">
        <w:rPr>
          <w:b w:val="0"/>
          <w:u w:val="single"/>
        </w:rPr>
        <w:t>WFHSv2-REQ-336826/A-Password update request from WifiHotspotOnBoardClient</w:t>
      </w:r>
    </w:p>
    <w:p w14:paraId="6629EFC7" w14:textId="77777777" w:rsidR="00E013D0" w:rsidRDefault="00DF1EDC" w:rsidP="00E013D0">
      <w:r w:rsidRPr="000756CF">
        <w:rPr>
          <w:rFonts w:cs="Arial"/>
        </w:rPr>
        <w:t xml:space="preserve">If the </w:t>
      </w:r>
      <w:r w:rsidRPr="000642AA">
        <w:rPr>
          <w:rFonts w:cs="Arial"/>
        </w:rPr>
        <w:t>WifiHotspotServer</w:t>
      </w:r>
      <w:r w:rsidRPr="000756CF">
        <w:rPr>
          <w:rFonts w:cs="Arial"/>
        </w:rPr>
        <w:t xml:space="preserve"> receives a request from the </w:t>
      </w:r>
      <w:r w:rsidRPr="009A0356">
        <w:rPr>
          <w:rFonts w:cs="Arial"/>
        </w:rPr>
        <w:t>WifiHotspotOnBoardClient</w:t>
      </w:r>
      <w:r w:rsidRPr="000756CF">
        <w:rPr>
          <w:rFonts w:cs="Arial"/>
        </w:rPr>
        <w:t xml:space="preserve"> to change the password (CAN signal WifiInfo_Rq), the </w:t>
      </w:r>
      <w:r w:rsidRPr="000642AA">
        <w:rPr>
          <w:rFonts w:cs="Arial"/>
        </w:rPr>
        <w:t>WifiHotspotServer</w:t>
      </w:r>
      <w:r w:rsidRPr="000756CF">
        <w:rPr>
          <w:rFonts w:cs="Arial"/>
        </w:rPr>
        <w:t xml:space="preserve"> shall update and store the new password. Once the </w:t>
      </w:r>
      <w:r w:rsidRPr="000642AA">
        <w:rPr>
          <w:rFonts w:cs="Arial"/>
        </w:rPr>
        <w:t>WifiHotspotServer</w:t>
      </w:r>
      <w:r w:rsidRPr="000756CF">
        <w:rPr>
          <w:rFonts w:cs="Arial"/>
        </w:rPr>
        <w:t xml:space="preserve"> has successfully updated the password, it shall transmit a successful response to the </w:t>
      </w:r>
      <w:r w:rsidRPr="009A0356">
        <w:rPr>
          <w:rFonts w:cs="Arial"/>
        </w:rPr>
        <w:t>WifiHotspotOnBoardClient</w:t>
      </w:r>
      <w:r w:rsidRPr="000756CF">
        <w:rPr>
          <w:rFonts w:cs="Arial"/>
        </w:rPr>
        <w:t xml:space="preserve"> (CAN signal WifiInfo_Rsp). In case of an unsuccessful attempt, the </w:t>
      </w:r>
      <w:r w:rsidRPr="000642AA">
        <w:rPr>
          <w:rFonts w:cs="Arial"/>
        </w:rPr>
        <w:t>WifiHotspotServer</w:t>
      </w:r>
      <w:r w:rsidRPr="000756CF">
        <w:rPr>
          <w:rFonts w:cs="Arial"/>
        </w:rPr>
        <w:t xml:space="preserve"> shall send an unsuccessful response. </w:t>
      </w:r>
      <w:r w:rsidRPr="00436319">
        <w:rPr>
          <w:rFonts w:cs="Arial"/>
        </w:rPr>
        <w:t>The WifiHotspotServer shall also send the new password to the WifiHotspotOffBoardClient</w:t>
      </w:r>
      <w:r>
        <w:rPr>
          <w:rFonts w:cs="Arial"/>
        </w:rPr>
        <w:t xml:space="preserve"> in a non-correlated alert</w:t>
      </w:r>
      <w:r w:rsidRPr="00436319">
        <w:rPr>
          <w:rFonts w:cs="Arial"/>
        </w:rPr>
        <w:t>.</w:t>
      </w:r>
    </w:p>
    <w:p w14:paraId="71E0A38B" w14:textId="77777777" w:rsidR="008D240F" w:rsidRPr="008D240F" w:rsidRDefault="008D240F" w:rsidP="008D240F">
      <w:pPr>
        <w:pStyle w:val="Heading4"/>
        <w:rPr>
          <w:b w:val="0"/>
          <w:u w:val="single"/>
        </w:rPr>
      </w:pPr>
      <w:r w:rsidRPr="008D240F">
        <w:rPr>
          <w:b w:val="0"/>
          <w:u w:val="single"/>
        </w:rPr>
        <w:t>WFHS-REQ-191631/A-Disconnecting clients due to a password update</w:t>
      </w:r>
    </w:p>
    <w:p w14:paraId="51EF0E2C" w14:textId="77777777" w:rsidR="00E013D0" w:rsidRPr="00745B7E" w:rsidRDefault="00DF1EDC" w:rsidP="00E013D0">
      <w:pPr>
        <w:rPr>
          <w:rFonts w:cs="Arial"/>
        </w:rPr>
      </w:pPr>
      <w:r w:rsidRPr="00745B7E">
        <w:rPr>
          <w:rFonts w:cs="Arial"/>
        </w:rPr>
        <w:t xml:space="preserve">If the </w:t>
      </w:r>
      <w:r w:rsidRPr="003A7314">
        <w:rPr>
          <w:rFonts w:cs="Arial"/>
        </w:rPr>
        <w:t>WifiHotspotServer</w:t>
      </w:r>
      <w:r w:rsidRPr="00745B7E">
        <w:rPr>
          <w:rFonts w:cs="Arial"/>
        </w:rPr>
        <w:t xml:space="preserve"> changes the hotspot’s password, the </w:t>
      </w:r>
      <w:r w:rsidRPr="003A7314">
        <w:rPr>
          <w:rFonts w:cs="Arial"/>
        </w:rPr>
        <w:t>WifiHotspotServer</w:t>
      </w:r>
      <w:r w:rsidRPr="00745B7E">
        <w:rPr>
          <w:rFonts w:cs="Arial"/>
        </w:rPr>
        <w:t xml:space="preserve"> shall gracefully disconnect all connected clients. Each user shall be required to search for the Wi-Fi Hotspot’s SSID on their client device and enter in the new password in order to re-connect. </w:t>
      </w:r>
    </w:p>
    <w:p w14:paraId="5AFF7F6E" w14:textId="77777777" w:rsidR="00E013D0" w:rsidRDefault="00E013D0" w:rsidP="00E013D0"/>
    <w:p w14:paraId="16C889D0" w14:textId="77777777" w:rsidR="008D240F" w:rsidRPr="008D240F" w:rsidRDefault="008D240F" w:rsidP="008D240F">
      <w:pPr>
        <w:pStyle w:val="Heading4"/>
        <w:rPr>
          <w:b w:val="0"/>
          <w:u w:val="single"/>
        </w:rPr>
      </w:pPr>
      <w:r w:rsidRPr="008D240F">
        <w:rPr>
          <w:b w:val="0"/>
          <w:u w:val="single"/>
        </w:rPr>
        <w:t>WFHS-REQ-315707/B-Request from WifiHotspotOffBoardClient to change the password</w:t>
      </w:r>
    </w:p>
    <w:p w14:paraId="265BA4CA" w14:textId="77777777" w:rsidR="00E013D0" w:rsidRDefault="00DF1EDC" w:rsidP="00E013D0">
      <w:pPr>
        <w:spacing w:after="200"/>
        <w:contextualSpacing/>
        <w:rPr>
          <w:rFonts w:eastAsia="Calibri" w:cs="Arial"/>
        </w:rPr>
      </w:pPr>
      <w:r>
        <w:rPr>
          <w:rFonts w:eastAsia="Calibri" w:cs="Arial"/>
        </w:rPr>
        <w:t>The customer shall also have the ability to change the password from outside the vehicle through Ford-provided applications such as the mobile app or fleet portal, for example. The request shall be sent to the WifiHotspotServer by the WifiHotspotOffBoardClient through FTCP command/response/alert messages.</w:t>
      </w:r>
    </w:p>
    <w:p w14:paraId="24CDA403" w14:textId="77777777" w:rsidR="00E013D0" w:rsidRDefault="00E013D0" w:rsidP="00E013D0">
      <w:pPr>
        <w:spacing w:after="200"/>
        <w:contextualSpacing/>
        <w:rPr>
          <w:rFonts w:eastAsia="Calibri" w:cs="Arial"/>
        </w:rPr>
      </w:pPr>
    </w:p>
    <w:p w14:paraId="0019DDA3" w14:textId="77777777" w:rsidR="00E013D0" w:rsidRDefault="00DF1EDC" w:rsidP="00E013D0">
      <w:pPr>
        <w:spacing w:after="200"/>
        <w:contextualSpacing/>
        <w:rPr>
          <w:rFonts w:eastAsia="Calibri" w:cs="Arial"/>
        </w:rPr>
      </w:pPr>
      <w:r>
        <w:rPr>
          <w:rFonts w:eastAsia="Calibri" w:cs="Arial"/>
        </w:rPr>
        <w:t>If the WifiHotspotServer receives a request from the WifiHotspotOffBoardClient to change the password (Wi-Fi Hotspot Password FTCP command), the WifiHotspotServer shall:</w:t>
      </w:r>
    </w:p>
    <w:p w14:paraId="7B5861D2" w14:textId="77777777" w:rsidR="00E013D0" w:rsidRDefault="00E013D0" w:rsidP="00E013D0">
      <w:pPr>
        <w:spacing w:after="200"/>
        <w:contextualSpacing/>
        <w:rPr>
          <w:rFonts w:eastAsia="Calibri" w:cs="Arial"/>
        </w:rPr>
      </w:pPr>
    </w:p>
    <w:p w14:paraId="08ADAA8F" w14:textId="77777777" w:rsidR="00E013D0" w:rsidRDefault="00DF1EDC" w:rsidP="00DF1EDC">
      <w:pPr>
        <w:numPr>
          <w:ilvl w:val="0"/>
          <w:numId w:val="44"/>
        </w:numPr>
        <w:spacing w:after="200"/>
        <w:contextualSpacing/>
        <w:rPr>
          <w:rFonts w:eastAsia="Calibri" w:cs="Arial"/>
        </w:rPr>
      </w:pPr>
      <w:r>
        <w:rPr>
          <w:rFonts w:eastAsia="Calibri" w:cs="Arial"/>
        </w:rPr>
        <w:t xml:space="preserve">Send a successful acknowledgement response, assuming the request is valid and the WifiHotspotServer is allowed to process it (example of an invalid request could be an invalid password length), </w:t>
      </w:r>
    </w:p>
    <w:p w14:paraId="0974D50B" w14:textId="77777777" w:rsidR="00E013D0" w:rsidRDefault="00DF1EDC" w:rsidP="00DF1EDC">
      <w:pPr>
        <w:numPr>
          <w:ilvl w:val="0"/>
          <w:numId w:val="44"/>
        </w:numPr>
        <w:spacing w:after="200"/>
        <w:contextualSpacing/>
        <w:rPr>
          <w:rFonts w:eastAsia="Calibri" w:cs="Arial"/>
        </w:rPr>
      </w:pPr>
      <w:r>
        <w:rPr>
          <w:rFonts w:eastAsia="Calibri" w:cs="Arial"/>
        </w:rPr>
        <w:t xml:space="preserve">Update and save the new password to memory, </w:t>
      </w:r>
    </w:p>
    <w:p w14:paraId="621DB719" w14:textId="77777777" w:rsidR="00E013D0" w:rsidRDefault="00DF1EDC" w:rsidP="00DF1EDC">
      <w:pPr>
        <w:numPr>
          <w:ilvl w:val="0"/>
          <w:numId w:val="44"/>
        </w:numPr>
        <w:spacing w:after="200"/>
        <w:contextualSpacing/>
        <w:rPr>
          <w:rFonts w:eastAsia="Calibri" w:cs="Arial"/>
        </w:rPr>
      </w:pPr>
      <w:r>
        <w:rPr>
          <w:rFonts w:eastAsia="Calibri" w:cs="Arial"/>
        </w:rPr>
        <w:t>Set the Hotspot Credential update bit (only if the CAN bus is awake and the WifiHotspotServer is transmitting on it),</w:t>
      </w:r>
    </w:p>
    <w:p w14:paraId="29062B73" w14:textId="77777777" w:rsidR="00E013D0" w:rsidRDefault="00DF1EDC" w:rsidP="00DF1EDC">
      <w:pPr>
        <w:numPr>
          <w:ilvl w:val="0"/>
          <w:numId w:val="44"/>
        </w:numPr>
        <w:spacing w:after="200"/>
        <w:contextualSpacing/>
        <w:rPr>
          <w:rFonts w:eastAsia="Calibri" w:cs="Arial"/>
        </w:rPr>
      </w:pPr>
      <w:r>
        <w:rPr>
          <w:rFonts w:eastAsia="Calibri" w:cs="Arial"/>
        </w:rPr>
        <w:t>Respond to the WifiHotspotOffBoardClient with a correlated alert and indicate the new password in the alert, and</w:t>
      </w:r>
    </w:p>
    <w:p w14:paraId="6CBDADCC" w14:textId="77777777" w:rsidR="00E013D0" w:rsidRDefault="00DF1EDC" w:rsidP="00DF1EDC">
      <w:pPr>
        <w:numPr>
          <w:ilvl w:val="0"/>
          <w:numId w:val="44"/>
        </w:numPr>
        <w:spacing w:after="200"/>
        <w:contextualSpacing/>
        <w:rPr>
          <w:rFonts w:eastAsia="Calibri" w:cs="Arial"/>
        </w:rPr>
      </w:pPr>
      <w:r>
        <w:rPr>
          <w:rFonts w:eastAsia="Calibri" w:cs="Arial"/>
        </w:rPr>
        <w:t xml:space="preserve">Configure the Wi-Fi Hotspot to use the new password (assuming the Wi-Fi chipset is powered up). </w:t>
      </w:r>
    </w:p>
    <w:p w14:paraId="43C14ED7" w14:textId="77777777" w:rsidR="00E013D0" w:rsidRDefault="00E013D0" w:rsidP="00E013D0">
      <w:pPr>
        <w:spacing w:after="200"/>
        <w:contextualSpacing/>
        <w:rPr>
          <w:rFonts w:eastAsia="Calibri" w:cs="Arial"/>
        </w:rPr>
      </w:pPr>
    </w:p>
    <w:p w14:paraId="69FA5EF3" w14:textId="77777777" w:rsidR="00E013D0" w:rsidRDefault="00DF1EDC" w:rsidP="00E013D0">
      <w:r>
        <w:t>If the WifiHotspotServer is unable to accept the command due to either of the following scenarios:</w:t>
      </w:r>
    </w:p>
    <w:p w14:paraId="4519901B" w14:textId="77777777" w:rsidR="00E013D0" w:rsidRDefault="00DF1EDC" w:rsidP="00DF1EDC">
      <w:pPr>
        <w:numPr>
          <w:ilvl w:val="0"/>
          <w:numId w:val="45"/>
        </w:numPr>
      </w:pPr>
      <w:r>
        <w:t>The request was bad/invalid or</w:t>
      </w:r>
    </w:p>
    <w:p w14:paraId="00BA3102" w14:textId="77777777" w:rsidR="00E013D0" w:rsidRDefault="00DF1EDC" w:rsidP="00DF1EDC">
      <w:pPr>
        <w:numPr>
          <w:ilvl w:val="0"/>
          <w:numId w:val="45"/>
        </w:numPr>
      </w:pPr>
      <w:r>
        <w:t>The WifiHotspotServer is in extended diagnostics mode,</w:t>
      </w:r>
    </w:p>
    <w:p w14:paraId="01F6BB00" w14:textId="77777777" w:rsidR="00E013D0" w:rsidRDefault="00DF1EDC" w:rsidP="00E013D0">
      <w:r>
        <w:t xml:space="preserve">the WifiHotspotServer shall immediately respond with an unsuccessful response, indicating that the command failed because it is not permitted. </w:t>
      </w:r>
    </w:p>
    <w:p w14:paraId="717094FD" w14:textId="77777777" w:rsidR="00E013D0" w:rsidRDefault="00E013D0" w:rsidP="00E013D0">
      <w:pPr>
        <w:ind w:left="720"/>
      </w:pPr>
    </w:p>
    <w:p w14:paraId="071096C6" w14:textId="77777777" w:rsidR="00E013D0" w:rsidRDefault="00DF1EDC" w:rsidP="00E013D0">
      <w:pPr>
        <w:spacing w:after="200"/>
      </w:pPr>
      <w:r>
        <w:t xml:space="preserve">If the WifiHotspotServer attempts to process the request but fails, the WifiHotspotServer shall send a failure alert and indicate that the command failed due to a WifiHotspotServer internal failure.  </w:t>
      </w:r>
    </w:p>
    <w:p w14:paraId="2274E19B" w14:textId="77777777" w:rsidR="00E013D0" w:rsidRDefault="00DF1EDC" w:rsidP="00E013D0">
      <w:r>
        <w:t xml:space="preserve">If the WifiHotspotServer receives a request to update the password to a value that is already being used, the WifiHotspotServer shall still respond with a successful response and alert. </w:t>
      </w:r>
    </w:p>
    <w:p w14:paraId="78FFA935" w14:textId="77777777" w:rsidR="00E013D0" w:rsidRDefault="00E013D0" w:rsidP="00E013D0"/>
    <w:p w14:paraId="030B5569" w14:textId="77777777" w:rsidR="00E013D0" w:rsidRDefault="00DF1EDC" w:rsidP="00E013D0">
      <w:r>
        <w:t>The WifiHotspotServer shall be able to process a password update request, regardless if the Wi-Fi chipset is powered up or not. The WifiHotspotServer shall only be required to update and store the new password in memory in order to process the request and send an alert.</w:t>
      </w:r>
    </w:p>
    <w:p w14:paraId="64D85A0F" w14:textId="77777777" w:rsidR="008D240F" w:rsidRPr="008D240F" w:rsidRDefault="008D240F" w:rsidP="008D240F">
      <w:pPr>
        <w:pStyle w:val="Heading4"/>
        <w:rPr>
          <w:b w:val="0"/>
          <w:u w:val="single"/>
        </w:rPr>
      </w:pPr>
      <w:r w:rsidRPr="008D240F">
        <w:rPr>
          <w:b w:val="0"/>
          <w:u w:val="single"/>
        </w:rPr>
        <w:t>WFHS-REQ-315708/A-Setting the password update bit</w:t>
      </w:r>
    </w:p>
    <w:p w14:paraId="5B03E524" w14:textId="77777777" w:rsidR="00E013D0" w:rsidRDefault="00DF1EDC" w:rsidP="00E013D0">
      <w:pPr>
        <w:rPr>
          <w:rFonts w:cs="Arial"/>
        </w:rPr>
      </w:pPr>
      <w:r>
        <w:rPr>
          <w:rFonts w:cs="Arial"/>
        </w:rPr>
        <w:t xml:space="preserve">If the WifiHotspotServer changes the password due to a request from the WifiHotspotOffBoardClient, the WifiHotspotServer shall set a password update bit using the CAN signal NewHotSpotCredentials_St (assuming the WifiHotspotServer is transmitting on the CAN bus at the time of the password change). This bit shall remain set until any of the following scenarios occur: </w:t>
      </w:r>
    </w:p>
    <w:p w14:paraId="3F7A71F1" w14:textId="77777777" w:rsidR="00E013D0" w:rsidRDefault="00E013D0" w:rsidP="00E013D0">
      <w:pPr>
        <w:rPr>
          <w:rFonts w:cs="Arial"/>
        </w:rPr>
      </w:pPr>
    </w:p>
    <w:p w14:paraId="5771F88D" w14:textId="77777777" w:rsidR="00E013D0" w:rsidRPr="00593D3B" w:rsidRDefault="00DF1EDC" w:rsidP="00DF1EDC">
      <w:pPr>
        <w:numPr>
          <w:ilvl w:val="0"/>
          <w:numId w:val="46"/>
        </w:numPr>
        <w:rPr>
          <w:rFonts w:cs="Arial"/>
        </w:rPr>
      </w:pPr>
      <w:r w:rsidRPr="00593D3B">
        <w:rPr>
          <w:rFonts w:cs="Arial"/>
        </w:rPr>
        <w:t xml:space="preserve">the WifiHotspotServer receives a request from the WifiHotspotOnBoardClient for the current password through the CAN signal WifiInfo_Rq, </w:t>
      </w:r>
    </w:p>
    <w:p w14:paraId="4A59166F" w14:textId="77777777" w:rsidR="00E013D0" w:rsidRPr="00593D3B" w:rsidRDefault="00DF1EDC" w:rsidP="00DF1EDC">
      <w:pPr>
        <w:numPr>
          <w:ilvl w:val="0"/>
          <w:numId w:val="46"/>
        </w:numPr>
        <w:rPr>
          <w:rFonts w:cs="Arial"/>
        </w:rPr>
      </w:pPr>
      <w:r w:rsidRPr="00593D3B">
        <w:rPr>
          <w:rFonts w:cs="Arial"/>
        </w:rPr>
        <w:t xml:space="preserve">The WifiHotspotServer transitions to low power registered mode (refer to </w:t>
      </w:r>
      <w:r>
        <w:rPr>
          <w:rFonts w:cs="Arial"/>
        </w:rPr>
        <w:t>WFHSv2-REQ-283554</w:t>
      </w:r>
      <w:r w:rsidRPr="00593D3B">
        <w:rPr>
          <w:rFonts w:cs="Arial"/>
        </w:rPr>
        <w:t>-Shutting down and powering up the Wi-Fi chipset and WifiHotspotServer) or</w:t>
      </w:r>
    </w:p>
    <w:p w14:paraId="56BE78AA" w14:textId="77777777" w:rsidR="00E013D0" w:rsidRPr="00593D3B" w:rsidRDefault="00DF1EDC" w:rsidP="00DF1EDC">
      <w:pPr>
        <w:numPr>
          <w:ilvl w:val="0"/>
          <w:numId w:val="46"/>
        </w:numPr>
        <w:rPr>
          <w:rFonts w:cs="Arial"/>
        </w:rPr>
      </w:pPr>
      <w:r w:rsidRPr="00593D3B">
        <w:rPr>
          <w:rFonts w:cs="Arial"/>
        </w:rPr>
        <w:t xml:space="preserve">the WifiHotspotServer performs a Wi-Fi Hotspot reset (refer to </w:t>
      </w:r>
      <w:r>
        <w:rPr>
          <w:rFonts w:cs="Arial"/>
        </w:rPr>
        <w:t>WFHSv2-REQ-283559</w:t>
      </w:r>
      <w:r w:rsidRPr="00593D3B">
        <w:rPr>
          <w:rFonts w:cs="Arial"/>
        </w:rPr>
        <w:t>-Wi-Fi Hotspot reset settings)</w:t>
      </w:r>
    </w:p>
    <w:p w14:paraId="6427F184" w14:textId="77777777" w:rsidR="00E013D0" w:rsidRDefault="00E013D0" w:rsidP="00E013D0">
      <w:pPr>
        <w:ind w:left="1440"/>
        <w:rPr>
          <w:rFonts w:cs="Arial"/>
        </w:rPr>
      </w:pPr>
    </w:p>
    <w:p w14:paraId="6B693409" w14:textId="77777777" w:rsidR="00E013D0" w:rsidRPr="00593D3B" w:rsidRDefault="00DF1EDC" w:rsidP="00E013D0">
      <w:pPr>
        <w:rPr>
          <w:rFonts w:cs="Arial"/>
        </w:rPr>
      </w:pPr>
      <w:r>
        <w:rPr>
          <w:rFonts w:cs="Arial"/>
        </w:rPr>
        <w:t>at which point the WifiHotspotServer shall unset the bit.</w:t>
      </w:r>
    </w:p>
    <w:p w14:paraId="3DFE2A5E" w14:textId="77777777" w:rsidR="008D240F" w:rsidRPr="008D240F" w:rsidRDefault="008D240F" w:rsidP="008D240F">
      <w:pPr>
        <w:pStyle w:val="Heading4"/>
        <w:rPr>
          <w:b w:val="0"/>
          <w:u w:val="single"/>
        </w:rPr>
      </w:pPr>
      <w:r w:rsidRPr="008D240F">
        <w:rPr>
          <w:b w:val="0"/>
          <w:u w:val="single"/>
        </w:rPr>
        <w:t>WFHS-REQ-315718/A-Updating the password while the user is in the screen</w:t>
      </w:r>
    </w:p>
    <w:p w14:paraId="5AAC1D9B" w14:textId="77777777" w:rsidR="00E013D0" w:rsidRDefault="00DF1EDC" w:rsidP="00E013D0">
      <w:r>
        <w:t xml:space="preserve">If the user is in a screen that displays the Wi-Fi Hotspot password (refer to </w:t>
      </w:r>
      <w:r w:rsidRPr="00E21079">
        <w:t>WFHSv2-REQ-283641-HMI Specification References</w:t>
      </w:r>
      <w:r>
        <w:t xml:space="preserve">) when the WifiHotspotServer indicates there is an update by setting the password update bit (CAN signal NewHotSpotCredentials_St), the WifiHotspotOnBoardClient shall transmit another request for the current password (WifiInfo_Rq = Read). Once the WifiHotspotOnBoardClient receives the new password, it shall update the screen to show the new information. </w:t>
      </w:r>
    </w:p>
    <w:p w14:paraId="17F8ABC3" w14:textId="77777777" w:rsidR="00E013D0" w:rsidRDefault="00E013D0" w:rsidP="00E013D0"/>
    <w:p w14:paraId="39E21342" w14:textId="77777777" w:rsidR="00E013D0" w:rsidRDefault="00DF1EDC" w:rsidP="00E013D0">
      <w:r>
        <w:t>If the user is NOT in the screen that displays the password when the WifiHotspotServer indicates there is an update, the WifiHotspotOnBoardClient shall ignore the update bit and not perform any additional actions.</w:t>
      </w:r>
    </w:p>
    <w:p w14:paraId="3109A664" w14:textId="77777777" w:rsidR="008D240F" w:rsidRPr="008D240F" w:rsidRDefault="008D240F" w:rsidP="008D240F">
      <w:pPr>
        <w:pStyle w:val="Heading4"/>
        <w:rPr>
          <w:b w:val="0"/>
          <w:u w:val="single"/>
        </w:rPr>
      </w:pPr>
      <w:r w:rsidRPr="008D240F">
        <w:rPr>
          <w:b w:val="0"/>
          <w:u w:val="single"/>
        </w:rPr>
        <w:t>WFHS-REQ-315709/A-Receiving multiple password requests</w:t>
      </w:r>
    </w:p>
    <w:p w14:paraId="5A4114E1" w14:textId="77777777" w:rsidR="00E013D0" w:rsidRDefault="00DF1EDC" w:rsidP="00E013D0">
      <w:pPr>
        <w:spacing w:after="200"/>
        <w:rPr>
          <w:rFonts w:eastAsia="Calibri" w:cs="Arial"/>
        </w:rPr>
      </w:pPr>
      <w:r>
        <w:rPr>
          <w:rFonts w:eastAsia="Calibri" w:cs="Arial"/>
        </w:rPr>
        <w:t xml:space="preserve">It is possible the WifiHotspotServer could receive a password update request from the WifiHotspotOnBoardClient and WifiHotspotOffBoardClient near the same time. The WifiHotspotServer shall process the requests in FIFO order. It shall not process the next request until it has finished processing and responding to the first request. </w:t>
      </w:r>
    </w:p>
    <w:p w14:paraId="0DCAF1AE" w14:textId="77777777" w:rsidR="00E013D0" w:rsidRDefault="00DF1EDC" w:rsidP="00E013D0">
      <w:pPr>
        <w:spacing w:after="200"/>
        <w:rPr>
          <w:rFonts w:eastAsia="Calibri" w:cs="Arial"/>
        </w:rPr>
      </w:pPr>
      <w:r>
        <w:rPr>
          <w:rFonts w:eastAsia="Calibri" w:cs="Arial"/>
        </w:rPr>
        <w:t>For example:</w:t>
      </w:r>
    </w:p>
    <w:p w14:paraId="3DA64FF1" w14:textId="77777777" w:rsidR="00E013D0" w:rsidRDefault="00DF1EDC" w:rsidP="00DF1EDC">
      <w:pPr>
        <w:numPr>
          <w:ilvl w:val="0"/>
          <w:numId w:val="47"/>
        </w:numPr>
        <w:spacing w:after="200"/>
        <w:contextualSpacing/>
        <w:rPr>
          <w:rFonts w:eastAsia="Calibri" w:cs="Arial"/>
        </w:rPr>
      </w:pPr>
      <w:r>
        <w:rPr>
          <w:rFonts w:eastAsia="Calibri" w:cs="Arial"/>
        </w:rPr>
        <w:t>The WifiHotspotServer received a request from the WifiHotspotOnBoardClient to change the password to “12345678” at 1:00:00</w:t>
      </w:r>
    </w:p>
    <w:p w14:paraId="30559F14" w14:textId="77777777" w:rsidR="00E013D0" w:rsidRDefault="00DF1EDC" w:rsidP="00DF1EDC">
      <w:pPr>
        <w:numPr>
          <w:ilvl w:val="0"/>
          <w:numId w:val="47"/>
        </w:numPr>
        <w:spacing w:after="200"/>
        <w:contextualSpacing/>
        <w:rPr>
          <w:rFonts w:eastAsia="Calibri" w:cs="Arial"/>
        </w:rPr>
      </w:pPr>
      <w:r>
        <w:rPr>
          <w:rFonts w:eastAsia="Calibri" w:cs="Arial"/>
        </w:rPr>
        <w:t>The WifiHotspotServer received another request from the WifiHotspotOffBoardClient to change the password to “87654321” at 1:00:01</w:t>
      </w:r>
    </w:p>
    <w:p w14:paraId="5FC48387" w14:textId="77777777" w:rsidR="00E013D0" w:rsidRDefault="00DF1EDC" w:rsidP="00DF1EDC">
      <w:pPr>
        <w:numPr>
          <w:ilvl w:val="0"/>
          <w:numId w:val="47"/>
        </w:numPr>
        <w:spacing w:after="200"/>
        <w:contextualSpacing/>
        <w:rPr>
          <w:rFonts w:eastAsia="Calibri" w:cs="Arial"/>
        </w:rPr>
      </w:pPr>
      <w:r>
        <w:rPr>
          <w:rFonts w:eastAsia="Calibri" w:cs="Arial"/>
        </w:rPr>
        <w:t>The WifiHotspotServer shall:</w:t>
      </w:r>
    </w:p>
    <w:p w14:paraId="10F6B3E7" w14:textId="77777777" w:rsidR="00E013D0" w:rsidRDefault="00DF1EDC" w:rsidP="00DF1EDC">
      <w:pPr>
        <w:numPr>
          <w:ilvl w:val="1"/>
          <w:numId w:val="47"/>
        </w:numPr>
        <w:spacing w:after="200"/>
        <w:contextualSpacing/>
        <w:rPr>
          <w:rFonts w:eastAsia="Calibri" w:cs="Arial"/>
        </w:rPr>
      </w:pPr>
      <w:r>
        <w:rPr>
          <w:rFonts w:eastAsia="Calibri" w:cs="Arial"/>
        </w:rPr>
        <w:t>Initiate the first request and update the password to “12345678”,</w:t>
      </w:r>
    </w:p>
    <w:p w14:paraId="636060EF" w14:textId="77777777" w:rsidR="00E013D0" w:rsidRDefault="00DF1EDC" w:rsidP="00DF1EDC">
      <w:pPr>
        <w:numPr>
          <w:ilvl w:val="1"/>
          <w:numId w:val="47"/>
        </w:numPr>
        <w:spacing w:after="200"/>
        <w:contextualSpacing/>
        <w:rPr>
          <w:rFonts w:eastAsia="Calibri" w:cs="Arial"/>
        </w:rPr>
      </w:pPr>
      <w:r>
        <w:rPr>
          <w:rFonts w:eastAsia="Calibri" w:cs="Arial"/>
        </w:rPr>
        <w:t>Respond to the WifiHotspotOnBoardClient with the Success response,</w:t>
      </w:r>
    </w:p>
    <w:p w14:paraId="03739DA0" w14:textId="77777777" w:rsidR="00E013D0" w:rsidRDefault="00DF1EDC" w:rsidP="00DF1EDC">
      <w:pPr>
        <w:numPr>
          <w:ilvl w:val="1"/>
          <w:numId w:val="47"/>
        </w:numPr>
        <w:spacing w:after="200"/>
        <w:contextualSpacing/>
        <w:rPr>
          <w:rFonts w:eastAsia="Calibri" w:cs="Arial"/>
        </w:rPr>
      </w:pPr>
      <w:r>
        <w:rPr>
          <w:rFonts w:eastAsia="Calibri" w:cs="Arial"/>
        </w:rPr>
        <w:t>Send an alert to the WifiHotspotOffBoardClient of the new update and include the new password,</w:t>
      </w:r>
    </w:p>
    <w:p w14:paraId="0572ACB7" w14:textId="77777777" w:rsidR="00E013D0" w:rsidRDefault="00DF1EDC" w:rsidP="00DF1EDC">
      <w:pPr>
        <w:numPr>
          <w:ilvl w:val="1"/>
          <w:numId w:val="47"/>
        </w:numPr>
        <w:spacing w:after="200"/>
        <w:contextualSpacing/>
        <w:rPr>
          <w:rFonts w:eastAsia="Calibri" w:cs="Arial"/>
        </w:rPr>
      </w:pPr>
      <w:r>
        <w:rPr>
          <w:rFonts w:eastAsia="Calibri" w:cs="Arial"/>
        </w:rPr>
        <w:t>Initiate the second request and send a successful response to the WifiHotspotOffBoardClient,</w:t>
      </w:r>
    </w:p>
    <w:p w14:paraId="1B5894B1" w14:textId="77777777" w:rsidR="00E013D0" w:rsidRDefault="00DF1EDC" w:rsidP="00DF1EDC">
      <w:pPr>
        <w:numPr>
          <w:ilvl w:val="1"/>
          <w:numId w:val="47"/>
        </w:numPr>
        <w:spacing w:after="200"/>
        <w:contextualSpacing/>
        <w:rPr>
          <w:rFonts w:eastAsia="Calibri" w:cs="Arial"/>
        </w:rPr>
      </w:pPr>
      <w:r>
        <w:rPr>
          <w:rFonts w:eastAsia="Calibri" w:cs="Arial"/>
        </w:rPr>
        <w:t>Update the password to “87654321”,</w:t>
      </w:r>
    </w:p>
    <w:p w14:paraId="304D0439" w14:textId="77777777" w:rsidR="00E013D0" w:rsidRDefault="00DF1EDC" w:rsidP="00DF1EDC">
      <w:pPr>
        <w:numPr>
          <w:ilvl w:val="1"/>
          <w:numId w:val="47"/>
        </w:numPr>
        <w:spacing w:after="200"/>
        <w:contextualSpacing/>
        <w:rPr>
          <w:rFonts w:eastAsia="Calibri" w:cs="Arial"/>
        </w:rPr>
      </w:pPr>
      <w:r>
        <w:rPr>
          <w:rFonts w:eastAsia="Calibri" w:cs="Arial"/>
        </w:rPr>
        <w:t>Send an alert to the WifiHotspotOffBoardClient to inform it of the successful update and include the new password,</w:t>
      </w:r>
    </w:p>
    <w:p w14:paraId="15A7C1D8" w14:textId="77777777" w:rsidR="00E013D0" w:rsidRPr="00C20461" w:rsidRDefault="00DF1EDC" w:rsidP="00DF1EDC">
      <w:pPr>
        <w:numPr>
          <w:ilvl w:val="1"/>
          <w:numId w:val="47"/>
        </w:numPr>
        <w:spacing w:after="200"/>
        <w:contextualSpacing/>
        <w:rPr>
          <w:rFonts w:eastAsia="Calibri" w:cs="Arial"/>
        </w:rPr>
      </w:pPr>
      <w:r>
        <w:rPr>
          <w:rFonts w:eastAsia="Calibri" w:cs="Arial"/>
        </w:rPr>
        <w:t>Set the update bit to inform the WifiHotspotOnBoardClient of the new password,</w:t>
      </w:r>
    </w:p>
    <w:p w14:paraId="5FC44BB7" w14:textId="77777777" w:rsidR="008D240F" w:rsidRPr="008D240F" w:rsidRDefault="008D240F" w:rsidP="008D240F">
      <w:pPr>
        <w:pStyle w:val="Heading4"/>
        <w:rPr>
          <w:b w:val="0"/>
          <w:u w:val="single"/>
        </w:rPr>
      </w:pPr>
      <w:r w:rsidRPr="008D240F">
        <w:rPr>
          <w:b w:val="0"/>
          <w:u w:val="single"/>
        </w:rPr>
        <w:t>WFHS-REQ-315710/A-Request from the WifiHotspotOffBoardClient for the current password</w:t>
      </w:r>
    </w:p>
    <w:p w14:paraId="089999EE" w14:textId="77777777" w:rsidR="00E013D0" w:rsidRPr="00BF2EF3" w:rsidRDefault="00DF1EDC" w:rsidP="00E013D0">
      <w:r w:rsidRPr="00BF2EF3">
        <w:t>The WifiHotspotOffBoardClient shall have the ability to query the CURRENT password, in case it does not have a record of the last known value. Therefore, if the WifiHotspotServer receives an FTCP request for the password, the WifiHotspotServer shall respond with the current, stored password. If the WifiHotspotServer is unable to detect the stored password or if it is not allowed to respond, it shall send a failure response.</w:t>
      </w:r>
    </w:p>
    <w:p w14:paraId="07B2E8E6" w14:textId="77777777" w:rsidR="00E013D0" w:rsidRDefault="00DF1EDC" w:rsidP="008D240F">
      <w:pPr>
        <w:pStyle w:val="Heading3"/>
      </w:pPr>
      <w:bookmarkStart w:id="71" w:name="_Toc14081916"/>
      <w:r>
        <w:t>Use Cases</w:t>
      </w:r>
      <w:bookmarkEnd w:id="71"/>
    </w:p>
    <w:p w14:paraId="759D8430" w14:textId="77777777" w:rsidR="00E013D0" w:rsidRDefault="00DF1EDC" w:rsidP="008D240F">
      <w:pPr>
        <w:pStyle w:val="Heading4"/>
      </w:pPr>
      <w:r>
        <w:t>WFHSv1-UC-REQ-191937/E-User enters into the Wi-Fi Hotspot screen that displays the SSID and password</w:t>
      </w:r>
    </w:p>
    <w:p w14:paraId="36E50DF7"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5ECF7D30"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557F32"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6FD590F" w14:textId="77777777" w:rsidR="00E013D0" w:rsidRPr="00D04806" w:rsidRDefault="00DF1EDC" w:rsidP="00E013D0">
            <w:r w:rsidRPr="00D04806">
              <w:t>User</w:t>
            </w:r>
          </w:p>
          <w:p w14:paraId="004E81A0" w14:textId="77777777" w:rsidR="00E013D0" w:rsidRPr="00D04806" w:rsidRDefault="00DF1EDC" w:rsidP="00E013D0">
            <w:r w:rsidRPr="00D04806">
              <w:t>System</w:t>
            </w:r>
          </w:p>
        </w:tc>
      </w:tr>
      <w:tr w:rsidR="00E013D0" w:rsidRPr="00D04806" w14:paraId="2B21406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027EC4"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FC615BF" w14:textId="77777777" w:rsidR="00E013D0" w:rsidRDefault="00DF1EDC" w:rsidP="00E013D0">
            <w:r w:rsidRPr="00777C86">
              <w:t>WifiHotspotServer</w:t>
            </w:r>
            <w:r>
              <w:t xml:space="preserve"> is on</w:t>
            </w:r>
          </w:p>
          <w:p w14:paraId="7D3D137B" w14:textId="77777777" w:rsidR="00E013D0" w:rsidRPr="00232C76" w:rsidRDefault="00DF1EDC" w:rsidP="00E013D0">
            <w:r>
              <w:t>SSID/password screen is not under driver restriction</w:t>
            </w:r>
          </w:p>
        </w:tc>
      </w:tr>
      <w:tr w:rsidR="00E013D0" w:rsidRPr="00D04806" w14:paraId="747856D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AFBC41"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1D5DC7C" w14:textId="77777777" w:rsidR="00E013D0" w:rsidRPr="00D04806" w:rsidRDefault="00DF1EDC" w:rsidP="00E013D0">
            <w:pPr>
              <w:autoSpaceDE w:val="0"/>
              <w:autoSpaceDN w:val="0"/>
              <w:adjustRightInd w:val="0"/>
            </w:pPr>
            <w:r>
              <w:t xml:space="preserve">User enters into the Wi-Fi Hotspot screen that displays the SSID and password </w:t>
            </w:r>
          </w:p>
        </w:tc>
      </w:tr>
      <w:tr w:rsidR="00E013D0" w:rsidRPr="00D04806" w14:paraId="373EB049"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A84F1F"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EF02A03" w14:textId="77777777" w:rsidR="00E013D0" w:rsidRDefault="00DF1EDC" w:rsidP="00E013D0">
            <w:pPr>
              <w:autoSpaceDE w:val="0"/>
              <w:autoSpaceDN w:val="0"/>
              <w:adjustRightInd w:val="0"/>
            </w:pPr>
            <w:r>
              <w:t>The SSID is displayed</w:t>
            </w:r>
          </w:p>
          <w:p w14:paraId="7E886F15" w14:textId="77777777" w:rsidR="00E013D0" w:rsidRDefault="00DF1EDC" w:rsidP="00E013D0">
            <w:pPr>
              <w:autoSpaceDE w:val="0"/>
              <w:autoSpaceDN w:val="0"/>
              <w:adjustRightInd w:val="0"/>
            </w:pPr>
            <w:r>
              <w:t xml:space="preserve">The password is hidden, but the </w:t>
            </w:r>
            <w:r w:rsidRPr="002124F2">
              <w:t>WifiHotspotOnBoardClient</w:t>
            </w:r>
            <w:r>
              <w:t xml:space="preserve"> screen displays the option to view the password</w:t>
            </w:r>
          </w:p>
          <w:p w14:paraId="531A6918" w14:textId="77777777" w:rsidR="00E013D0" w:rsidRPr="00D04806" w:rsidRDefault="00DF1EDC" w:rsidP="00E013D0">
            <w:pPr>
              <w:autoSpaceDE w:val="0"/>
              <w:autoSpaceDN w:val="0"/>
              <w:adjustRightInd w:val="0"/>
            </w:pPr>
            <w:r>
              <w:t>Refer to the HMI spec to see the settings that are displayed</w:t>
            </w:r>
          </w:p>
        </w:tc>
      </w:tr>
      <w:tr w:rsidR="00E013D0" w:rsidRPr="00D04806" w14:paraId="1621132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FDAFF1"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1539F11" w14:textId="77777777" w:rsidR="00E013D0" w:rsidRPr="00D04806" w:rsidRDefault="00E013D0" w:rsidP="00E013D0"/>
          <w:p w14:paraId="300A4C62" w14:textId="77777777" w:rsidR="00E013D0" w:rsidRPr="00D04806" w:rsidRDefault="00E013D0" w:rsidP="00E013D0"/>
        </w:tc>
      </w:tr>
      <w:tr w:rsidR="00E013D0" w:rsidRPr="00D04806" w14:paraId="53E0D57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E8D148"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7B17247" w14:textId="77777777" w:rsidR="00E013D0" w:rsidRDefault="00DF1EDC" w:rsidP="00E013D0">
            <w:r w:rsidRPr="00777C86">
              <w:t>WifiHotspotServer</w:t>
            </w:r>
          </w:p>
          <w:p w14:paraId="2D79CD55" w14:textId="77777777" w:rsidR="00E013D0" w:rsidRDefault="00DF1EDC" w:rsidP="00E013D0">
            <w:r w:rsidRPr="00777C86">
              <w:t>WifiHotspotOnBoardClient</w:t>
            </w:r>
          </w:p>
          <w:p w14:paraId="34C710EB" w14:textId="77777777" w:rsidR="00E013D0" w:rsidRPr="00D04806" w:rsidRDefault="00DF1EDC" w:rsidP="00E013D0">
            <w:r w:rsidRPr="00D04806">
              <w:t>CAN</w:t>
            </w:r>
          </w:p>
        </w:tc>
      </w:tr>
    </w:tbl>
    <w:p w14:paraId="73695A97" w14:textId="77777777" w:rsidR="00E013D0" w:rsidRDefault="00E013D0" w:rsidP="00E013D0">
      <w:pPr>
        <w:ind w:left="360"/>
      </w:pPr>
    </w:p>
    <w:p w14:paraId="2BC54D71" w14:textId="77777777" w:rsidR="00E013D0" w:rsidRDefault="00DF1EDC" w:rsidP="008D240F">
      <w:pPr>
        <w:pStyle w:val="Heading4"/>
      </w:pPr>
      <w:r>
        <w:t>WFHSv1-UC-REQ-191938/C-User views the password on the WifiHotspotOnBoardClient</w:t>
      </w:r>
    </w:p>
    <w:p w14:paraId="4B38A1D2"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594543E8"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A4D0DA"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BED13B0" w14:textId="77777777" w:rsidR="00E013D0" w:rsidRPr="00D04806" w:rsidRDefault="00DF1EDC" w:rsidP="00E013D0">
            <w:r w:rsidRPr="00D04806">
              <w:t>User</w:t>
            </w:r>
          </w:p>
          <w:p w14:paraId="21190E45" w14:textId="77777777" w:rsidR="00E013D0" w:rsidRPr="00D04806" w:rsidRDefault="00DF1EDC" w:rsidP="00E013D0">
            <w:r w:rsidRPr="00D04806">
              <w:t>System</w:t>
            </w:r>
          </w:p>
        </w:tc>
      </w:tr>
      <w:tr w:rsidR="00E013D0" w:rsidRPr="00D04806" w14:paraId="287D7A3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4B0920"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6A9F567" w14:textId="77777777" w:rsidR="00E013D0" w:rsidRDefault="00DF1EDC" w:rsidP="00E013D0">
            <w:r w:rsidRPr="006D78D5">
              <w:t>WifiHotspotServer</w:t>
            </w:r>
            <w:r>
              <w:t xml:space="preserve"> is on</w:t>
            </w:r>
          </w:p>
          <w:p w14:paraId="01385606" w14:textId="77777777" w:rsidR="00E013D0" w:rsidRDefault="00DF1EDC" w:rsidP="00E013D0">
            <w:r>
              <w:t>User is in the Wi-Fi Hotspot screen that displays the password on the WifiHotspotOnBoardClient display</w:t>
            </w:r>
          </w:p>
          <w:p w14:paraId="6948E358" w14:textId="77777777" w:rsidR="00E013D0" w:rsidRDefault="00DF1EDC" w:rsidP="00E013D0">
            <w:r>
              <w:t>Password is hidden</w:t>
            </w:r>
          </w:p>
          <w:p w14:paraId="2C468588" w14:textId="77777777" w:rsidR="00E013D0" w:rsidRPr="00232C76" w:rsidRDefault="00DF1EDC" w:rsidP="00E013D0">
            <w:r>
              <w:t xml:space="preserve">SSID/password screen is not under driver restriction </w:t>
            </w:r>
          </w:p>
        </w:tc>
      </w:tr>
      <w:tr w:rsidR="00E013D0" w:rsidRPr="00D04806" w14:paraId="2747AFF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55DB9"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EA97DB0" w14:textId="77777777" w:rsidR="00E013D0" w:rsidRPr="00D04806" w:rsidRDefault="00DF1EDC" w:rsidP="00E013D0">
            <w:pPr>
              <w:autoSpaceDE w:val="0"/>
              <w:autoSpaceDN w:val="0"/>
              <w:adjustRightInd w:val="0"/>
            </w:pPr>
            <w:r>
              <w:t xml:space="preserve">User requests to view the password </w:t>
            </w:r>
          </w:p>
        </w:tc>
      </w:tr>
      <w:tr w:rsidR="00E013D0" w:rsidRPr="00D04806" w14:paraId="46C7CAC5"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366735"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62212E1" w14:textId="77777777" w:rsidR="00E013D0" w:rsidRDefault="00DF1EDC" w:rsidP="00E013D0">
            <w:pPr>
              <w:autoSpaceDE w:val="0"/>
              <w:autoSpaceDN w:val="0"/>
              <w:adjustRightInd w:val="0"/>
            </w:pPr>
            <w:r>
              <w:t>The password is displayed until the user exits out of the screen or until the user chooses to hide the password</w:t>
            </w:r>
          </w:p>
          <w:p w14:paraId="543B052C" w14:textId="77777777" w:rsidR="00E013D0" w:rsidRPr="00D04806" w:rsidRDefault="00DF1EDC" w:rsidP="00E013D0">
            <w:pPr>
              <w:autoSpaceDE w:val="0"/>
              <w:autoSpaceDN w:val="0"/>
              <w:adjustRightInd w:val="0"/>
            </w:pPr>
            <w:r>
              <w:t>The option to hide the password is presented</w:t>
            </w:r>
          </w:p>
          <w:p w14:paraId="7742551A" w14:textId="77777777" w:rsidR="00E013D0" w:rsidRPr="00D04806" w:rsidRDefault="00E013D0" w:rsidP="00E013D0">
            <w:pPr>
              <w:autoSpaceDE w:val="0"/>
              <w:autoSpaceDN w:val="0"/>
              <w:adjustRightInd w:val="0"/>
            </w:pPr>
          </w:p>
        </w:tc>
      </w:tr>
      <w:tr w:rsidR="00E013D0" w:rsidRPr="00D04806" w14:paraId="7546EBA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BAB903"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B5892F1" w14:textId="77777777" w:rsidR="00E013D0" w:rsidRPr="00D04806" w:rsidRDefault="00E013D0" w:rsidP="00E013D0"/>
          <w:p w14:paraId="6009DBED" w14:textId="77777777" w:rsidR="00E013D0" w:rsidRPr="00D04806" w:rsidRDefault="00E013D0" w:rsidP="00E013D0"/>
        </w:tc>
      </w:tr>
      <w:tr w:rsidR="00E013D0" w:rsidRPr="00D04806" w14:paraId="35A76DF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CBA70F"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BD4BD3E" w14:textId="77777777" w:rsidR="00E013D0" w:rsidRDefault="00DF1EDC" w:rsidP="00E013D0">
            <w:r w:rsidRPr="006D78D5">
              <w:t>WifiHotspotServer</w:t>
            </w:r>
          </w:p>
          <w:p w14:paraId="5B6CE8B6" w14:textId="77777777" w:rsidR="00E013D0" w:rsidRDefault="00DF1EDC" w:rsidP="00E013D0">
            <w:r w:rsidRPr="006D78D5">
              <w:t>WifiHotspotOnBoardClient</w:t>
            </w:r>
          </w:p>
          <w:p w14:paraId="7C286B40" w14:textId="77777777" w:rsidR="00E013D0" w:rsidRPr="00D04806" w:rsidRDefault="00DF1EDC" w:rsidP="00E013D0">
            <w:r w:rsidRPr="00D04806">
              <w:t>CAN</w:t>
            </w:r>
          </w:p>
        </w:tc>
      </w:tr>
    </w:tbl>
    <w:p w14:paraId="73334093" w14:textId="77777777" w:rsidR="00E013D0" w:rsidRDefault="00E013D0" w:rsidP="00E013D0">
      <w:pPr>
        <w:ind w:left="360"/>
      </w:pPr>
    </w:p>
    <w:p w14:paraId="1041340D" w14:textId="77777777" w:rsidR="00E013D0" w:rsidRDefault="00E013D0" w:rsidP="00E013D0">
      <w:pPr>
        <w:ind w:left="360"/>
      </w:pPr>
    </w:p>
    <w:p w14:paraId="307698E3" w14:textId="77777777" w:rsidR="00E013D0" w:rsidRDefault="00DF1EDC" w:rsidP="008D240F">
      <w:pPr>
        <w:pStyle w:val="Heading4"/>
      </w:pPr>
      <w:r>
        <w:t>WFHSv1-UC-REQ-191939/D-User changes password from WifiHotspotOnBoardClient</w:t>
      </w:r>
    </w:p>
    <w:p w14:paraId="50D3FEDA"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188C93E2"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E4C87C"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36EC2E57" w14:textId="77777777" w:rsidR="00E013D0" w:rsidRPr="00D04806" w:rsidRDefault="00DF1EDC" w:rsidP="00E013D0">
            <w:r w:rsidRPr="00D04806">
              <w:t>User</w:t>
            </w:r>
          </w:p>
          <w:p w14:paraId="1DBA8BA9" w14:textId="77777777" w:rsidR="00E013D0" w:rsidRPr="00D04806" w:rsidRDefault="00DF1EDC" w:rsidP="00E013D0">
            <w:r w:rsidRPr="00D04806">
              <w:t>System</w:t>
            </w:r>
          </w:p>
        </w:tc>
      </w:tr>
      <w:tr w:rsidR="00E013D0" w:rsidRPr="00D04806" w14:paraId="6754A7E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12157F"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4CFA585" w14:textId="77777777" w:rsidR="00E013D0" w:rsidRPr="00D04806" w:rsidRDefault="00DF1EDC" w:rsidP="00E013D0">
            <w:r w:rsidRPr="00831B0A">
              <w:t>WifiHotspotServer</w:t>
            </w:r>
            <w:r w:rsidRPr="00D04806">
              <w:t xml:space="preserve"> is on</w:t>
            </w:r>
          </w:p>
          <w:p w14:paraId="4D0DA6DF" w14:textId="77777777" w:rsidR="00E013D0" w:rsidRDefault="00DF1EDC" w:rsidP="00E013D0">
            <w:r>
              <w:t xml:space="preserve">SSID/password screen is not under driver restriction </w:t>
            </w:r>
          </w:p>
          <w:p w14:paraId="1FC7A4C3" w14:textId="77777777" w:rsidR="00E013D0" w:rsidRPr="00D04806" w:rsidRDefault="00DF1EDC" w:rsidP="00E013D0">
            <w:r>
              <w:t xml:space="preserve">Up to </w:t>
            </w:r>
            <w:r w:rsidRPr="00900843">
              <w:t>N</w:t>
            </w:r>
            <w:r>
              <w:t>umber_Hotspot_Connected_Devices devices connected to the Wi-Fi Hotspot</w:t>
            </w:r>
          </w:p>
          <w:p w14:paraId="490887F5" w14:textId="77777777" w:rsidR="00E013D0" w:rsidRPr="00E65D28" w:rsidRDefault="00DF1EDC" w:rsidP="00E013D0">
            <w:r>
              <w:t>User is in the password edit screen</w:t>
            </w:r>
          </w:p>
        </w:tc>
      </w:tr>
      <w:tr w:rsidR="00E013D0" w:rsidRPr="00D04806" w14:paraId="1A9B777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BA4A52"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6C1F9DD" w14:textId="77777777" w:rsidR="00E013D0" w:rsidRPr="00D04806" w:rsidRDefault="00DF1EDC" w:rsidP="00E013D0">
            <w:pPr>
              <w:autoSpaceDE w:val="0"/>
              <w:autoSpaceDN w:val="0"/>
              <w:adjustRightInd w:val="0"/>
            </w:pPr>
            <w:r w:rsidRPr="00D04806">
              <w:t xml:space="preserve">User </w:t>
            </w:r>
            <w:r>
              <w:t>enters a new password into the keyboard on the WifiHotspotOnBoardClient that is between 8-63 characters long</w:t>
            </w:r>
            <w:r w:rsidRPr="00D04806">
              <w:t xml:space="preserve"> </w:t>
            </w:r>
          </w:p>
        </w:tc>
      </w:tr>
      <w:tr w:rsidR="00E013D0" w:rsidRPr="00D04806" w14:paraId="76494C75"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2E473"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642EFE8" w14:textId="77777777" w:rsidR="00E013D0" w:rsidRPr="00D04806" w:rsidRDefault="00DF1EDC" w:rsidP="00E013D0">
            <w:pPr>
              <w:autoSpaceDE w:val="0"/>
              <w:autoSpaceDN w:val="0"/>
              <w:adjustRightInd w:val="0"/>
            </w:pPr>
            <w:r w:rsidRPr="00F83487">
              <w:t xml:space="preserve">WifiHotspotOnBoardClient </w:t>
            </w:r>
            <w:r>
              <w:t xml:space="preserve">displays a successful message and the new password is displayed on the appropriate screen </w:t>
            </w:r>
          </w:p>
          <w:p w14:paraId="00FA9936" w14:textId="77777777" w:rsidR="00E013D0" w:rsidRDefault="00DF1EDC" w:rsidP="00E013D0">
            <w:pPr>
              <w:autoSpaceDE w:val="0"/>
              <w:autoSpaceDN w:val="0"/>
              <w:adjustRightInd w:val="0"/>
            </w:pPr>
            <w:r>
              <w:t>All connected devices are disconnected</w:t>
            </w:r>
          </w:p>
          <w:p w14:paraId="28D45EE5" w14:textId="77777777" w:rsidR="00E013D0" w:rsidRPr="00D04806" w:rsidRDefault="00DF1EDC" w:rsidP="00E013D0">
            <w:pPr>
              <w:autoSpaceDE w:val="0"/>
              <w:autoSpaceDN w:val="0"/>
              <w:adjustRightInd w:val="0"/>
            </w:pPr>
            <w:r>
              <w:t xml:space="preserve"> </w:t>
            </w:r>
          </w:p>
        </w:tc>
      </w:tr>
      <w:tr w:rsidR="00E013D0" w:rsidRPr="00D04806" w14:paraId="3E79ED7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724F7"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E221516" w14:textId="77777777" w:rsidR="00E013D0" w:rsidRDefault="00DF1EDC" w:rsidP="00E013D0">
            <w:r w:rsidRPr="00EF4B0F">
              <w:t xml:space="preserve">WFHSv1-UC-REQ-191940-E8 User attempts to enter password less than 8 characters long OR longer than 63 characters </w:t>
            </w:r>
          </w:p>
          <w:p w14:paraId="6C8FC27C" w14:textId="77777777" w:rsidR="00E013D0" w:rsidRDefault="00DF1EDC" w:rsidP="00E013D0">
            <w:r>
              <w:t xml:space="preserve">WFHSv1-UC-REQ-191941-E9 Password update from </w:t>
            </w:r>
            <w:r w:rsidRPr="00F83487">
              <w:t xml:space="preserve">WifiHotspotOnBoardClient </w:t>
            </w:r>
            <w:r>
              <w:t xml:space="preserve">failed </w:t>
            </w:r>
          </w:p>
          <w:p w14:paraId="6224F28D" w14:textId="77777777" w:rsidR="00E013D0" w:rsidRPr="00D04806" w:rsidRDefault="00DF1EDC" w:rsidP="00E013D0">
            <w:r w:rsidRPr="00EF4B0F">
              <w:t xml:space="preserve">WFHSv1-UC-REQ-191973-E11 </w:t>
            </w:r>
            <w:r w:rsidRPr="00F83487">
              <w:t xml:space="preserve">WifiHotspotOnBoardClient </w:t>
            </w:r>
            <w:r w:rsidRPr="00EF4B0F">
              <w:t>update failed</w:t>
            </w:r>
          </w:p>
        </w:tc>
      </w:tr>
      <w:tr w:rsidR="00E013D0" w:rsidRPr="00D04806" w14:paraId="260A0A5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9759FF"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7648A31" w14:textId="77777777" w:rsidR="00E013D0" w:rsidRPr="00D04806" w:rsidRDefault="00DF1EDC" w:rsidP="00E013D0">
            <w:r w:rsidRPr="00831B0A">
              <w:t>WifiHotspotServer</w:t>
            </w:r>
          </w:p>
          <w:p w14:paraId="47164B9F" w14:textId="77777777" w:rsidR="00E013D0" w:rsidRDefault="00DF1EDC" w:rsidP="00E013D0">
            <w:r w:rsidRPr="00831B0A">
              <w:t>WifiHotspotOnBoardClient</w:t>
            </w:r>
          </w:p>
          <w:p w14:paraId="3D5FFA17" w14:textId="77777777" w:rsidR="00E013D0" w:rsidRPr="00D04806" w:rsidRDefault="00DF1EDC" w:rsidP="00E013D0">
            <w:r w:rsidRPr="00D04806">
              <w:t>CAN</w:t>
            </w:r>
          </w:p>
        </w:tc>
      </w:tr>
    </w:tbl>
    <w:p w14:paraId="6A3B781B" w14:textId="77777777" w:rsidR="00E013D0" w:rsidRDefault="00E013D0" w:rsidP="00E013D0">
      <w:pPr>
        <w:ind w:left="360"/>
      </w:pPr>
    </w:p>
    <w:p w14:paraId="067B8F1C" w14:textId="77777777" w:rsidR="00E013D0" w:rsidRDefault="00DF1EDC" w:rsidP="008D240F">
      <w:pPr>
        <w:pStyle w:val="Heading4"/>
      </w:pPr>
      <w:r>
        <w:t>WFHS-UC-REQ-315719/B-User changes password from WifiHotspotOffBoardClient when Vehicle is Off</w:t>
      </w:r>
    </w:p>
    <w:p w14:paraId="4D2DDCD8"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14:paraId="7FDEF4C1"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7E22BB" w14:textId="77777777" w:rsidR="00E013D0"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9075F16" w14:textId="77777777" w:rsidR="00E013D0" w:rsidRDefault="00DF1EDC">
            <w:pPr>
              <w:spacing w:line="256" w:lineRule="auto"/>
              <w:rPr>
                <w:rFonts w:cs="Arial"/>
              </w:rPr>
            </w:pPr>
            <w:r>
              <w:rPr>
                <w:rFonts w:cs="Arial"/>
              </w:rPr>
              <w:t>User</w:t>
            </w:r>
          </w:p>
          <w:p w14:paraId="3AD7B246" w14:textId="77777777" w:rsidR="00E013D0" w:rsidRDefault="00DF1EDC">
            <w:pPr>
              <w:spacing w:line="256" w:lineRule="auto"/>
              <w:rPr>
                <w:rFonts w:cs="Arial"/>
              </w:rPr>
            </w:pPr>
            <w:r>
              <w:rPr>
                <w:rFonts w:cs="Arial"/>
              </w:rPr>
              <w:t>System</w:t>
            </w:r>
          </w:p>
        </w:tc>
      </w:tr>
      <w:tr w:rsidR="00E013D0" w14:paraId="2F9FB7F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607B56" w14:textId="77777777" w:rsidR="00E013D0"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B686962" w14:textId="77777777" w:rsidR="00E013D0" w:rsidRDefault="00DF1EDC">
            <w:pPr>
              <w:spacing w:line="256" w:lineRule="auto"/>
              <w:rPr>
                <w:rFonts w:cs="Arial"/>
              </w:rPr>
            </w:pPr>
            <w:r>
              <w:rPr>
                <w:rFonts w:cs="Arial"/>
              </w:rPr>
              <w:t>WifiHotspotServer is off</w:t>
            </w:r>
          </w:p>
        </w:tc>
      </w:tr>
      <w:tr w:rsidR="00E013D0" w14:paraId="3A92B58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61064D" w14:textId="77777777" w:rsidR="00E013D0"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E3B78B6" w14:textId="77777777" w:rsidR="00E013D0" w:rsidRDefault="00DF1EDC">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E013D0" w14:paraId="4C2734E5"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C07D1" w14:textId="77777777" w:rsidR="00E013D0"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4D4A0BC" w14:textId="77777777" w:rsidR="00E013D0" w:rsidRDefault="00DF1EDC">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E013D0" w14:paraId="054F0A3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2524EA" w14:textId="77777777" w:rsidR="00E013D0"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705D1D2" w14:textId="77777777" w:rsidR="00E013D0" w:rsidRDefault="00E013D0">
            <w:pPr>
              <w:rPr>
                <w:rFonts w:cs="Arial"/>
                <w:b/>
              </w:rPr>
            </w:pPr>
          </w:p>
        </w:tc>
      </w:tr>
      <w:tr w:rsidR="00E013D0" w14:paraId="1D7B2D2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4841F7" w14:textId="77777777" w:rsidR="00E013D0"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31773FA" w14:textId="77777777" w:rsidR="00E013D0" w:rsidRDefault="00DF1EDC">
            <w:pPr>
              <w:spacing w:line="256" w:lineRule="auto"/>
              <w:rPr>
                <w:rFonts w:cs="Arial"/>
              </w:rPr>
            </w:pPr>
            <w:r>
              <w:rPr>
                <w:rFonts w:cs="Arial"/>
              </w:rPr>
              <w:t>WifiHotspotServer</w:t>
            </w:r>
          </w:p>
          <w:p w14:paraId="55C91017" w14:textId="77777777" w:rsidR="00E013D0" w:rsidRDefault="00DF1EDC">
            <w:pPr>
              <w:spacing w:line="256" w:lineRule="auto"/>
              <w:rPr>
                <w:rFonts w:cs="Arial"/>
              </w:rPr>
            </w:pPr>
            <w:r>
              <w:rPr>
                <w:rFonts w:cs="Arial"/>
              </w:rPr>
              <w:t>WifiHotspotOffBoardClient</w:t>
            </w:r>
          </w:p>
        </w:tc>
      </w:tr>
    </w:tbl>
    <w:p w14:paraId="197F1E9C" w14:textId="77777777" w:rsidR="00E013D0" w:rsidRDefault="00E013D0" w:rsidP="00E013D0"/>
    <w:p w14:paraId="3CC6156C" w14:textId="77777777" w:rsidR="00E013D0" w:rsidRDefault="00DF1EDC" w:rsidP="008D240F">
      <w:pPr>
        <w:pStyle w:val="Heading4"/>
      </w:pPr>
      <w:r>
        <w:t>WFHS-UC-REQ-315720/A-User changes password from WifiHotspotOffBoardClient when Vehicle is ON</w:t>
      </w:r>
    </w:p>
    <w:p w14:paraId="1630A668"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14:paraId="21939422"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6C92E9" w14:textId="77777777" w:rsidR="00E013D0" w:rsidRDefault="00DF1EDC">
            <w:pPr>
              <w:spacing w:line="256" w:lineRule="auto"/>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74CD826" w14:textId="77777777" w:rsidR="00E013D0" w:rsidRDefault="00DF1EDC">
            <w:pPr>
              <w:spacing w:line="256" w:lineRule="auto"/>
              <w:rPr>
                <w:rFonts w:cs="Arial"/>
              </w:rPr>
            </w:pPr>
            <w:r>
              <w:rPr>
                <w:rFonts w:cs="Arial"/>
              </w:rPr>
              <w:t>User</w:t>
            </w:r>
          </w:p>
          <w:p w14:paraId="3A0D0C09" w14:textId="77777777" w:rsidR="00E013D0" w:rsidRDefault="00DF1EDC">
            <w:pPr>
              <w:spacing w:line="256" w:lineRule="auto"/>
              <w:rPr>
                <w:rFonts w:cs="Arial"/>
              </w:rPr>
            </w:pPr>
            <w:r>
              <w:rPr>
                <w:rFonts w:cs="Arial"/>
              </w:rPr>
              <w:t>System</w:t>
            </w:r>
          </w:p>
        </w:tc>
      </w:tr>
      <w:tr w:rsidR="00E013D0" w14:paraId="66E9E4B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A68E2E" w14:textId="77777777" w:rsidR="00E013D0" w:rsidRDefault="00DF1EDC">
            <w:pPr>
              <w:spacing w:line="256" w:lineRule="auto"/>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1A94C88" w14:textId="77777777" w:rsidR="00E013D0" w:rsidRDefault="00DF1EDC">
            <w:pPr>
              <w:spacing w:line="256" w:lineRule="auto"/>
              <w:rPr>
                <w:rFonts w:cs="Arial"/>
              </w:rPr>
            </w:pPr>
            <w:r>
              <w:rPr>
                <w:rFonts w:cs="Arial"/>
              </w:rPr>
              <w:t>WifiHotspotServer is On</w:t>
            </w:r>
          </w:p>
        </w:tc>
      </w:tr>
      <w:tr w:rsidR="00E013D0" w14:paraId="377D0C5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F8C648" w14:textId="77777777" w:rsidR="00E013D0" w:rsidRDefault="00DF1EDC">
            <w:pPr>
              <w:spacing w:line="256" w:lineRule="auto"/>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3DB84A9" w14:textId="77777777" w:rsidR="00E013D0" w:rsidRDefault="00DF1EDC">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E013D0" w14:paraId="7210DCBB"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4ED08D" w14:textId="77777777" w:rsidR="00E013D0" w:rsidRDefault="00DF1EDC">
            <w:pPr>
              <w:spacing w:line="256" w:lineRule="auto"/>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11A3897E" w14:textId="77777777" w:rsidR="00E013D0" w:rsidRDefault="00DF1EDC">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14:paraId="49DE5933" w14:textId="77777777" w:rsidR="00E013D0" w:rsidRDefault="00DF1EDC">
            <w:pPr>
              <w:autoSpaceDE w:val="0"/>
              <w:autoSpaceDN w:val="0"/>
              <w:adjustRightInd w:val="0"/>
              <w:spacing w:line="256" w:lineRule="auto"/>
              <w:rPr>
                <w:rFonts w:cs="Arial"/>
              </w:rPr>
            </w:pPr>
            <w:r>
              <w:rPr>
                <w:rFonts w:cs="Arial"/>
              </w:rPr>
              <w:t xml:space="preserve">If the customer is on the in-vehicle HMI screen which shows the password, the password shall automatically update </w:t>
            </w:r>
          </w:p>
        </w:tc>
      </w:tr>
      <w:tr w:rsidR="00E013D0" w14:paraId="7062D5A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0DEA8" w14:textId="77777777" w:rsidR="00E013D0" w:rsidRDefault="00DF1EDC">
            <w:pPr>
              <w:spacing w:line="256" w:lineRule="auto"/>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29A9C16" w14:textId="77777777" w:rsidR="00E013D0" w:rsidRDefault="00E013D0">
            <w:pPr>
              <w:rPr>
                <w:rFonts w:cs="Arial"/>
                <w:b/>
              </w:rPr>
            </w:pPr>
          </w:p>
        </w:tc>
      </w:tr>
      <w:tr w:rsidR="00E013D0" w14:paraId="3B62B54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AB4375" w14:textId="77777777" w:rsidR="00E013D0" w:rsidRDefault="00DF1EDC">
            <w:pPr>
              <w:spacing w:line="256" w:lineRule="auto"/>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747A69D" w14:textId="77777777" w:rsidR="00E013D0" w:rsidRDefault="00DF1EDC">
            <w:pPr>
              <w:spacing w:line="256" w:lineRule="auto"/>
              <w:rPr>
                <w:rFonts w:cs="Arial"/>
              </w:rPr>
            </w:pPr>
            <w:r>
              <w:rPr>
                <w:rFonts w:cs="Arial"/>
              </w:rPr>
              <w:t>WifiHotspotServer</w:t>
            </w:r>
          </w:p>
          <w:p w14:paraId="52CF96F9" w14:textId="77777777" w:rsidR="00E013D0" w:rsidRDefault="00DF1EDC">
            <w:pPr>
              <w:spacing w:line="256" w:lineRule="auto"/>
              <w:rPr>
                <w:rFonts w:cs="Arial"/>
              </w:rPr>
            </w:pPr>
            <w:r>
              <w:rPr>
                <w:rFonts w:cs="Arial"/>
              </w:rPr>
              <w:t>WifiHotspotOffBoardClient</w:t>
            </w:r>
          </w:p>
          <w:p w14:paraId="00DFA24E" w14:textId="77777777" w:rsidR="00E013D0" w:rsidRDefault="00DF1EDC">
            <w:pPr>
              <w:spacing w:line="256" w:lineRule="auto"/>
              <w:rPr>
                <w:rFonts w:cs="Arial"/>
              </w:rPr>
            </w:pPr>
            <w:r>
              <w:rPr>
                <w:rFonts w:cs="Arial"/>
              </w:rPr>
              <w:t>WifiHotspotOnBoardClient</w:t>
            </w:r>
          </w:p>
          <w:p w14:paraId="1E6247A1" w14:textId="77777777" w:rsidR="00E013D0" w:rsidRDefault="00DF1EDC">
            <w:pPr>
              <w:spacing w:line="256" w:lineRule="auto"/>
              <w:rPr>
                <w:rFonts w:cs="Arial"/>
              </w:rPr>
            </w:pPr>
            <w:r>
              <w:rPr>
                <w:rFonts w:cs="Arial"/>
              </w:rPr>
              <w:t>CAN</w:t>
            </w:r>
          </w:p>
        </w:tc>
      </w:tr>
    </w:tbl>
    <w:p w14:paraId="54D1E05D" w14:textId="77777777" w:rsidR="00E013D0" w:rsidRDefault="00E013D0" w:rsidP="00E013D0"/>
    <w:p w14:paraId="12993757" w14:textId="77777777" w:rsidR="00E013D0" w:rsidRDefault="00DF1EDC" w:rsidP="008D240F">
      <w:pPr>
        <w:pStyle w:val="Heading4"/>
      </w:pPr>
      <w:r>
        <w:t>WFHSv1-UC-REQ-191940/A-E8 User attempts to enter password less than 8 characters long OR longer than 63 characters</w:t>
      </w:r>
    </w:p>
    <w:p w14:paraId="1AECB922"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0A8F7524"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870D7E"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61D60D6" w14:textId="77777777" w:rsidR="00E013D0" w:rsidRPr="00D04806" w:rsidRDefault="00DF1EDC" w:rsidP="00E013D0">
            <w:r w:rsidRPr="00D04806">
              <w:t>User</w:t>
            </w:r>
          </w:p>
          <w:p w14:paraId="30189EDA" w14:textId="77777777" w:rsidR="00E013D0" w:rsidRDefault="00DF1EDC" w:rsidP="00E013D0">
            <w:r>
              <w:t>System</w:t>
            </w:r>
          </w:p>
          <w:p w14:paraId="3B92D202" w14:textId="77777777" w:rsidR="00E013D0" w:rsidRPr="00D04806" w:rsidRDefault="00DF1EDC" w:rsidP="00E013D0">
            <w:r>
              <w:t>Cell phone</w:t>
            </w:r>
          </w:p>
        </w:tc>
      </w:tr>
      <w:tr w:rsidR="00E013D0" w:rsidRPr="00D04806" w14:paraId="779DD2C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8D9476"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E85370E" w14:textId="77777777" w:rsidR="00E013D0" w:rsidRPr="00D04806" w:rsidRDefault="00DF1EDC" w:rsidP="00E013D0">
            <w:r>
              <w:t>Same as normal use case</w:t>
            </w:r>
          </w:p>
        </w:tc>
      </w:tr>
      <w:tr w:rsidR="00E013D0" w:rsidRPr="00D04806" w14:paraId="1A919FE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ACDD95"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EBD988A" w14:textId="77777777" w:rsidR="00E013D0" w:rsidRPr="00D04806" w:rsidRDefault="00DF1EDC" w:rsidP="00E013D0">
            <w:pPr>
              <w:autoSpaceDE w:val="0"/>
              <w:autoSpaceDN w:val="0"/>
              <w:adjustRightInd w:val="0"/>
            </w:pPr>
            <w:r w:rsidRPr="00D04806">
              <w:t xml:space="preserve">User </w:t>
            </w:r>
            <w:r>
              <w:t>types in</w:t>
            </w:r>
            <w:r w:rsidRPr="00D04806">
              <w:t xml:space="preserve"> a password </w:t>
            </w:r>
            <w:r>
              <w:t xml:space="preserve">into the keyboard on WifiHotspotOnBoardClient </w:t>
            </w:r>
            <w:r w:rsidRPr="00D04806">
              <w:t xml:space="preserve">that is not between 8-63 </w:t>
            </w:r>
            <w:r>
              <w:t>characters long</w:t>
            </w:r>
          </w:p>
        </w:tc>
      </w:tr>
      <w:tr w:rsidR="00E013D0" w:rsidRPr="00D04806" w14:paraId="3447260E"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B03C7B"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70D132D" w14:textId="77777777" w:rsidR="00E013D0" w:rsidRDefault="00DF1EDC" w:rsidP="00E013D0">
            <w:pPr>
              <w:autoSpaceDE w:val="0"/>
              <w:autoSpaceDN w:val="0"/>
              <w:adjustRightInd w:val="0"/>
            </w:pPr>
            <w:r>
              <w:t>The keyboard does not allow the password request to be entered</w:t>
            </w:r>
            <w:r w:rsidRPr="00D04806">
              <w:t xml:space="preserve"> </w:t>
            </w:r>
          </w:p>
          <w:p w14:paraId="1BA56CAF" w14:textId="77777777" w:rsidR="00E013D0" w:rsidRPr="00D04806" w:rsidRDefault="00DF1EDC" w:rsidP="00E013D0">
            <w:pPr>
              <w:autoSpaceDE w:val="0"/>
              <w:autoSpaceDN w:val="0"/>
              <w:adjustRightInd w:val="0"/>
            </w:pPr>
            <w:r>
              <w:t>The password is not changed</w:t>
            </w:r>
          </w:p>
        </w:tc>
      </w:tr>
      <w:tr w:rsidR="00E013D0" w:rsidRPr="00D04806" w14:paraId="616DA8B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8BAE92"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1B4D575" w14:textId="77777777" w:rsidR="00E013D0" w:rsidRPr="00D04806" w:rsidRDefault="00E013D0" w:rsidP="00E013D0"/>
        </w:tc>
      </w:tr>
      <w:tr w:rsidR="00E013D0" w:rsidRPr="00D04806" w14:paraId="0CA3945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EF668D"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93E0DC8" w14:textId="77777777" w:rsidR="00E013D0" w:rsidRPr="00D04806" w:rsidRDefault="00DF1EDC" w:rsidP="00E013D0">
            <w:r w:rsidRPr="00321A05">
              <w:t>WifiHotspotOnBoardClient</w:t>
            </w:r>
          </w:p>
        </w:tc>
      </w:tr>
    </w:tbl>
    <w:p w14:paraId="7A7E898B" w14:textId="77777777" w:rsidR="00E013D0" w:rsidRDefault="00E013D0" w:rsidP="00E013D0">
      <w:pPr>
        <w:ind w:left="360"/>
      </w:pPr>
    </w:p>
    <w:p w14:paraId="636FA5AF" w14:textId="77777777" w:rsidR="00E013D0" w:rsidRDefault="00DF1EDC" w:rsidP="008D240F">
      <w:pPr>
        <w:pStyle w:val="Heading4"/>
      </w:pPr>
      <w:r>
        <w:t>WFHSv1-UC-REQ-191941/A-E9 Password update from WifiHotspotOnBoardClient failed</w:t>
      </w:r>
    </w:p>
    <w:p w14:paraId="4D342515"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11C15C1F"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7F6FCB"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07F09E6F" w14:textId="77777777" w:rsidR="00E013D0" w:rsidRPr="00D04806" w:rsidRDefault="00DF1EDC" w:rsidP="00E013D0">
            <w:r w:rsidRPr="00D04806">
              <w:t>User</w:t>
            </w:r>
          </w:p>
          <w:p w14:paraId="34FABA14" w14:textId="77777777" w:rsidR="00E013D0" w:rsidRPr="00D04806" w:rsidRDefault="00DF1EDC" w:rsidP="00E013D0">
            <w:r w:rsidRPr="00D04806">
              <w:t>System</w:t>
            </w:r>
          </w:p>
        </w:tc>
      </w:tr>
      <w:tr w:rsidR="00E013D0" w:rsidRPr="00D04806" w14:paraId="4243C29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F7D659"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BE6D9F0" w14:textId="77777777" w:rsidR="00E013D0" w:rsidRPr="00232C76" w:rsidRDefault="00DF1EDC" w:rsidP="00E013D0">
            <w:r>
              <w:t>Same as normal use case</w:t>
            </w:r>
            <w:r w:rsidRPr="00232C76">
              <w:t xml:space="preserve"> </w:t>
            </w:r>
          </w:p>
        </w:tc>
      </w:tr>
      <w:tr w:rsidR="00E013D0" w:rsidRPr="00D04806" w14:paraId="0F8D4EF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8C5AF1"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F89ABB6" w14:textId="77777777" w:rsidR="00E013D0" w:rsidRPr="00D04806" w:rsidRDefault="00DF1EDC" w:rsidP="00E013D0">
            <w:pPr>
              <w:autoSpaceDE w:val="0"/>
              <w:autoSpaceDN w:val="0"/>
              <w:adjustRightInd w:val="0"/>
            </w:pPr>
            <w:r>
              <w:t>User enters new password</w:t>
            </w:r>
            <w:r w:rsidRPr="00D04806">
              <w:t xml:space="preserve"> from </w:t>
            </w:r>
            <w:r w:rsidRPr="005B7BED">
              <w:t>WifiHotspotOnBoardClient</w:t>
            </w:r>
            <w:r>
              <w:t xml:space="preserve"> that is between 8-63 characters long but the </w:t>
            </w:r>
            <w:r w:rsidRPr="007F771E">
              <w:t>WifiHotspotServer</w:t>
            </w:r>
            <w:r>
              <w:t xml:space="preserve"> was unable to successfully change the password</w:t>
            </w:r>
          </w:p>
        </w:tc>
      </w:tr>
      <w:tr w:rsidR="00E013D0" w:rsidRPr="00D04806" w14:paraId="08FDEF2C"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1C3313"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3E040B6" w14:textId="77777777" w:rsidR="00E013D0" w:rsidRDefault="00DF1EDC" w:rsidP="00E013D0">
            <w:pPr>
              <w:autoSpaceDE w:val="0"/>
              <w:autoSpaceDN w:val="0"/>
              <w:adjustRightInd w:val="0"/>
            </w:pPr>
            <w:r>
              <w:t>An error message is displayed to the user</w:t>
            </w:r>
          </w:p>
          <w:p w14:paraId="0D1F53AC" w14:textId="77777777" w:rsidR="00E013D0" w:rsidRPr="00D04806" w:rsidRDefault="00DF1EDC" w:rsidP="00E013D0">
            <w:pPr>
              <w:autoSpaceDE w:val="0"/>
              <w:autoSpaceDN w:val="0"/>
              <w:adjustRightInd w:val="0"/>
            </w:pPr>
            <w:r>
              <w:t xml:space="preserve">The password is not changed </w:t>
            </w:r>
          </w:p>
          <w:p w14:paraId="05D9A0E4" w14:textId="77777777" w:rsidR="00E013D0" w:rsidRPr="00D04806" w:rsidRDefault="00E013D0" w:rsidP="00E013D0">
            <w:pPr>
              <w:autoSpaceDE w:val="0"/>
              <w:autoSpaceDN w:val="0"/>
              <w:adjustRightInd w:val="0"/>
            </w:pPr>
          </w:p>
        </w:tc>
      </w:tr>
      <w:tr w:rsidR="00E013D0" w:rsidRPr="00D04806" w14:paraId="2ED85DD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CD2223"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8A34034" w14:textId="77777777" w:rsidR="00E013D0" w:rsidRPr="00D04806" w:rsidRDefault="00E013D0" w:rsidP="00E013D0"/>
          <w:p w14:paraId="19E2DA2B" w14:textId="77777777" w:rsidR="00E013D0" w:rsidRPr="00D04806" w:rsidRDefault="00E013D0" w:rsidP="00E013D0"/>
        </w:tc>
      </w:tr>
      <w:tr w:rsidR="00E013D0" w:rsidRPr="00D04806" w14:paraId="1B8C78B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94E01D"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3669EAA" w14:textId="77777777" w:rsidR="00E013D0" w:rsidRDefault="00DF1EDC" w:rsidP="00E013D0">
            <w:r w:rsidRPr="007F771E">
              <w:t>WifiHotspotServer</w:t>
            </w:r>
          </w:p>
          <w:p w14:paraId="62E1A956" w14:textId="77777777" w:rsidR="00E013D0" w:rsidRDefault="00DF1EDC" w:rsidP="00E013D0">
            <w:r w:rsidRPr="007F771E">
              <w:t>WifiHotspotOnBoardClient</w:t>
            </w:r>
          </w:p>
          <w:p w14:paraId="062A3052" w14:textId="77777777" w:rsidR="00E013D0" w:rsidRPr="00D04806" w:rsidRDefault="00DF1EDC" w:rsidP="00E013D0">
            <w:r w:rsidRPr="00D04806">
              <w:t>CAN</w:t>
            </w:r>
          </w:p>
        </w:tc>
      </w:tr>
    </w:tbl>
    <w:p w14:paraId="77006796" w14:textId="77777777" w:rsidR="00E013D0" w:rsidRDefault="00E013D0" w:rsidP="00E013D0">
      <w:pPr>
        <w:ind w:left="360"/>
      </w:pPr>
    </w:p>
    <w:p w14:paraId="6592D489" w14:textId="77777777" w:rsidR="00E013D0" w:rsidRDefault="00E013D0" w:rsidP="00E013D0"/>
    <w:p w14:paraId="4CF06D1A" w14:textId="77777777" w:rsidR="00E013D0" w:rsidRDefault="00DF1EDC" w:rsidP="008D240F">
      <w:pPr>
        <w:pStyle w:val="Heading3"/>
      </w:pPr>
      <w:bookmarkStart w:id="72" w:name="_Toc14081917"/>
      <w:r>
        <w:t>White Box Views</w:t>
      </w:r>
      <w:bookmarkEnd w:id="72"/>
    </w:p>
    <w:p w14:paraId="3E965669" w14:textId="77777777" w:rsidR="00E013D0" w:rsidRDefault="00DF1EDC" w:rsidP="008D240F">
      <w:pPr>
        <w:pStyle w:val="Heading4"/>
      </w:pPr>
      <w:r>
        <w:t>Activity Diagrams</w:t>
      </w:r>
    </w:p>
    <w:p w14:paraId="287DDD6D" w14:textId="77777777" w:rsidR="00E013D0" w:rsidRDefault="00DF1EDC" w:rsidP="008D240F">
      <w:pPr>
        <w:pStyle w:val="Heading5"/>
      </w:pPr>
      <w:r>
        <w:t>WFHSv2-ACT-REQ-317271/A-User Changes Password from WifiHotspotOnBoardClient</w:t>
      </w:r>
    </w:p>
    <w:p w14:paraId="7FA46BEC" w14:textId="77777777" w:rsidR="00E013D0" w:rsidRDefault="00DF1EDC" w:rsidP="008D240F">
      <w:pPr>
        <w:jc w:val="center"/>
      </w:pPr>
      <w:r w:rsidRPr="00E970BD">
        <w:rPr>
          <w:noProof/>
        </w:rPr>
        <w:drawing>
          <wp:inline distT="0" distB="0" distL="0" distR="0" wp14:anchorId="3958ACE9" wp14:editId="19EE346C">
            <wp:extent cx="5943600" cy="3032562"/>
            <wp:effectExtent l="0" t="0" r="0" b="0"/>
            <wp:docPr id="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32562"/>
                    </a:xfrm>
                    <a:prstGeom prst="rect">
                      <a:avLst/>
                    </a:prstGeom>
                    <a:noFill/>
                    <a:ln>
                      <a:noFill/>
                    </a:ln>
                  </pic:spPr>
                </pic:pic>
              </a:graphicData>
            </a:graphic>
          </wp:inline>
        </w:drawing>
      </w:r>
    </w:p>
    <w:p w14:paraId="61CD27F4" w14:textId="77777777" w:rsidR="00E013D0" w:rsidRDefault="00DF1EDC" w:rsidP="008D240F">
      <w:pPr>
        <w:pStyle w:val="Heading5"/>
      </w:pPr>
      <w:r>
        <w:t>WFHSv2-ACT-REQ-317272/A-User Changes Password from WifiHotspotOffBoardClient</w:t>
      </w:r>
    </w:p>
    <w:p w14:paraId="1682B926" w14:textId="77777777" w:rsidR="00E013D0" w:rsidRDefault="00DF1EDC" w:rsidP="008D240F">
      <w:pPr>
        <w:jc w:val="center"/>
      </w:pPr>
      <w:r w:rsidRPr="00D67AF2">
        <w:rPr>
          <w:noProof/>
        </w:rPr>
        <w:drawing>
          <wp:inline distT="0" distB="0" distL="0" distR="0" wp14:anchorId="625DDB8A" wp14:editId="45BC21D6">
            <wp:extent cx="5943600" cy="3410179"/>
            <wp:effectExtent l="0" t="0" r="0" b="0"/>
            <wp:docPr id="2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10179"/>
                    </a:xfrm>
                    <a:prstGeom prst="rect">
                      <a:avLst/>
                    </a:prstGeom>
                    <a:noFill/>
                    <a:ln>
                      <a:noFill/>
                    </a:ln>
                  </pic:spPr>
                </pic:pic>
              </a:graphicData>
            </a:graphic>
          </wp:inline>
        </w:drawing>
      </w:r>
    </w:p>
    <w:p w14:paraId="3005A3CC" w14:textId="77777777" w:rsidR="00E013D0" w:rsidRDefault="00DF1EDC" w:rsidP="008D240F">
      <w:pPr>
        <w:pStyle w:val="Heading4"/>
      </w:pPr>
      <w:r>
        <w:t>Sequence Diagrams</w:t>
      </w:r>
    </w:p>
    <w:p w14:paraId="63699D67" w14:textId="77777777" w:rsidR="00E013D0" w:rsidRDefault="00DF1EDC" w:rsidP="008D240F">
      <w:pPr>
        <w:pStyle w:val="Heading5"/>
      </w:pPr>
      <w:r>
        <w:t>WFHSv2-SD-REQ-317509/A-User Changes Password from WifiHotspotOnBoardClient</w:t>
      </w:r>
    </w:p>
    <w:p w14:paraId="65C85F84" w14:textId="77777777" w:rsidR="00E013D0" w:rsidRDefault="00DF1EDC" w:rsidP="008D240F">
      <w:pPr>
        <w:jc w:val="center"/>
      </w:pPr>
      <w:r w:rsidRPr="008F5A4E">
        <w:rPr>
          <w:noProof/>
        </w:rPr>
        <w:drawing>
          <wp:inline distT="0" distB="0" distL="0" distR="0" wp14:anchorId="5D6AED60" wp14:editId="6A216586">
            <wp:extent cx="5943600" cy="8712098"/>
            <wp:effectExtent l="0" t="0" r="0" b="0"/>
            <wp:docPr id="2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712098"/>
                    </a:xfrm>
                    <a:prstGeom prst="rect">
                      <a:avLst/>
                    </a:prstGeom>
                    <a:noFill/>
                    <a:ln>
                      <a:noFill/>
                    </a:ln>
                  </pic:spPr>
                </pic:pic>
              </a:graphicData>
            </a:graphic>
          </wp:inline>
        </w:drawing>
      </w:r>
    </w:p>
    <w:p w14:paraId="530548C2" w14:textId="77777777" w:rsidR="00E013D0" w:rsidRDefault="00DF1EDC" w:rsidP="008D240F">
      <w:pPr>
        <w:pStyle w:val="Heading5"/>
      </w:pPr>
      <w:r>
        <w:t>WFHSv2-SD-REQ-317510/A-User Changes Password from WifiHotspotOffBoardClient</w:t>
      </w:r>
    </w:p>
    <w:p w14:paraId="0CC51358" w14:textId="77777777" w:rsidR="00E013D0" w:rsidRDefault="00DF1EDC" w:rsidP="008D240F">
      <w:pPr>
        <w:jc w:val="center"/>
      </w:pPr>
      <w:r w:rsidRPr="004C13FE">
        <w:rPr>
          <w:noProof/>
        </w:rPr>
        <w:drawing>
          <wp:inline distT="0" distB="0" distL="0" distR="0" wp14:anchorId="1E40A3DE" wp14:editId="30DB3B7D">
            <wp:extent cx="5943600" cy="8458668"/>
            <wp:effectExtent l="0" t="0" r="0" b="0"/>
            <wp:docPr id="2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458668"/>
                    </a:xfrm>
                    <a:prstGeom prst="rect">
                      <a:avLst/>
                    </a:prstGeom>
                    <a:noFill/>
                    <a:ln>
                      <a:noFill/>
                    </a:ln>
                  </pic:spPr>
                </pic:pic>
              </a:graphicData>
            </a:graphic>
          </wp:inline>
        </w:drawing>
      </w:r>
    </w:p>
    <w:p w14:paraId="7F83DAC6" w14:textId="77777777" w:rsidR="00E013D0" w:rsidRDefault="008D240F" w:rsidP="008D240F">
      <w:pPr>
        <w:pStyle w:val="Heading2"/>
      </w:pPr>
      <w:r>
        <w:br w:type="page"/>
      </w:r>
      <w:bookmarkStart w:id="73" w:name="_Toc14081918"/>
      <w:r w:rsidR="00DF1EDC" w:rsidRPr="00B9479B">
        <w:t>WFHSv2-FUN-REQ-274799/B-Changing Security Algorithm</w:t>
      </w:r>
      <w:bookmarkEnd w:id="73"/>
    </w:p>
    <w:p w14:paraId="006CECE6" w14:textId="77777777" w:rsidR="00E013D0" w:rsidRPr="00BD19EA" w:rsidRDefault="00DF1EDC" w:rsidP="00E013D0">
      <w:r w:rsidRPr="00BD19EA">
        <w:rPr>
          <w:rFonts w:cs="Arial"/>
        </w:rPr>
        <w:t>The WifiHotspotServer shall enable encryption algorithms for the Wi-Fi feature. The security encryp</w:t>
      </w:r>
      <w:r>
        <w:rPr>
          <w:rFonts w:cs="Arial"/>
        </w:rPr>
        <w:t>tion shall be defaulted to WPA2</w:t>
      </w:r>
      <w:r w:rsidRPr="00BD19EA">
        <w:rPr>
          <w:rFonts w:cs="Arial"/>
        </w:rPr>
        <w:t xml:space="preserve"> for all regions</w:t>
      </w:r>
      <w:r>
        <w:rPr>
          <w:rFonts w:cs="Arial"/>
        </w:rPr>
        <w:t>.</w:t>
      </w:r>
    </w:p>
    <w:p w14:paraId="6DC8D68B" w14:textId="77777777" w:rsidR="00E013D0" w:rsidRDefault="00DF1EDC" w:rsidP="008D240F">
      <w:pPr>
        <w:pStyle w:val="Heading3"/>
      </w:pPr>
      <w:bookmarkStart w:id="74" w:name="_Toc14081919"/>
      <w:r>
        <w:t>Requirements</w:t>
      </w:r>
      <w:bookmarkEnd w:id="74"/>
    </w:p>
    <w:p w14:paraId="4CDB8C08" w14:textId="77777777" w:rsidR="008D240F" w:rsidRPr="008D240F" w:rsidRDefault="008D240F" w:rsidP="008D240F">
      <w:pPr>
        <w:pStyle w:val="Heading4"/>
        <w:rPr>
          <w:b w:val="0"/>
          <w:u w:val="single"/>
        </w:rPr>
      </w:pPr>
      <w:r w:rsidRPr="008D240F">
        <w:rPr>
          <w:b w:val="0"/>
          <w:u w:val="single"/>
        </w:rPr>
        <w:t>WFHSv2-REQ-317121/A-Security algorithm offerings per region</w:t>
      </w:r>
    </w:p>
    <w:p w14:paraId="1D97E5C0" w14:textId="77777777" w:rsidR="00E013D0" w:rsidRPr="00611795" w:rsidRDefault="00DF1EDC" w:rsidP="00E013D0">
      <w:pPr>
        <w:rPr>
          <w:rFonts w:cs="Arial"/>
        </w:rPr>
      </w:pPr>
      <w:r w:rsidRPr="00611795">
        <w:rPr>
          <w:rFonts w:cs="Arial"/>
        </w:rPr>
        <w:t xml:space="preserve">The WifiHotspotServer shall enable WPA2 security encryption for all regions. The WifiHotspotServer shall report this security encryption using the CAN signal HotspotSecurity_St. </w:t>
      </w:r>
    </w:p>
    <w:p w14:paraId="6755BE3B" w14:textId="77777777" w:rsidR="00E013D0" w:rsidRPr="00611795" w:rsidRDefault="00E013D0" w:rsidP="00E013D0">
      <w:pPr>
        <w:ind w:left="1440"/>
        <w:rPr>
          <w:rFonts w:cs="Arial"/>
        </w:rPr>
      </w:pPr>
    </w:p>
    <w:p w14:paraId="5F6FC236" w14:textId="77777777" w:rsidR="00E013D0" w:rsidRPr="00611795" w:rsidRDefault="00DF1EDC" w:rsidP="00E013D0">
      <w:pPr>
        <w:rPr>
          <w:rFonts w:cs="Arial"/>
        </w:rPr>
      </w:pPr>
      <w:r w:rsidRPr="00611795">
        <w:rPr>
          <w:rFonts w:cs="Arial"/>
        </w:rPr>
        <w:t>If the WifiHotspotServer cannot detect the type of security that is enabled, it shall set the CAN signal HotspotSecurity_St to NULL.</w:t>
      </w:r>
    </w:p>
    <w:p w14:paraId="5D7A7738" w14:textId="77777777" w:rsidR="008D240F" w:rsidRPr="008D240F" w:rsidRDefault="008D240F" w:rsidP="008D240F">
      <w:pPr>
        <w:pStyle w:val="Heading4"/>
        <w:rPr>
          <w:b w:val="0"/>
          <w:u w:val="single"/>
        </w:rPr>
      </w:pPr>
      <w:r w:rsidRPr="008D240F">
        <w:rPr>
          <w:b w:val="0"/>
          <w:u w:val="single"/>
        </w:rPr>
        <w:t>WFHSv2-REQ-283760/A-Displaying the security type</w:t>
      </w:r>
    </w:p>
    <w:p w14:paraId="3E3C84DF" w14:textId="77777777" w:rsidR="00E013D0" w:rsidRPr="005B60E5" w:rsidRDefault="00DF1EDC" w:rsidP="00E013D0">
      <w:pPr>
        <w:rPr>
          <w:rFonts w:cs="Arial"/>
        </w:rPr>
      </w:pPr>
      <w:r w:rsidRPr="005B60E5">
        <w:rPr>
          <w:rFonts w:cs="Arial"/>
        </w:rPr>
        <w:t xml:space="preserve">The </w:t>
      </w:r>
      <w:r w:rsidRPr="0088708C">
        <w:rPr>
          <w:rFonts w:cs="Arial"/>
        </w:rPr>
        <w:t>WifiHotspotOnBoardClient</w:t>
      </w:r>
      <w:r w:rsidRPr="005B60E5">
        <w:rPr>
          <w:rFonts w:cs="Arial"/>
        </w:rPr>
        <w:t xml:space="preserve"> shall display the current security encryption enabled, which is reported by the </w:t>
      </w:r>
      <w:r w:rsidRPr="0098503F">
        <w:rPr>
          <w:rFonts w:cs="Arial"/>
        </w:rPr>
        <w:t>WifiHotspotServer</w:t>
      </w:r>
      <w:r w:rsidRPr="005B60E5">
        <w:rPr>
          <w:rFonts w:cs="Arial"/>
        </w:rPr>
        <w:t xml:space="preserve"> through the CAN signal HotspotSecurity_St. Refer to</w:t>
      </w:r>
      <w:r>
        <w:rPr>
          <w:rFonts w:cs="Arial"/>
        </w:rPr>
        <w:t xml:space="preserve"> </w:t>
      </w:r>
      <w:r w:rsidRPr="00A37E45">
        <w:rPr>
          <w:rFonts w:cs="Arial"/>
        </w:rPr>
        <w:t>WFHSv2-REQ-283641</w:t>
      </w:r>
      <w:r w:rsidRPr="007825E9">
        <w:rPr>
          <w:rFonts w:cs="Arial"/>
        </w:rPr>
        <w:t>-HMI Specification References</w:t>
      </w:r>
      <w:r w:rsidRPr="005B60E5">
        <w:rPr>
          <w:rFonts w:cs="Arial"/>
        </w:rPr>
        <w:t xml:space="preserve">. The following screen is an example </w:t>
      </w:r>
      <w:r w:rsidRPr="0098503F">
        <w:rPr>
          <w:rFonts w:cs="Arial"/>
        </w:rPr>
        <w:t>WifiHotspotOnBoardClient</w:t>
      </w:r>
      <w:r w:rsidRPr="005B60E5">
        <w:rPr>
          <w:rFonts w:cs="Arial"/>
        </w:rPr>
        <w:t xml:space="preserve"> screen.</w:t>
      </w:r>
    </w:p>
    <w:p w14:paraId="32C23D93" w14:textId="77777777" w:rsidR="00E013D0" w:rsidRPr="005B60E5" w:rsidRDefault="00E013D0" w:rsidP="00E013D0">
      <w:pPr>
        <w:rPr>
          <w:rFonts w:cs="Arial"/>
        </w:rPr>
      </w:pPr>
    </w:p>
    <w:p w14:paraId="60C0ECB8" w14:textId="77777777" w:rsidR="00E013D0" w:rsidRPr="005B60E5" w:rsidRDefault="00E013D0" w:rsidP="00E013D0">
      <w:pPr>
        <w:jc w:val="center"/>
        <w:rPr>
          <w:rFonts w:cs="Arial"/>
        </w:rPr>
      </w:pPr>
    </w:p>
    <w:p w14:paraId="64463126" w14:textId="77777777" w:rsidR="00E013D0" w:rsidRDefault="00DF1EDC" w:rsidP="008D240F">
      <w:pPr>
        <w:jc w:val="center"/>
        <w:rPr>
          <w:rFonts w:cs="Arial"/>
        </w:rPr>
      </w:pPr>
      <w:r>
        <w:rPr>
          <w:rFonts w:cs="Arial"/>
          <w:noProof/>
        </w:rPr>
        <w:drawing>
          <wp:inline distT="0" distB="0" distL="0" distR="0" wp14:anchorId="6585FAF5" wp14:editId="5FF96CF5">
            <wp:extent cx="5440680" cy="2743200"/>
            <wp:effectExtent l="0" t="0" r="7620" b="0"/>
            <wp:docPr id="22900" name="Picture 1" descr="C:\Users\Elerner\Pictures\VSEM SPSS\REQ-191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4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0680" cy="2743200"/>
                    </a:xfrm>
                    <a:prstGeom prst="rect">
                      <a:avLst/>
                    </a:prstGeom>
                    <a:noFill/>
                    <a:ln>
                      <a:noFill/>
                    </a:ln>
                  </pic:spPr>
                </pic:pic>
              </a:graphicData>
            </a:graphic>
          </wp:inline>
        </w:drawing>
      </w:r>
    </w:p>
    <w:p w14:paraId="73D864A1" w14:textId="77777777" w:rsidR="00E013D0" w:rsidRDefault="00E013D0" w:rsidP="00E013D0">
      <w:pPr>
        <w:jc w:val="center"/>
        <w:rPr>
          <w:rFonts w:cs="Arial"/>
        </w:rPr>
      </w:pPr>
    </w:p>
    <w:p w14:paraId="4F996EEC" w14:textId="77777777" w:rsidR="00E013D0" w:rsidRPr="005B60E5" w:rsidRDefault="00DF1EDC" w:rsidP="00E013D0">
      <w:pPr>
        <w:jc w:val="center"/>
        <w:rPr>
          <w:rFonts w:cs="Arial"/>
        </w:rPr>
      </w:pPr>
      <w:r>
        <w:rPr>
          <w:rFonts w:cs="Arial"/>
        </w:rPr>
        <w:t>Figure</w:t>
      </w:r>
      <w:r w:rsidRPr="005B60E5">
        <w:rPr>
          <w:rFonts w:cs="Arial"/>
        </w:rPr>
        <w:t>. Display of the Current Security Type</w:t>
      </w:r>
    </w:p>
    <w:p w14:paraId="4C412615" w14:textId="77777777" w:rsidR="00E013D0" w:rsidRDefault="008D240F" w:rsidP="008D240F">
      <w:pPr>
        <w:pStyle w:val="Heading2"/>
      </w:pPr>
      <w:r>
        <w:br w:type="page"/>
      </w:r>
      <w:bookmarkStart w:id="75" w:name="_Toc14081920"/>
      <w:r w:rsidR="00DF1EDC" w:rsidRPr="00B9479B">
        <w:t>WFHSv2-FUN-REQ-274800/A-Turning Visibility On or Off</w:t>
      </w:r>
      <w:bookmarkEnd w:id="75"/>
    </w:p>
    <w:p w14:paraId="7A5EBF01" w14:textId="77777777" w:rsidR="00E013D0" w:rsidRDefault="00DF1EDC" w:rsidP="00E013D0">
      <w:pPr>
        <w:rPr>
          <w:rFonts w:cs="Arial"/>
        </w:rPr>
      </w:pPr>
      <w:r w:rsidRPr="00602E9A">
        <w:rPr>
          <w:rFonts w:cs="Arial"/>
        </w:rPr>
        <w:t xml:space="preserve">The visibility function controls the broadcast of the hotspot’s SSID. If the visibility is set to </w:t>
      </w:r>
      <w:r>
        <w:rPr>
          <w:rFonts w:cs="Arial"/>
        </w:rPr>
        <w:t>o</w:t>
      </w:r>
      <w:r w:rsidRPr="00602E9A">
        <w:rPr>
          <w:rFonts w:cs="Arial"/>
        </w:rPr>
        <w:t xml:space="preserve">n, Wi-Fi enabled devices may search for the network without specifying the SSID. If the visibility is </w:t>
      </w:r>
      <w:r>
        <w:rPr>
          <w:rFonts w:cs="Arial"/>
        </w:rPr>
        <w:t>o</w:t>
      </w:r>
      <w:r w:rsidRPr="00602E9A">
        <w:rPr>
          <w:rFonts w:cs="Arial"/>
        </w:rPr>
        <w:t xml:space="preserve">ff the user must enter the network’s SSID into the Wi-Fi enabled device, before searching, in order to find the network. Once the network is found, the user shall enter the security type and password to connect. The user may turn the visibility on or off through the in-vehicle </w:t>
      </w:r>
      <w:r w:rsidRPr="002A0D7E">
        <w:rPr>
          <w:rFonts w:cs="Arial"/>
        </w:rPr>
        <w:t>WifiHotspotOnBoardClient</w:t>
      </w:r>
      <w:r w:rsidRPr="00602E9A">
        <w:rPr>
          <w:rFonts w:cs="Arial"/>
        </w:rPr>
        <w:t>.</w:t>
      </w:r>
    </w:p>
    <w:p w14:paraId="1FD27F3A" w14:textId="77777777" w:rsidR="00E013D0" w:rsidRDefault="00E013D0" w:rsidP="00E013D0">
      <w:pPr>
        <w:rPr>
          <w:rFonts w:cs="Arial"/>
        </w:rPr>
      </w:pPr>
    </w:p>
    <w:p w14:paraId="6967A344" w14:textId="77777777" w:rsidR="00E013D0" w:rsidRPr="00602E9A" w:rsidRDefault="00DF1EDC" w:rsidP="00E013D0">
      <w:pPr>
        <w:rPr>
          <w:rFonts w:cs="Arial"/>
        </w:rPr>
      </w:pPr>
      <w:r w:rsidRPr="00E85C5D">
        <w:rPr>
          <w:rFonts w:cs="Arial"/>
        </w:rPr>
        <w:t xml:space="preserve">If the user changes the visibility from the in-vehicle </w:t>
      </w:r>
      <w:r w:rsidRPr="002A0D7E">
        <w:rPr>
          <w:rFonts w:cs="Arial"/>
        </w:rPr>
        <w:t>WifiHotspotOnBoardClient</w:t>
      </w:r>
      <w:r w:rsidRPr="00E85C5D">
        <w:rPr>
          <w:rFonts w:cs="Arial"/>
        </w:rPr>
        <w:t xml:space="preserve"> the </w:t>
      </w:r>
      <w:r w:rsidRPr="0082259C">
        <w:rPr>
          <w:rFonts w:cs="Arial"/>
        </w:rPr>
        <w:t>WifiHotspotServer</w:t>
      </w:r>
      <w:r w:rsidRPr="00E85C5D">
        <w:rPr>
          <w:rFonts w:cs="Arial"/>
        </w:rPr>
        <w:t xml:space="preserve"> shall receive a CAN signal, save and update the hotspot’s setting and respond to the </w:t>
      </w:r>
      <w:r w:rsidRPr="0082259C">
        <w:rPr>
          <w:rFonts w:cs="Arial"/>
        </w:rPr>
        <w:t>WifiHotspotOnBoardClient</w:t>
      </w:r>
      <w:r w:rsidRPr="00E85C5D">
        <w:rPr>
          <w:rFonts w:cs="Arial"/>
        </w:rPr>
        <w:t xml:space="preserve"> by updating its status on a designated CAN signal.</w:t>
      </w:r>
    </w:p>
    <w:p w14:paraId="47EF67AE" w14:textId="77777777" w:rsidR="00E013D0" w:rsidRDefault="00E013D0" w:rsidP="00E013D0"/>
    <w:p w14:paraId="46696157" w14:textId="77777777" w:rsidR="00E013D0" w:rsidRDefault="00DF1EDC" w:rsidP="008D240F">
      <w:pPr>
        <w:pStyle w:val="Heading3"/>
      </w:pPr>
      <w:bookmarkStart w:id="76" w:name="_Toc14081921"/>
      <w:r>
        <w:t>Requirements</w:t>
      </w:r>
      <w:bookmarkEnd w:id="76"/>
    </w:p>
    <w:p w14:paraId="53C82C5B" w14:textId="77777777" w:rsidR="008D240F" w:rsidRPr="008D240F" w:rsidRDefault="008D240F" w:rsidP="008D240F">
      <w:pPr>
        <w:pStyle w:val="Heading4"/>
        <w:rPr>
          <w:b w:val="0"/>
          <w:u w:val="single"/>
        </w:rPr>
      </w:pPr>
      <w:r w:rsidRPr="008D240F">
        <w:rPr>
          <w:b w:val="0"/>
          <w:u w:val="single"/>
        </w:rPr>
        <w:t>WFHS-REQ-191647/B-Function of the visibility feature</w:t>
      </w:r>
    </w:p>
    <w:p w14:paraId="415A9286" w14:textId="77777777" w:rsidR="00E013D0" w:rsidRPr="007A75D6" w:rsidRDefault="00DF1EDC" w:rsidP="00E013D0">
      <w:pPr>
        <w:rPr>
          <w:rFonts w:cs="Arial"/>
        </w:rPr>
      </w:pPr>
      <w:r w:rsidRPr="002F7EF6">
        <w:rPr>
          <w:rFonts w:cs="Arial"/>
        </w:rPr>
        <w:t xml:space="preserve">If the visibility is set to </w:t>
      </w:r>
      <w:r>
        <w:rPr>
          <w:rFonts w:cs="Arial"/>
        </w:rPr>
        <w:t>on</w:t>
      </w:r>
      <w:r w:rsidRPr="002F7EF6">
        <w:rPr>
          <w:rFonts w:cs="Arial"/>
        </w:rPr>
        <w:t xml:space="preserve"> the </w:t>
      </w:r>
      <w:r w:rsidRPr="00BD4CBF">
        <w:rPr>
          <w:rFonts w:cs="Arial"/>
        </w:rPr>
        <w:t>WifiHotspotServer</w:t>
      </w:r>
      <w:r>
        <w:rPr>
          <w:rFonts w:cs="Arial"/>
        </w:rPr>
        <w:t xml:space="preserve"> </w:t>
      </w:r>
      <w:r w:rsidRPr="002F7EF6">
        <w:rPr>
          <w:rFonts w:cs="Arial"/>
        </w:rPr>
        <w:t xml:space="preserve">shall broadcast the hotspot’s SSID in the beacon frames. If the visibility is set to </w:t>
      </w:r>
      <w:r>
        <w:rPr>
          <w:rFonts w:cs="Arial"/>
        </w:rPr>
        <w:t>off</w:t>
      </w:r>
      <w:r w:rsidRPr="002F7EF6">
        <w:rPr>
          <w:rFonts w:cs="Arial"/>
        </w:rPr>
        <w:t xml:space="preserve"> the SSID shall not be broadcasted in the beacon frames. </w:t>
      </w:r>
      <w:r>
        <w:rPr>
          <w:rFonts w:cs="Arial"/>
        </w:rPr>
        <w:t>The visibility shall be configurable by the customer as well as via EOL.</w:t>
      </w:r>
    </w:p>
    <w:p w14:paraId="4AB3F4FF" w14:textId="77777777" w:rsidR="008D240F" w:rsidRPr="008D240F" w:rsidRDefault="008D240F" w:rsidP="008D240F">
      <w:pPr>
        <w:pStyle w:val="Heading4"/>
        <w:rPr>
          <w:b w:val="0"/>
          <w:u w:val="single"/>
        </w:rPr>
      </w:pPr>
      <w:r w:rsidRPr="008D240F">
        <w:rPr>
          <w:b w:val="0"/>
          <w:u w:val="single"/>
        </w:rPr>
        <w:t>WFHS-REQ-191648/B-Reporting the visibility status</w:t>
      </w:r>
    </w:p>
    <w:p w14:paraId="74CABE10" w14:textId="77777777" w:rsidR="00E013D0" w:rsidRPr="00394EFD" w:rsidRDefault="00DF1EDC" w:rsidP="00E013D0">
      <w:pPr>
        <w:rPr>
          <w:rFonts w:cs="Arial"/>
        </w:rPr>
      </w:pPr>
      <w:r w:rsidRPr="00394EFD">
        <w:rPr>
          <w:rFonts w:cs="Arial"/>
        </w:rPr>
        <w:t xml:space="preserve">The </w:t>
      </w:r>
      <w:r w:rsidRPr="005D7AC6">
        <w:rPr>
          <w:rFonts w:cs="Arial"/>
        </w:rPr>
        <w:t>WifiHotspotServer</w:t>
      </w:r>
      <w:r w:rsidRPr="00394EFD">
        <w:rPr>
          <w:rFonts w:cs="Arial"/>
        </w:rPr>
        <w:t xml:space="preserve"> shall report the current status of the visibility feature using the CAN signal HotspotVisibility_St.</w:t>
      </w:r>
      <w:r>
        <w:rPr>
          <w:rFonts w:cs="Arial"/>
        </w:rPr>
        <w:t xml:space="preserve"> If the WifiHotspotServer cannot detect the current visibility state, it shall set the CAN signal to NULL. </w:t>
      </w:r>
    </w:p>
    <w:p w14:paraId="20EA6D71" w14:textId="77777777" w:rsidR="00E013D0" w:rsidRPr="007A75D6" w:rsidRDefault="00E013D0" w:rsidP="00E013D0">
      <w:pPr>
        <w:rPr>
          <w:rFonts w:cs="Arial"/>
        </w:rPr>
      </w:pPr>
    </w:p>
    <w:p w14:paraId="5C7544D1" w14:textId="77777777" w:rsidR="008D240F" w:rsidRPr="008D240F" w:rsidRDefault="008D240F" w:rsidP="008D240F">
      <w:pPr>
        <w:pStyle w:val="Heading4"/>
        <w:rPr>
          <w:b w:val="0"/>
          <w:u w:val="single"/>
        </w:rPr>
      </w:pPr>
      <w:r w:rsidRPr="008D240F">
        <w:rPr>
          <w:b w:val="0"/>
          <w:u w:val="single"/>
        </w:rPr>
        <w:t>WFHSv2-REQ-283761/A-Displaying the status of the visibility feature</w:t>
      </w:r>
    </w:p>
    <w:p w14:paraId="19DDEBAE" w14:textId="77777777" w:rsidR="00E013D0" w:rsidRPr="00617003" w:rsidRDefault="00DF1EDC" w:rsidP="00E013D0">
      <w:pPr>
        <w:rPr>
          <w:rFonts w:cs="Arial"/>
        </w:rPr>
      </w:pPr>
      <w:r w:rsidRPr="00814A8F">
        <w:rPr>
          <w:rFonts w:cs="Arial"/>
        </w:rPr>
        <w:t xml:space="preserve">The </w:t>
      </w:r>
      <w:r w:rsidRPr="00E65A67">
        <w:rPr>
          <w:rFonts w:cs="Arial"/>
        </w:rPr>
        <w:t>WifiHotspotOnBoardClient</w:t>
      </w:r>
      <w:r w:rsidRPr="00814A8F">
        <w:rPr>
          <w:rFonts w:cs="Arial"/>
        </w:rPr>
        <w:t xml:space="preserve"> shall display the current status of the hotspot’s visibility feature, which is reported from the </w:t>
      </w:r>
      <w:r w:rsidRPr="00266835">
        <w:rPr>
          <w:rFonts w:cs="Arial"/>
        </w:rPr>
        <w:t>WifiHotspotServer</w:t>
      </w:r>
      <w:r w:rsidRPr="00814A8F">
        <w:rPr>
          <w:rFonts w:cs="Arial"/>
        </w:rPr>
        <w:t xml:space="preserve"> through the CAN signal HotspotVisibility_St (refer to</w:t>
      </w:r>
      <w:r>
        <w:rPr>
          <w:rFonts w:cs="Arial"/>
        </w:rPr>
        <w:t xml:space="preserve"> </w:t>
      </w:r>
    </w:p>
    <w:p w14:paraId="71A73F4F" w14:textId="77777777" w:rsidR="00E013D0" w:rsidRPr="00814A8F" w:rsidRDefault="00DF1EDC" w:rsidP="00E013D0">
      <w:pPr>
        <w:rPr>
          <w:rFonts w:cs="Arial"/>
        </w:rPr>
      </w:pPr>
      <w:r w:rsidRPr="00617003">
        <w:rPr>
          <w:rFonts w:cs="Arial"/>
        </w:rPr>
        <w:t>WFHSv2-REQ-283641</w:t>
      </w:r>
      <w:r w:rsidRPr="0008607E">
        <w:rPr>
          <w:rFonts w:cs="Arial"/>
        </w:rPr>
        <w:t>-HMI Specification References</w:t>
      </w:r>
      <w:r w:rsidRPr="00814A8F">
        <w:rPr>
          <w:rFonts w:cs="Arial"/>
        </w:rPr>
        <w:t xml:space="preserve">). The following screens are example </w:t>
      </w:r>
      <w:r w:rsidRPr="00CE6408">
        <w:rPr>
          <w:rFonts w:cs="Arial"/>
        </w:rPr>
        <w:t>WifiHotspotOnBoardClient</w:t>
      </w:r>
      <w:r w:rsidRPr="00814A8F">
        <w:rPr>
          <w:rFonts w:cs="Arial"/>
        </w:rPr>
        <w:t xml:space="preserve"> screens.</w:t>
      </w:r>
    </w:p>
    <w:p w14:paraId="3834B661" w14:textId="77777777" w:rsidR="00E013D0" w:rsidRPr="00814A8F" w:rsidRDefault="00E013D0" w:rsidP="00E013D0">
      <w:pPr>
        <w:rPr>
          <w:rFonts w:cs="Arial"/>
        </w:rPr>
      </w:pPr>
    </w:p>
    <w:p w14:paraId="59458AAB" w14:textId="77777777" w:rsidR="00E013D0" w:rsidRDefault="00DF1EDC" w:rsidP="008D240F">
      <w:pPr>
        <w:jc w:val="center"/>
        <w:rPr>
          <w:rFonts w:cs="Arial"/>
        </w:rPr>
      </w:pPr>
      <w:r>
        <w:rPr>
          <w:rFonts w:cs="Arial"/>
          <w:noProof/>
        </w:rPr>
        <w:drawing>
          <wp:inline distT="0" distB="0" distL="0" distR="0" wp14:anchorId="7ED5D8AE" wp14:editId="6CE677B4">
            <wp:extent cx="5631180" cy="2590800"/>
            <wp:effectExtent l="0" t="0" r="7620" b="0"/>
            <wp:docPr id="23500" name="Picture 1" descr="C:\Users\Elerner\Pictures\VSEM SPSS\REQ-19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5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1180" cy="2590800"/>
                    </a:xfrm>
                    <a:prstGeom prst="rect">
                      <a:avLst/>
                    </a:prstGeom>
                    <a:noFill/>
                    <a:ln>
                      <a:noFill/>
                    </a:ln>
                  </pic:spPr>
                </pic:pic>
              </a:graphicData>
            </a:graphic>
          </wp:inline>
        </w:drawing>
      </w:r>
    </w:p>
    <w:p w14:paraId="5BE59D62" w14:textId="77777777" w:rsidR="00E013D0" w:rsidRDefault="00E013D0" w:rsidP="00E013D0">
      <w:pPr>
        <w:jc w:val="center"/>
        <w:rPr>
          <w:rFonts w:cs="Arial"/>
        </w:rPr>
      </w:pPr>
    </w:p>
    <w:p w14:paraId="12D39B96" w14:textId="77777777" w:rsidR="00E013D0" w:rsidRPr="00814A8F" w:rsidRDefault="00DF1EDC" w:rsidP="00E013D0">
      <w:pPr>
        <w:jc w:val="center"/>
        <w:rPr>
          <w:rFonts w:cs="Arial"/>
        </w:rPr>
      </w:pPr>
      <w:r w:rsidRPr="00814A8F">
        <w:rPr>
          <w:rFonts w:cs="Arial"/>
        </w:rPr>
        <w:t>Figure. Viewing Visibility Status</w:t>
      </w:r>
    </w:p>
    <w:p w14:paraId="5B047AF2" w14:textId="77777777" w:rsidR="008D240F" w:rsidRPr="008D240F" w:rsidRDefault="008D240F" w:rsidP="008D240F">
      <w:pPr>
        <w:pStyle w:val="Heading4"/>
        <w:rPr>
          <w:b w:val="0"/>
          <w:u w:val="single"/>
        </w:rPr>
      </w:pPr>
      <w:r w:rsidRPr="008D240F">
        <w:rPr>
          <w:b w:val="0"/>
          <w:u w:val="single"/>
        </w:rPr>
        <w:t>WFHS-REQ-191651/A-User requests to configure visibility feature through WifiHotspotOnBoardClient display</w:t>
      </w:r>
    </w:p>
    <w:p w14:paraId="55ED6B42" w14:textId="77777777" w:rsidR="00E013D0" w:rsidRPr="005F4BE2" w:rsidRDefault="00DF1EDC" w:rsidP="00E013D0">
      <w:pPr>
        <w:rPr>
          <w:rFonts w:cs="Arial"/>
        </w:rPr>
      </w:pPr>
      <w:r w:rsidRPr="005F4BE2">
        <w:rPr>
          <w:rFonts w:cs="Arial"/>
        </w:rPr>
        <w:t xml:space="preserve">If the user requests to turn the hotspot’s visibility on or off </w:t>
      </w:r>
      <w:r>
        <w:rPr>
          <w:rFonts w:cs="Arial"/>
        </w:rPr>
        <w:t xml:space="preserve">through the in-vehicle </w:t>
      </w:r>
      <w:r w:rsidRPr="00DF5030">
        <w:rPr>
          <w:rFonts w:cs="Arial"/>
        </w:rPr>
        <w:t>WifiHotspotOnBoardClient</w:t>
      </w:r>
      <w:r>
        <w:rPr>
          <w:rFonts w:cs="Arial"/>
        </w:rPr>
        <w:t xml:space="preserve">, </w:t>
      </w:r>
      <w:r w:rsidRPr="005F4BE2">
        <w:rPr>
          <w:rFonts w:cs="Arial"/>
        </w:rPr>
        <w:t xml:space="preserve">the </w:t>
      </w:r>
      <w:r w:rsidRPr="00DF5030">
        <w:rPr>
          <w:rFonts w:cs="Arial"/>
        </w:rPr>
        <w:t>WifiHotspotOnBoardClient</w:t>
      </w:r>
      <w:r w:rsidRPr="005F4BE2">
        <w:rPr>
          <w:rFonts w:cs="Arial"/>
        </w:rPr>
        <w:t xml:space="preserve"> sha</w:t>
      </w:r>
      <w:r>
        <w:rPr>
          <w:rFonts w:cs="Arial"/>
        </w:rPr>
        <w:t xml:space="preserve">ll transmit this request to the </w:t>
      </w:r>
      <w:r w:rsidRPr="00A42383">
        <w:rPr>
          <w:rFonts w:cs="Arial"/>
        </w:rPr>
        <w:t>WifiHotspotServer</w:t>
      </w:r>
      <w:r w:rsidRPr="005F4BE2">
        <w:rPr>
          <w:rFonts w:cs="Arial"/>
        </w:rPr>
        <w:t xml:space="preserve"> using the CAN signal HotspotVisibility_Rq. </w:t>
      </w:r>
    </w:p>
    <w:p w14:paraId="1038988C" w14:textId="77777777" w:rsidR="00E013D0" w:rsidRPr="005F4BE2" w:rsidRDefault="00E013D0" w:rsidP="00E013D0"/>
    <w:p w14:paraId="6640F6F8" w14:textId="77777777" w:rsidR="008D240F" w:rsidRPr="008D240F" w:rsidRDefault="008D240F" w:rsidP="008D240F">
      <w:pPr>
        <w:pStyle w:val="Heading4"/>
        <w:rPr>
          <w:b w:val="0"/>
          <w:u w:val="single"/>
        </w:rPr>
      </w:pPr>
      <w:r w:rsidRPr="008D240F">
        <w:rPr>
          <w:b w:val="0"/>
          <w:u w:val="single"/>
        </w:rPr>
        <w:t>WFHS-REQ-191649/A-Visibility update request from WifiHotspotOnBoardClient</w:t>
      </w:r>
    </w:p>
    <w:p w14:paraId="654F6634" w14:textId="77777777" w:rsidR="00E013D0" w:rsidRPr="00A82A61" w:rsidRDefault="00DF1EDC" w:rsidP="00E013D0">
      <w:pPr>
        <w:rPr>
          <w:rFonts w:cs="Arial"/>
        </w:rPr>
      </w:pPr>
      <w:r w:rsidRPr="00A82A61">
        <w:rPr>
          <w:rFonts w:cs="Arial"/>
        </w:rPr>
        <w:t xml:space="preserve">If the </w:t>
      </w:r>
      <w:r w:rsidRPr="00FF3B98">
        <w:rPr>
          <w:rFonts w:cs="Arial"/>
        </w:rPr>
        <w:t>WifiHotspotServer</w:t>
      </w:r>
      <w:r w:rsidRPr="00A82A61">
        <w:rPr>
          <w:rFonts w:cs="Arial"/>
        </w:rPr>
        <w:t xml:space="preserve"> receives a request from the </w:t>
      </w:r>
      <w:r w:rsidRPr="00CE71D6">
        <w:rPr>
          <w:rFonts w:cs="Arial"/>
        </w:rPr>
        <w:t>WifiHotspotOnBoardClient</w:t>
      </w:r>
      <w:r w:rsidRPr="00A82A61">
        <w:rPr>
          <w:rFonts w:cs="Arial"/>
        </w:rPr>
        <w:t xml:space="preserve"> (CAN signal HotspotVisibility_Rq) to change the </w:t>
      </w:r>
      <w:r>
        <w:rPr>
          <w:rFonts w:cs="Arial"/>
        </w:rPr>
        <w:t xml:space="preserve">visibility status, the </w:t>
      </w:r>
      <w:r w:rsidRPr="00FF3B98">
        <w:rPr>
          <w:rFonts w:cs="Arial"/>
        </w:rPr>
        <w:t>WifiHotspotServer</w:t>
      </w:r>
      <w:r w:rsidRPr="00A82A61">
        <w:rPr>
          <w:rFonts w:cs="Arial"/>
        </w:rPr>
        <w:t xml:space="preserve"> shall update and save the visibility status. If the </w:t>
      </w:r>
      <w:r w:rsidRPr="00FF3B98">
        <w:rPr>
          <w:rFonts w:cs="Arial"/>
        </w:rPr>
        <w:t>WifiHotspotServer</w:t>
      </w:r>
      <w:r w:rsidRPr="00A82A61">
        <w:rPr>
          <w:rFonts w:cs="Arial"/>
        </w:rPr>
        <w:t xml:space="preserve">’s attempt was unsuccessful, the </w:t>
      </w:r>
      <w:r w:rsidRPr="00FF3B98">
        <w:rPr>
          <w:rFonts w:cs="Arial"/>
        </w:rPr>
        <w:t>WifiHotspotServer</w:t>
      </w:r>
      <w:r w:rsidRPr="00A82A61">
        <w:rPr>
          <w:rFonts w:cs="Arial"/>
        </w:rPr>
        <w:t xml:space="preserve"> shall continue reporting out the current status of the visibility feature using the CAN signal HotspotVisibility_St.</w:t>
      </w:r>
    </w:p>
    <w:p w14:paraId="3210B820" w14:textId="77777777" w:rsidR="00E013D0" w:rsidRPr="007A75D6" w:rsidRDefault="00E013D0" w:rsidP="00E013D0">
      <w:pPr>
        <w:rPr>
          <w:rFonts w:cs="Arial"/>
        </w:rPr>
      </w:pPr>
    </w:p>
    <w:p w14:paraId="4674784B" w14:textId="77777777" w:rsidR="00E013D0" w:rsidRDefault="00DF1EDC" w:rsidP="008D240F">
      <w:pPr>
        <w:pStyle w:val="Heading3"/>
      </w:pPr>
      <w:bookmarkStart w:id="77" w:name="_Toc14081922"/>
      <w:r>
        <w:t>Use Cases</w:t>
      </w:r>
      <w:bookmarkEnd w:id="77"/>
    </w:p>
    <w:p w14:paraId="7D37B8D3" w14:textId="77777777" w:rsidR="00E013D0" w:rsidRDefault="00DF1EDC" w:rsidP="008D240F">
      <w:pPr>
        <w:pStyle w:val="Heading4"/>
      </w:pPr>
      <w:r>
        <w:t>WFHSv2-UC-REQ-283762/A-User turns the Wi-Fi Hotspot visibility on</w:t>
      </w:r>
    </w:p>
    <w:p w14:paraId="5DBA5FDA"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237C957A"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FC08EF"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CEF9164" w14:textId="77777777" w:rsidR="00E013D0" w:rsidRPr="00AD1D39" w:rsidRDefault="00DF1EDC" w:rsidP="00E013D0">
            <w:r w:rsidRPr="00AD1D39">
              <w:t>User</w:t>
            </w:r>
          </w:p>
          <w:p w14:paraId="1DA977A1" w14:textId="77777777" w:rsidR="00E013D0" w:rsidRPr="00AD1D39" w:rsidRDefault="00DF1EDC" w:rsidP="00E013D0">
            <w:r w:rsidRPr="00AD1D39">
              <w:t>System</w:t>
            </w:r>
          </w:p>
          <w:p w14:paraId="095F2E36" w14:textId="77777777" w:rsidR="00E013D0" w:rsidRPr="00AD1D39" w:rsidRDefault="00DF1EDC" w:rsidP="00E013D0">
            <w:r w:rsidRPr="00AD1D39">
              <w:t>Cell phone</w:t>
            </w:r>
          </w:p>
        </w:tc>
      </w:tr>
      <w:tr w:rsidR="00E013D0" w:rsidRPr="00AD1D39" w14:paraId="2AD20F8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7F2436"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19D22FB" w14:textId="77777777" w:rsidR="00E013D0" w:rsidRPr="00AD1D39" w:rsidRDefault="00DF1EDC" w:rsidP="00E013D0">
            <w:r w:rsidRPr="00AD1D39">
              <w:t xml:space="preserve">Wi-Fi </w:t>
            </w:r>
            <w:r>
              <w:t xml:space="preserve">Hotspot </w:t>
            </w:r>
            <w:r w:rsidRPr="00AD1D39">
              <w:t xml:space="preserve">is </w:t>
            </w:r>
            <w:r>
              <w:t>on</w:t>
            </w:r>
          </w:p>
          <w:p w14:paraId="5453B84C" w14:textId="77777777" w:rsidR="00E013D0" w:rsidRPr="00AD1D39" w:rsidRDefault="00DF1EDC" w:rsidP="00E013D0">
            <w:r w:rsidRPr="00AD1D39">
              <w:t xml:space="preserve">Wi-Fi </w:t>
            </w:r>
            <w:r>
              <w:t xml:space="preserve">Hotspot </w:t>
            </w:r>
            <w:r w:rsidRPr="00AD1D39">
              <w:t xml:space="preserve">visibility is </w:t>
            </w:r>
            <w:r>
              <w:t>off</w:t>
            </w:r>
          </w:p>
        </w:tc>
      </w:tr>
      <w:tr w:rsidR="00E013D0" w:rsidRPr="00AD1D39" w14:paraId="5A45BED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AA98AA"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6AF9DCE" w14:textId="77777777" w:rsidR="00E013D0" w:rsidRPr="00AD1D39" w:rsidRDefault="00DF1EDC" w:rsidP="00E013D0">
            <w:pPr>
              <w:autoSpaceDE w:val="0"/>
              <w:autoSpaceDN w:val="0"/>
              <w:adjustRightInd w:val="0"/>
            </w:pPr>
            <w:r>
              <w:t>User turns</w:t>
            </w:r>
            <w:r w:rsidRPr="00AD1D39">
              <w:t xml:space="preserve"> Wi-Fi </w:t>
            </w:r>
            <w:r>
              <w:t xml:space="preserve">Hotspot </w:t>
            </w:r>
            <w:r w:rsidRPr="00AD1D39">
              <w:t xml:space="preserve">visibility </w:t>
            </w:r>
            <w:r>
              <w:t xml:space="preserve">on from </w:t>
            </w:r>
            <w:r w:rsidRPr="00992C0F">
              <w:t>WifiHotspotOnBoardClient</w:t>
            </w:r>
          </w:p>
        </w:tc>
      </w:tr>
      <w:tr w:rsidR="00E013D0" w:rsidRPr="00AD1D39" w14:paraId="7B935FB7"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B6A06F"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9359EDD" w14:textId="77777777" w:rsidR="00E013D0" w:rsidRPr="00AD1D39" w:rsidRDefault="00DF1EDC" w:rsidP="00E013D0">
            <w:pPr>
              <w:autoSpaceDE w:val="0"/>
              <w:autoSpaceDN w:val="0"/>
              <w:adjustRightInd w:val="0"/>
            </w:pPr>
            <w:r w:rsidRPr="00AD1D39">
              <w:t xml:space="preserve">The vehicle’s Wi-Fi hotspot SSID will automatically appear when devices are searching for Wi-Fi </w:t>
            </w:r>
            <w:r>
              <w:t>networks nearby</w:t>
            </w:r>
          </w:p>
          <w:p w14:paraId="591C4446" w14:textId="77777777" w:rsidR="00E013D0" w:rsidRPr="00AD1D39" w:rsidRDefault="00DF1EDC" w:rsidP="00E013D0">
            <w:pPr>
              <w:autoSpaceDE w:val="0"/>
              <w:autoSpaceDN w:val="0"/>
              <w:adjustRightInd w:val="0"/>
              <w:rPr>
                <w:color w:val="FF0000"/>
              </w:rPr>
            </w:pPr>
            <w:r w:rsidRPr="00AD1D39">
              <w:t>User may connect</w:t>
            </w:r>
            <w:r>
              <w:t xml:space="preserve"> to the Wi-Fi Hotspot</w:t>
            </w:r>
            <w:r w:rsidRPr="00AD1D39">
              <w:t xml:space="preserve"> by entering </w:t>
            </w:r>
            <w:r>
              <w:t xml:space="preserve">the </w:t>
            </w:r>
            <w:r w:rsidRPr="00AD1D39">
              <w:t>password</w:t>
            </w:r>
          </w:p>
          <w:p w14:paraId="2C740FEA" w14:textId="77777777" w:rsidR="00E013D0" w:rsidRPr="00AD1D39" w:rsidRDefault="00DF1EDC" w:rsidP="00E013D0">
            <w:pPr>
              <w:autoSpaceDE w:val="0"/>
              <w:autoSpaceDN w:val="0"/>
              <w:adjustRightInd w:val="0"/>
            </w:pPr>
            <w:r w:rsidRPr="00B226CA">
              <w:t>WifiHotspotOnBoardClient</w:t>
            </w:r>
            <w:r>
              <w:t xml:space="preserve"> display shall update as defined in the HMI spec (refer to </w:t>
            </w:r>
            <w:r w:rsidRPr="00C024EA">
              <w:t>WFHSv2-REQ-283641</w:t>
            </w:r>
            <w:r w:rsidRPr="009800ED">
              <w:t>-HMI Specification References</w:t>
            </w:r>
            <w:r>
              <w:t>).</w:t>
            </w:r>
          </w:p>
        </w:tc>
      </w:tr>
      <w:tr w:rsidR="00E013D0" w:rsidRPr="00AD1D39" w14:paraId="6201ADF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CBFC45"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F99C898" w14:textId="77777777" w:rsidR="00E013D0" w:rsidRDefault="00DF1EDC" w:rsidP="00E013D0">
            <w:r w:rsidRPr="00764F70">
              <w:t xml:space="preserve">WFHSv1-UC-REQ-191931-E4 </w:t>
            </w:r>
            <w:r>
              <w:t xml:space="preserve">Wi-Fi </w:t>
            </w:r>
            <w:r w:rsidRPr="00764F70">
              <w:t xml:space="preserve">Hotspot configuration through </w:t>
            </w:r>
            <w:r w:rsidRPr="00992C0F">
              <w:t>WifiHotspotOnBoardClient</w:t>
            </w:r>
            <w:r>
              <w:t xml:space="preserve"> </w:t>
            </w:r>
            <w:r w:rsidRPr="00764F70">
              <w:t>fails</w:t>
            </w:r>
          </w:p>
          <w:p w14:paraId="39B14DC7" w14:textId="77777777" w:rsidR="00E013D0" w:rsidRPr="00AD1D39" w:rsidRDefault="00DF1EDC" w:rsidP="00E013D0">
            <w:r>
              <w:t xml:space="preserve">WFHSv1-UC-REQ-191973-E11 </w:t>
            </w:r>
            <w:r w:rsidRPr="00992C0F">
              <w:t>WifiHotspotOnBoardClient</w:t>
            </w:r>
            <w:r>
              <w:t xml:space="preserve"> update failed</w:t>
            </w:r>
          </w:p>
        </w:tc>
      </w:tr>
      <w:tr w:rsidR="00E013D0" w:rsidRPr="00AD1D39" w14:paraId="7AAC0E5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7C0BC3"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2DC1DAB" w14:textId="77777777" w:rsidR="00E013D0" w:rsidRDefault="00DF1EDC" w:rsidP="00E013D0">
            <w:r w:rsidRPr="002C12F1">
              <w:t>WifiHotspotServer</w:t>
            </w:r>
          </w:p>
          <w:p w14:paraId="416AFD44" w14:textId="77777777" w:rsidR="00E013D0" w:rsidRDefault="00DF1EDC" w:rsidP="00E013D0">
            <w:r w:rsidRPr="00B226CA">
              <w:t>WifiHotspotOnBoardClient</w:t>
            </w:r>
          </w:p>
          <w:p w14:paraId="4082F2DE" w14:textId="77777777" w:rsidR="00E013D0" w:rsidRPr="00AD1D39" w:rsidRDefault="00DF1EDC" w:rsidP="00E013D0">
            <w:r w:rsidRPr="00AD1D39">
              <w:t>CAN</w:t>
            </w:r>
          </w:p>
        </w:tc>
      </w:tr>
    </w:tbl>
    <w:p w14:paraId="35AEAAFF" w14:textId="77777777" w:rsidR="00E013D0" w:rsidRDefault="00E013D0" w:rsidP="00E013D0">
      <w:pPr>
        <w:ind w:left="360"/>
      </w:pPr>
    </w:p>
    <w:p w14:paraId="08E2C37E" w14:textId="77777777" w:rsidR="00E013D0" w:rsidRDefault="00DF1EDC" w:rsidP="008D240F">
      <w:pPr>
        <w:pStyle w:val="Heading4"/>
      </w:pPr>
      <w:r>
        <w:t>WFHSv2-UC-REQ-283763/A-User turns Wi-Fi Hotspot visibility off</w:t>
      </w:r>
    </w:p>
    <w:p w14:paraId="7E727DD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4174E78C"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32689"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5F9FF81" w14:textId="77777777" w:rsidR="00E013D0" w:rsidRPr="00AD1D39" w:rsidRDefault="00DF1EDC" w:rsidP="00E013D0">
            <w:r w:rsidRPr="00AD1D39">
              <w:t>User</w:t>
            </w:r>
          </w:p>
          <w:p w14:paraId="72CBD85E" w14:textId="77777777" w:rsidR="00E013D0" w:rsidRPr="00AD1D39" w:rsidRDefault="00DF1EDC" w:rsidP="00E013D0">
            <w:r w:rsidRPr="00AD1D39">
              <w:t>System</w:t>
            </w:r>
          </w:p>
          <w:p w14:paraId="11388C8E" w14:textId="77777777" w:rsidR="00E013D0" w:rsidRPr="00AD1D39" w:rsidRDefault="00DF1EDC" w:rsidP="00E013D0">
            <w:r w:rsidRPr="00AD1D39">
              <w:t>Cell phone</w:t>
            </w:r>
          </w:p>
        </w:tc>
      </w:tr>
      <w:tr w:rsidR="00E013D0" w:rsidRPr="00AD1D39" w14:paraId="2F7867F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E3B608"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6CB3863" w14:textId="77777777" w:rsidR="00E013D0" w:rsidRPr="00AD1D39" w:rsidRDefault="00DF1EDC" w:rsidP="00E013D0">
            <w:r>
              <w:t>Wi-Fi Hotspot is o</w:t>
            </w:r>
            <w:r w:rsidRPr="00AD1D39">
              <w:t>n</w:t>
            </w:r>
          </w:p>
          <w:p w14:paraId="3D3EDB86" w14:textId="77777777" w:rsidR="00E013D0" w:rsidRPr="00AD1D39" w:rsidRDefault="00DF1EDC" w:rsidP="00E013D0">
            <w:r>
              <w:t>Wi-Fi Hotspot visibility is o</w:t>
            </w:r>
            <w:r w:rsidRPr="00AD1D39">
              <w:t>n</w:t>
            </w:r>
          </w:p>
        </w:tc>
      </w:tr>
      <w:tr w:rsidR="00E013D0" w:rsidRPr="00AD1D39" w14:paraId="605C5CC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384E3C"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01E2ACA" w14:textId="77777777" w:rsidR="00E013D0" w:rsidRPr="00AD1D39" w:rsidRDefault="00DF1EDC" w:rsidP="00E013D0">
            <w:pPr>
              <w:autoSpaceDE w:val="0"/>
              <w:autoSpaceDN w:val="0"/>
              <w:adjustRightInd w:val="0"/>
            </w:pPr>
            <w:r w:rsidRPr="00AD1D39">
              <w:t xml:space="preserve">User </w:t>
            </w:r>
            <w:r>
              <w:t xml:space="preserve">turns the </w:t>
            </w:r>
            <w:r w:rsidRPr="00AD1D39">
              <w:t>visibility</w:t>
            </w:r>
            <w:r>
              <w:t xml:space="preserve"> off from </w:t>
            </w:r>
            <w:r w:rsidRPr="00C73F72">
              <w:t>WifiHotspotOnBoardClient</w:t>
            </w:r>
          </w:p>
        </w:tc>
      </w:tr>
      <w:tr w:rsidR="00E013D0" w:rsidRPr="00AD1D39" w14:paraId="4877473D"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10102"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E709013" w14:textId="77777777" w:rsidR="00E013D0" w:rsidRPr="00AD1D39" w:rsidRDefault="00DF1EDC" w:rsidP="00E013D0">
            <w:pPr>
              <w:autoSpaceDE w:val="0"/>
              <w:autoSpaceDN w:val="0"/>
              <w:adjustRightInd w:val="0"/>
            </w:pPr>
            <w:r>
              <w:t>The vehicle’s Wi-Fi H</w:t>
            </w:r>
            <w:r w:rsidRPr="00AD1D39">
              <w:t xml:space="preserve">otspot SSID will NOT appear when devices are searching for Wi-Fi </w:t>
            </w:r>
            <w:r>
              <w:t>networks nearby</w:t>
            </w:r>
          </w:p>
          <w:p w14:paraId="6F542DBF" w14:textId="77777777" w:rsidR="00E013D0" w:rsidRPr="00AD1D39" w:rsidRDefault="00DF1EDC" w:rsidP="00E013D0">
            <w:pPr>
              <w:autoSpaceDE w:val="0"/>
              <w:autoSpaceDN w:val="0"/>
              <w:adjustRightInd w:val="0"/>
            </w:pPr>
            <w:r w:rsidRPr="00AD1D39">
              <w:t>User must manually type SSID, security type, encryption type, &amp; password into device to connect</w:t>
            </w:r>
          </w:p>
          <w:p w14:paraId="0B6BFA8A" w14:textId="77777777" w:rsidR="00E013D0" w:rsidRPr="00AD1D39" w:rsidRDefault="00DF1EDC" w:rsidP="00E013D0">
            <w:pPr>
              <w:autoSpaceDE w:val="0"/>
              <w:autoSpaceDN w:val="0"/>
              <w:adjustRightInd w:val="0"/>
            </w:pPr>
            <w:r w:rsidRPr="001B6EEF">
              <w:t>WifiHotspotOnBoardClient</w:t>
            </w:r>
            <w:r>
              <w:t xml:space="preserve"> display shall update as defined in the HMI</w:t>
            </w:r>
            <w:r w:rsidRPr="00CB6D06">
              <w:t xml:space="preserve"> </w:t>
            </w:r>
            <w:r>
              <w:t xml:space="preserve">spec (refer to </w:t>
            </w:r>
            <w:r w:rsidRPr="00485938">
              <w:t>WFHSv2-REQ-283641</w:t>
            </w:r>
            <w:r w:rsidRPr="009C5BF5">
              <w:t>-HMI Specification References</w:t>
            </w:r>
            <w:r>
              <w:t>)</w:t>
            </w:r>
          </w:p>
        </w:tc>
      </w:tr>
      <w:tr w:rsidR="00E013D0" w:rsidRPr="00AD1D39" w14:paraId="69859FB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F4D776"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5FA9DB7" w14:textId="77777777" w:rsidR="00E013D0" w:rsidRDefault="00DF1EDC" w:rsidP="00E013D0">
            <w:r w:rsidRPr="00BC1FE4">
              <w:t xml:space="preserve">WFHSv1-UC-REQ-191931-E4 </w:t>
            </w:r>
            <w:r>
              <w:t xml:space="preserve">Wi-Fi </w:t>
            </w:r>
            <w:r w:rsidRPr="00BC1FE4">
              <w:t xml:space="preserve">Hotspot configuration through </w:t>
            </w:r>
            <w:r w:rsidRPr="00C73F72">
              <w:t>WifiHotspotOnBoardClient</w:t>
            </w:r>
            <w:r>
              <w:t xml:space="preserve"> </w:t>
            </w:r>
            <w:r w:rsidRPr="00BC1FE4">
              <w:t>fails</w:t>
            </w:r>
          </w:p>
          <w:p w14:paraId="1A8132C6" w14:textId="77777777" w:rsidR="00E013D0" w:rsidRPr="00AD1D39" w:rsidRDefault="00DF1EDC" w:rsidP="00E013D0">
            <w:r w:rsidRPr="00BC1FE4">
              <w:t xml:space="preserve">WFHSv1-UC-REQ-191973-E11 </w:t>
            </w:r>
            <w:r w:rsidRPr="00C73F72">
              <w:t>WifiHotspotOnBoardClient</w:t>
            </w:r>
            <w:r>
              <w:t xml:space="preserve"> </w:t>
            </w:r>
            <w:r w:rsidRPr="00BC1FE4">
              <w:t>update failed</w:t>
            </w:r>
          </w:p>
        </w:tc>
      </w:tr>
      <w:tr w:rsidR="00E013D0" w:rsidRPr="00AD1D39" w14:paraId="329E6C6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4DC5EA"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0AE7AF3" w14:textId="77777777" w:rsidR="00E013D0" w:rsidRDefault="00DF1EDC" w:rsidP="00E013D0">
            <w:r w:rsidRPr="008D02FA">
              <w:t>WifiHotspotServer</w:t>
            </w:r>
          </w:p>
          <w:p w14:paraId="30AF870F" w14:textId="77777777" w:rsidR="00E013D0" w:rsidRDefault="00DF1EDC" w:rsidP="00E013D0">
            <w:r w:rsidRPr="0028535D">
              <w:t>WifiHotspotOnBoardClient</w:t>
            </w:r>
          </w:p>
          <w:p w14:paraId="58DD0890" w14:textId="77777777" w:rsidR="00E013D0" w:rsidRPr="00AD1D39" w:rsidRDefault="00DF1EDC" w:rsidP="00E013D0">
            <w:r w:rsidRPr="00AD1D39">
              <w:t>CAN</w:t>
            </w:r>
          </w:p>
        </w:tc>
      </w:tr>
    </w:tbl>
    <w:p w14:paraId="02B1A16F" w14:textId="77777777" w:rsidR="00E013D0" w:rsidRDefault="00E013D0" w:rsidP="00E013D0">
      <w:pPr>
        <w:ind w:left="360"/>
      </w:pPr>
    </w:p>
    <w:p w14:paraId="738AD605" w14:textId="77777777" w:rsidR="00E013D0" w:rsidRDefault="00DF1EDC" w:rsidP="008D240F">
      <w:pPr>
        <w:pStyle w:val="Heading3"/>
      </w:pPr>
      <w:bookmarkStart w:id="78" w:name="_Toc14081923"/>
      <w:r>
        <w:t>White Box Views</w:t>
      </w:r>
      <w:bookmarkEnd w:id="78"/>
    </w:p>
    <w:p w14:paraId="30416E96" w14:textId="77777777" w:rsidR="00E013D0" w:rsidRDefault="00DF1EDC" w:rsidP="008D240F">
      <w:pPr>
        <w:pStyle w:val="Heading4"/>
      </w:pPr>
      <w:r>
        <w:t>Activity Diagrams</w:t>
      </w:r>
    </w:p>
    <w:p w14:paraId="593C4922" w14:textId="77777777" w:rsidR="00E013D0" w:rsidRDefault="00DF1EDC" w:rsidP="008D240F">
      <w:pPr>
        <w:pStyle w:val="Heading5"/>
      </w:pPr>
      <w:r>
        <w:t>WFHSv1-ACT-REQ-167129/A-Wi-Fi Visibility On From Centerstack</w:t>
      </w:r>
    </w:p>
    <w:p w14:paraId="78CE729E" w14:textId="77777777" w:rsidR="00E013D0" w:rsidRDefault="00DF1EDC" w:rsidP="008D240F">
      <w:pPr>
        <w:jc w:val="center"/>
        <w:rPr>
          <w:rFonts w:cs="Arial"/>
        </w:rPr>
      </w:pPr>
      <w:r>
        <w:rPr>
          <w:rFonts w:cs="Arial"/>
          <w:noProof/>
        </w:rPr>
        <w:drawing>
          <wp:inline distT="0" distB="0" distL="0" distR="0" wp14:anchorId="608B3531" wp14:editId="57847BEE">
            <wp:extent cx="5486400" cy="3162748"/>
            <wp:effectExtent l="0" t="0" r="0" b="0"/>
            <wp:docPr id="2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162748"/>
                    </a:xfrm>
                    <a:prstGeom prst="rect">
                      <a:avLst/>
                    </a:prstGeom>
                    <a:noFill/>
                    <a:ln>
                      <a:noFill/>
                    </a:ln>
                  </pic:spPr>
                </pic:pic>
              </a:graphicData>
            </a:graphic>
          </wp:inline>
        </w:drawing>
      </w:r>
    </w:p>
    <w:p w14:paraId="23100C5D" w14:textId="77777777" w:rsidR="00E013D0" w:rsidRDefault="00DF1EDC" w:rsidP="008D240F">
      <w:pPr>
        <w:pStyle w:val="Heading4"/>
      </w:pPr>
      <w:r>
        <w:t>Sequence Diagrams</w:t>
      </w:r>
    </w:p>
    <w:p w14:paraId="39B71417" w14:textId="77777777" w:rsidR="00E013D0" w:rsidRDefault="00DF1EDC" w:rsidP="008D240F">
      <w:pPr>
        <w:pStyle w:val="Heading5"/>
      </w:pPr>
      <w:r>
        <w:t>WFHSv1-SD-REQ-167146/A-User Turns Wi-Fi Visibility On Off From Centerstack</w:t>
      </w:r>
    </w:p>
    <w:p w14:paraId="3F8A9B0F" w14:textId="77777777" w:rsidR="00E013D0" w:rsidRDefault="00DF1EDC" w:rsidP="008D240F">
      <w:pPr>
        <w:jc w:val="center"/>
      </w:pPr>
      <w:r>
        <w:rPr>
          <w:noProof/>
        </w:rPr>
        <w:drawing>
          <wp:inline distT="0" distB="0" distL="0" distR="0" wp14:anchorId="10933F37" wp14:editId="7BECEE14">
            <wp:extent cx="5076825" cy="5467350"/>
            <wp:effectExtent l="0" t="0" r="9525" b="0"/>
            <wp:docPr id="24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825" cy="5467350"/>
                    </a:xfrm>
                    <a:prstGeom prst="rect">
                      <a:avLst/>
                    </a:prstGeom>
                    <a:noFill/>
                    <a:ln>
                      <a:noFill/>
                    </a:ln>
                  </pic:spPr>
                </pic:pic>
              </a:graphicData>
            </a:graphic>
          </wp:inline>
        </w:drawing>
      </w:r>
    </w:p>
    <w:p w14:paraId="436B6D15" w14:textId="77777777" w:rsidR="00E013D0" w:rsidRDefault="008D240F" w:rsidP="008D240F">
      <w:pPr>
        <w:pStyle w:val="Heading2"/>
      </w:pPr>
      <w:r>
        <w:br w:type="page"/>
      </w:r>
      <w:bookmarkStart w:id="79" w:name="_Toc14081924"/>
      <w:r w:rsidR="00DF1EDC" w:rsidRPr="00B9479B">
        <w:t>WFHSv2-FUN-REQ-274801/A-Manage Devices</w:t>
      </w:r>
      <w:bookmarkEnd w:id="79"/>
    </w:p>
    <w:p w14:paraId="0B44A848" w14:textId="77777777" w:rsidR="00E013D0" w:rsidRPr="00D77896" w:rsidRDefault="00DF1EDC" w:rsidP="00E013D0">
      <w:pPr>
        <w:rPr>
          <w:rFonts w:cs="Arial"/>
        </w:rPr>
      </w:pPr>
      <w:r w:rsidRPr="00D77896">
        <w:rPr>
          <w:rFonts w:cs="Arial"/>
        </w:rPr>
        <w:t xml:space="preserve">The user shall be able to manage devices connected to their hotspot. The user may view the clients connected to the hotspot through the in-vehicle </w:t>
      </w:r>
      <w:r w:rsidRPr="00751D0B">
        <w:rPr>
          <w:rFonts w:cs="Arial"/>
        </w:rPr>
        <w:t>WifiHotspotOnBoardClient</w:t>
      </w:r>
      <w:r w:rsidRPr="00D77896">
        <w:rPr>
          <w:rFonts w:cs="Arial"/>
        </w:rPr>
        <w:t xml:space="preserve"> screen and disconnect any of the clients listed, placing those clients on the blocked list. The user may also view the blocked clients and delete any client off of the blocked list, allowing that client to connect again.</w:t>
      </w:r>
    </w:p>
    <w:p w14:paraId="63F889FA" w14:textId="77777777" w:rsidR="00E013D0" w:rsidRPr="00D77896" w:rsidRDefault="00E013D0" w:rsidP="00E013D0">
      <w:pPr>
        <w:rPr>
          <w:rFonts w:eastAsiaTheme="minorHAnsi" w:cs="Arial"/>
        </w:rPr>
      </w:pPr>
    </w:p>
    <w:p w14:paraId="50D22206" w14:textId="77777777" w:rsidR="00E013D0" w:rsidRPr="00A82913" w:rsidRDefault="00DF1EDC" w:rsidP="00E013D0">
      <w:pPr>
        <w:rPr>
          <w:rFonts w:cs="Arial"/>
        </w:rPr>
      </w:pPr>
      <w:r w:rsidRPr="00D77896">
        <w:rPr>
          <w:rFonts w:cs="Arial"/>
        </w:rPr>
        <w:t xml:space="preserve">If the user enters into the Connected Devices or Blocked Devices screen the </w:t>
      </w:r>
      <w:r w:rsidRPr="00523667">
        <w:rPr>
          <w:rFonts w:cs="Arial"/>
        </w:rPr>
        <w:t>WifiHotspotOnBoardClient</w:t>
      </w:r>
      <w:r w:rsidRPr="00D77896">
        <w:rPr>
          <w:rFonts w:cs="Arial"/>
        </w:rPr>
        <w:t xml:space="preserve"> shall transmit a request for the device list and specify whether it is a request for the connected devices or a request for the blocked devices. If the </w:t>
      </w:r>
      <w:r w:rsidRPr="007214D2">
        <w:rPr>
          <w:rFonts w:cs="Arial"/>
        </w:rPr>
        <w:t>WifiHotspotServer</w:t>
      </w:r>
      <w:r w:rsidRPr="00D77896">
        <w:rPr>
          <w:rFonts w:cs="Arial"/>
        </w:rPr>
        <w:t xml:space="preserve"> receives this request it shall respond with the appropriate list of devices. If a device connects to or disconnects from the </w:t>
      </w:r>
      <w:r w:rsidRPr="007214D2">
        <w:rPr>
          <w:rFonts w:cs="Arial"/>
        </w:rPr>
        <w:t>WifiHotspotServer</w:t>
      </w:r>
      <w:r>
        <w:rPr>
          <w:rFonts w:cs="Arial"/>
        </w:rPr>
        <w:t xml:space="preserve"> (except</w:t>
      </w:r>
      <w:r w:rsidRPr="00D77896">
        <w:rPr>
          <w:rFonts w:cs="Arial"/>
        </w:rPr>
        <w:t xml:space="preserve"> if initiated through the in-vehicle </w:t>
      </w:r>
      <w:r w:rsidRPr="00EC246A">
        <w:rPr>
          <w:rFonts w:cs="Arial"/>
        </w:rPr>
        <w:t>WifiHotspotOnBoardClient</w:t>
      </w:r>
      <w:r w:rsidRPr="00D77896">
        <w:rPr>
          <w:rFonts w:cs="Arial"/>
        </w:rPr>
        <w:t xml:space="preserve">) the </w:t>
      </w:r>
      <w:r w:rsidRPr="007214D2">
        <w:rPr>
          <w:rFonts w:cs="Arial"/>
        </w:rPr>
        <w:t>WifiHotspotServer</w:t>
      </w:r>
      <w:r w:rsidRPr="00D77896">
        <w:rPr>
          <w:rFonts w:cs="Arial"/>
        </w:rPr>
        <w:t xml:space="preserve"> shall set a connected device update b</w:t>
      </w:r>
      <w:r>
        <w:rPr>
          <w:rFonts w:cs="Arial"/>
        </w:rPr>
        <w:t>it.</w:t>
      </w:r>
      <w:r w:rsidRPr="00D77896">
        <w:rPr>
          <w:rFonts w:cs="Arial"/>
        </w:rPr>
        <w:t xml:space="preserve"> The </w:t>
      </w:r>
      <w:r w:rsidRPr="00523667">
        <w:rPr>
          <w:rFonts w:cs="Arial"/>
        </w:rPr>
        <w:t>WifiHotspotOnBoardClient</w:t>
      </w:r>
      <w:r w:rsidRPr="00D77896">
        <w:rPr>
          <w:rFonts w:cs="Arial"/>
        </w:rPr>
        <w:t xml:space="preserve"> shall monitor this bit and, if the user is in the Connected Devices screen when this bit is set, the </w:t>
      </w:r>
      <w:r w:rsidRPr="00523667">
        <w:rPr>
          <w:rFonts w:cs="Arial"/>
        </w:rPr>
        <w:t>WifiHotspotOnBoardClient</w:t>
      </w:r>
      <w:r w:rsidRPr="00D77896">
        <w:rPr>
          <w:rFonts w:cs="Arial"/>
        </w:rPr>
        <w:t xml:space="preserve"> shall request for </w:t>
      </w:r>
      <w:r>
        <w:rPr>
          <w:rFonts w:cs="Arial"/>
        </w:rPr>
        <w:t xml:space="preserve">the device list once again. The </w:t>
      </w:r>
      <w:r w:rsidRPr="007214D2">
        <w:rPr>
          <w:rFonts w:cs="Arial"/>
        </w:rPr>
        <w:t>WifiHotspotServer</w:t>
      </w:r>
      <w:r w:rsidRPr="00D77896">
        <w:rPr>
          <w:rFonts w:cs="Arial"/>
        </w:rPr>
        <w:t xml:space="preserve"> may unset the update bit once it responds to the </w:t>
      </w:r>
      <w:r w:rsidRPr="00523667">
        <w:rPr>
          <w:rFonts w:cs="Arial"/>
        </w:rPr>
        <w:t>WifiHotspotOnBoardClient</w:t>
      </w:r>
      <w:r>
        <w:rPr>
          <w:rFonts w:cs="Arial"/>
        </w:rPr>
        <w:t>’</w:t>
      </w:r>
      <w:r w:rsidRPr="00D77896">
        <w:rPr>
          <w:rFonts w:cs="Arial"/>
        </w:rPr>
        <w:t>s request.</w:t>
      </w:r>
    </w:p>
    <w:p w14:paraId="287010BB" w14:textId="77777777" w:rsidR="00E013D0" w:rsidRDefault="00DF1EDC" w:rsidP="008D240F">
      <w:pPr>
        <w:pStyle w:val="Heading3"/>
      </w:pPr>
      <w:bookmarkStart w:id="80" w:name="_Toc14081925"/>
      <w:r>
        <w:t>Requirements</w:t>
      </w:r>
      <w:bookmarkEnd w:id="80"/>
    </w:p>
    <w:p w14:paraId="6E3E9386" w14:textId="77777777" w:rsidR="008D240F" w:rsidRPr="008D240F" w:rsidRDefault="008D240F" w:rsidP="008D240F">
      <w:pPr>
        <w:pStyle w:val="Heading4"/>
        <w:rPr>
          <w:b w:val="0"/>
          <w:u w:val="single"/>
        </w:rPr>
      </w:pPr>
      <w:r w:rsidRPr="008D240F">
        <w:rPr>
          <w:b w:val="0"/>
          <w:u w:val="single"/>
        </w:rPr>
        <w:t>WFHS-REQ-191652/B-Checklist for allowing a device to connect to the Wi-Fi Hotspot</w:t>
      </w:r>
    </w:p>
    <w:p w14:paraId="71AE615B" w14:textId="77777777" w:rsidR="00E013D0" w:rsidRDefault="00DF1EDC" w:rsidP="00E013D0">
      <w:pPr>
        <w:rPr>
          <w:rFonts w:cs="Arial"/>
        </w:rPr>
      </w:pPr>
      <w:r w:rsidRPr="00E11C95">
        <w:rPr>
          <w:rFonts w:cs="Arial"/>
        </w:rPr>
        <w:t xml:space="preserve">The </w:t>
      </w:r>
      <w:r w:rsidRPr="00063B42">
        <w:rPr>
          <w:rFonts w:cs="Arial"/>
        </w:rPr>
        <w:t>WifiHotspotServer</w:t>
      </w:r>
      <w:r>
        <w:rPr>
          <w:rFonts w:cs="Arial"/>
        </w:rPr>
        <w:t xml:space="preserve"> shall manage two</w:t>
      </w:r>
      <w:r w:rsidRPr="00E11C95">
        <w:rPr>
          <w:rFonts w:cs="Arial"/>
        </w:rPr>
        <w:t xml:space="preserve"> lists (</w:t>
      </w:r>
      <w:r>
        <w:rPr>
          <w:rFonts w:cs="Arial"/>
        </w:rPr>
        <w:t>Connected List and Blocked List</w:t>
      </w:r>
      <w:r w:rsidRPr="00E11C95">
        <w:rPr>
          <w:rFonts w:cs="Arial"/>
        </w:rPr>
        <w:t xml:space="preserve">) in order to determine if it shall allow a device to connect to the </w:t>
      </w:r>
      <w:r>
        <w:rPr>
          <w:rFonts w:cs="Arial"/>
        </w:rPr>
        <w:t>Wi-Fi H</w:t>
      </w:r>
      <w:r w:rsidRPr="00E11C95">
        <w:rPr>
          <w:rFonts w:cs="Arial"/>
        </w:rPr>
        <w:t xml:space="preserve">otspot.  The diagram below displays the checks that shall be performed by the </w:t>
      </w:r>
      <w:r w:rsidRPr="00063B42">
        <w:rPr>
          <w:rFonts w:cs="Arial"/>
        </w:rPr>
        <w:t>WifiHotspotServer</w:t>
      </w:r>
      <w:r w:rsidRPr="00E11C95">
        <w:rPr>
          <w:rFonts w:cs="Arial"/>
        </w:rPr>
        <w:t xml:space="preserve"> before allowing a device to connect to the </w:t>
      </w:r>
      <w:r>
        <w:rPr>
          <w:rFonts w:cs="Arial"/>
        </w:rPr>
        <w:t>Wi-Fi h</w:t>
      </w:r>
      <w:r w:rsidRPr="00E11C95">
        <w:rPr>
          <w:rFonts w:cs="Arial"/>
        </w:rPr>
        <w:t>otspot.</w:t>
      </w:r>
    </w:p>
    <w:p w14:paraId="49D9CCA1" w14:textId="77777777" w:rsidR="00E013D0" w:rsidRDefault="00E013D0" w:rsidP="00E013D0">
      <w:pPr>
        <w:rPr>
          <w:rFonts w:cs="Arial"/>
        </w:rPr>
      </w:pPr>
    </w:p>
    <w:p w14:paraId="438C1DF8" w14:textId="77777777" w:rsidR="00E013D0" w:rsidRDefault="008D240F" w:rsidP="008D240F">
      <w:pPr>
        <w:jc w:val="center"/>
        <w:rPr>
          <w:rFonts w:cs="Arial"/>
        </w:rPr>
      </w:pPr>
      <w:r>
        <w:object w:dxaOrig="6114" w:dyaOrig="6127" w14:anchorId="0E8F631F">
          <v:shape id="5d2c9627000038e900007868" o:spid="_x0000_i1034" type="#_x0000_t75" style="width:306pt;height:305.25pt" o:ole="">
            <v:imagedata r:id="rId52" o:title=""/>
          </v:shape>
          <o:OLEObject Type="Embed" ProgID="Visio.Drawing.11" ShapeID="5d2c9627000038e900007868" DrawAspect="Content" ObjectID="_1658927681" r:id="rId53"/>
        </w:object>
      </w:r>
    </w:p>
    <w:p w14:paraId="2C31ABD3" w14:textId="77777777" w:rsidR="00E013D0" w:rsidRPr="00E11C95" w:rsidRDefault="00E013D0" w:rsidP="00E013D0">
      <w:pPr>
        <w:rPr>
          <w:rFonts w:cs="Arial"/>
        </w:rPr>
      </w:pPr>
    </w:p>
    <w:p w14:paraId="0899818B" w14:textId="77777777" w:rsidR="00E013D0" w:rsidRPr="00E11C95" w:rsidRDefault="00DF1EDC" w:rsidP="00E013D0">
      <w:pPr>
        <w:jc w:val="center"/>
        <w:rPr>
          <w:rFonts w:cs="Arial"/>
        </w:rPr>
      </w:pPr>
      <w:r w:rsidRPr="00E11C95">
        <w:rPr>
          <w:rFonts w:cs="Arial"/>
        </w:rPr>
        <w:t>Figure. Checklist before allow</w:t>
      </w:r>
      <w:r>
        <w:rPr>
          <w:rFonts w:cs="Arial"/>
        </w:rPr>
        <w:t>ing a device to connect to the Wi-Fi H</w:t>
      </w:r>
      <w:r w:rsidRPr="00E11C95">
        <w:rPr>
          <w:rFonts w:cs="Arial"/>
        </w:rPr>
        <w:t>otspot</w:t>
      </w:r>
    </w:p>
    <w:p w14:paraId="040B5457" w14:textId="77777777" w:rsidR="008D240F" w:rsidRPr="008D240F" w:rsidRDefault="008D240F" w:rsidP="008D240F">
      <w:pPr>
        <w:pStyle w:val="Heading4"/>
        <w:rPr>
          <w:b w:val="0"/>
          <w:u w:val="single"/>
        </w:rPr>
      </w:pPr>
      <w:r w:rsidRPr="008D240F">
        <w:rPr>
          <w:b w:val="0"/>
          <w:u w:val="single"/>
        </w:rPr>
        <w:t>WFHSv2-REQ-288222/B-Managing the connected devices list</w:t>
      </w:r>
    </w:p>
    <w:p w14:paraId="41AF52D7" w14:textId="77777777" w:rsidR="00E013D0" w:rsidRPr="00680284" w:rsidRDefault="00DF1EDC" w:rsidP="00E013D0">
      <w:pPr>
        <w:rPr>
          <w:rFonts w:cs="Arial"/>
        </w:rPr>
      </w:pPr>
      <w:r w:rsidRPr="00680284">
        <w:rPr>
          <w:rFonts w:cs="Arial"/>
        </w:rPr>
        <w:t xml:space="preserve">The </w:t>
      </w:r>
      <w:r w:rsidRPr="002266BC">
        <w:rPr>
          <w:rFonts w:cs="Arial"/>
        </w:rPr>
        <w:t>WifiHotspotServer</w:t>
      </w:r>
      <w:r w:rsidRPr="00680284">
        <w:rPr>
          <w:rFonts w:cs="Arial"/>
        </w:rPr>
        <w:t xml:space="preserve"> shall manage a list called the Connected List. This list shall store all the devices currently connected to the hotspot. The </w:t>
      </w:r>
      <w:r w:rsidRPr="002266BC">
        <w:rPr>
          <w:rFonts w:cs="Arial"/>
        </w:rPr>
        <w:t>WifiHotspotServer</w:t>
      </w:r>
      <w:r w:rsidRPr="00680284">
        <w:rPr>
          <w:rFonts w:cs="Arial"/>
        </w:rPr>
        <w:t xml:space="preserve"> shall limit the number of devices allowed to be connected at one time. This number (Num</w:t>
      </w:r>
      <w:r>
        <w:rPr>
          <w:rFonts w:cs="Arial"/>
        </w:rPr>
        <w:t xml:space="preserve">ber_Hotspot_Connected_Devices) shall </w:t>
      </w:r>
      <w:r w:rsidRPr="005F3ACA">
        <w:rPr>
          <w:rFonts w:cs="Arial"/>
        </w:rPr>
        <w:t>be a configurable DID</w:t>
      </w:r>
      <w:r>
        <w:rPr>
          <w:rFonts w:cs="Arial"/>
        </w:rPr>
        <w:t xml:space="preserve"> (default</w:t>
      </w:r>
      <w:r w:rsidRPr="005F3ACA">
        <w:rPr>
          <w:rFonts w:cs="Arial"/>
        </w:rPr>
        <w:t xml:space="preserve"> </w:t>
      </w:r>
      <w:r>
        <w:rPr>
          <w:rFonts w:cs="Arial"/>
        </w:rPr>
        <w:t>value is 10)</w:t>
      </w:r>
      <w:r w:rsidRPr="005F3ACA">
        <w:rPr>
          <w:rFonts w:cs="Arial"/>
        </w:rPr>
        <w:t>. All devices attempting to connect to the hotspot that violate t</w:t>
      </w:r>
      <w:r w:rsidRPr="00680284">
        <w:rPr>
          <w:rFonts w:cs="Arial"/>
        </w:rPr>
        <w:t>his number shall be denied access. Once the number of connected devices drops below Number_Hotspot_Connected_Devices, the devices may attempt to connect again.</w:t>
      </w:r>
    </w:p>
    <w:p w14:paraId="7E09D5A6" w14:textId="77777777" w:rsidR="00E013D0" w:rsidRPr="00680284" w:rsidRDefault="00E013D0" w:rsidP="00E013D0">
      <w:pPr>
        <w:rPr>
          <w:rFonts w:eastAsiaTheme="minorHAnsi" w:cs="Arial"/>
        </w:rPr>
      </w:pPr>
    </w:p>
    <w:p w14:paraId="5A562F73" w14:textId="77777777" w:rsidR="00E013D0" w:rsidRDefault="00DF1EDC" w:rsidP="00E013D0">
      <w:pPr>
        <w:rPr>
          <w:rFonts w:cs="Arial"/>
        </w:rPr>
      </w:pPr>
      <w:r w:rsidRPr="00680284">
        <w:rPr>
          <w:rFonts w:cs="Arial"/>
        </w:rPr>
        <w:t xml:space="preserve">The </w:t>
      </w:r>
      <w:r w:rsidRPr="002266BC">
        <w:rPr>
          <w:rFonts w:cs="Arial"/>
        </w:rPr>
        <w:t>WifiHotspotServer</w:t>
      </w:r>
      <w:r w:rsidRPr="00680284">
        <w:rPr>
          <w:rFonts w:cs="Arial"/>
        </w:rPr>
        <w:t xml:space="preserve"> shall detect when clients connect and disconnect from the hotspot. The </w:t>
      </w:r>
      <w:r w:rsidRPr="002266BC">
        <w:rPr>
          <w:rFonts w:cs="Arial"/>
        </w:rPr>
        <w:t>WifiHotspotServer</w:t>
      </w:r>
      <w:r w:rsidRPr="00680284">
        <w:rPr>
          <w:rFonts w:cs="Arial"/>
        </w:rPr>
        <w:t xml:space="preserve"> shall detect and store the entire MAC address and up to the first Device_Name_Characters_Length (</w:t>
      </w:r>
      <w:r>
        <w:rPr>
          <w:rFonts w:cs="Arial"/>
        </w:rPr>
        <w:t xml:space="preserve">EOL </w:t>
      </w:r>
      <w:r w:rsidRPr="00680284">
        <w:rPr>
          <w:rFonts w:cs="Arial"/>
        </w:rPr>
        <w:t>configur</w:t>
      </w:r>
      <w:r>
        <w:rPr>
          <w:rFonts w:cs="Arial"/>
        </w:rPr>
        <w:t>able number</w:t>
      </w:r>
      <w:r w:rsidRPr="00680284">
        <w:rPr>
          <w:rFonts w:cs="Arial"/>
        </w:rPr>
        <w:t xml:space="preserve">) characters of the device name per connected device. </w:t>
      </w:r>
      <w:r>
        <w:rPr>
          <w:rFonts w:cs="Arial"/>
        </w:rPr>
        <w:t>The default Device_Name_Characters_Length value shall be equal to the maximum number of allowable characters to be displayed that is listed in the following requirements (refer to the Bluetooth Connectivity SPSS and Media Player SPSS documents):</w:t>
      </w:r>
    </w:p>
    <w:p w14:paraId="37672937" w14:textId="77777777" w:rsidR="00E013D0" w:rsidRPr="00B67370" w:rsidRDefault="00DF1EDC" w:rsidP="00DF1EDC">
      <w:pPr>
        <w:numPr>
          <w:ilvl w:val="0"/>
          <w:numId w:val="48"/>
        </w:numPr>
        <w:rPr>
          <w:rFonts w:cs="Arial"/>
        </w:rPr>
      </w:pPr>
      <w:r w:rsidRPr="00B67370">
        <w:rPr>
          <w:rFonts w:cs="Arial"/>
        </w:rPr>
        <w:t xml:space="preserve">BTC-FUR-REQ-194148-Device Friendly Name </w:t>
      </w:r>
    </w:p>
    <w:p w14:paraId="0BA5060A" w14:textId="77777777" w:rsidR="00E013D0" w:rsidRPr="00B67370" w:rsidRDefault="00DF1EDC" w:rsidP="00DF1EDC">
      <w:pPr>
        <w:numPr>
          <w:ilvl w:val="0"/>
          <w:numId w:val="48"/>
        </w:numPr>
        <w:rPr>
          <w:rFonts w:cs="Arial"/>
        </w:rPr>
      </w:pPr>
      <w:r w:rsidRPr="00B67370">
        <w:rPr>
          <w:rFonts w:cs="Arial"/>
        </w:rPr>
        <w:t xml:space="preserve">MP-FUR-REQ-205797-USB Device Name </w:t>
      </w:r>
    </w:p>
    <w:p w14:paraId="54E5660E" w14:textId="77777777" w:rsidR="00E013D0" w:rsidRPr="00B67370" w:rsidRDefault="00DF1EDC" w:rsidP="00DF1EDC">
      <w:pPr>
        <w:numPr>
          <w:ilvl w:val="0"/>
          <w:numId w:val="48"/>
        </w:numPr>
        <w:rPr>
          <w:rFonts w:cs="Arial"/>
        </w:rPr>
      </w:pPr>
      <w:r w:rsidRPr="00B67370">
        <w:rPr>
          <w:rFonts w:cs="Arial"/>
        </w:rPr>
        <w:t>MP-FUR-REQ-205793-Unnamed USB Device</w:t>
      </w:r>
      <w:r>
        <w:rPr>
          <w:rFonts w:cs="Arial"/>
        </w:rPr>
        <w:t>.</w:t>
      </w:r>
    </w:p>
    <w:p w14:paraId="7F88F84E" w14:textId="77777777" w:rsidR="00E013D0" w:rsidRPr="00680284" w:rsidRDefault="00DF1EDC" w:rsidP="00E013D0">
      <w:pPr>
        <w:rPr>
          <w:rFonts w:cs="Arial"/>
        </w:rPr>
      </w:pPr>
      <w:r w:rsidRPr="00680284">
        <w:rPr>
          <w:rFonts w:cs="Arial"/>
        </w:rPr>
        <w:t xml:space="preserve">The </w:t>
      </w:r>
      <w:r w:rsidRPr="002266BC">
        <w:rPr>
          <w:rFonts w:cs="Arial"/>
        </w:rPr>
        <w:t>WifiHotspotServer</w:t>
      </w:r>
      <w:r w:rsidRPr="00680284">
        <w:rPr>
          <w:rFonts w:cs="Arial"/>
        </w:rPr>
        <w:t xml:space="preserve"> shall att</w:t>
      </w:r>
      <w:r>
        <w:rPr>
          <w:rFonts w:cs="Arial"/>
        </w:rPr>
        <w:t xml:space="preserve">empt to detect all device names </w:t>
      </w:r>
      <w:r w:rsidRPr="00680284">
        <w:rPr>
          <w:rFonts w:cs="Arial"/>
        </w:rPr>
        <w:t xml:space="preserve">in ASCII encoding. If the </w:t>
      </w:r>
      <w:r w:rsidRPr="002266BC">
        <w:rPr>
          <w:rFonts w:cs="Arial"/>
        </w:rPr>
        <w:t>WifiHotspotServer</w:t>
      </w:r>
      <w:r w:rsidRPr="00680284">
        <w:rPr>
          <w:rFonts w:cs="Arial"/>
        </w:rPr>
        <w:t xml:space="preserve"> cannot detect a device name in ASCII characters it shall only store the MAC address of that device. All devices on the connected devices list shall be assigned an index number, starting from index 1 to index N (N = the number of connected devices).</w:t>
      </w:r>
    </w:p>
    <w:p w14:paraId="44AAC4A4" w14:textId="77777777" w:rsidR="00E013D0" w:rsidRPr="00680284" w:rsidRDefault="00E013D0" w:rsidP="00E013D0">
      <w:pPr>
        <w:rPr>
          <w:rFonts w:cs="Arial"/>
        </w:rPr>
      </w:pPr>
    </w:p>
    <w:p w14:paraId="6646AE9A" w14:textId="77777777" w:rsidR="00E013D0" w:rsidRPr="00E11C95" w:rsidRDefault="00DF1EDC" w:rsidP="00E013D0">
      <w:pPr>
        <w:rPr>
          <w:rFonts w:cs="Arial"/>
        </w:rPr>
      </w:pPr>
      <w:r w:rsidRPr="00680284">
        <w:rPr>
          <w:rFonts w:cs="Arial"/>
        </w:rPr>
        <w:t xml:space="preserve">If a device has previously connected to the hotspot and the password remains unchanged, the </w:t>
      </w:r>
      <w:r w:rsidRPr="002266BC">
        <w:rPr>
          <w:rFonts w:cs="Arial"/>
        </w:rPr>
        <w:t>WifiHotspotServer</w:t>
      </w:r>
      <w:r w:rsidRPr="00680284">
        <w:rPr>
          <w:rFonts w:cs="Arial"/>
        </w:rPr>
        <w:t xml:space="preserve"> shall allow the device to automatically connect to the hotspot when in range, assuming the number of connected devices is less than the maximum number allowed.</w:t>
      </w:r>
    </w:p>
    <w:p w14:paraId="40A540C8" w14:textId="77777777" w:rsidR="008D240F" w:rsidRPr="008D240F" w:rsidRDefault="008D240F" w:rsidP="008D240F">
      <w:pPr>
        <w:pStyle w:val="Heading4"/>
        <w:rPr>
          <w:b w:val="0"/>
          <w:u w:val="single"/>
        </w:rPr>
      </w:pPr>
      <w:r w:rsidRPr="008D240F">
        <w:rPr>
          <w:b w:val="0"/>
          <w:u w:val="single"/>
        </w:rPr>
        <w:t>WFHSv2-REQ-283764/A-Displaying the connected devices list on the WifiHotspotOnBoardClient display</w:t>
      </w:r>
    </w:p>
    <w:p w14:paraId="1EB315A5" w14:textId="77777777" w:rsidR="00E013D0" w:rsidRPr="00AA55ED" w:rsidRDefault="00DF1EDC" w:rsidP="00E013D0">
      <w:pPr>
        <w:rPr>
          <w:rFonts w:cs="Arial"/>
        </w:rPr>
      </w:pPr>
      <w:r w:rsidRPr="00AA55ED">
        <w:rPr>
          <w:rFonts w:cs="Arial"/>
        </w:rPr>
        <w:t xml:space="preserve">If the user enters into the Connected Devices screen </w:t>
      </w:r>
      <w:r>
        <w:rPr>
          <w:rFonts w:cs="Arial"/>
        </w:rPr>
        <w:t xml:space="preserve">(refer to </w:t>
      </w:r>
      <w:r w:rsidRPr="00127184">
        <w:rPr>
          <w:rFonts w:cs="Arial"/>
        </w:rPr>
        <w:t>WFHSv2-REQ-283641</w:t>
      </w:r>
      <w:r w:rsidRPr="0013395B">
        <w:rPr>
          <w:rFonts w:cs="Arial"/>
        </w:rPr>
        <w:t>-HMI Specification References</w:t>
      </w:r>
      <w:r>
        <w:rPr>
          <w:rFonts w:cs="Arial"/>
        </w:rPr>
        <w:t xml:space="preserve">), </w:t>
      </w:r>
      <w:r w:rsidRPr="00AA55ED">
        <w:rPr>
          <w:rFonts w:cs="Arial"/>
        </w:rPr>
        <w:t xml:space="preserve">the </w:t>
      </w:r>
      <w:r w:rsidRPr="00716E6C">
        <w:rPr>
          <w:rFonts w:cs="Arial"/>
        </w:rPr>
        <w:t>WifiHotspotOnBoardClient</w:t>
      </w:r>
      <w:r w:rsidRPr="00AA55ED">
        <w:rPr>
          <w:rFonts w:cs="Arial"/>
        </w:rPr>
        <w:t xml:space="preserve"> shall request for the list of connected devices using the CAN signal DeviceList_Rq</w:t>
      </w:r>
      <w:r w:rsidRPr="00552373">
        <w:rPr>
          <w:rFonts w:cs="Arial"/>
        </w:rPr>
        <w:t>. The WifiHotspotOnBoardClient shall specify how it wants the list to be sent (i.e. entire list, one device at a time, etc.). Refer to WFHS-REQ-191654-Reporting the connected devices list for more information on how to request for the list. The WifiHotspotOnBoardClient shall specify the size of the list and the starting index in its request. The WifiHotspotServer shall respond with the CAN signal DeviceList_Rsp. Each device</w:t>
      </w:r>
      <w:r w:rsidRPr="00AA55ED">
        <w:rPr>
          <w:rFonts w:cs="Arial"/>
        </w:rPr>
        <w:t xml:space="preserve"> shall be assigned an index number, and the </w:t>
      </w:r>
      <w:r w:rsidRPr="00716E6C">
        <w:rPr>
          <w:rFonts w:cs="Arial"/>
        </w:rPr>
        <w:t>WifiHotspotOnBoardClient</w:t>
      </w:r>
      <w:r w:rsidRPr="00AA55ED">
        <w:rPr>
          <w:rFonts w:cs="Arial"/>
        </w:rPr>
        <w:t xml:space="preserve"> shall display the list of devices in chronological order. If the </w:t>
      </w:r>
      <w:r>
        <w:rPr>
          <w:rFonts w:cs="Arial"/>
        </w:rPr>
        <w:t>WifiHotspotServer</w:t>
      </w:r>
      <w:r w:rsidRPr="00AA55ED">
        <w:rPr>
          <w:rFonts w:cs="Arial"/>
        </w:rPr>
        <w:t xml:space="preserve"> does not transmit its response quick enough the </w:t>
      </w:r>
      <w:r w:rsidRPr="00716E6C">
        <w:rPr>
          <w:rFonts w:cs="Arial"/>
        </w:rPr>
        <w:t>WifiHotspotOnBoardClient</w:t>
      </w:r>
      <w:r w:rsidRPr="00AA55ED">
        <w:rPr>
          <w:rFonts w:cs="Arial"/>
        </w:rPr>
        <w:t xml:space="preserve"> shall populate the information as it is received</w:t>
      </w:r>
      <w:r>
        <w:rPr>
          <w:rFonts w:cs="Arial"/>
        </w:rPr>
        <w:t xml:space="preserve"> and display a popup indicating that it is updating</w:t>
      </w:r>
      <w:r w:rsidRPr="00AA55ED">
        <w:rPr>
          <w:rFonts w:cs="Arial"/>
        </w:rPr>
        <w:t>.</w:t>
      </w:r>
      <w:r>
        <w:rPr>
          <w:rFonts w:cs="Arial"/>
        </w:rPr>
        <w:t xml:space="preserve"> The user shall not be able to click on the list of devices until the screen has finished updating, at which point the popup shall exit.</w:t>
      </w:r>
      <w:r w:rsidRPr="00AA55ED">
        <w:rPr>
          <w:rFonts w:cs="Arial"/>
        </w:rPr>
        <w:t xml:space="preserve">    </w:t>
      </w:r>
    </w:p>
    <w:p w14:paraId="57521E60" w14:textId="77777777" w:rsidR="00E013D0" w:rsidRDefault="00E013D0" w:rsidP="00E013D0">
      <w:pPr>
        <w:rPr>
          <w:rFonts w:asciiTheme="minorHAnsi" w:hAnsiTheme="minorHAnsi" w:cstheme="minorBidi"/>
        </w:rPr>
      </w:pPr>
    </w:p>
    <w:p w14:paraId="04643500" w14:textId="77777777" w:rsidR="00E013D0" w:rsidRDefault="00DF1EDC" w:rsidP="00E013D0">
      <w:pPr>
        <w:rPr>
          <w:rFonts w:cs="Arial"/>
        </w:rPr>
      </w:pPr>
      <w:r w:rsidRPr="002B3BA2">
        <w:rPr>
          <w:rFonts w:cs="Arial"/>
        </w:rPr>
        <w:t xml:space="preserve">The </w:t>
      </w:r>
      <w:r w:rsidRPr="00716E6C">
        <w:rPr>
          <w:rFonts w:cs="Arial"/>
        </w:rPr>
        <w:t>WifiHotspotOnBoardClient</w:t>
      </w:r>
      <w:r w:rsidRPr="002B3BA2">
        <w:rPr>
          <w:rFonts w:cs="Arial"/>
        </w:rPr>
        <w:t xml:space="preserve"> shall display the device name and MAC address of each connected device per line. If the device name field was not populated in the CAN signal, the </w:t>
      </w:r>
      <w:r w:rsidRPr="00716E6C">
        <w:rPr>
          <w:rFonts w:cs="Arial"/>
        </w:rPr>
        <w:t>WifiHotspotOnBoardClient</w:t>
      </w:r>
      <w:r w:rsidRPr="002B3BA2">
        <w:rPr>
          <w:rFonts w:cs="Arial"/>
        </w:rPr>
        <w:t xml:space="preserve"> shall only display the MAC address. </w:t>
      </w:r>
      <w:r>
        <w:rPr>
          <w:rFonts w:cs="Arial"/>
        </w:rPr>
        <w:t>The WifiHotspotOnBoardClient shall limit the number of device name characters that shall be displayed. The maximum device name characters length shall be equal to the maximum number of allowable characters to be displayed that is listed in the following requirements (refer to the Bluetooth Connectivity SPSS and Media Player SPSS documents):</w:t>
      </w:r>
    </w:p>
    <w:p w14:paraId="1351F89A" w14:textId="77777777" w:rsidR="00E013D0" w:rsidRDefault="00DF1EDC" w:rsidP="00DF1EDC">
      <w:pPr>
        <w:numPr>
          <w:ilvl w:val="0"/>
          <w:numId w:val="49"/>
        </w:numPr>
        <w:rPr>
          <w:rFonts w:cs="Arial"/>
        </w:rPr>
      </w:pPr>
      <w:r>
        <w:rPr>
          <w:rFonts w:cs="Arial"/>
        </w:rPr>
        <w:t xml:space="preserve">BTC-FUR-REQ-194148-Device Friendly Name </w:t>
      </w:r>
    </w:p>
    <w:p w14:paraId="4ABAD6E1" w14:textId="77777777" w:rsidR="00E013D0" w:rsidRDefault="00DF1EDC" w:rsidP="00DF1EDC">
      <w:pPr>
        <w:numPr>
          <w:ilvl w:val="0"/>
          <w:numId w:val="49"/>
        </w:numPr>
        <w:rPr>
          <w:rFonts w:cs="Arial"/>
        </w:rPr>
      </w:pPr>
      <w:r>
        <w:rPr>
          <w:rFonts w:cs="Arial"/>
        </w:rPr>
        <w:t xml:space="preserve">MP-FUR-REQ-205797-USB Device Name </w:t>
      </w:r>
    </w:p>
    <w:p w14:paraId="7CD252A5" w14:textId="77777777" w:rsidR="00E013D0" w:rsidRDefault="00DF1EDC" w:rsidP="00DF1EDC">
      <w:pPr>
        <w:numPr>
          <w:ilvl w:val="0"/>
          <w:numId w:val="49"/>
        </w:numPr>
        <w:rPr>
          <w:rFonts w:cs="Arial"/>
        </w:rPr>
      </w:pPr>
      <w:r>
        <w:rPr>
          <w:rFonts w:cs="Arial"/>
        </w:rPr>
        <w:t>MP-FUR-REQ-205793-Unnamed USB Device.</w:t>
      </w:r>
    </w:p>
    <w:p w14:paraId="2BB98D23" w14:textId="77777777" w:rsidR="00E013D0" w:rsidRPr="002B3BA2" w:rsidRDefault="00DF1EDC" w:rsidP="00E013D0">
      <w:pPr>
        <w:rPr>
          <w:rFonts w:cs="Arial"/>
        </w:rPr>
      </w:pPr>
      <w:r>
        <w:rPr>
          <w:rFonts w:cs="Arial"/>
        </w:rPr>
        <w:t xml:space="preserve"> </w:t>
      </w:r>
      <w:r w:rsidRPr="002B3BA2">
        <w:rPr>
          <w:rFonts w:cs="Arial"/>
        </w:rPr>
        <w:t xml:space="preserve">The following is an example </w:t>
      </w:r>
      <w:r w:rsidRPr="00716E6C">
        <w:rPr>
          <w:rFonts w:cs="Arial"/>
        </w:rPr>
        <w:t>WifiHotspotOnBoardClient</w:t>
      </w:r>
      <w:r w:rsidRPr="002B3BA2">
        <w:rPr>
          <w:rFonts w:cs="Arial"/>
        </w:rPr>
        <w:t xml:space="preserve"> screen.  </w:t>
      </w:r>
    </w:p>
    <w:p w14:paraId="086841AC" w14:textId="77777777" w:rsidR="00E013D0" w:rsidRPr="002B3BA2" w:rsidRDefault="00E013D0" w:rsidP="00E013D0">
      <w:pPr>
        <w:rPr>
          <w:rFonts w:cs="Arial"/>
        </w:rPr>
      </w:pPr>
    </w:p>
    <w:p w14:paraId="22AC21AD" w14:textId="77777777" w:rsidR="00E013D0" w:rsidRDefault="00DF1EDC" w:rsidP="008D240F">
      <w:pPr>
        <w:ind w:left="720"/>
        <w:jc w:val="center"/>
        <w:rPr>
          <w:rFonts w:cs="Arial"/>
        </w:rPr>
      </w:pPr>
      <w:r>
        <w:rPr>
          <w:rFonts w:cs="Arial"/>
          <w:noProof/>
        </w:rPr>
        <w:drawing>
          <wp:inline distT="0" distB="0" distL="0" distR="0" wp14:anchorId="38C3D371" wp14:editId="4B93744F">
            <wp:extent cx="5623560" cy="2240280"/>
            <wp:effectExtent l="0" t="0" r="0" b="7620"/>
            <wp:docPr id="25100" name="Picture 1" descr="C:\Users\Elerner\Pictures\VSEM SPSS\REQ-19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3560" cy="2240280"/>
                    </a:xfrm>
                    <a:prstGeom prst="rect">
                      <a:avLst/>
                    </a:prstGeom>
                    <a:noFill/>
                    <a:ln>
                      <a:noFill/>
                    </a:ln>
                  </pic:spPr>
                </pic:pic>
              </a:graphicData>
            </a:graphic>
          </wp:inline>
        </w:drawing>
      </w:r>
    </w:p>
    <w:p w14:paraId="4094BA8C" w14:textId="77777777" w:rsidR="00E013D0" w:rsidRPr="002B3BA2" w:rsidRDefault="00E013D0" w:rsidP="00E013D0">
      <w:pPr>
        <w:ind w:left="720"/>
        <w:jc w:val="center"/>
        <w:rPr>
          <w:rFonts w:cs="Arial"/>
        </w:rPr>
      </w:pPr>
    </w:p>
    <w:p w14:paraId="24C55864" w14:textId="77777777" w:rsidR="00E013D0" w:rsidRPr="00E11C95" w:rsidRDefault="00DF1EDC" w:rsidP="00E013D0">
      <w:pPr>
        <w:jc w:val="center"/>
        <w:rPr>
          <w:rFonts w:cs="Arial"/>
        </w:rPr>
      </w:pPr>
      <w:r w:rsidRPr="002B3BA2">
        <w:rPr>
          <w:rFonts w:cs="Arial"/>
        </w:rPr>
        <w:t>Figure. Screen displaying the list items of the connected devices list.</w:t>
      </w:r>
      <w:r w:rsidRPr="002B3BA2">
        <w:rPr>
          <w:rFonts w:cs="Arial"/>
          <w:noProof/>
        </w:rPr>
        <w:t xml:space="preserve"> </w:t>
      </w:r>
    </w:p>
    <w:p w14:paraId="41DCAB67" w14:textId="77777777" w:rsidR="008D240F" w:rsidRPr="008D240F" w:rsidRDefault="008D240F" w:rsidP="008D240F">
      <w:pPr>
        <w:pStyle w:val="Heading4"/>
        <w:rPr>
          <w:b w:val="0"/>
          <w:u w:val="single"/>
        </w:rPr>
      </w:pPr>
      <w:r w:rsidRPr="008D240F">
        <w:rPr>
          <w:b w:val="0"/>
          <w:u w:val="single"/>
        </w:rPr>
        <w:t>WFHS-REQ-191654/C-Reporting the connected devices list</w:t>
      </w:r>
    </w:p>
    <w:p w14:paraId="49A8554D" w14:textId="77777777" w:rsidR="00E013D0" w:rsidRPr="00ED7982" w:rsidRDefault="00DF1EDC" w:rsidP="00E013D0">
      <w:pPr>
        <w:rPr>
          <w:rFonts w:cs="Arial"/>
        </w:rPr>
      </w:pPr>
      <w:r w:rsidRPr="00ED7982">
        <w:rPr>
          <w:rFonts w:cs="Arial"/>
        </w:rPr>
        <w:t xml:space="preserve">The WifiHotspotOnBoardClient shall specify how it wants the Connected Devices list to be sent. It may request for the entire connected devices list or just a subset of the list using the CAN signal DeviceList_Rq. The WifiHotspotServer shall respond with the desired list and include the MAC addresses and device names (up to Device_Name_Characters_Length characters) of all the requested devices currently connected using the CAN signal DeviceList_Rsp. The connected devices’ index numbers shall be referenced in the CAN signal as well. If the WifiHotspotServer cannot detect the device name of a specific device, the WifiHotspotServer shall not populate the device name field in the CAN signal. </w:t>
      </w:r>
    </w:p>
    <w:p w14:paraId="59DD3E5E" w14:textId="77777777" w:rsidR="00E013D0" w:rsidRPr="00ED7982" w:rsidRDefault="00E013D0" w:rsidP="00E013D0">
      <w:pPr>
        <w:rPr>
          <w:rFonts w:cs="Arial"/>
        </w:rPr>
      </w:pPr>
    </w:p>
    <w:p w14:paraId="17AE7C5C" w14:textId="77777777" w:rsidR="00E013D0" w:rsidRPr="00ED7982" w:rsidRDefault="00DF1EDC" w:rsidP="00E013D0">
      <w:pPr>
        <w:rPr>
          <w:rFonts w:cs="Arial"/>
        </w:rPr>
      </w:pPr>
      <w:r w:rsidRPr="00ED7982">
        <w:rPr>
          <w:rFonts w:cs="Arial"/>
        </w:rPr>
        <w:t>Example 1)</w:t>
      </w:r>
    </w:p>
    <w:p w14:paraId="1BE59198" w14:textId="77777777" w:rsidR="00E013D0" w:rsidRPr="00ED7982" w:rsidRDefault="00DF1EDC" w:rsidP="00DF1EDC">
      <w:pPr>
        <w:numPr>
          <w:ilvl w:val="0"/>
          <w:numId w:val="50"/>
        </w:numPr>
        <w:rPr>
          <w:rFonts w:cs="Arial"/>
        </w:rPr>
      </w:pPr>
      <w:r w:rsidRPr="00ED7982">
        <w:rPr>
          <w:rFonts w:cs="Arial"/>
        </w:rPr>
        <w:t>10 devices are currently connected to the hotspot and the WifiHotspotOnBoardClient would like to request for the entire list.</w:t>
      </w:r>
    </w:p>
    <w:p w14:paraId="510F2239" w14:textId="77777777" w:rsidR="00E013D0" w:rsidRPr="00ED7982" w:rsidRDefault="00DF1EDC" w:rsidP="00DF1EDC">
      <w:pPr>
        <w:numPr>
          <w:ilvl w:val="0"/>
          <w:numId w:val="50"/>
        </w:numPr>
        <w:rPr>
          <w:rFonts w:cs="Arial"/>
        </w:rPr>
      </w:pPr>
      <w:r w:rsidRPr="00ED7982">
        <w:rPr>
          <w:rFonts w:cs="Arial"/>
        </w:rPr>
        <w:t>WifiHotspotOnBoardClient uses the DeviceList_Rq CAN signal and sets the following:</w:t>
      </w:r>
    </w:p>
    <w:p w14:paraId="4CA0D2C7" w14:textId="77777777" w:rsidR="00E013D0" w:rsidRPr="00ED7982" w:rsidRDefault="00DF1EDC" w:rsidP="00DF1EDC">
      <w:pPr>
        <w:numPr>
          <w:ilvl w:val="1"/>
          <w:numId w:val="50"/>
        </w:numPr>
        <w:rPr>
          <w:rFonts w:cs="Arial"/>
        </w:rPr>
      </w:pPr>
      <w:r w:rsidRPr="00ED7982">
        <w:rPr>
          <w:rFonts w:cs="Arial"/>
        </w:rPr>
        <w:t>ListType = ConnectedList</w:t>
      </w:r>
    </w:p>
    <w:p w14:paraId="50C2EF9D" w14:textId="77777777" w:rsidR="00E013D0" w:rsidRPr="00ED7982" w:rsidRDefault="00DF1EDC" w:rsidP="00DF1EDC">
      <w:pPr>
        <w:numPr>
          <w:ilvl w:val="1"/>
          <w:numId w:val="50"/>
        </w:numPr>
        <w:rPr>
          <w:rFonts w:cs="Arial"/>
        </w:rPr>
      </w:pPr>
      <w:r w:rsidRPr="00ED7982">
        <w:rPr>
          <w:rFonts w:cs="Arial"/>
        </w:rPr>
        <w:t>StartingIndex = Start Index 1</w:t>
      </w:r>
    </w:p>
    <w:p w14:paraId="616F3346" w14:textId="77777777" w:rsidR="00E013D0" w:rsidRPr="00ED7982" w:rsidRDefault="00DF1EDC" w:rsidP="00DF1EDC">
      <w:pPr>
        <w:numPr>
          <w:ilvl w:val="1"/>
          <w:numId w:val="50"/>
        </w:numPr>
        <w:rPr>
          <w:rFonts w:cs="Arial"/>
        </w:rPr>
      </w:pPr>
      <w:r w:rsidRPr="00ED7982">
        <w:rPr>
          <w:rFonts w:cs="Arial"/>
        </w:rPr>
        <w:t>ListSize = List Size 31</w:t>
      </w:r>
    </w:p>
    <w:p w14:paraId="020EEB16" w14:textId="77777777" w:rsidR="00E013D0" w:rsidRPr="00ED7982" w:rsidRDefault="00DF1EDC" w:rsidP="00DF1EDC">
      <w:pPr>
        <w:numPr>
          <w:ilvl w:val="0"/>
          <w:numId w:val="50"/>
        </w:numPr>
        <w:rPr>
          <w:rFonts w:cs="Arial"/>
        </w:rPr>
      </w:pPr>
      <w:r w:rsidRPr="00ED7982">
        <w:rPr>
          <w:rFonts w:cs="Arial"/>
        </w:rPr>
        <w:t>WifiHotspotServer responds with DeviceList_Rsp and includes the following:</w:t>
      </w:r>
    </w:p>
    <w:p w14:paraId="115D58A0" w14:textId="77777777" w:rsidR="00E013D0" w:rsidRPr="00ED7982" w:rsidRDefault="00DF1EDC" w:rsidP="00DF1EDC">
      <w:pPr>
        <w:numPr>
          <w:ilvl w:val="1"/>
          <w:numId w:val="50"/>
        </w:numPr>
        <w:rPr>
          <w:rFonts w:cs="Arial"/>
        </w:rPr>
      </w:pPr>
      <w:r w:rsidRPr="00ED7982">
        <w:rPr>
          <w:rFonts w:cs="Arial"/>
        </w:rPr>
        <w:t>ListType = ConnectedList</w:t>
      </w:r>
    </w:p>
    <w:p w14:paraId="451DBD5B" w14:textId="77777777" w:rsidR="00E013D0" w:rsidRPr="00ED7982" w:rsidRDefault="00DF1EDC" w:rsidP="00DF1EDC">
      <w:pPr>
        <w:numPr>
          <w:ilvl w:val="1"/>
          <w:numId w:val="50"/>
        </w:numPr>
        <w:rPr>
          <w:rFonts w:cs="Arial"/>
        </w:rPr>
      </w:pPr>
      <w:r w:rsidRPr="00ED7982">
        <w:rPr>
          <w:rFonts w:cs="Arial"/>
        </w:rPr>
        <w:t>ListSize = List Size 10</w:t>
      </w:r>
    </w:p>
    <w:p w14:paraId="20F624A0" w14:textId="77777777" w:rsidR="00E013D0" w:rsidRPr="00ED7982" w:rsidRDefault="00DF1EDC" w:rsidP="00DF1EDC">
      <w:pPr>
        <w:numPr>
          <w:ilvl w:val="1"/>
          <w:numId w:val="50"/>
        </w:numPr>
        <w:rPr>
          <w:rFonts w:cs="Arial"/>
        </w:rPr>
      </w:pPr>
      <w:r w:rsidRPr="00ED7982">
        <w:rPr>
          <w:rFonts w:cs="Arial"/>
        </w:rPr>
        <w:t>TotalNumberOfDevicesAvailable = 10 Devices Available</w:t>
      </w:r>
    </w:p>
    <w:p w14:paraId="1DE7DC6D" w14:textId="77777777" w:rsidR="00E013D0" w:rsidRPr="00ED7982" w:rsidRDefault="00DF1EDC" w:rsidP="00DF1EDC">
      <w:pPr>
        <w:numPr>
          <w:ilvl w:val="1"/>
          <w:numId w:val="50"/>
        </w:numPr>
        <w:rPr>
          <w:rFonts w:cs="Arial"/>
        </w:rPr>
      </w:pPr>
      <w:r w:rsidRPr="00ED7982">
        <w:rPr>
          <w:rFonts w:cs="Arial"/>
        </w:rPr>
        <w:t>IndexNumber = Index 1</w:t>
      </w:r>
    </w:p>
    <w:p w14:paraId="63001451" w14:textId="77777777" w:rsidR="00E013D0" w:rsidRPr="00ED7982" w:rsidRDefault="00DF1EDC" w:rsidP="00DF1EDC">
      <w:pPr>
        <w:numPr>
          <w:ilvl w:val="1"/>
          <w:numId w:val="50"/>
        </w:numPr>
        <w:rPr>
          <w:rFonts w:cs="Arial"/>
        </w:rPr>
      </w:pPr>
      <w:r w:rsidRPr="00ED7982">
        <w:rPr>
          <w:rFonts w:cs="Arial"/>
        </w:rPr>
        <w:t>MAC = {MAC address of device 1}</w:t>
      </w:r>
    </w:p>
    <w:p w14:paraId="151855A6" w14:textId="77777777" w:rsidR="00E013D0" w:rsidRPr="00ED7982" w:rsidRDefault="00DF1EDC" w:rsidP="00DF1EDC">
      <w:pPr>
        <w:numPr>
          <w:ilvl w:val="1"/>
          <w:numId w:val="50"/>
        </w:numPr>
        <w:rPr>
          <w:rFonts w:cs="Arial"/>
        </w:rPr>
      </w:pPr>
      <w:r w:rsidRPr="00ED7982">
        <w:rPr>
          <w:rFonts w:cs="Arial"/>
        </w:rPr>
        <w:t>DeviceName = {Device name of device 1}</w:t>
      </w:r>
    </w:p>
    <w:p w14:paraId="619A7C32" w14:textId="77777777" w:rsidR="00E013D0" w:rsidRPr="00ED7982" w:rsidRDefault="00DF1EDC" w:rsidP="00DF1EDC">
      <w:pPr>
        <w:numPr>
          <w:ilvl w:val="1"/>
          <w:numId w:val="50"/>
        </w:numPr>
        <w:rPr>
          <w:rFonts w:cs="Arial"/>
        </w:rPr>
      </w:pPr>
      <w:r w:rsidRPr="00ED7982">
        <w:rPr>
          <w:rFonts w:cs="Arial"/>
        </w:rPr>
        <w:t>IndexNumber = Index 2</w:t>
      </w:r>
    </w:p>
    <w:p w14:paraId="7E9B8185" w14:textId="77777777" w:rsidR="00E013D0" w:rsidRPr="00ED7982" w:rsidRDefault="00DF1EDC" w:rsidP="00DF1EDC">
      <w:pPr>
        <w:numPr>
          <w:ilvl w:val="1"/>
          <w:numId w:val="50"/>
        </w:numPr>
        <w:rPr>
          <w:rFonts w:cs="Arial"/>
        </w:rPr>
      </w:pPr>
      <w:r w:rsidRPr="00ED7982">
        <w:rPr>
          <w:rFonts w:cs="Arial"/>
        </w:rPr>
        <w:t>MAC = {MAC address of device 2}</w:t>
      </w:r>
    </w:p>
    <w:p w14:paraId="2EC4D915" w14:textId="77777777" w:rsidR="00E013D0" w:rsidRPr="00ED7982" w:rsidRDefault="00DF1EDC" w:rsidP="00DF1EDC">
      <w:pPr>
        <w:numPr>
          <w:ilvl w:val="1"/>
          <w:numId w:val="50"/>
        </w:numPr>
        <w:rPr>
          <w:rFonts w:cs="Arial"/>
        </w:rPr>
      </w:pPr>
      <w:r w:rsidRPr="00ED7982">
        <w:rPr>
          <w:rFonts w:cs="Arial"/>
        </w:rPr>
        <w:t xml:space="preserve">DeviceName = {Device name of device 2} </w:t>
      </w:r>
    </w:p>
    <w:p w14:paraId="50C8C794" w14:textId="77777777" w:rsidR="00E013D0" w:rsidRPr="00ED7982" w:rsidRDefault="00DF1EDC" w:rsidP="00DF1EDC">
      <w:pPr>
        <w:numPr>
          <w:ilvl w:val="1"/>
          <w:numId w:val="50"/>
        </w:numPr>
        <w:rPr>
          <w:rFonts w:cs="Arial"/>
        </w:rPr>
      </w:pPr>
      <w:r w:rsidRPr="00ED7982">
        <w:rPr>
          <w:rFonts w:cs="Arial"/>
        </w:rPr>
        <w:t>…</w:t>
      </w:r>
    </w:p>
    <w:p w14:paraId="419D6783" w14:textId="77777777" w:rsidR="00E013D0" w:rsidRPr="00ED7982" w:rsidRDefault="00DF1EDC" w:rsidP="00DF1EDC">
      <w:pPr>
        <w:numPr>
          <w:ilvl w:val="1"/>
          <w:numId w:val="50"/>
        </w:numPr>
        <w:rPr>
          <w:rFonts w:cs="Arial"/>
        </w:rPr>
      </w:pPr>
      <w:r w:rsidRPr="00ED7982">
        <w:rPr>
          <w:rFonts w:cs="Arial"/>
        </w:rPr>
        <w:t>IndexNumber = Index 10</w:t>
      </w:r>
    </w:p>
    <w:p w14:paraId="4E98D1E6" w14:textId="77777777" w:rsidR="00E013D0" w:rsidRPr="00ED7982" w:rsidRDefault="00DF1EDC" w:rsidP="00DF1EDC">
      <w:pPr>
        <w:numPr>
          <w:ilvl w:val="1"/>
          <w:numId w:val="50"/>
        </w:numPr>
        <w:rPr>
          <w:rFonts w:cs="Arial"/>
        </w:rPr>
      </w:pPr>
      <w:r w:rsidRPr="00ED7982">
        <w:rPr>
          <w:rFonts w:cs="Arial"/>
        </w:rPr>
        <w:t>MAC = {MAC address of device 10}</w:t>
      </w:r>
    </w:p>
    <w:p w14:paraId="57B93F11" w14:textId="77777777" w:rsidR="00E013D0" w:rsidRPr="00ED7982" w:rsidRDefault="00DF1EDC" w:rsidP="00DF1EDC">
      <w:pPr>
        <w:numPr>
          <w:ilvl w:val="1"/>
          <w:numId w:val="50"/>
        </w:numPr>
        <w:rPr>
          <w:rFonts w:cs="Arial"/>
        </w:rPr>
      </w:pPr>
      <w:r w:rsidRPr="00ED7982">
        <w:rPr>
          <w:rFonts w:cs="Arial"/>
        </w:rPr>
        <w:t>DeviceName = {Device name of device 10}</w:t>
      </w:r>
    </w:p>
    <w:p w14:paraId="78B55932" w14:textId="77777777" w:rsidR="00E013D0" w:rsidRPr="00ED7982" w:rsidRDefault="00E013D0" w:rsidP="00E013D0">
      <w:pPr>
        <w:rPr>
          <w:rFonts w:cs="Arial"/>
        </w:rPr>
      </w:pPr>
    </w:p>
    <w:p w14:paraId="602BD430" w14:textId="77777777" w:rsidR="00E013D0" w:rsidRPr="00ED7982" w:rsidRDefault="00DF1EDC" w:rsidP="00E013D0">
      <w:pPr>
        <w:rPr>
          <w:rFonts w:cs="Arial"/>
        </w:rPr>
      </w:pPr>
      <w:r w:rsidRPr="00ED7982">
        <w:rPr>
          <w:rFonts w:cs="Arial"/>
        </w:rPr>
        <w:t>Example 2)</w:t>
      </w:r>
    </w:p>
    <w:p w14:paraId="0C782D8D" w14:textId="77777777" w:rsidR="00E013D0" w:rsidRPr="00ED7982" w:rsidRDefault="00DF1EDC" w:rsidP="00DF1EDC">
      <w:pPr>
        <w:numPr>
          <w:ilvl w:val="0"/>
          <w:numId w:val="50"/>
        </w:numPr>
        <w:rPr>
          <w:rFonts w:cs="Arial"/>
        </w:rPr>
      </w:pPr>
      <w:r w:rsidRPr="00ED7982">
        <w:rPr>
          <w:rFonts w:cs="Arial"/>
        </w:rPr>
        <w:t>10 devices are currently connected to the hotspot and the WifiHotspotOnBoardClient would like to request for the first 5 devices (i.e. only 5 devices can be displayed at once).</w:t>
      </w:r>
    </w:p>
    <w:p w14:paraId="79783437" w14:textId="77777777" w:rsidR="00E013D0" w:rsidRPr="00ED7982" w:rsidRDefault="00DF1EDC" w:rsidP="00DF1EDC">
      <w:pPr>
        <w:numPr>
          <w:ilvl w:val="0"/>
          <w:numId w:val="50"/>
        </w:numPr>
        <w:rPr>
          <w:rFonts w:cs="Arial"/>
        </w:rPr>
      </w:pPr>
      <w:r w:rsidRPr="00ED7982">
        <w:rPr>
          <w:rFonts w:cs="Arial"/>
        </w:rPr>
        <w:t>WifiHotspotOnBoardClient uses the DeviceList_Rq CAN signal and sets the following:</w:t>
      </w:r>
    </w:p>
    <w:p w14:paraId="13781273" w14:textId="77777777" w:rsidR="00E013D0" w:rsidRPr="00ED7982" w:rsidRDefault="00DF1EDC" w:rsidP="00DF1EDC">
      <w:pPr>
        <w:numPr>
          <w:ilvl w:val="1"/>
          <w:numId w:val="50"/>
        </w:numPr>
        <w:rPr>
          <w:rFonts w:cs="Arial"/>
        </w:rPr>
      </w:pPr>
      <w:r w:rsidRPr="00ED7982">
        <w:rPr>
          <w:rFonts w:cs="Arial"/>
        </w:rPr>
        <w:t>ListType = ConnectedList</w:t>
      </w:r>
    </w:p>
    <w:p w14:paraId="006891FC" w14:textId="77777777" w:rsidR="00E013D0" w:rsidRPr="00ED7982" w:rsidRDefault="00DF1EDC" w:rsidP="00DF1EDC">
      <w:pPr>
        <w:numPr>
          <w:ilvl w:val="1"/>
          <w:numId w:val="50"/>
        </w:numPr>
        <w:rPr>
          <w:rFonts w:cs="Arial"/>
        </w:rPr>
      </w:pPr>
      <w:r w:rsidRPr="00ED7982">
        <w:rPr>
          <w:rFonts w:cs="Arial"/>
        </w:rPr>
        <w:t>StartingIndex = Start Index 1</w:t>
      </w:r>
    </w:p>
    <w:p w14:paraId="46B5199C" w14:textId="77777777" w:rsidR="00E013D0" w:rsidRPr="00ED7982" w:rsidRDefault="00DF1EDC" w:rsidP="00DF1EDC">
      <w:pPr>
        <w:numPr>
          <w:ilvl w:val="1"/>
          <w:numId w:val="50"/>
        </w:numPr>
        <w:rPr>
          <w:rFonts w:cs="Arial"/>
        </w:rPr>
      </w:pPr>
      <w:r w:rsidRPr="00ED7982">
        <w:rPr>
          <w:rFonts w:cs="Arial"/>
        </w:rPr>
        <w:t>ListSize = List Size 5</w:t>
      </w:r>
    </w:p>
    <w:p w14:paraId="2CA43DD5" w14:textId="77777777" w:rsidR="00E013D0" w:rsidRPr="00ED7982" w:rsidRDefault="00DF1EDC" w:rsidP="00DF1EDC">
      <w:pPr>
        <w:numPr>
          <w:ilvl w:val="0"/>
          <w:numId w:val="50"/>
        </w:numPr>
        <w:rPr>
          <w:rFonts w:cs="Arial"/>
        </w:rPr>
      </w:pPr>
      <w:r w:rsidRPr="00ED7982">
        <w:rPr>
          <w:rFonts w:cs="Arial"/>
        </w:rPr>
        <w:t>WifiHotspotServer responds with DeviceList_Rsp and includes the following:</w:t>
      </w:r>
    </w:p>
    <w:p w14:paraId="33E4D32B" w14:textId="77777777" w:rsidR="00E013D0" w:rsidRPr="00ED7982" w:rsidRDefault="00DF1EDC" w:rsidP="00DF1EDC">
      <w:pPr>
        <w:numPr>
          <w:ilvl w:val="1"/>
          <w:numId w:val="50"/>
        </w:numPr>
        <w:rPr>
          <w:rFonts w:cs="Arial"/>
        </w:rPr>
      </w:pPr>
      <w:r w:rsidRPr="00ED7982">
        <w:rPr>
          <w:rFonts w:cs="Arial"/>
        </w:rPr>
        <w:t>ListType = ConnectedList</w:t>
      </w:r>
    </w:p>
    <w:p w14:paraId="6C85FAB3" w14:textId="77777777" w:rsidR="00E013D0" w:rsidRPr="00ED7982" w:rsidRDefault="00DF1EDC" w:rsidP="00DF1EDC">
      <w:pPr>
        <w:numPr>
          <w:ilvl w:val="1"/>
          <w:numId w:val="50"/>
        </w:numPr>
        <w:rPr>
          <w:rFonts w:cs="Arial"/>
        </w:rPr>
      </w:pPr>
      <w:r w:rsidRPr="00ED7982">
        <w:rPr>
          <w:rFonts w:cs="Arial"/>
        </w:rPr>
        <w:t>ListSize = List Size 5</w:t>
      </w:r>
    </w:p>
    <w:p w14:paraId="6AEF9C50" w14:textId="77777777" w:rsidR="00E013D0" w:rsidRPr="00ED7982" w:rsidRDefault="00DF1EDC" w:rsidP="00DF1EDC">
      <w:pPr>
        <w:numPr>
          <w:ilvl w:val="1"/>
          <w:numId w:val="50"/>
        </w:numPr>
        <w:rPr>
          <w:rFonts w:cs="Arial"/>
        </w:rPr>
      </w:pPr>
      <w:r w:rsidRPr="00ED7982">
        <w:rPr>
          <w:rFonts w:cs="Arial"/>
        </w:rPr>
        <w:t>TotalNumberOfDevicesAvailable = 10 Devices Available</w:t>
      </w:r>
    </w:p>
    <w:p w14:paraId="054C8980" w14:textId="77777777" w:rsidR="00E013D0" w:rsidRPr="00ED7982" w:rsidRDefault="00DF1EDC" w:rsidP="00DF1EDC">
      <w:pPr>
        <w:numPr>
          <w:ilvl w:val="1"/>
          <w:numId w:val="50"/>
        </w:numPr>
        <w:rPr>
          <w:rFonts w:cs="Arial"/>
        </w:rPr>
      </w:pPr>
      <w:r w:rsidRPr="00ED7982">
        <w:rPr>
          <w:rFonts w:cs="Arial"/>
        </w:rPr>
        <w:t>IndexNumber = Index 1</w:t>
      </w:r>
    </w:p>
    <w:p w14:paraId="64439E48" w14:textId="77777777" w:rsidR="00E013D0" w:rsidRPr="00ED7982" w:rsidRDefault="00DF1EDC" w:rsidP="00DF1EDC">
      <w:pPr>
        <w:numPr>
          <w:ilvl w:val="1"/>
          <w:numId w:val="50"/>
        </w:numPr>
        <w:rPr>
          <w:rFonts w:cs="Arial"/>
        </w:rPr>
      </w:pPr>
      <w:r w:rsidRPr="00ED7982">
        <w:rPr>
          <w:rFonts w:cs="Arial"/>
        </w:rPr>
        <w:t>MAC = {MAC address of device 1}</w:t>
      </w:r>
    </w:p>
    <w:p w14:paraId="111C257F" w14:textId="77777777" w:rsidR="00E013D0" w:rsidRPr="00ED7982" w:rsidRDefault="00DF1EDC" w:rsidP="00DF1EDC">
      <w:pPr>
        <w:numPr>
          <w:ilvl w:val="1"/>
          <w:numId w:val="50"/>
        </w:numPr>
        <w:rPr>
          <w:rFonts w:cs="Arial"/>
        </w:rPr>
      </w:pPr>
      <w:r w:rsidRPr="00ED7982">
        <w:rPr>
          <w:rFonts w:cs="Arial"/>
        </w:rPr>
        <w:t>DeviceName = {Device name of device 1}</w:t>
      </w:r>
    </w:p>
    <w:p w14:paraId="7FD73DD8" w14:textId="77777777" w:rsidR="00E013D0" w:rsidRPr="00ED7982" w:rsidRDefault="00DF1EDC" w:rsidP="00DF1EDC">
      <w:pPr>
        <w:numPr>
          <w:ilvl w:val="1"/>
          <w:numId w:val="50"/>
        </w:numPr>
        <w:rPr>
          <w:rFonts w:cs="Arial"/>
        </w:rPr>
      </w:pPr>
      <w:r w:rsidRPr="00ED7982">
        <w:rPr>
          <w:rFonts w:cs="Arial"/>
        </w:rPr>
        <w:t>IndexNumber = Index 2</w:t>
      </w:r>
    </w:p>
    <w:p w14:paraId="7F6C76F5" w14:textId="77777777" w:rsidR="00E013D0" w:rsidRPr="00ED7982" w:rsidRDefault="00DF1EDC" w:rsidP="00DF1EDC">
      <w:pPr>
        <w:numPr>
          <w:ilvl w:val="1"/>
          <w:numId w:val="50"/>
        </w:numPr>
        <w:rPr>
          <w:rFonts w:cs="Arial"/>
        </w:rPr>
      </w:pPr>
      <w:r w:rsidRPr="00ED7982">
        <w:rPr>
          <w:rFonts w:cs="Arial"/>
        </w:rPr>
        <w:t>MAC = {MAC address of device 2}</w:t>
      </w:r>
    </w:p>
    <w:p w14:paraId="7F1C9FFE" w14:textId="77777777" w:rsidR="00E013D0" w:rsidRPr="00ED7982" w:rsidRDefault="00DF1EDC" w:rsidP="00DF1EDC">
      <w:pPr>
        <w:numPr>
          <w:ilvl w:val="1"/>
          <w:numId w:val="50"/>
        </w:numPr>
        <w:rPr>
          <w:rFonts w:cs="Arial"/>
        </w:rPr>
      </w:pPr>
      <w:r w:rsidRPr="00ED7982">
        <w:rPr>
          <w:rFonts w:cs="Arial"/>
        </w:rPr>
        <w:t xml:space="preserve">DeviceName = {Device name of device 2} </w:t>
      </w:r>
    </w:p>
    <w:p w14:paraId="0832D162" w14:textId="77777777" w:rsidR="00E013D0" w:rsidRPr="00ED7982" w:rsidRDefault="00DF1EDC" w:rsidP="00DF1EDC">
      <w:pPr>
        <w:numPr>
          <w:ilvl w:val="1"/>
          <w:numId w:val="50"/>
        </w:numPr>
        <w:rPr>
          <w:rFonts w:cs="Arial"/>
        </w:rPr>
      </w:pPr>
      <w:r w:rsidRPr="00ED7982">
        <w:rPr>
          <w:rFonts w:cs="Arial"/>
        </w:rPr>
        <w:t>…</w:t>
      </w:r>
    </w:p>
    <w:p w14:paraId="209744B1" w14:textId="77777777" w:rsidR="00E013D0" w:rsidRPr="00ED7982" w:rsidRDefault="00DF1EDC" w:rsidP="00DF1EDC">
      <w:pPr>
        <w:numPr>
          <w:ilvl w:val="1"/>
          <w:numId w:val="50"/>
        </w:numPr>
        <w:rPr>
          <w:rFonts w:cs="Arial"/>
        </w:rPr>
      </w:pPr>
      <w:r w:rsidRPr="00ED7982">
        <w:rPr>
          <w:rFonts w:cs="Arial"/>
        </w:rPr>
        <w:t>IndexNumber = Index 5</w:t>
      </w:r>
    </w:p>
    <w:p w14:paraId="6632F498" w14:textId="77777777" w:rsidR="00E013D0" w:rsidRPr="00ED7982" w:rsidRDefault="00DF1EDC" w:rsidP="00DF1EDC">
      <w:pPr>
        <w:numPr>
          <w:ilvl w:val="1"/>
          <w:numId w:val="50"/>
        </w:numPr>
        <w:rPr>
          <w:rFonts w:cs="Arial"/>
        </w:rPr>
      </w:pPr>
      <w:r w:rsidRPr="00ED7982">
        <w:rPr>
          <w:rFonts w:cs="Arial"/>
        </w:rPr>
        <w:t>MAC = {MAC address of device 5}</w:t>
      </w:r>
    </w:p>
    <w:p w14:paraId="4BDE5132" w14:textId="77777777" w:rsidR="00E013D0" w:rsidRPr="00ED7982" w:rsidRDefault="00DF1EDC" w:rsidP="00DF1EDC">
      <w:pPr>
        <w:numPr>
          <w:ilvl w:val="1"/>
          <w:numId w:val="50"/>
        </w:numPr>
        <w:rPr>
          <w:rFonts w:cs="Arial"/>
        </w:rPr>
      </w:pPr>
      <w:r w:rsidRPr="00ED7982">
        <w:rPr>
          <w:rFonts w:cs="Arial"/>
        </w:rPr>
        <w:t>DeviceName = {Device name of device 5}</w:t>
      </w:r>
    </w:p>
    <w:p w14:paraId="74408A07" w14:textId="77777777" w:rsidR="00526D56" w:rsidRDefault="00526D56" w:rsidP="00E013D0">
      <w:pPr>
        <w:rPr>
          <w:ins w:id="81" w:author="Vega martinez, Oscar (O.)" w:date="2020-06-19T10:50:00Z"/>
          <w:rFonts w:cs="Arial"/>
        </w:rPr>
      </w:pPr>
    </w:p>
    <w:p w14:paraId="2ADDCD2C" w14:textId="3FE2A0D3" w:rsidR="00E013D0" w:rsidRPr="00ED7982" w:rsidRDefault="00DF1EDC" w:rsidP="00E013D0">
      <w:pPr>
        <w:rPr>
          <w:rFonts w:cs="Arial"/>
        </w:rPr>
      </w:pPr>
      <w:r w:rsidRPr="00ED7982">
        <w:rPr>
          <w:rFonts w:cs="Arial"/>
        </w:rPr>
        <w:t>If the user continues to scroll on the Connected Devices screen, the WifiHotspotOnBoardClient may then wish to request for the next 5 devices, etc. by setting the StartingIndex = 6.</w:t>
      </w:r>
    </w:p>
    <w:p w14:paraId="1A14DAF1" w14:textId="77777777" w:rsidR="008D240F" w:rsidRPr="008D240F" w:rsidRDefault="008D240F" w:rsidP="008D240F">
      <w:pPr>
        <w:pStyle w:val="Heading4"/>
        <w:rPr>
          <w:b w:val="0"/>
          <w:u w:val="single"/>
        </w:rPr>
      </w:pPr>
      <w:r w:rsidRPr="008D240F">
        <w:rPr>
          <w:b w:val="0"/>
          <w:u w:val="single"/>
        </w:rPr>
        <w:t>WFHSv2-REQ-283557/A-Setting the connected device update bit</w:t>
      </w:r>
    </w:p>
    <w:p w14:paraId="2D200DBE" w14:textId="265CDB40" w:rsidR="00E013D0" w:rsidRDefault="00DF1EDC" w:rsidP="00E013D0">
      <w:pPr>
        <w:rPr>
          <w:ins w:id="82" w:author="Vega martinez, Oscar (O.)" w:date="2020-06-19T10:49:00Z"/>
          <w:rFonts w:cs="Arial"/>
        </w:rPr>
      </w:pPr>
      <w:r w:rsidRPr="00CA2B55">
        <w:rPr>
          <w:rFonts w:cs="Arial"/>
        </w:rPr>
        <w:t xml:space="preserve">If a device connects to or disconnects from the hotspot (except when initiated by the </w:t>
      </w:r>
      <w:r w:rsidRPr="00986A4F">
        <w:rPr>
          <w:rFonts w:cs="Arial"/>
        </w:rPr>
        <w:t>WifiHotspotServer</w:t>
      </w:r>
      <w:r w:rsidRPr="00CA2B55">
        <w:rPr>
          <w:rFonts w:cs="Arial"/>
        </w:rPr>
        <w:t xml:space="preserve"> from a Wi-Fi Hotspot reset (refer to </w:t>
      </w:r>
      <w:r>
        <w:rPr>
          <w:rFonts w:cs="Arial"/>
        </w:rPr>
        <w:t>WFHSv2-REQ-283559-Wi-Fi Hotspot reset settings</w:t>
      </w:r>
      <w:r w:rsidRPr="00CA2B55">
        <w:rPr>
          <w:rFonts w:cs="Arial"/>
        </w:rPr>
        <w:t xml:space="preserve">) or from a request from the </w:t>
      </w:r>
      <w:r w:rsidRPr="00986A4F">
        <w:rPr>
          <w:rFonts w:cs="Arial"/>
        </w:rPr>
        <w:t>WifiHotspotOnBoardClient</w:t>
      </w:r>
      <w:r w:rsidRPr="00CA2B55">
        <w:rPr>
          <w:rFonts w:cs="Arial"/>
        </w:rPr>
        <w:t xml:space="preserve"> to block the device (RemoveDevice_Rq)) the </w:t>
      </w:r>
      <w:r w:rsidRPr="00986A4F">
        <w:rPr>
          <w:rFonts w:cs="Arial"/>
        </w:rPr>
        <w:t>WifiHotspotServer</w:t>
      </w:r>
      <w:r w:rsidRPr="00CA2B55">
        <w:rPr>
          <w:rFonts w:cs="Arial"/>
        </w:rPr>
        <w:t xml:space="preserve"> shall set a connected device update bit using the CAN signal NewDeviceList_St. This bit shall remain set until any of the following scenarios occur: </w:t>
      </w:r>
    </w:p>
    <w:p w14:paraId="5353DD9F" w14:textId="77777777" w:rsidR="00526D56" w:rsidRPr="00CA2B55" w:rsidRDefault="00526D56" w:rsidP="00E013D0">
      <w:pPr>
        <w:rPr>
          <w:rFonts w:cs="Arial"/>
        </w:rPr>
      </w:pPr>
    </w:p>
    <w:p w14:paraId="41BC02B9" w14:textId="77777777" w:rsidR="00E013D0" w:rsidRPr="00CA2B55" w:rsidRDefault="00DF1EDC" w:rsidP="00DF1EDC">
      <w:pPr>
        <w:numPr>
          <w:ilvl w:val="1"/>
          <w:numId w:val="51"/>
        </w:numPr>
        <w:rPr>
          <w:rFonts w:cs="Arial"/>
        </w:rPr>
      </w:pPr>
      <w:r w:rsidRPr="00CA2B55">
        <w:rPr>
          <w:rFonts w:cs="Arial"/>
        </w:rPr>
        <w:t xml:space="preserve">the </w:t>
      </w:r>
      <w:r w:rsidRPr="00986A4F">
        <w:rPr>
          <w:rFonts w:cs="Arial"/>
        </w:rPr>
        <w:t>WifiHotspotServer</w:t>
      </w:r>
      <w:r w:rsidRPr="00CA2B55">
        <w:rPr>
          <w:rFonts w:cs="Arial"/>
        </w:rPr>
        <w:t xml:space="preserve"> receives a request from the </w:t>
      </w:r>
      <w:r w:rsidRPr="00986A4F">
        <w:rPr>
          <w:rFonts w:cs="Arial"/>
        </w:rPr>
        <w:t>WifiHotspotOnBoardClient</w:t>
      </w:r>
      <w:r w:rsidRPr="00CA2B55">
        <w:rPr>
          <w:rFonts w:cs="Arial"/>
        </w:rPr>
        <w:t xml:space="preserve"> for the current list of connected devices through the CAN signal DeviceList_Rq, </w:t>
      </w:r>
    </w:p>
    <w:p w14:paraId="64C13EBC" w14:textId="77777777" w:rsidR="00E013D0" w:rsidRPr="00CA2B55" w:rsidRDefault="00DF1EDC" w:rsidP="00DF1EDC">
      <w:pPr>
        <w:numPr>
          <w:ilvl w:val="1"/>
          <w:numId w:val="51"/>
        </w:numPr>
        <w:rPr>
          <w:rFonts w:cs="Arial"/>
        </w:rPr>
      </w:pPr>
      <w:r w:rsidRPr="00CA2B55">
        <w:rPr>
          <w:rFonts w:cs="Arial"/>
        </w:rPr>
        <w:t xml:space="preserve">The </w:t>
      </w:r>
      <w:r w:rsidRPr="00986A4F">
        <w:rPr>
          <w:rFonts w:cs="Arial"/>
        </w:rPr>
        <w:t>WifiHotspotServer</w:t>
      </w:r>
      <w:r>
        <w:rPr>
          <w:rFonts w:cs="Arial"/>
        </w:rPr>
        <w:t xml:space="preserve"> transitions to low power registered mode</w:t>
      </w:r>
      <w:r w:rsidRPr="00CA2B55">
        <w:rPr>
          <w:rFonts w:cs="Arial"/>
        </w:rPr>
        <w:t xml:space="preserve"> (refer to </w:t>
      </w:r>
      <w:r>
        <w:rPr>
          <w:rFonts w:cs="Arial"/>
        </w:rPr>
        <w:t>WFHSv2-REQ-283554-</w:t>
      </w:r>
      <w:r w:rsidRPr="00CA2B55">
        <w:rPr>
          <w:rFonts w:cs="Arial"/>
        </w:rPr>
        <w:t xml:space="preserve">Shutting down </w:t>
      </w:r>
      <w:r>
        <w:rPr>
          <w:rFonts w:cs="Arial"/>
        </w:rPr>
        <w:t xml:space="preserve">and powering up the </w:t>
      </w:r>
      <w:r w:rsidRPr="00CA2B55">
        <w:rPr>
          <w:rFonts w:cs="Arial"/>
        </w:rPr>
        <w:t>Wi-Fi Chip</w:t>
      </w:r>
      <w:r>
        <w:rPr>
          <w:rFonts w:cs="Arial"/>
        </w:rPr>
        <w:t>set</w:t>
      </w:r>
      <w:r w:rsidRPr="00CA2B55">
        <w:rPr>
          <w:rFonts w:cs="Arial"/>
        </w:rPr>
        <w:t xml:space="preserve"> and </w:t>
      </w:r>
      <w:r w:rsidRPr="00986A4F">
        <w:rPr>
          <w:rFonts w:cs="Arial"/>
        </w:rPr>
        <w:t>WifiHotspotServer</w:t>
      </w:r>
      <w:r w:rsidRPr="00CA2B55">
        <w:rPr>
          <w:rFonts w:cs="Arial"/>
        </w:rPr>
        <w:t>) or</w:t>
      </w:r>
    </w:p>
    <w:p w14:paraId="64908FBB" w14:textId="77777777" w:rsidR="00E013D0" w:rsidRDefault="00DF1EDC" w:rsidP="00DF1EDC">
      <w:pPr>
        <w:numPr>
          <w:ilvl w:val="1"/>
          <w:numId w:val="51"/>
        </w:numPr>
        <w:rPr>
          <w:rFonts w:cs="Arial"/>
        </w:rPr>
      </w:pPr>
      <w:r w:rsidRPr="00CA2B55">
        <w:rPr>
          <w:rFonts w:cs="Arial"/>
        </w:rPr>
        <w:t xml:space="preserve">the </w:t>
      </w:r>
      <w:r w:rsidRPr="00986A4F">
        <w:rPr>
          <w:rFonts w:cs="Arial"/>
        </w:rPr>
        <w:t>WifiHotspotServer</w:t>
      </w:r>
      <w:r w:rsidRPr="00CA2B55">
        <w:rPr>
          <w:rFonts w:cs="Arial"/>
        </w:rPr>
        <w:t xml:space="preserve"> performs a Wi-Fi Hotspot reset (refer to </w:t>
      </w:r>
      <w:r>
        <w:rPr>
          <w:rFonts w:cs="Arial"/>
        </w:rPr>
        <w:t>WFHSv2-REQ-283559-Wi-Fi Hotspot reset settings)</w:t>
      </w:r>
    </w:p>
    <w:p w14:paraId="18E6E62F" w14:textId="77777777" w:rsidR="00E013D0" w:rsidRPr="00E11C95" w:rsidRDefault="00DF1EDC" w:rsidP="00E013D0">
      <w:pPr>
        <w:rPr>
          <w:rFonts w:cs="Arial"/>
        </w:rPr>
      </w:pPr>
      <w:r w:rsidRPr="0063783A">
        <w:rPr>
          <w:rFonts w:cs="Arial"/>
        </w:rPr>
        <w:t xml:space="preserve">at which point the </w:t>
      </w:r>
      <w:r w:rsidRPr="00986A4F">
        <w:rPr>
          <w:rFonts w:cs="Arial"/>
        </w:rPr>
        <w:t>WifiHotspotServer</w:t>
      </w:r>
      <w:r w:rsidRPr="0063783A">
        <w:rPr>
          <w:rFonts w:cs="Arial"/>
        </w:rPr>
        <w:t xml:space="preserve"> shall unset the bit.</w:t>
      </w:r>
    </w:p>
    <w:p w14:paraId="6D19461B" w14:textId="77777777" w:rsidR="008D240F" w:rsidRPr="008D240F" w:rsidRDefault="008D240F" w:rsidP="008D240F">
      <w:pPr>
        <w:pStyle w:val="Heading4"/>
        <w:rPr>
          <w:b w:val="0"/>
          <w:u w:val="single"/>
        </w:rPr>
      </w:pPr>
      <w:r w:rsidRPr="008D240F">
        <w:rPr>
          <w:b w:val="0"/>
          <w:u w:val="single"/>
        </w:rPr>
        <w:t>WFHSv2-REQ-283765/A-Updating the connected devices screen while the user is in the screen</w:t>
      </w:r>
    </w:p>
    <w:p w14:paraId="7DA35A03" w14:textId="77777777" w:rsidR="00E013D0" w:rsidRDefault="00DF1EDC" w:rsidP="00E013D0">
      <w:pPr>
        <w:rPr>
          <w:rFonts w:cs="Arial"/>
        </w:rPr>
      </w:pPr>
      <w:r w:rsidRPr="006E7A36">
        <w:rPr>
          <w:rFonts w:cs="Arial"/>
        </w:rPr>
        <w:t xml:space="preserve">If the user is in the Connected Devices screen (refer to </w:t>
      </w:r>
      <w:r w:rsidRPr="006142CF">
        <w:rPr>
          <w:rFonts w:cs="Arial"/>
        </w:rPr>
        <w:t>WFHSv2-REQ-283641</w:t>
      </w:r>
      <w:r w:rsidRPr="00AD6D3B">
        <w:rPr>
          <w:rFonts w:cs="Arial"/>
        </w:rPr>
        <w:t>-HMI Specification References</w:t>
      </w:r>
      <w:r>
        <w:rPr>
          <w:rFonts w:cs="Arial"/>
        </w:rPr>
        <w:t>)</w:t>
      </w:r>
      <w:r w:rsidRPr="006E7A36">
        <w:rPr>
          <w:rFonts w:cs="Arial"/>
        </w:rPr>
        <w:t xml:space="preserve"> when the </w:t>
      </w:r>
      <w:r w:rsidRPr="00214C75">
        <w:rPr>
          <w:rFonts w:cs="Arial"/>
        </w:rPr>
        <w:t>WifiHotspotServer</w:t>
      </w:r>
      <w:r w:rsidRPr="006E7A36">
        <w:rPr>
          <w:rFonts w:cs="Arial"/>
        </w:rPr>
        <w:t xml:space="preserve"> indicates there is an update by setting the connected devices update bit (CAN signal NewDeviceList_St), the </w:t>
      </w:r>
      <w:r w:rsidRPr="00214C75">
        <w:rPr>
          <w:rFonts w:cs="Arial"/>
        </w:rPr>
        <w:t>WifiHotspotOnBoardClient</w:t>
      </w:r>
      <w:r w:rsidRPr="006E7A36">
        <w:rPr>
          <w:rFonts w:cs="Arial"/>
        </w:rPr>
        <w:t xml:space="preserve"> shall transmit another request for the list of connected devices. Once the </w:t>
      </w:r>
      <w:r w:rsidRPr="00214C75">
        <w:rPr>
          <w:rFonts w:cs="Arial"/>
        </w:rPr>
        <w:t>WifiHotspotOnBoardClient</w:t>
      </w:r>
      <w:r w:rsidRPr="006E7A36">
        <w:rPr>
          <w:rFonts w:cs="Arial"/>
        </w:rPr>
        <w:t xml:space="preserve"> receives the updated list it shall </w:t>
      </w:r>
      <w:r>
        <w:rPr>
          <w:rFonts w:cs="Arial"/>
        </w:rPr>
        <w:t>update the screen to show the new information</w:t>
      </w:r>
      <w:r w:rsidRPr="006E7A36">
        <w:rPr>
          <w:rFonts w:cs="Arial"/>
        </w:rPr>
        <w:t xml:space="preserve">. </w:t>
      </w:r>
      <w:r w:rsidRPr="00A9220D">
        <w:rPr>
          <w:rFonts w:cs="Arial"/>
        </w:rPr>
        <w:t xml:space="preserve">If the WifiHotspotOnBoardClient is in the process of updating the Connected Devices screen, the WifiHotspotOnBoardClient shall </w:t>
      </w:r>
      <w:r>
        <w:rPr>
          <w:rFonts w:cs="Arial"/>
        </w:rPr>
        <w:t>display a popup indicating that it is updating</w:t>
      </w:r>
      <w:r w:rsidRPr="00850B71">
        <w:rPr>
          <w:rFonts w:cs="Arial"/>
        </w:rPr>
        <w:t>. The user shall not be able to click on the list of devices until the screen has finished updating, at which point the popup shall exit</w:t>
      </w:r>
      <w:r>
        <w:rPr>
          <w:rFonts w:cs="Arial"/>
        </w:rPr>
        <w:t>.</w:t>
      </w:r>
      <w:r w:rsidRPr="00A9220D">
        <w:rPr>
          <w:rFonts w:cs="Arial"/>
        </w:rPr>
        <w:t xml:space="preserve"> </w:t>
      </w:r>
      <w:r w:rsidRPr="006E7A36">
        <w:rPr>
          <w:rFonts w:cs="Arial"/>
        </w:rPr>
        <w:t xml:space="preserve">The </w:t>
      </w:r>
      <w:r w:rsidRPr="00214C75">
        <w:rPr>
          <w:rFonts w:cs="Arial"/>
        </w:rPr>
        <w:t>WifiHotspotOnBoardClient</w:t>
      </w:r>
      <w:r w:rsidRPr="006E7A36">
        <w:rPr>
          <w:rFonts w:cs="Arial"/>
        </w:rPr>
        <w:t xml:space="preserve"> shall disregard any updates from the </w:t>
      </w:r>
      <w:r w:rsidRPr="00214C75">
        <w:rPr>
          <w:rFonts w:cs="Arial"/>
        </w:rPr>
        <w:t>WifiHotspotServer</w:t>
      </w:r>
      <w:r w:rsidRPr="006E7A36">
        <w:rPr>
          <w:rFonts w:cs="Arial"/>
        </w:rPr>
        <w:t xml:space="preserve"> regarding the connected devices list if the user has left the Connected Devices screen. </w:t>
      </w:r>
    </w:p>
    <w:p w14:paraId="7EC12DFB" w14:textId="77777777" w:rsidR="00E013D0" w:rsidRDefault="00E013D0" w:rsidP="00E013D0">
      <w:pPr>
        <w:rPr>
          <w:rFonts w:cs="Arial"/>
        </w:rPr>
      </w:pPr>
    </w:p>
    <w:p w14:paraId="540DF0FD" w14:textId="77777777" w:rsidR="00E013D0" w:rsidRPr="00E11C95" w:rsidRDefault="00DF1EDC" w:rsidP="00E013D0">
      <w:pPr>
        <w:rPr>
          <w:rFonts w:cs="Arial"/>
        </w:rPr>
      </w:pPr>
      <w:r>
        <w:rPr>
          <w:rFonts w:cs="Arial"/>
        </w:rPr>
        <w:t xml:space="preserve">If the user is NOT in the Connected Devices screen when the </w:t>
      </w:r>
      <w:r w:rsidRPr="00214C75">
        <w:rPr>
          <w:rFonts w:cs="Arial"/>
        </w:rPr>
        <w:t>WifiHotspotServer</w:t>
      </w:r>
      <w:r>
        <w:rPr>
          <w:rFonts w:cs="Arial"/>
        </w:rPr>
        <w:t xml:space="preserve"> indicates there is an update, the </w:t>
      </w:r>
      <w:r w:rsidRPr="00214C75">
        <w:rPr>
          <w:rFonts w:cs="Arial"/>
        </w:rPr>
        <w:t>WifiHotspotOnBoardClient</w:t>
      </w:r>
      <w:r>
        <w:rPr>
          <w:rFonts w:cs="Arial"/>
        </w:rPr>
        <w:t xml:space="preserve"> shall ignore the update bit and not perform any additional actions. </w:t>
      </w:r>
    </w:p>
    <w:p w14:paraId="35E30F06" w14:textId="77777777" w:rsidR="008D240F" w:rsidRPr="008D240F" w:rsidRDefault="008D240F" w:rsidP="008D240F">
      <w:pPr>
        <w:pStyle w:val="Heading4"/>
        <w:rPr>
          <w:b w:val="0"/>
          <w:u w:val="single"/>
        </w:rPr>
      </w:pPr>
      <w:r w:rsidRPr="008D240F">
        <w:rPr>
          <w:b w:val="0"/>
          <w:u w:val="single"/>
        </w:rPr>
        <w:t>WFHSv2-REQ-317122/A-Managing the blocked devices list</w:t>
      </w:r>
    </w:p>
    <w:p w14:paraId="62C42F58" w14:textId="77777777" w:rsidR="00E013D0" w:rsidRPr="008672A1" w:rsidRDefault="00DF1EDC" w:rsidP="00E013D0">
      <w:pPr>
        <w:rPr>
          <w:rFonts w:cs="Arial"/>
        </w:rPr>
      </w:pPr>
      <w:r w:rsidRPr="00F464B4">
        <w:rPr>
          <w:rFonts w:cs="Arial"/>
        </w:rPr>
        <w:t xml:space="preserve">The </w:t>
      </w:r>
      <w:r w:rsidRPr="006D6EAF">
        <w:rPr>
          <w:rFonts w:cs="Arial"/>
        </w:rPr>
        <w:t>WifiHotspotServer</w:t>
      </w:r>
      <w:r w:rsidRPr="00F464B4">
        <w:rPr>
          <w:rFonts w:cs="Arial"/>
        </w:rPr>
        <w:t xml:space="preserve"> shall manage a list called the Blocked List. This list shall store all the devices that have been blocked. A device may only be added to the blocked list by the user through the in-vehicle </w:t>
      </w:r>
      <w:r w:rsidRPr="006D6EAF">
        <w:rPr>
          <w:rFonts w:cs="Arial"/>
        </w:rPr>
        <w:t>WifiHotspotOnBoardClient</w:t>
      </w:r>
      <w:r w:rsidRPr="00F464B4">
        <w:rPr>
          <w:rFonts w:cs="Arial"/>
        </w:rPr>
        <w:t xml:space="preserve">. If the user selects a device from the connected devices list and chooses to block it, the device shall be stored on the blocked list and unable to connect to the hotspot until it is deleted from the </w:t>
      </w:r>
      <w:r w:rsidRPr="008672A1">
        <w:rPr>
          <w:rFonts w:cs="Arial"/>
        </w:rPr>
        <w:t>blocked list. The WifiHotspotServer shall limit the number of devices added to the hotspot’s blocked list. This number (Number_Blocked_Devices) shall be a con</w:t>
      </w:r>
      <w:r>
        <w:rPr>
          <w:rFonts w:cs="Arial"/>
        </w:rPr>
        <w:t>figurable DID and defaulted to 1</w:t>
      </w:r>
      <w:r w:rsidRPr="008672A1">
        <w:rPr>
          <w:rFonts w:cs="Arial"/>
        </w:rPr>
        <w:t xml:space="preserve">0. </w:t>
      </w:r>
    </w:p>
    <w:p w14:paraId="1B593ED4" w14:textId="77777777" w:rsidR="00E013D0" w:rsidRPr="00F464B4" w:rsidRDefault="00E013D0" w:rsidP="00E013D0">
      <w:pPr>
        <w:rPr>
          <w:rFonts w:eastAsiaTheme="minorHAnsi" w:cs="Arial"/>
        </w:rPr>
      </w:pPr>
    </w:p>
    <w:p w14:paraId="49CC0828" w14:textId="77777777" w:rsidR="00E013D0" w:rsidRPr="00E11C95" w:rsidRDefault="00DF1EDC" w:rsidP="00E013D0">
      <w:pPr>
        <w:rPr>
          <w:rFonts w:cs="Arial"/>
        </w:rPr>
      </w:pPr>
      <w:r w:rsidRPr="00F464B4">
        <w:rPr>
          <w:rFonts w:cs="Arial"/>
        </w:rPr>
        <w:t xml:space="preserve">The </w:t>
      </w:r>
      <w:r w:rsidRPr="006D6EAF">
        <w:rPr>
          <w:rFonts w:cs="Arial"/>
        </w:rPr>
        <w:t>WifiHotspotServer</w:t>
      </w:r>
      <w:r w:rsidRPr="00F464B4">
        <w:rPr>
          <w:rFonts w:cs="Arial"/>
        </w:rPr>
        <w:t xml:space="preserve"> shall be responsible for saving the MAC addresses and device names (up to Device_Name_Characters_Length characters, configurable) of all the devices currently stored on the blocked list. Each blocked device shall all be assigned an index number, starting from index 1 to index M (M = the number of blocked devices). The hotspot’s blocked list shall be managed in FIFO order. The newest blocked device shall be added to the top of the list and be assigned index 1. If the list becomes full and the </w:t>
      </w:r>
      <w:r w:rsidRPr="006D6EAF">
        <w:rPr>
          <w:rFonts w:cs="Arial"/>
        </w:rPr>
        <w:t>WifiHotspotServer</w:t>
      </w:r>
      <w:r>
        <w:rPr>
          <w:rFonts w:cs="Arial"/>
        </w:rPr>
        <w:t xml:space="preserve"> receives a request from </w:t>
      </w:r>
      <w:r w:rsidRPr="006D6EAF">
        <w:rPr>
          <w:rFonts w:cs="Arial"/>
        </w:rPr>
        <w:t>WifiHotspotOnBoardClient</w:t>
      </w:r>
      <w:r w:rsidRPr="00F464B4">
        <w:rPr>
          <w:rFonts w:cs="Arial"/>
        </w:rPr>
        <w:t xml:space="preserve"> to add a new device to the blocked list (CAN signal RemoveDevice_Rq), the </w:t>
      </w:r>
      <w:r w:rsidRPr="006D6EAF">
        <w:rPr>
          <w:rFonts w:cs="Arial"/>
        </w:rPr>
        <w:t>WifiHotspotServer</w:t>
      </w:r>
      <w:r w:rsidRPr="00F464B4">
        <w:rPr>
          <w:rFonts w:cs="Arial"/>
        </w:rPr>
        <w:t xml:space="preserve"> shall delete the oldest blocked device (device on the bottom of the list with index M) to make room for the new blocked device and assign the newest blocked device index 1.  </w:t>
      </w:r>
    </w:p>
    <w:p w14:paraId="3361C8C3" w14:textId="77777777" w:rsidR="008D240F" w:rsidRPr="008D240F" w:rsidRDefault="008D240F" w:rsidP="008D240F">
      <w:pPr>
        <w:pStyle w:val="Heading4"/>
        <w:rPr>
          <w:b w:val="0"/>
          <w:u w:val="single"/>
        </w:rPr>
      </w:pPr>
      <w:r w:rsidRPr="008D240F">
        <w:rPr>
          <w:b w:val="0"/>
          <w:u w:val="single"/>
        </w:rPr>
        <w:t>WFHSv2-REQ-283766/A-User requests to block a device from the hotspot through WifiHotspotOnBoardClient display</w:t>
      </w:r>
    </w:p>
    <w:p w14:paraId="495FBFB3" w14:textId="6019B374" w:rsidR="00E013D0" w:rsidRPr="003338DC" w:rsidDel="00E61432" w:rsidRDefault="00DF1EDC" w:rsidP="00E61432">
      <w:pPr>
        <w:rPr>
          <w:del w:id="83" w:author="Vega martinez, Oscar (O.)" w:date="2020-06-19T11:04:00Z"/>
          <w:rFonts w:cs="Arial"/>
        </w:rPr>
      </w:pPr>
      <w:r w:rsidRPr="003338DC">
        <w:rPr>
          <w:rFonts w:cs="Arial"/>
        </w:rPr>
        <w:t xml:space="preserve">If the user selects a device from the Connected Devices list and chooses to block the device, the </w:t>
      </w:r>
      <w:r w:rsidRPr="00D87E19">
        <w:rPr>
          <w:rFonts w:cs="Arial"/>
        </w:rPr>
        <w:t>WifiHotspotOnBoardClient</w:t>
      </w:r>
      <w:r w:rsidRPr="003338DC">
        <w:rPr>
          <w:rFonts w:cs="Arial"/>
        </w:rPr>
        <w:t xml:space="preserve"> shall transmit a request (using CAN signal RemoveDevice_Rq) to remove the device by specifying the index number of the device. The </w:t>
      </w:r>
      <w:r w:rsidRPr="006B7DAA">
        <w:rPr>
          <w:rFonts w:cs="Arial"/>
        </w:rPr>
        <w:t>WifiHotspotServer</w:t>
      </w:r>
      <w:r w:rsidRPr="003338DC">
        <w:rPr>
          <w:rFonts w:cs="Arial"/>
        </w:rPr>
        <w:t xml:space="preserve"> shall respond with the updated connected devices list using CAN signal DeviceList_Rsp. Refer to </w:t>
      </w:r>
      <w:r w:rsidRPr="0049462C">
        <w:rPr>
          <w:rFonts w:cs="Arial"/>
        </w:rPr>
        <w:t>WFHSv2-REQ-283641</w:t>
      </w:r>
      <w:r w:rsidRPr="00032E78">
        <w:rPr>
          <w:rFonts w:cs="Arial"/>
        </w:rPr>
        <w:t>-HMI Specification References</w:t>
      </w:r>
      <w:r w:rsidRPr="003338DC">
        <w:rPr>
          <w:rFonts w:cs="Arial"/>
        </w:rPr>
        <w:t xml:space="preserve">. </w:t>
      </w:r>
      <w:del w:id="84" w:author="Vega martinez, Oscar (O.)" w:date="2020-06-19T11:04:00Z">
        <w:r w:rsidRPr="003338DC" w:rsidDel="00E61432">
          <w:rPr>
            <w:rFonts w:cs="Arial"/>
          </w:rPr>
          <w:delText xml:space="preserve">The following popup is an example </w:delText>
        </w:r>
        <w:r w:rsidRPr="00D87E19" w:rsidDel="00E61432">
          <w:rPr>
            <w:rFonts w:cs="Arial"/>
          </w:rPr>
          <w:delText>WifiHotspotOnBoardClient</w:delText>
        </w:r>
        <w:r w:rsidRPr="003338DC" w:rsidDel="00E61432">
          <w:rPr>
            <w:rFonts w:cs="Arial"/>
          </w:rPr>
          <w:delText xml:space="preserve"> popup.</w:delText>
        </w:r>
      </w:del>
    </w:p>
    <w:p w14:paraId="794A0E37" w14:textId="55064933" w:rsidR="00E013D0" w:rsidRPr="003338DC" w:rsidDel="00E61432" w:rsidRDefault="00E013D0" w:rsidP="00E61432">
      <w:pPr>
        <w:rPr>
          <w:del w:id="85" w:author="Vega martinez, Oscar (O.)" w:date="2020-06-19T11:04:00Z"/>
          <w:rFonts w:cs="Arial"/>
        </w:rPr>
      </w:pPr>
    </w:p>
    <w:p w14:paraId="29104C2B" w14:textId="4A78CDE8" w:rsidR="00E013D0" w:rsidRPr="003338DC" w:rsidDel="00E61432" w:rsidRDefault="008D240F" w:rsidP="00E61432">
      <w:pPr>
        <w:rPr>
          <w:del w:id="86" w:author="Vega martinez, Oscar (O.)" w:date="2020-06-19T11:04:00Z"/>
          <w:rFonts w:cs="Arial"/>
        </w:rPr>
      </w:pPr>
      <w:del w:id="87" w:author="Vega martinez, Oscar (O.)" w:date="2020-06-19T11:04:00Z">
        <w:r w:rsidRPr="003338DC" w:rsidDel="00E61432">
          <w:rPr>
            <w:rFonts w:cs="Arial"/>
          </w:rPr>
          <w:object w:dxaOrig="3720" w:dyaOrig="1560" w14:anchorId="200D4550">
            <v:shape id="5d2c9628000038e900000973" o:spid="_x0000_i1035" type="#_x0000_t75" style="width:185.25pt;height:78pt" o:ole="">
              <v:imagedata r:id="rId55" o:title=""/>
            </v:shape>
            <o:OLEObject Type="Embed" ProgID="Visio.Drawing.11" ShapeID="5d2c9628000038e900000973" DrawAspect="Content" ObjectID="_1658927682" r:id="rId56"/>
          </w:object>
        </w:r>
      </w:del>
    </w:p>
    <w:p w14:paraId="0E78DE1A" w14:textId="2643661C" w:rsidR="00E013D0" w:rsidRPr="00E11C95" w:rsidDel="00E61432" w:rsidRDefault="00DF1EDC" w:rsidP="00E61432">
      <w:pPr>
        <w:rPr>
          <w:del w:id="88" w:author="Vega martinez, Oscar (O.)" w:date="2020-06-19T11:04:00Z"/>
          <w:rFonts w:cs="Arial"/>
        </w:rPr>
      </w:pPr>
      <w:del w:id="89" w:author="Vega martinez, Oscar (O.)" w:date="2020-06-19T11:04:00Z">
        <w:r w:rsidRPr="003338DC" w:rsidDel="00E61432">
          <w:rPr>
            <w:rFonts w:cs="Arial"/>
          </w:rPr>
          <w:delText>Figure. Popup asking the user if they would like to block the selected device</w:delText>
        </w:r>
      </w:del>
    </w:p>
    <w:p w14:paraId="4DED4151" w14:textId="77777777" w:rsidR="008D240F" w:rsidRPr="008D240F" w:rsidRDefault="008D240F" w:rsidP="008D240F">
      <w:pPr>
        <w:pStyle w:val="Heading4"/>
        <w:rPr>
          <w:b w:val="0"/>
          <w:u w:val="single"/>
        </w:rPr>
      </w:pPr>
      <w:r w:rsidRPr="008D240F">
        <w:rPr>
          <w:b w:val="0"/>
          <w:u w:val="single"/>
        </w:rPr>
        <w:t>WFHSv2-REQ-283566/A-Request from the WifiHostpotOnBoardClient to block a device from the Wi-Fi Hotspot</w:t>
      </w:r>
    </w:p>
    <w:p w14:paraId="21EFB145" w14:textId="02B11046" w:rsidR="00E013D0" w:rsidRDefault="00DF1EDC" w:rsidP="00E013D0">
      <w:pPr>
        <w:rPr>
          <w:ins w:id="90" w:author="Vega martinez, Oscar (O.)" w:date="2020-06-19T11:04:00Z"/>
          <w:rFonts w:cs="Arial"/>
        </w:rPr>
      </w:pPr>
      <w:r w:rsidRPr="00361FD3">
        <w:rPr>
          <w:rFonts w:cs="Arial"/>
        </w:rPr>
        <w:t xml:space="preserve">If the </w:t>
      </w:r>
      <w:r w:rsidRPr="00891D12">
        <w:rPr>
          <w:rFonts w:cs="Arial"/>
        </w:rPr>
        <w:t>WifiHotspotServer</w:t>
      </w:r>
      <w:r w:rsidRPr="00361FD3">
        <w:rPr>
          <w:rFonts w:cs="Arial"/>
        </w:rPr>
        <w:t xml:space="preserve"> receives a request from the </w:t>
      </w:r>
      <w:r w:rsidRPr="00CD01B7">
        <w:rPr>
          <w:rFonts w:cs="Arial"/>
        </w:rPr>
        <w:t>WifiHotspotOnBoardClient</w:t>
      </w:r>
      <w:r w:rsidRPr="00361FD3">
        <w:rPr>
          <w:rFonts w:cs="Arial"/>
        </w:rPr>
        <w:t xml:space="preserve"> to remove a device from the connected devices list by using the CAN signal RemoveDevice_Rq and referencing the device by its index number, the </w:t>
      </w:r>
      <w:r w:rsidRPr="00891D12">
        <w:rPr>
          <w:rFonts w:cs="Arial"/>
        </w:rPr>
        <w:t>WifiHotspotServer</w:t>
      </w:r>
      <w:r w:rsidRPr="00361FD3">
        <w:rPr>
          <w:rFonts w:cs="Arial"/>
        </w:rPr>
        <w:t xml:space="preserve"> shall gracefully disconnect the connected device from the hotspot, add it onto the hotspot’s blocked list and report back the new list of connected devices (CAN signal DeviceList_Rsp). In the case of an unsuccessful attempt, the </w:t>
      </w:r>
      <w:r w:rsidRPr="00891D12">
        <w:rPr>
          <w:rFonts w:cs="Arial"/>
        </w:rPr>
        <w:t>WifiHotspotServer</w:t>
      </w:r>
      <w:r w:rsidRPr="00361FD3">
        <w:rPr>
          <w:rFonts w:cs="Arial"/>
        </w:rPr>
        <w:t xml:space="preserve"> shall report back unsuccessful (CAN signal DeviceList_Rsp). A device (for example device A) shall remain on the blocked list until</w:t>
      </w:r>
      <w:r>
        <w:rPr>
          <w:rFonts w:cs="Arial"/>
        </w:rPr>
        <w:t>:</w:t>
      </w:r>
      <w:r w:rsidRPr="00361FD3">
        <w:rPr>
          <w:rFonts w:cs="Arial"/>
        </w:rPr>
        <w:t xml:space="preserve"> </w:t>
      </w:r>
    </w:p>
    <w:p w14:paraId="5DCA0793" w14:textId="77777777" w:rsidR="00E61432" w:rsidRDefault="00E61432" w:rsidP="00E013D0">
      <w:pPr>
        <w:rPr>
          <w:rFonts w:cs="Arial"/>
        </w:rPr>
      </w:pPr>
    </w:p>
    <w:p w14:paraId="03706CAD" w14:textId="77777777" w:rsidR="00E013D0" w:rsidRPr="00361FD3" w:rsidRDefault="00DF1EDC" w:rsidP="00DF1EDC">
      <w:pPr>
        <w:numPr>
          <w:ilvl w:val="1"/>
          <w:numId w:val="52"/>
        </w:numPr>
        <w:rPr>
          <w:rFonts w:cs="Arial"/>
        </w:rPr>
      </w:pPr>
      <w:r w:rsidRPr="00361FD3">
        <w:rPr>
          <w:rFonts w:cs="Arial"/>
        </w:rPr>
        <w:t>a Wi-Fi Hotspot res</w:t>
      </w:r>
      <w:r>
        <w:rPr>
          <w:rFonts w:cs="Arial"/>
        </w:rPr>
        <w:t>et (see WFHSv2-REQ-283559-Wi-Fi Hotspot reset settings</w:t>
      </w:r>
      <w:r w:rsidRPr="00361FD3">
        <w:rPr>
          <w:rFonts w:cs="Arial"/>
        </w:rPr>
        <w:t>),</w:t>
      </w:r>
    </w:p>
    <w:p w14:paraId="0B05DCB4" w14:textId="77777777" w:rsidR="00E013D0" w:rsidRPr="00361FD3" w:rsidRDefault="00DF1EDC" w:rsidP="00DF1EDC">
      <w:pPr>
        <w:numPr>
          <w:ilvl w:val="1"/>
          <w:numId w:val="52"/>
        </w:numPr>
        <w:rPr>
          <w:rFonts w:cs="Arial"/>
        </w:rPr>
      </w:pPr>
      <w:r w:rsidRPr="00361FD3">
        <w:rPr>
          <w:rFonts w:cs="Arial"/>
        </w:rPr>
        <w:t xml:space="preserve">the </w:t>
      </w:r>
      <w:r w:rsidRPr="00891D12">
        <w:rPr>
          <w:rFonts w:cs="Arial"/>
        </w:rPr>
        <w:t>WifiHotspotServer</w:t>
      </w:r>
      <w:r w:rsidRPr="00361FD3">
        <w:rPr>
          <w:rFonts w:cs="Arial"/>
        </w:rPr>
        <w:t xml:space="preserve"> receives a command from the </w:t>
      </w:r>
      <w:r w:rsidRPr="00CD01B7">
        <w:rPr>
          <w:rFonts w:cs="Arial"/>
        </w:rPr>
        <w:t>WifiHotspotOnBoardClient</w:t>
      </w:r>
      <w:r w:rsidRPr="00361FD3">
        <w:rPr>
          <w:rFonts w:cs="Arial"/>
        </w:rPr>
        <w:t xml:space="preserve"> to remove device A from the blocked list (CAN signal RemoveDevice_Rq) or</w:t>
      </w:r>
    </w:p>
    <w:p w14:paraId="7AF08D2D" w14:textId="77777777" w:rsidR="00E013D0" w:rsidRPr="00B64FA6" w:rsidRDefault="00DF1EDC" w:rsidP="00DF1EDC">
      <w:pPr>
        <w:numPr>
          <w:ilvl w:val="1"/>
          <w:numId w:val="52"/>
        </w:numPr>
        <w:rPr>
          <w:rFonts w:cs="Arial"/>
        </w:rPr>
      </w:pPr>
      <w:r w:rsidRPr="00B64FA6">
        <w:rPr>
          <w:rFonts w:cs="Arial"/>
        </w:rPr>
        <w:t xml:space="preserve">the blocked list becomes full when a request to block a device is received and device A is the oldest blocked device on the list. </w:t>
      </w:r>
    </w:p>
    <w:p w14:paraId="7964E27E" w14:textId="77777777" w:rsidR="008D240F" w:rsidRPr="008D240F" w:rsidRDefault="008D240F" w:rsidP="008D240F">
      <w:pPr>
        <w:pStyle w:val="Heading4"/>
        <w:rPr>
          <w:b w:val="0"/>
          <w:u w:val="single"/>
        </w:rPr>
      </w:pPr>
      <w:r w:rsidRPr="008D240F">
        <w:rPr>
          <w:b w:val="0"/>
          <w:u w:val="single"/>
        </w:rPr>
        <w:t>WFHSv2-REQ-283767/A-Displaying the blocked devices list on the WifiHotspotOnBoardClient display</w:t>
      </w:r>
    </w:p>
    <w:p w14:paraId="2E51F263" w14:textId="77777777" w:rsidR="00E013D0" w:rsidRDefault="00DF1EDC" w:rsidP="00E013D0">
      <w:pPr>
        <w:rPr>
          <w:rFonts w:cs="Arial"/>
        </w:rPr>
      </w:pPr>
      <w:r w:rsidRPr="00F41BBC">
        <w:rPr>
          <w:rFonts w:cs="Arial"/>
        </w:rPr>
        <w:t>If the user enters into the Blocked Devices screen (refer to</w:t>
      </w:r>
      <w:r>
        <w:rPr>
          <w:rFonts w:cs="Arial"/>
        </w:rPr>
        <w:t xml:space="preserve"> </w:t>
      </w:r>
      <w:r w:rsidRPr="00746CE5">
        <w:rPr>
          <w:rFonts w:cs="Arial"/>
        </w:rPr>
        <w:t>WFHSv2-REQ-283641</w:t>
      </w:r>
      <w:r w:rsidRPr="0007355C">
        <w:rPr>
          <w:rFonts w:cs="Arial"/>
        </w:rPr>
        <w:t>-HMI Specification References</w:t>
      </w:r>
      <w:r>
        <w:rPr>
          <w:rFonts w:cs="Arial"/>
        </w:rPr>
        <w:t>)</w:t>
      </w:r>
      <w:r w:rsidRPr="00F41BBC">
        <w:rPr>
          <w:rFonts w:cs="Arial"/>
        </w:rPr>
        <w:t xml:space="preserve">, the </w:t>
      </w:r>
      <w:r w:rsidRPr="00FB75C6">
        <w:rPr>
          <w:rFonts w:cs="Arial"/>
        </w:rPr>
        <w:t>WifiHotspotOnBoardClient</w:t>
      </w:r>
      <w:r w:rsidRPr="00F41BBC">
        <w:rPr>
          <w:rFonts w:cs="Arial"/>
        </w:rPr>
        <w:t xml:space="preserve"> shall request for the list of blocked devices using the CAN signal DeviceList_Rq. </w:t>
      </w:r>
      <w:r w:rsidRPr="003304EE">
        <w:rPr>
          <w:rFonts w:cs="Arial"/>
        </w:rPr>
        <w:t>The WifiHotspotOnBoardClient shall specify how it wants the list to be sent (i.e. entire list, one device at a time, etc.). Refer to WFHS-REQ-191698/A-Reporting the blocked devices list for more information on how to request for the list. The WifiHotspotOnBoardClient shall specify the size of the list and the starting index in its request. The WifiHotspotServer</w:t>
      </w:r>
      <w:r w:rsidRPr="00F41BBC">
        <w:rPr>
          <w:rFonts w:cs="Arial"/>
        </w:rPr>
        <w:t xml:space="preserve"> shall respond with the CAN signal DeviceList_Rsp. Each device shall be assigned an index number, and the </w:t>
      </w:r>
      <w:r w:rsidRPr="00FB75C6">
        <w:rPr>
          <w:rFonts w:cs="Arial"/>
        </w:rPr>
        <w:t>WifiHotspotOnBoardClient</w:t>
      </w:r>
      <w:r w:rsidRPr="00F41BBC">
        <w:rPr>
          <w:rFonts w:cs="Arial"/>
        </w:rPr>
        <w:t xml:space="preserve"> shall display the MAC address and device name of each device in the list. The list of devices shall be displayed in chronological order (Index 1, …, Index M (M = total number of blocked devices)). </w:t>
      </w:r>
    </w:p>
    <w:p w14:paraId="18CC8820" w14:textId="77777777" w:rsidR="00E013D0" w:rsidRDefault="00E013D0" w:rsidP="00E013D0">
      <w:pPr>
        <w:rPr>
          <w:rFonts w:cs="Arial"/>
        </w:rPr>
      </w:pPr>
    </w:p>
    <w:p w14:paraId="798EE407" w14:textId="77777777" w:rsidR="00E013D0" w:rsidRPr="00F41BBC" w:rsidRDefault="00DF1EDC" w:rsidP="00E013D0">
      <w:pPr>
        <w:rPr>
          <w:rFonts w:cs="Arial"/>
        </w:rPr>
      </w:pPr>
      <w:r w:rsidRPr="00F41BBC">
        <w:rPr>
          <w:rFonts w:cs="Arial"/>
        </w:rPr>
        <w:t xml:space="preserve">If the device name field was not populated in the CAN signal the </w:t>
      </w:r>
      <w:r w:rsidRPr="00FB75C6">
        <w:rPr>
          <w:rFonts w:cs="Arial"/>
        </w:rPr>
        <w:t>WifiHotspotOnBoardClient</w:t>
      </w:r>
      <w:r w:rsidRPr="00F41BBC">
        <w:rPr>
          <w:rFonts w:cs="Arial"/>
        </w:rPr>
        <w:t xml:space="preserve"> shall only display the MAC address. </w:t>
      </w:r>
      <w:r w:rsidRPr="00EF4AC0">
        <w:rPr>
          <w:rFonts w:cs="Arial"/>
        </w:rPr>
        <w:t>If the WifiHotspotServer does not transmit its response quick enough the WifiHotspotOnBoardClient shall populate the information as it is received and display a popup indicating that it is updating. The user shall not be able to click on the list of devices until the screen has finished updating, at which</w:t>
      </w:r>
      <w:r>
        <w:rPr>
          <w:rFonts w:cs="Arial"/>
        </w:rPr>
        <w:t xml:space="preserve"> point the popup shall exit.</w:t>
      </w:r>
      <w:r w:rsidRPr="00F41BBC">
        <w:rPr>
          <w:rFonts w:cs="Arial"/>
        </w:rPr>
        <w:t xml:space="preserve">  The</w:t>
      </w:r>
      <w:r>
        <w:rPr>
          <w:rFonts w:cs="Arial"/>
        </w:rPr>
        <w:t xml:space="preserve"> following screen is an example </w:t>
      </w:r>
      <w:r w:rsidRPr="00FB75C6">
        <w:rPr>
          <w:rFonts w:cs="Arial"/>
        </w:rPr>
        <w:t>WifiHotspotOnBoardClient</w:t>
      </w:r>
      <w:r w:rsidRPr="00F41BBC">
        <w:rPr>
          <w:rFonts w:cs="Arial"/>
        </w:rPr>
        <w:t xml:space="preserve"> screen.</w:t>
      </w:r>
    </w:p>
    <w:p w14:paraId="79CEC76B" w14:textId="77777777" w:rsidR="00E013D0" w:rsidRDefault="00E013D0" w:rsidP="00E013D0">
      <w:pPr>
        <w:jc w:val="center"/>
        <w:rPr>
          <w:rFonts w:cs="Arial"/>
        </w:rPr>
      </w:pPr>
    </w:p>
    <w:p w14:paraId="0CC53CD9" w14:textId="77777777" w:rsidR="00E013D0" w:rsidRDefault="00E013D0" w:rsidP="00E013D0">
      <w:pPr>
        <w:jc w:val="center"/>
        <w:rPr>
          <w:rFonts w:cs="Arial"/>
        </w:rPr>
      </w:pPr>
    </w:p>
    <w:p w14:paraId="05BC16BE" w14:textId="77777777" w:rsidR="00E013D0" w:rsidRDefault="00DF1EDC" w:rsidP="008D240F">
      <w:pPr>
        <w:jc w:val="center"/>
        <w:rPr>
          <w:rFonts w:cs="Arial"/>
        </w:rPr>
      </w:pPr>
      <w:r>
        <w:rPr>
          <w:rFonts w:cs="Arial"/>
          <w:noProof/>
        </w:rPr>
        <w:drawing>
          <wp:inline distT="0" distB="0" distL="0" distR="0" wp14:anchorId="4B7671F2" wp14:editId="19FE3459">
            <wp:extent cx="5943600" cy="2442770"/>
            <wp:effectExtent l="0" t="0" r="0" b="0"/>
            <wp:docPr id="25800" name="Picture 1" descr="C:\Users\Elerner\Pictures\VSEM SPSS\REQ-191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3\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42770"/>
                    </a:xfrm>
                    <a:prstGeom prst="rect">
                      <a:avLst/>
                    </a:prstGeom>
                    <a:noFill/>
                    <a:ln>
                      <a:noFill/>
                    </a:ln>
                  </pic:spPr>
                </pic:pic>
              </a:graphicData>
            </a:graphic>
          </wp:inline>
        </w:drawing>
      </w:r>
    </w:p>
    <w:p w14:paraId="1BC13C8F" w14:textId="77777777" w:rsidR="00E013D0" w:rsidRPr="00F41BBC" w:rsidRDefault="00E013D0" w:rsidP="00E013D0">
      <w:pPr>
        <w:jc w:val="center"/>
        <w:rPr>
          <w:rFonts w:cs="Arial"/>
        </w:rPr>
      </w:pPr>
    </w:p>
    <w:p w14:paraId="5F3D0301" w14:textId="77777777" w:rsidR="00E013D0" w:rsidRPr="00E11C95" w:rsidRDefault="00DF1EDC" w:rsidP="00E013D0">
      <w:pPr>
        <w:jc w:val="center"/>
        <w:rPr>
          <w:rFonts w:cs="Arial"/>
        </w:rPr>
      </w:pPr>
      <w:r>
        <w:rPr>
          <w:rFonts w:cs="Arial"/>
        </w:rPr>
        <w:t>Figure</w:t>
      </w:r>
      <w:r w:rsidRPr="00F41BBC">
        <w:rPr>
          <w:rFonts w:cs="Arial"/>
        </w:rPr>
        <w:t>. Screen displaying devices that the user has blocked</w:t>
      </w:r>
    </w:p>
    <w:p w14:paraId="42A91B06" w14:textId="77777777" w:rsidR="008D240F" w:rsidRPr="008D240F" w:rsidRDefault="008D240F" w:rsidP="008D240F">
      <w:pPr>
        <w:pStyle w:val="Heading4"/>
        <w:rPr>
          <w:b w:val="0"/>
          <w:u w:val="single"/>
        </w:rPr>
      </w:pPr>
      <w:r w:rsidRPr="008D240F">
        <w:rPr>
          <w:b w:val="0"/>
          <w:u w:val="single"/>
        </w:rPr>
        <w:t>WFHS-REQ-191698/B-Reporting the blocked devices list</w:t>
      </w:r>
    </w:p>
    <w:p w14:paraId="6C7E90F7" w14:textId="77777777" w:rsidR="00E013D0" w:rsidRPr="003B57E1" w:rsidRDefault="00DF1EDC" w:rsidP="00E013D0">
      <w:pPr>
        <w:rPr>
          <w:rFonts w:cs="Arial"/>
        </w:rPr>
      </w:pPr>
      <w:r w:rsidRPr="003B57E1">
        <w:rPr>
          <w:rFonts w:cs="Arial"/>
        </w:rPr>
        <w:t xml:space="preserve">The WifiHotspotOnBoardClient shall specify how it wants the Blocked Devices list to be sent. It may request for the entire blocked devices list or just a subset of the list using the CAN signal DeviceList_Rq. The WifiHotspotServer shall respond with the desired list and include the MAC addresses and device names (up to Device_Name_Characters_Length characters) of all the requested devices currently blocked using the CAN signal DeviceList_Rsp. The blocked devices’ index numbers shall be referenced in the CAN signal as well. If the WifiHotspotServer cannot detect the device name of a specific device, the WifiHotspotServer shall not populate the device name field in the CAN signal. </w:t>
      </w:r>
    </w:p>
    <w:p w14:paraId="4E8C4120" w14:textId="77777777" w:rsidR="00E013D0" w:rsidRPr="003B57E1" w:rsidRDefault="00E013D0" w:rsidP="00E013D0">
      <w:pPr>
        <w:rPr>
          <w:rFonts w:cs="Arial"/>
        </w:rPr>
      </w:pPr>
    </w:p>
    <w:p w14:paraId="75AB49F4" w14:textId="77777777" w:rsidR="00E013D0" w:rsidRPr="003B57E1" w:rsidRDefault="00DF1EDC" w:rsidP="00E013D0">
      <w:pPr>
        <w:rPr>
          <w:rFonts w:cs="Arial"/>
        </w:rPr>
      </w:pPr>
      <w:r w:rsidRPr="003B57E1">
        <w:rPr>
          <w:rFonts w:cs="Arial"/>
        </w:rPr>
        <w:t>Example 1)</w:t>
      </w:r>
    </w:p>
    <w:p w14:paraId="474113F8" w14:textId="77777777" w:rsidR="00E013D0" w:rsidRPr="003B57E1" w:rsidRDefault="00DF1EDC" w:rsidP="00DF1EDC">
      <w:pPr>
        <w:numPr>
          <w:ilvl w:val="0"/>
          <w:numId w:val="53"/>
        </w:numPr>
        <w:rPr>
          <w:rFonts w:cs="Arial"/>
        </w:rPr>
      </w:pPr>
      <w:r w:rsidRPr="003B57E1">
        <w:rPr>
          <w:rFonts w:cs="Arial"/>
        </w:rPr>
        <w:t>10 devices are currently blocked from the hotspot and the WifiHotspotOnBoardClient would like to request for the entire list.</w:t>
      </w:r>
    </w:p>
    <w:p w14:paraId="26A7F487" w14:textId="77777777" w:rsidR="00E013D0" w:rsidRPr="003B57E1" w:rsidRDefault="00DF1EDC" w:rsidP="00DF1EDC">
      <w:pPr>
        <w:numPr>
          <w:ilvl w:val="0"/>
          <w:numId w:val="53"/>
        </w:numPr>
        <w:rPr>
          <w:rFonts w:cs="Arial"/>
        </w:rPr>
      </w:pPr>
      <w:r w:rsidRPr="003B57E1">
        <w:rPr>
          <w:rFonts w:cs="Arial"/>
        </w:rPr>
        <w:t>WifiHotspotOnBoardClient uses the DeviceList_Rq CAN signal and sets the following:</w:t>
      </w:r>
    </w:p>
    <w:p w14:paraId="145C93F2" w14:textId="77777777" w:rsidR="00E013D0" w:rsidRPr="003B57E1" w:rsidRDefault="00DF1EDC" w:rsidP="00DF1EDC">
      <w:pPr>
        <w:numPr>
          <w:ilvl w:val="1"/>
          <w:numId w:val="53"/>
        </w:numPr>
        <w:rPr>
          <w:rFonts w:cs="Arial"/>
        </w:rPr>
      </w:pPr>
      <w:r w:rsidRPr="003B57E1">
        <w:rPr>
          <w:rFonts w:cs="Arial"/>
        </w:rPr>
        <w:t>ListType = BlockedList</w:t>
      </w:r>
    </w:p>
    <w:p w14:paraId="3EA46788" w14:textId="77777777" w:rsidR="00E013D0" w:rsidRPr="003B57E1" w:rsidRDefault="00DF1EDC" w:rsidP="00DF1EDC">
      <w:pPr>
        <w:numPr>
          <w:ilvl w:val="1"/>
          <w:numId w:val="53"/>
        </w:numPr>
        <w:rPr>
          <w:rFonts w:cs="Arial"/>
        </w:rPr>
      </w:pPr>
      <w:r w:rsidRPr="003B57E1">
        <w:rPr>
          <w:rFonts w:cs="Arial"/>
        </w:rPr>
        <w:t>StartingIndex = Start Index 1</w:t>
      </w:r>
    </w:p>
    <w:p w14:paraId="4424A439" w14:textId="77777777" w:rsidR="00E013D0" w:rsidRPr="003B57E1" w:rsidRDefault="00DF1EDC" w:rsidP="00DF1EDC">
      <w:pPr>
        <w:numPr>
          <w:ilvl w:val="1"/>
          <w:numId w:val="53"/>
        </w:numPr>
        <w:rPr>
          <w:rFonts w:cs="Arial"/>
        </w:rPr>
      </w:pPr>
      <w:r w:rsidRPr="003B57E1">
        <w:rPr>
          <w:rFonts w:cs="Arial"/>
        </w:rPr>
        <w:t>ListSize = List Size 31</w:t>
      </w:r>
    </w:p>
    <w:p w14:paraId="4CBCF40D" w14:textId="77777777" w:rsidR="00E013D0" w:rsidRPr="003B57E1" w:rsidRDefault="00DF1EDC" w:rsidP="00DF1EDC">
      <w:pPr>
        <w:numPr>
          <w:ilvl w:val="0"/>
          <w:numId w:val="53"/>
        </w:numPr>
        <w:rPr>
          <w:rFonts w:cs="Arial"/>
        </w:rPr>
      </w:pPr>
      <w:r w:rsidRPr="003B57E1">
        <w:rPr>
          <w:rFonts w:cs="Arial"/>
        </w:rPr>
        <w:t>WifiHotspotServer responds with DeviceList_Rsp and includes the following:</w:t>
      </w:r>
    </w:p>
    <w:p w14:paraId="07EB6C4B" w14:textId="77777777" w:rsidR="00E013D0" w:rsidRPr="003B57E1" w:rsidRDefault="00DF1EDC" w:rsidP="00DF1EDC">
      <w:pPr>
        <w:numPr>
          <w:ilvl w:val="1"/>
          <w:numId w:val="53"/>
        </w:numPr>
        <w:rPr>
          <w:rFonts w:cs="Arial"/>
        </w:rPr>
      </w:pPr>
      <w:r w:rsidRPr="003B57E1">
        <w:rPr>
          <w:rFonts w:cs="Arial"/>
        </w:rPr>
        <w:t>ListType = BlockedList</w:t>
      </w:r>
    </w:p>
    <w:p w14:paraId="6DA63D5A" w14:textId="77777777" w:rsidR="00E013D0" w:rsidRPr="003B57E1" w:rsidRDefault="00DF1EDC" w:rsidP="00DF1EDC">
      <w:pPr>
        <w:numPr>
          <w:ilvl w:val="1"/>
          <w:numId w:val="53"/>
        </w:numPr>
        <w:rPr>
          <w:rFonts w:cs="Arial"/>
        </w:rPr>
      </w:pPr>
      <w:r w:rsidRPr="003B57E1">
        <w:rPr>
          <w:rFonts w:cs="Arial"/>
        </w:rPr>
        <w:t>ListSize = List Size 10</w:t>
      </w:r>
    </w:p>
    <w:p w14:paraId="1D8CAA2C" w14:textId="77777777" w:rsidR="00E013D0" w:rsidRPr="003B57E1" w:rsidRDefault="00DF1EDC" w:rsidP="00DF1EDC">
      <w:pPr>
        <w:numPr>
          <w:ilvl w:val="1"/>
          <w:numId w:val="53"/>
        </w:numPr>
        <w:rPr>
          <w:rFonts w:cs="Arial"/>
        </w:rPr>
      </w:pPr>
      <w:r w:rsidRPr="003B57E1">
        <w:rPr>
          <w:rFonts w:cs="Arial"/>
        </w:rPr>
        <w:t>TotalNumberOfDevicesAvailable = 10 Devices Available</w:t>
      </w:r>
    </w:p>
    <w:p w14:paraId="386912DB" w14:textId="77777777" w:rsidR="00E013D0" w:rsidRPr="003B57E1" w:rsidRDefault="00DF1EDC" w:rsidP="00DF1EDC">
      <w:pPr>
        <w:numPr>
          <w:ilvl w:val="1"/>
          <w:numId w:val="53"/>
        </w:numPr>
        <w:rPr>
          <w:rFonts w:cs="Arial"/>
        </w:rPr>
      </w:pPr>
      <w:r w:rsidRPr="003B57E1">
        <w:rPr>
          <w:rFonts w:cs="Arial"/>
        </w:rPr>
        <w:t>IndexNumber = Index 1</w:t>
      </w:r>
    </w:p>
    <w:p w14:paraId="3205303B" w14:textId="77777777" w:rsidR="00E013D0" w:rsidRPr="003B57E1" w:rsidRDefault="00DF1EDC" w:rsidP="00DF1EDC">
      <w:pPr>
        <w:numPr>
          <w:ilvl w:val="1"/>
          <w:numId w:val="53"/>
        </w:numPr>
        <w:rPr>
          <w:rFonts w:cs="Arial"/>
        </w:rPr>
      </w:pPr>
      <w:r w:rsidRPr="003B57E1">
        <w:rPr>
          <w:rFonts w:cs="Arial"/>
        </w:rPr>
        <w:t>MAC = {MAC address of device 1}</w:t>
      </w:r>
    </w:p>
    <w:p w14:paraId="0C1804A7" w14:textId="77777777" w:rsidR="00E013D0" w:rsidRPr="003B57E1" w:rsidRDefault="00DF1EDC" w:rsidP="00DF1EDC">
      <w:pPr>
        <w:numPr>
          <w:ilvl w:val="1"/>
          <w:numId w:val="53"/>
        </w:numPr>
        <w:rPr>
          <w:rFonts w:cs="Arial"/>
        </w:rPr>
      </w:pPr>
      <w:r w:rsidRPr="003B57E1">
        <w:rPr>
          <w:rFonts w:cs="Arial"/>
        </w:rPr>
        <w:t>DeviceName = {Device name of device 1}</w:t>
      </w:r>
    </w:p>
    <w:p w14:paraId="10773D82" w14:textId="77777777" w:rsidR="00E013D0" w:rsidRPr="003B57E1" w:rsidRDefault="00DF1EDC" w:rsidP="00DF1EDC">
      <w:pPr>
        <w:numPr>
          <w:ilvl w:val="1"/>
          <w:numId w:val="53"/>
        </w:numPr>
        <w:rPr>
          <w:rFonts w:cs="Arial"/>
        </w:rPr>
      </w:pPr>
      <w:r w:rsidRPr="003B57E1">
        <w:rPr>
          <w:rFonts w:cs="Arial"/>
        </w:rPr>
        <w:t>IndexNumber = Index 2</w:t>
      </w:r>
    </w:p>
    <w:p w14:paraId="497F589A" w14:textId="77777777" w:rsidR="00E013D0" w:rsidRPr="003B57E1" w:rsidRDefault="00DF1EDC" w:rsidP="00DF1EDC">
      <w:pPr>
        <w:numPr>
          <w:ilvl w:val="1"/>
          <w:numId w:val="53"/>
        </w:numPr>
        <w:rPr>
          <w:rFonts w:cs="Arial"/>
        </w:rPr>
      </w:pPr>
      <w:r w:rsidRPr="003B57E1">
        <w:rPr>
          <w:rFonts w:cs="Arial"/>
        </w:rPr>
        <w:t>MAC = {MAC address of device 2}</w:t>
      </w:r>
    </w:p>
    <w:p w14:paraId="3576E483" w14:textId="77777777" w:rsidR="00E013D0" w:rsidRPr="003B57E1" w:rsidRDefault="00DF1EDC" w:rsidP="00DF1EDC">
      <w:pPr>
        <w:numPr>
          <w:ilvl w:val="1"/>
          <w:numId w:val="53"/>
        </w:numPr>
        <w:rPr>
          <w:rFonts w:cs="Arial"/>
        </w:rPr>
      </w:pPr>
      <w:r w:rsidRPr="003B57E1">
        <w:rPr>
          <w:rFonts w:cs="Arial"/>
        </w:rPr>
        <w:t xml:space="preserve">DeviceName = {Device name of device 2} </w:t>
      </w:r>
    </w:p>
    <w:p w14:paraId="2D2943E4" w14:textId="77777777" w:rsidR="00E013D0" w:rsidRPr="003B57E1" w:rsidRDefault="00DF1EDC" w:rsidP="00DF1EDC">
      <w:pPr>
        <w:numPr>
          <w:ilvl w:val="1"/>
          <w:numId w:val="53"/>
        </w:numPr>
        <w:rPr>
          <w:rFonts w:cs="Arial"/>
        </w:rPr>
      </w:pPr>
      <w:r w:rsidRPr="003B57E1">
        <w:rPr>
          <w:rFonts w:cs="Arial"/>
        </w:rPr>
        <w:t>…</w:t>
      </w:r>
    </w:p>
    <w:p w14:paraId="231E548D" w14:textId="77777777" w:rsidR="00E013D0" w:rsidRPr="003B57E1" w:rsidRDefault="00DF1EDC" w:rsidP="00DF1EDC">
      <w:pPr>
        <w:numPr>
          <w:ilvl w:val="1"/>
          <w:numId w:val="53"/>
        </w:numPr>
        <w:rPr>
          <w:rFonts w:cs="Arial"/>
        </w:rPr>
      </w:pPr>
      <w:r w:rsidRPr="003B57E1">
        <w:rPr>
          <w:rFonts w:cs="Arial"/>
        </w:rPr>
        <w:t>IndexNumber = Index 10</w:t>
      </w:r>
    </w:p>
    <w:p w14:paraId="5D9E6D14" w14:textId="77777777" w:rsidR="00E013D0" w:rsidRPr="003B57E1" w:rsidRDefault="00DF1EDC" w:rsidP="00DF1EDC">
      <w:pPr>
        <w:numPr>
          <w:ilvl w:val="1"/>
          <w:numId w:val="53"/>
        </w:numPr>
        <w:rPr>
          <w:rFonts w:cs="Arial"/>
        </w:rPr>
      </w:pPr>
      <w:r w:rsidRPr="003B57E1">
        <w:rPr>
          <w:rFonts w:cs="Arial"/>
        </w:rPr>
        <w:t>MAC = {MAC address of device 10}</w:t>
      </w:r>
    </w:p>
    <w:p w14:paraId="21CB7986" w14:textId="77777777" w:rsidR="00E013D0" w:rsidRPr="003B57E1" w:rsidRDefault="00DF1EDC" w:rsidP="00DF1EDC">
      <w:pPr>
        <w:numPr>
          <w:ilvl w:val="1"/>
          <w:numId w:val="53"/>
        </w:numPr>
        <w:rPr>
          <w:rFonts w:cs="Arial"/>
        </w:rPr>
      </w:pPr>
      <w:r w:rsidRPr="003B57E1">
        <w:rPr>
          <w:rFonts w:cs="Arial"/>
        </w:rPr>
        <w:t>DeviceName = {Device name of device 10}</w:t>
      </w:r>
    </w:p>
    <w:p w14:paraId="1601DAAE" w14:textId="77777777" w:rsidR="00E013D0" w:rsidRPr="003B57E1" w:rsidRDefault="00E013D0" w:rsidP="00E013D0">
      <w:pPr>
        <w:rPr>
          <w:rFonts w:cs="Arial"/>
        </w:rPr>
      </w:pPr>
    </w:p>
    <w:p w14:paraId="602F063F" w14:textId="77777777" w:rsidR="00E013D0" w:rsidRPr="003B57E1" w:rsidRDefault="00DF1EDC" w:rsidP="00E013D0">
      <w:pPr>
        <w:rPr>
          <w:rFonts w:cs="Arial"/>
        </w:rPr>
      </w:pPr>
      <w:r w:rsidRPr="003B57E1">
        <w:rPr>
          <w:rFonts w:cs="Arial"/>
        </w:rPr>
        <w:t>Example 2)</w:t>
      </w:r>
    </w:p>
    <w:p w14:paraId="070F9235" w14:textId="77777777" w:rsidR="00E013D0" w:rsidRPr="003B57E1" w:rsidRDefault="00DF1EDC" w:rsidP="00DF1EDC">
      <w:pPr>
        <w:numPr>
          <w:ilvl w:val="0"/>
          <w:numId w:val="53"/>
        </w:numPr>
        <w:rPr>
          <w:rFonts w:cs="Arial"/>
        </w:rPr>
      </w:pPr>
      <w:r w:rsidRPr="003B57E1">
        <w:rPr>
          <w:rFonts w:cs="Arial"/>
        </w:rPr>
        <w:t>10 devices are currently blocked from the hotspot and the WifiHotspotOnBoardClient would like to request for the first 5 devices (i.e. only 5 devices can be displayed at once).</w:t>
      </w:r>
    </w:p>
    <w:p w14:paraId="7B689D45" w14:textId="77777777" w:rsidR="00E013D0" w:rsidRPr="003B57E1" w:rsidRDefault="00DF1EDC" w:rsidP="00DF1EDC">
      <w:pPr>
        <w:numPr>
          <w:ilvl w:val="0"/>
          <w:numId w:val="53"/>
        </w:numPr>
        <w:rPr>
          <w:rFonts w:cs="Arial"/>
        </w:rPr>
      </w:pPr>
      <w:r w:rsidRPr="003B57E1">
        <w:rPr>
          <w:rFonts w:cs="Arial"/>
        </w:rPr>
        <w:t>WifiHotspotOnBoardClient uses the DeviceList_Rq CAN signal and sets the following:</w:t>
      </w:r>
    </w:p>
    <w:p w14:paraId="77664BBC" w14:textId="77777777" w:rsidR="00E013D0" w:rsidRPr="003B57E1" w:rsidRDefault="00DF1EDC" w:rsidP="00DF1EDC">
      <w:pPr>
        <w:numPr>
          <w:ilvl w:val="1"/>
          <w:numId w:val="53"/>
        </w:numPr>
        <w:rPr>
          <w:rFonts w:cs="Arial"/>
        </w:rPr>
      </w:pPr>
      <w:r w:rsidRPr="003B57E1">
        <w:rPr>
          <w:rFonts w:cs="Arial"/>
        </w:rPr>
        <w:t>ListType = BlockedList</w:t>
      </w:r>
    </w:p>
    <w:p w14:paraId="2A746C40" w14:textId="77777777" w:rsidR="00E013D0" w:rsidRPr="003B57E1" w:rsidRDefault="00DF1EDC" w:rsidP="00DF1EDC">
      <w:pPr>
        <w:numPr>
          <w:ilvl w:val="1"/>
          <w:numId w:val="53"/>
        </w:numPr>
        <w:rPr>
          <w:rFonts w:cs="Arial"/>
        </w:rPr>
      </w:pPr>
      <w:r w:rsidRPr="003B57E1">
        <w:rPr>
          <w:rFonts w:cs="Arial"/>
        </w:rPr>
        <w:t>StartingIndex = Start Index 1</w:t>
      </w:r>
    </w:p>
    <w:p w14:paraId="4F699DF4" w14:textId="77777777" w:rsidR="00E013D0" w:rsidRPr="003B57E1" w:rsidRDefault="00DF1EDC" w:rsidP="00DF1EDC">
      <w:pPr>
        <w:numPr>
          <w:ilvl w:val="1"/>
          <w:numId w:val="53"/>
        </w:numPr>
        <w:rPr>
          <w:rFonts w:cs="Arial"/>
        </w:rPr>
      </w:pPr>
      <w:r w:rsidRPr="003B57E1">
        <w:rPr>
          <w:rFonts w:cs="Arial"/>
        </w:rPr>
        <w:t>ListSize = List Size 5</w:t>
      </w:r>
    </w:p>
    <w:p w14:paraId="21DD7727" w14:textId="77777777" w:rsidR="00E013D0" w:rsidRPr="003B57E1" w:rsidRDefault="00DF1EDC" w:rsidP="00DF1EDC">
      <w:pPr>
        <w:numPr>
          <w:ilvl w:val="0"/>
          <w:numId w:val="53"/>
        </w:numPr>
        <w:rPr>
          <w:rFonts w:cs="Arial"/>
        </w:rPr>
      </w:pPr>
      <w:r w:rsidRPr="003B57E1">
        <w:rPr>
          <w:rFonts w:cs="Arial"/>
        </w:rPr>
        <w:t>WifiHotspotServer responds with DeviceList_Rsp and includes the following:</w:t>
      </w:r>
    </w:p>
    <w:p w14:paraId="4830E105" w14:textId="77777777" w:rsidR="00E013D0" w:rsidRPr="003B57E1" w:rsidRDefault="00DF1EDC" w:rsidP="00DF1EDC">
      <w:pPr>
        <w:numPr>
          <w:ilvl w:val="1"/>
          <w:numId w:val="53"/>
        </w:numPr>
        <w:rPr>
          <w:rFonts w:cs="Arial"/>
        </w:rPr>
      </w:pPr>
      <w:r w:rsidRPr="003B57E1">
        <w:rPr>
          <w:rFonts w:cs="Arial"/>
        </w:rPr>
        <w:t>ListType = BlockedList</w:t>
      </w:r>
    </w:p>
    <w:p w14:paraId="16354C18" w14:textId="77777777" w:rsidR="00E013D0" w:rsidRPr="003B57E1" w:rsidRDefault="00DF1EDC" w:rsidP="00DF1EDC">
      <w:pPr>
        <w:numPr>
          <w:ilvl w:val="1"/>
          <w:numId w:val="53"/>
        </w:numPr>
        <w:rPr>
          <w:rFonts w:cs="Arial"/>
        </w:rPr>
      </w:pPr>
      <w:r w:rsidRPr="003B57E1">
        <w:rPr>
          <w:rFonts w:cs="Arial"/>
        </w:rPr>
        <w:t>ListSize = List Size 5</w:t>
      </w:r>
    </w:p>
    <w:p w14:paraId="15B4EEF1" w14:textId="77777777" w:rsidR="00E013D0" w:rsidRPr="003B57E1" w:rsidRDefault="00DF1EDC" w:rsidP="00DF1EDC">
      <w:pPr>
        <w:numPr>
          <w:ilvl w:val="1"/>
          <w:numId w:val="53"/>
        </w:numPr>
        <w:rPr>
          <w:rFonts w:cs="Arial"/>
        </w:rPr>
      </w:pPr>
      <w:r w:rsidRPr="003B57E1">
        <w:rPr>
          <w:rFonts w:cs="Arial"/>
        </w:rPr>
        <w:t>TotalNumberOfDevicesAvailable = 10 Devices Available</w:t>
      </w:r>
    </w:p>
    <w:p w14:paraId="593F4C32" w14:textId="77777777" w:rsidR="00E013D0" w:rsidRPr="003B57E1" w:rsidRDefault="00DF1EDC" w:rsidP="00DF1EDC">
      <w:pPr>
        <w:numPr>
          <w:ilvl w:val="1"/>
          <w:numId w:val="53"/>
        </w:numPr>
        <w:rPr>
          <w:rFonts w:cs="Arial"/>
        </w:rPr>
      </w:pPr>
      <w:r w:rsidRPr="003B57E1">
        <w:rPr>
          <w:rFonts w:cs="Arial"/>
        </w:rPr>
        <w:t>IndexNumber = Index 1</w:t>
      </w:r>
    </w:p>
    <w:p w14:paraId="6C5B004A" w14:textId="77777777" w:rsidR="00E013D0" w:rsidRPr="003B57E1" w:rsidRDefault="00DF1EDC" w:rsidP="00DF1EDC">
      <w:pPr>
        <w:numPr>
          <w:ilvl w:val="1"/>
          <w:numId w:val="53"/>
        </w:numPr>
        <w:rPr>
          <w:rFonts w:cs="Arial"/>
        </w:rPr>
      </w:pPr>
      <w:r w:rsidRPr="003B57E1">
        <w:rPr>
          <w:rFonts w:cs="Arial"/>
        </w:rPr>
        <w:t>MAC = {MAC address of device 1}</w:t>
      </w:r>
    </w:p>
    <w:p w14:paraId="7A2706D3" w14:textId="77777777" w:rsidR="00E013D0" w:rsidRPr="003B57E1" w:rsidRDefault="00DF1EDC" w:rsidP="00DF1EDC">
      <w:pPr>
        <w:numPr>
          <w:ilvl w:val="1"/>
          <w:numId w:val="53"/>
        </w:numPr>
        <w:rPr>
          <w:rFonts w:cs="Arial"/>
        </w:rPr>
      </w:pPr>
      <w:r w:rsidRPr="003B57E1">
        <w:rPr>
          <w:rFonts w:cs="Arial"/>
        </w:rPr>
        <w:t>DeviceName = {Device name of device 1}</w:t>
      </w:r>
    </w:p>
    <w:p w14:paraId="463DB4E1" w14:textId="77777777" w:rsidR="00E013D0" w:rsidRPr="003B57E1" w:rsidRDefault="00DF1EDC" w:rsidP="00DF1EDC">
      <w:pPr>
        <w:numPr>
          <w:ilvl w:val="1"/>
          <w:numId w:val="53"/>
        </w:numPr>
        <w:rPr>
          <w:rFonts w:cs="Arial"/>
        </w:rPr>
      </w:pPr>
      <w:r w:rsidRPr="003B57E1">
        <w:rPr>
          <w:rFonts w:cs="Arial"/>
        </w:rPr>
        <w:t>IndexNumber = Index 2</w:t>
      </w:r>
    </w:p>
    <w:p w14:paraId="4850E8B1" w14:textId="77777777" w:rsidR="00E013D0" w:rsidRPr="003B57E1" w:rsidRDefault="00DF1EDC" w:rsidP="00DF1EDC">
      <w:pPr>
        <w:numPr>
          <w:ilvl w:val="1"/>
          <w:numId w:val="53"/>
        </w:numPr>
        <w:rPr>
          <w:rFonts w:cs="Arial"/>
        </w:rPr>
      </w:pPr>
      <w:r w:rsidRPr="003B57E1">
        <w:rPr>
          <w:rFonts w:cs="Arial"/>
        </w:rPr>
        <w:t>MAC = {MAC address of device 2}</w:t>
      </w:r>
    </w:p>
    <w:p w14:paraId="62FB96AE" w14:textId="77777777" w:rsidR="00E013D0" w:rsidRPr="003B57E1" w:rsidRDefault="00DF1EDC" w:rsidP="00DF1EDC">
      <w:pPr>
        <w:numPr>
          <w:ilvl w:val="1"/>
          <w:numId w:val="53"/>
        </w:numPr>
        <w:rPr>
          <w:rFonts w:cs="Arial"/>
        </w:rPr>
      </w:pPr>
      <w:r w:rsidRPr="003B57E1">
        <w:rPr>
          <w:rFonts w:cs="Arial"/>
        </w:rPr>
        <w:t xml:space="preserve">DeviceName = {Device name of device 2} </w:t>
      </w:r>
    </w:p>
    <w:p w14:paraId="68D07CE1" w14:textId="77777777" w:rsidR="00E013D0" w:rsidRPr="003B57E1" w:rsidRDefault="00DF1EDC" w:rsidP="00DF1EDC">
      <w:pPr>
        <w:numPr>
          <w:ilvl w:val="1"/>
          <w:numId w:val="53"/>
        </w:numPr>
        <w:rPr>
          <w:rFonts w:cs="Arial"/>
        </w:rPr>
      </w:pPr>
      <w:r w:rsidRPr="003B57E1">
        <w:rPr>
          <w:rFonts w:cs="Arial"/>
        </w:rPr>
        <w:t>…</w:t>
      </w:r>
    </w:p>
    <w:p w14:paraId="2153C49E" w14:textId="77777777" w:rsidR="00E013D0" w:rsidRPr="003B57E1" w:rsidRDefault="00DF1EDC" w:rsidP="00DF1EDC">
      <w:pPr>
        <w:numPr>
          <w:ilvl w:val="1"/>
          <w:numId w:val="53"/>
        </w:numPr>
        <w:rPr>
          <w:rFonts w:cs="Arial"/>
        </w:rPr>
      </w:pPr>
      <w:r w:rsidRPr="003B57E1">
        <w:rPr>
          <w:rFonts w:cs="Arial"/>
        </w:rPr>
        <w:t>IndexNumber = Index 5</w:t>
      </w:r>
    </w:p>
    <w:p w14:paraId="25AAA510" w14:textId="77777777" w:rsidR="00E013D0" w:rsidRPr="003B57E1" w:rsidRDefault="00DF1EDC" w:rsidP="00DF1EDC">
      <w:pPr>
        <w:numPr>
          <w:ilvl w:val="1"/>
          <w:numId w:val="53"/>
        </w:numPr>
        <w:rPr>
          <w:rFonts w:cs="Arial"/>
        </w:rPr>
      </w:pPr>
      <w:r w:rsidRPr="003B57E1">
        <w:rPr>
          <w:rFonts w:cs="Arial"/>
        </w:rPr>
        <w:t>MAC = {MAC address of device 5}</w:t>
      </w:r>
    </w:p>
    <w:p w14:paraId="1E8B0B1D" w14:textId="77777777" w:rsidR="00E013D0" w:rsidRPr="003B57E1" w:rsidRDefault="00DF1EDC" w:rsidP="00DF1EDC">
      <w:pPr>
        <w:numPr>
          <w:ilvl w:val="1"/>
          <w:numId w:val="53"/>
        </w:numPr>
        <w:rPr>
          <w:rFonts w:cs="Arial"/>
        </w:rPr>
      </w:pPr>
      <w:r w:rsidRPr="003B57E1">
        <w:rPr>
          <w:rFonts w:cs="Arial"/>
        </w:rPr>
        <w:t>DeviceName = {Device name of device 5}</w:t>
      </w:r>
    </w:p>
    <w:p w14:paraId="57362922" w14:textId="77777777" w:rsidR="00E013D0" w:rsidRPr="003B57E1" w:rsidRDefault="00DF1EDC" w:rsidP="00DF1EDC">
      <w:pPr>
        <w:numPr>
          <w:ilvl w:val="0"/>
          <w:numId w:val="53"/>
        </w:numPr>
        <w:rPr>
          <w:rFonts w:cs="Arial"/>
        </w:rPr>
      </w:pPr>
      <w:r w:rsidRPr="003B57E1">
        <w:rPr>
          <w:rFonts w:cs="Arial"/>
        </w:rPr>
        <w:t>If the user continues to scroll on the Blocked Devices screen, the WifiHotspotOnBoardClient may then wish to request for the next 5 devices, etc. b</w:t>
      </w:r>
      <w:r>
        <w:rPr>
          <w:rFonts w:cs="Arial"/>
        </w:rPr>
        <w:t>y setting the StartingIndex = 6.</w:t>
      </w:r>
    </w:p>
    <w:p w14:paraId="53D4CFC6" w14:textId="77777777" w:rsidR="00E013D0" w:rsidRPr="00E11C95" w:rsidRDefault="00E013D0" w:rsidP="00E013D0">
      <w:pPr>
        <w:rPr>
          <w:rFonts w:cs="Arial"/>
        </w:rPr>
      </w:pPr>
    </w:p>
    <w:p w14:paraId="2633B147" w14:textId="77777777" w:rsidR="008D240F" w:rsidRPr="008D240F" w:rsidRDefault="008D240F" w:rsidP="008D240F">
      <w:pPr>
        <w:pStyle w:val="Heading4"/>
        <w:rPr>
          <w:b w:val="0"/>
          <w:u w:val="single"/>
        </w:rPr>
      </w:pPr>
      <w:r w:rsidRPr="008D240F">
        <w:rPr>
          <w:b w:val="0"/>
          <w:u w:val="single"/>
        </w:rPr>
        <w:t>WFHSv2-REQ-283768/A-User requests to unblock a device from the blocked list through WifiHotspotOnBoardClient display</w:t>
      </w:r>
    </w:p>
    <w:p w14:paraId="2824BC2C" w14:textId="55F84061" w:rsidR="00E013D0" w:rsidDel="00E61432" w:rsidRDefault="00DF1EDC" w:rsidP="00E61432">
      <w:pPr>
        <w:rPr>
          <w:del w:id="91" w:author="Vega martinez, Oscar (O.)" w:date="2020-06-19T11:07:00Z"/>
          <w:rFonts w:cs="Arial"/>
        </w:rPr>
      </w:pPr>
      <w:r w:rsidRPr="00791865">
        <w:rPr>
          <w:rFonts w:cs="Arial"/>
        </w:rPr>
        <w:t xml:space="preserve">If the user selects a device from the Blocked Devices list and chooses to unblock the device, the </w:t>
      </w:r>
      <w:r w:rsidRPr="009F3BEF">
        <w:rPr>
          <w:rFonts w:cs="Arial"/>
        </w:rPr>
        <w:t>WifiHotspotOnBoardClient</w:t>
      </w:r>
      <w:r w:rsidRPr="00791865">
        <w:rPr>
          <w:rFonts w:cs="Arial"/>
        </w:rPr>
        <w:t xml:space="preserve"> shall transmit a request (using CAN signal RemoveDevice_Rq) to remove the device by specifying the list type (blocked list) and index number of the device. The </w:t>
      </w:r>
      <w:r w:rsidRPr="00107605">
        <w:rPr>
          <w:rFonts w:cs="Arial"/>
        </w:rPr>
        <w:t>WifiHotspotServer</w:t>
      </w:r>
      <w:r w:rsidRPr="00791865">
        <w:rPr>
          <w:rFonts w:cs="Arial"/>
        </w:rPr>
        <w:t xml:space="preserve"> shall respond with the updated blocked devices list using the CAN signal DeviceList_Rsp, at which point the </w:t>
      </w:r>
      <w:r w:rsidRPr="009F3BEF">
        <w:rPr>
          <w:rFonts w:cs="Arial"/>
        </w:rPr>
        <w:t>WifiHotspotOnBoardClient</w:t>
      </w:r>
      <w:r>
        <w:rPr>
          <w:rFonts w:cs="Arial"/>
        </w:rPr>
        <w:t xml:space="preserve"> </w:t>
      </w:r>
      <w:r w:rsidRPr="00791865">
        <w:rPr>
          <w:rFonts w:cs="Arial"/>
        </w:rPr>
        <w:t xml:space="preserve">shall update the screen. Refer to </w:t>
      </w:r>
      <w:r w:rsidRPr="00502BD3">
        <w:rPr>
          <w:rFonts w:cs="Arial"/>
        </w:rPr>
        <w:t>WFHSv2-REQ-283641</w:t>
      </w:r>
      <w:r w:rsidRPr="003A693B">
        <w:rPr>
          <w:rFonts w:cs="Arial"/>
        </w:rPr>
        <w:t>-HMI Specification References</w:t>
      </w:r>
      <w:r w:rsidRPr="00791865">
        <w:rPr>
          <w:rFonts w:cs="Arial"/>
        </w:rPr>
        <w:t xml:space="preserve">. </w:t>
      </w:r>
      <w:del w:id="92" w:author="Vega martinez, Oscar (O.)" w:date="2020-06-19T11:07:00Z">
        <w:r w:rsidRPr="00791865" w:rsidDel="00E61432">
          <w:rPr>
            <w:rFonts w:cs="Arial"/>
          </w:rPr>
          <w:delText xml:space="preserve">The following popup is an example </w:delText>
        </w:r>
        <w:r w:rsidRPr="009F3BEF" w:rsidDel="00E61432">
          <w:rPr>
            <w:rFonts w:cs="Arial"/>
          </w:rPr>
          <w:delText>WifiHotspotOnBoardClient</w:delText>
        </w:r>
        <w:r w:rsidRPr="00791865" w:rsidDel="00E61432">
          <w:rPr>
            <w:rFonts w:cs="Arial"/>
          </w:rPr>
          <w:delText xml:space="preserve"> popup. </w:delText>
        </w:r>
      </w:del>
    </w:p>
    <w:p w14:paraId="2453B37C" w14:textId="2FCA9CB6" w:rsidR="00E013D0" w:rsidRPr="00791865" w:rsidDel="00E61432" w:rsidRDefault="00E013D0" w:rsidP="00E61432">
      <w:pPr>
        <w:rPr>
          <w:del w:id="93" w:author="Vega martinez, Oscar (O.)" w:date="2020-06-19T11:07:00Z"/>
          <w:rFonts w:cs="Arial"/>
          <w:b/>
          <w:u w:val="single"/>
        </w:rPr>
      </w:pPr>
    </w:p>
    <w:p w14:paraId="3A196B2C" w14:textId="31C4F108" w:rsidR="00E013D0" w:rsidRPr="00791865" w:rsidDel="00E61432" w:rsidRDefault="008D240F" w:rsidP="00E61432">
      <w:pPr>
        <w:rPr>
          <w:del w:id="94" w:author="Vega martinez, Oscar (O.)" w:date="2020-06-19T11:07:00Z"/>
          <w:rFonts w:cs="Arial"/>
        </w:rPr>
      </w:pPr>
      <w:del w:id="95" w:author="Vega martinez, Oscar (O.)" w:date="2020-06-19T11:07:00Z">
        <w:r w:rsidRPr="00791865" w:rsidDel="00E61432">
          <w:rPr>
            <w:rFonts w:cs="Arial"/>
          </w:rPr>
          <w:object w:dxaOrig="4620" w:dyaOrig="1950" w14:anchorId="08384052">
            <v:shape id="5d2c9628000038e900005132" o:spid="_x0000_i1036" type="#_x0000_t75" style="width:231pt;height:96.75pt" o:ole="">
              <v:imagedata r:id="rId58" o:title=""/>
            </v:shape>
            <o:OLEObject Type="Embed" ProgID="Visio.Drawing.11" ShapeID="5d2c9628000038e900005132" DrawAspect="Content" ObjectID="_1658927683" r:id="rId59"/>
          </w:object>
        </w:r>
      </w:del>
    </w:p>
    <w:p w14:paraId="6567FCC2" w14:textId="075AFEB0" w:rsidR="00E013D0" w:rsidRPr="00791865" w:rsidDel="00E61432" w:rsidRDefault="00DF1EDC" w:rsidP="00E61432">
      <w:pPr>
        <w:rPr>
          <w:del w:id="96" w:author="Vega martinez, Oscar (O.)" w:date="2020-06-19T11:07:00Z"/>
          <w:rFonts w:cs="Arial"/>
        </w:rPr>
      </w:pPr>
      <w:del w:id="97" w:author="Vega martinez, Oscar (O.)" w:date="2020-06-19T11:07:00Z">
        <w:r w:rsidRPr="00791865" w:rsidDel="00E61432">
          <w:rPr>
            <w:rFonts w:cs="Arial"/>
          </w:rPr>
          <w:delText>Figure. Popup inquiring if the use</w:delText>
        </w:r>
        <w:r w:rsidDel="00E61432">
          <w:rPr>
            <w:rFonts w:cs="Arial"/>
          </w:rPr>
          <w:delText>r would like to unblock a device</w:delText>
        </w:r>
      </w:del>
    </w:p>
    <w:p w14:paraId="615898FC" w14:textId="77777777" w:rsidR="008D240F" w:rsidRPr="008D240F" w:rsidRDefault="008D240F" w:rsidP="008D240F">
      <w:pPr>
        <w:pStyle w:val="Heading4"/>
        <w:rPr>
          <w:b w:val="0"/>
          <w:u w:val="single"/>
        </w:rPr>
      </w:pPr>
      <w:r w:rsidRPr="008D240F">
        <w:rPr>
          <w:b w:val="0"/>
          <w:u w:val="single"/>
        </w:rPr>
        <w:t>WFHS-REQ-191699/B-Request from the WifiHotspotOnBoardClient to remove a device from the blocked list</w:t>
      </w:r>
    </w:p>
    <w:p w14:paraId="1EF1D4B7" w14:textId="77777777" w:rsidR="00E013D0" w:rsidRPr="003A575B" w:rsidRDefault="00DF1EDC" w:rsidP="00E013D0">
      <w:pPr>
        <w:rPr>
          <w:rFonts w:cs="Arial"/>
        </w:rPr>
      </w:pPr>
      <w:r w:rsidRPr="003A575B">
        <w:rPr>
          <w:rFonts w:cs="Arial"/>
        </w:rPr>
        <w:t xml:space="preserve">If the </w:t>
      </w:r>
      <w:r w:rsidRPr="009721D0">
        <w:rPr>
          <w:rFonts w:cs="Arial"/>
        </w:rPr>
        <w:t>WifiHotspotServer</w:t>
      </w:r>
      <w:r w:rsidRPr="003A575B">
        <w:rPr>
          <w:rFonts w:cs="Arial"/>
        </w:rPr>
        <w:t xml:space="preserve"> receives a request from the </w:t>
      </w:r>
      <w:r w:rsidRPr="00A8176B">
        <w:rPr>
          <w:rFonts w:cs="Arial"/>
        </w:rPr>
        <w:t>WifiHotspotOnBoardClient</w:t>
      </w:r>
      <w:r w:rsidRPr="003A575B">
        <w:rPr>
          <w:rFonts w:cs="Arial"/>
        </w:rPr>
        <w:t xml:space="preserve"> to remove a device from the blocked list by using the CAN signal RemoveDevice_Rq and referencing the device by its index number, the </w:t>
      </w:r>
      <w:r w:rsidRPr="009721D0">
        <w:rPr>
          <w:rFonts w:cs="Arial"/>
        </w:rPr>
        <w:t>WifiHotspotServer</w:t>
      </w:r>
      <w:r w:rsidRPr="003A575B">
        <w:rPr>
          <w:rFonts w:cs="Arial"/>
        </w:rPr>
        <w:t xml:space="preserve"> shall delete that device from the blocked list and report back the new list of blocked devices (CAN signal DeviceList_Rsp). </w:t>
      </w:r>
      <w:r>
        <w:rPr>
          <w:rFonts w:cs="Arial"/>
        </w:rPr>
        <w:t>If a device is removed from the blocked list, the device shall be required to enter the vehicle’s Wi-Fi Hotspot password before it can connect to the Wi-Fi Hotspot again.</w:t>
      </w:r>
    </w:p>
    <w:p w14:paraId="3E7A29CD" w14:textId="77777777" w:rsidR="00E013D0" w:rsidRDefault="00E013D0" w:rsidP="00E013D0">
      <w:pPr>
        <w:rPr>
          <w:rFonts w:ascii="Calibri" w:hAnsi="Calibri" w:cs="Calibri"/>
          <w:color w:val="FF0000"/>
        </w:rPr>
      </w:pPr>
    </w:p>
    <w:p w14:paraId="1AD6C747" w14:textId="77777777" w:rsidR="00E013D0" w:rsidRDefault="00E013D0" w:rsidP="00E013D0">
      <w:pPr>
        <w:rPr>
          <w:rFonts w:ascii="Calibri" w:hAnsi="Calibri" w:cs="Calibri"/>
        </w:rPr>
      </w:pPr>
    </w:p>
    <w:p w14:paraId="3CA7BB5F" w14:textId="77777777" w:rsidR="00E013D0" w:rsidRPr="00E11C95" w:rsidRDefault="00E013D0" w:rsidP="00E013D0">
      <w:pPr>
        <w:rPr>
          <w:rFonts w:cs="Arial"/>
        </w:rPr>
      </w:pPr>
    </w:p>
    <w:p w14:paraId="09CBF76B" w14:textId="77777777" w:rsidR="00E013D0" w:rsidRDefault="00DF1EDC" w:rsidP="008D240F">
      <w:pPr>
        <w:pStyle w:val="Heading3"/>
      </w:pPr>
      <w:bookmarkStart w:id="98" w:name="_Toc14081926"/>
      <w:r>
        <w:t>Use Cases</w:t>
      </w:r>
      <w:bookmarkEnd w:id="98"/>
    </w:p>
    <w:p w14:paraId="70DF776B" w14:textId="77777777" w:rsidR="00E013D0" w:rsidRDefault="00DF1EDC" w:rsidP="008D240F">
      <w:pPr>
        <w:pStyle w:val="Heading4"/>
      </w:pPr>
      <w:r>
        <w:t>WFHSv1-UC-REQ-191955/A-Vehicle occupant blocks a device from the Wi-Fi Hotspot through the WifiHotspotOnBoardClient</w:t>
      </w:r>
    </w:p>
    <w:p w14:paraId="47F542E0"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31909776"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360B8"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2D72486A" w14:textId="77777777" w:rsidR="00E013D0" w:rsidRPr="00AD1D39" w:rsidRDefault="00DF1EDC" w:rsidP="00E013D0">
            <w:r w:rsidRPr="00AD1D39">
              <w:t>User</w:t>
            </w:r>
          </w:p>
          <w:p w14:paraId="1450CE9F" w14:textId="77777777" w:rsidR="00E013D0" w:rsidRPr="00AD1D39" w:rsidRDefault="00DF1EDC" w:rsidP="00E013D0">
            <w:r w:rsidRPr="00B334AC">
              <w:t>WifiHotspotOnBoardClient</w:t>
            </w:r>
          </w:p>
          <w:p w14:paraId="7B136181" w14:textId="77777777" w:rsidR="00E013D0" w:rsidRPr="00AD1D39" w:rsidRDefault="00DF1EDC" w:rsidP="00E013D0">
            <w:r w:rsidRPr="008D4169">
              <w:t>WifiHotspotServer</w:t>
            </w:r>
          </w:p>
        </w:tc>
      </w:tr>
      <w:tr w:rsidR="00E013D0" w:rsidRPr="00AD1D39" w14:paraId="0549485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0F5E9D"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4FAD7138" w14:textId="77777777" w:rsidR="00E013D0" w:rsidRDefault="00DF1EDC" w:rsidP="00E013D0">
            <w:r>
              <w:t xml:space="preserve">Up to </w:t>
            </w:r>
            <w:r w:rsidRPr="00E11AD1">
              <w:t>N</w:t>
            </w:r>
            <w:r>
              <w:t xml:space="preserve">umber_Hotspot_Connected_Devices devices connected to the Wi-Fi Hotspot </w:t>
            </w:r>
          </w:p>
          <w:p w14:paraId="4BDD566C" w14:textId="77777777" w:rsidR="00E013D0" w:rsidRPr="00AD1D39" w:rsidRDefault="00DF1EDC" w:rsidP="00E013D0">
            <w:r>
              <w:t>Up to (</w:t>
            </w:r>
            <w:r w:rsidRPr="00E11AD1">
              <w:t>Number_Blocked_Devices</w:t>
            </w:r>
            <w:r>
              <w:t xml:space="preserve"> – 1) devices placed on the Wi-Fi Hotspot’s blocked list</w:t>
            </w:r>
          </w:p>
        </w:tc>
      </w:tr>
      <w:tr w:rsidR="00E013D0" w:rsidRPr="00AD1D39" w14:paraId="60DCCA6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695360"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4EB069EF" w14:textId="77777777" w:rsidR="00E013D0" w:rsidRPr="00AD1D39" w:rsidRDefault="00DF1EDC" w:rsidP="00E013D0">
            <w:pPr>
              <w:autoSpaceDE w:val="0"/>
              <w:autoSpaceDN w:val="0"/>
              <w:adjustRightInd w:val="0"/>
            </w:pPr>
            <w:r>
              <w:t xml:space="preserve">Vehicle occupant selects a device from the list of connected devices and chooses to block the device </w:t>
            </w:r>
          </w:p>
        </w:tc>
      </w:tr>
      <w:tr w:rsidR="00E013D0" w:rsidRPr="00AD1D39" w14:paraId="766C5AA8"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4E477C"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03192702" w14:textId="77777777" w:rsidR="00E013D0" w:rsidRDefault="00DF1EDC" w:rsidP="00E013D0">
            <w:pPr>
              <w:autoSpaceDE w:val="0"/>
              <w:autoSpaceDN w:val="0"/>
              <w:adjustRightInd w:val="0"/>
              <w:spacing w:line="288" w:lineRule="auto"/>
            </w:pPr>
            <w:r>
              <w:t xml:space="preserve">The selected device disconnects from the Wi-Fi Hotspot </w:t>
            </w:r>
          </w:p>
          <w:p w14:paraId="76FA2BB9" w14:textId="77777777" w:rsidR="00E013D0" w:rsidRPr="00AD1D39" w:rsidRDefault="00DF1EDC" w:rsidP="00E013D0">
            <w:pPr>
              <w:autoSpaceDE w:val="0"/>
              <w:autoSpaceDN w:val="0"/>
              <w:adjustRightInd w:val="0"/>
              <w:spacing w:line="288" w:lineRule="auto"/>
            </w:pPr>
            <w:r>
              <w:t>The selected device is listed under the blocked devices</w:t>
            </w:r>
          </w:p>
        </w:tc>
      </w:tr>
      <w:tr w:rsidR="00E013D0" w:rsidRPr="00AD1D39" w14:paraId="299E90A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DED8F1"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41355D68" w14:textId="77777777" w:rsidR="00E013D0" w:rsidRDefault="00DF1EDC" w:rsidP="00E013D0">
            <w:r w:rsidRPr="00F53177">
              <w:t xml:space="preserve">WFHSv1-UC-REQ-191931-E4 </w:t>
            </w:r>
            <w:r>
              <w:t xml:space="preserve">Wi-Fi </w:t>
            </w:r>
            <w:r w:rsidRPr="00F53177">
              <w:t xml:space="preserve">Hotspot configuration through </w:t>
            </w:r>
            <w:r w:rsidRPr="00E11AD1">
              <w:t>WifiHotspotOnBoardClient</w:t>
            </w:r>
            <w:r>
              <w:t xml:space="preserve"> </w:t>
            </w:r>
            <w:r w:rsidRPr="00F53177">
              <w:t>fails</w:t>
            </w:r>
          </w:p>
          <w:p w14:paraId="374D400A" w14:textId="77777777" w:rsidR="00E013D0" w:rsidRPr="00AD1D39" w:rsidRDefault="00DF1EDC" w:rsidP="00E013D0">
            <w:r w:rsidRPr="00F53177">
              <w:t xml:space="preserve">WFHSv1-UC-REQ-191973-E11 </w:t>
            </w:r>
            <w:r w:rsidRPr="00E11AD1">
              <w:t>WifiHotspotOnBoardClient</w:t>
            </w:r>
            <w:r>
              <w:t xml:space="preserve"> </w:t>
            </w:r>
            <w:r w:rsidRPr="00F53177">
              <w:t>update failed</w:t>
            </w:r>
          </w:p>
        </w:tc>
      </w:tr>
      <w:tr w:rsidR="00E013D0" w:rsidRPr="00AD1D39" w14:paraId="08000F1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1F57E4"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247B92C8" w14:textId="77777777" w:rsidR="00E013D0" w:rsidRDefault="00DF1EDC" w:rsidP="00E013D0">
            <w:r w:rsidRPr="00F4549E">
              <w:t>WifiHotspotServer</w:t>
            </w:r>
          </w:p>
          <w:p w14:paraId="33BACB0A" w14:textId="77777777" w:rsidR="00E013D0" w:rsidRPr="00AD1D39" w:rsidRDefault="00DF1EDC" w:rsidP="00E013D0">
            <w:r w:rsidRPr="006619DA">
              <w:t>WifiHotspotOnBoardClient</w:t>
            </w:r>
          </w:p>
          <w:p w14:paraId="200C03F2" w14:textId="77777777" w:rsidR="00E013D0" w:rsidRPr="00AD1D39" w:rsidRDefault="00DF1EDC" w:rsidP="00E013D0">
            <w:r w:rsidRPr="00AD1D39">
              <w:t>CAN</w:t>
            </w:r>
          </w:p>
        </w:tc>
      </w:tr>
    </w:tbl>
    <w:p w14:paraId="054EC2D7" w14:textId="77777777" w:rsidR="00E013D0" w:rsidRDefault="00E013D0" w:rsidP="00E013D0">
      <w:pPr>
        <w:ind w:left="360"/>
      </w:pPr>
    </w:p>
    <w:p w14:paraId="39956668" w14:textId="77777777" w:rsidR="00E013D0" w:rsidRDefault="00DF1EDC" w:rsidP="008D240F">
      <w:pPr>
        <w:pStyle w:val="Heading4"/>
      </w:pPr>
      <w:r>
        <w:t>WFHSv1-UC-REQ-191956/A-User blocks a device from the Wi-Fi Hotspot through the WifiHotspotOnBoardClient while the blocked list is full</w:t>
      </w:r>
    </w:p>
    <w:p w14:paraId="3386756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7A404591"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51DCA9"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078B11BF" w14:textId="77777777" w:rsidR="00E013D0" w:rsidRPr="00AD1D39" w:rsidRDefault="00DF1EDC" w:rsidP="00E013D0">
            <w:r w:rsidRPr="00AD1D39">
              <w:t>User</w:t>
            </w:r>
          </w:p>
          <w:p w14:paraId="7D347166" w14:textId="77777777" w:rsidR="00E013D0" w:rsidRPr="00AD1D39" w:rsidRDefault="00DF1EDC" w:rsidP="00E013D0">
            <w:r>
              <w:t>In-vehicle</w:t>
            </w:r>
            <w:r w:rsidRPr="00AD1D39">
              <w:t xml:space="preserve"> </w:t>
            </w:r>
            <w:r w:rsidRPr="00613E6C">
              <w:t>WifiHotspotOnBoardClient</w:t>
            </w:r>
          </w:p>
          <w:p w14:paraId="5FEF4BEA" w14:textId="77777777" w:rsidR="00E013D0" w:rsidRPr="00AD1D39" w:rsidRDefault="00DF1EDC" w:rsidP="00E013D0">
            <w:r w:rsidRPr="00613E6C">
              <w:t>WifiHotspotServer</w:t>
            </w:r>
          </w:p>
        </w:tc>
      </w:tr>
      <w:tr w:rsidR="00E013D0" w:rsidRPr="00AD1D39" w14:paraId="53A40E6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B9CBA8"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08C6A8CD" w14:textId="77777777" w:rsidR="00E013D0" w:rsidRDefault="00DF1EDC" w:rsidP="00E013D0">
            <w:r>
              <w:t xml:space="preserve">Up to </w:t>
            </w:r>
            <w:r w:rsidRPr="00241F92">
              <w:t>N</w:t>
            </w:r>
            <w:r>
              <w:t xml:space="preserve">umber_Hotspot_Connected_Devices devices connected to the Wi-Fi Hotspot </w:t>
            </w:r>
          </w:p>
          <w:p w14:paraId="48467FDD" w14:textId="77777777" w:rsidR="00E013D0" w:rsidRPr="00AD1D39" w:rsidRDefault="00DF1EDC" w:rsidP="00E013D0">
            <w:r w:rsidRPr="00241F92">
              <w:t>Number_Blocked_Devices</w:t>
            </w:r>
            <w:r>
              <w:t xml:space="preserve"> devices are placed on the hotspot’s blocked list</w:t>
            </w:r>
          </w:p>
        </w:tc>
      </w:tr>
      <w:tr w:rsidR="00E013D0" w:rsidRPr="00AD1D39" w14:paraId="584580C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C8C248"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4BD22796" w14:textId="77777777" w:rsidR="00E013D0" w:rsidRPr="00AD1D39" w:rsidRDefault="00DF1EDC" w:rsidP="00E013D0">
            <w:pPr>
              <w:autoSpaceDE w:val="0"/>
              <w:autoSpaceDN w:val="0"/>
              <w:adjustRightInd w:val="0"/>
            </w:pPr>
            <w:r>
              <w:t xml:space="preserve">Vehicle occupant selects a device from the list of connected devices and chooses to block the device </w:t>
            </w:r>
          </w:p>
        </w:tc>
      </w:tr>
      <w:tr w:rsidR="00E013D0" w:rsidRPr="00AD1D39" w14:paraId="1F9239EC"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694F17"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4C0C2389" w14:textId="77777777" w:rsidR="00E013D0" w:rsidRDefault="00DF1EDC" w:rsidP="00E013D0">
            <w:pPr>
              <w:autoSpaceDE w:val="0"/>
              <w:autoSpaceDN w:val="0"/>
              <w:adjustRightInd w:val="0"/>
              <w:spacing w:line="288" w:lineRule="auto"/>
            </w:pPr>
            <w:r>
              <w:t>The oldest device that was placed on the blocked list is removed from the blocked list</w:t>
            </w:r>
          </w:p>
          <w:p w14:paraId="08BC141E" w14:textId="77777777" w:rsidR="00E013D0" w:rsidRDefault="00DF1EDC" w:rsidP="00E013D0">
            <w:pPr>
              <w:autoSpaceDE w:val="0"/>
              <w:autoSpaceDN w:val="0"/>
              <w:adjustRightInd w:val="0"/>
              <w:spacing w:line="288" w:lineRule="auto"/>
            </w:pPr>
            <w:r>
              <w:t xml:space="preserve">The selected device disconnects from the hotspot </w:t>
            </w:r>
          </w:p>
          <w:p w14:paraId="325C721B" w14:textId="77777777" w:rsidR="00E013D0" w:rsidRPr="00AD1D39" w:rsidRDefault="00DF1EDC" w:rsidP="00E013D0">
            <w:pPr>
              <w:autoSpaceDE w:val="0"/>
              <w:autoSpaceDN w:val="0"/>
              <w:adjustRightInd w:val="0"/>
              <w:spacing w:line="288" w:lineRule="auto"/>
            </w:pPr>
            <w:r>
              <w:t>The selected device is listed under the blocked devices at the top of the list</w:t>
            </w:r>
          </w:p>
        </w:tc>
      </w:tr>
      <w:tr w:rsidR="00E013D0" w:rsidRPr="00AD1D39" w14:paraId="1A5F263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4CA7B"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6398AFEA" w14:textId="77777777" w:rsidR="00E013D0" w:rsidRDefault="00DF1EDC" w:rsidP="00E013D0">
            <w:r w:rsidRPr="004E2A27">
              <w:t xml:space="preserve">WFHSv1-UC-REQ-191931-E4 </w:t>
            </w:r>
            <w:r>
              <w:t xml:space="preserve">Wi-Fi </w:t>
            </w:r>
            <w:r w:rsidRPr="004E2A27">
              <w:t xml:space="preserve">Hotspot configuration through </w:t>
            </w:r>
            <w:r w:rsidRPr="00241F92">
              <w:t>WifiHotspotOnBoardClient</w:t>
            </w:r>
            <w:r>
              <w:t xml:space="preserve"> </w:t>
            </w:r>
            <w:r w:rsidRPr="004E2A27">
              <w:t>fails</w:t>
            </w:r>
          </w:p>
          <w:p w14:paraId="73A19F0A" w14:textId="77777777" w:rsidR="00E013D0" w:rsidRPr="00AD1D39" w:rsidRDefault="00DF1EDC" w:rsidP="00E013D0">
            <w:r w:rsidRPr="004E2A27">
              <w:t xml:space="preserve">WFHSv1-UC-REQ-191973-E11 </w:t>
            </w:r>
            <w:r w:rsidRPr="00241F92">
              <w:t>WifiHotspotOnBoardClient</w:t>
            </w:r>
            <w:r>
              <w:t xml:space="preserve"> </w:t>
            </w:r>
            <w:r w:rsidRPr="004E2A27">
              <w:t>update failed</w:t>
            </w:r>
          </w:p>
        </w:tc>
      </w:tr>
      <w:tr w:rsidR="00E013D0" w:rsidRPr="00AD1D39" w14:paraId="7E1EFE3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49CEE4"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5D92E288" w14:textId="77777777" w:rsidR="00E013D0" w:rsidRPr="00AD1D39" w:rsidRDefault="00DF1EDC" w:rsidP="00E013D0">
            <w:r w:rsidRPr="00613E6C">
              <w:t>WifiHotspotServer</w:t>
            </w:r>
          </w:p>
          <w:p w14:paraId="67097636" w14:textId="77777777" w:rsidR="00E013D0" w:rsidRPr="00AD1D39" w:rsidRDefault="00DF1EDC" w:rsidP="00E013D0">
            <w:r w:rsidRPr="00613E6C">
              <w:t>WifiHotspotOnBoardClient</w:t>
            </w:r>
          </w:p>
          <w:p w14:paraId="7108EAA7" w14:textId="77777777" w:rsidR="00E013D0" w:rsidRPr="00AD1D39" w:rsidRDefault="00DF1EDC" w:rsidP="00E013D0">
            <w:r w:rsidRPr="00AD1D39">
              <w:t>CAN</w:t>
            </w:r>
          </w:p>
        </w:tc>
      </w:tr>
    </w:tbl>
    <w:p w14:paraId="060BF720" w14:textId="77777777" w:rsidR="00E013D0" w:rsidRDefault="00E013D0" w:rsidP="00E013D0">
      <w:pPr>
        <w:ind w:left="360"/>
      </w:pPr>
    </w:p>
    <w:p w14:paraId="14144A70" w14:textId="77777777" w:rsidR="00E013D0" w:rsidRDefault="00DF1EDC" w:rsidP="008D240F">
      <w:pPr>
        <w:pStyle w:val="Heading4"/>
      </w:pPr>
      <w:r>
        <w:t>WFHSv1-UC-REQ-191957/A-Vehicle occupant removes a device from the Wi-Fi Hotspot’s blocked list through the WifiHotspotOnBoardClient</w:t>
      </w:r>
    </w:p>
    <w:p w14:paraId="69786CE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4E26A2AA" w14:textId="77777777" w:rsidTr="00E013D0">
        <w:trPr>
          <w:trHeight w:val="872"/>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F78974"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7260FA4F" w14:textId="77777777" w:rsidR="00E013D0" w:rsidRPr="00AD1D39" w:rsidRDefault="00DF1EDC" w:rsidP="00E013D0">
            <w:r w:rsidRPr="00AD1D39">
              <w:t>User</w:t>
            </w:r>
          </w:p>
          <w:p w14:paraId="0D6F9A5E" w14:textId="77777777" w:rsidR="00E013D0" w:rsidRPr="00AD1D39" w:rsidRDefault="00DF1EDC" w:rsidP="00E013D0">
            <w:r w:rsidRPr="00390D38">
              <w:t>WifiHotspotOnBoardClient</w:t>
            </w:r>
          </w:p>
          <w:p w14:paraId="0D81D0C2" w14:textId="77777777" w:rsidR="00E013D0" w:rsidRDefault="00DF1EDC" w:rsidP="00E013D0">
            <w:r w:rsidRPr="00390D38">
              <w:t>WifiHotspotServer</w:t>
            </w:r>
          </w:p>
          <w:p w14:paraId="48325654" w14:textId="77777777" w:rsidR="00E013D0" w:rsidRPr="00AD1D39" w:rsidRDefault="00DF1EDC" w:rsidP="00E013D0">
            <w:r>
              <w:t>Cell phone</w:t>
            </w:r>
          </w:p>
        </w:tc>
      </w:tr>
      <w:tr w:rsidR="00E013D0" w:rsidRPr="00AD1D39" w14:paraId="1DBF6DD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3B3EE8"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6AE91A61" w14:textId="77777777" w:rsidR="00E013D0" w:rsidRDefault="00DF1EDC" w:rsidP="00E013D0">
            <w:r w:rsidRPr="00390D38">
              <w:t>WifiHotspotServer</w:t>
            </w:r>
            <w:r>
              <w:t xml:space="preserve"> is on</w:t>
            </w:r>
          </w:p>
          <w:p w14:paraId="0BA5DBC0" w14:textId="77777777" w:rsidR="00E013D0" w:rsidRDefault="00DF1EDC" w:rsidP="00E013D0">
            <w:r>
              <w:t>Up to (</w:t>
            </w:r>
            <w:r w:rsidRPr="003545BF">
              <w:t>N</w:t>
            </w:r>
            <w:r>
              <w:t>umber_Hotspot_Connected_Devices – 1) devices connected to the Wi-Fi Hotspot</w:t>
            </w:r>
          </w:p>
          <w:p w14:paraId="74EC066D" w14:textId="77777777" w:rsidR="00E013D0" w:rsidRPr="00AD1D39" w:rsidRDefault="00DF1EDC" w:rsidP="00E013D0">
            <w:r>
              <w:t>Device(s) is/are listed in the blocked list menu</w:t>
            </w:r>
          </w:p>
        </w:tc>
      </w:tr>
      <w:tr w:rsidR="00E013D0" w:rsidRPr="00AD1D39" w14:paraId="5E0EFEF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E5E730"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35E2EF9C" w14:textId="77777777" w:rsidR="00E013D0" w:rsidRPr="00AD1D39" w:rsidRDefault="00DF1EDC" w:rsidP="00E013D0">
            <w:pPr>
              <w:autoSpaceDE w:val="0"/>
              <w:autoSpaceDN w:val="0"/>
              <w:adjustRightInd w:val="0"/>
            </w:pPr>
            <w:r>
              <w:t xml:space="preserve">Vehicle occupant selects a device from the list of blocked devices and chooses to remove the device from the list </w:t>
            </w:r>
          </w:p>
        </w:tc>
      </w:tr>
      <w:tr w:rsidR="00E013D0" w:rsidRPr="00AD1D39" w14:paraId="2D0AE473"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58855B"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5F00A0F0" w14:textId="77777777" w:rsidR="00E013D0" w:rsidRDefault="00DF1EDC" w:rsidP="00E013D0">
            <w:pPr>
              <w:autoSpaceDE w:val="0"/>
              <w:autoSpaceDN w:val="0"/>
              <w:adjustRightInd w:val="0"/>
              <w:spacing w:line="288" w:lineRule="auto"/>
            </w:pPr>
            <w:r>
              <w:t>The device is deleted from the list</w:t>
            </w:r>
          </w:p>
          <w:p w14:paraId="362B0FD3" w14:textId="77777777" w:rsidR="00E013D0" w:rsidRPr="00AD1D39" w:rsidRDefault="00DF1EDC" w:rsidP="00E013D0">
            <w:pPr>
              <w:autoSpaceDE w:val="0"/>
              <w:autoSpaceDN w:val="0"/>
              <w:adjustRightInd w:val="0"/>
              <w:spacing w:line="288" w:lineRule="auto"/>
            </w:pPr>
            <w:r>
              <w:t>The device is able to connect to the hotspot if the user enters the Wi-Fi Hotspot password</w:t>
            </w:r>
          </w:p>
        </w:tc>
      </w:tr>
      <w:tr w:rsidR="00E013D0" w:rsidRPr="00AD1D39" w14:paraId="5AAF2E0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EADE9B"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6E6A9714" w14:textId="77777777" w:rsidR="00E013D0" w:rsidRDefault="00DF1EDC" w:rsidP="00E013D0">
            <w:r>
              <w:t xml:space="preserve">WFHSv1-UC-REQ-191931-E4 Wi-Fi Hotspot configuration through </w:t>
            </w:r>
            <w:r w:rsidRPr="003545BF">
              <w:t>WifiHotspotOnBoardClient</w:t>
            </w:r>
            <w:r>
              <w:t xml:space="preserve"> fails</w:t>
            </w:r>
          </w:p>
          <w:p w14:paraId="0A32D201" w14:textId="77777777" w:rsidR="00E013D0" w:rsidRPr="00AD1D39" w:rsidRDefault="00DF1EDC" w:rsidP="00E013D0">
            <w:r w:rsidRPr="00777439">
              <w:t xml:space="preserve">WFHSv1-UC-REQ-191973-E11 </w:t>
            </w:r>
            <w:r w:rsidRPr="003545BF">
              <w:t>WifiHotspotOnBoardClient</w:t>
            </w:r>
            <w:r>
              <w:t xml:space="preserve"> </w:t>
            </w:r>
            <w:r w:rsidRPr="00777439">
              <w:t>update failed</w:t>
            </w:r>
          </w:p>
        </w:tc>
      </w:tr>
      <w:tr w:rsidR="00E013D0" w:rsidRPr="00AD1D39" w14:paraId="5947925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85AF31"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5C9EACD0" w14:textId="77777777" w:rsidR="00E013D0" w:rsidRPr="00AD1D39" w:rsidRDefault="00DF1EDC" w:rsidP="00E013D0">
            <w:r w:rsidRPr="00390D38">
              <w:t>WifiHotspotServer</w:t>
            </w:r>
          </w:p>
          <w:p w14:paraId="4E588260" w14:textId="77777777" w:rsidR="00E013D0" w:rsidRPr="00AD1D39" w:rsidRDefault="00DF1EDC" w:rsidP="00E013D0">
            <w:r w:rsidRPr="00390D38">
              <w:t>WifiHotspotOnBoardClient</w:t>
            </w:r>
          </w:p>
          <w:p w14:paraId="348E7C69" w14:textId="77777777" w:rsidR="00E013D0" w:rsidRPr="00AD1D39" w:rsidRDefault="00DF1EDC" w:rsidP="00E013D0">
            <w:r w:rsidRPr="00AD1D39">
              <w:t>CAN</w:t>
            </w:r>
          </w:p>
        </w:tc>
      </w:tr>
    </w:tbl>
    <w:p w14:paraId="29C54D40" w14:textId="77777777" w:rsidR="00E013D0" w:rsidRDefault="00E013D0" w:rsidP="00E013D0">
      <w:pPr>
        <w:ind w:left="360"/>
      </w:pPr>
    </w:p>
    <w:p w14:paraId="11315496" w14:textId="77777777" w:rsidR="00E013D0" w:rsidRDefault="00DF1EDC" w:rsidP="008D240F">
      <w:pPr>
        <w:pStyle w:val="Heading4"/>
      </w:pPr>
      <w:r>
        <w:t>WFHSv1-UC-REQ-191975/A-User connects a device</w:t>
      </w:r>
    </w:p>
    <w:p w14:paraId="2C86CB25"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7588A829"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2C1D50"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96D5BDC" w14:textId="77777777" w:rsidR="00E013D0" w:rsidRPr="00866D28" w:rsidRDefault="00DF1EDC" w:rsidP="00E013D0">
            <w:r w:rsidRPr="00866D28">
              <w:t>Vehicle occupant</w:t>
            </w:r>
          </w:p>
          <w:p w14:paraId="1369B994" w14:textId="77777777" w:rsidR="00E013D0" w:rsidRPr="00866D28" w:rsidRDefault="00DF1EDC" w:rsidP="00E013D0">
            <w:r w:rsidRPr="0062370B">
              <w:t>WifiHotspotServer</w:t>
            </w:r>
          </w:p>
          <w:p w14:paraId="5A010E26" w14:textId="77777777" w:rsidR="00E013D0" w:rsidRPr="00866D28" w:rsidRDefault="00DF1EDC" w:rsidP="00E013D0">
            <w:r w:rsidRPr="00866D28">
              <w:t>Wi-Fi device</w:t>
            </w:r>
          </w:p>
        </w:tc>
      </w:tr>
      <w:tr w:rsidR="00E013D0" w:rsidRPr="00866D28" w14:paraId="7AEAE60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A81D5D"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A7B44FD" w14:textId="77777777" w:rsidR="00E013D0" w:rsidRDefault="00DF1EDC" w:rsidP="00E013D0">
            <w:r>
              <w:t xml:space="preserve">Wi-Fi </w:t>
            </w:r>
            <w:r w:rsidRPr="00866D28">
              <w:t>Hotspot is on</w:t>
            </w:r>
          </w:p>
          <w:p w14:paraId="76126D55" w14:textId="77777777" w:rsidR="00E013D0" w:rsidRPr="00866D28" w:rsidRDefault="00DF1EDC" w:rsidP="00E013D0">
            <w:r w:rsidRPr="0062370B">
              <w:t>WifiHotspotServer</w:t>
            </w:r>
            <w:r>
              <w:t xml:space="preserve"> has good cellular coverage </w:t>
            </w:r>
          </w:p>
          <w:p w14:paraId="3BF94466" w14:textId="77777777" w:rsidR="00E013D0" w:rsidRDefault="00DF1EDC" w:rsidP="00E013D0">
            <w:r>
              <w:t xml:space="preserve">Less than </w:t>
            </w:r>
            <w:r w:rsidRPr="002D7BD9">
              <w:t>Number_Hotspot_Connected_Devices</w:t>
            </w:r>
            <w:r>
              <w:t xml:space="preserve"> </w:t>
            </w:r>
            <w:r w:rsidRPr="00866D28">
              <w:t xml:space="preserve">devices already connected to vehicle’s Wi-Fi </w:t>
            </w:r>
            <w:r>
              <w:t>Hotspot</w:t>
            </w:r>
          </w:p>
          <w:p w14:paraId="64C1D3E5" w14:textId="77777777" w:rsidR="00E013D0" w:rsidRPr="00866D28" w:rsidRDefault="00DF1EDC" w:rsidP="00E013D0">
            <w:r>
              <w:t>Device A is within the 50 foot Wi-Fi range OR vehicle is traveling up to 70mph</w:t>
            </w:r>
          </w:p>
        </w:tc>
      </w:tr>
      <w:tr w:rsidR="00E013D0" w:rsidRPr="00866D28" w14:paraId="1E0C1BC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87CC0D"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4ABCE0A" w14:textId="77777777" w:rsidR="00E013D0" w:rsidRPr="00866D28" w:rsidRDefault="00DF1EDC" w:rsidP="00E013D0">
            <w:pPr>
              <w:autoSpaceDE w:val="0"/>
              <w:autoSpaceDN w:val="0"/>
              <w:adjustRightInd w:val="0"/>
            </w:pPr>
            <w:r w:rsidRPr="00866D28">
              <w:t>User enters</w:t>
            </w:r>
            <w:r>
              <w:t xml:space="preserve"> vehicle’s SSID/password into </w:t>
            </w:r>
            <w:r w:rsidRPr="00866D28">
              <w:t>device</w:t>
            </w:r>
            <w:r>
              <w:t xml:space="preserve"> A</w:t>
            </w:r>
          </w:p>
        </w:tc>
      </w:tr>
      <w:tr w:rsidR="00E013D0" w:rsidRPr="00866D28" w14:paraId="43C37D7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9208A4"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A625EA2" w14:textId="77777777" w:rsidR="00E013D0" w:rsidRDefault="00DF1EDC" w:rsidP="00E013D0">
            <w:pPr>
              <w:autoSpaceDE w:val="0"/>
              <w:autoSpaceDN w:val="0"/>
              <w:adjustRightInd w:val="0"/>
            </w:pPr>
            <w:r w:rsidRPr="00866D28">
              <w:t>Device</w:t>
            </w:r>
            <w:r>
              <w:t xml:space="preserve"> A</w:t>
            </w:r>
            <w:r w:rsidRPr="00866D28">
              <w:t xml:space="preserve"> shows established connection</w:t>
            </w:r>
          </w:p>
          <w:p w14:paraId="5AD54BA2" w14:textId="77777777" w:rsidR="00E013D0" w:rsidRPr="00866D28" w:rsidRDefault="00DF1EDC" w:rsidP="00E013D0">
            <w:pPr>
              <w:autoSpaceDE w:val="0"/>
              <w:autoSpaceDN w:val="0"/>
              <w:adjustRightInd w:val="0"/>
            </w:pPr>
            <w:r>
              <w:t>All connected devices may stream 35 Mbps not including overhead (or more or less depending on their applications)</w:t>
            </w:r>
          </w:p>
        </w:tc>
      </w:tr>
      <w:tr w:rsidR="00E013D0" w:rsidRPr="00866D28" w14:paraId="13FBC28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B007A1"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5219271" w14:textId="77777777" w:rsidR="00E013D0" w:rsidRPr="00866D28" w:rsidRDefault="00E013D0" w:rsidP="00E013D0"/>
        </w:tc>
      </w:tr>
      <w:tr w:rsidR="00E013D0" w:rsidRPr="00866D28" w14:paraId="4C4DD06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63A2B2"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56549B9" w14:textId="77777777" w:rsidR="00E013D0" w:rsidRPr="00866D28" w:rsidRDefault="00DF1EDC" w:rsidP="00E013D0">
            <w:r w:rsidRPr="0062370B">
              <w:t>WifiHotspotServer</w:t>
            </w:r>
          </w:p>
          <w:p w14:paraId="29CA2DDA" w14:textId="77777777" w:rsidR="00E013D0" w:rsidRPr="00866D28" w:rsidRDefault="00DF1EDC" w:rsidP="00E013D0">
            <w:r w:rsidRPr="00866D28">
              <w:t>Wi-Fi device</w:t>
            </w:r>
          </w:p>
        </w:tc>
      </w:tr>
    </w:tbl>
    <w:p w14:paraId="6040A87A" w14:textId="77777777" w:rsidR="00E013D0" w:rsidRDefault="00E013D0" w:rsidP="00E013D0">
      <w:pPr>
        <w:ind w:left="360"/>
      </w:pPr>
    </w:p>
    <w:p w14:paraId="2B8C3ED7" w14:textId="77777777" w:rsidR="00E013D0" w:rsidRDefault="00DF1EDC" w:rsidP="008D240F">
      <w:pPr>
        <w:pStyle w:val="Heading4"/>
      </w:pPr>
      <w:r>
        <w:t>WFHSv1-UC-REQ-191979/A-User tries to connect a device that exceeds the allowable number of devices</w:t>
      </w:r>
    </w:p>
    <w:p w14:paraId="3E5394DF"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267AC6" w14:paraId="147380C1"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15E4" w14:textId="77777777" w:rsidR="00E013D0" w:rsidRPr="00267AC6" w:rsidRDefault="00DF1EDC" w:rsidP="00E013D0">
            <w:pPr>
              <w:rPr>
                <w:b/>
              </w:rPr>
            </w:pPr>
            <w:r w:rsidRPr="00267AC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AEB8E5D" w14:textId="77777777" w:rsidR="00E013D0" w:rsidRPr="00267AC6" w:rsidRDefault="00DF1EDC" w:rsidP="00E013D0">
            <w:r w:rsidRPr="00267AC6">
              <w:t>Vehicle occupant</w:t>
            </w:r>
          </w:p>
          <w:p w14:paraId="69C16B03" w14:textId="77777777" w:rsidR="00E013D0" w:rsidRPr="00267AC6" w:rsidRDefault="00DF1EDC" w:rsidP="00E013D0">
            <w:r w:rsidRPr="006D32C4">
              <w:t>WifiHotspotServer</w:t>
            </w:r>
          </w:p>
          <w:p w14:paraId="3C333B37" w14:textId="77777777" w:rsidR="00E013D0" w:rsidRPr="00267AC6" w:rsidRDefault="00DF1EDC" w:rsidP="00E013D0">
            <w:r>
              <w:t>User</w:t>
            </w:r>
          </w:p>
        </w:tc>
      </w:tr>
      <w:tr w:rsidR="00E013D0" w:rsidRPr="00267AC6" w14:paraId="283FB95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1F2270" w14:textId="77777777" w:rsidR="00E013D0" w:rsidRPr="00267AC6" w:rsidRDefault="00DF1EDC" w:rsidP="00E013D0">
            <w:pPr>
              <w:rPr>
                <w:b/>
              </w:rPr>
            </w:pPr>
            <w:r w:rsidRPr="00267AC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B78F09C" w14:textId="77777777" w:rsidR="00E013D0" w:rsidRPr="00267AC6" w:rsidRDefault="00DF1EDC" w:rsidP="00E013D0">
            <w:r>
              <w:t xml:space="preserve">Wi-Fi </w:t>
            </w:r>
            <w:r w:rsidRPr="00267AC6">
              <w:t>Hotspot is on</w:t>
            </w:r>
          </w:p>
          <w:p w14:paraId="69B38D47" w14:textId="77777777" w:rsidR="00E013D0" w:rsidRPr="00267AC6" w:rsidRDefault="00DF1EDC" w:rsidP="00E013D0">
            <w:r w:rsidRPr="0019368F">
              <w:t>N</w:t>
            </w:r>
            <w:r>
              <w:t>umber_Hotspot_Connected_Devices</w:t>
            </w:r>
            <w:r w:rsidRPr="00267AC6">
              <w:t xml:space="preserve"> devices already connected to vehicle’s Wi-Fi Hotspot</w:t>
            </w:r>
          </w:p>
        </w:tc>
      </w:tr>
      <w:tr w:rsidR="00E013D0" w:rsidRPr="00267AC6" w14:paraId="7C5BA40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B5B1DE" w14:textId="77777777" w:rsidR="00E013D0" w:rsidRPr="00267AC6" w:rsidRDefault="00DF1EDC" w:rsidP="00E013D0">
            <w:pPr>
              <w:rPr>
                <w:b/>
              </w:rPr>
            </w:pPr>
            <w:r w:rsidRPr="00267AC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8757022" w14:textId="77777777" w:rsidR="00E013D0" w:rsidRPr="00267AC6" w:rsidRDefault="00DF1EDC" w:rsidP="00E013D0">
            <w:pPr>
              <w:autoSpaceDE w:val="0"/>
              <w:autoSpaceDN w:val="0"/>
              <w:adjustRightInd w:val="0"/>
            </w:pPr>
            <w:r w:rsidRPr="00267AC6">
              <w:t>User enters veh</w:t>
            </w:r>
            <w:r>
              <w:t>icle’s SSID/password into a</w:t>
            </w:r>
            <w:r w:rsidRPr="00267AC6">
              <w:t xml:space="preserve"> </w:t>
            </w:r>
            <w:r>
              <w:t xml:space="preserve">Wi-Fi </w:t>
            </w:r>
            <w:r w:rsidRPr="00267AC6">
              <w:t xml:space="preserve">device </w:t>
            </w:r>
          </w:p>
        </w:tc>
      </w:tr>
      <w:tr w:rsidR="00E013D0" w:rsidRPr="00267AC6" w14:paraId="2787638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1E03D" w14:textId="77777777" w:rsidR="00E013D0" w:rsidRPr="00267AC6" w:rsidRDefault="00DF1EDC" w:rsidP="00E013D0">
            <w:pPr>
              <w:rPr>
                <w:b/>
              </w:rPr>
            </w:pPr>
            <w:r w:rsidRPr="00267AC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CF469B0" w14:textId="77777777" w:rsidR="00E013D0" w:rsidRPr="00267AC6" w:rsidRDefault="00DF1EDC" w:rsidP="00E013D0">
            <w:pPr>
              <w:autoSpaceDE w:val="0"/>
              <w:autoSpaceDN w:val="0"/>
              <w:adjustRightInd w:val="0"/>
            </w:pPr>
            <w:r>
              <w:t>Password is rejected</w:t>
            </w:r>
          </w:p>
        </w:tc>
      </w:tr>
      <w:tr w:rsidR="00E013D0" w:rsidRPr="00267AC6" w14:paraId="1FAA4A4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00E1D2" w14:textId="77777777" w:rsidR="00E013D0" w:rsidRPr="00267AC6" w:rsidRDefault="00DF1EDC" w:rsidP="00E013D0">
            <w:pPr>
              <w:rPr>
                <w:b/>
              </w:rPr>
            </w:pPr>
            <w:r w:rsidRPr="00267AC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CE3F13C" w14:textId="77777777" w:rsidR="00E013D0" w:rsidRPr="00267AC6" w:rsidRDefault="00E013D0" w:rsidP="00E013D0"/>
        </w:tc>
      </w:tr>
      <w:tr w:rsidR="00E013D0" w:rsidRPr="00267AC6" w14:paraId="19A5EAE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EFC068" w14:textId="77777777" w:rsidR="00E013D0" w:rsidRPr="00267AC6" w:rsidRDefault="00DF1EDC" w:rsidP="00E013D0">
            <w:pPr>
              <w:rPr>
                <w:b/>
              </w:rPr>
            </w:pPr>
            <w:r w:rsidRPr="00267AC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2B54E58" w14:textId="77777777" w:rsidR="00E013D0" w:rsidRDefault="00DF1EDC" w:rsidP="00E013D0">
            <w:r w:rsidRPr="006D32C4">
              <w:t>WifiHotspotServer</w:t>
            </w:r>
          </w:p>
          <w:p w14:paraId="208B436A" w14:textId="77777777" w:rsidR="00E013D0" w:rsidRPr="00267AC6" w:rsidRDefault="00DF1EDC" w:rsidP="00E013D0">
            <w:r w:rsidRPr="00267AC6">
              <w:t>Wi-Fi device</w:t>
            </w:r>
          </w:p>
        </w:tc>
      </w:tr>
    </w:tbl>
    <w:p w14:paraId="0D30D4D8" w14:textId="77777777" w:rsidR="00E013D0" w:rsidRDefault="00E013D0" w:rsidP="00E013D0">
      <w:pPr>
        <w:ind w:left="360"/>
      </w:pPr>
    </w:p>
    <w:p w14:paraId="256215CC" w14:textId="77777777" w:rsidR="00E013D0" w:rsidRDefault="00DF1EDC" w:rsidP="008D240F">
      <w:pPr>
        <w:pStyle w:val="Heading4"/>
      </w:pPr>
      <w:r>
        <w:t>WFHSv1-UC-REQ-191980/A-Returning device connects to hotspot</w:t>
      </w:r>
    </w:p>
    <w:p w14:paraId="3EEAF6D8"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BB2B8F" w14:paraId="4CF7783B"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0C9E19" w14:textId="77777777" w:rsidR="00E013D0" w:rsidRPr="00BB2B8F" w:rsidRDefault="00DF1EDC" w:rsidP="00E013D0">
            <w:pPr>
              <w:rPr>
                <w:b/>
              </w:rPr>
            </w:pPr>
            <w:r w:rsidRPr="00BB2B8F">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A1A18EC" w14:textId="77777777" w:rsidR="00E013D0" w:rsidRDefault="00DF1EDC" w:rsidP="00E013D0">
            <w:r w:rsidRPr="00AD3D48">
              <w:t>WifiHotspotServer</w:t>
            </w:r>
          </w:p>
          <w:p w14:paraId="763AE887" w14:textId="77777777" w:rsidR="00E013D0" w:rsidRPr="00BB2B8F" w:rsidRDefault="00DF1EDC" w:rsidP="00E013D0">
            <w:r w:rsidRPr="00BB2B8F">
              <w:t>Wi-Fi device</w:t>
            </w:r>
          </w:p>
        </w:tc>
      </w:tr>
      <w:tr w:rsidR="00E013D0" w:rsidRPr="00BB2B8F" w14:paraId="283E16E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C4C92" w14:textId="77777777" w:rsidR="00E013D0" w:rsidRPr="00BB2B8F" w:rsidRDefault="00DF1EDC" w:rsidP="00E013D0">
            <w:pPr>
              <w:rPr>
                <w:b/>
              </w:rPr>
            </w:pPr>
            <w:r w:rsidRPr="00BB2B8F">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4A24E69" w14:textId="77777777" w:rsidR="00E013D0" w:rsidRPr="00BB2B8F" w:rsidRDefault="00DF1EDC" w:rsidP="00E013D0">
            <w:r w:rsidRPr="00BB2B8F">
              <w:t>Hotspot is on</w:t>
            </w:r>
          </w:p>
          <w:p w14:paraId="71A6F605" w14:textId="77777777" w:rsidR="00E013D0" w:rsidRPr="00BB2B8F" w:rsidRDefault="00DF1EDC" w:rsidP="00E013D0">
            <w:r w:rsidRPr="00BB2B8F">
              <w:t>Wi-Fi visibility is set to on</w:t>
            </w:r>
          </w:p>
          <w:p w14:paraId="2D3922E4" w14:textId="77777777" w:rsidR="00E013D0" w:rsidRPr="00BB2B8F" w:rsidRDefault="00DF1EDC" w:rsidP="00E013D0">
            <w:r w:rsidRPr="00BB2B8F">
              <w:t>Device A has connected to the vehicle’s hotspot before &amp; user chose to have device always automatically connect to hotspot</w:t>
            </w:r>
          </w:p>
          <w:p w14:paraId="03FC4F16" w14:textId="77777777" w:rsidR="00E013D0" w:rsidRDefault="00DF1EDC" w:rsidP="00E013D0">
            <w:r w:rsidRPr="00BB2B8F">
              <w:t>SSID &amp; password has not been changed since</w:t>
            </w:r>
          </w:p>
          <w:p w14:paraId="0172B2B2" w14:textId="77777777" w:rsidR="00E013D0" w:rsidRPr="00BB2B8F" w:rsidRDefault="00DF1EDC" w:rsidP="00E013D0">
            <w:r>
              <w:t>Up to (Number_Hotspot_Connected_Devices – 1) devices already connected</w:t>
            </w:r>
          </w:p>
        </w:tc>
      </w:tr>
      <w:tr w:rsidR="00E013D0" w:rsidRPr="00BB2B8F" w14:paraId="55620D0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0082C3" w14:textId="77777777" w:rsidR="00E013D0" w:rsidRPr="00BB2B8F" w:rsidRDefault="00DF1EDC" w:rsidP="00E013D0">
            <w:pPr>
              <w:rPr>
                <w:b/>
              </w:rPr>
            </w:pPr>
            <w:r w:rsidRPr="00BB2B8F">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BA5740E" w14:textId="77777777" w:rsidR="00E013D0" w:rsidRPr="00BB2B8F" w:rsidRDefault="00DF1EDC" w:rsidP="00E013D0">
            <w:pPr>
              <w:autoSpaceDE w:val="0"/>
              <w:autoSpaceDN w:val="0"/>
              <w:adjustRightInd w:val="0"/>
            </w:pPr>
            <w:r w:rsidRPr="00BB2B8F">
              <w:t>Device A enters the vehicle’s Wi-Fi range</w:t>
            </w:r>
          </w:p>
        </w:tc>
      </w:tr>
      <w:tr w:rsidR="00E013D0" w:rsidRPr="00BB2B8F" w14:paraId="70FE7B76"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9AE4D8" w14:textId="77777777" w:rsidR="00E013D0" w:rsidRPr="00BB2B8F" w:rsidRDefault="00DF1EDC" w:rsidP="00E013D0">
            <w:pPr>
              <w:rPr>
                <w:b/>
              </w:rPr>
            </w:pPr>
            <w:r w:rsidRPr="00BB2B8F">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A49EC64" w14:textId="77777777" w:rsidR="00E013D0" w:rsidRPr="00BB2B8F" w:rsidRDefault="00DF1EDC" w:rsidP="00E013D0">
            <w:pPr>
              <w:autoSpaceDE w:val="0"/>
              <w:autoSpaceDN w:val="0"/>
              <w:adjustRightInd w:val="0"/>
            </w:pPr>
            <w:r w:rsidRPr="00BB2B8F">
              <w:t>Device A automatically connects to the vehicle’s Wi-Fi</w:t>
            </w:r>
          </w:p>
        </w:tc>
      </w:tr>
      <w:tr w:rsidR="00E013D0" w:rsidRPr="00BB2B8F" w14:paraId="0378A0F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D3547A" w14:textId="77777777" w:rsidR="00E013D0" w:rsidRPr="00BB2B8F" w:rsidRDefault="00DF1EDC" w:rsidP="00E013D0">
            <w:pPr>
              <w:rPr>
                <w:b/>
              </w:rPr>
            </w:pPr>
            <w:r w:rsidRPr="00BB2B8F">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F5CBAD7" w14:textId="77777777" w:rsidR="00E013D0" w:rsidRPr="00BB2B8F" w:rsidRDefault="00E013D0" w:rsidP="00E013D0"/>
        </w:tc>
      </w:tr>
      <w:tr w:rsidR="00E013D0" w:rsidRPr="00BB2B8F" w14:paraId="1DE6DE8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C351C2" w14:textId="77777777" w:rsidR="00E013D0" w:rsidRPr="00BB2B8F" w:rsidRDefault="00DF1EDC" w:rsidP="00E013D0">
            <w:pPr>
              <w:rPr>
                <w:b/>
              </w:rPr>
            </w:pPr>
            <w:r w:rsidRPr="00BB2B8F">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1246441" w14:textId="77777777" w:rsidR="00E013D0" w:rsidRDefault="00DF1EDC" w:rsidP="00E013D0">
            <w:r w:rsidRPr="00AD3D48">
              <w:t>WifiHotspotServer</w:t>
            </w:r>
          </w:p>
          <w:p w14:paraId="1C26F738" w14:textId="77777777" w:rsidR="00E013D0" w:rsidRPr="00BB2B8F" w:rsidRDefault="00DF1EDC" w:rsidP="00E013D0">
            <w:r w:rsidRPr="00BB2B8F">
              <w:t>Wi-Fi device</w:t>
            </w:r>
          </w:p>
        </w:tc>
      </w:tr>
    </w:tbl>
    <w:p w14:paraId="3CF2FFC9" w14:textId="77777777" w:rsidR="00E013D0" w:rsidRDefault="00E013D0" w:rsidP="00E013D0">
      <w:pPr>
        <w:ind w:left="360"/>
      </w:pPr>
    </w:p>
    <w:p w14:paraId="514BA4B3" w14:textId="77777777" w:rsidR="00E013D0" w:rsidRDefault="00DF1EDC" w:rsidP="008D240F">
      <w:pPr>
        <w:pStyle w:val="Heading4"/>
      </w:pPr>
      <w:r>
        <w:t>WFHSv1-UC-REQ-191981/A-SSID and/or password is changed</w:t>
      </w:r>
    </w:p>
    <w:p w14:paraId="5DFA4955"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517BA6A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DC27B4"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49EC1ED3" w14:textId="77777777" w:rsidR="00E013D0" w:rsidRDefault="00DF1EDC" w:rsidP="00E013D0">
            <w:r w:rsidRPr="000760E3">
              <w:t>WifiHotspotServer</w:t>
            </w:r>
          </w:p>
          <w:p w14:paraId="026756DA" w14:textId="77777777" w:rsidR="00E013D0" w:rsidRPr="00866D28" w:rsidRDefault="00DF1EDC" w:rsidP="00E013D0">
            <w:r w:rsidRPr="00866D28">
              <w:t>Wi-Fi device</w:t>
            </w:r>
          </w:p>
        </w:tc>
      </w:tr>
      <w:tr w:rsidR="00E013D0" w:rsidRPr="00866D28" w14:paraId="6A3A0FB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B492F6"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D76A662" w14:textId="77777777" w:rsidR="00E013D0" w:rsidRPr="00866D28" w:rsidRDefault="00DF1EDC" w:rsidP="00E013D0">
            <w:r w:rsidRPr="00866D28">
              <w:t>Hotspot is on</w:t>
            </w:r>
          </w:p>
          <w:p w14:paraId="6BD9CE39" w14:textId="77777777" w:rsidR="00E013D0" w:rsidRPr="00866D28" w:rsidRDefault="00DF1EDC" w:rsidP="00E013D0">
            <w:r>
              <w:t>Wi-Fi visibility is set to on</w:t>
            </w:r>
          </w:p>
          <w:p w14:paraId="1DC94BA2" w14:textId="77777777" w:rsidR="00E013D0" w:rsidRPr="00866D28" w:rsidRDefault="00DF1EDC" w:rsidP="00E013D0">
            <w:r w:rsidRPr="00866D28">
              <w:t>Device A has connected to the vehicle’s hotspot before &amp; user chose to have device always automatically connect to hotspot</w:t>
            </w:r>
          </w:p>
          <w:p w14:paraId="4E67411F" w14:textId="77777777" w:rsidR="00E013D0" w:rsidRPr="00866D28" w:rsidRDefault="00DF1EDC" w:rsidP="00E013D0">
            <w:r w:rsidRPr="00866D28">
              <w:t>SSID and/or password has been changed since</w:t>
            </w:r>
          </w:p>
        </w:tc>
      </w:tr>
      <w:tr w:rsidR="00E013D0" w:rsidRPr="00866D28" w14:paraId="108266A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7A9875"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A378F55" w14:textId="77777777" w:rsidR="00E013D0" w:rsidRPr="00866D28" w:rsidRDefault="00DF1EDC" w:rsidP="00E013D0">
            <w:pPr>
              <w:autoSpaceDE w:val="0"/>
              <w:autoSpaceDN w:val="0"/>
              <w:adjustRightInd w:val="0"/>
            </w:pPr>
            <w:r w:rsidRPr="00866D28">
              <w:t>Device A enters the vehicle’s Wi-Fi range</w:t>
            </w:r>
          </w:p>
        </w:tc>
      </w:tr>
      <w:tr w:rsidR="00E013D0" w:rsidRPr="00866D28" w14:paraId="3F770D6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A8E60A"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B8DF183" w14:textId="77777777" w:rsidR="00E013D0" w:rsidRPr="00866D28" w:rsidRDefault="00DF1EDC" w:rsidP="00E013D0">
            <w:pPr>
              <w:autoSpaceDE w:val="0"/>
              <w:autoSpaceDN w:val="0"/>
              <w:adjustRightInd w:val="0"/>
            </w:pPr>
            <w:r w:rsidRPr="00866D28">
              <w:t xml:space="preserve">Device A </w:t>
            </w:r>
            <w:r>
              <w:t xml:space="preserve">is unable to connect to the Wi-Fi Hotspot </w:t>
            </w:r>
          </w:p>
        </w:tc>
      </w:tr>
      <w:tr w:rsidR="00E013D0" w:rsidRPr="00866D28" w14:paraId="74B36D0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48ED2C"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69BF8DE5" w14:textId="77777777" w:rsidR="00E013D0" w:rsidRPr="00866D28" w:rsidRDefault="00E013D0" w:rsidP="00E013D0"/>
        </w:tc>
      </w:tr>
      <w:tr w:rsidR="00E013D0" w:rsidRPr="00866D28" w14:paraId="50F9F94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6A4910"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281A22F" w14:textId="77777777" w:rsidR="00E013D0" w:rsidRDefault="00DF1EDC" w:rsidP="00E013D0">
            <w:r w:rsidRPr="000760E3">
              <w:t>WifiHotspotServer</w:t>
            </w:r>
          </w:p>
          <w:p w14:paraId="2237C7D5" w14:textId="77777777" w:rsidR="00E013D0" w:rsidRPr="00866D28" w:rsidRDefault="00DF1EDC" w:rsidP="00E013D0">
            <w:r w:rsidRPr="00866D28">
              <w:t>Wi-Fi device</w:t>
            </w:r>
          </w:p>
        </w:tc>
      </w:tr>
    </w:tbl>
    <w:p w14:paraId="20DD6D97" w14:textId="77777777" w:rsidR="00E013D0" w:rsidRDefault="00E013D0" w:rsidP="00E013D0">
      <w:pPr>
        <w:ind w:left="360"/>
      </w:pPr>
    </w:p>
    <w:p w14:paraId="69C20E4C" w14:textId="77777777" w:rsidR="00E013D0" w:rsidRDefault="00DF1EDC" w:rsidP="008D240F">
      <w:pPr>
        <w:pStyle w:val="Heading4"/>
      </w:pPr>
      <w:r>
        <w:t>WFHSv1-UC-REQ-191982/B-Returning device configured to NOT automatically connect to hotspot</w:t>
      </w:r>
    </w:p>
    <w:p w14:paraId="54AB6EA5"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6D28" w14:paraId="04B81789"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0A581" w14:textId="77777777" w:rsidR="00E013D0" w:rsidRPr="00866D28" w:rsidRDefault="00DF1EDC" w:rsidP="00E013D0">
            <w:pPr>
              <w:rPr>
                <w:b/>
              </w:rPr>
            </w:pPr>
            <w:r w:rsidRPr="00866D2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C9A1F7B" w14:textId="77777777" w:rsidR="00E013D0" w:rsidRDefault="00DF1EDC" w:rsidP="00E013D0">
            <w:r w:rsidRPr="00C96ADD">
              <w:t>WifiHotspotServer</w:t>
            </w:r>
          </w:p>
          <w:p w14:paraId="2FB66E74" w14:textId="77777777" w:rsidR="00E013D0" w:rsidRPr="00866D28" w:rsidRDefault="00DF1EDC" w:rsidP="00E013D0">
            <w:r w:rsidRPr="00866D28">
              <w:t>Wi-Fi device</w:t>
            </w:r>
          </w:p>
        </w:tc>
      </w:tr>
      <w:tr w:rsidR="00E013D0" w:rsidRPr="00866D28" w14:paraId="37E8205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6B8982" w14:textId="77777777" w:rsidR="00E013D0" w:rsidRPr="00866D28" w:rsidRDefault="00DF1EDC" w:rsidP="00E013D0">
            <w:pPr>
              <w:rPr>
                <w:b/>
              </w:rPr>
            </w:pPr>
            <w:r w:rsidRPr="00866D2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987168C" w14:textId="77777777" w:rsidR="00E013D0" w:rsidRPr="00866D28" w:rsidRDefault="00DF1EDC" w:rsidP="00E013D0">
            <w:r w:rsidRPr="00866D28">
              <w:t>Hotspot is on</w:t>
            </w:r>
          </w:p>
          <w:p w14:paraId="3E78B5ED" w14:textId="77777777" w:rsidR="00E013D0" w:rsidRPr="00866D28" w:rsidRDefault="00DF1EDC" w:rsidP="00E013D0">
            <w:r w:rsidRPr="00866D28">
              <w:t>Device A has connected to the vehicle’s hotspot before &amp; user chose to have device NOT automatically connect to hotspot</w:t>
            </w:r>
          </w:p>
        </w:tc>
      </w:tr>
      <w:tr w:rsidR="00E013D0" w:rsidRPr="00866D28" w14:paraId="445B4A2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2E4C67" w14:textId="77777777" w:rsidR="00E013D0" w:rsidRPr="00866D28" w:rsidRDefault="00DF1EDC" w:rsidP="00E013D0">
            <w:pPr>
              <w:rPr>
                <w:b/>
              </w:rPr>
            </w:pPr>
            <w:r w:rsidRPr="00866D2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E35E33D" w14:textId="77777777" w:rsidR="00E013D0" w:rsidRPr="00866D28" w:rsidRDefault="00DF1EDC" w:rsidP="00E013D0">
            <w:pPr>
              <w:autoSpaceDE w:val="0"/>
              <w:autoSpaceDN w:val="0"/>
              <w:adjustRightInd w:val="0"/>
            </w:pPr>
            <w:r w:rsidRPr="00866D28">
              <w:t>Device A enters the vehicle’s Wi-Fi range</w:t>
            </w:r>
          </w:p>
        </w:tc>
      </w:tr>
      <w:tr w:rsidR="00E013D0" w:rsidRPr="00866D28" w14:paraId="2FDB50B2"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381CA5" w14:textId="77777777" w:rsidR="00E013D0" w:rsidRPr="00866D28" w:rsidRDefault="00DF1EDC" w:rsidP="00E013D0">
            <w:pPr>
              <w:rPr>
                <w:b/>
              </w:rPr>
            </w:pPr>
            <w:r w:rsidRPr="00866D2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CAFD06A" w14:textId="77777777" w:rsidR="00E013D0" w:rsidRPr="00866D28" w:rsidRDefault="00DF1EDC" w:rsidP="00E013D0">
            <w:pPr>
              <w:autoSpaceDE w:val="0"/>
              <w:autoSpaceDN w:val="0"/>
              <w:adjustRightInd w:val="0"/>
            </w:pPr>
            <w:r w:rsidRPr="00866D28">
              <w:t>Device A does not connect to the vehicle’s hotspot</w:t>
            </w:r>
          </w:p>
        </w:tc>
      </w:tr>
      <w:tr w:rsidR="00E013D0" w:rsidRPr="00866D28" w14:paraId="6006D6F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B37C95" w14:textId="77777777" w:rsidR="00E013D0" w:rsidRPr="00866D28" w:rsidRDefault="00DF1EDC" w:rsidP="00E013D0">
            <w:pPr>
              <w:rPr>
                <w:b/>
              </w:rPr>
            </w:pPr>
            <w:r w:rsidRPr="00866D28">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FBF1147" w14:textId="77777777" w:rsidR="00E013D0" w:rsidRPr="00866D28" w:rsidRDefault="00E013D0" w:rsidP="00E013D0"/>
        </w:tc>
      </w:tr>
      <w:tr w:rsidR="00E013D0" w:rsidRPr="00866D28" w14:paraId="60EB311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728E0B" w14:textId="77777777" w:rsidR="00E013D0" w:rsidRPr="00866D28" w:rsidRDefault="00DF1EDC" w:rsidP="00E013D0">
            <w:pPr>
              <w:rPr>
                <w:b/>
              </w:rPr>
            </w:pPr>
            <w:r w:rsidRPr="00866D2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2BFDF37" w14:textId="77777777" w:rsidR="00E013D0" w:rsidRDefault="00DF1EDC" w:rsidP="00E013D0">
            <w:r w:rsidRPr="00C96ADD">
              <w:t>WifiHotspotServer</w:t>
            </w:r>
          </w:p>
          <w:p w14:paraId="35E302B2" w14:textId="77777777" w:rsidR="00E013D0" w:rsidRPr="00866D28" w:rsidRDefault="00DF1EDC" w:rsidP="00E013D0">
            <w:r w:rsidRPr="00866D28">
              <w:t>Wi-Fi device</w:t>
            </w:r>
          </w:p>
        </w:tc>
      </w:tr>
    </w:tbl>
    <w:p w14:paraId="39C7B113" w14:textId="77777777" w:rsidR="00E013D0" w:rsidRDefault="00E013D0" w:rsidP="00E013D0">
      <w:pPr>
        <w:ind w:left="360"/>
      </w:pPr>
    </w:p>
    <w:p w14:paraId="3CE0FEB1" w14:textId="77777777" w:rsidR="00E013D0" w:rsidRDefault="00DF1EDC" w:rsidP="008D240F">
      <w:pPr>
        <w:pStyle w:val="Heading3"/>
      </w:pPr>
      <w:bookmarkStart w:id="99" w:name="_Toc14081927"/>
      <w:r>
        <w:t>White Box Views</w:t>
      </w:r>
      <w:bookmarkEnd w:id="99"/>
    </w:p>
    <w:p w14:paraId="1E97AF82" w14:textId="77777777" w:rsidR="00E013D0" w:rsidRDefault="00DF1EDC" w:rsidP="008D240F">
      <w:pPr>
        <w:pStyle w:val="Heading4"/>
      </w:pPr>
      <w:r>
        <w:t>Activity Diagrams</w:t>
      </w:r>
    </w:p>
    <w:p w14:paraId="3C34D496" w14:textId="77777777" w:rsidR="00E013D0" w:rsidRDefault="00DF1EDC" w:rsidP="008D240F">
      <w:pPr>
        <w:pStyle w:val="Heading5"/>
      </w:pPr>
      <w:r>
        <w:t>WFHSv1-ACT-REQ-167115/C-Connect A Device</w:t>
      </w:r>
    </w:p>
    <w:p w14:paraId="51CC4779" w14:textId="77777777" w:rsidR="00E013D0" w:rsidRDefault="00DF1EDC" w:rsidP="008D240F">
      <w:pPr>
        <w:jc w:val="center"/>
        <w:rPr>
          <w:rFonts w:cs="Arial"/>
        </w:rPr>
      </w:pPr>
      <w:r>
        <w:rPr>
          <w:rFonts w:cs="Arial"/>
          <w:noProof/>
        </w:rPr>
        <w:drawing>
          <wp:inline distT="0" distB="0" distL="0" distR="0" wp14:anchorId="482AEF3B" wp14:editId="32288D6A">
            <wp:extent cx="5486400" cy="2617317"/>
            <wp:effectExtent l="0" t="0" r="0" b="0"/>
            <wp:docPr id="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617317"/>
                    </a:xfrm>
                    <a:prstGeom prst="rect">
                      <a:avLst/>
                    </a:prstGeom>
                    <a:noFill/>
                    <a:ln>
                      <a:noFill/>
                    </a:ln>
                  </pic:spPr>
                </pic:pic>
              </a:graphicData>
            </a:graphic>
          </wp:inline>
        </w:drawing>
      </w:r>
    </w:p>
    <w:p w14:paraId="24DEC3A7" w14:textId="77777777" w:rsidR="00E013D0" w:rsidRDefault="00DF1EDC" w:rsidP="008D240F">
      <w:pPr>
        <w:pStyle w:val="Heading5"/>
      </w:pPr>
      <w:r>
        <w:t>WFHSv1-ACT-REQ-167123/A-User Disconnects Device From Hotspot through the Centerstack</w:t>
      </w:r>
    </w:p>
    <w:p w14:paraId="11049737" w14:textId="77777777" w:rsidR="00E013D0" w:rsidRDefault="00DF1EDC" w:rsidP="008D240F">
      <w:pPr>
        <w:jc w:val="center"/>
        <w:rPr>
          <w:rFonts w:cs="Arial"/>
        </w:rPr>
      </w:pPr>
      <w:r>
        <w:rPr>
          <w:rFonts w:cs="Arial"/>
          <w:noProof/>
        </w:rPr>
        <w:drawing>
          <wp:inline distT="0" distB="0" distL="0" distR="0" wp14:anchorId="58C5F353" wp14:editId="3D148C7F">
            <wp:extent cx="5817092" cy="3152775"/>
            <wp:effectExtent l="0" t="0" r="0" b="0"/>
            <wp:docPr id="27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0508" cy="3154626"/>
                    </a:xfrm>
                    <a:prstGeom prst="rect">
                      <a:avLst/>
                    </a:prstGeom>
                    <a:noFill/>
                    <a:ln>
                      <a:noFill/>
                    </a:ln>
                  </pic:spPr>
                </pic:pic>
              </a:graphicData>
            </a:graphic>
          </wp:inline>
        </w:drawing>
      </w:r>
    </w:p>
    <w:p w14:paraId="7829DFA2" w14:textId="77777777" w:rsidR="00E013D0" w:rsidRDefault="00DF1EDC" w:rsidP="008D240F">
      <w:pPr>
        <w:pStyle w:val="Heading5"/>
      </w:pPr>
      <w:r>
        <w:t>WFHSv1-ACT-REQ-167124/B-User Disconnects Device From Hotspot through the Device</w:t>
      </w:r>
    </w:p>
    <w:p w14:paraId="79755511" w14:textId="77777777" w:rsidR="00E013D0" w:rsidRDefault="00DF1EDC" w:rsidP="008D240F">
      <w:pPr>
        <w:jc w:val="center"/>
        <w:rPr>
          <w:rFonts w:cs="Arial"/>
        </w:rPr>
      </w:pPr>
      <w:r>
        <w:rPr>
          <w:rFonts w:cs="Arial"/>
          <w:noProof/>
        </w:rPr>
        <w:drawing>
          <wp:inline distT="0" distB="0" distL="0" distR="0" wp14:anchorId="585EB9B4" wp14:editId="450718DD">
            <wp:extent cx="5486400" cy="3473270"/>
            <wp:effectExtent l="0" t="0" r="0" b="0"/>
            <wp:docPr id="27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473270"/>
                    </a:xfrm>
                    <a:prstGeom prst="rect">
                      <a:avLst/>
                    </a:prstGeom>
                    <a:noFill/>
                    <a:ln>
                      <a:noFill/>
                    </a:ln>
                  </pic:spPr>
                </pic:pic>
              </a:graphicData>
            </a:graphic>
          </wp:inline>
        </w:drawing>
      </w:r>
    </w:p>
    <w:p w14:paraId="254D59E6" w14:textId="77777777" w:rsidR="00E013D0" w:rsidRDefault="00DF1EDC" w:rsidP="008D240F">
      <w:pPr>
        <w:pStyle w:val="Heading5"/>
      </w:pPr>
      <w:r>
        <w:t>WFHSv1-ACT-REQ-167126/A-User Removes Device From Blocked List through Centerstack</w:t>
      </w:r>
    </w:p>
    <w:p w14:paraId="237E959D" w14:textId="77777777" w:rsidR="00E013D0" w:rsidRDefault="00DF1EDC" w:rsidP="008D240F">
      <w:pPr>
        <w:jc w:val="center"/>
        <w:rPr>
          <w:rFonts w:cs="Arial"/>
        </w:rPr>
      </w:pPr>
      <w:r>
        <w:rPr>
          <w:rFonts w:cs="Arial"/>
          <w:noProof/>
        </w:rPr>
        <w:drawing>
          <wp:inline distT="0" distB="0" distL="0" distR="0" wp14:anchorId="3C51B465" wp14:editId="258265ED">
            <wp:extent cx="5902536" cy="3038475"/>
            <wp:effectExtent l="0" t="0" r="3175" b="0"/>
            <wp:docPr id="27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2709" cy="3043712"/>
                    </a:xfrm>
                    <a:prstGeom prst="rect">
                      <a:avLst/>
                    </a:prstGeom>
                    <a:noFill/>
                    <a:ln>
                      <a:noFill/>
                    </a:ln>
                  </pic:spPr>
                </pic:pic>
              </a:graphicData>
            </a:graphic>
          </wp:inline>
        </w:drawing>
      </w:r>
    </w:p>
    <w:p w14:paraId="4A3E5F55" w14:textId="77777777" w:rsidR="00E013D0" w:rsidRDefault="00DF1EDC" w:rsidP="008D240F">
      <w:pPr>
        <w:pStyle w:val="Heading4"/>
      </w:pPr>
      <w:r>
        <w:t>Sequence Diagrams</w:t>
      </w:r>
    </w:p>
    <w:p w14:paraId="55DC1BAA" w14:textId="77777777" w:rsidR="00E013D0" w:rsidRDefault="00DF1EDC" w:rsidP="008D240F">
      <w:pPr>
        <w:pStyle w:val="Heading5"/>
      </w:pPr>
      <w:r>
        <w:t>WFHSv1-SD-REQ-167138/C-Connect A Device</w:t>
      </w:r>
    </w:p>
    <w:p w14:paraId="781E3626" w14:textId="77777777" w:rsidR="00E013D0" w:rsidRDefault="00DF1EDC" w:rsidP="008D240F">
      <w:pPr>
        <w:jc w:val="center"/>
      </w:pPr>
      <w:r>
        <w:rPr>
          <w:noProof/>
        </w:rPr>
        <w:drawing>
          <wp:inline distT="0" distB="0" distL="0" distR="0" wp14:anchorId="168D09C5" wp14:editId="3BBC87C9">
            <wp:extent cx="5486400" cy="7129535"/>
            <wp:effectExtent l="0" t="0" r="0" b="0"/>
            <wp:docPr id="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7129535"/>
                    </a:xfrm>
                    <a:prstGeom prst="rect">
                      <a:avLst/>
                    </a:prstGeom>
                    <a:noFill/>
                    <a:ln>
                      <a:noFill/>
                    </a:ln>
                  </pic:spPr>
                </pic:pic>
              </a:graphicData>
            </a:graphic>
          </wp:inline>
        </w:drawing>
      </w:r>
    </w:p>
    <w:p w14:paraId="3A105780" w14:textId="77777777" w:rsidR="00E013D0" w:rsidRDefault="00DF1EDC" w:rsidP="008D240F">
      <w:pPr>
        <w:pStyle w:val="Heading5"/>
      </w:pPr>
      <w:r>
        <w:t>WFHSv1-SD-REQ-167140/A-User Disconnects Device From Hotspot through the Centerstack</w:t>
      </w:r>
    </w:p>
    <w:p w14:paraId="1FF9A18B" w14:textId="77777777" w:rsidR="00E013D0" w:rsidRDefault="00DF1EDC" w:rsidP="008D240F">
      <w:pPr>
        <w:jc w:val="center"/>
      </w:pPr>
      <w:r>
        <w:rPr>
          <w:noProof/>
        </w:rPr>
        <w:drawing>
          <wp:inline distT="0" distB="0" distL="0" distR="0" wp14:anchorId="4AB1ECDB" wp14:editId="26D8684C">
            <wp:extent cx="6084318" cy="5286375"/>
            <wp:effectExtent l="0" t="0" r="0" b="0"/>
            <wp:docPr id="2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9903" cy="5291228"/>
                    </a:xfrm>
                    <a:prstGeom prst="rect">
                      <a:avLst/>
                    </a:prstGeom>
                    <a:noFill/>
                    <a:ln>
                      <a:noFill/>
                    </a:ln>
                  </pic:spPr>
                </pic:pic>
              </a:graphicData>
            </a:graphic>
          </wp:inline>
        </w:drawing>
      </w:r>
    </w:p>
    <w:p w14:paraId="46B71562" w14:textId="77777777" w:rsidR="00E013D0" w:rsidRDefault="00DF1EDC" w:rsidP="008D240F">
      <w:pPr>
        <w:pStyle w:val="Heading5"/>
      </w:pPr>
      <w:r>
        <w:t>WFHSv1-SD-REQ-167141/B-User Disconnects Device From Hotspot through the Device</w:t>
      </w:r>
    </w:p>
    <w:p w14:paraId="78BC19CE" w14:textId="77777777" w:rsidR="00E013D0" w:rsidRDefault="00DF1EDC" w:rsidP="008D240F">
      <w:pPr>
        <w:jc w:val="center"/>
      </w:pPr>
      <w:r>
        <w:rPr>
          <w:noProof/>
        </w:rPr>
        <w:drawing>
          <wp:inline distT="0" distB="0" distL="0" distR="0" wp14:anchorId="5726042C" wp14:editId="687B00A5">
            <wp:extent cx="5486400" cy="6678796"/>
            <wp:effectExtent l="0" t="0" r="0" b="8255"/>
            <wp:docPr id="28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6678796"/>
                    </a:xfrm>
                    <a:prstGeom prst="rect">
                      <a:avLst/>
                    </a:prstGeom>
                    <a:noFill/>
                    <a:ln>
                      <a:noFill/>
                    </a:ln>
                  </pic:spPr>
                </pic:pic>
              </a:graphicData>
            </a:graphic>
          </wp:inline>
        </w:drawing>
      </w:r>
    </w:p>
    <w:p w14:paraId="6336DF6E" w14:textId="77777777" w:rsidR="00E013D0" w:rsidRDefault="00DF1EDC" w:rsidP="008D240F">
      <w:pPr>
        <w:pStyle w:val="Heading5"/>
      </w:pPr>
      <w:r>
        <w:t>WFHSv1-SD-REQ-167142/A-User Removes Device From Blocked List through Centerstack</w:t>
      </w:r>
    </w:p>
    <w:p w14:paraId="4B2678DE" w14:textId="77777777" w:rsidR="00E013D0" w:rsidRDefault="00DF1EDC" w:rsidP="008D240F">
      <w:pPr>
        <w:jc w:val="center"/>
      </w:pPr>
      <w:r>
        <w:rPr>
          <w:noProof/>
        </w:rPr>
        <w:drawing>
          <wp:inline distT="0" distB="0" distL="0" distR="0" wp14:anchorId="51D4B306" wp14:editId="67E4DB66">
            <wp:extent cx="6165426" cy="5448300"/>
            <wp:effectExtent l="0" t="0" r="6985" b="0"/>
            <wp:docPr id="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65463" cy="5448333"/>
                    </a:xfrm>
                    <a:prstGeom prst="rect">
                      <a:avLst/>
                    </a:prstGeom>
                    <a:noFill/>
                    <a:ln>
                      <a:noFill/>
                    </a:ln>
                  </pic:spPr>
                </pic:pic>
              </a:graphicData>
            </a:graphic>
          </wp:inline>
        </w:drawing>
      </w:r>
    </w:p>
    <w:p w14:paraId="1DF7CACC" w14:textId="77777777" w:rsidR="00E013D0" w:rsidRDefault="008D240F" w:rsidP="008D240F">
      <w:pPr>
        <w:pStyle w:val="Heading2"/>
      </w:pPr>
      <w:r>
        <w:br w:type="page"/>
      </w:r>
      <w:bookmarkStart w:id="100" w:name="_Toc14081928"/>
      <w:r w:rsidR="00DF1EDC" w:rsidRPr="00B9479B">
        <w:t>WFHSv2-FUN-REQ-274802/B-Reporting Data Used</w:t>
      </w:r>
      <w:bookmarkEnd w:id="100"/>
    </w:p>
    <w:p w14:paraId="462BA809" w14:textId="77777777" w:rsidR="00E013D0" w:rsidRPr="004D631D" w:rsidRDefault="00DF1EDC" w:rsidP="00E013D0">
      <w:pPr>
        <w:rPr>
          <w:rFonts w:cs="Arial"/>
        </w:rPr>
      </w:pPr>
      <w:r w:rsidRPr="004D631D">
        <w:rPr>
          <w:rFonts w:cs="Arial"/>
        </w:rPr>
        <w:t xml:space="preserve">The WifiHotspotServer shall NOT transmit any requests to the WifiHotspotOffBoardClient if </w:t>
      </w:r>
      <w:r>
        <w:rPr>
          <w:rFonts w:cs="Arial"/>
        </w:rPr>
        <w:t xml:space="preserve">the vehicle is not authorized. </w:t>
      </w:r>
      <w:r w:rsidRPr="004D631D">
        <w:rPr>
          <w:rFonts w:cs="Arial"/>
        </w:rPr>
        <w:t xml:space="preserve">If the </w:t>
      </w:r>
      <w:r>
        <w:rPr>
          <w:rFonts w:cs="Arial"/>
        </w:rPr>
        <w:t xml:space="preserve">vehicle </w:t>
      </w:r>
      <w:r w:rsidRPr="004D631D">
        <w:rPr>
          <w:rFonts w:cs="Arial"/>
        </w:rPr>
        <w:t>is authorized, the WifiHotspotServer may transmit data usage requests and refreshes to the WifiHotspotOffBoardClient.</w:t>
      </w:r>
    </w:p>
    <w:p w14:paraId="13DA3664" w14:textId="77777777" w:rsidR="00E013D0" w:rsidRPr="004D631D" w:rsidRDefault="00E013D0" w:rsidP="00E013D0">
      <w:pPr>
        <w:rPr>
          <w:rFonts w:cs="Arial"/>
        </w:rPr>
      </w:pPr>
    </w:p>
    <w:p w14:paraId="35655AFE" w14:textId="77777777" w:rsidR="00E013D0" w:rsidRPr="004D631D" w:rsidRDefault="00DF1EDC" w:rsidP="00E013D0">
      <w:pPr>
        <w:rPr>
          <w:rFonts w:cs="Arial"/>
        </w:rPr>
      </w:pPr>
      <w:r w:rsidRPr="004D631D">
        <w:rPr>
          <w:rFonts w:cs="Arial"/>
        </w:rPr>
        <w:t>The WifiHotspotOnBoardClient shall be capable of graphically displaying data usage information. The data usage information reflects the data used through the vehicle’s Wi-Fi Hotspot. This information MAY consist of the items listed below:</w:t>
      </w:r>
    </w:p>
    <w:p w14:paraId="0C6092C0" w14:textId="77777777" w:rsidR="00E013D0" w:rsidRPr="004D631D" w:rsidRDefault="00DF1EDC" w:rsidP="00DF1EDC">
      <w:pPr>
        <w:numPr>
          <w:ilvl w:val="1"/>
          <w:numId w:val="54"/>
        </w:numPr>
        <w:rPr>
          <w:rFonts w:cs="Arial"/>
        </w:rPr>
      </w:pPr>
      <w:r w:rsidRPr="004D631D">
        <w:rPr>
          <w:rFonts w:cs="Arial"/>
        </w:rPr>
        <w:t>Plan type: session or shared</w:t>
      </w:r>
    </w:p>
    <w:p w14:paraId="6FEA865F" w14:textId="77777777" w:rsidR="00E013D0" w:rsidRPr="004D631D" w:rsidRDefault="00DF1EDC" w:rsidP="00DF1EDC">
      <w:pPr>
        <w:numPr>
          <w:ilvl w:val="1"/>
          <w:numId w:val="54"/>
        </w:numPr>
        <w:rPr>
          <w:rFonts w:cs="Arial"/>
        </w:rPr>
      </w:pPr>
      <w:r w:rsidRPr="004D631D">
        <w:rPr>
          <w:rFonts w:cs="Arial"/>
        </w:rPr>
        <w:t>Specify if the plan is unlimited or not</w:t>
      </w:r>
    </w:p>
    <w:p w14:paraId="1331D450" w14:textId="77777777" w:rsidR="00E013D0" w:rsidRPr="004D631D" w:rsidRDefault="00DF1EDC" w:rsidP="00DF1EDC">
      <w:pPr>
        <w:numPr>
          <w:ilvl w:val="1"/>
          <w:numId w:val="54"/>
        </w:numPr>
        <w:rPr>
          <w:rFonts w:cs="Arial"/>
        </w:rPr>
      </w:pPr>
      <w:r w:rsidRPr="004D631D">
        <w:rPr>
          <w:rFonts w:cs="Arial"/>
        </w:rPr>
        <w:t>Renewal or expiration date and time</w:t>
      </w:r>
    </w:p>
    <w:p w14:paraId="79AAC6D1" w14:textId="77777777" w:rsidR="00E013D0" w:rsidRPr="004D631D" w:rsidRDefault="00DF1EDC" w:rsidP="00DF1EDC">
      <w:pPr>
        <w:numPr>
          <w:ilvl w:val="1"/>
          <w:numId w:val="54"/>
        </w:numPr>
        <w:rPr>
          <w:rFonts w:cs="Arial"/>
        </w:rPr>
      </w:pPr>
      <w:r w:rsidRPr="004D631D">
        <w:rPr>
          <w:rFonts w:cs="Arial"/>
        </w:rPr>
        <w:t>Specify whether the date is a renewal date or an expiration date</w:t>
      </w:r>
    </w:p>
    <w:p w14:paraId="279A4440" w14:textId="77777777" w:rsidR="00E013D0" w:rsidRPr="004D631D" w:rsidRDefault="00DF1EDC" w:rsidP="00DF1EDC">
      <w:pPr>
        <w:numPr>
          <w:ilvl w:val="1"/>
          <w:numId w:val="54"/>
        </w:numPr>
        <w:rPr>
          <w:rFonts w:cs="Arial"/>
        </w:rPr>
      </w:pPr>
      <w:r w:rsidRPr="004D631D">
        <w:rPr>
          <w:rFonts w:cs="Arial"/>
        </w:rPr>
        <w:t>Current amount of data used since the beginning of the billing cycle or the beginning of the package (in KB/MB/GB and in percentage). Note: this data amount shall reflect the total amount of data used on the plan, i.e. total amount of data used on a mobile share plan or total amount of data used through the vehicle if on an individual package.</w:t>
      </w:r>
    </w:p>
    <w:p w14:paraId="64391CB2" w14:textId="77777777" w:rsidR="00E013D0" w:rsidRPr="004D631D" w:rsidRDefault="00DF1EDC" w:rsidP="00DF1EDC">
      <w:pPr>
        <w:numPr>
          <w:ilvl w:val="1"/>
          <w:numId w:val="54"/>
        </w:numPr>
        <w:rPr>
          <w:rFonts w:cs="Arial"/>
        </w:rPr>
      </w:pPr>
      <w:r w:rsidRPr="004D631D">
        <w:rPr>
          <w:rFonts w:cs="Arial"/>
        </w:rPr>
        <w:t xml:space="preserve">Total amount of data per billing cycle or total amount of data on the package </w:t>
      </w:r>
    </w:p>
    <w:p w14:paraId="7E0EC382" w14:textId="77777777" w:rsidR="00E013D0" w:rsidRPr="004D631D" w:rsidRDefault="00DF1EDC" w:rsidP="00DF1EDC">
      <w:pPr>
        <w:numPr>
          <w:ilvl w:val="1"/>
          <w:numId w:val="54"/>
        </w:numPr>
        <w:rPr>
          <w:rFonts w:cs="Arial"/>
        </w:rPr>
      </w:pPr>
      <w:r w:rsidRPr="004D631D">
        <w:rPr>
          <w:rFonts w:cs="Arial"/>
        </w:rPr>
        <w:t>Unit of measure for data used values (KB, MB or GB)</w:t>
      </w:r>
    </w:p>
    <w:p w14:paraId="176F532E" w14:textId="77777777" w:rsidR="00E013D0" w:rsidRPr="004D631D" w:rsidRDefault="00DF1EDC" w:rsidP="00DF1EDC">
      <w:pPr>
        <w:numPr>
          <w:ilvl w:val="1"/>
          <w:numId w:val="54"/>
        </w:numPr>
        <w:rPr>
          <w:rFonts w:cs="Arial"/>
        </w:rPr>
      </w:pPr>
      <w:r w:rsidRPr="004D631D">
        <w:rPr>
          <w:rFonts w:cs="Arial"/>
        </w:rPr>
        <w:t>Unit of measure for total data (KB, MB or GB)</w:t>
      </w:r>
    </w:p>
    <w:p w14:paraId="24D6D66B" w14:textId="77777777" w:rsidR="00E013D0" w:rsidRPr="004D631D" w:rsidRDefault="00DF1EDC" w:rsidP="00DF1EDC">
      <w:pPr>
        <w:numPr>
          <w:ilvl w:val="1"/>
          <w:numId w:val="54"/>
        </w:numPr>
        <w:rPr>
          <w:rFonts w:cs="Arial"/>
        </w:rPr>
      </w:pPr>
      <w:r w:rsidRPr="004D631D">
        <w:rPr>
          <w:rFonts w:cs="Arial"/>
        </w:rPr>
        <w:t>Overage flag</w:t>
      </w:r>
    </w:p>
    <w:p w14:paraId="60EC7E04" w14:textId="77777777" w:rsidR="00E013D0" w:rsidRPr="004D631D" w:rsidRDefault="00DF1EDC" w:rsidP="00DF1EDC">
      <w:pPr>
        <w:numPr>
          <w:ilvl w:val="1"/>
          <w:numId w:val="54"/>
        </w:numPr>
        <w:rPr>
          <w:rFonts w:cs="Arial"/>
        </w:rPr>
      </w:pPr>
      <w:r w:rsidRPr="004D631D">
        <w:rPr>
          <w:rFonts w:cs="Arial"/>
        </w:rPr>
        <w:t>User ID</w:t>
      </w:r>
    </w:p>
    <w:p w14:paraId="6BAB53AA" w14:textId="77777777" w:rsidR="00E013D0" w:rsidRPr="004D631D" w:rsidRDefault="00DF1EDC" w:rsidP="00DF1EDC">
      <w:pPr>
        <w:numPr>
          <w:ilvl w:val="1"/>
          <w:numId w:val="54"/>
        </w:numPr>
        <w:rPr>
          <w:rFonts w:cs="Arial"/>
        </w:rPr>
      </w:pPr>
      <w:r w:rsidRPr="004D631D">
        <w:rPr>
          <w:rFonts w:cs="Arial"/>
        </w:rPr>
        <w:t>The current status of the hotspot:</w:t>
      </w:r>
    </w:p>
    <w:p w14:paraId="26B59666" w14:textId="77777777" w:rsidR="00E013D0" w:rsidRPr="004D631D" w:rsidRDefault="00DF1EDC" w:rsidP="00DF1EDC">
      <w:pPr>
        <w:numPr>
          <w:ilvl w:val="2"/>
          <w:numId w:val="54"/>
        </w:numPr>
        <w:rPr>
          <w:rFonts w:cs="Arial"/>
        </w:rPr>
      </w:pPr>
      <w:r w:rsidRPr="004D631D">
        <w:rPr>
          <w:rFonts w:cs="Arial"/>
        </w:rPr>
        <w:t>Free trial period waiting to be activated</w:t>
      </w:r>
    </w:p>
    <w:p w14:paraId="1F57816D" w14:textId="77777777" w:rsidR="00E013D0" w:rsidRPr="004D631D" w:rsidRDefault="00DF1EDC" w:rsidP="00DF1EDC">
      <w:pPr>
        <w:numPr>
          <w:ilvl w:val="2"/>
          <w:numId w:val="54"/>
        </w:numPr>
        <w:rPr>
          <w:rFonts w:cs="Arial"/>
        </w:rPr>
      </w:pPr>
      <w:r w:rsidRPr="004D631D">
        <w:rPr>
          <w:rFonts w:cs="Arial"/>
        </w:rPr>
        <w:t>Free trial period is active</w:t>
      </w:r>
    </w:p>
    <w:p w14:paraId="7B0CF92D" w14:textId="77777777" w:rsidR="00E013D0" w:rsidRPr="004D631D" w:rsidRDefault="00DF1EDC" w:rsidP="00DF1EDC">
      <w:pPr>
        <w:numPr>
          <w:ilvl w:val="2"/>
          <w:numId w:val="54"/>
        </w:numPr>
        <w:rPr>
          <w:rFonts w:cs="Arial"/>
        </w:rPr>
      </w:pPr>
      <w:r w:rsidRPr="004D631D">
        <w:rPr>
          <w:rFonts w:cs="Arial"/>
        </w:rPr>
        <w:t>No active subscription</w:t>
      </w:r>
    </w:p>
    <w:p w14:paraId="3BC03799" w14:textId="77777777" w:rsidR="00E013D0" w:rsidRPr="004D631D" w:rsidRDefault="00DF1EDC" w:rsidP="00DF1EDC">
      <w:pPr>
        <w:numPr>
          <w:ilvl w:val="2"/>
          <w:numId w:val="54"/>
        </w:numPr>
        <w:rPr>
          <w:rFonts w:cs="Arial"/>
        </w:rPr>
      </w:pPr>
      <w:r w:rsidRPr="004D631D">
        <w:rPr>
          <w:rFonts w:cs="Arial"/>
        </w:rPr>
        <w:t>Subscription active</w:t>
      </w:r>
    </w:p>
    <w:p w14:paraId="5821B2FC" w14:textId="77777777" w:rsidR="00E013D0" w:rsidRPr="004D631D" w:rsidRDefault="00DF1EDC" w:rsidP="00E013D0">
      <w:pPr>
        <w:rPr>
          <w:rFonts w:cs="Arial"/>
        </w:rPr>
      </w:pPr>
      <w:r w:rsidRPr="004D631D">
        <w:rPr>
          <w:rFonts w:cs="Arial"/>
        </w:rPr>
        <w:t xml:space="preserve">Not all the data usage information listed above may be displayed to the customer. The information displayed depends on the type of data package the vehicle is tied to. The carrier shall decide what values to transmit. </w:t>
      </w:r>
    </w:p>
    <w:p w14:paraId="1FDC558D" w14:textId="77777777" w:rsidR="00E013D0" w:rsidRPr="004D631D" w:rsidRDefault="00E013D0" w:rsidP="00E013D0">
      <w:pPr>
        <w:rPr>
          <w:rFonts w:eastAsiaTheme="minorHAnsi" w:cs="Arial"/>
        </w:rPr>
      </w:pPr>
    </w:p>
    <w:p w14:paraId="62CABA31" w14:textId="77777777" w:rsidR="00E013D0" w:rsidRPr="004D631D" w:rsidRDefault="00DF1EDC" w:rsidP="00E013D0">
      <w:pPr>
        <w:rPr>
          <w:rFonts w:cs="Arial"/>
        </w:rPr>
      </w:pPr>
      <w:r w:rsidRPr="004D631D">
        <w:rPr>
          <w:rFonts w:cs="Arial"/>
        </w:rPr>
        <w:t xml:space="preserve">If the user enters into the Wi-Fi Hotspot menu, the WifiHotspotOnBoardClient shall transmit a request to the WifiHotspotServer to refresh the data usage information without sending a response back. Therefore, no data usage response shall be sent from the WifiHotspotServer back to the WifiHotspotOnBoardClient. </w:t>
      </w:r>
    </w:p>
    <w:p w14:paraId="1655DDF1" w14:textId="77777777" w:rsidR="00E013D0" w:rsidRPr="004D631D" w:rsidRDefault="00E013D0" w:rsidP="00E013D0">
      <w:pPr>
        <w:rPr>
          <w:rFonts w:cs="Arial"/>
        </w:rPr>
      </w:pPr>
    </w:p>
    <w:p w14:paraId="77302EDB" w14:textId="77777777" w:rsidR="00E013D0" w:rsidRPr="004D631D" w:rsidRDefault="00DF1EDC" w:rsidP="00E013D0">
      <w:pPr>
        <w:rPr>
          <w:rFonts w:cs="Arial"/>
        </w:rPr>
      </w:pPr>
      <w:r w:rsidRPr="004D631D">
        <w:rPr>
          <w:rFonts w:cs="Arial"/>
        </w:rPr>
        <w:t xml:space="preserve">If the user enters into the Wi-Fi Hotspot Data Usage screen the WifiHotspotOnBoardClient shall transmit a request to the WifiHotspotServer for the current data, and in turn, the WifiHotspotServer shall respond with its stored data usage information. </w:t>
      </w:r>
    </w:p>
    <w:p w14:paraId="0E826C44" w14:textId="77777777" w:rsidR="00E013D0" w:rsidRPr="004D631D" w:rsidRDefault="00E013D0" w:rsidP="00E013D0">
      <w:pPr>
        <w:rPr>
          <w:rFonts w:cs="Arial"/>
        </w:rPr>
      </w:pPr>
    </w:p>
    <w:p w14:paraId="3C8024FA" w14:textId="77777777" w:rsidR="00E013D0" w:rsidRPr="004D631D" w:rsidRDefault="00DF1EDC" w:rsidP="00E013D0">
      <w:pPr>
        <w:rPr>
          <w:rFonts w:cs="Arial"/>
        </w:rPr>
      </w:pPr>
      <w:r w:rsidRPr="004D631D">
        <w:rPr>
          <w:rFonts w:cs="Arial"/>
        </w:rPr>
        <w:t>If the user chooses to refresh the data usage information the WifiHotspotOnBoardClient shall transmit a data usage refresh request. If the WifiHotspotServer receives a data usage refresh request it shall respond with updating, successful and/or fail. If the update was successful the new data usage info shall also be transmitted to the WifiHotspotOnBoardClient.</w:t>
      </w:r>
    </w:p>
    <w:p w14:paraId="1B174E1C" w14:textId="77777777" w:rsidR="00E013D0" w:rsidRDefault="00DF1EDC" w:rsidP="008D240F">
      <w:pPr>
        <w:pStyle w:val="Heading3"/>
      </w:pPr>
      <w:bookmarkStart w:id="101" w:name="_Toc14081929"/>
      <w:r>
        <w:t>Requirements</w:t>
      </w:r>
      <w:bookmarkEnd w:id="101"/>
    </w:p>
    <w:p w14:paraId="681C3FFE" w14:textId="77777777" w:rsidR="008D240F" w:rsidRPr="008D240F" w:rsidRDefault="008D240F" w:rsidP="008D240F">
      <w:pPr>
        <w:pStyle w:val="Heading4"/>
        <w:rPr>
          <w:b w:val="0"/>
          <w:u w:val="single"/>
        </w:rPr>
      </w:pPr>
      <w:r w:rsidRPr="008D240F">
        <w:rPr>
          <w:b w:val="0"/>
          <w:u w:val="single"/>
        </w:rPr>
        <w:t>WFHSv2-REQ-281707/A-Data usage feature flag</w:t>
      </w:r>
    </w:p>
    <w:p w14:paraId="1ECFD97A" w14:textId="77777777" w:rsidR="00E013D0" w:rsidRDefault="00DF1EDC" w:rsidP="00E013D0">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have a DID Data_Usage_Feature_Enablement which shall have two states (On/Off) and shall be defaulted to On. This DID shall be updateable via EOL and OTA. This DID shall be used to determine whether the WifiHotspotServer shall allow data usage queries and notifications to be transmitted to and from the WifiHotspotOnBoardClient and WifiHotspotOffBoardClient. </w:t>
      </w:r>
    </w:p>
    <w:p w14:paraId="26D6EDDF" w14:textId="77777777" w:rsidR="00E013D0" w:rsidRDefault="00E013D0" w:rsidP="00E013D0">
      <w:pPr>
        <w:rPr>
          <w:rFonts w:cs="Arial"/>
        </w:rPr>
      </w:pPr>
    </w:p>
    <w:p w14:paraId="1E70419B" w14:textId="77777777" w:rsidR="00E013D0" w:rsidRPr="005849E4" w:rsidRDefault="00DF1EDC" w:rsidP="00DF1EDC">
      <w:pPr>
        <w:numPr>
          <w:ilvl w:val="0"/>
          <w:numId w:val="55"/>
        </w:numPr>
        <w:rPr>
          <w:rFonts w:cs="Arial"/>
          <w:u w:val="single"/>
        </w:rPr>
      </w:pPr>
      <w:r w:rsidRPr="005849E4">
        <w:rPr>
          <w:rFonts w:cs="Arial"/>
          <w:u w:val="single"/>
        </w:rPr>
        <w:t>Data_Usage_Feature_Enablement flag is set to On:</w:t>
      </w:r>
      <w:r>
        <w:rPr>
          <w:rFonts w:cs="Arial"/>
          <w:u w:val="single"/>
        </w:rPr>
        <w:t xml:space="preserve"> </w:t>
      </w:r>
      <w:r w:rsidRPr="005849E4">
        <w:rPr>
          <w:rFonts w:cs="Arial"/>
        </w:rPr>
        <w:t>If the Data_Usage_Feature_Enablement flag is set to On, the WifiHotspotServer shall inform the WifiHotspotOnBoardClient by setting the CAN</w:t>
      </w:r>
      <w:r>
        <w:rPr>
          <w:rFonts w:cs="Arial"/>
        </w:rPr>
        <w:t xml:space="preserve"> signal DataUsageFeature_St=On. If the</w:t>
      </w:r>
      <w:r w:rsidRPr="005849E4">
        <w:rPr>
          <w:rFonts w:cs="Arial"/>
        </w:rPr>
        <w:t xml:space="preserve"> WifiHot</w:t>
      </w:r>
      <w:r>
        <w:rPr>
          <w:rFonts w:cs="Arial"/>
        </w:rPr>
        <w:t>spotServer receives</w:t>
      </w:r>
      <w:r w:rsidRPr="005849E4">
        <w:rPr>
          <w:rFonts w:cs="Arial"/>
        </w:rPr>
        <w:t xml:space="preserve"> data usage queries from the WifiHotspotOnBoardClient</w:t>
      </w:r>
      <w:r>
        <w:rPr>
          <w:rFonts w:cs="Arial"/>
        </w:rPr>
        <w:t>, it shall accept and transmit them</w:t>
      </w:r>
      <w:r w:rsidRPr="005849E4">
        <w:rPr>
          <w:rFonts w:cs="Arial"/>
        </w:rPr>
        <w:t xml:space="preserve"> </w:t>
      </w:r>
      <w:r>
        <w:rPr>
          <w:rFonts w:cs="Arial"/>
        </w:rPr>
        <w:t xml:space="preserve">to </w:t>
      </w:r>
      <w:r w:rsidRPr="005849E4">
        <w:rPr>
          <w:rFonts w:cs="Arial"/>
        </w:rPr>
        <w:t>the WifiHotspotOffBoardClient</w:t>
      </w:r>
      <w:r>
        <w:rPr>
          <w:rFonts w:cs="Arial"/>
        </w:rPr>
        <w:t>, assuming there are no other conditions that prohibit WifiHotspotServer from doing so (i.e. vehicle is not authorized). If the WifiHotspotServer receives data usage notifications from the WifiHotspotOffBoardClient, it shall accept them and inform the WifiHotspotOnBoardClient of these notifications (refer to section WFHSv2-FUN-REQ-274805</w:t>
      </w:r>
      <w:r w:rsidRPr="005849E4">
        <w:rPr>
          <w:rFonts w:cs="Arial"/>
        </w:rPr>
        <w:t>-Carrier Data Notification</w:t>
      </w:r>
      <w:r>
        <w:rPr>
          <w:rFonts w:cs="Arial"/>
        </w:rPr>
        <w:t xml:space="preserve">), assuming there are no other conditions that prohibit WifiHotspotServer from doing so. </w:t>
      </w:r>
    </w:p>
    <w:p w14:paraId="5391969F" w14:textId="77777777" w:rsidR="00E013D0" w:rsidRDefault="00E013D0" w:rsidP="00E013D0">
      <w:pPr>
        <w:rPr>
          <w:rFonts w:cs="Arial"/>
        </w:rPr>
      </w:pPr>
    </w:p>
    <w:p w14:paraId="134C3E43" w14:textId="77777777" w:rsidR="00E013D0" w:rsidRPr="00DD6743" w:rsidRDefault="00DF1EDC" w:rsidP="00DF1EDC">
      <w:pPr>
        <w:numPr>
          <w:ilvl w:val="0"/>
          <w:numId w:val="55"/>
        </w:numPr>
        <w:rPr>
          <w:rFonts w:cs="Arial"/>
        </w:rPr>
      </w:pPr>
      <w:r w:rsidRPr="005849E4">
        <w:rPr>
          <w:rFonts w:cs="Arial"/>
        </w:rPr>
        <w:t>Data_Usage_Feature_Enablement flag is set to Off: If the Data_Usage_Feat</w:t>
      </w:r>
      <w:r>
        <w:rPr>
          <w:rFonts w:cs="Arial"/>
        </w:rPr>
        <w:t>ure_Enablement flag is set to Off</w:t>
      </w:r>
      <w:r w:rsidRPr="005849E4">
        <w:rPr>
          <w:rFonts w:cs="Arial"/>
        </w:rPr>
        <w:t>, the WifiHotspotServer shall inform the WifiHotspotOnBoardClient by setting the CAN signal DataUsageFeatu</w:t>
      </w:r>
      <w:r>
        <w:rPr>
          <w:rFonts w:cs="Arial"/>
        </w:rPr>
        <w:t>re_St=Off</w:t>
      </w:r>
      <w:r w:rsidRPr="005849E4">
        <w:rPr>
          <w:rFonts w:cs="Arial"/>
        </w:rPr>
        <w:t>.</w:t>
      </w:r>
      <w:r>
        <w:rPr>
          <w:rFonts w:cs="Arial"/>
        </w:rPr>
        <w:t xml:space="preserve"> The WifiHotspotServer shall not have any data usage information stored if this flag is Off. If the WifiHotspotServer has data usage information stored when the DID is set from On to Off, the WifiHotspotServer shall clear the previously stored data usage information. If the WifiHotspotServer receives a data usage query from the WifiHotspotOnBoardClient, it shall ignore the query and NOT transmit any query to the WifiHotspotOffBoardClient. If the WifiHotspotServer receives a data usage notification from the WifiHotspotOffBoardClient, it shall ignore the notification and NOT inform the WifiHotspotOnBoardClient. </w:t>
      </w:r>
    </w:p>
    <w:p w14:paraId="6EFD446A" w14:textId="77777777" w:rsidR="008D240F" w:rsidRPr="008D240F" w:rsidRDefault="008D240F" w:rsidP="008D240F">
      <w:pPr>
        <w:pStyle w:val="Heading4"/>
        <w:rPr>
          <w:b w:val="0"/>
          <w:u w:val="single"/>
        </w:rPr>
      </w:pPr>
      <w:r w:rsidRPr="008D240F">
        <w:rPr>
          <w:b w:val="0"/>
          <w:u w:val="single"/>
        </w:rPr>
        <w:t>WFHSv2-REQ-283769/B-Hiding data usage screen based on data usage feature flag</w:t>
      </w:r>
    </w:p>
    <w:p w14:paraId="05367991" w14:textId="77777777" w:rsidR="00E013D0" w:rsidRDefault="00DF1EDC" w:rsidP="00E013D0">
      <w:pPr>
        <w:rPr>
          <w:rFonts w:cs="Arial"/>
        </w:rPr>
      </w:pPr>
      <w:r w:rsidRPr="004429C1">
        <w:rPr>
          <w:rFonts w:cs="Arial"/>
        </w:rPr>
        <w:t xml:space="preserve">The </w:t>
      </w:r>
      <w:r>
        <w:rPr>
          <w:rFonts w:cs="Arial"/>
        </w:rPr>
        <w:t xml:space="preserve">WifiHotspotOnBoardClient shall monitor the CAN signal </w:t>
      </w:r>
      <w:r w:rsidRPr="00201D37">
        <w:rPr>
          <w:rFonts w:cs="Arial"/>
        </w:rPr>
        <w:t>DataUsageFeature</w:t>
      </w:r>
      <w:r>
        <w:rPr>
          <w:rFonts w:cs="Arial"/>
        </w:rPr>
        <w:t xml:space="preserve">_St to determine if the Data Usage screens shall be enabled or disabled. </w:t>
      </w:r>
    </w:p>
    <w:p w14:paraId="15E26840" w14:textId="77777777" w:rsidR="00E013D0" w:rsidRDefault="00E013D0" w:rsidP="00E013D0">
      <w:pPr>
        <w:rPr>
          <w:rFonts w:cs="Arial"/>
        </w:rPr>
      </w:pPr>
    </w:p>
    <w:p w14:paraId="29C6180C" w14:textId="77777777" w:rsidR="00E013D0" w:rsidRDefault="00DF1EDC" w:rsidP="00E013D0">
      <w:pPr>
        <w:rPr>
          <w:rFonts w:cs="Arial"/>
        </w:rPr>
      </w:pPr>
      <w:r>
        <w:rPr>
          <w:rFonts w:cs="Arial"/>
        </w:rPr>
        <w:t xml:space="preserve">If the CAN signal DataUsageFeature_St=On, the WifiHotspotOnBoardClient shall allow the user to navigate to the Data Usage screens (refer to </w:t>
      </w:r>
      <w:r w:rsidRPr="00765DCB">
        <w:rPr>
          <w:rFonts w:cs="Arial"/>
        </w:rPr>
        <w:t>WFHSv2-REQ-283641</w:t>
      </w:r>
      <w:r w:rsidRPr="00B50021">
        <w:rPr>
          <w:rFonts w:cs="Arial"/>
        </w:rPr>
        <w:t>-HMI Specification References</w:t>
      </w:r>
      <w:r>
        <w:rPr>
          <w:rFonts w:cs="Arial"/>
        </w:rPr>
        <w:t xml:space="preserve">). </w:t>
      </w:r>
    </w:p>
    <w:p w14:paraId="2F955210" w14:textId="77777777" w:rsidR="00E013D0" w:rsidRDefault="00E013D0" w:rsidP="00E013D0">
      <w:pPr>
        <w:rPr>
          <w:rFonts w:cs="Arial"/>
        </w:rPr>
      </w:pPr>
    </w:p>
    <w:p w14:paraId="0E79F127" w14:textId="77777777" w:rsidR="00E013D0" w:rsidRDefault="00DF1EDC" w:rsidP="00E013D0">
      <w:pPr>
        <w:rPr>
          <w:rFonts w:cs="Arial"/>
        </w:rPr>
      </w:pPr>
      <w:r>
        <w:rPr>
          <w:rFonts w:cs="Arial"/>
        </w:rPr>
        <w:t xml:space="preserve">If the CAN signal DataUsageFeature_St=Off or Null, the WifiHotspotOnBoardClient shall not present the user the option to access the Data Usage screens. Therefore, the Data Usage screens shall not be accessible or viewable by the user. </w:t>
      </w:r>
    </w:p>
    <w:p w14:paraId="772527A0" w14:textId="77777777" w:rsidR="00E013D0" w:rsidRDefault="00E013D0" w:rsidP="00E013D0">
      <w:pPr>
        <w:rPr>
          <w:rFonts w:cs="Arial"/>
        </w:rPr>
      </w:pPr>
    </w:p>
    <w:p w14:paraId="676E29BF" w14:textId="77777777" w:rsidR="00E013D0" w:rsidRPr="005330CD" w:rsidRDefault="00DF1EDC" w:rsidP="00E013D0">
      <w:pPr>
        <w:rPr>
          <w:rFonts w:cs="Arial"/>
        </w:rPr>
      </w:pPr>
      <w:r w:rsidRPr="005330CD">
        <w:rPr>
          <w:rFonts w:cs="Arial"/>
        </w:rPr>
        <w:t xml:space="preserve">If the CAN signal DataUsageFeature_St is missing </w:t>
      </w:r>
      <w:r>
        <w:rPr>
          <w:rFonts w:cs="Arial"/>
        </w:rPr>
        <w:t>from</w:t>
      </w:r>
      <w:r w:rsidRPr="005330CD">
        <w:rPr>
          <w:rFonts w:cs="Arial"/>
        </w:rPr>
        <w:t xml:space="preserve"> the CAN bus, the WifiHotspotOnBoardClient shall allow the user to navigate to the Data Usage screens.</w:t>
      </w:r>
    </w:p>
    <w:p w14:paraId="084471B6" w14:textId="77777777" w:rsidR="008D240F" w:rsidRPr="008D240F" w:rsidRDefault="008D240F" w:rsidP="008D240F">
      <w:pPr>
        <w:pStyle w:val="Heading4"/>
        <w:rPr>
          <w:b w:val="0"/>
          <w:u w:val="single"/>
        </w:rPr>
      </w:pPr>
      <w:r w:rsidRPr="008D240F">
        <w:rPr>
          <w:b w:val="0"/>
          <w:u w:val="single"/>
        </w:rPr>
        <w:t>WFHSv2-REQ-283770/A-WifiHotspotOnBoardClient initiates data usage request due to user entering into Wi-Fi Hotspot menu</w:t>
      </w:r>
    </w:p>
    <w:p w14:paraId="44CB071E" w14:textId="77777777" w:rsidR="00E013D0" w:rsidRDefault="00DF1EDC" w:rsidP="00E013D0">
      <w:pPr>
        <w:rPr>
          <w:rFonts w:cs="Arial"/>
        </w:rPr>
      </w:pPr>
      <w:r>
        <w:rPr>
          <w:rFonts w:cs="Arial"/>
        </w:rPr>
        <w:t xml:space="preserve">If </w:t>
      </w:r>
      <w:r w:rsidRPr="00326765">
        <w:rPr>
          <w:rFonts w:cs="Arial"/>
        </w:rPr>
        <w:t xml:space="preserve">the user enters into the Wi-Fi Hotspot </w:t>
      </w:r>
      <w:r>
        <w:rPr>
          <w:rFonts w:cs="Arial"/>
        </w:rPr>
        <w:t>main menu</w:t>
      </w:r>
      <w:r w:rsidRPr="00326765">
        <w:rPr>
          <w:rFonts w:cs="Arial"/>
        </w:rPr>
        <w:t xml:space="preserve"> (refer to</w:t>
      </w:r>
      <w:r>
        <w:rPr>
          <w:rFonts w:cs="Arial"/>
        </w:rPr>
        <w:t xml:space="preserve"> </w:t>
      </w:r>
      <w:r w:rsidRPr="00D87E4A">
        <w:rPr>
          <w:rFonts w:cs="Arial"/>
        </w:rPr>
        <w:t>WFHSv2-REQ-283641</w:t>
      </w:r>
      <w:r w:rsidRPr="006A5EE1">
        <w:rPr>
          <w:rFonts w:cs="Arial"/>
        </w:rPr>
        <w:t>-HMI Specification References</w:t>
      </w:r>
      <w:r w:rsidRPr="00326765">
        <w:rPr>
          <w:rFonts w:cs="Arial"/>
        </w:rPr>
        <w:t>)</w:t>
      </w:r>
      <w:r>
        <w:rPr>
          <w:rFonts w:cs="Arial"/>
        </w:rPr>
        <w:t xml:space="preserve"> from outside the Wi-Fi Hotspot screens </w:t>
      </w:r>
      <w:r w:rsidRPr="00213388">
        <w:rPr>
          <w:rFonts w:cs="Arial"/>
        </w:rPr>
        <w:t>and the Wi-Fi Hotspot Data Usage Refresh Timeout timer is NOT ACTIVE (refer to WFHS-REQ-191874/D-User refreshes data usage screen)</w:t>
      </w:r>
      <w:r w:rsidRPr="00326765">
        <w:rPr>
          <w:rFonts w:cs="Arial"/>
        </w:rPr>
        <w:t xml:space="preserve">, the </w:t>
      </w:r>
      <w:r w:rsidRPr="007859B9">
        <w:rPr>
          <w:rFonts w:cs="Arial"/>
        </w:rPr>
        <w:t>WifiHotspotOnBoardClient</w:t>
      </w:r>
      <w:r w:rsidRPr="00326765">
        <w:rPr>
          <w:rFonts w:cs="Arial"/>
        </w:rPr>
        <w:t xml:space="preserve"> shall transmit a request to the </w:t>
      </w:r>
      <w:r w:rsidRPr="007859B9">
        <w:rPr>
          <w:rFonts w:cs="Arial"/>
        </w:rPr>
        <w:t>WifiHotspotServer</w:t>
      </w:r>
      <w:r w:rsidRPr="00326765">
        <w:rPr>
          <w:rFonts w:cs="Arial"/>
        </w:rPr>
        <w:t xml:space="preserve"> to </w:t>
      </w:r>
      <w:r>
        <w:rPr>
          <w:rFonts w:cs="Arial"/>
        </w:rPr>
        <w:t>refresh the data usage information without sending a response back (CAN signal DataUsage_Rq=RefreshDataNoResponse)</w:t>
      </w:r>
      <w:r w:rsidRPr="00326765">
        <w:rPr>
          <w:rFonts w:cs="Arial"/>
        </w:rPr>
        <w:t xml:space="preserve">. </w:t>
      </w:r>
      <w:r>
        <w:rPr>
          <w:rFonts w:cs="Arial"/>
        </w:rPr>
        <w:t>Note: the request shall only be transmitted if the user enters into the Wi-Fi Hotspot main menu from outside the Wi-Fi Hotspot screens (i.e. If the user navigates to the Wi-Fi Hotspot menu screen from the WifiHotspotOnBoardClient home page, the WifiHotspotOnBoardClient shall transmit a request. If the user entered into the Wi-Fi Hotspot main menu screen and navigates to the Data Usage screen then back to the Wi-Fi Hotspot main menu screen, the WifiHotspotOnBoardClient shall not transmit a request).</w:t>
      </w:r>
    </w:p>
    <w:p w14:paraId="3BDCE5FC" w14:textId="77777777" w:rsidR="00E013D0" w:rsidRDefault="00E013D0" w:rsidP="00E013D0">
      <w:pPr>
        <w:rPr>
          <w:rFonts w:cs="Arial"/>
        </w:rPr>
      </w:pPr>
    </w:p>
    <w:p w14:paraId="246FD774" w14:textId="77777777" w:rsidR="00E013D0" w:rsidRPr="00DE39EA" w:rsidRDefault="00DF1EDC" w:rsidP="00E013D0">
      <w:pPr>
        <w:rPr>
          <w:rFonts w:cs="Arial"/>
        </w:rPr>
      </w:pPr>
      <w:r w:rsidRPr="00213388">
        <w:rPr>
          <w:rFonts w:cs="Arial"/>
        </w:rPr>
        <w:t>If the user enters into the Wi-Fi Hotspot main menu from outside the Wi-Fi Hotspot screens and the Wi-Fi Hotspot Data Usage Refresh Timeout timer is ACTIVE, the WifiHotspotOnBoardClient shall NOT transmit any requests to the WifiHotspotServer to refresh the data usage information.</w:t>
      </w:r>
    </w:p>
    <w:p w14:paraId="71A94DFC" w14:textId="77777777" w:rsidR="008D240F" w:rsidRPr="008D240F" w:rsidRDefault="008D240F" w:rsidP="008D240F">
      <w:pPr>
        <w:pStyle w:val="Heading4"/>
        <w:rPr>
          <w:b w:val="0"/>
          <w:u w:val="single"/>
        </w:rPr>
      </w:pPr>
      <w:r w:rsidRPr="008D240F">
        <w:rPr>
          <w:b w:val="0"/>
          <w:u w:val="single"/>
        </w:rPr>
        <w:t>WFHSv2-REQ-281708/A-Request to refresh data usage info without a response required</w:t>
      </w:r>
    </w:p>
    <w:p w14:paraId="0721BC61" w14:textId="77777777" w:rsidR="00E013D0" w:rsidRDefault="00DF1EDC" w:rsidP="00E013D0">
      <w:pPr>
        <w:rPr>
          <w:rFonts w:cs="Arial"/>
        </w:rPr>
      </w:pPr>
      <w:r w:rsidRPr="002E73CA">
        <w:rPr>
          <w:rFonts w:cs="Arial"/>
        </w:rPr>
        <w:t>If the WifiHotspotServer receives a request from the WifiHotspotOnBoardClient to refresh the data usage values without sending a response (CAN signal DataUsage_Rq=RefreshDataNoResponse) while the</w:t>
      </w:r>
      <w:r>
        <w:rPr>
          <w:rFonts w:cs="Arial"/>
        </w:rPr>
        <w:t xml:space="preserve"> vehicle </w:t>
      </w:r>
      <w:r w:rsidRPr="002E73CA">
        <w:rPr>
          <w:rFonts w:cs="Arial"/>
        </w:rPr>
        <w:t>is authorized, the WifiHotspotServer shall transmit an FTCP request to the WifiHotspotOffBoardClient to REFRESH the data usage information (Note: if the WifiHotspotOffBoardClient receives a Refresh request from the WifiHotspotServer, the WifiHotspotOffBoardClient will transmit a data usage refresh request to the carrier). Once the WifiHotspotServer has initiated the data usage request it shall start a data usage timer (Data_Usage_Info_Refresh_Timeout). If the WifiHotspotServer receives an update from the WifiHotspotOffBoardClient before the timer expires, it shall overwrite the previous data usage information with the new information, store the new information, and clear the timer. If the timer expires before the WifiHotspotServer receives the data usage values, the WifiHotspotServer shall clear the timer and end the updating process. Since the request from the WifiHotspotOnBoardClient was “RefreshDataNoResponse”, the WifiHotspotSever shall NOT transmit a data usage response CAN signal to the WifiHotspotOnBoardClient. If a data usage response is received from the WifiHotspotOffBoardClient AFTER the timer expires, the WifiHotspotServer shall discard the response.</w:t>
      </w:r>
    </w:p>
    <w:p w14:paraId="34448438" w14:textId="77777777" w:rsidR="00E013D0" w:rsidRPr="002E73CA" w:rsidRDefault="00DF1EDC" w:rsidP="00E013D0">
      <w:pPr>
        <w:rPr>
          <w:rFonts w:cs="Arial"/>
        </w:rPr>
      </w:pPr>
      <w:r w:rsidRPr="002E73CA">
        <w:rPr>
          <w:rFonts w:cs="Arial"/>
        </w:rPr>
        <w:t xml:space="preserve"> </w:t>
      </w:r>
    </w:p>
    <w:p w14:paraId="43912DE9" w14:textId="77777777" w:rsidR="00E013D0" w:rsidRPr="002E73CA" w:rsidRDefault="00DF1EDC" w:rsidP="00E013D0">
      <w:pPr>
        <w:ind w:left="720"/>
        <w:rPr>
          <w:rFonts w:cs="Arial"/>
        </w:rPr>
      </w:pPr>
      <w:r w:rsidRPr="002E73CA">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339B2E1E" w14:textId="77777777" w:rsidR="00E013D0" w:rsidRPr="002E73CA" w:rsidRDefault="00DF1EDC" w:rsidP="00E013D0">
      <w:pPr>
        <w:ind w:left="720"/>
        <w:rPr>
          <w:rFonts w:cs="Arial"/>
        </w:rPr>
      </w:pPr>
      <w:r w:rsidRPr="002E73CA">
        <w:rPr>
          <w:rFonts w:cs="Arial"/>
        </w:rPr>
        <w:t xml:space="preserve">Example 2: WifiHotspotServer transmits data usage request A to WifiHotspotOffBoardClient and starts a timer. Timer expires without receiving data usage response A. WifiHotspotServer initiates data usage request B and starts a timer. During this window data usage response A is received. WifiHotspotServer shall discard response A and continue waiting for data usage response B.   </w:t>
      </w:r>
    </w:p>
    <w:p w14:paraId="63451302" w14:textId="77777777" w:rsidR="00E013D0" w:rsidRPr="002E73CA" w:rsidRDefault="00E013D0" w:rsidP="00E013D0">
      <w:pPr>
        <w:rPr>
          <w:rFonts w:cs="Arial"/>
        </w:rPr>
      </w:pPr>
    </w:p>
    <w:p w14:paraId="6BF712F5" w14:textId="77777777" w:rsidR="00E013D0" w:rsidRPr="002E73CA" w:rsidRDefault="00DF1EDC" w:rsidP="00E013D0">
      <w:pPr>
        <w:rPr>
          <w:rFonts w:cs="Arial"/>
        </w:rPr>
      </w:pPr>
      <w:r w:rsidRPr="002E73CA">
        <w:rPr>
          <w:rFonts w:cs="Arial"/>
        </w:rPr>
        <w:t xml:space="preserve">The data usage timer (Data_Usage_Info_Refresh_Timeout) shall be configurable via EOL or OTA with a default value of 15 seconds for NA vehicles, a default of 15 seconds for China vehicles and a default value of 15 seconds for European vehicles. Refer to </w:t>
      </w:r>
      <w:r>
        <w:rPr>
          <w:rFonts w:cs="Arial"/>
        </w:rPr>
        <w:t>WFHSv2-REQ-283728</w:t>
      </w:r>
      <w:r w:rsidRPr="002E73CA">
        <w:rPr>
          <w:rFonts w:cs="Arial"/>
        </w:rPr>
        <w:t>-WifiHotspotServer identifies the vehicle region for more information on determining vehicle region.</w:t>
      </w:r>
    </w:p>
    <w:p w14:paraId="009F3C0A" w14:textId="77777777" w:rsidR="00E013D0" w:rsidRPr="002E73CA" w:rsidRDefault="00E013D0" w:rsidP="00E013D0">
      <w:pPr>
        <w:rPr>
          <w:rFonts w:eastAsiaTheme="minorHAnsi" w:cs="Arial"/>
        </w:rPr>
      </w:pPr>
    </w:p>
    <w:p w14:paraId="77CF08FF" w14:textId="77777777" w:rsidR="00E013D0" w:rsidRPr="000D7163" w:rsidRDefault="00DF1EDC" w:rsidP="00E013D0">
      <w:pPr>
        <w:rPr>
          <w:rFonts w:cs="Arial"/>
        </w:rPr>
      </w:pPr>
      <w:r w:rsidRPr="002E73CA">
        <w:rPr>
          <w:rFonts w:cs="Arial"/>
        </w:rPr>
        <w:t xml:space="preserve">If the WifiHotspotServer receives a request to refresh the data usage values without sending a response (CAN signal DataUsage_Rq=RefreshDataNoResponse) while </w:t>
      </w:r>
      <w:r>
        <w:rPr>
          <w:rFonts w:cs="Arial"/>
        </w:rPr>
        <w:t>the vehicle</w:t>
      </w:r>
      <w:r w:rsidRPr="002E73CA">
        <w:rPr>
          <w:rFonts w:cs="Arial"/>
        </w:rPr>
        <w:t xml:space="preserve"> is not authorized, the WifiHotspotServer shall ignore the request and not transmit any request to</w:t>
      </w:r>
      <w:r>
        <w:rPr>
          <w:rFonts w:cs="Arial"/>
        </w:rPr>
        <w:t xml:space="preserve"> the WifiHotspotOffBoardClient </w:t>
      </w:r>
      <w:r w:rsidRPr="000D7163">
        <w:rPr>
          <w:rFonts w:cs="Arial"/>
        </w:rPr>
        <w:t>nor send any response back to the WifiHotspotOnBoardClient</w:t>
      </w:r>
      <w:r>
        <w:rPr>
          <w:rFonts w:cs="Arial"/>
        </w:rPr>
        <w:t>.</w:t>
      </w:r>
    </w:p>
    <w:p w14:paraId="5C9915C6" w14:textId="77777777" w:rsidR="008D240F" w:rsidRPr="008D240F" w:rsidRDefault="008D240F" w:rsidP="008D240F">
      <w:pPr>
        <w:pStyle w:val="Heading4"/>
        <w:rPr>
          <w:b w:val="0"/>
          <w:u w:val="single"/>
        </w:rPr>
      </w:pPr>
      <w:r w:rsidRPr="008D240F">
        <w:rPr>
          <w:b w:val="0"/>
          <w:u w:val="single"/>
        </w:rPr>
        <w:t>WFHSv3-REQ-281851/C-Displaying data usage information</w:t>
      </w:r>
    </w:p>
    <w:p w14:paraId="77E52AF6" w14:textId="77777777" w:rsidR="00E013D0" w:rsidRPr="00D9401E" w:rsidRDefault="00DF1EDC" w:rsidP="00E013D0">
      <w:pPr>
        <w:spacing w:after="200" w:line="276" w:lineRule="auto"/>
        <w:rPr>
          <w:rFonts w:eastAsia="Calibri" w:cs="Arial"/>
        </w:rPr>
      </w:pPr>
      <w:r w:rsidRPr="00D9401E">
        <w:rPr>
          <w:rFonts w:eastAsia="Calibri" w:cs="Arial"/>
        </w:rPr>
        <w:t>If the user requests to enter into the Wi-Fi Hotspot Data Usage screen and the Wi-Fi Hotspot Data Usage Refresh Timeout timer is NOT ACTIVE (refer to WFHS-REQ-191874-User refreshes data usage screen), the WifiHotspotOnBoardClient shall request for the current data usage information from the WifiHotspotServer (CAN signal DataUsage_Rq=CurrentData) before populating the screen. The WifiHotspotServer shall report back the data usage information through the CAN signal DataUsage_Rsp, and the WifiHotspotOnBoardClient shall display the appropriate information and screen (refer to WFHS</w:t>
      </w:r>
      <w:r>
        <w:rPr>
          <w:rFonts w:eastAsia="Calibri" w:cs="Arial"/>
        </w:rPr>
        <w:t>v2</w:t>
      </w:r>
      <w:r w:rsidRPr="00D9401E">
        <w:rPr>
          <w:rFonts w:eastAsia="Calibri" w:cs="Arial"/>
        </w:rPr>
        <w:t>-REQ-</w:t>
      </w:r>
      <w:r>
        <w:rPr>
          <w:rFonts w:eastAsia="Calibri" w:cs="Arial"/>
        </w:rPr>
        <w:t>283641</w:t>
      </w:r>
      <w:r w:rsidRPr="00D9401E">
        <w:rPr>
          <w:rFonts w:eastAsia="Calibri" w:cs="Arial"/>
        </w:rPr>
        <w:t xml:space="preserve">-HMI Specification References). If the user requests to refresh the screen, the WifiHotspotOnBoardClient shall transition to the appropriate screen upon receiving the update from the WifiHotspotServer. </w:t>
      </w:r>
    </w:p>
    <w:p w14:paraId="2DAE1DFF" w14:textId="77777777" w:rsidR="00E013D0" w:rsidRPr="00D9401E" w:rsidRDefault="00DF1EDC" w:rsidP="00E013D0">
      <w:pPr>
        <w:spacing w:after="200" w:line="276" w:lineRule="auto"/>
        <w:rPr>
          <w:rFonts w:eastAsia="Calibri" w:cs="Arial"/>
        </w:rPr>
      </w:pPr>
      <w:r w:rsidRPr="00D9401E">
        <w:rPr>
          <w:rFonts w:eastAsia="Calibri" w:cs="Arial"/>
        </w:rPr>
        <w:t>If the user enters into the Wi-Fi Hotspot Data Usage screen and the Wi-Fi Hotspot Data Usage Refresh Timeout timer is ACTIVE, the WifiHotspotOnBoardClient shall NOT transmit a request for the current data. Instead, the WifiHotspotOnBoardClient shall display the previously stored data usage values, if any. The Refresh button shall be disabled while the timer is active.</w:t>
      </w:r>
    </w:p>
    <w:p w14:paraId="0BC19895" w14:textId="77777777" w:rsidR="00E013D0" w:rsidRDefault="00DF1EDC" w:rsidP="00E013D0">
      <w:pPr>
        <w:spacing w:after="200" w:line="276" w:lineRule="auto"/>
        <w:rPr>
          <w:rFonts w:eastAsia="Calibri" w:cs="Arial"/>
        </w:rPr>
      </w:pPr>
      <w:r w:rsidRPr="00D9401E">
        <w:rPr>
          <w:rFonts w:eastAsia="Calibri" w:cs="Arial"/>
        </w:rPr>
        <w:t>The WifiHotspotOnBoardClient shall determine which region specific data usage screens to display (refer to WFHS-REQ-</w:t>
      </w:r>
      <w:r>
        <w:rPr>
          <w:rFonts w:eastAsia="Calibri" w:cs="Arial"/>
        </w:rPr>
        <w:t>283727</w:t>
      </w:r>
      <w:r w:rsidRPr="00D9401E">
        <w:rPr>
          <w:rFonts w:eastAsia="Calibri" w:cs="Arial"/>
        </w:rPr>
        <w:t>-WifiHotspotOnBoardClient identifies vehicle region). The WifiHotspotOnBoardClient shall also determine which Data Usage screen to display based on the information within the DataUsage_Rsp message. Refer to the table be</w:t>
      </w:r>
      <w:r>
        <w:rPr>
          <w:rFonts w:eastAsia="Calibri" w:cs="Arial"/>
        </w:rPr>
        <w:t xml:space="preserve">low for a mapping of the data usage screens to data usage response. </w:t>
      </w:r>
      <w:r w:rsidRPr="00D9401E">
        <w:rPr>
          <w:rFonts w:eastAsia="Calibri" w:cs="Arial"/>
        </w:rPr>
        <w:t>Refer to WFHS</w:t>
      </w:r>
      <w:r>
        <w:rPr>
          <w:rFonts w:eastAsia="Calibri" w:cs="Arial"/>
        </w:rPr>
        <w:t>v2</w:t>
      </w:r>
      <w:r w:rsidRPr="00D9401E">
        <w:rPr>
          <w:rFonts w:eastAsia="Calibri" w:cs="Arial"/>
        </w:rPr>
        <w:t>-REQ-</w:t>
      </w:r>
      <w:r>
        <w:rPr>
          <w:rFonts w:eastAsia="Calibri" w:cs="Arial"/>
        </w:rPr>
        <w:t>283641</w:t>
      </w:r>
      <w:r w:rsidRPr="00D9401E">
        <w:rPr>
          <w:rFonts w:eastAsia="Calibri" w:cs="Arial"/>
        </w:rPr>
        <w:t>-HMI Specification References for other HMI specification references.</w:t>
      </w:r>
    </w:p>
    <w:tbl>
      <w:tblPr>
        <w:tblW w:w="9280" w:type="dxa"/>
        <w:jc w:val="center"/>
        <w:tblLook w:val="04A0" w:firstRow="1" w:lastRow="0" w:firstColumn="1" w:lastColumn="0" w:noHBand="0" w:noVBand="1"/>
      </w:tblPr>
      <w:tblGrid>
        <w:gridCol w:w="3280"/>
        <w:gridCol w:w="2620"/>
        <w:gridCol w:w="3380"/>
      </w:tblGrid>
      <w:tr w:rsidR="00E013D0" w:rsidRPr="008C2FB5" w14:paraId="2AD898E0" w14:textId="77777777" w:rsidTr="008D240F">
        <w:trPr>
          <w:trHeight w:val="525"/>
          <w:jc w:val="center"/>
        </w:trPr>
        <w:tc>
          <w:tcPr>
            <w:tcW w:w="3280" w:type="dxa"/>
            <w:tcBorders>
              <w:top w:val="single" w:sz="8" w:space="0" w:color="auto"/>
              <w:left w:val="single" w:sz="8" w:space="0" w:color="auto"/>
              <w:bottom w:val="single" w:sz="8" w:space="0" w:color="auto"/>
              <w:right w:val="single" w:sz="8" w:space="0" w:color="auto"/>
            </w:tcBorders>
            <w:shd w:val="clear" w:color="000000" w:fill="95B3D7"/>
            <w:vAlign w:val="center"/>
            <w:hideMark/>
          </w:tcPr>
          <w:p w14:paraId="1D07308C" w14:textId="77777777" w:rsidR="00E013D0" w:rsidRPr="008C2FB5" w:rsidRDefault="00DF1EDC" w:rsidP="00E013D0">
            <w:pPr>
              <w:jc w:val="center"/>
              <w:rPr>
                <w:rFonts w:cs="Arial"/>
                <w:b/>
                <w:bCs/>
                <w:color w:val="000000"/>
              </w:rPr>
            </w:pPr>
            <w:r w:rsidRPr="008C2FB5">
              <w:rPr>
                <w:rFonts w:cs="Arial"/>
                <w:b/>
                <w:bCs/>
                <w:color w:val="000000"/>
              </w:rPr>
              <w:t>Data usage response FTCP message</w:t>
            </w:r>
          </w:p>
        </w:tc>
        <w:tc>
          <w:tcPr>
            <w:tcW w:w="2620" w:type="dxa"/>
            <w:tcBorders>
              <w:top w:val="single" w:sz="8" w:space="0" w:color="auto"/>
              <w:left w:val="nil"/>
              <w:bottom w:val="single" w:sz="8" w:space="0" w:color="auto"/>
              <w:right w:val="single" w:sz="8" w:space="0" w:color="auto"/>
            </w:tcBorders>
            <w:shd w:val="clear" w:color="000000" w:fill="95B3D7"/>
            <w:vAlign w:val="center"/>
            <w:hideMark/>
          </w:tcPr>
          <w:p w14:paraId="37DE28FA" w14:textId="77777777" w:rsidR="00E013D0" w:rsidRPr="008C2FB5" w:rsidRDefault="00DF1EDC" w:rsidP="00E013D0">
            <w:pPr>
              <w:jc w:val="center"/>
              <w:rPr>
                <w:rFonts w:cs="Arial"/>
                <w:b/>
                <w:bCs/>
                <w:color w:val="000000"/>
              </w:rPr>
            </w:pPr>
            <w:r w:rsidRPr="008C2FB5">
              <w:rPr>
                <w:rFonts w:cs="Arial"/>
                <w:b/>
                <w:bCs/>
                <w:color w:val="000000"/>
              </w:rPr>
              <w:t>CAN signal DataUsage_Rsp</w:t>
            </w:r>
          </w:p>
        </w:tc>
        <w:tc>
          <w:tcPr>
            <w:tcW w:w="3380" w:type="dxa"/>
            <w:tcBorders>
              <w:top w:val="single" w:sz="8" w:space="0" w:color="auto"/>
              <w:left w:val="nil"/>
              <w:bottom w:val="single" w:sz="8" w:space="0" w:color="auto"/>
              <w:right w:val="single" w:sz="8" w:space="0" w:color="auto"/>
            </w:tcBorders>
            <w:shd w:val="clear" w:color="000000" w:fill="95B3D7"/>
            <w:vAlign w:val="center"/>
            <w:hideMark/>
          </w:tcPr>
          <w:p w14:paraId="60D6C88C" w14:textId="77777777" w:rsidR="00E013D0" w:rsidRPr="008C2FB5" w:rsidRDefault="00DF1EDC" w:rsidP="00E013D0">
            <w:pPr>
              <w:jc w:val="center"/>
              <w:rPr>
                <w:rFonts w:cs="Arial"/>
                <w:b/>
                <w:bCs/>
                <w:color w:val="000000"/>
              </w:rPr>
            </w:pPr>
            <w:r w:rsidRPr="00EB32C4">
              <w:rPr>
                <w:rFonts w:cs="Arial"/>
                <w:b/>
                <w:bCs/>
                <w:color w:val="000000"/>
              </w:rPr>
              <w:t>HMI Specification Screens</w:t>
            </w:r>
          </w:p>
        </w:tc>
      </w:tr>
      <w:tr w:rsidR="00E013D0" w:rsidRPr="008C2FB5" w14:paraId="295A7494" w14:textId="77777777" w:rsidTr="008D240F">
        <w:trPr>
          <w:trHeight w:val="408"/>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526D8012" w14:textId="77777777" w:rsidR="00E013D0" w:rsidRPr="008C2FB5" w:rsidRDefault="00DF1EDC" w:rsidP="00E013D0">
            <w:pPr>
              <w:jc w:val="center"/>
              <w:rPr>
                <w:rFonts w:cs="Arial"/>
                <w:color w:val="000000"/>
              </w:rPr>
            </w:pPr>
            <w:r w:rsidRPr="008C2FB5">
              <w:rPr>
                <w:rFonts w:cs="Arial"/>
                <w:color w:val="000000"/>
              </w:rPr>
              <w:t>No data usage information stored in WifiHotspotServer</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4DD7234E" w14:textId="77777777" w:rsidR="00E013D0" w:rsidRPr="008C2FB5" w:rsidRDefault="00DF1EDC" w:rsidP="00E013D0">
            <w:pPr>
              <w:jc w:val="center"/>
              <w:rPr>
                <w:rFonts w:cs="Arial"/>
                <w:color w:val="000000"/>
              </w:rPr>
            </w:pPr>
            <w:r w:rsidRPr="008C2FB5">
              <w:rPr>
                <w:rFonts w:cs="Arial"/>
                <w:color w:val="000000"/>
              </w:rPr>
              <w:t>Invalid</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51724F56" w14:textId="77777777" w:rsidR="00E013D0" w:rsidRPr="008C2FB5" w:rsidRDefault="00DF1EDC" w:rsidP="00E013D0">
            <w:pPr>
              <w:jc w:val="center"/>
              <w:rPr>
                <w:rFonts w:cs="Arial"/>
                <w:color w:val="000000"/>
              </w:rPr>
            </w:pPr>
            <w:r>
              <w:rPr>
                <w:rFonts w:cs="Arial"/>
                <w:color w:val="000000"/>
              </w:rPr>
              <w:t>Data usage error screen</w:t>
            </w:r>
          </w:p>
        </w:tc>
      </w:tr>
      <w:tr w:rsidR="00E013D0" w:rsidRPr="008C2FB5" w14:paraId="5914BCFB" w14:textId="77777777" w:rsidTr="008D240F">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14:paraId="0E371F8B" w14:textId="77777777" w:rsidR="00E013D0" w:rsidRPr="008C2FB5" w:rsidRDefault="00E013D0" w:rsidP="00E013D0">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73C1DFCD" w14:textId="77777777" w:rsidR="00E013D0" w:rsidRPr="008C2FB5" w:rsidRDefault="00E013D0" w:rsidP="00E013D0">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6FB3A02C" w14:textId="77777777" w:rsidR="00E013D0" w:rsidRPr="008C2FB5" w:rsidRDefault="00E013D0" w:rsidP="00E013D0">
            <w:pPr>
              <w:rPr>
                <w:rFonts w:cs="Arial"/>
                <w:color w:val="000000"/>
              </w:rPr>
            </w:pPr>
          </w:p>
        </w:tc>
      </w:tr>
      <w:tr w:rsidR="00E013D0" w:rsidRPr="008C2FB5" w14:paraId="79DC25B4" w14:textId="77777777" w:rsidTr="008D240F">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14:paraId="0BA2D2E9" w14:textId="77777777" w:rsidR="00E013D0" w:rsidRPr="008C2FB5" w:rsidRDefault="00E013D0" w:rsidP="00E013D0">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0081F370" w14:textId="77777777" w:rsidR="00E013D0" w:rsidRPr="008C2FB5" w:rsidRDefault="00E013D0" w:rsidP="00E013D0">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1464CB69" w14:textId="77777777" w:rsidR="00E013D0" w:rsidRPr="008C2FB5" w:rsidRDefault="00E013D0" w:rsidP="00E013D0">
            <w:pPr>
              <w:rPr>
                <w:rFonts w:cs="Arial"/>
                <w:color w:val="000000"/>
              </w:rPr>
            </w:pPr>
          </w:p>
        </w:tc>
      </w:tr>
      <w:tr w:rsidR="00E013D0" w:rsidRPr="008C2FB5" w14:paraId="0A1FF08F" w14:textId="77777777" w:rsidTr="008D240F">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0D9F5654" w14:textId="77777777" w:rsidR="00E013D0" w:rsidRPr="008C2FB5" w:rsidRDefault="00DF1EDC" w:rsidP="00E013D0">
            <w:pPr>
              <w:jc w:val="center"/>
              <w:rPr>
                <w:rFonts w:cs="Arial"/>
                <w:color w:val="000000"/>
              </w:rPr>
            </w:pPr>
            <w:r w:rsidRPr="008C2FB5">
              <w:rPr>
                <w:rFonts w:cs="Arial"/>
                <w:color w:val="000000"/>
              </w:rPr>
              <w:t>Data plan type: trial; Data plan status: pending</w:t>
            </w:r>
          </w:p>
        </w:tc>
        <w:tc>
          <w:tcPr>
            <w:tcW w:w="2620" w:type="dxa"/>
            <w:tcBorders>
              <w:top w:val="nil"/>
              <w:left w:val="nil"/>
              <w:bottom w:val="single" w:sz="8" w:space="0" w:color="auto"/>
              <w:right w:val="single" w:sz="8" w:space="0" w:color="auto"/>
            </w:tcBorders>
            <w:shd w:val="clear" w:color="auto" w:fill="auto"/>
            <w:vAlign w:val="center"/>
            <w:hideMark/>
          </w:tcPr>
          <w:p w14:paraId="34BF8DFD" w14:textId="77777777" w:rsidR="00E013D0" w:rsidRPr="008C2FB5" w:rsidRDefault="00DF1EDC" w:rsidP="00E013D0">
            <w:pPr>
              <w:jc w:val="center"/>
              <w:rPr>
                <w:rFonts w:cs="Arial"/>
                <w:color w:val="000000"/>
              </w:rPr>
            </w:pPr>
            <w:r w:rsidRPr="008C2FB5">
              <w:rPr>
                <w:rFonts w:cs="Arial"/>
                <w:color w:val="000000"/>
              </w:rPr>
              <w:t>Data plan status: Free trial period waiting</w:t>
            </w:r>
          </w:p>
        </w:tc>
        <w:tc>
          <w:tcPr>
            <w:tcW w:w="3380" w:type="dxa"/>
            <w:tcBorders>
              <w:top w:val="nil"/>
              <w:left w:val="nil"/>
              <w:bottom w:val="single" w:sz="8" w:space="0" w:color="auto"/>
              <w:right w:val="single" w:sz="8" w:space="0" w:color="auto"/>
            </w:tcBorders>
            <w:shd w:val="clear" w:color="auto" w:fill="auto"/>
            <w:vAlign w:val="center"/>
            <w:hideMark/>
          </w:tcPr>
          <w:p w14:paraId="33B6E29A" w14:textId="77777777" w:rsidR="00E013D0" w:rsidRPr="008C2FB5" w:rsidRDefault="00DF1EDC" w:rsidP="00E013D0">
            <w:pPr>
              <w:jc w:val="center"/>
              <w:rPr>
                <w:rFonts w:cs="Arial"/>
                <w:color w:val="000000"/>
              </w:rPr>
            </w:pPr>
            <w:r>
              <w:rPr>
                <w:rFonts w:cs="Arial"/>
                <w:color w:val="000000"/>
              </w:rPr>
              <w:t xml:space="preserve">Trial eligible screen </w:t>
            </w:r>
          </w:p>
        </w:tc>
      </w:tr>
      <w:tr w:rsidR="00E013D0" w:rsidRPr="008C2FB5" w14:paraId="7677BC67" w14:textId="77777777" w:rsidTr="008D240F">
        <w:trPr>
          <w:trHeight w:val="52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065C63C9" w14:textId="77777777" w:rsidR="00E013D0" w:rsidRPr="008C2FB5" w:rsidRDefault="00DF1EDC" w:rsidP="00E013D0">
            <w:pPr>
              <w:jc w:val="center"/>
              <w:rPr>
                <w:rFonts w:cs="Arial"/>
                <w:color w:val="000000"/>
              </w:rPr>
            </w:pPr>
            <w:r w:rsidRPr="008C2FB5">
              <w:rPr>
                <w:rFonts w:cs="Arial"/>
                <w:color w:val="000000"/>
              </w:rPr>
              <w:t>Data plan type: trial;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216CD496" w14:textId="77777777" w:rsidR="00E013D0" w:rsidRPr="008C2FB5" w:rsidRDefault="00DF1EDC" w:rsidP="00E013D0">
            <w:pPr>
              <w:jc w:val="center"/>
              <w:rPr>
                <w:rFonts w:cs="Arial"/>
                <w:color w:val="000000"/>
              </w:rPr>
            </w:pPr>
            <w:r w:rsidRPr="008C2FB5">
              <w:rPr>
                <w:rFonts w:cs="Arial"/>
                <w:color w:val="000000"/>
              </w:rPr>
              <w:t>Data plan status: Free trial period active</w:t>
            </w:r>
          </w:p>
        </w:tc>
        <w:tc>
          <w:tcPr>
            <w:tcW w:w="3380" w:type="dxa"/>
            <w:tcBorders>
              <w:top w:val="nil"/>
              <w:left w:val="nil"/>
              <w:bottom w:val="single" w:sz="8" w:space="0" w:color="auto"/>
              <w:right w:val="single" w:sz="8" w:space="0" w:color="auto"/>
            </w:tcBorders>
            <w:shd w:val="clear" w:color="auto" w:fill="auto"/>
            <w:vAlign w:val="center"/>
            <w:hideMark/>
          </w:tcPr>
          <w:p w14:paraId="67244BAB" w14:textId="77777777" w:rsidR="00E013D0" w:rsidRPr="008C2FB5" w:rsidRDefault="00DF1EDC" w:rsidP="00E013D0">
            <w:pPr>
              <w:jc w:val="center"/>
              <w:rPr>
                <w:rFonts w:cs="Arial"/>
                <w:color w:val="000000"/>
              </w:rPr>
            </w:pPr>
            <w:r>
              <w:rPr>
                <w:rFonts w:cs="Arial"/>
                <w:color w:val="000000"/>
              </w:rPr>
              <w:t>Trial active screen</w:t>
            </w:r>
          </w:p>
        </w:tc>
      </w:tr>
      <w:tr w:rsidR="00E013D0" w:rsidRPr="008C2FB5" w14:paraId="5E23FC82" w14:textId="77777777" w:rsidTr="008D240F">
        <w:trPr>
          <w:trHeight w:val="129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6A83C116" w14:textId="77777777" w:rsidR="00E013D0" w:rsidRPr="008C2FB5" w:rsidRDefault="00DF1EDC" w:rsidP="00E013D0">
            <w:pPr>
              <w:jc w:val="center"/>
              <w:rPr>
                <w:rFonts w:cs="Arial"/>
                <w:color w:val="000000"/>
              </w:rPr>
            </w:pPr>
            <w:r w:rsidRPr="008C2FB5">
              <w:rPr>
                <w:rFonts w:cs="Arial"/>
                <w:color w:val="000000"/>
              </w:rPr>
              <w:t>Data plan type: trial or paid-session or paid-shared or paid-session-unlimited or paid-shared-unlimited; Data plan status: expired</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5B936AFE" w14:textId="77777777" w:rsidR="00E013D0" w:rsidRPr="008C2FB5" w:rsidRDefault="00DF1EDC" w:rsidP="00E013D0">
            <w:pPr>
              <w:jc w:val="center"/>
              <w:rPr>
                <w:rFonts w:cs="Arial"/>
                <w:color w:val="000000"/>
              </w:rPr>
            </w:pPr>
            <w:r w:rsidRPr="008C2FB5">
              <w:rPr>
                <w:rFonts w:cs="Arial"/>
                <w:color w:val="000000"/>
              </w:rPr>
              <w:t>Data plan status: No subscription active</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417C71BB" w14:textId="77777777" w:rsidR="00E013D0" w:rsidRPr="008C2FB5" w:rsidRDefault="00DF1EDC" w:rsidP="00E013D0">
            <w:pPr>
              <w:jc w:val="center"/>
              <w:rPr>
                <w:rFonts w:cs="Arial"/>
                <w:color w:val="000000"/>
              </w:rPr>
            </w:pPr>
            <w:r>
              <w:rPr>
                <w:rFonts w:cs="Arial"/>
                <w:color w:val="000000"/>
              </w:rPr>
              <w:t>No active data plan screen</w:t>
            </w:r>
          </w:p>
        </w:tc>
      </w:tr>
      <w:tr w:rsidR="00E013D0" w:rsidRPr="008C2FB5" w14:paraId="6B9CF1D5" w14:textId="77777777" w:rsidTr="008D240F">
        <w:trPr>
          <w:trHeight w:val="1035"/>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259ADE72" w14:textId="77777777" w:rsidR="00E013D0" w:rsidRPr="008C2FB5" w:rsidRDefault="00DF1EDC" w:rsidP="00E013D0">
            <w:pPr>
              <w:jc w:val="center"/>
              <w:rPr>
                <w:rFonts w:cs="Arial"/>
                <w:color w:val="000000"/>
              </w:rPr>
            </w:pPr>
            <w:r w:rsidRPr="008C2FB5">
              <w:rPr>
                <w:rFonts w:cs="Arial"/>
                <w:color w:val="000000"/>
              </w:rPr>
              <w:t>Data plan type: trial or paid-session or paid-shared or paid-session-unlimited or paid-shared-unlimited; Data plan status: inactive</w:t>
            </w:r>
          </w:p>
        </w:tc>
        <w:tc>
          <w:tcPr>
            <w:tcW w:w="2620" w:type="dxa"/>
            <w:vMerge/>
            <w:tcBorders>
              <w:top w:val="nil"/>
              <w:left w:val="single" w:sz="8" w:space="0" w:color="auto"/>
              <w:bottom w:val="single" w:sz="8" w:space="0" w:color="000000"/>
              <w:right w:val="single" w:sz="8" w:space="0" w:color="auto"/>
            </w:tcBorders>
            <w:vAlign w:val="center"/>
            <w:hideMark/>
          </w:tcPr>
          <w:p w14:paraId="41547F60" w14:textId="77777777" w:rsidR="00E013D0" w:rsidRPr="008C2FB5" w:rsidRDefault="00E013D0" w:rsidP="00E013D0">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61A7560C" w14:textId="77777777" w:rsidR="00E013D0" w:rsidRPr="008C2FB5" w:rsidRDefault="00E013D0" w:rsidP="00E013D0">
            <w:pPr>
              <w:rPr>
                <w:rFonts w:cs="Arial"/>
                <w:color w:val="000000"/>
              </w:rPr>
            </w:pPr>
          </w:p>
        </w:tc>
      </w:tr>
      <w:tr w:rsidR="00E013D0" w:rsidRPr="008C2FB5" w14:paraId="39771E5D" w14:textId="77777777" w:rsidTr="008D240F">
        <w:trPr>
          <w:trHeight w:val="450"/>
          <w:jc w:val="center"/>
        </w:trPr>
        <w:tc>
          <w:tcPr>
            <w:tcW w:w="3280" w:type="dxa"/>
            <w:vMerge w:val="restart"/>
            <w:tcBorders>
              <w:top w:val="nil"/>
              <w:left w:val="single" w:sz="8" w:space="0" w:color="auto"/>
              <w:bottom w:val="single" w:sz="8" w:space="0" w:color="000000"/>
              <w:right w:val="single" w:sz="8" w:space="0" w:color="auto"/>
            </w:tcBorders>
            <w:shd w:val="clear" w:color="auto" w:fill="auto"/>
            <w:vAlign w:val="center"/>
            <w:hideMark/>
          </w:tcPr>
          <w:p w14:paraId="7EF672A9" w14:textId="77777777" w:rsidR="00E013D0" w:rsidRPr="008C2FB5" w:rsidRDefault="00DF1EDC" w:rsidP="00E013D0">
            <w:pPr>
              <w:jc w:val="center"/>
              <w:rPr>
                <w:rFonts w:cs="Arial"/>
                <w:color w:val="000000"/>
              </w:rPr>
            </w:pPr>
            <w:r w:rsidRPr="008C2FB5">
              <w:rPr>
                <w:rFonts w:cs="Arial"/>
                <w:color w:val="000000"/>
              </w:rPr>
              <w:t>Data plan type: paid-session or paid-shared; Data plan status: active</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14:paraId="4F99A804" w14:textId="77777777" w:rsidR="00E013D0" w:rsidRPr="008C2FB5" w:rsidRDefault="00DF1EDC" w:rsidP="00E013D0">
            <w:pPr>
              <w:jc w:val="center"/>
              <w:rPr>
                <w:rFonts w:cs="Arial"/>
                <w:color w:val="000000"/>
              </w:rPr>
            </w:pPr>
            <w:r w:rsidRPr="008C2FB5">
              <w:rPr>
                <w:rFonts w:cs="Arial"/>
                <w:color w:val="000000"/>
              </w:rPr>
              <w:t xml:space="preserve">Data plan status: Active subscription </w:t>
            </w:r>
          </w:p>
        </w:tc>
        <w:tc>
          <w:tcPr>
            <w:tcW w:w="3380" w:type="dxa"/>
            <w:vMerge w:val="restart"/>
            <w:tcBorders>
              <w:top w:val="nil"/>
              <w:left w:val="single" w:sz="8" w:space="0" w:color="auto"/>
              <w:bottom w:val="single" w:sz="8" w:space="0" w:color="000000"/>
              <w:right w:val="single" w:sz="8" w:space="0" w:color="auto"/>
            </w:tcBorders>
            <w:shd w:val="clear" w:color="auto" w:fill="auto"/>
            <w:vAlign w:val="center"/>
            <w:hideMark/>
          </w:tcPr>
          <w:p w14:paraId="54CF8D93" w14:textId="77777777" w:rsidR="00E013D0" w:rsidRPr="008C2FB5" w:rsidRDefault="00DF1EDC" w:rsidP="00E013D0">
            <w:pPr>
              <w:jc w:val="center"/>
              <w:rPr>
                <w:rFonts w:cs="Arial"/>
                <w:color w:val="000000"/>
              </w:rPr>
            </w:pPr>
            <w:r>
              <w:rPr>
                <w:rFonts w:cs="Arial"/>
                <w:color w:val="000000"/>
              </w:rPr>
              <w:t>Screen may vary depending on the data usage percentage field</w:t>
            </w:r>
            <w:r w:rsidRPr="008C2FB5">
              <w:rPr>
                <w:rFonts w:cs="Arial"/>
                <w:color w:val="000000"/>
              </w:rPr>
              <w:t> </w:t>
            </w:r>
          </w:p>
        </w:tc>
      </w:tr>
      <w:tr w:rsidR="00E013D0" w:rsidRPr="008C2FB5" w14:paraId="196DF29D" w14:textId="77777777" w:rsidTr="008D240F">
        <w:trPr>
          <w:trHeight w:val="491"/>
          <w:jc w:val="center"/>
        </w:trPr>
        <w:tc>
          <w:tcPr>
            <w:tcW w:w="3280" w:type="dxa"/>
            <w:vMerge/>
            <w:tcBorders>
              <w:top w:val="nil"/>
              <w:left w:val="single" w:sz="8" w:space="0" w:color="auto"/>
              <w:bottom w:val="single" w:sz="8" w:space="0" w:color="000000"/>
              <w:right w:val="single" w:sz="8" w:space="0" w:color="auto"/>
            </w:tcBorders>
            <w:vAlign w:val="center"/>
            <w:hideMark/>
          </w:tcPr>
          <w:p w14:paraId="29D4A716" w14:textId="77777777" w:rsidR="00E013D0" w:rsidRPr="008C2FB5" w:rsidRDefault="00E013D0" w:rsidP="00E013D0">
            <w:pPr>
              <w:rPr>
                <w:rFonts w:cs="Arial"/>
                <w:color w:val="000000"/>
              </w:rPr>
            </w:pPr>
          </w:p>
        </w:tc>
        <w:tc>
          <w:tcPr>
            <w:tcW w:w="2620" w:type="dxa"/>
            <w:vMerge/>
            <w:tcBorders>
              <w:top w:val="nil"/>
              <w:left w:val="single" w:sz="8" w:space="0" w:color="auto"/>
              <w:bottom w:val="single" w:sz="8" w:space="0" w:color="000000"/>
              <w:right w:val="single" w:sz="8" w:space="0" w:color="auto"/>
            </w:tcBorders>
            <w:vAlign w:val="center"/>
            <w:hideMark/>
          </w:tcPr>
          <w:p w14:paraId="5E1AAD8A" w14:textId="77777777" w:rsidR="00E013D0" w:rsidRPr="008C2FB5" w:rsidRDefault="00E013D0" w:rsidP="00E013D0">
            <w:pPr>
              <w:rPr>
                <w:rFonts w:cs="Arial"/>
                <w:color w:val="000000"/>
              </w:rPr>
            </w:pPr>
          </w:p>
        </w:tc>
        <w:tc>
          <w:tcPr>
            <w:tcW w:w="3380" w:type="dxa"/>
            <w:vMerge/>
            <w:tcBorders>
              <w:top w:val="nil"/>
              <w:left w:val="single" w:sz="8" w:space="0" w:color="auto"/>
              <w:bottom w:val="single" w:sz="8" w:space="0" w:color="000000"/>
              <w:right w:val="single" w:sz="8" w:space="0" w:color="auto"/>
            </w:tcBorders>
            <w:vAlign w:val="center"/>
            <w:hideMark/>
          </w:tcPr>
          <w:p w14:paraId="408069F7" w14:textId="77777777" w:rsidR="00E013D0" w:rsidRPr="008C2FB5" w:rsidRDefault="00E013D0" w:rsidP="00E013D0">
            <w:pPr>
              <w:rPr>
                <w:rFonts w:cs="Arial"/>
                <w:color w:val="000000"/>
              </w:rPr>
            </w:pPr>
          </w:p>
        </w:tc>
      </w:tr>
      <w:tr w:rsidR="00E013D0" w:rsidRPr="008C2FB5" w14:paraId="6D99F44B" w14:textId="77777777" w:rsidTr="008D240F">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2A012842" w14:textId="77777777" w:rsidR="00E013D0" w:rsidRPr="008C2FB5" w:rsidRDefault="00DF1EDC" w:rsidP="00E013D0">
            <w:pPr>
              <w:jc w:val="center"/>
              <w:rPr>
                <w:rFonts w:cs="Arial"/>
                <w:color w:val="000000"/>
              </w:rPr>
            </w:pPr>
            <w:r w:rsidRPr="008C2FB5">
              <w:rPr>
                <w:rFonts w:cs="Arial"/>
                <w:color w:val="000000"/>
              </w:rPr>
              <w:t>Data plan type: paid-session-unlimited or paid-shared-unlimited; Data plan status: active</w:t>
            </w:r>
          </w:p>
        </w:tc>
        <w:tc>
          <w:tcPr>
            <w:tcW w:w="2620" w:type="dxa"/>
            <w:tcBorders>
              <w:top w:val="nil"/>
              <w:left w:val="nil"/>
              <w:bottom w:val="single" w:sz="8" w:space="0" w:color="auto"/>
              <w:right w:val="single" w:sz="8" w:space="0" w:color="auto"/>
            </w:tcBorders>
            <w:shd w:val="clear" w:color="auto" w:fill="auto"/>
            <w:vAlign w:val="center"/>
            <w:hideMark/>
          </w:tcPr>
          <w:p w14:paraId="097240CD" w14:textId="77777777" w:rsidR="00E013D0" w:rsidRPr="008C2FB5" w:rsidRDefault="00DF1EDC" w:rsidP="00E013D0">
            <w:pPr>
              <w:jc w:val="center"/>
              <w:rPr>
                <w:rFonts w:cs="Arial"/>
                <w:color w:val="000000"/>
              </w:rPr>
            </w:pPr>
            <w:r w:rsidRPr="008C2FB5">
              <w:rPr>
                <w:rFonts w:cs="Arial"/>
                <w:color w:val="000000"/>
              </w:rPr>
              <w:t>Data plan status: Active subscription; Total data: unlimited</w:t>
            </w:r>
          </w:p>
        </w:tc>
        <w:tc>
          <w:tcPr>
            <w:tcW w:w="3380" w:type="dxa"/>
            <w:tcBorders>
              <w:top w:val="nil"/>
              <w:left w:val="nil"/>
              <w:bottom w:val="single" w:sz="8" w:space="0" w:color="auto"/>
              <w:right w:val="single" w:sz="8" w:space="0" w:color="auto"/>
            </w:tcBorders>
            <w:shd w:val="clear" w:color="auto" w:fill="auto"/>
            <w:vAlign w:val="center"/>
            <w:hideMark/>
          </w:tcPr>
          <w:p w14:paraId="7F2C9D42" w14:textId="77777777" w:rsidR="00E013D0" w:rsidRPr="008C2FB5" w:rsidRDefault="00DF1EDC" w:rsidP="00E013D0">
            <w:pPr>
              <w:jc w:val="center"/>
              <w:rPr>
                <w:rFonts w:cs="Arial"/>
                <w:color w:val="000000"/>
              </w:rPr>
            </w:pPr>
            <w:r>
              <w:rPr>
                <w:rFonts w:cs="Arial"/>
                <w:color w:val="000000"/>
              </w:rPr>
              <w:t>Unlimited data usage screen</w:t>
            </w:r>
          </w:p>
        </w:tc>
      </w:tr>
      <w:tr w:rsidR="00E013D0" w:rsidRPr="008C2FB5" w14:paraId="00BB699C" w14:textId="77777777" w:rsidTr="008D240F">
        <w:trPr>
          <w:trHeight w:val="780"/>
          <w:jc w:val="center"/>
        </w:trPr>
        <w:tc>
          <w:tcPr>
            <w:tcW w:w="3280" w:type="dxa"/>
            <w:tcBorders>
              <w:top w:val="nil"/>
              <w:left w:val="single" w:sz="8" w:space="0" w:color="auto"/>
              <w:bottom w:val="single" w:sz="8" w:space="0" w:color="auto"/>
              <w:right w:val="single" w:sz="8" w:space="0" w:color="auto"/>
            </w:tcBorders>
            <w:shd w:val="clear" w:color="auto" w:fill="auto"/>
            <w:vAlign w:val="center"/>
            <w:hideMark/>
          </w:tcPr>
          <w:p w14:paraId="463DE33F" w14:textId="77777777" w:rsidR="00E013D0" w:rsidRPr="008C2FB5" w:rsidRDefault="00DF1EDC" w:rsidP="00E013D0">
            <w:pPr>
              <w:jc w:val="center"/>
              <w:rPr>
                <w:rFonts w:cs="Arial"/>
                <w:color w:val="000000"/>
              </w:rPr>
            </w:pPr>
            <w:r w:rsidRPr="008C2FB5">
              <w:rPr>
                <w:rFonts w:cs="Arial"/>
                <w:color w:val="000000"/>
              </w:rPr>
              <w:t>Data plan type: paid-shared; Data plan status: active; Overage flag: yes</w:t>
            </w:r>
          </w:p>
        </w:tc>
        <w:tc>
          <w:tcPr>
            <w:tcW w:w="2620" w:type="dxa"/>
            <w:tcBorders>
              <w:top w:val="nil"/>
              <w:left w:val="nil"/>
              <w:bottom w:val="single" w:sz="8" w:space="0" w:color="auto"/>
              <w:right w:val="single" w:sz="8" w:space="0" w:color="auto"/>
            </w:tcBorders>
            <w:shd w:val="clear" w:color="auto" w:fill="auto"/>
            <w:vAlign w:val="center"/>
            <w:hideMark/>
          </w:tcPr>
          <w:p w14:paraId="4F43C76B" w14:textId="77777777" w:rsidR="00E013D0" w:rsidRPr="008C2FB5" w:rsidRDefault="00DF1EDC" w:rsidP="00E013D0">
            <w:pPr>
              <w:jc w:val="center"/>
              <w:rPr>
                <w:rFonts w:cs="Arial"/>
                <w:color w:val="000000"/>
              </w:rPr>
            </w:pPr>
            <w:r w:rsidRPr="008C2FB5">
              <w:rPr>
                <w:rFonts w:cs="Arial"/>
                <w:color w:val="000000"/>
              </w:rPr>
              <w:t>Overage flag: yes</w:t>
            </w:r>
          </w:p>
        </w:tc>
        <w:tc>
          <w:tcPr>
            <w:tcW w:w="3380" w:type="dxa"/>
            <w:tcBorders>
              <w:top w:val="nil"/>
              <w:left w:val="nil"/>
              <w:bottom w:val="single" w:sz="8" w:space="0" w:color="auto"/>
              <w:right w:val="single" w:sz="8" w:space="0" w:color="auto"/>
            </w:tcBorders>
            <w:shd w:val="clear" w:color="auto" w:fill="auto"/>
            <w:vAlign w:val="center"/>
            <w:hideMark/>
          </w:tcPr>
          <w:p w14:paraId="76464469" w14:textId="77777777" w:rsidR="00E013D0" w:rsidRPr="008C2FB5" w:rsidRDefault="00DF1EDC" w:rsidP="00E013D0">
            <w:pPr>
              <w:jc w:val="center"/>
              <w:rPr>
                <w:rFonts w:cs="Arial"/>
                <w:color w:val="000000"/>
              </w:rPr>
            </w:pPr>
            <w:r>
              <w:rPr>
                <w:rFonts w:cs="Arial"/>
                <w:color w:val="000000"/>
              </w:rPr>
              <w:t>Data overage screen</w:t>
            </w:r>
          </w:p>
        </w:tc>
      </w:tr>
    </w:tbl>
    <w:p w14:paraId="30CF23B8" w14:textId="77777777" w:rsidR="00E013D0" w:rsidRPr="00D9401E" w:rsidRDefault="00DF1EDC" w:rsidP="00E013D0">
      <w:pPr>
        <w:spacing w:after="200" w:line="276" w:lineRule="auto"/>
        <w:jc w:val="center"/>
        <w:rPr>
          <w:rFonts w:eastAsia="Calibri" w:cs="Arial"/>
        </w:rPr>
      </w:pPr>
      <w:r w:rsidRPr="00D9401E">
        <w:rPr>
          <w:rFonts w:eastAsia="Calibri" w:cs="Arial"/>
        </w:rPr>
        <w:t>Table. Data usage/Manage account screen displayed depending on data plan status</w:t>
      </w:r>
    </w:p>
    <w:p w14:paraId="159A1D78" w14:textId="77777777" w:rsidR="00E013D0" w:rsidRPr="00D9401E" w:rsidRDefault="00DF1EDC" w:rsidP="00E013D0">
      <w:pPr>
        <w:spacing w:after="200" w:line="276" w:lineRule="auto"/>
        <w:rPr>
          <w:rFonts w:eastAsia="Calibri" w:cs="Arial"/>
        </w:rPr>
      </w:pPr>
      <w:r w:rsidRPr="00D9401E">
        <w:rPr>
          <w:rFonts w:eastAsia="Calibri" w:cs="Arial"/>
        </w:rPr>
        <w:t>The WifiHotspotOnBoardClient shall also determine the vehicle brand in order to determine what specific text to populate within the manage account screens (refer to WFHS</w:t>
      </w:r>
      <w:r>
        <w:rPr>
          <w:rFonts w:eastAsia="Calibri" w:cs="Arial"/>
        </w:rPr>
        <w:t>v2</w:t>
      </w:r>
      <w:r w:rsidRPr="00D9401E">
        <w:rPr>
          <w:rFonts w:eastAsia="Calibri" w:cs="Arial"/>
        </w:rPr>
        <w:t>-REQ-</w:t>
      </w:r>
      <w:r>
        <w:rPr>
          <w:rFonts w:eastAsia="Calibri" w:cs="Arial"/>
        </w:rPr>
        <w:t>283726</w:t>
      </w:r>
      <w:r w:rsidRPr="00D9401E">
        <w:rPr>
          <w:rFonts w:eastAsia="Calibri" w:cs="Arial"/>
        </w:rPr>
        <w:t>-WifiHotspotOnBoardClient identifies vehicle brand). The vehicle brand shall also be used to determine which app the vehicle is compatible with.</w:t>
      </w:r>
    </w:p>
    <w:p w14:paraId="5469387B" w14:textId="77777777" w:rsidR="00E013D0" w:rsidRPr="00D9401E" w:rsidRDefault="00DF1EDC" w:rsidP="00E013D0">
      <w:pPr>
        <w:spacing w:after="200" w:line="276" w:lineRule="auto"/>
        <w:rPr>
          <w:rFonts w:eastAsia="Calibri" w:cs="Arial"/>
        </w:rPr>
      </w:pPr>
      <w:r w:rsidRPr="00D9401E">
        <w:rPr>
          <w:rFonts w:eastAsia="Calibri" w:cs="Arial"/>
        </w:rPr>
        <w:t>If the vehicle is a Ford vehicle, the vehicle is compatible with the Ford app. If the vehicle is a Lincoln, the vehicle is compatible with the Lincoln app. All Wi-Fi Hotspot popups and screens that reference a mobile app shall refer the customer to one of these apps based on vehicle brand. Refer to the HMI specifications for the final mobile app names.</w:t>
      </w:r>
    </w:p>
    <w:p w14:paraId="63A8AB7F" w14:textId="77777777" w:rsidR="00E013D0" w:rsidRPr="00D9401E" w:rsidRDefault="00DF1EDC" w:rsidP="00E013D0">
      <w:pPr>
        <w:spacing w:after="200" w:line="276" w:lineRule="auto"/>
        <w:rPr>
          <w:rFonts w:eastAsia="Calibri" w:cs="Arial"/>
        </w:rPr>
      </w:pPr>
      <w:r w:rsidRPr="00D9401E">
        <w:rPr>
          <w:rFonts w:eastAsia="Calibri" w:cs="Arial"/>
        </w:rPr>
        <w:t>The screen below is an example WifiHotspotOnBoardClient screen.</w:t>
      </w:r>
    </w:p>
    <w:p w14:paraId="58C8235E" w14:textId="77777777" w:rsidR="00E013D0" w:rsidRPr="00D9401E" w:rsidRDefault="00DF1EDC" w:rsidP="008D240F">
      <w:pPr>
        <w:spacing w:after="200" w:line="276" w:lineRule="auto"/>
        <w:jc w:val="center"/>
        <w:rPr>
          <w:rFonts w:eastAsia="Calibri" w:cs="Arial"/>
        </w:rPr>
      </w:pPr>
      <w:r w:rsidRPr="00D9401E">
        <w:rPr>
          <w:rFonts w:eastAsia="Calibri" w:cs="Arial"/>
          <w:noProof/>
        </w:rPr>
        <w:drawing>
          <wp:inline distT="0" distB="0" distL="0" distR="0" wp14:anchorId="0211AD18" wp14:editId="7B2A34C7">
            <wp:extent cx="4848225" cy="2486025"/>
            <wp:effectExtent l="0" t="0" r="9525" b="9525"/>
            <wp:docPr id="2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14:paraId="1101AD23" w14:textId="77777777" w:rsidR="00E013D0" w:rsidRPr="00D9401E" w:rsidRDefault="00DF1EDC" w:rsidP="00E013D0">
      <w:pPr>
        <w:spacing w:after="200" w:line="276" w:lineRule="auto"/>
        <w:jc w:val="center"/>
        <w:rPr>
          <w:rFonts w:eastAsia="Calibri" w:cs="Arial"/>
        </w:rPr>
      </w:pPr>
      <w:r w:rsidRPr="00D9401E">
        <w:rPr>
          <w:rFonts w:eastAsia="Calibri" w:cs="Arial"/>
        </w:rPr>
        <w:t>Figure. NA, Lincoln screen listing the corresponding app</w:t>
      </w:r>
    </w:p>
    <w:p w14:paraId="085BBEFB" w14:textId="77777777" w:rsidR="00E013D0" w:rsidRDefault="00DF1EDC" w:rsidP="00E013D0">
      <w:pPr>
        <w:spacing w:after="200" w:line="276" w:lineRule="auto"/>
        <w:rPr>
          <w:rFonts w:eastAsia="Calibri" w:cs="Arial"/>
        </w:rPr>
      </w:pPr>
      <w:r w:rsidRPr="00C0769E">
        <w:rPr>
          <w:rFonts w:eastAsia="Calibri" w:cs="Arial"/>
        </w:rPr>
        <w:t xml:space="preserve">If the WifiHotspotOnBoardClient is required to display the User ID (refer to the rules within the HMI specification), the WifiHotspotOnBoardClient shall be required to display a maximum length of 32 characters. </w:t>
      </w:r>
    </w:p>
    <w:p w14:paraId="42BA5D8E" w14:textId="77777777" w:rsidR="00E013D0" w:rsidRPr="00D9401E" w:rsidRDefault="00DF1EDC" w:rsidP="00E013D0">
      <w:pPr>
        <w:spacing w:after="200" w:line="276" w:lineRule="auto"/>
        <w:rPr>
          <w:rFonts w:eastAsia="Calibri" w:cs="Arial"/>
        </w:rPr>
      </w:pPr>
      <w:r w:rsidRPr="00D9401E">
        <w:rPr>
          <w:rFonts w:eastAsia="Calibri" w:cs="Arial"/>
        </w:rPr>
        <w:t xml:space="preserve">If the </w:t>
      </w:r>
      <w:r>
        <w:rPr>
          <w:rFonts w:eastAsia="Calibri" w:cs="Arial"/>
        </w:rPr>
        <w:t>vehicle</w:t>
      </w:r>
      <w:r w:rsidRPr="00D9401E">
        <w:rPr>
          <w:rFonts w:eastAsia="Calibri" w:cs="Arial"/>
        </w:rPr>
        <w:t xml:space="preserve"> is NOT authorized the WifiHotspotOnBoardClient shall NOT allow the user to refresh the data usage screen.</w:t>
      </w:r>
    </w:p>
    <w:p w14:paraId="02A3D72C" w14:textId="77777777" w:rsidR="00E013D0" w:rsidRPr="00D9401E" w:rsidRDefault="00DF1EDC" w:rsidP="00E013D0">
      <w:pPr>
        <w:spacing w:after="200" w:line="276" w:lineRule="auto"/>
        <w:rPr>
          <w:rFonts w:eastAsia="Calibri" w:cs="Arial"/>
        </w:rPr>
      </w:pPr>
      <w:r w:rsidRPr="00D9401E">
        <w:rPr>
          <w:rFonts w:eastAsia="Calibri" w:cs="Arial"/>
        </w:rPr>
        <w:t xml:space="preserve">If the WifiHotspotOnBoardClient receives all invalid values in the DataUsage_Rsp CAN signal, but the </w:t>
      </w:r>
      <w:r>
        <w:rPr>
          <w:rFonts w:eastAsia="Calibri" w:cs="Arial"/>
        </w:rPr>
        <w:t>vehicle</w:t>
      </w:r>
      <w:r w:rsidRPr="00D9401E">
        <w:rPr>
          <w:rFonts w:eastAsia="Calibri" w:cs="Arial"/>
        </w:rPr>
        <w:t xml:space="preserve"> is </w:t>
      </w:r>
      <w:r>
        <w:rPr>
          <w:rFonts w:eastAsia="Calibri" w:cs="Arial"/>
        </w:rPr>
        <w:t>A</w:t>
      </w:r>
      <w:r w:rsidRPr="00D9401E">
        <w:rPr>
          <w:rFonts w:eastAsia="Calibri" w:cs="Arial"/>
        </w:rPr>
        <w:t xml:space="preserve">uthorized, the WifiHotspotOnBoardClient shall still allow the user to refresh the data usage screen. </w:t>
      </w:r>
    </w:p>
    <w:p w14:paraId="62826A81" w14:textId="77777777" w:rsidR="00E013D0" w:rsidRPr="00D9401E" w:rsidRDefault="00DF1EDC" w:rsidP="00E013D0">
      <w:pPr>
        <w:rPr>
          <w:rFonts w:eastAsia="Calibri" w:cs="Arial"/>
        </w:rPr>
      </w:pPr>
      <w:r w:rsidRPr="00D9401E">
        <w:rPr>
          <w:rFonts w:eastAsia="Calibri" w:cs="Arial"/>
        </w:rPr>
        <w:t xml:space="preserve">The wireless carriers currently do not display the expiration/renewal </w:t>
      </w:r>
      <w:r w:rsidRPr="00D9401E">
        <w:rPr>
          <w:rFonts w:eastAsia="Calibri" w:cs="Arial"/>
          <w:b/>
        </w:rPr>
        <w:t xml:space="preserve">time </w:t>
      </w:r>
      <w:r w:rsidRPr="00D9401E">
        <w:rPr>
          <w:rFonts w:eastAsia="Calibri" w:cs="Arial"/>
        </w:rPr>
        <w:t xml:space="preserve">(hh:mm:ss), but have indicated that this may change in the future. To stay consistent, the WifiHotspotOnBoardClient shall display the expiration/renewal date, but shall NOT display the expiration/renewal time. The time shall, however, be included in the CAN signal DataUsage_Rsp in order to protect for changes in the future. If the carriers decide to display time as well, this requirement shall be updated to allow the time to be displayed.  </w:t>
      </w:r>
    </w:p>
    <w:p w14:paraId="403CC78F" w14:textId="77777777" w:rsidR="008D240F" w:rsidRPr="008D240F" w:rsidRDefault="008D240F" w:rsidP="008D240F">
      <w:pPr>
        <w:pStyle w:val="Heading4"/>
        <w:rPr>
          <w:b w:val="0"/>
          <w:u w:val="single"/>
        </w:rPr>
      </w:pPr>
      <w:r w:rsidRPr="008D240F">
        <w:rPr>
          <w:b w:val="0"/>
          <w:u w:val="single"/>
        </w:rPr>
        <w:t>WFHSv2-REQ-283772/A-Displaying elapsed time since a data usage update</w:t>
      </w:r>
    </w:p>
    <w:p w14:paraId="76C08A9E" w14:textId="77777777" w:rsidR="00E013D0" w:rsidRDefault="00DF1EDC" w:rsidP="00E013D0">
      <w:pPr>
        <w:rPr>
          <w:rFonts w:cs="Arial"/>
        </w:rPr>
      </w:pPr>
      <w:r>
        <w:rPr>
          <w:rFonts w:cs="Arial"/>
        </w:rPr>
        <w:t>The WifiHotspotOnBoardClient shall display a time in the Wi-Fi Hotspot Data Usage screens that represents the amount of time that has elapsed since the WifiHotspotServer last received any data usage information (</w:t>
      </w:r>
      <w:r w:rsidRPr="00C816BC">
        <w:rPr>
          <w:rFonts w:cs="Arial"/>
        </w:rPr>
        <w:t>refer to</w:t>
      </w:r>
      <w:r>
        <w:rPr>
          <w:rFonts w:cs="Arial"/>
        </w:rPr>
        <w:t xml:space="preserve"> </w:t>
      </w:r>
      <w:r w:rsidRPr="00EA2453">
        <w:rPr>
          <w:rFonts w:cs="Arial"/>
        </w:rPr>
        <w:t>WFHSv2-REQ-283641</w:t>
      </w:r>
      <w:r w:rsidRPr="00E65840">
        <w:rPr>
          <w:rFonts w:cs="Arial"/>
        </w:rPr>
        <w:t>-HMI Specification References</w:t>
      </w:r>
      <w:r>
        <w:rPr>
          <w:rFonts w:cs="Arial"/>
        </w:rPr>
        <w:t xml:space="preserve">). </w:t>
      </w:r>
    </w:p>
    <w:p w14:paraId="5392CF26" w14:textId="77777777" w:rsidR="00E013D0" w:rsidRDefault="00E013D0" w:rsidP="00E013D0">
      <w:pPr>
        <w:rPr>
          <w:rFonts w:cs="Arial"/>
        </w:rPr>
      </w:pPr>
    </w:p>
    <w:p w14:paraId="4221D978" w14:textId="77777777" w:rsidR="00E013D0" w:rsidRDefault="00DF1EDC" w:rsidP="00E013D0">
      <w:pPr>
        <w:rPr>
          <w:rFonts w:cs="Arial"/>
        </w:rPr>
      </w:pPr>
      <w:r>
        <w:rPr>
          <w:rFonts w:cs="Arial"/>
        </w:rPr>
        <w:t xml:space="preserve">If the WifiHotspotOnBoardClient receives a data usage response from the WifiHotspotServer that includes a value for the data usage counter, the WifiHotspotOnBoardClient shall follow the rules below to determine how the elapsed time shall be displayed: </w:t>
      </w:r>
    </w:p>
    <w:p w14:paraId="27A0A351" w14:textId="77777777" w:rsidR="00E013D0" w:rsidRDefault="00E013D0" w:rsidP="00E013D0">
      <w:pPr>
        <w:rPr>
          <w:rFonts w:cs="Arial"/>
        </w:rPr>
      </w:pPr>
    </w:p>
    <w:tbl>
      <w:tblPr>
        <w:tblW w:w="8763" w:type="dxa"/>
        <w:jc w:val="center"/>
        <w:tblLook w:val="04A0" w:firstRow="1" w:lastRow="0" w:firstColumn="1" w:lastColumn="0" w:noHBand="0" w:noVBand="1"/>
      </w:tblPr>
      <w:tblGrid>
        <w:gridCol w:w="3845"/>
        <w:gridCol w:w="4918"/>
      </w:tblGrid>
      <w:tr w:rsidR="00E013D0" w:rsidRPr="00BB62E7" w14:paraId="15A28482" w14:textId="77777777" w:rsidTr="00E013D0">
        <w:trPr>
          <w:trHeight w:val="255"/>
          <w:jc w:val="center"/>
        </w:trPr>
        <w:tc>
          <w:tcPr>
            <w:tcW w:w="3845"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58A62248" w14:textId="77777777" w:rsidR="00E013D0" w:rsidRPr="00BB62E7" w:rsidRDefault="00DF1EDC" w:rsidP="00E013D0">
            <w:pPr>
              <w:rPr>
                <w:rFonts w:cs="Arial"/>
                <w:b/>
                <w:bCs/>
                <w:color w:val="000000"/>
              </w:rPr>
            </w:pPr>
            <w:r w:rsidRPr="00BB62E7">
              <w:rPr>
                <w:rFonts w:cs="Arial"/>
                <w:b/>
                <w:bCs/>
                <w:color w:val="000000"/>
              </w:rPr>
              <w:t>Counter Value</w:t>
            </w:r>
            <w:r>
              <w:rPr>
                <w:rFonts w:cs="Arial"/>
                <w:b/>
                <w:bCs/>
                <w:color w:val="000000"/>
              </w:rPr>
              <w:t xml:space="preserve"> (from DataUsage_Rsp)</w:t>
            </w:r>
          </w:p>
        </w:tc>
        <w:tc>
          <w:tcPr>
            <w:tcW w:w="4918" w:type="dxa"/>
            <w:tcBorders>
              <w:top w:val="single" w:sz="4" w:space="0" w:color="auto"/>
              <w:left w:val="nil"/>
              <w:bottom w:val="single" w:sz="4" w:space="0" w:color="auto"/>
              <w:right w:val="single" w:sz="4" w:space="0" w:color="auto"/>
            </w:tcBorders>
            <w:shd w:val="clear" w:color="000000" w:fill="95B3D7"/>
            <w:noWrap/>
            <w:vAlign w:val="bottom"/>
            <w:hideMark/>
          </w:tcPr>
          <w:p w14:paraId="787E0569" w14:textId="77777777" w:rsidR="00E013D0" w:rsidRPr="00BB62E7" w:rsidRDefault="00DF1EDC" w:rsidP="00E013D0">
            <w:pPr>
              <w:rPr>
                <w:rFonts w:cs="Arial"/>
                <w:b/>
                <w:bCs/>
                <w:color w:val="000000"/>
              </w:rPr>
            </w:pPr>
            <w:r w:rsidRPr="00BB62E7">
              <w:rPr>
                <w:rFonts w:cs="Arial"/>
                <w:b/>
                <w:bCs/>
                <w:color w:val="000000"/>
              </w:rPr>
              <w:t>Display Text</w:t>
            </w:r>
          </w:p>
        </w:tc>
      </w:tr>
      <w:tr w:rsidR="00E013D0" w:rsidRPr="00BB62E7" w14:paraId="563BF84D" w14:textId="77777777" w:rsidTr="00E013D0">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6C23058" w14:textId="77777777" w:rsidR="00E013D0" w:rsidRPr="00BB62E7" w:rsidRDefault="00DF1EDC" w:rsidP="00E013D0">
            <w:pPr>
              <w:rPr>
                <w:rFonts w:cs="Arial"/>
                <w:color w:val="000000"/>
              </w:rPr>
            </w:pPr>
            <w:r w:rsidRPr="00BB62E7">
              <w:rPr>
                <w:rFonts w:cs="Arial"/>
                <w:color w:val="000000"/>
              </w:rPr>
              <w:t>00:00:00 ≤ counter value &lt; 00:01:00</w:t>
            </w:r>
          </w:p>
        </w:tc>
        <w:tc>
          <w:tcPr>
            <w:tcW w:w="4918" w:type="dxa"/>
            <w:tcBorders>
              <w:top w:val="nil"/>
              <w:left w:val="nil"/>
              <w:bottom w:val="single" w:sz="4" w:space="0" w:color="auto"/>
              <w:right w:val="single" w:sz="4" w:space="0" w:color="auto"/>
            </w:tcBorders>
            <w:shd w:val="clear" w:color="auto" w:fill="auto"/>
            <w:noWrap/>
            <w:vAlign w:val="bottom"/>
            <w:hideMark/>
          </w:tcPr>
          <w:p w14:paraId="32C54D87" w14:textId="77777777" w:rsidR="00E013D0" w:rsidRPr="00BB62E7" w:rsidRDefault="00DF1EDC" w:rsidP="00E013D0">
            <w:pPr>
              <w:rPr>
                <w:rFonts w:cs="Arial"/>
                <w:color w:val="000000"/>
              </w:rPr>
            </w:pPr>
            <w:r w:rsidRPr="00BB62E7">
              <w:rPr>
                <w:rFonts w:cs="Arial"/>
                <w:color w:val="000000"/>
              </w:rPr>
              <w:t>Status as of: Now</w:t>
            </w:r>
          </w:p>
        </w:tc>
      </w:tr>
      <w:tr w:rsidR="00E013D0" w:rsidRPr="00BB62E7" w14:paraId="439DD69E" w14:textId="77777777" w:rsidTr="00E013D0">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55B18E05" w14:textId="77777777" w:rsidR="00E013D0" w:rsidRPr="00BB62E7" w:rsidRDefault="00DF1EDC" w:rsidP="00E013D0">
            <w:pPr>
              <w:rPr>
                <w:rFonts w:cs="Arial"/>
                <w:color w:val="000000"/>
              </w:rPr>
            </w:pPr>
            <w:r w:rsidRPr="00BB62E7">
              <w:rPr>
                <w:rFonts w:cs="Arial"/>
                <w:color w:val="000000"/>
              </w:rPr>
              <w:t>00:01:00 ≤ counter value &lt; 00:02:00</w:t>
            </w:r>
          </w:p>
        </w:tc>
        <w:tc>
          <w:tcPr>
            <w:tcW w:w="4918" w:type="dxa"/>
            <w:tcBorders>
              <w:top w:val="nil"/>
              <w:left w:val="nil"/>
              <w:bottom w:val="single" w:sz="4" w:space="0" w:color="auto"/>
              <w:right w:val="single" w:sz="4" w:space="0" w:color="auto"/>
            </w:tcBorders>
            <w:shd w:val="clear" w:color="auto" w:fill="auto"/>
            <w:noWrap/>
            <w:vAlign w:val="bottom"/>
            <w:hideMark/>
          </w:tcPr>
          <w:p w14:paraId="17A22CD0" w14:textId="77777777" w:rsidR="00E013D0" w:rsidRPr="00BB62E7" w:rsidRDefault="00DF1EDC" w:rsidP="00E013D0">
            <w:pPr>
              <w:rPr>
                <w:rFonts w:cs="Arial"/>
                <w:color w:val="000000"/>
              </w:rPr>
            </w:pPr>
            <w:r w:rsidRPr="00BB62E7">
              <w:rPr>
                <w:rFonts w:cs="Arial"/>
                <w:color w:val="000000"/>
              </w:rPr>
              <w:t>Status as of: 1 minute ago</w:t>
            </w:r>
          </w:p>
        </w:tc>
      </w:tr>
      <w:tr w:rsidR="00E013D0" w:rsidRPr="00BB62E7" w14:paraId="3A09D6D5" w14:textId="77777777" w:rsidTr="00E013D0">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193F47F0" w14:textId="77777777" w:rsidR="00E013D0" w:rsidRPr="00BB62E7" w:rsidRDefault="00DF1EDC" w:rsidP="00E013D0">
            <w:pPr>
              <w:rPr>
                <w:rFonts w:cs="Arial"/>
                <w:color w:val="000000"/>
              </w:rPr>
            </w:pPr>
            <w:r w:rsidRPr="00BB62E7">
              <w:rPr>
                <w:rFonts w:cs="Arial"/>
                <w:color w:val="000000"/>
              </w:rPr>
              <w:t>00:02:00 ≤ counter value &lt; 01:00:00</w:t>
            </w:r>
          </w:p>
        </w:tc>
        <w:tc>
          <w:tcPr>
            <w:tcW w:w="4918" w:type="dxa"/>
            <w:tcBorders>
              <w:top w:val="nil"/>
              <w:left w:val="nil"/>
              <w:bottom w:val="single" w:sz="4" w:space="0" w:color="auto"/>
              <w:right w:val="single" w:sz="4" w:space="0" w:color="auto"/>
            </w:tcBorders>
            <w:shd w:val="clear" w:color="auto" w:fill="auto"/>
            <w:noWrap/>
            <w:vAlign w:val="bottom"/>
            <w:hideMark/>
          </w:tcPr>
          <w:p w14:paraId="2BB7822E" w14:textId="77777777" w:rsidR="00E013D0" w:rsidRPr="00BB62E7" w:rsidRDefault="00DF1EDC" w:rsidP="00E013D0">
            <w:pPr>
              <w:rPr>
                <w:rFonts w:cs="Arial"/>
                <w:color w:val="000000"/>
              </w:rPr>
            </w:pPr>
            <w:r w:rsidRPr="00BB62E7">
              <w:rPr>
                <w:rFonts w:cs="Arial"/>
                <w:color w:val="000000"/>
              </w:rPr>
              <w:t>Status as of: xx minutes ago (xx = minute value)</w:t>
            </w:r>
          </w:p>
        </w:tc>
      </w:tr>
      <w:tr w:rsidR="00E013D0" w:rsidRPr="00BB62E7" w14:paraId="6E9F431B" w14:textId="77777777" w:rsidTr="00E013D0">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26838518" w14:textId="77777777" w:rsidR="00E013D0" w:rsidRPr="00BB62E7" w:rsidRDefault="00DF1EDC" w:rsidP="00E013D0">
            <w:pPr>
              <w:rPr>
                <w:rFonts w:cs="Arial"/>
                <w:color w:val="000000"/>
              </w:rPr>
            </w:pPr>
            <w:r w:rsidRPr="00BB62E7">
              <w:rPr>
                <w:rFonts w:cs="Arial"/>
                <w:color w:val="000000"/>
              </w:rPr>
              <w:t>01:00:00 ≤ counter value &lt; 02:00:00</w:t>
            </w:r>
          </w:p>
        </w:tc>
        <w:tc>
          <w:tcPr>
            <w:tcW w:w="4918" w:type="dxa"/>
            <w:tcBorders>
              <w:top w:val="nil"/>
              <w:left w:val="nil"/>
              <w:bottom w:val="single" w:sz="4" w:space="0" w:color="auto"/>
              <w:right w:val="single" w:sz="4" w:space="0" w:color="auto"/>
            </w:tcBorders>
            <w:shd w:val="clear" w:color="auto" w:fill="auto"/>
            <w:noWrap/>
            <w:vAlign w:val="bottom"/>
            <w:hideMark/>
          </w:tcPr>
          <w:p w14:paraId="1E95A9C9" w14:textId="77777777" w:rsidR="00E013D0" w:rsidRPr="00BB62E7" w:rsidRDefault="00DF1EDC" w:rsidP="00E013D0">
            <w:pPr>
              <w:rPr>
                <w:rFonts w:cs="Arial"/>
                <w:color w:val="000000"/>
              </w:rPr>
            </w:pPr>
            <w:r w:rsidRPr="00BB62E7">
              <w:rPr>
                <w:rFonts w:cs="Arial"/>
                <w:color w:val="000000"/>
              </w:rPr>
              <w:t>Status as of: 1 hour ago</w:t>
            </w:r>
          </w:p>
        </w:tc>
      </w:tr>
      <w:tr w:rsidR="00E013D0" w:rsidRPr="00BB62E7" w14:paraId="1388F875" w14:textId="77777777" w:rsidTr="00E013D0">
        <w:trPr>
          <w:trHeight w:val="255"/>
          <w:jc w:val="center"/>
        </w:trPr>
        <w:tc>
          <w:tcPr>
            <w:tcW w:w="3845" w:type="dxa"/>
            <w:tcBorders>
              <w:top w:val="nil"/>
              <w:left w:val="single" w:sz="4" w:space="0" w:color="auto"/>
              <w:bottom w:val="single" w:sz="4" w:space="0" w:color="auto"/>
              <w:right w:val="single" w:sz="4" w:space="0" w:color="auto"/>
            </w:tcBorders>
            <w:shd w:val="clear" w:color="auto" w:fill="auto"/>
            <w:noWrap/>
            <w:vAlign w:val="bottom"/>
            <w:hideMark/>
          </w:tcPr>
          <w:p w14:paraId="6EDE60C3" w14:textId="77777777" w:rsidR="00E013D0" w:rsidRPr="00BB62E7" w:rsidRDefault="00DF1EDC" w:rsidP="00E013D0">
            <w:pPr>
              <w:rPr>
                <w:rFonts w:cs="Arial"/>
                <w:color w:val="000000"/>
              </w:rPr>
            </w:pPr>
            <w:r w:rsidRPr="00BB62E7">
              <w:rPr>
                <w:rFonts w:cs="Arial"/>
                <w:color w:val="000000"/>
              </w:rPr>
              <w:t>02:00:00 ≤ counter value ≤ 72:00:00</w:t>
            </w:r>
          </w:p>
        </w:tc>
        <w:tc>
          <w:tcPr>
            <w:tcW w:w="4918" w:type="dxa"/>
            <w:tcBorders>
              <w:top w:val="nil"/>
              <w:left w:val="nil"/>
              <w:bottom w:val="single" w:sz="4" w:space="0" w:color="auto"/>
              <w:right w:val="single" w:sz="4" w:space="0" w:color="auto"/>
            </w:tcBorders>
            <w:shd w:val="clear" w:color="auto" w:fill="auto"/>
            <w:noWrap/>
            <w:vAlign w:val="bottom"/>
            <w:hideMark/>
          </w:tcPr>
          <w:p w14:paraId="6432FFB7" w14:textId="77777777" w:rsidR="00E013D0" w:rsidRPr="00BB62E7" w:rsidRDefault="00DF1EDC" w:rsidP="00E013D0">
            <w:pPr>
              <w:rPr>
                <w:rFonts w:cs="Arial"/>
                <w:color w:val="000000"/>
              </w:rPr>
            </w:pPr>
            <w:r w:rsidRPr="00BB62E7">
              <w:rPr>
                <w:rFonts w:cs="Arial"/>
                <w:color w:val="000000"/>
              </w:rPr>
              <w:t>Status as of: yy hours ago (yy = hour value)</w:t>
            </w:r>
          </w:p>
        </w:tc>
      </w:tr>
    </w:tbl>
    <w:p w14:paraId="08B06657" w14:textId="77777777" w:rsidR="00E013D0" w:rsidRPr="00820485" w:rsidRDefault="00E013D0" w:rsidP="00E013D0">
      <w:pPr>
        <w:ind w:left="780"/>
        <w:rPr>
          <w:rFonts w:cs="Arial"/>
        </w:rPr>
      </w:pPr>
    </w:p>
    <w:p w14:paraId="7252D62B" w14:textId="77777777" w:rsidR="00E013D0" w:rsidRDefault="00E013D0" w:rsidP="00E013D0">
      <w:pPr>
        <w:rPr>
          <w:rFonts w:cs="Arial"/>
        </w:rPr>
      </w:pPr>
    </w:p>
    <w:p w14:paraId="6EEF2328" w14:textId="77777777" w:rsidR="00E013D0" w:rsidRDefault="00DF1EDC" w:rsidP="00E013D0">
      <w:pPr>
        <w:rPr>
          <w:rFonts w:cs="Arial"/>
        </w:rPr>
      </w:pPr>
      <w:r>
        <w:rPr>
          <w:rFonts w:cs="Arial"/>
        </w:rPr>
        <w:t>The following screens are example WifiHotspotOnBoardClient screens.</w:t>
      </w:r>
    </w:p>
    <w:p w14:paraId="6724B954" w14:textId="77777777" w:rsidR="00E013D0" w:rsidRDefault="00E013D0" w:rsidP="00E013D0">
      <w:pPr>
        <w:rPr>
          <w:rFonts w:cs="Arial"/>
        </w:rPr>
      </w:pPr>
    </w:p>
    <w:p w14:paraId="06E6B8D7" w14:textId="77777777" w:rsidR="00E013D0" w:rsidRDefault="008D240F" w:rsidP="008D240F">
      <w:pPr>
        <w:jc w:val="center"/>
      </w:pPr>
      <w:r>
        <w:object w:dxaOrig="9492" w:dyaOrig="5804" w14:anchorId="2907D1ED">
          <v:shape id="5d2c962b000038e900001c83" o:spid="_x0000_i1037" type="#_x0000_t75" style="width:411.75pt;height:251.25pt" o:ole="">
            <v:imagedata r:id="rId69" o:title=""/>
          </v:shape>
          <o:OLEObject Type="Embed" ProgID="Visio.Drawing.11" ShapeID="5d2c962b000038e900001c83" DrawAspect="Content" ObjectID="_1658927684" r:id="rId70"/>
        </w:object>
      </w:r>
    </w:p>
    <w:p w14:paraId="144E72E1" w14:textId="77777777" w:rsidR="00E013D0" w:rsidRDefault="00DF1EDC" w:rsidP="00E013D0">
      <w:pPr>
        <w:jc w:val="center"/>
        <w:rPr>
          <w:rFonts w:cs="Arial"/>
        </w:rPr>
      </w:pPr>
      <w:r>
        <w:rPr>
          <w:rFonts w:cs="Arial"/>
        </w:rPr>
        <w:t>Figure. Screen displaying data usage information that was updated between 35 to 36 minutes ago</w:t>
      </w:r>
    </w:p>
    <w:p w14:paraId="2099EE18" w14:textId="77777777" w:rsidR="00E013D0" w:rsidRDefault="00E013D0" w:rsidP="00E013D0">
      <w:pPr>
        <w:jc w:val="center"/>
        <w:rPr>
          <w:rFonts w:cs="Arial"/>
        </w:rPr>
      </w:pPr>
    </w:p>
    <w:p w14:paraId="4C4FC5B7" w14:textId="77777777" w:rsidR="00E013D0" w:rsidRPr="00C47A2E" w:rsidRDefault="00E013D0" w:rsidP="00E013D0">
      <w:pPr>
        <w:jc w:val="center"/>
        <w:rPr>
          <w:rFonts w:cs="Arial"/>
        </w:rPr>
      </w:pPr>
    </w:p>
    <w:p w14:paraId="2B60E3C2" w14:textId="77777777" w:rsidR="00E013D0" w:rsidRDefault="008D240F" w:rsidP="008D240F">
      <w:pPr>
        <w:jc w:val="center"/>
        <w:rPr>
          <w:rFonts w:cs="Arial"/>
        </w:rPr>
      </w:pPr>
      <w:r>
        <w:object w:dxaOrig="9492" w:dyaOrig="5804" w14:anchorId="422EE663">
          <v:shape id="5d2c962b000038e9000039f7" o:spid="_x0000_i1038" type="#_x0000_t75" style="width:381pt;height:233.25pt" o:ole="">
            <v:imagedata r:id="rId71" o:title=""/>
          </v:shape>
          <o:OLEObject Type="Embed" ProgID="Visio.Drawing.11" ShapeID="5d2c962b000038e9000039f7" DrawAspect="Content" ObjectID="_1658927685" r:id="rId72"/>
        </w:object>
      </w:r>
    </w:p>
    <w:p w14:paraId="427E465E" w14:textId="77777777" w:rsidR="00E013D0" w:rsidRPr="00C47A2E" w:rsidRDefault="00DF1EDC" w:rsidP="00E013D0">
      <w:pPr>
        <w:jc w:val="center"/>
        <w:rPr>
          <w:rFonts w:cs="Arial"/>
        </w:rPr>
      </w:pPr>
      <w:r>
        <w:rPr>
          <w:rFonts w:cs="Arial"/>
        </w:rPr>
        <w:t>Figure. Screen displaying data usage information that was updated between 2 to 3 hours ago</w:t>
      </w:r>
    </w:p>
    <w:p w14:paraId="015E6170" w14:textId="77777777" w:rsidR="008D240F" w:rsidRPr="008D240F" w:rsidRDefault="008D240F" w:rsidP="008D240F">
      <w:pPr>
        <w:pStyle w:val="Heading4"/>
        <w:rPr>
          <w:b w:val="0"/>
          <w:u w:val="single"/>
        </w:rPr>
      </w:pPr>
      <w:r w:rsidRPr="008D240F">
        <w:rPr>
          <w:b w:val="0"/>
          <w:u w:val="single"/>
        </w:rPr>
        <w:t>WFHSv2-REQ-283773/A-Rounding data usage values</w:t>
      </w:r>
    </w:p>
    <w:p w14:paraId="1CCCBEA3" w14:textId="77777777" w:rsidR="00E013D0" w:rsidRPr="00B71669" w:rsidRDefault="00DF1EDC" w:rsidP="00E013D0">
      <w:pPr>
        <w:rPr>
          <w:rFonts w:cs="Arial"/>
        </w:rPr>
      </w:pPr>
      <w:r w:rsidRPr="00B71669">
        <w:rPr>
          <w:rFonts w:cs="Arial"/>
        </w:rPr>
        <w:t xml:space="preserve">The </w:t>
      </w:r>
      <w:r w:rsidRPr="00A33A47">
        <w:rPr>
          <w:rFonts w:cs="Arial"/>
        </w:rPr>
        <w:t>WifiHotspotOnBoardClient</w:t>
      </w:r>
      <w:r w:rsidRPr="00B71669">
        <w:rPr>
          <w:rFonts w:cs="Arial"/>
        </w:rPr>
        <w:t xml:space="preserve"> shall receive the amount of data used a</w:t>
      </w:r>
      <w:r>
        <w:rPr>
          <w:rFonts w:cs="Arial"/>
        </w:rPr>
        <w:t xml:space="preserve">nd the total amount of data on the plan, along with the unit of measure for each (either KB, MB or GB). </w:t>
      </w:r>
    </w:p>
    <w:p w14:paraId="75BA287D" w14:textId="77777777" w:rsidR="00E013D0" w:rsidRPr="00B71669" w:rsidRDefault="00E013D0" w:rsidP="00E013D0">
      <w:pPr>
        <w:rPr>
          <w:rFonts w:cs="Arial"/>
        </w:rPr>
      </w:pPr>
    </w:p>
    <w:p w14:paraId="01B02E60" w14:textId="77777777" w:rsidR="00E013D0" w:rsidRDefault="00DF1EDC" w:rsidP="00E013D0">
      <w:pPr>
        <w:rPr>
          <w:rFonts w:cs="Arial"/>
        </w:rPr>
      </w:pPr>
      <w:r w:rsidRPr="00B71669">
        <w:rPr>
          <w:rFonts w:cs="Arial"/>
        </w:rPr>
        <w:t xml:space="preserve">The </w:t>
      </w:r>
      <w:r w:rsidRPr="00A33A47">
        <w:rPr>
          <w:rFonts w:cs="Arial"/>
        </w:rPr>
        <w:t>WifiHotspotOnBoardClient</w:t>
      </w:r>
      <w:r w:rsidRPr="00B71669">
        <w:rPr>
          <w:rFonts w:cs="Arial"/>
        </w:rPr>
        <w:t xml:space="preserve"> shall </w:t>
      </w:r>
      <w:r>
        <w:rPr>
          <w:rFonts w:cs="Arial"/>
        </w:rPr>
        <w:t xml:space="preserve">receive the data used value and total data value with two decimal places. If both decimal places hold zeros, the WifiHotspotOnBoardClient shall drop the zeros. </w:t>
      </w:r>
    </w:p>
    <w:p w14:paraId="5EEFC468" w14:textId="77777777" w:rsidR="00E013D0" w:rsidRDefault="00E013D0" w:rsidP="00E013D0">
      <w:pPr>
        <w:rPr>
          <w:rFonts w:cs="Arial"/>
        </w:rPr>
      </w:pPr>
    </w:p>
    <w:p w14:paraId="2F4EB814" w14:textId="77777777" w:rsidR="00E013D0" w:rsidRDefault="00DF1EDC" w:rsidP="00E013D0">
      <w:pPr>
        <w:rPr>
          <w:rFonts w:cs="Arial"/>
        </w:rPr>
      </w:pPr>
      <w:r>
        <w:rPr>
          <w:rFonts w:cs="Arial"/>
        </w:rPr>
        <w:t xml:space="preserve">Example) </w:t>
      </w:r>
    </w:p>
    <w:p w14:paraId="79F8B021" w14:textId="77777777" w:rsidR="00E013D0" w:rsidRDefault="00DF1EDC" w:rsidP="00DF1EDC">
      <w:pPr>
        <w:numPr>
          <w:ilvl w:val="0"/>
          <w:numId w:val="56"/>
        </w:numPr>
        <w:rPr>
          <w:rFonts w:cs="Arial"/>
        </w:rPr>
      </w:pPr>
      <w:r>
        <w:rPr>
          <w:rFonts w:cs="Arial"/>
        </w:rPr>
        <w:t>D</w:t>
      </w:r>
      <w:r w:rsidRPr="00FA13B4">
        <w:rPr>
          <w:rFonts w:cs="Arial"/>
        </w:rPr>
        <w:t xml:space="preserve">ata used = 1.25, WifiHotspotOnBoardClient shall display </w:t>
      </w:r>
      <w:r>
        <w:rPr>
          <w:rFonts w:cs="Arial"/>
        </w:rPr>
        <w:t>“</w:t>
      </w:r>
      <w:r w:rsidRPr="00FA13B4">
        <w:rPr>
          <w:rFonts w:cs="Arial"/>
        </w:rPr>
        <w:t>1.25</w:t>
      </w:r>
      <w:r>
        <w:rPr>
          <w:rFonts w:cs="Arial"/>
        </w:rPr>
        <w:t>”</w:t>
      </w:r>
    </w:p>
    <w:p w14:paraId="5489CC29" w14:textId="77777777" w:rsidR="00E013D0" w:rsidRPr="00FA13B4" w:rsidRDefault="00DF1EDC" w:rsidP="00DF1EDC">
      <w:pPr>
        <w:numPr>
          <w:ilvl w:val="0"/>
          <w:numId w:val="56"/>
        </w:numPr>
        <w:rPr>
          <w:rFonts w:cs="Arial"/>
        </w:rPr>
      </w:pPr>
      <w:r>
        <w:rPr>
          <w:rFonts w:cs="Arial"/>
        </w:rPr>
        <w:t xml:space="preserve">Data used = 1.00, </w:t>
      </w:r>
      <w:r w:rsidRPr="00FA13B4">
        <w:rPr>
          <w:rFonts w:cs="Arial"/>
        </w:rPr>
        <w:t>WifiHotspotOnBoardClient shall display</w:t>
      </w:r>
      <w:r>
        <w:rPr>
          <w:rFonts w:cs="Arial"/>
        </w:rPr>
        <w:t xml:space="preserve"> “1”</w:t>
      </w:r>
    </w:p>
    <w:p w14:paraId="456A2992" w14:textId="77777777" w:rsidR="00E013D0" w:rsidRPr="00B71669" w:rsidRDefault="00E013D0" w:rsidP="00E013D0">
      <w:pPr>
        <w:rPr>
          <w:rFonts w:eastAsiaTheme="minorHAnsi" w:cs="Arial"/>
        </w:rPr>
      </w:pPr>
    </w:p>
    <w:p w14:paraId="14C9965D" w14:textId="77777777" w:rsidR="00E013D0" w:rsidRPr="008C6F8E" w:rsidRDefault="00DF1EDC" w:rsidP="00E013D0">
      <w:pPr>
        <w:rPr>
          <w:rFonts w:cs="Arial"/>
        </w:rPr>
      </w:pPr>
      <w:r w:rsidRPr="00B71669">
        <w:rPr>
          <w:rFonts w:cs="Arial"/>
        </w:rPr>
        <w:t xml:space="preserve">Refer to </w:t>
      </w:r>
      <w:r w:rsidRPr="0015008C">
        <w:rPr>
          <w:rFonts w:cs="Arial"/>
        </w:rPr>
        <w:t>WFHSv2-REQ-283641</w:t>
      </w:r>
      <w:r w:rsidRPr="00C6781F">
        <w:rPr>
          <w:rFonts w:cs="Arial"/>
        </w:rPr>
        <w:t>-HMI Specification References</w:t>
      </w:r>
      <w:r w:rsidRPr="00B71669">
        <w:rPr>
          <w:rFonts w:cs="Arial"/>
        </w:rPr>
        <w:t>.</w:t>
      </w:r>
    </w:p>
    <w:p w14:paraId="149A3CD6" w14:textId="77777777" w:rsidR="008D240F" w:rsidRPr="008D240F" w:rsidRDefault="008D240F" w:rsidP="008D240F">
      <w:pPr>
        <w:pStyle w:val="Heading4"/>
        <w:rPr>
          <w:b w:val="0"/>
          <w:u w:val="single"/>
        </w:rPr>
      </w:pPr>
      <w:r w:rsidRPr="008D240F">
        <w:rPr>
          <w:b w:val="0"/>
          <w:u w:val="single"/>
        </w:rPr>
        <w:t>WFHSv2-REQ-283651/A-Request from WifiHotspotOnBoardClient for the WifiHotspotServer's stored data usage information</w:t>
      </w:r>
    </w:p>
    <w:p w14:paraId="7C1CA96B" w14:textId="77777777" w:rsidR="00E013D0" w:rsidRPr="00E62ABB" w:rsidRDefault="00DF1EDC" w:rsidP="00E013D0">
      <w:r w:rsidRPr="00876551">
        <w:t xml:space="preserve">If the </w:t>
      </w:r>
      <w:r w:rsidRPr="002064C7">
        <w:t>WifiHotspotServer</w:t>
      </w:r>
      <w:r w:rsidRPr="00876551">
        <w:t xml:space="preserve"> receives a request from the </w:t>
      </w:r>
      <w:r w:rsidRPr="002064C7">
        <w:t>WifiHotspotOnBoardClient</w:t>
      </w:r>
      <w:r w:rsidRPr="00876551">
        <w:t xml:space="preserve"> for the current data usage information (CAN signal DataUsage_Rq=CurrentData) the </w:t>
      </w:r>
      <w:r w:rsidRPr="002064C7">
        <w:t>WifiHotspotServer</w:t>
      </w:r>
      <w:r>
        <w:t xml:space="preserve"> shall respond with its</w:t>
      </w:r>
      <w:r w:rsidRPr="00876551">
        <w:t xml:space="preserve"> stored data usage information using the CAN signal DataUsage_Rsp.</w:t>
      </w:r>
      <w:r>
        <w:t xml:space="preserve"> If the WifiHotspotServer does not have any stored data usage information at the time of the request, the WifiHotspotServer shall transmit Invalid values in the response (CAN signal DataUsage_Rsp).</w:t>
      </w:r>
      <w:r w:rsidRPr="00EA3D8B">
        <w:t xml:space="preserve"> Note: the DataUsage</w:t>
      </w:r>
      <w:r>
        <w:t>_</w:t>
      </w:r>
      <w:r w:rsidRPr="00EA3D8B">
        <w:t xml:space="preserve">Rsp shall NOT indicate a </w:t>
      </w:r>
      <w:r>
        <w:t>CES=</w:t>
      </w:r>
      <w:r w:rsidRPr="00EA3D8B">
        <w:t xml:space="preserve">Failed response, </w:t>
      </w:r>
      <w:r>
        <w:t>but rather a Success response.</w:t>
      </w:r>
    </w:p>
    <w:p w14:paraId="729C593E" w14:textId="77777777" w:rsidR="008D240F" w:rsidRPr="008D240F" w:rsidRDefault="008D240F" w:rsidP="008D240F">
      <w:pPr>
        <w:pStyle w:val="Heading4"/>
        <w:rPr>
          <w:b w:val="0"/>
          <w:u w:val="single"/>
        </w:rPr>
      </w:pPr>
      <w:r w:rsidRPr="008D240F">
        <w:rPr>
          <w:b w:val="0"/>
          <w:u w:val="single"/>
        </w:rPr>
        <w:t>WFHSv2-REQ-283652/A-Request from WifiHotspotOnBoardClient for data usage while WifiHotspotServer is updating the data usage information</w:t>
      </w:r>
    </w:p>
    <w:p w14:paraId="73188499" w14:textId="77777777" w:rsidR="00E013D0" w:rsidRPr="00B656C0" w:rsidRDefault="00DF1EDC" w:rsidP="00E013D0">
      <w:pPr>
        <w:rPr>
          <w:rFonts w:cs="Arial"/>
        </w:rPr>
      </w:pPr>
      <w:r w:rsidRPr="001A061B">
        <w:rPr>
          <w:rFonts w:cs="Arial"/>
        </w:rPr>
        <w:t xml:space="preserve">If the </w:t>
      </w:r>
      <w:r w:rsidRPr="00F14A37">
        <w:rPr>
          <w:rFonts w:cs="Arial"/>
        </w:rPr>
        <w:t>WifiHotspotServer</w:t>
      </w:r>
      <w:r w:rsidRPr="001A061B">
        <w:rPr>
          <w:rFonts w:cs="Arial"/>
        </w:rPr>
        <w:t xml:space="preserve"> has requested for the data usage information from the </w:t>
      </w:r>
      <w:r w:rsidRPr="00E127DE">
        <w:rPr>
          <w:rFonts w:cs="Arial"/>
        </w:rPr>
        <w:t>WifiHotspotOffBoardClient</w:t>
      </w:r>
      <w:r w:rsidRPr="001A061B">
        <w:rPr>
          <w:rFonts w:cs="Arial"/>
        </w:rPr>
        <w:t xml:space="preserve"> and is currently waiting for a response when it receives a request from </w:t>
      </w:r>
      <w:r w:rsidRPr="00F14A37">
        <w:rPr>
          <w:rFonts w:cs="Arial"/>
        </w:rPr>
        <w:t>WifiHotspotOnBoardClient</w:t>
      </w:r>
      <w:r w:rsidRPr="001A061B">
        <w:rPr>
          <w:rFonts w:cs="Arial"/>
        </w:rPr>
        <w:t xml:space="preserve"> for the CURRENT data usage information (CAN signal DataUsage_Rq=CurrentData), the </w:t>
      </w:r>
      <w:r w:rsidRPr="00F14A37">
        <w:rPr>
          <w:rFonts w:cs="Arial"/>
        </w:rPr>
        <w:t>WifiHotspotServer</w:t>
      </w:r>
      <w:r w:rsidRPr="001A061B">
        <w:rPr>
          <w:rFonts w:cs="Arial"/>
        </w:rPr>
        <w:t xml:space="preserve"> shall transmit the previously stored data usage information to the </w:t>
      </w:r>
      <w:r w:rsidRPr="00F14A37">
        <w:rPr>
          <w:rFonts w:cs="Arial"/>
        </w:rPr>
        <w:t>WifiHotspotOnBoardClient</w:t>
      </w:r>
      <w:r w:rsidRPr="001A061B">
        <w:rPr>
          <w:rFonts w:cs="Arial"/>
        </w:rPr>
        <w:t xml:space="preserve"> usi</w:t>
      </w:r>
      <w:r>
        <w:rPr>
          <w:rFonts w:cs="Arial"/>
        </w:rPr>
        <w:t xml:space="preserve">ng the CAN signal DataUsage_Rsp and continue the updating process. If the WifiHotspotServer does not have any data usage information stored at the time of the request, the WifiHotspotServer shall respond with Invalid values. </w:t>
      </w:r>
      <w:r w:rsidRPr="00D87539">
        <w:rPr>
          <w:rFonts w:cs="Arial"/>
        </w:rPr>
        <w:t xml:space="preserve">Note: the DataUsage_Rsp shall NOT indicate a </w:t>
      </w:r>
      <w:r>
        <w:rPr>
          <w:rFonts w:cs="Arial"/>
        </w:rPr>
        <w:t>CES=</w:t>
      </w:r>
      <w:r w:rsidRPr="00D87539">
        <w:rPr>
          <w:rFonts w:cs="Arial"/>
        </w:rPr>
        <w:t xml:space="preserve">Failed response, </w:t>
      </w:r>
      <w:r>
        <w:rPr>
          <w:rFonts w:cs="Arial"/>
        </w:rPr>
        <w:t>but rather a Success response.</w:t>
      </w:r>
    </w:p>
    <w:p w14:paraId="0EA3E323" w14:textId="77777777" w:rsidR="008D240F" w:rsidRPr="008D240F" w:rsidRDefault="008D240F" w:rsidP="008D240F">
      <w:pPr>
        <w:pStyle w:val="Heading4"/>
        <w:rPr>
          <w:b w:val="0"/>
          <w:u w:val="single"/>
        </w:rPr>
      </w:pPr>
      <w:r w:rsidRPr="008D240F">
        <w:rPr>
          <w:b w:val="0"/>
          <w:u w:val="single"/>
        </w:rPr>
        <w:t>WFHS-REQ-191874/F-User refreshes data usage screen</w:t>
      </w:r>
    </w:p>
    <w:p w14:paraId="404D6B70" w14:textId="77777777" w:rsidR="00E013D0" w:rsidRPr="00D90B6E" w:rsidRDefault="00DF1EDC" w:rsidP="00E013D0">
      <w:pPr>
        <w:rPr>
          <w:rFonts w:cs="Arial"/>
        </w:rPr>
      </w:pPr>
      <w:r>
        <w:rPr>
          <w:rFonts w:cs="Arial"/>
        </w:rPr>
        <w:t xml:space="preserve">If the user requests to refresh the data usage information the WifiHotspotOnBoardClient shall transmit this refresh request to the WifiHotspotServer using the CAN signal DataUsage_Rq=RefreshData. The WifiHotspotServer may respond with “wait”, “failure” or the data usage values and “success” (CAN signal DataUsage_Rsp). The WifiHotspotOnBoardClient shall also start a timer (Wi-Fi Hotspot Data Usage Refresh Timeout timer; configurable and defaulted to 30 seconds) once it receives a request from the user to refresh the data usage information. </w:t>
      </w:r>
      <w:r w:rsidRPr="00D90B6E">
        <w:rPr>
          <w:rFonts w:cs="Arial"/>
        </w:rPr>
        <w:t>The timer shall remain active until one of the following triggers occur:</w:t>
      </w:r>
    </w:p>
    <w:p w14:paraId="751F8A97" w14:textId="77777777" w:rsidR="00E013D0" w:rsidRPr="00D90B6E" w:rsidRDefault="00DF1EDC" w:rsidP="00E013D0">
      <w:pPr>
        <w:rPr>
          <w:rFonts w:cs="Arial"/>
        </w:rPr>
      </w:pPr>
      <w:r w:rsidRPr="00D90B6E">
        <w:rPr>
          <w:rFonts w:cs="Arial"/>
        </w:rPr>
        <w:t>1. The WifiHotspotServer sends a successful response using the CAN signal DataUsage_Rsp.</w:t>
      </w:r>
    </w:p>
    <w:p w14:paraId="5614BA11" w14:textId="77777777" w:rsidR="00E013D0" w:rsidRPr="00D90B6E" w:rsidRDefault="00DF1EDC" w:rsidP="00E013D0">
      <w:pPr>
        <w:rPr>
          <w:rFonts w:cs="Arial"/>
        </w:rPr>
      </w:pPr>
      <w:r w:rsidRPr="00D90B6E">
        <w:rPr>
          <w:rFonts w:cs="Arial"/>
        </w:rPr>
        <w:t>2. The WifiHotspotServer sends a failure response using the CAN signal DataUsage_Rsp.</w:t>
      </w:r>
    </w:p>
    <w:p w14:paraId="7432F7B6" w14:textId="77777777" w:rsidR="00E013D0" w:rsidRPr="00D90B6E" w:rsidRDefault="00DF1EDC" w:rsidP="00E013D0">
      <w:pPr>
        <w:rPr>
          <w:rFonts w:cs="Arial"/>
        </w:rPr>
      </w:pPr>
      <w:r w:rsidRPr="00D90B6E">
        <w:rPr>
          <w:rFonts w:cs="Arial"/>
        </w:rPr>
        <w:t xml:space="preserve">3. The Wi-Fi Hotspot Data Usage Refresh Timeout timer expires.  </w:t>
      </w:r>
    </w:p>
    <w:p w14:paraId="625603A4" w14:textId="77777777" w:rsidR="00E013D0" w:rsidRPr="00D90B6E" w:rsidRDefault="00E013D0" w:rsidP="00E013D0">
      <w:pPr>
        <w:rPr>
          <w:rFonts w:cs="Arial"/>
        </w:rPr>
      </w:pPr>
    </w:p>
    <w:p w14:paraId="18D6949B" w14:textId="77777777" w:rsidR="00E013D0" w:rsidRPr="00FA06C3" w:rsidRDefault="00DF1EDC" w:rsidP="00E013D0">
      <w:pPr>
        <w:rPr>
          <w:rFonts w:cs="Arial"/>
        </w:rPr>
      </w:pPr>
      <w:r w:rsidRPr="00D90B6E">
        <w:rPr>
          <w:rFonts w:cs="Arial"/>
        </w:rPr>
        <w:t xml:space="preserve">If the WifiHotspotOnBoardClient’s Wi-Fi Hotspot Data Usage Refresh Timeout timer is active while the user is in the Data Usage screen, the WifiHotspotOnBoardClient shall display an updating message to the user and the refresh button shall be disabled. If a successful message is received, the WifiHotspotOnBoardClient shall refresh the screen with the new data usage values. If a failure response is received while the user is still in the Data Usage screen, the screen shall inform the user of the failure and remain displaying the old data usage information. If the Wi-Fi Hotspot Data Usage Refresh Timeout timer expires while the user is still in the Data Usage screen, the screen shall inform the user of the failure and remain displaying the old data usage information. If the timer expires or a failure message is received while the user is NOT in the Data Usage screen, the user shall not be informed of the failure.  </w:t>
      </w:r>
      <w:r>
        <w:rPr>
          <w:rFonts w:cs="Arial"/>
        </w:rPr>
        <w:t xml:space="preserve"> </w:t>
      </w:r>
    </w:p>
    <w:p w14:paraId="7B0FB29B" w14:textId="77777777" w:rsidR="008D240F" w:rsidRPr="008D240F" w:rsidRDefault="008D240F" w:rsidP="008D240F">
      <w:pPr>
        <w:pStyle w:val="Heading4"/>
        <w:rPr>
          <w:b w:val="0"/>
          <w:u w:val="single"/>
        </w:rPr>
      </w:pPr>
      <w:r w:rsidRPr="008D240F">
        <w:rPr>
          <w:b w:val="0"/>
          <w:u w:val="single"/>
        </w:rPr>
        <w:t>WFHS-REQ-283653/A-Displaying data usage response error messages</w:t>
      </w:r>
    </w:p>
    <w:p w14:paraId="2443DC45" w14:textId="77777777" w:rsidR="00E013D0" w:rsidRDefault="00DF1EDC" w:rsidP="00E013D0">
      <w:r>
        <w:t xml:space="preserve">If the customer requests to refresh the data usage and it fails, the failure could have been caused for multiple different reasons. The error messaging to the customer on the HMI display may vary depending on the reason for failure. The WifiHotspotServer shall be responsible for transmitting the error code to the WifiHotspotOnBoardClient when this failure occurs. The WifiHotspotOnBoardClient shall receive this error code from the WifiHotspotServer via the CAN signal WifiErrorCode_St and use this to display the corresponding error message. Refer to the HMI specifications in order to determine what error messaging shall be used for which error code. </w:t>
      </w:r>
    </w:p>
    <w:p w14:paraId="5A661590" w14:textId="77777777" w:rsidR="00E013D0" w:rsidRDefault="00E013D0" w:rsidP="00E013D0"/>
    <w:p w14:paraId="19560EA1" w14:textId="77777777" w:rsidR="00E013D0" w:rsidRDefault="00DF1EDC" w:rsidP="00E013D0">
      <w:r>
        <w:t>The CAN signal WifiErrorCode_St shall be defaulted to Null. If the WifiHotspotOnBoardClient has requested to Refresh the data usage screen and receives a DataUsage_Rsp message from the WifiHotspotServer with CES=Fail, it shall also expect the CAN signal WifiErrorCode_St to be updated to reflect the data usage error code. The WifiHotspotServer shall transmit the DataUsage_Rsp Failure message and set and transmit the WifiErrorCode_St CAN signal at the same time. The CAN signal WifiErrorCode_St shall remain set to the current error code for 2 seconds before returning to Null to ensure the WifiHotspotOnBoardClient is able to detect the error code at the time of receiving the Failed DataUsage_Rsp message. If the WifiHotspotOnBoardClient receives a DataUsage_Rsp Failure from a Refresh and the CAN signal WifiErrorCode_St remains at Null for up to 2 seconds after the response is received or the CAN signal is missing altogether, the WifiHotspotOnBoardClient shall display the generic error message (refer to the HMI specification).</w:t>
      </w:r>
    </w:p>
    <w:p w14:paraId="157BFDBF" w14:textId="77777777" w:rsidR="008D240F" w:rsidRPr="008D240F" w:rsidRDefault="008D240F" w:rsidP="008D240F">
      <w:pPr>
        <w:pStyle w:val="Heading4"/>
        <w:rPr>
          <w:b w:val="0"/>
          <w:u w:val="single"/>
        </w:rPr>
      </w:pPr>
      <w:r w:rsidRPr="008D240F">
        <w:rPr>
          <w:b w:val="0"/>
          <w:u w:val="single"/>
        </w:rPr>
        <w:t>WFHSv2-REQ-281855/A-Request from WifiHotspotOnBoardClient to refresh the data usage values</w:t>
      </w:r>
    </w:p>
    <w:p w14:paraId="50C25842" w14:textId="77777777" w:rsidR="00E013D0" w:rsidRPr="009C336D" w:rsidRDefault="00DF1EDC" w:rsidP="00E013D0">
      <w:pPr>
        <w:rPr>
          <w:rFonts w:cs="Arial"/>
        </w:rPr>
      </w:pPr>
      <w:r w:rsidRPr="009C336D">
        <w:rPr>
          <w:rFonts w:cs="Arial"/>
        </w:rPr>
        <w:t xml:space="preserve">If the WifiHotspotServer receives a request from the WifiHotspotOnBoardClient to Refresh the data usage information (CAN signal DataUsage_Rq=RefreshData) and the </w:t>
      </w:r>
      <w:r>
        <w:rPr>
          <w:rFonts w:cs="Arial"/>
        </w:rPr>
        <w:t>vehicle</w:t>
      </w:r>
      <w:r w:rsidRPr="009C336D">
        <w:rPr>
          <w:rFonts w:cs="Arial"/>
        </w:rPr>
        <w:t xml:space="preserve"> is authorized, the WifiHotspotServer shall send an FTCP Refresh request to the WifiHotspotOffBoardClient for data usage information. The WifiHotspotServer shall also start a timer (Data_Usage_Info_Refresh_Timeout configurable with a default value of 15 seconds for NA vehicles, a default of 15 seconds for China vehicles and a default value of 15 seconds for European vehicles, refer to </w:t>
      </w:r>
      <w:r>
        <w:rPr>
          <w:rFonts w:cs="Arial"/>
        </w:rPr>
        <w:t>WFHSv2-REQ-283728</w:t>
      </w:r>
      <w:r w:rsidRPr="009C336D">
        <w:rPr>
          <w:rFonts w:cs="Arial"/>
        </w:rPr>
        <w:t>-WifiHotspotServer identifies the vehicle region for more information on determining vehicle region) once it receives this request from the WifiHotspotOnBoardClient. Because the request from the WifiHotspotOnBoardClient was a Refresh request, the WifiHotspotServer shall transmit a “wait” response to the WifiHotspotOnBoardClient using the CAN signal DataUsage_Rsp while it is finishing the updating process. Note: if the WifiHotspotOffBoardClient receives a Refresh request from the WifiHotspotServer, the WifiHotspotOffBoardClient will transmit a data usage refresh request to the carrier.</w:t>
      </w:r>
    </w:p>
    <w:p w14:paraId="4AC0CDF1" w14:textId="77777777" w:rsidR="00E013D0" w:rsidRPr="009C336D" w:rsidRDefault="00E013D0" w:rsidP="00E013D0">
      <w:pPr>
        <w:rPr>
          <w:rFonts w:cs="Arial"/>
        </w:rPr>
      </w:pPr>
    </w:p>
    <w:p w14:paraId="61A97AF4" w14:textId="77777777" w:rsidR="00E013D0" w:rsidRPr="009C336D" w:rsidRDefault="00DF1EDC" w:rsidP="00E013D0">
      <w:pPr>
        <w:rPr>
          <w:rFonts w:cs="Arial"/>
        </w:rPr>
      </w:pPr>
      <w:r w:rsidRPr="009C336D">
        <w:rPr>
          <w:rFonts w:cs="Arial"/>
        </w:rPr>
        <w:t xml:space="preserve">If the WifiHotspotServer receives the data usage information response from the WifiHotspotOffBoardClient before the timer expires, the WifiHotspotServer shall save and send over the data usage information to the WifiHotspotOnBoardClient (CAN signal DataUsage_Rsp). </w:t>
      </w:r>
    </w:p>
    <w:p w14:paraId="3DDECBC4" w14:textId="77777777" w:rsidR="00E013D0" w:rsidRPr="009C336D" w:rsidRDefault="00E013D0" w:rsidP="00E013D0">
      <w:pPr>
        <w:rPr>
          <w:rFonts w:cs="Arial"/>
        </w:rPr>
      </w:pPr>
    </w:p>
    <w:p w14:paraId="273BF1FA" w14:textId="77777777" w:rsidR="00E013D0" w:rsidRDefault="00DF1EDC" w:rsidP="00E013D0">
      <w:pPr>
        <w:rPr>
          <w:rFonts w:cs="Arial"/>
        </w:rPr>
      </w:pPr>
      <w:r w:rsidRPr="009C336D">
        <w:rPr>
          <w:rFonts w:cs="Arial"/>
        </w:rPr>
        <w:t xml:space="preserve">If the timer expires before the WifiHotspotServer receives a response from the WifiHotspotOffBoardClient the WifiHotspotServer shall send a failure message (CAN signal DataUsage_Rsp) and end the data usage updating process. If a data usage response is received from the WifiHotspotOffBoardClient AFTER the timer expires, the WifiHotspotServer shall discard the response. </w:t>
      </w:r>
    </w:p>
    <w:p w14:paraId="41BEBA25" w14:textId="77777777" w:rsidR="00E013D0" w:rsidRPr="009C336D" w:rsidRDefault="00E013D0" w:rsidP="00E013D0">
      <w:pPr>
        <w:rPr>
          <w:rFonts w:cs="Arial"/>
        </w:rPr>
      </w:pPr>
    </w:p>
    <w:p w14:paraId="4CF7EB5E" w14:textId="77777777" w:rsidR="00E013D0" w:rsidRPr="009C336D" w:rsidRDefault="00DF1EDC" w:rsidP="00E013D0">
      <w:pPr>
        <w:ind w:left="720"/>
        <w:rPr>
          <w:rFonts w:cs="Arial"/>
        </w:rPr>
      </w:pPr>
      <w:r w:rsidRPr="009C336D">
        <w:rPr>
          <w:rFonts w:cs="Arial"/>
        </w:rPr>
        <w:t xml:space="preserve">Example 1: WifiHotspotServer transmits data usage request A to WifiHotspotOffBoardClient and starts a timer. Timer expires. Data usage response A is received some time later. WifiHotspotServer shall discard the response.   </w:t>
      </w:r>
    </w:p>
    <w:p w14:paraId="5E0D4B64" w14:textId="77777777" w:rsidR="00E013D0" w:rsidRPr="009C336D" w:rsidRDefault="00DF1EDC" w:rsidP="00E013D0">
      <w:pPr>
        <w:ind w:left="720"/>
        <w:rPr>
          <w:rFonts w:cs="Arial"/>
        </w:rPr>
      </w:pPr>
      <w:r w:rsidRPr="009C336D">
        <w:rPr>
          <w:rFonts w:cs="Arial"/>
        </w:rPr>
        <w:t xml:space="preserve">Example 2: WifiHotspotServer transmits data usage request A to WifiHotspotOffBoardClient and starts a timer. Timer expires without receiving data usage response A. WifiHotspotServer initiates data usage request B and starts a timer. During this window data usage response A is received. WifiHotspotServer shall discard response A and continue waiting for data usage response B.   </w:t>
      </w:r>
    </w:p>
    <w:p w14:paraId="3F1217CA" w14:textId="77777777" w:rsidR="00E013D0" w:rsidRPr="009C336D" w:rsidRDefault="00E013D0" w:rsidP="00E013D0">
      <w:pPr>
        <w:rPr>
          <w:rFonts w:cs="Arial"/>
        </w:rPr>
      </w:pPr>
    </w:p>
    <w:p w14:paraId="34277FC4" w14:textId="77777777" w:rsidR="00E013D0" w:rsidRPr="009C336D" w:rsidRDefault="00DF1EDC" w:rsidP="00E013D0">
      <w:pPr>
        <w:rPr>
          <w:rFonts w:cs="Arial"/>
        </w:rPr>
      </w:pPr>
      <w:r w:rsidRPr="009C336D">
        <w:rPr>
          <w:rFonts w:cs="Arial"/>
        </w:rPr>
        <w:t>If the WifiHotspotServer does not have a connection established with the WifiHotspotOffBoardClient at the time it receives a request from the WifiHotspotOnBoardClient to update the data usage information (CAN signal DataUsage_Rq=RefreshData), the WifiHotspotServer shall immediately respond with a failure message (CAN signal DataUsage_Rsp) and end the updating process.</w:t>
      </w:r>
    </w:p>
    <w:p w14:paraId="6A5D64CE" w14:textId="77777777" w:rsidR="00E013D0" w:rsidRPr="009C336D" w:rsidRDefault="00E013D0" w:rsidP="00E013D0">
      <w:pPr>
        <w:rPr>
          <w:rFonts w:cs="Arial"/>
        </w:rPr>
      </w:pPr>
    </w:p>
    <w:p w14:paraId="1BF1348A" w14:textId="77777777" w:rsidR="00E013D0" w:rsidRDefault="00DF1EDC" w:rsidP="00E013D0">
      <w:pPr>
        <w:rPr>
          <w:rFonts w:cs="Arial"/>
        </w:rPr>
      </w:pPr>
      <w:r w:rsidRPr="009C336D">
        <w:rPr>
          <w:rFonts w:cs="Arial"/>
        </w:rPr>
        <w:t xml:space="preserve">If the WifiHotspotServer receives a request to Refresh the data usage information (CAN signal DataUsage_Rq=RefreshData) and the </w:t>
      </w:r>
      <w:r>
        <w:rPr>
          <w:rFonts w:cs="Arial"/>
        </w:rPr>
        <w:t>vehicle</w:t>
      </w:r>
      <w:r w:rsidRPr="009C336D">
        <w:rPr>
          <w:rFonts w:cs="Arial"/>
        </w:rPr>
        <w:t xml:space="preserve"> is NOT authorized, the WifiHotspotServer shall ignore the request and NOT transmit a request to the WifiHotspotOffBoardClient. The WifiHotspotServer shall instead respond with “Failure” using the CAN signal DataUsage_Rsp (note: all data usage information shall be invalid if </w:t>
      </w:r>
      <w:r>
        <w:rPr>
          <w:rFonts w:cs="Arial"/>
        </w:rPr>
        <w:t>the vehicle is unauthorized).</w:t>
      </w:r>
    </w:p>
    <w:p w14:paraId="0F7955B9" w14:textId="77777777" w:rsidR="00E013D0" w:rsidRDefault="00E013D0" w:rsidP="00E013D0">
      <w:pPr>
        <w:rPr>
          <w:rFonts w:cs="Arial"/>
        </w:rPr>
      </w:pPr>
    </w:p>
    <w:p w14:paraId="3CDA478A" w14:textId="77777777" w:rsidR="00E013D0" w:rsidRPr="009C336D" w:rsidRDefault="00DF1EDC" w:rsidP="00E013D0">
      <w:pPr>
        <w:rPr>
          <w:rFonts w:cs="Arial"/>
        </w:rPr>
      </w:pPr>
      <w:r w:rsidRPr="00A15B9A">
        <w:rPr>
          <w:rFonts w:cs="Arial"/>
        </w:rPr>
        <w:t>The WifiHotspotServer shall not expect all fields within the data usage FTCP message to be populated. Therefore, the WifiHotspotServer shall not reject a message if some data usage fields are missing. Fields may be missing because the active plan does not support a specific field, there is no active plan so all other fields do not apply, etc. For example, if the FTCP message indicates a Paid Session Plan is Inactive, then data used, % used, etc. would not apply and would therefore not be populated.</w:t>
      </w:r>
    </w:p>
    <w:p w14:paraId="1CF74EDA" w14:textId="77777777" w:rsidR="00E013D0" w:rsidRPr="009C336D" w:rsidRDefault="00E013D0" w:rsidP="00E013D0">
      <w:pPr>
        <w:rPr>
          <w:rFonts w:cs="Arial"/>
        </w:rPr>
      </w:pPr>
    </w:p>
    <w:p w14:paraId="5698D33E" w14:textId="77777777" w:rsidR="00E013D0" w:rsidRPr="00A15B9A" w:rsidRDefault="00DF1EDC" w:rsidP="00E013D0">
      <w:pPr>
        <w:rPr>
          <w:rFonts w:cs="Arial"/>
        </w:rPr>
      </w:pPr>
      <w:r w:rsidRPr="009C336D">
        <w:rPr>
          <w:rFonts w:cs="Arial"/>
        </w:rPr>
        <w:t>If the WifiHotspotServer is required to transmit a data usage response to the WifiHotspotOnBoardClient due to a request for its stored data usage information or due to a refresh request, the WifiHotspotServer shall populate the data plan status field in the CAN signal DataUsage_Rsp based on the mapping defined in the table below. All other fields within the DataUsage_Rsp CAN signal shall be populated based on the information stored in the WifiHotspotServer that was received by a data usage FTCP response or a carrier data notification. If the WifiHotspotServer does not have any data usage information stored, it shall set all fields in the DataUsage_Rsp CAN signal as invalid. If the overage flag is set to Yes, the WifiHotspotServer shall set the data used percent value to Invalid.</w:t>
      </w:r>
      <w:r w:rsidRPr="00A15B9A">
        <w:t xml:space="preserve"> </w:t>
      </w:r>
      <w:r w:rsidRPr="00A15B9A">
        <w:rPr>
          <w:rFonts w:cs="Arial"/>
        </w:rPr>
        <w:t xml:space="preserve">If the WifiHotspotServer does not have a complete set of data usage information to report in the DataUsage_Rsp TP message, it shall set the missing data to Invalid in the TP response message. </w:t>
      </w:r>
    </w:p>
    <w:p w14:paraId="3FECC764" w14:textId="77777777" w:rsidR="00E013D0" w:rsidRPr="00A15B9A" w:rsidRDefault="00E013D0" w:rsidP="00E013D0">
      <w:pPr>
        <w:rPr>
          <w:rFonts w:cs="Arial"/>
        </w:rPr>
      </w:pPr>
    </w:p>
    <w:p w14:paraId="79AA274F" w14:textId="77777777" w:rsidR="00E013D0" w:rsidRPr="00A15B9A" w:rsidRDefault="00DF1EDC" w:rsidP="00E013D0">
      <w:pPr>
        <w:rPr>
          <w:rFonts w:cs="Arial"/>
        </w:rPr>
      </w:pPr>
      <w:r w:rsidRPr="00A15B9A">
        <w:rPr>
          <w:rFonts w:cs="Arial"/>
        </w:rPr>
        <w:t>Example: The WifiHotspotServer receives an FTCP data usage message that contains the following:</w:t>
      </w:r>
    </w:p>
    <w:p w14:paraId="0FB2F5B1" w14:textId="77777777" w:rsidR="00E013D0" w:rsidRPr="00A15B9A" w:rsidRDefault="00DF1EDC" w:rsidP="00E013D0">
      <w:pPr>
        <w:rPr>
          <w:rFonts w:cs="Arial"/>
        </w:rPr>
      </w:pPr>
      <w:r w:rsidRPr="00A15B9A">
        <w:rPr>
          <w:rFonts w:cs="Arial"/>
        </w:rPr>
        <w:t>•</w:t>
      </w:r>
      <w:r w:rsidRPr="00A15B9A">
        <w:rPr>
          <w:rFonts w:cs="Arial"/>
        </w:rPr>
        <w:tab/>
        <w:t>Data plan type = Trial</w:t>
      </w:r>
    </w:p>
    <w:p w14:paraId="5F8841AB" w14:textId="77777777" w:rsidR="00E013D0" w:rsidRPr="00A15B9A" w:rsidRDefault="00DF1EDC" w:rsidP="00E013D0">
      <w:pPr>
        <w:rPr>
          <w:rFonts w:cs="Arial"/>
        </w:rPr>
      </w:pPr>
      <w:r w:rsidRPr="00A15B9A">
        <w:rPr>
          <w:rFonts w:cs="Arial"/>
        </w:rPr>
        <w:t>•</w:t>
      </w:r>
      <w:r w:rsidRPr="00A15B9A">
        <w:rPr>
          <w:rFonts w:cs="Arial"/>
        </w:rPr>
        <w:tab/>
        <w:t>Data plan status = Pending</w:t>
      </w:r>
    </w:p>
    <w:p w14:paraId="094C2A12" w14:textId="77777777" w:rsidR="00E013D0" w:rsidRPr="00A15B9A" w:rsidRDefault="00DF1EDC" w:rsidP="00E013D0">
      <w:pPr>
        <w:rPr>
          <w:rFonts w:cs="Arial"/>
        </w:rPr>
      </w:pPr>
      <w:r w:rsidRPr="00A15B9A">
        <w:rPr>
          <w:rFonts w:cs="Arial"/>
        </w:rPr>
        <w:t>•</w:t>
      </w:r>
      <w:r w:rsidRPr="00A15B9A">
        <w:rPr>
          <w:rFonts w:cs="Arial"/>
        </w:rPr>
        <w:tab/>
        <w:t>No other fields are populated.</w:t>
      </w:r>
    </w:p>
    <w:p w14:paraId="49F6AC10" w14:textId="77777777" w:rsidR="00E013D0" w:rsidRPr="00A15B9A" w:rsidRDefault="00DF1EDC" w:rsidP="00E013D0">
      <w:pPr>
        <w:rPr>
          <w:rFonts w:cs="Arial"/>
        </w:rPr>
      </w:pPr>
      <w:r w:rsidRPr="00A15B9A">
        <w:rPr>
          <w:rFonts w:cs="Arial"/>
        </w:rPr>
        <w:t>The WifiHotspotServer shall:</w:t>
      </w:r>
    </w:p>
    <w:p w14:paraId="1733AC25" w14:textId="77777777" w:rsidR="00E013D0" w:rsidRPr="00A15B9A" w:rsidRDefault="00DF1EDC" w:rsidP="00E013D0">
      <w:pPr>
        <w:rPr>
          <w:rFonts w:cs="Arial"/>
        </w:rPr>
      </w:pPr>
      <w:r w:rsidRPr="00A15B9A">
        <w:rPr>
          <w:rFonts w:cs="Arial"/>
        </w:rPr>
        <w:t>•</w:t>
      </w:r>
      <w:r w:rsidRPr="00A15B9A">
        <w:rPr>
          <w:rFonts w:cs="Arial"/>
        </w:rPr>
        <w:tab/>
        <w:t xml:space="preserve">Populate the counter fields in the TP message. </w:t>
      </w:r>
    </w:p>
    <w:p w14:paraId="345FC21C" w14:textId="77777777" w:rsidR="00E013D0" w:rsidRPr="00A15B9A" w:rsidRDefault="00DF1EDC" w:rsidP="00E013D0">
      <w:pPr>
        <w:rPr>
          <w:rFonts w:cs="Arial"/>
        </w:rPr>
      </w:pPr>
      <w:r w:rsidRPr="00A15B9A">
        <w:rPr>
          <w:rFonts w:cs="Arial"/>
        </w:rPr>
        <w:t>•</w:t>
      </w:r>
      <w:r w:rsidRPr="00A15B9A">
        <w:rPr>
          <w:rFonts w:cs="Arial"/>
        </w:rPr>
        <w:tab/>
        <w:t xml:space="preserve">Populate DataPlanStatus to "Free trial period waiting". </w:t>
      </w:r>
    </w:p>
    <w:p w14:paraId="58A68EA0" w14:textId="77777777" w:rsidR="00E013D0" w:rsidRPr="009C336D" w:rsidRDefault="00DF1EDC" w:rsidP="00E013D0">
      <w:pPr>
        <w:rPr>
          <w:rFonts w:cs="Arial"/>
        </w:rPr>
      </w:pPr>
      <w:r w:rsidRPr="00A15B9A">
        <w:rPr>
          <w:rFonts w:cs="Arial"/>
        </w:rPr>
        <w:t>•</w:t>
      </w:r>
      <w:r w:rsidRPr="00A15B9A">
        <w:rPr>
          <w:rFonts w:cs="Arial"/>
        </w:rPr>
        <w:tab/>
        <w:t xml:space="preserve">All other fields within the TP message shall be set to “Invalid”.  </w:t>
      </w:r>
    </w:p>
    <w:p w14:paraId="08BA83E5" w14:textId="77777777" w:rsidR="00E013D0" w:rsidRPr="009C336D" w:rsidRDefault="00E013D0" w:rsidP="00E013D0">
      <w:pPr>
        <w:rPr>
          <w:rFonts w:cs="Arial"/>
        </w:rPr>
      </w:pPr>
    </w:p>
    <w:tbl>
      <w:tblPr>
        <w:tblW w:w="0" w:type="auto"/>
        <w:jc w:val="center"/>
        <w:tblCellMar>
          <w:left w:w="0" w:type="dxa"/>
          <w:right w:w="0" w:type="dxa"/>
        </w:tblCellMar>
        <w:tblLook w:val="04A0" w:firstRow="1" w:lastRow="0" w:firstColumn="1" w:lastColumn="0" w:noHBand="0" w:noVBand="1"/>
      </w:tblPr>
      <w:tblGrid>
        <w:gridCol w:w="5063"/>
        <w:gridCol w:w="2984"/>
        <w:gridCol w:w="3044"/>
        <w:gridCol w:w="16"/>
      </w:tblGrid>
      <w:tr w:rsidR="00E013D0" w:rsidRPr="009C336D" w14:paraId="5D204A31" w14:textId="77777777" w:rsidTr="00E013D0">
        <w:trPr>
          <w:trHeight w:val="1530"/>
          <w:jc w:val="center"/>
        </w:trPr>
        <w:tc>
          <w:tcPr>
            <w:tcW w:w="0" w:type="auto"/>
            <w:tcBorders>
              <w:top w:val="single" w:sz="8" w:space="0" w:color="auto"/>
              <w:left w:val="single" w:sz="8" w:space="0" w:color="auto"/>
              <w:bottom w:val="nil"/>
              <w:right w:val="single" w:sz="8" w:space="0" w:color="auto"/>
            </w:tcBorders>
            <w:shd w:val="clear" w:color="auto" w:fill="95B3D7"/>
            <w:tcMar>
              <w:top w:w="0" w:type="dxa"/>
              <w:left w:w="108" w:type="dxa"/>
              <w:bottom w:w="0" w:type="dxa"/>
              <w:right w:w="108" w:type="dxa"/>
            </w:tcMar>
            <w:vAlign w:val="center"/>
            <w:hideMark/>
          </w:tcPr>
          <w:p w14:paraId="76628DA7" w14:textId="77777777" w:rsidR="00E013D0" w:rsidRPr="009C336D" w:rsidRDefault="00DF1EDC">
            <w:pPr>
              <w:spacing w:line="276" w:lineRule="auto"/>
              <w:rPr>
                <w:rFonts w:cs="Arial"/>
                <w:b/>
                <w:bCs/>
                <w:color w:val="000000"/>
              </w:rPr>
            </w:pPr>
            <w:r w:rsidRPr="009C336D">
              <w:rPr>
                <w:rFonts w:cs="Arial"/>
                <w:b/>
                <w:bCs/>
                <w:color w:val="000000"/>
              </w:rPr>
              <w:t xml:space="preserve">Data usage response/carrier data notification FTCP message: data plan type field </w:t>
            </w:r>
          </w:p>
        </w:tc>
        <w:tc>
          <w:tcPr>
            <w:tcW w:w="298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3DE138FA" w14:textId="77777777" w:rsidR="00E013D0" w:rsidRPr="009C336D" w:rsidRDefault="00DF1EDC">
            <w:pPr>
              <w:spacing w:line="276" w:lineRule="auto"/>
              <w:rPr>
                <w:rFonts w:cs="Arial"/>
                <w:b/>
                <w:bCs/>
                <w:color w:val="000000"/>
              </w:rPr>
            </w:pPr>
            <w:r w:rsidRPr="009C336D">
              <w:rPr>
                <w:rFonts w:cs="Arial"/>
                <w:b/>
                <w:bCs/>
                <w:color w:val="000000"/>
              </w:rPr>
              <w:t>Data usage responsecarrier data notification FTCP message: data plan status field</w:t>
            </w:r>
          </w:p>
        </w:tc>
        <w:tc>
          <w:tcPr>
            <w:tcW w:w="3044" w:type="dxa"/>
            <w:tcBorders>
              <w:top w:val="single" w:sz="8" w:space="0" w:color="auto"/>
              <w:left w:val="nil"/>
              <w:bottom w:val="nil"/>
              <w:right w:val="single" w:sz="8" w:space="0" w:color="auto"/>
            </w:tcBorders>
            <w:shd w:val="clear" w:color="auto" w:fill="95B3D7"/>
            <w:tcMar>
              <w:top w:w="0" w:type="dxa"/>
              <w:left w:w="108" w:type="dxa"/>
              <w:bottom w:w="0" w:type="dxa"/>
              <w:right w:w="108" w:type="dxa"/>
            </w:tcMar>
            <w:vAlign w:val="center"/>
            <w:hideMark/>
          </w:tcPr>
          <w:p w14:paraId="0453ABA9" w14:textId="77777777" w:rsidR="00E013D0" w:rsidRPr="009C336D" w:rsidRDefault="00DF1EDC">
            <w:pPr>
              <w:spacing w:line="276" w:lineRule="auto"/>
              <w:rPr>
                <w:rFonts w:cs="Arial"/>
                <w:b/>
                <w:bCs/>
                <w:color w:val="000000"/>
              </w:rPr>
            </w:pPr>
            <w:r w:rsidRPr="009C336D">
              <w:rPr>
                <w:rFonts w:cs="Arial"/>
                <w:b/>
                <w:bCs/>
                <w:color w:val="000000"/>
              </w:rPr>
              <w:t>CAN signal DataUsage_Rsp; data plan status field</w:t>
            </w:r>
          </w:p>
        </w:tc>
        <w:tc>
          <w:tcPr>
            <w:tcW w:w="0" w:type="auto"/>
            <w:vAlign w:val="center"/>
            <w:hideMark/>
          </w:tcPr>
          <w:p w14:paraId="18ED27E5" w14:textId="77777777" w:rsidR="00E013D0" w:rsidRPr="009C336D" w:rsidRDefault="00E013D0">
            <w:pPr>
              <w:rPr>
                <w:rFonts w:cs="Arial"/>
              </w:rPr>
            </w:pPr>
          </w:p>
        </w:tc>
      </w:tr>
      <w:tr w:rsidR="00E013D0" w:rsidRPr="009C336D" w14:paraId="25CC2F32" w14:textId="77777777" w:rsidTr="00E013D0">
        <w:trPr>
          <w:trHeight w:val="288"/>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ACB1703" w14:textId="77777777" w:rsidR="00E013D0" w:rsidRPr="009C336D" w:rsidRDefault="00DF1EDC">
            <w:pPr>
              <w:spacing w:line="276" w:lineRule="auto"/>
              <w:rPr>
                <w:rFonts w:cs="Arial"/>
                <w:color w:val="000000"/>
              </w:rPr>
            </w:pPr>
            <w:r w:rsidRPr="009C336D">
              <w:rPr>
                <w:rFonts w:cs="Arial"/>
                <w:color w:val="000000"/>
              </w:rPr>
              <w:t>No data usage information stored in WifiHotspotServer</w:t>
            </w:r>
          </w:p>
        </w:tc>
        <w:tc>
          <w:tcPr>
            <w:tcW w:w="298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3EA66F" w14:textId="77777777" w:rsidR="00E013D0" w:rsidRPr="009C336D" w:rsidRDefault="00DF1EDC">
            <w:pPr>
              <w:spacing w:line="276" w:lineRule="auto"/>
              <w:rPr>
                <w:rFonts w:cs="Arial"/>
                <w:color w:val="000000"/>
              </w:rPr>
            </w:pPr>
            <w:r w:rsidRPr="009C336D">
              <w:rPr>
                <w:rFonts w:cs="Arial"/>
                <w:color w:val="000000"/>
              </w:rPr>
              <w:t>No data usage information stored in WifiHotspotServer</w:t>
            </w:r>
          </w:p>
        </w:tc>
        <w:tc>
          <w:tcPr>
            <w:tcW w:w="304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A83A9B9" w14:textId="77777777" w:rsidR="00E013D0" w:rsidRPr="009C336D" w:rsidRDefault="00DF1EDC">
            <w:pPr>
              <w:spacing w:line="276" w:lineRule="auto"/>
              <w:rPr>
                <w:rFonts w:cs="Arial"/>
                <w:color w:val="000000"/>
              </w:rPr>
            </w:pPr>
            <w:r w:rsidRPr="009C336D">
              <w:rPr>
                <w:rFonts w:cs="Arial"/>
                <w:color w:val="000000"/>
              </w:rPr>
              <w:t>Invalid</w:t>
            </w:r>
          </w:p>
        </w:tc>
        <w:tc>
          <w:tcPr>
            <w:tcW w:w="0" w:type="auto"/>
            <w:vAlign w:val="center"/>
            <w:hideMark/>
          </w:tcPr>
          <w:p w14:paraId="1812D6EE" w14:textId="77777777" w:rsidR="00E013D0" w:rsidRPr="009C336D" w:rsidRDefault="00E013D0">
            <w:pPr>
              <w:rPr>
                <w:rFonts w:cs="Arial"/>
              </w:rPr>
            </w:pPr>
          </w:p>
        </w:tc>
      </w:tr>
      <w:tr w:rsidR="00E013D0" w:rsidRPr="009C336D" w14:paraId="5BA21D04" w14:textId="77777777" w:rsidTr="00E013D0">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3B56A0" w14:textId="77777777" w:rsidR="00E013D0" w:rsidRPr="009C336D" w:rsidRDefault="00DF1EDC">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076FA36" w14:textId="77777777" w:rsidR="00E013D0" w:rsidRPr="009C336D" w:rsidRDefault="00DF1EDC">
            <w:pPr>
              <w:spacing w:line="276" w:lineRule="auto"/>
              <w:rPr>
                <w:rFonts w:cs="Arial"/>
                <w:color w:val="000000"/>
              </w:rPr>
            </w:pPr>
            <w:r w:rsidRPr="009C336D">
              <w:rPr>
                <w:rFonts w:cs="Arial"/>
                <w:color w:val="000000"/>
              </w:rPr>
              <w:t>pending</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69CB67" w14:textId="77777777" w:rsidR="00E013D0" w:rsidRPr="009C336D" w:rsidRDefault="00DF1EDC">
            <w:pPr>
              <w:spacing w:line="276" w:lineRule="auto"/>
              <w:rPr>
                <w:rFonts w:cs="Arial"/>
                <w:color w:val="000000"/>
              </w:rPr>
            </w:pPr>
            <w:r w:rsidRPr="009C336D">
              <w:rPr>
                <w:rFonts w:cs="Arial"/>
                <w:color w:val="000000"/>
              </w:rPr>
              <w:t>Free trial period waiting</w:t>
            </w:r>
          </w:p>
        </w:tc>
        <w:tc>
          <w:tcPr>
            <w:tcW w:w="0" w:type="auto"/>
            <w:vAlign w:val="center"/>
            <w:hideMark/>
          </w:tcPr>
          <w:p w14:paraId="38ACE38B" w14:textId="77777777" w:rsidR="00E013D0" w:rsidRPr="009C336D" w:rsidRDefault="00E013D0">
            <w:pPr>
              <w:rPr>
                <w:rFonts w:cs="Arial"/>
              </w:rPr>
            </w:pPr>
          </w:p>
        </w:tc>
      </w:tr>
      <w:tr w:rsidR="00E013D0" w:rsidRPr="009C336D" w14:paraId="748D7EC9" w14:textId="77777777" w:rsidTr="00E013D0">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5401444" w14:textId="77777777" w:rsidR="00E013D0" w:rsidRPr="009C336D" w:rsidRDefault="00DF1EDC">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567189" w14:textId="77777777" w:rsidR="00E013D0" w:rsidRPr="009C336D" w:rsidRDefault="00DF1EDC">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4E5FED" w14:textId="77777777" w:rsidR="00E013D0" w:rsidRPr="009C336D" w:rsidRDefault="00DF1EDC">
            <w:pPr>
              <w:spacing w:line="276" w:lineRule="auto"/>
              <w:rPr>
                <w:rFonts w:cs="Arial"/>
                <w:color w:val="000000"/>
              </w:rPr>
            </w:pPr>
            <w:r w:rsidRPr="009C336D">
              <w:rPr>
                <w:rFonts w:cs="Arial"/>
                <w:color w:val="000000"/>
              </w:rPr>
              <w:t>Free trial period active</w:t>
            </w:r>
          </w:p>
        </w:tc>
        <w:tc>
          <w:tcPr>
            <w:tcW w:w="0" w:type="auto"/>
            <w:vAlign w:val="center"/>
            <w:hideMark/>
          </w:tcPr>
          <w:p w14:paraId="32C2C1B1" w14:textId="77777777" w:rsidR="00E013D0" w:rsidRPr="009C336D" w:rsidRDefault="00E013D0">
            <w:pPr>
              <w:rPr>
                <w:rFonts w:cs="Arial"/>
              </w:rPr>
            </w:pPr>
          </w:p>
        </w:tc>
      </w:tr>
      <w:tr w:rsidR="00E013D0" w:rsidRPr="009C336D" w14:paraId="05C7692B" w14:textId="77777777" w:rsidTr="00E013D0">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45DCE7" w14:textId="77777777" w:rsidR="00E013D0" w:rsidRPr="009C336D" w:rsidRDefault="00DF1EDC">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387BBC" w14:textId="77777777" w:rsidR="00E013D0" w:rsidRPr="009C336D" w:rsidRDefault="00DF1EDC">
            <w:pPr>
              <w:spacing w:line="276" w:lineRule="auto"/>
              <w:rPr>
                <w:rFonts w:cs="Arial"/>
                <w:color w:val="000000"/>
              </w:rPr>
            </w:pPr>
            <w:r w:rsidRPr="009C336D">
              <w:rPr>
                <w:rFonts w:cs="Arial"/>
                <w:color w:val="000000"/>
              </w:rPr>
              <w:t>expired</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EFB1D7" w14:textId="77777777" w:rsidR="00E013D0" w:rsidRPr="009C336D" w:rsidRDefault="00DF1EDC">
            <w:pPr>
              <w:spacing w:line="276" w:lineRule="auto"/>
              <w:rPr>
                <w:rFonts w:cs="Arial"/>
                <w:color w:val="000000"/>
              </w:rPr>
            </w:pPr>
            <w:r w:rsidRPr="009C336D">
              <w:rPr>
                <w:rFonts w:cs="Arial"/>
                <w:color w:val="000000"/>
              </w:rPr>
              <w:t>No subscription active</w:t>
            </w:r>
          </w:p>
        </w:tc>
        <w:tc>
          <w:tcPr>
            <w:tcW w:w="0" w:type="auto"/>
            <w:vAlign w:val="center"/>
            <w:hideMark/>
          </w:tcPr>
          <w:p w14:paraId="5D865713" w14:textId="77777777" w:rsidR="00E013D0" w:rsidRPr="009C336D" w:rsidRDefault="00E013D0">
            <w:pPr>
              <w:rPr>
                <w:rFonts w:cs="Arial"/>
              </w:rPr>
            </w:pPr>
          </w:p>
        </w:tc>
      </w:tr>
      <w:tr w:rsidR="00E013D0" w:rsidRPr="009C336D" w14:paraId="2B4E1DA9" w14:textId="77777777" w:rsidTr="00E013D0">
        <w:trPr>
          <w:trHeight w:val="288"/>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E1A545D" w14:textId="77777777" w:rsidR="00E013D0" w:rsidRPr="009C336D" w:rsidRDefault="00DF1EDC">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3234109" w14:textId="77777777" w:rsidR="00E013D0" w:rsidRPr="009C336D" w:rsidRDefault="00DF1EDC">
            <w:pPr>
              <w:spacing w:line="276" w:lineRule="auto"/>
              <w:rPr>
                <w:rFonts w:cs="Arial"/>
                <w:color w:val="000000"/>
              </w:rPr>
            </w:pPr>
            <w:r w:rsidRPr="009C336D">
              <w:rPr>
                <w:rFonts w:cs="Arial"/>
                <w:color w:val="000000"/>
              </w:rPr>
              <w:t>inactive</w:t>
            </w:r>
          </w:p>
        </w:tc>
        <w:tc>
          <w:tcPr>
            <w:tcW w:w="3044" w:type="dxa"/>
            <w:vMerge/>
            <w:tcBorders>
              <w:top w:val="nil"/>
              <w:left w:val="nil"/>
              <w:bottom w:val="single" w:sz="8" w:space="0" w:color="auto"/>
              <w:right w:val="single" w:sz="8" w:space="0" w:color="auto"/>
            </w:tcBorders>
            <w:vAlign w:val="center"/>
            <w:hideMark/>
          </w:tcPr>
          <w:p w14:paraId="5A82DA86" w14:textId="77777777" w:rsidR="00E013D0" w:rsidRPr="009C336D" w:rsidRDefault="00E013D0">
            <w:pPr>
              <w:rPr>
                <w:rFonts w:cs="Arial"/>
                <w:color w:val="000000"/>
              </w:rPr>
            </w:pPr>
          </w:p>
        </w:tc>
        <w:tc>
          <w:tcPr>
            <w:tcW w:w="0" w:type="auto"/>
            <w:vAlign w:val="center"/>
            <w:hideMark/>
          </w:tcPr>
          <w:p w14:paraId="690621DE" w14:textId="77777777" w:rsidR="00E013D0" w:rsidRPr="009C336D" w:rsidRDefault="00E013D0">
            <w:pPr>
              <w:rPr>
                <w:rFonts w:cs="Arial"/>
              </w:rPr>
            </w:pPr>
          </w:p>
        </w:tc>
      </w:tr>
      <w:tr w:rsidR="00E013D0" w:rsidRPr="009C336D" w14:paraId="4CF67BAA" w14:textId="77777777" w:rsidTr="00E013D0">
        <w:trPr>
          <w:trHeight w:val="144"/>
          <w:jc w:val="center"/>
        </w:trPr>
        <w:tc>
          <w:tcPr>
            <w:tcW w:w="0" w:type="auto"/>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D4B854" w14:textId="77777777" w:rsidR="00E013D0" w:rsidRPr="009C336D" w:rsidRDefault="00DF1EDC">
            <w:pPr>
              <w:spacing w:line="276" w:lineRule="auto"/>
              <w:rPr>
                <w:rFonts w:cs="Arial"/>
                <w:color w:val="000000"/>
              </w:rPr>
            </w:pPr>
            <w:r>
              <w:rPr>
                <w:rFonts w:cs="Arial"/>
                <w:color w:val="000000"/>
              </w:rPr>
              <w:t>paid-session or paid-shared</w:t>
            </w:r>
          </w:p>
        </w:tc>
        <w:tc>
          <w:tcPr>
            <w:tcW w:w="298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B069D8" w14:textId="77777777" w:rsidR="00E013D0" w:rsidRPr="009C336D" w:rsidRDefault="00DF1EDC">
            <w:pPr>
              <w:spacing w:line="276" w:lineRule="auto"/>
              <w:rPr>
                <w:rFonts w:cs="Arial"/>
                <w:color w:val="000000"/>
              </w:rPr>
            </w:pPr>
            <w:r w:rsidRPr="009C336D">
              <w:rPr>
                <w:rFonts w:cs="Arial"/>
                <w:color w:val="000000"/>
              </w:rPr>
              <w:t>active</w:t>
            </w:r>
          </w:p>
        </w:tc>
        <w:tc>
          <w:tcPr>
            <w:tcW w:w="3044"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D98313" w14:textId="77777777" w:rsidR="00E013D0" w:rsidRPr="009C336D" w:rsidRDefault="00DF1EDC">
            <w:pPr>
              <w:spacing w:line="276" w:lineRule="auto"/>
              <w:rPr>
                <w:rFonts w:cs="Arial"/>
                <w:color w:val="000000"/>
              </w:rPr>
            </w:pPr>
            <w:r>
              <w:rPr>
                <w:rFonts w:cs="Arial"/>
                <w:color w:val="000000"/>
              </w:rPr>
              <w:t>Active subscription</w:t>
            </w:r>
          </w:p>
        </w:tc>
        <w:tc>
          <w:tcPr>
            <w:tcW w:w="0" w:type="auto"/>
            <w:vAlign w:val="center"/>
            <w:hideMark/>
          </w:tcPr>
          <w:p w14:paraId="0E863045" w14:textId="77777777" w:rsidR="00E013D0" w:rsidRPr="009C336D" w:rsidRDefault="00E013D0">
            <w:pPr>
              <w:rPr>
                <w:rFonts w:cs="Arial"/>
              </w:rPr>
            </w:pPr>
          </w:p>
        </w:tc>
      </w:tr>
      <w:tr w:rsidR="00E013D0" w:rsidRPr="009C336D" w14:paraId="73016748" w14:textId="77777777" w:rsidTr="00E013D0">
        <w:trPr>
          <w:trHeight w:val="144"/>
          <w:jc w:val="center"/>
        </w:trPr>
        <w:tc>
          <w:tcPr>
            <w:tcW w:w="0" w:type="auto"/>
            <w:vMerge/>
            <w:tcBorders>
              <w:top w:val="nil"/>
              <w:left w:val="single" w:sz="8" w:space="0" w:color="auto"/>
              <w:bottom w:val="single" w:sz="8" w:space="0" w:color="auto"/>
              <w:right w:val="single" w:sz="8" w:space="0" w:color="auto"/>
            </w:tcBorders>
            <w:vAlign w:val="center"/>
            <w:hideMark/>
          </w:tcPr>
          <w:p w14:paraId="26F3163B" w14:textId="77777777" w:rsidR="00E013D0" w:rsidRPr="009C336D" w:rsidRDefault="00E013D0">
            <w:pPr>
              <w:rPr>
                <w:rFonts w:cs="Arial"/>
                <w:color w:val="000000"/>
              </w:rPr>
            </w:pPr>
          </w:p>
        </w:tc>
        <w:tc>
          <w:tcPr>
            <w:tcW w:w="2984" w:type="dxa"/>
            <w:vMerge/>
            <w:tcBorders>
              <w:top w:val="nil"/>
              <w:left w:val="nil"/>
              <w:bottom w:val="single" w:sz="8" w:space="0" w:color="auto"/>
              <w:right w:val="single" w:sz="8" w:space="0" w:color="auto"/>
            </w:tcBorders>
            <w:vAlign w:val="center"/>
            <w:hideMark/>
          </w:tcPr>
          <w:p w14:paraId="56A8975F" w14:textId="77777777" w:rsidR="00E013D0" w:rsidRPr="009C336D" w:rsidRDefault="00E013D0">
            <w:pPr>
              <w:rPr>
                <w:rFonts w:cs="Arial"/>
                <w:color w:val="000000"/>
              </w:rPr>
            </w:pPr>
          </w:p>
        </w:tc>
        <w:tc>
          <w:tcPr>
            <w:tcW w:w="3044" w:type="dxa"/>
            <w:vMerge/>
            <w:tcBorders>
              <w:top w:val="nil"/>
              <w:left w:val="nil"/>
              <w:bottom w:val="single" w:sz="8" w:space="0" w:color="auto"/>
              <w:right w:val="single" w:sz="8" w:space="0" w:color="auto"/>
            </w:tcBorders>
            <w:vAlign w:val="center"/>
            <w:hideMark/>
          </w:tcPr>
          <w:p w14:paraId="1CC3EB5C" w14:textId="77777777" w:rsidR="00E013D0" w:rsidRPr="009C336D" w:rsidRDefault="00E013D0">
            <w:pPr>
              <w:rPr>
                <w:rFonts w:cs="Arial"/>
                <w:color w:val="000000"/>
              </w:rPr>
            </w:pPr>
          </w:p>
        </w:tc>
        <w:tc>
          <w:tcPr>
            <w:tcW w:w="0" w:type="auto"/>
            <w:vAlign w:val="center"/>
            <w:hideMark/>
          </w:tcPr>
          <w:p w14:paraId="2328E5B7" w14:textId="77777777" w:rsidR="00E013D0" w:rsidRPr="009C336D" w:rsidRDefault="00E013D0">
            <w:pPr>
              <w:rPr>
                <w:rFonts w:cs="Arial"/>
              </w:rPr>
            </w:pPr>
          </w:p>
        </w:tc>
      </w:tr>
      <w:tr w:rsidR="00E013D0" w:rsidRPr="009C336D" w14:paraId="4F97B5F1" w14:textId="77777777" w:rsidTr="00E013D0">
        <w:trPr>
          <w:trHeight w:val="144"/>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E43224" w14:textId="77777777" w:rsidR="00E013D0" w:rsidRPr="009C336D" w:rsidRDefault="00DF1EDC">
            <w:pPr>
              <w:spacing w:line="276" w:lineRule="auto"/>
              <w:rPr>
                <w:rFonts w:cs="Arial"/>
                <w:color w:val="000000"/>
              </w:rPr>
            </w:pPr>
            <w:r w:rsidRPr="009C336D">
              <w:rPr>
                <w:rFonts w:cs="Arial"/>
                <w:color w:val="000000"/>
              </w:rPr>
              <w:t>paid-session-unlimited or paid-shared-unlimited</w:t>
            </w:r>
          </w:p>
        </w:tc>
        <w:tc>
          <w:tcPr>
            <w:tcW w:w="298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6441A8" w14:textId="77777777" w:rsidR="00E013D0" w:rsidRPr="009C336D" w:rsidRDefault="00DF1EDC">
            <w:pPr>
              <w:spacing w:line="276" w:lineRule="auto"/>
              <w:rPr>
                <w:rFonts w:cs="Arial"/>
                <w:color w:val="000000"/>
              </w:rPr>
            </w:pPr>
            <w:r w:rsidRPr="009C336D">
              <w:rPr>
                <w:rFonts w:cs="Arial"/>
                <w:color w:val="000000"/>
              </w:rPr>
              <w:t>active</w:t>
            </w:r>
          </w:p>
        </w:tc>
        <w:tc>
          <w:tcPr>
            <w:tcW w:w="304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3794D0" w14:textId="77777777" w:rsidR="00E013D0" w:rsidRPr="009C336D" w:rsidRDefault="00DF1EDC">
            <w:pPr>
              <w:spacing w:line="276" w:lineRule="auto"/>
              <w:rPr>
                <w:rFonts w:cs="Arial"/>
                <w:color w:val="000000"/>
              </w:rPr>
            </w:pPr>
            <w:r w:rsidRPr="009C336D">
              <w:rPr>
                <w:rFonts w:cs="Arial"/>
                <w:color w:val="000000"/>
              </w:rPr>
              <w:t>Active subscription (total data field shall be set to unlimited)</w:t>
            </w:r>
          </w:p>
        </w:tc>
        <w:tc>
          <w:tcPr>
            <w:tcW w:w="0" w:type="auto"/>
            <w:vAlign w:val="center"/>
            <w:hideMark/>
          </w:tcPr>
          <w:p w14:paraId="5454ADAD" w14:textId="77777777" w:rsidR="00E013D0" w:rsidRPr="009C336D" w:rsidRDefault="00E013D0">
            <w:pPr>
              <w:rPr>
                <w:rFonts w:cs="Arial"/>
              </w:rPr>
            </w:pPr>
          </w:p>
        </w:tc>
      </w:tr>
    </w:tbl>
    <w:p w14:paraId="0A2BAE34" w14:textId="77777777" w:rsidR="00E013D0" w:rsidRPr="009C336D" w:rsidRDefault="00E013D0" w:rsidP="00E013D0"/>
    <w:p w14:paraId="48C6B797" w14:textId="77777777" w:rsidR="008D240F" w:rsidRPr="008D240F" w:rsidRDefault="008D240F" w:rsidP="008D240F">
      <w:pPr>
        <w:pStyle w:val="Heading4"/>
        <w:rPr>
          <w:b w:val="0"/>
          <w:u w:val="single"/>
        </w:rPr>
      </w:pPr>
      <w:r w:rsidRPr="008D240F">
        <w:rPr>
          <w:b w:val="0"/>
          <w:u w:val="single"/>
        </w:rPr>
        <w:t>WFHS-REQ-283659/C-Reporting data usage response error messages for failed Refresh requests</w:t>
      </w:r>
    </w:p>
    <w:p w14:paraId="0A7DE643" w14:textId="77777777" w:rsidR="00E013D0" w:rsidRDefault="00DF1EDC" w:rsidP="00E013D0">
      <w:r>
        <w:t>If the WifiHotspotServer is required to Refresh the data usage due to a Refresh request from the WifiHotspotOnBoardClient (DataUsage_Rq=Refresh) and the refresh Fails, the WifiHotspotServer shall determine the reason for failure and report this out to the WifiHotspotOnBoardClient. The WifiHotspotServer shall use the CAN signal WifiErrorCode_St to report out the failure. The default state of this signal shall be Null. When the refresh fails, the WifiHotspotServer shall perform the following:</w:t>
      </w:r>
    </w:p>
    <w:p w14:paraId="1AF759FB" w14:textId="77777777" w:rsidR="00E013D0" w:rsidRDefault="00DF1EDC" w:rsidP="00DF1EDC">
      <w:pPr>
        <w:numPr>
          <w:ilvl w:val="0"/>
          <w:numId w:val="57"/>
        </w:numPr>
        <w:rPr>
          <w:rFonts w:cs="Arial"/>
        </w:rPr>
      </w:pPr>
      <w:r>
        <w:rPr>
          <w:rFonts w:cs="Arial"/>
        </w:rPr>
        <w:t>Prepare the DataUsage_Rsp message with CES=Fail and set the WifiErrorCode_St to the corresponding error code (see table below),</w:t>
      </w:r>
    </w:p>
    <w:p w14:paraId="1E43AA28" w14:textId="77777777" w:rsidR="00E013D0" w:rsidRDefault="00DF1EDC" w:rsidP="00DF1EDC">
      <w:pPr>
        <w:numPr>
          <w:ilvl w:val="0"/>
          <w:numId w:val="57"/>
        </w:numPr>
        <w:rPr>
          <w:rFonts w:cs="Arial"/>
        </w:rPr>
      </w:pPr>
      <w:r>
        <w:rPr>
          <w:rFonts w:cs="Arial"/>
        </w:rPr>
        <w:t>Transmit both the DataUsage_Rsp and WifiErrorCode_St at the same time,</w:t>
      </w:r>
    </w:p>
    <w:p w14:paraId="24E38E4F" w14:textId="77777777" w:rsidR="00E013D0" w:rsidRDefault="00DF1EDC" w:rsidP="00DF1EDC">
      <w:pPr>
        <w:numPr>
          <w:ilvl w:val="0"/>
          <w:numId w:val="57"/>
        </w:numPr>
        <w:rPr>
          <w:rFonts w:cs="Arial"/>
        </w:rPr>
      </w:pPr>
      <w:r>
        <w:rPr>
          <w:rFonts w:cs="Arial"/>
        </w:rPr>
        <w:t xml:space="preserve">Keep the WifiErrorCode_St set to the corresponding error code for 2 seconds, then </w:t>
      </w:r>
    </w:p>
    <w:p w14:paraId="48D73501" w14:textId="77777777" w:rsidR="00E013D0" w:rsidRDefault="00DF1EDC" w:rsidP="00DF1EDC">
      <w:pPr>
        <w:numPr>
          <w:ilvl w:val="0"/>
          <w:numId w:val="57"/>
        </w:numPr>
        <w:rPr>
          <w:rFonts w:cs="Arial"/>
        </w:rPr>
      </w:pPr>
      <w:r>
        <w:rPr>
          <w:rFonts w:cs="Arial"/>
        </w:rPr>
        <w:t>Set the WifiErrorCode_St back to Null and continue transmitting.</w:t>
      </w:r>
    </w:p>
    <w:p w14:paraId="03194C12" w14:textId="77777777" w:rsidR="00E013D0" w:rsidRDefault="00E013D0" w:rsidP="00E013D0">
      <w:pPr>
        <w:rPr>
          <w:rFonts w:cs="Arial"/>
        </w:rPr>
      </w:pPr>
    </w:p>
    <w:p w14:paraId="7C8806CF" w14:textId="77777777" w:rsidR="00E013D0" w:rsidRDefault="00DF1EDC" w:rsidP="00E013D0">
      <w:r>
        <w:t xml:space="preserve">The WifiHotspotServer shall either detect the failure (i.e. no cellular connection at time of refresh request) or relay the error code reported from the WifiHotspotOffBoardClient. If the WifiHotspotOffBoardClient determined the failure, it shall report this to the WifiHotspotServer through the FTCP data usage response message. The WifiHotspotServer shall report the failure to the WifiHotspotOnBoardClient using the lookup table below. </w:t>
      </w:r>
    </w:p>
    <w:p w14:paraId="097A1CDB" w14:textId="77777777" w:rsidR="00E013D0" w:rsidRDefault="00E013D0" w:rsidP="00E013D0">
      <w:pPr>
        <w:rPr>
          <w:rFonts w:cs="Arial"/>
        </w:rPr>
      </w:pPr>
    </w:p>
    <w:tbl>
      <w:tblPr>
        <w:tblW w:w="7400" w:type="dxa"/>
        <w:jc w:val="center"/>
        <w:tblLook w:val="04A0" w:firstRow="1" w:lastRow="0" w:firstColumn="1" w:lastColumn="0" w:noHBand="0" w:noVBand="1"/>
      </w:tblPr>
      <w:tblGrid>
        <w:gridCol w:w="2245"/>
        <w:gridCol w:w="5155"/>
      </w:tblGrid>
      <w:tr w:rsidR="00E013D0" w14:paraId="363DCAD3" w14:textId="77777777" w:rsidTr="00E013D0">
        <w:trPr>
          <w:trHeight w:val="360"/>
          <w:jc w:val="center"/>
        </w:trPr>
        <w:tc>
          <w:tcPr>
            <w:tcW w:w="7400" w:type="dxa"/>
            <w:gridSpan w:val="2"/>
            <w:tcBorders>
              <w:top w:val="single" w:sz="4" w:space="0" w:color="auto"/>
              <w:left w:val="single" w:sz="4" w:space="0" w:color="auto"/>
              <w:bottom w:val="single" w:sz="4" w:space="0" w:color="auto"/>
              <w:right w:val="nil"/>
            </w:tcBorders>
            <w:shd w:val="clear" w:color="auto" w:fill="538DD5"/>
            <w:noWrap/>
            <w:hideMark/>
          </w:tcPr>
          <w:p w14:paraId="2CB1A619" w14:textId="77777777" w:rsidR="00E013D0" w:rsidRDefault="00DF1EDC">
            <w:pPr>
              <w:spacing w:line="256" w:lineRule="auto"/>
              <w:jc w:val="center"/>
              <w:rPr>
                <w:rFonts w:cs="Arial"/>
                <w:b/>
                <w:bCs/>
                <w:color w:val="000000"/>
                <w:szCs w:val="22"/>
              </w:rPr>
            </w:pPr>
            <w:r>
              <w:rPr>
                <w:rFonts w:cs="Arial"/>
                <w:b/>
                <w:bCs/>
                <w:color w:val="000000"/>
                <w:szCs w:val="22"/>
              </w:rPr>
              <w:t>Data Usage Response Error Codes</w:t>
            </w:r>
          </w:p>
        </w:tc>
      </w:tr>
      <w:tr w:rsidR="00E013D0" w14:paraId="5185A252" w14:textId="77777777" w:rsidTr="00E013D0">
        <w:trPr>
          <w:trHeight w:val="510"/>
          <w:jc w:val="center"/>
        </w:trPr>
        <w:tc>
          <w:tcPr>
            <w:tcW w:w="2245" w:type="dxa"/>
            <w:tcBorders>
              <w:top w:val="nil"/>
              <w:left w:val="single" w:sz="4" w:space="0" w:color="auto"/>
              <w:bottom w:val="single" w:sz="4" w:space="0" w:color="auto"/>
              <w:right w:val="single" w:sz="4" w:space="0" w:color="auto"/>
            </w:tcBorders>
            <w:shd w:val="clear" w:color="auto" w:fill="538DD5"/>
            <w:hideMark/>
          </w:tcPr>
          <w:p w14:paraId="7B9ACDE6" w14:textId="77777777" w:rsidR="00E013D0" w:rsidRDefault="00DF1EDC">
            <w:pPr>
              <w:spacing w:line="256" w:lineRule="auto"/>
              <w:rPr>
                <w:rFonts w:cs="Arial"/>
                <w:b/>
                <w:bCs/>
                <w:color w:val="000000"/>
              </w:rPr>
            </w:pPr>
            <w:r>
              <w:rPr>
                <w:rFonts w:cs="Arial"/>
                <w:b/>
                <w:bCs/>
                <w:color w:val="000000"/>
              </w:rPr>
              <w:t xml:space="preserve">WifiErrorCode_St </w:t>
            </w:r>
          </w:p>
        </w:tc>
        <w:tc>
          <w:tcPr>
            <w:tcW w:w="5155" w:type="dxa"/>
            <w:tcBorders>
              <w:top w:val="nil"/>
              <w:left w:val="nil"/>
              <w:bottom w:val="single" w:sz="4" w:space="0" w:color="auto"/>
              <w:right w:val="single" w:sz="4" w:space="0" w:color="auto"/>
            </w:tcBorders>
            <w:shd w:val="clear" w:color="auto" w:fill="538DD5"/>
            <w:hideMark/>
          </w:tcPr>
          <w:p w14:paraId="7CD9FB2B" w14:textId="77777777" w:rsidR="00E013D0" w:rsidRDefault="00DF1EDC">
            <w:pPr>
              <w:spacing w:line="256" w:lineRule="auto"/>
              <w:rPr>
                <w:rFonts w:cs="Arial"/>
                <w:b/>
                <w:bCs/>
                <w:color w:val="000000"/>
              </w:rPr>
            </w:pPr>
            <w:r>
              <w:rPr>
                <w:rFonts w:cs="Arial"/>
                <w:b/>
                <w:bCs/>
                <w:color w:val="000000"/>
              </w:rPr>
              <w:t>WifiHotspotServer Failure Description</w:t>
            </w:r>
          </w:p>
        </w:tc>
      </w:tr>
      <w:tr w:rsidR="00E013D0" w14:paraId="7593E5AA" w14:textId="77777777" w:rsidTr="00E013D0">
        <w:trPr>
          <w:trHeight w:val="701"/>
          <w:jc w:val="center"/>
        </w:trPr>
        <w:tc>
          <w:tcPr>
            <w:tcW w:w="2245" w:type="dxa"/>
            <w:tcBorders>
              <w:top w:val="nil"/>
              <w:left w:val="single" w:sz="4" w:space="0" w:color="auto"/>
              <w:bottom w:val="single" w:sz="4" w:space="0" w:color="auto"/>
              <w:right w:val="single" w:sz="4" w:space="0" w:color="auto"/>
            </w:tcBorders>
            <w:hideMark/>
          </w:tcPr>
          <w:p w14:paraId="0EB10DD1" w14:textId="77777777" w:rsidR="00E013D0" w:rsidRDefault="00DF1EDC">
            <w:pPr>
              <w:spacing w:line="256" w:lineRule="auto"/>
              <w:rPr>
                <w:rFonts w:cs="Arial"/>
                <w:color w:val="000000"/>
              </w:rPr>
            </w:pPr>
            <w:r>
              <w:rPr>
                <w:rFonts w:cs="Arial"/>
                <w:color w:val="000000"/>
              </w:rPr>
              <w:t>NULL</w:t>
            </w:r>
          </w:p>
        </w:tc>
        <w:tc>
          <w:tcPr>
            <w:tcW w:w="5155" w:type="dxa"/>
            <w:tcBorders>
              <w:top w:val="nil"/>
              <w:left w:val="nil"/>
              <w:bottom w:val="single" w:sz="4" w:space="0" w:color="auto"/>
              <w:right w:val="single" w:sz="4" w:space="0" w:color="auto"/>
            </w:tcBorders>
            <w:hideMark/>
          </w:tcPr>
          <w:p w14:paraId="396BBF3A" w14:textId="77777777" w:rsidR="00E013D0" w:rsidRDefault="00DF1EDC">
            <w:pPr>
              <w:spacing w:line="256" w:lineRule="auto"/>
              <w:rPr>
                <w:rFonts w:cs="Arial"/>
                <w:color w:val="000000"/>
              </w:rPr>
            </w:pPr>
            <w:r>
              <w:rPr>
                <w:rFonts w:cs="Arial"/>
                <w:color w:val="000000"/>
              </w:rPr>
              <w:t>WifiHotspotServer has no stored data usage information at time of a request for the Current Data (DataUsage_Rq=Current Data)</w:t>
            </w:r>
          </w:p>
        </w:tc>
      </w:tr>
      <w:tr w:rsidR="00E013D0" w14:paraId="4C2F72D9" w14:textId="77777777" w:rsidTr="00E013D0">
        <w:trPr>
          <w:trHeight w:val="386"/>
          <w:jc w:val="center"/>
        </w:trPr>
        <w:tc>
          <w:tcPr>
            <w:tcW w:w="2245" w:type="dxa"/>
            <w:tcBorders>
              <w:top w:val="nil"/>
              <w:left w:val="single" w:sz="4" w:space="0" w:color="auto"/>
              <w:bottom w:val="single" w:sz="4" w:space="0" w:color="auto"/>
              <w:right w:val="single" w:sz="4" w:space="0" w:color="auto"/>
            </w:tcBorders>
            <w:hideMark/>
          </w:tcPr>
          <w:p w14:paraId="45DEA38B" w14:textId="77777777" w:rsidR="00E013D0" w:rsidRDefault="00DF1EDC">
            <w:pPr>
              <w:spacing w:line="256" w:lineRule="auto"/>
              <w:rPr>
                <w:rFonts w:cs="Arial"/>
                <w:color w:val="000000"/>
              </w:rPr>
            </w:pPr>
            <w:r>
              <w:rPr>
                <w:rFonts w:cs="Arial"/>
                <w:color w:val="000000"/>
              </w:rPr>
              <w:t>Error1</w:t>
            </w:r>
          </w:p>
        </w:tc>
        <w:tc>
          <w:tcPr>
            <w:tcW w:w="5155" w:type="dxa"/>
            <w:tcBorders>
              <w:top w:val="nil"/>
              <w:left w:val="nil"/>
              <w:bottom w:val="single" w:sz="4" w:space="0" w:color="auto"/>
              <w:right w:val="single" w:sz="4" w:space="0" w:color="auto"/>
            </w:tcBorders>
            <w:hideMark/>
          </w:tcPr>
          <w:p w14:paraId="0934DDD9" w14:textId="77777777" w:rsidR="00E013D0" w:rsidRDefault="00DF1EDC">
            <w:pPr>
              <w:spacing w:line="256" w:lineRule="auto"/>
              <w:rPr>
                <w:rFonts w:cs="Arial"/>
                <w:color w:val="000000"/>
              </w:rPr>
            </w:pPr>
            <w:r>
              <w:rPr>
                <w:rFonts w:cs="Arial"/>
                <w:color w:val="000000"/>
              </w:rPr>
              <w:t>WifiHotspotServer has no connection established with the WifiHotspotOffBoardClient</w:t>
            </w:r>
          </w:p>
        </w:tc>
      </w:tr>
      <w:tr w:rsidR="00E013D0" w14:paraId="3BB50303" w14:textId="77777777" w:rsidTr="00E013D0">
        <w:trPr>
          <w:trHeight w:val="512"/>
          <w:jc w:val="center"/>
        </w:trPr>
        <w:tc>
          <w:tcPr>
            <w:tcW w:w="2245" w:type="dxa"/>
            <w:tcBorders>
              <w:top w:val="nil"/>
              <w:left w:val="single" w:sz="4" w:space="0" w:color="auto"/>
              <w:bottom w:val="single" w:sz="4" w:space="0" w:color="auto"/>
              <w:right w:val="single" w:sz="4" w:space="0" w:color="auto"/>
            </w:tcBorders>
            <w:hideMark/>
          </w:tcPr>
          <w:p w14:paraId="5355BE55" w14:textId="77777777" w:rsidR="00E013D0" w:rsidRDefault="00DF1EDC">
            <w:pPr>
              <w:spacing w:line="256" w:lineRule="auto"/>
              <w:rPr>
                <w:rFonts w:cs="Arial"/>
                <w:color w:val="000000"/>
              </w:rPr>
            </w:pPr>
            <w:r>
              <w:rPr>
                <w:rFonts w:cs="Arial"/>
                <w:color w:val="000000"/>
              </w:rPr>
              <w:t>Error2</w:t>
            </w:r>
          </w:p>
        </w:tc>
        <w:tc>
          <w:tcPr>
            <w:tcW w:w="5155" w:type="dxa"/>
            <w:tcBorders>
              <w:top w:val="nil"/>
              <w:left w:val="nil"/>
              <w:bottom w:val="single" w:sz="4" w:space="0" w:color="auto"/>
              <w:right w:val="single" w:sz="4" w:space="0" w:color="auto"/>
            </w:tcBorders>
            <w:hideMark/>
          </w:tcPr>
          <w:p w14:paraId="1B739201" w14:textId="77777777" w:rsidR="00E013D0" w:rsidRDefault="00DF1EDC">
            <w:pPr>
              <w:spacing w:line="256" w:lineRule="auto"/>
              <w:rPr>
                <w:rFonts w:cs="Arial"/>
                <w:color w:val="000000"/>
              </w:rPr>
            </w:pPr>
            <w:r>
              <w:rPr>
                <w:rFonts w:cs="Arial"/>
                <w:color w:val="000000"/>
              </w:rPr>
              <w:t>WifiHotspotServer refresh timed out with no response from the WifiHotspotOnBoardClient</w:t>
            </w:r>
          </w:p>
        </w:tc>
      </w:tr>
      <w:tr w:rsidR="00E013D0" w14:paraId="0CECFB27" w14:textId="77777777" w:rsidTr="00E013D0">
        <w:trPr>
          <w:trHeight w:val="765"/>
          <w:jc w:val="center"/>
        </w:trPr>
        <w:tc>
          <w:tcPr>
            <w:tcW w:w="2245" w:type="dxa"/>
            <w:tcBorders>
              <w:top w:val="nil"/>
              <w:left w:val="single" w:sz="4" w:space="0" w:color="auto"/>
              <w:bottom w:val="single" w:sz="4" w:space="0" w:color="auto"/>
              <w:right w:val="single" w:sz="4" w:space="0" w:color="auto"/>
            </w:tcBorders>
            <w:hideMark/>
          </w:tcPr>
          <w:p w14:paraId="2A414AFB" w14:textId="77777777" w:rsidR="00E013D0" w:rsidRDefault="00DF1EDC">
            <w:pPr>
              <w:spacing w:line="256" w:lineRule="auto"/>
              <w:rPr>
                <w:rFonts w:cs="Arial"/>
                <w:color w:val="000000"/>
              </w:rPr>
            </w:pPr>
            <w:r>
              <w:rPr>
                <w:rFonts w:cs="Arial"/>
                <w:color w:val="000000"/>
              </w:rPr>
              <w:t>Error3</w:t>
            </w:r>
          </w:p>
        </w:tc>
        <w:tc>
          <w:tcPr>
            <w:tcW w:w="5155" w:type="dxa"/>
            <w:tcBorders>
              <w:top w:val="nil"/>
              <w:left w:val="nil"/>
              <w:bottom w:val="single" w:sz="4" w:space="0" w:color="auto"/>
              <w:right w:val="single" w:sz="4" w:space="0" w:color="auto"/>
            </w:tcBorders>
            <w:hideMark/>
          </w:tcPr>
          <w:p w14:paraId="25E63E33" w14:textId="77777777" w:rsidR="00E013D0" w:rsidRDefault="00DF1EDC">
            <w:pPr>
              <w:spacing w:line="256" w:lineRule="auto"/>
              <w:rPr>
                <w:rFonts w:cs="Arial"/>
                <w:color w:val="000000"/>
              </w:rPr>
            </w:pPr>
            <w:r>
              <w:rPr>
                <w:rFonts w:cs="Arial"/>
                <w:color w:val="000000"/>
              </w:rPr>
              <w:t xml:space="preserve">WifiHotspotServer detects the vehicle is not authorized OR FTCP Response: Authorization Failure was received </w:t>
            </w:r>
          </w:p>
        </w:tc>
      </w:tr>
      <w:tr w:rsidR="00E013D0" w14:paraId="2E0738A6" w14:textId="77777777" w:rsidTr="00E013D0">
        <w:trPr>
          <w:trHeight w:val="255"/>
          <w:jc w:val="center"/>
        </w:trPr>
        <w:tc>
          <w:tcPr>
            <w:tcW w:w="2245" w:type="dxa"/>
            <w:tcBorders>
              <w:top w:val="nil"/>
              <w:left w:val="single" w:sz="4" w:space="0" w:color="auto"/>
              <w:bottom w:val="single" w:sz="4" w:space="0" w:color="auto"/>
              <w:right w:val="single" w:sz="4" w:space="0" w:color="auto"/>
            </w:tcBorders>
            <w:hideMark/>
          </w:tcPr>
          <w:p w14:paraId="7A6BCBB9" w14:textId="77777777" w:rsidR="00E013D0" w:rsidRDefault="00DF1EDC">
            <w:pPr>
              <w:spacing w:line="256" w:lineRule="auto"/>
              <w:rPr>
                <w:rFonts w:cs="Arial"/>
                <w:color w:val="000000"/>
              </w:rPr>
            </w:pPr>
            <w:r>
              <w:rPr>
                <w:rFonts w:cs="Arial"/>
                <w:color w:val="000000"/>
              </w:rPr>
              <w:t>Error4</w:t>
            </w:r>
          </w:p>
        </w:tc>
        <w:tc>
          <w:tcPr>
            <w:tcW w:w="5155" w:type="dxa"/>
            <w:tcBorders>
              <w:top w:val="nil"/>
              <w:left w:val="nil"/>
              <w:bottom w:val="single" w:sz="4" w:space="0" w:color="auto"/>
              <w:right w:val="single" w:sz="4" w:space="0" w:color="auto"/>
            </w:tcBorders>
            <w:hideMark/>
          </w:tcPr>
          <w:p w14:paraId="14738021" w14:textId="77777777" w:rsidR="00E013D0" w:rsidRDefault="00DF1EDC">
            <w:pPr>
              <w:spacing w:line="256" w:lineRule="auto"/>
              <w:rPr>
                <w:rFonts w:cs="Arial"/>
                <w:color w:val="000000"/>
              </w:rPr>
            </w:pPr>
            <w:r>
              <w:rPr>
                <w:rFonts w:cs="Arial"/>
                <w:color w:val="000000"/>
              </w:rPr>
              <w:t xml:space="preserve">FTCP Response: Temporary Failure </w:t>
            </w:r>
          </w:p>
        </w:tc>
      </w:tr>
      <w:tr w:rsidR="00E013D0" w14:paraId="12FB22D6" w14:textId="77777777" w:rsidTr="00E013D0">
        <w:trPr>
          <w:trHeight w:val="255"/>
          <w:jc w:val="center"/>
        </w:trPr>
        <w:tc>
          <w:tcPr>
            <w:tcW w:w="2245" w:type="dxa"/>
            <w:tcBorders>
              <w:top w:val="nil"/>
              <w:left w:val="single" w:sz="4" w:space="0" w:color="auto"/>
              <w:bottom w:val="single" w:sz="4" w:space="0" w:color="auto"/>
              <w:right w:val="single" w:sz="4" w:space="0" w:color="auto"/>
            </w:tcBorders>
            <w:hideMark/>
          </w:tcPr>
          <w:p w14:paraId="6614F6CB" w14:textId="77777777" w:rsidR="00E013D0" w:rsidRDefault="00DF1EDC">
            <w:pPr>
              <w:spacing w:line="256" w:lineRule="auto"/>
              <w:rPr>
                <w:rFonts w:cs="Arial"/>
                <w:color w:val="000000"/>
              </w:rPr>
            </w:pPr>
            <w:r>
              <w:rPr>
                <w:rFonts w:cs="Arial"/>
                <w:color w:val="000000"/>
              </w:rPr>
              <w:t>Error5</w:t>
            </w:r>
          </w:p>
        </w:tc>
        <w:tc>
          <w:tcPr>
            <w:tcW w:w="5155" w:type="dxa"/>
            <w:tcBorders>
              <w:top w:val="nil"/>
              <w:left w:val="nil"/>
              <w:bottom w:val="single" w:sz="4" w:space="0" w:color="auto"/>
              <w:right w:val="single" w:sz="4" w:space="0" w:color="auto"/>
            </w:tcBorders>
            <w:hideMark/>
          </w:tcPr>
          <w:p w14:paraId="4D4CB651" w14:textId="77777777" w:rsidR="00E013D0" w:rsidRDefault="00DF1EDC">
            <w:pPr>
              <w:spacing w:line="256" w:lineRule="auto"/>
              <w:rPr>
                <w:rFonts w:cs="Arial"/>
                <w:color w:val="000000"/>
              </w:rPr>
            </w:pPr>
            <w:r>
              <w:rPr>
                <w:rFonts w:cs="Arial"/>
                <w:color w:val="000000"/>
              </w:rPr>
              <w:t>FTCP Response: Data Error</w:t>
            </w:r>
          </w:p>
        </w:tc>
      </w:tr>
      <w:tr w:rsidR="00E013D0" w14:paraId="58898868" w14:textId="77777777" w:rsidTr="00E013D0">
        <w:trPr>
          <w:trHeight w:val="161"/>
          <w:jc w:val="center"/>
        </w:trPr>
        <w:tc>
          <w:tcPr>
            <w:tcW w:w="2245" w:type="dxa"/>
            <w:tcBorders>
              <w:top w:val="nil"/>
              <w:left w:val="single" w:sz="4" w:space="0" w:color="auto"/>
              <w:bottom w:val="single" w:sz="4" w:space="0" w:color="auto"/>
              <w:right w:val="single" w:sz="4" w:space="0" w:color="auto"/>
            </w:tcBorders>
            <w:hideMark/>
          </w:tcPr>
          <w:p w14:paraId="47742450" w14:textId="77777777" w:rsidR="00E013D0" w:rsidRDefault="00DF1EDC">
            <w:pPr>
              <w:spacing w:line="256" w:lineRule="auto"/>
              <w:rPr>
                <w:rFonts w:cs="Arial"/>
                <w:color w:val="000000"/>
              </w:rPr>
            </w:pPr>
            <w:r>
              <w:rPr>
                <w:rFonts w:cs="Arial"/>
                <w:color w:val="000000"/>
              </w:rPr>
              <w:t>Error6</w:t>
            </w:r>
          </w:p>
        </w:tc>
        <w:tc>
          <w:tcPr>
            <w:tcW w:w="5155" w:type="dxa"/>
            <w:tcBorders>
              <w:top w:val="nil"/>
              <w:left w:val="nil"/>
              <w:bottom w:val="single" w:sz="4" w:space="0" w:color="auto"/>
              <w:right w:val="single" w:sz="4" w:space="0" w:color="auto"/>
            </w:tcBorders>
            <w:hideMark/>
          </w:tcPr>
          <w:p w14:paraId="4DA1F039" w14:textId="77777777" w:rsidR="00E013D0" w:rsidRDefault="00DF1EDC">
            <w:pPr>
              <w:spacing w:line="256" w:lineRule="auto"/>
              <w:rPr>
                <w:rFonts w:cs="Arial"/>
                <w:color w:val="000000"/>
              </w:rPr>
            </w:pPr>
            <w:r>
              <w:rPr>
                <w:rFonts w:cs="Arial"/>
                <w:color w:val="000000"/>
              </w:rPr>
              <w:t>FTCP Response: Downstream Systems Error</w:t>
            </w:r>
          </w:p>
        </w:tc>
      </w:tr>
      <w:tr w:rsidR="00E013D0" w14:paraId="7603C17C" w14:textId="77777777" w:rsidTr="00E013D0">
        <w:trPr>
          <w:trHeight w:val="242"/>
          <w:jc w:val="center"/>
        </w:trPr>
        <w:tc>
          <w:tcPr>
            <w:tcW w:w="2245" w:type="dxa"/>
            <w:tcBorders>
              <w:top w:val="nil"/>
              <w:left w:val="single" w:sz="4" w:space="0" w:color="auto"/>
              <w:bottom w:val="single" w:sz="4" w:space="0" w:color="auto"/>
              <w:right w:val="single" w:sz="4" w:space="0" w:color="auto"/>
            </w:tcBorders>
            <w:hideMark/>
          </w:tcPr>
          <w:p w14:paraId="2F42E57C" w14:textId="77777777" w:rsidR="00E013D0" w:rsidRDefault="00DF1EDC">
            <w:pPr>
              <w:spacing w:line="256" w:lineRule="auto"/>
              <w:rPr>
                <w:rFonts w:cs="Arial"/>
                <w:color w:val="000000"/>
              </w:rPr>
            </w:pPr>
            <w:r>
              <w:rPr>
                <w:rFonts w:cs="Arial"/>
                <w:color w:val="000000"/>
              </w:rPr>
              <w:t>Error7</w:t>
            </w:r>
          </w:p>
        </w:tc>
        <w:tc>
          <w:tcPr>
            <w:tcW w:w="5155" w:type="dxa"/>
            <w:tcBorders>
              <w:top w:val="nil"/>
              <w:left w:val="nil"/>
              <w:bottom w:val="single" w:sz="4" w:space="0" w:color="auto"/>
              <w:right w:val="single" w:sz="4" w:space="0" w:color="auto"/>
            </w:tcBorders>
            <w:hideMark/>
          </w:tcPr>
          <w:p w14:paraId="346A8882" w14:textId="77777777" w:rsidR="00E013D0" w:rsidRDefault="00DF1EDC">
            <w:pPr>
              <w:spacing w:line="256" w:lineRule="auto"/>
              <w:rPr>
                <w:rFonts w:cs="Arial"/>
                <w:color w:val="000000"/>
              </w:rPr>
            </w:pPr>
            <w:r>
              <w:rPr>
                <w:rFonts w:cs="Arial"/>
                <w:color w:val="000000"/>
              </w:rPr>
              <w:t>FTCP Response: All other failure messages</w:t>
            </w:r>
          </w:p>
        </w:tc>
      </w:tr>
      <w:tr w:rsidR="00E013D0" w14:paraId="739190C3" w14:textId="77777777" w:rsidTr="00E013D0">
        <w:trPr>
          <w:trHeight w:val="255"/>
          <w:jc w:val="center"/>
        </w:trPr>
        <w:tc>
          <w:tcPr>
            <w:tcW w:w="2245" w:type="dxa"/>
            <w:tcBorders>
              <w:top w:val="nil"/>
              <w:left w:val="single" w:sz="4" w:space="0" w:color="auto"/>
              <w:bottom w:val="single" w:sz="4" w:space="0" w:color="auto"/>
              <w:right w:val="single" w:sz="4" w:space="0" w:color="auto"/>
            </w:tcBorders>
            <w:hideMark/>
          </w:tcPr>
          <w:p w14:paraId="09229F39" w14:textId="77777777" w:rsidR="00E013D0" w:rsidRDefault="00DF1EDC">
            <w:pPr>
              <w:spacing w:line="256" w:lineRule="auto"/>
              <w:rPr>
                <w:rFonts w:cs="Arial"/>
                <w:color w:val="000000"/>
              </w:rPr>
            </w:pPr>
            <w:r>
              <w:rPr>
                <w:rFonts w:cs="Arial"/>
                <w:color w:val="000000"/>
              </w:rPr>
              <w:t>Error8-15</w:t>
            </w:r>
          </w:p>
        </w:tc>
        <w:tc>
          <w:tcPr>
            <w:tcW w:w="5155" w:type="dxa"/>
            <w:tcBorders>
              <w:top w:val="nil"/>
              <w:left w:val="nil"/>
              <w:bottom w:val="single" w:sz="4" w:space="0" w:color="auto"/>
              <w:right w:val="single" w:sz="4" w:space="0" w:color="auto"/>
            </w:tcBorders>
            <w:hideMark/>
          </w:tcPr>
          <w:p w14:paraId="1042F3D9" w14:textId="77777777" w:rsidR="00E013D0" w:rsidRDefault="00DF1EDC">
            <w:pPr>
              <w:spacing w:line="256" w:lineRule="auto"/>
              <w:rPr>
                <w:rFonts w:cs="Arial"/>
                <w:color w:val="000000"/>
              </w:rPr>
            </w:pPr>
            <w:r>
              <w:rPr>
                <w:rFonts w:cs="Arial"/>
                <w:color w:val="000000"/>
              </w:rPr>
              <w:t xml:space="preserve">Not Used </w:t>
            </w:r>
          </w:p>
        </w:tc>
      </w:tr>
    </w:tbl>
    <w:p w14:paraId="326B8D3D" w14:textId="77777777" w:rsidR="00E013D0" w:rsidRDefault="00E013D0" w:rsidP="00E013D0">
      <w:pPr>
        <w:rPr>
          <w:rFonts w:cs="Arial"/>
        </w:rPr>
      </w:pPr>
    </w:p>
    <w:p w14:paraId="63163580" w14:textId="77777777" w:rsidR="008D240F" w:rsidRPr="008D240F" w:rsidRDefault="008D240F" w:rsidP="008D240F">
      <w:pPr>
        <w:pStyle w:val="Heading4"/>
        <w:rPr>
          <w:b w:val="0"/>
          <w:u w:val="single"/>
        </w:rPr>
      </w:pPr>
      <w:r w:rsidRPr="008D240F">
        <w:rPr>
          <w:b w:val="0"/>
          <w:u w:val="single"/>
        </w:rPr>
        <w:t>WFHS-REQ-191869/C-Request from WifiHotspotOnBoardClient for a data usage refresh while WifiHotspotServer is updating the data usage information</w:t>
      </w:r>
    </w:p>
    <w:p w14:paraId="660F4F42" w14:textId="77777777" w:rsidR="00E013D0" w:rsidRPr="00247DCE" w:rsidRDefault="00DF1EDC" w:rsidP="00E013D0">
      <w:pPr>
        <w:rPr>
          <w:rFonts w:cs="Arial"/>
        </w:rPr>
      </w:pPr>
      <w:r w:rsidRPr="00A828AB">
        <w:rPr>
          <w:rFonts w:cs="Arial"/>
        </w:rPr>
        <w:t xml:space="preserve">If the </w:t>
      </w:r>
      <w:r w:rsidRPr="00547813">
        <w:rPr>
          <w:rFonts w:cs="Arial"/>
        </w:rPr>
        <w:t>WifiHotspotServer</w:t>
      </w:r>
      <w:r w:rsidRPr="00A828AB">
        <w:rPr>
          <w:rFonts w:cs="Arial"/>
        </w:rPr>
        <w:t xml:space="preserve"> is in the process of updating its data usage values (due to user entering into the</w:t>
      </w:r>
      <w:r>
        <w:rPr>
          <w:rFonts w:cs="Arial"/>
        </w:rPr>
        <w:t xml:space="preserve"> Wi-Fi Hotspot main menu, refer to WFHS-REQ-191864</w:t>
      </w:r>
      <w:r w:rsidRPr="00A828AB">
        <w:rPr>
          <w:rFonts w:cs="Arial"/>
        </w:rPr>
        <w:t>-</w:t>
      </w:r>
      <w:r>
        <w:rPr>
          <w:rFonts w:cs="Arial"/>
        </w:rPr>
        <w:t>Request to refresh data usage info without a response required</w:t>
      </w:r>
      <w:r w:rsidRPr="00A828AB">
        <w:rPr>
          <w:rFonts w:cs="Arial"/>
        </w:rPr>
        <w:t xml:space="preserve">) when it receives a Refresh data usage command from the </w:t>
      </w:r>
      <w:r w:rsidRPr="00F44060">
        <w:rPr>
          <w:rFonts w:cs="Arial"/>
        </w:rPr>
        <w:t>WifiHotspotOnBoardClient</w:t>
      </w:r>
      <w:r w:rsidRPr="00A828AB">
        <w:rPr>
          <w:rFonts w:cs="Arial"/>
        </w:rPr>
        <w:t xml:space="preserve"> (CAN signal DataUsage_Rq</w:t>
      </w:r>
      <w:r>
        <w:rPr>
          <w:rFonts w:cs="Arial"/>
        </w:rPr>
        <w:t>=RefreshData</w:t>
      </w:r>
      <w:r w:rsidRPr="00A828AB">
        <w:rPr>
          <w:rFonts w:cs="Arial"/>
        </w:rPr>
        <w:t xml:space="preserve">), the </w:t>
      </w:r>
      <w:r w:rsidRPr="00547813">
        <w:rPr>
          <w:rFonts w:cs="Arial"/>
        </w:rPr>
        <w:t>WifiHotspotServer</w:t>
      </w:r>
      <w:r>
        <w:rPr>
          <w:rFonts w:cs="Arial"/>
        </w:rPr>
        <w:t xml:space="preserve"> shall respond with a “wait</w:t>
      </w:r>
      <w:r w:rsidRPr="00A828AB">
        <w:rPr>
          <w:rFonts w:cs="Arial"/>
        </w:rPr>
        <w:t xml:space="preserve">” status in the CAN signal DataUsage_Rsp and continue the updating process. The </w:t>
      </w:r>
      <w:r w:rsidRPr="00547813">
        <w:rPr>
          <w:rFonts w:cs="Arial"/>
        </w:rPr>
        <w:t>WifiHotspotServer</w:t>
      </w:r>
      <w:r w:rsidRPr="00A828AB">
        <w:rPr>
          <w:rFonts w:cs="Arial"/>
        </w:rPr>
        <w:t xml:space="preserve"> shall not initiate a new data usage request to the </w:t>
      </w:r>
      <w:r w:rsidRPr="00AF54F5">
        <w:rPr>
          <w:rFonts w:cs="Arial"/>
        </w:rPr>
        <w:t>WifiHotspotOffBoardClient</w:t>
      </w:r>
      <w:r w:rsidRPr="00A828AB">
        <w:rPr>
          <w:rFonts w:cs="Arial"/>
        </w:rPr>
        <w:t xml:space="preserve">. </w:t>
      </w:r>
      <w:r>
        <w:rPr>
          <w:rFonts w:cs="Arial"/>
        </w:rPr>
        <w:t xml:space="preserve">If the WifiHotspotServer receives the data usage FTCP response, it shall send this information along with a success response to the WifiHotspotOnBoardClient. If the Data_Usage_Info_Refresh_Timeout (refer to WFHS-REQ-191864-Request to refresh data usage info without a response required) expires before the WifiHotspotServer received a data usage update, the WifiHotspotServer shall transmit a fail response to the WifiHotspotOnBoardClient. </w:t>
      </w:r>
    </w:p>
    <w:p w14:paraId="7460760F" w14:textId="77777777" w:rsidR="008D240F" w:rsidRPr="008D240F" w:rsidRDefault="008D240F" w:rsidP="008D240F">
      <w:pPr>
        <w:pStyle w:val="Heading4"/>
        <w:rPr>
          <w:b w:val="0"/>
          <w:u w:val="single"/>
        </w:rPr>
      </w:pPr>
      <w:r w:rsidRPr="008D240F">
        <w:rPr>
          <w:b w:val="0"/>
          <w:u w:val="single"/>
        </w:rPr>
        <w:t>WFHS-REQ-191865/A-Receiving a full data usage response</w:t>
      </w:r>
    </w:p>
    <w:p w14:paraId="339E0A8C" w14:textId="77777777" w:rsidR="00E013D0" w:rsidRDefault="00DF1EDC" w:rsidP="00E013D0">
      <w:r>
        <w:rPr>
          <w:rFonts w:cs="Arial"/>
        </w:rPr>
        <w:t>The WifiHotspotServer</w:t>
      </w:r>
      <w:r w:rsidRPr="00206FBD">
        <w:rPr>
          <w:rFonts w:cs="Arial"/>
        </w:rPr>
        <w:t xml:space="preserve"> Wi-Fi application shall manage the data usage </w:t>
      </w:r>
      <w:r>
        <w:rPr>
          <w:rFonts w:cs="Arial"/>
        </w:rPr>
        <w:t>plan information for the Wi-Fi H</w:t>
      </w:r>
      <w:r w:rsidRPr="00206FBD">
        <w:rPr>
          <w:rFonts w:cs="Arial"/>
        </w:rPr>
        <w:t xml:space="preserve">otspot received from the </w:t>
      </w:r>
      <w:r>
        <w:rPr>
          <w:rFonts w:cs="Arial"/>
        </w:rPr>
        <w:t>WifiHotspotOffBoardClient</w:t>
      </w:r>
      <w:r w:rsidRPr="00206FBD">
        <w:rPr>
          <w:rFonts w:cs="Arial"/>
        </w:rPr>
        <w:t xml:space="preserve"> through a FTCP Ford cloud message exchange. The Wi-Fi subsystem shall manage two buffers. The active data usage buffer that contains the most recent cop</w:t>
      </w:r>
      <w:r>
        <w:rPr>
          <w:rFonts w:cs="Arial"/>
        </w:rPr>
        <w:t>y last received from the WifiHotspotOffBoardClient</w:t>
      </w:r>
      <w:r w:rsidRPr="00206FBD">
        <w:rPr>
          <w:rFonts w:cs="Arial"/>
        </w:rPr>
        <w:t xml:space="preserve"> and another buffer that is dedicated to receive the data plan usage information updates in real time via FTCP exchange. The active data usage buffer shall only be updated by the FTCP received data when integrity of </w:t>
      </w:r>
      <w:r>
        <w:rPr>
          <w:rFonts w:cs="Arial"/>
        </w:rPr>
        <w:t>the data is confirmed by the WifiHotspotServer</w:t>
      </w:r>
      <w:r w:rsidRPr="00206FBD">
        <w:rPr>
          <w:rFonts w:cs="Arial"/>
        </w:rPr>
        <w:t xml:space="preserve"> FTCP component. Otherwise the received data shall be ignored and the active data buffer shall retain its content.</w:t>
      </w:r>
    </w:p>
    <w:p w14:paraId="51076251" w14:textId="77777777" w:rsidR="008D240F" w:rsidRPr="008D240F" w:rsidRDefault="008D240F" w:rsidP="008D240F">
      <w:pPr>
        <w:pStyle w:val="Heading4"/>
        <w:rPr>
          <w:b w:val="0"/>
          <w:u w:val="single"/>
        </w:rPr>
      </w:pPr>
      <w:r w:rsidRPr="008D240F">
        <w:rPr>
          <w:b w:val="0"/>
          <w:u w:val="single"/>
        </w:rPr>
        <w:t>WFHSv2-REQ-283545/A-Monitoring elapsed time since the data usage update</w:t>
      </w:r>
    </w:p>
    <w:p w14:paraId="2353A5E1" w14:textId="77777777" w:rsidR="00E013D0" w:rsidRDefault="00DF1EDC" w:rsidP="00E013D0">
      <w:pPr>
        <w:rPr>
          <w:rFonts w:cs="Arial"/>
        </w:rPr>
      </w:pPr>
      <w:r>
        <w:rPr>
          <w:rFonts w:cs="Arial"/>
        </w:rPr>
        <w:t>If the WifiHotspotServer receives a carrier data notification (refer to WFHSv2</w:t>
      </w:r>
      <w:r w:rsidRPr="00790496">
        <w:rPr>
          <w:rFonts w:cs="Arial"/>
        </w:rPr>
        <w:t>-FUN-REQ-</w:t>
      </w:r>
      <w:r>
        <w:rPr>
          <w:rFonts w:cs="Arial"/>
        </w:rPr>
        <w:t>274805</w:t>
      </w:r>
      <w:r w:rsidRPr="00790496">
        <w:rPr>
          <w:rFonts w:cs="Arial"/>
        </w:rPr>
        <w:t>-Carrier Data Notification</w:t>
      </w:r>
      <w:r>
        <w:rPr>
          <w:rFonts w:cs="Arial"/>
        </w:rPr>
        <w:t xml:space="preserve">) or data usage response FTCP message, the WifiHotspotServer shall note the time of when the message was received and start a counter. The WifiHotspotServer shall monitor this data usage counter to determine how long ago (in hour, minutes and seconds) the data usage message was received. If the WifiHotspotServer is required to transmit the data usage information (using CAN signal DataUsage_Rsp) due to a refresh request or a current data request from the WifiHotspotOnBoardClient, the WifiHotspotServer shall include the value of the data usage counter in its response.  </w:t>
      </w:r>
    </w:p>
    <w:p w14:paraId="5B0F6428" w14:textId="77777777" w:rsidR="00E013D0" w:rsidRDefault="00E013D0" w:rsidP="00E013D0">
      <w:pPr>
        <w:rPr>
          <w:rFonts w:cs="Arial"/>
        </w:rPr>
      </w:pPr>
    </w:p>
    <w:p w14:paraId="78822DF1" w14:textId="77777777" w:rsidR="00E013D0" w:rsidRDefault="00DF1EDC" w:rsidP="00E013D0">
      <w:pPr>
        <w:rPr>
          <w:rFonts w:cs="Arial"/>
        </w:rPr>
      </w:pPr>
      <w:r>
        <w:rPr>
          <w:rFonts w:cs="Arial"/>
        </w:rPr>
        <w:t xml:space="preserve">If the WifiHotspotServer has an active data usage counter when it receives a new data usage message from the WifiHotspotOffBoardClient, the WifiHotspotServer shall restart the counter. The counter shall only be counting the time from the last received data usage message. If the WifiHotspotServer clears the data usage information (refer to WFHSv2-REQ-283546-Clearing data usage information), the WifiHotspotServer shall also reset the data usage counter. The counter shall only be active when the WifiHotspotServer has data usage information stored. </w:t>
      </w:r>
    </w:p>
    <w:p w14:paraId="35296778" w14:textId="77777777" w:rsidR="00E013D0" w:rsidRDefault="00E013D0" w:rsidP="00E013D0">
      <w:pPr>
        <w:rPr>
          <w:rFonts w:cs="Arial"/>
        </w:rPr>
      </w:pPr>
    </w:p>
    <w:p w14:paraId="1073363F" w14:textId="77777777" w:rsidR="00E013D0" w:rsidRPr="00F3048F" w:rsidRDefault="00DF1EDC" w:rsidP="00E013D0">
      <w:pPr>
        <w:rPr>
          <w:rFonts w:cs="Arial"/>
        </w:rPr>
      </w:pPr>
      <w:r>
        <w:rPr>
          <w:rFonts w:cs="Arial"/>
        </w:rPr>
        <w:t>The WifiHotspotServer shall store the time (hh:mm:ss) it received a data usage response or notification message from the WifiHotspotOffBoardClient in the DID Data_Usage_Reception_Time (refer to WFHSv2-REQ-283642</w:t>
      </w:r>
      <w:r w:rsidRPr="007A44CA">
        <w:rPr>
          <w:rFonts w:cs="Arial"/>
        </w:rPr>
        <w:t>-Diagnostic Specification Reference</w:t>
      </w:r>
      <w:r>
        <w:rPr>
          <w:rFonts w:cs="Arial"/>
        </w:rPr>
        <w:t>). The DID shall only reflect the time of the LAST received message. If the WifiHotspotServer does not have any data usage information stored, no time shall be reflected in the DID.</w:t>
      </w:r>
    </w:p>
    <w:p w14:paraId="2EF4C596" w14:textId="77777777" w:rsidR="008D240F" w:rsidRPr="008D240F" w:rsidRDefault="008D240F" w:rsidP="008D240F">
      <w:pPr>
        <w:pStyle w:val="Heading4"/>
        <w:rPr>
          <w:b w:val="0"/>
          <w:u w:val="single"/>
        </w:rPr>
      </w:pPr>
      <w:r w:rsidRPr="008D240F">
        <w:rPr>
          <w:b w:val="0"/>
          <w:u w:val="single"/>
        </w:rPr>
        <w:t>WFHSv2-REQ-283546/A-Clearing data usage information</w:t>
      </w:r>
    </w:p>
    <w:p w14:paraId="7F4CD5E4" w14:textId="77777777" w:rsidR="00E013D0" w:rsidRDefault="00DF1EDC" w:rsidP="00E013D0">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clear any stored data usage information once the ignition transitions to off, the WifiHotspotServer goes into low powered registered (LPR) mode (refer to the WifiHotspotServer Power Management Requirements specification) or the data usage counter reaches 72 hours.  </w:t>
      </w:r>
    </w:p>
    <w:p w14:paraId="41B69A31" w14:textId="77777777" w:rsidR="00E013D0" w:rsidRPr="002523C8" w:rsidRDefault="00E013D0" w:rsidP="00E013D0">
      <w:pPr>
        <w:ind w:left="825"/>
        <w:rPr>
          <w:rFonts w:cs="Arial"/>
        </w:rPr>
      </w:pPr>
    </w:p>
    <w:p w14:paraId="15462823" w14:textId="77777777" w:rsidR="00E013D0" w:rsidRDefault="00DF1EDC" w:rsidP="00E013D0">
      <w:pPr>
        <w:rPr>
          <w:rFonts w:cs="Arial"/>
        </w:rPr>
      </w:pPr>
      <w:r>
        <w:rPr>
          <w:rFonts w:cs="Arial"/>
        </w:rPr>
        <w:t>If the WifiHotspotServer has data usage information (received from a data usage response FTCP message or from a carrier data notification FTCP message) stored in memory, the WifiHotspotServer shall:</w:t>
      </w:r>
    </w:p>
    <w:p w14:paraId="3F7E947E" w14:textId="77777777" w:rsidR="00E013D0" w:rsidRDefault="00DF1EDC" w:rsidP="00DF1EDC">
      <w:pPr>
        <w:numPr>
          <w:ilvl w:val="0"/>
          <w:numId w:val="58"/>
        </w:numPr>
        <w:rPr>
          <w:rFonts w:cs="Arial"/>
        </w:rPr>
      </w:pPr>
      <w:r>
        <w:rPr>
          <w:rFonts w:cs="Arial"/>
        </w:rPr>
        <w:t>monitor the ignition status (IgnitionStatus_St).</w:t>
      </w:r>
    </w:p>
    <w:p w14:paraId="76136E14" w14:textId="77777777" w:rsidR="00E013D0" w:rsidRPr="002523C8" w:rsidRDefault="00DF1EDC" w:rsidP="00DF1EDC">
      <w:pPr>
        <w:numPr>
          <w:ilvl w:val="1"/>
          <w:numId w:val="58"/>
        </w:numPr>
        <w:rPr>
          <w:rFonts w:cs="Arial"/>
        </w:rPr>
      </w:pPr>
      <w:r>
        <w:rPr>
          <w:rFonts w:cs="Arial"/>
        </w:rPr>
        <w:t xml:space="preserve">IgnitionStatus_St≠Off: If </w:t>
      </w:r>
      <w:r w:rsidRPr="002523C8">
        <w:rPr>
          <w:rFonts w:cs="Arial"/>
        </w:rPr>
        <w:t>the ignition status transitions to off from any other state, the WifiHotspotServer shall clear all stored data usage information a</w:t>
      </w:r>
      <w:r>
        <w:rPr>
          <w:rFonts w:cs="Arial"/>
        </w:rPr>
        <w:t xml:space="preserve">nd clear the data usage </w:t>
      </w:r>
      <w:r w:rsidRPr="002523C8">
        <w:rPr>
          <w:rFonts w:cs="Arial"/>
        </w:rPr>
        <w:t xml:space="preserve">counter. </w:t>
      </w:r>
    </w:p>
    <w:p w14:paraId="6272D9F8" w14:textId="77777777" w:rsidR="00E013D0" w:rsidRPr="002523C8" w:rsidRDefault="00DF1EDC" w:rsidP="00DF1EDC">
      <w:pPr>
        <w:numPr>
          <w:ilvl w:val="1"/>
          <w:numId w:val="58"/>
        </w:numPr>
        <w:rPr>
          <w:rFonts w:cs="Arial"/>
        </w:rPr>
      </w:pPr>
      <w:r>
        <w:rPr>
          <w:rFonts w:cs="Arial"/>
        </w:rPr>
        <w:t xml:space="preserve">IgnitionStatus_St=Off: </w:t>
      </w:r>
      <w:r w:rsidRPr="002523C8">
        <w:rPr>
          <w:rFonts w:cs="Arial"/>
        </w:rPr>
        <w:t>If the WifiHotspotServer be</w:t>
      </w:r>
      <w:r>
        <w:rPr>
          <w:rFonts w:cs="Arial"/>
        </w:rPr>
        <w:t>gins to transition to LPR mode</w:t>
      </w:r>
      <w:r w:rsidRPr="002523C8">
        <w:rPr>
          <w:rFonts w:cs="Arial"/>
        </w:rPr>
        <w:t xml:space="preserve">, the WifiHotspotServer shall first clear all stored data usage information </w:t>
      </w:r>
      <w:r>
        <w:rPr>
          <w:rFonts w:cs="Arial"/>
        </w:rPr>
        <w:t>and clear the data usage</w:t>
      </w:r>
      <w:r w:rsidRPr="002523C8">
        <w:rPr>
          <w:rFonts w:cs="Arial"/>
        </w:rPr>
        <w:t xml:space="preserve"> counter.</w:t>
      </w:r>
    </w:p>
    <w:p w14:paraId="6B20DDBA" w14:textId="77777777" w:rsidR="00E013D0" w:rsidRDefault="00DF1EDC" w:rsidP="00DF1EDC">
      <w:pPr>
        <w:numPr>
          <w:ilvl w:val="0"/>
          <w:numId w:val="58"/>
        </w:numPr>
        <w:rPr>
          <w:rFonts w:cs="Arial"/>
        </w:rPr>
      </w:pPr>
      <w:r>
        <w:rPr>
          <w:rFonts w:cs="Arial"/>
        </w:rPr>
        <w:t>monitor the data usage</w:t>
      </w:r>
      <w:r w:rsidRPr="002523C8">
        <w:rPr>
          <w:rFonts w:cs="Arial"/>
        </w:rPr>
        <w:t xml:space="preserve"> counter (refer to WFHS</w:t>
      </w:r>
      <w:r>
        <w:rPr>
          <w:rFonts w:cs="Arial"/>
        </w:rPr>
        <w:t>v2</w:t>
      </w:r>
      <w:r w:rsidRPr="002523C8">
        <w:rPr>
          <w:rFonts w:cs="Arial"/>
        </w:rPr>
        <w:t>-REQ-</w:t>
      </w:r>
      <w:r>
        <w:rPr>
          <w:rFonts w:cs="Arial"/>
        </w:rPr>
        <w:t>283545</w:t>
      </w:r>
      <w:r w:rsidRPr="002523C8">
        <w:rPr>
          <w:rFonts w:cs="Arial"/>
        </w:rPr>
        <w:t xml:space="preserve">-Monitoring elapsed time since the data usage update). </w:t>
      </w:r>
    </w:p>
    <w:p w14:paraId="66E71238" w14:textId="77777777" w:rsidR="00E013D0" w:rsidRDefault="00DF1EDC" w:rsidP="00DF1EDC">
      <w:pPr>
        <w:numPr>
          <w:ilvl w:val="1"/>
          <w:numId w:val="58"/>
        </w:numPr>
        <w:rPr>
          <w:rFonts w:cs="Arial"/>
        </w:rPr>
      </w:pPr>
      <w:r>
        <w:rPr>
          <w:rFonts w:cs="Arial"/>
        </w:rPr>
        <w:t>If the data usage</w:t>
      </w:r>
      <w:r w:rsidRPr="002523C8">
        <w:rPr>
          <w:rFonts w:cs="Arial"/>
        </w:rPr>
        <w:t xml:space="preserve"> counter value &lt; 72 hours, </w:t>
      </w:r>
      <w:r>
        <w:rPr>
          <w:rFonts w:cs="Arial"/>
        </w:rPr>
        <w:t xml:space="preserve">the WifiHotspotServer shall </w:t>
      </w:r>
      <w:r w:rsidRPr="002523C8">
        <w:rPr>
          <w:rFonts w:cs="Arial"/>
        </w:rPr>
        <w:t>continue monitoring the counter and keep all data usage information stored.</w:t>
      </w:r>
    </w:p>
    <w:p w14:paraId="49B2CCAE" w14:textId="77777777" w:rsidR="00E013D0" w:rsidRDefault="00DF1EDC" w:rsidP="00DF1EDC">
      <w:pPr>
        <w:numPr>
          <w:ilvl w:val="1"/>
          <w:numId w:val="58"/>
        </w:numPr>
        <w:rPr>
          <w:rFonts w:cs="Arial"/>
        </w:rPr>
      </w:pPr>
      <w:r>
        <w:rPr>
          <w:rFonts w:cs="Arial"/>
        </w:rPr>
        <w:t>If the data usage</w:t>
      </w:r>
      <w:r w:rsidRPr="002523C8">
        <w:rPr>
          <w:rFonts w:cs="Arial"/>
        </w:rPr>
        <w:t xml:space="preserve"> counter value = 72 hours, </w:t>
      </w:r>
      <w:r>
        <w:rPr>
          <w:rFonts w:cs="Arial"/>
        </w:rPr>
        <w:t xml:space="preserve">the WifiHotspotServer shall </w:t>
      </w:r>
      <w:r w:rsidRPr="002523C8">
        <w:rPr>
          <w:rFonts w:cs="Arial"/>
        </w:rPr>
        <w:t>clear all data usage information from memory a</w:t>
      </w:r>
      <w:r>
        <w:rPr>
          <w:rFonts w:cs="Arial"/>
        </w:rPr>
        <w:t>nd clear the data usage</w:t>
      </w:r>
      <w:r w:rsidRPr="002523C8">
        <w:rPr>
          <w:rFonts w:cs="Arial"/>
        </w:rPr>
        <w:t xml:space="preserve"> counter.</w:t>
      </w:r>
    </w:p>
    <w:p w14:paraId="6B62FCFC" w14:textId="77777777" w:rsidR="00E013D0" w:rsidRDefault="00DF1EDC" w:rsidP="00E013D0">
      <w:pPr>
        <w:rPr>
          <w:rFonts w:cs="Arial"/>
        </w:rPr>
      </w:pPr>
      <w:r>
        <w:rPr>
          <w:rFonts w:cs="Arial"/>
        </w:rPr>
        <w:t xml:space="preserve">The WifiHotspotServer shall clear the data usage information and counter as soon as any of the events stated above occurs. </w:t>
      </w:r>
    </w:p>
    <w:p w14:paraId="4F903E37" w14:textId="77777777" w:rsidR="00E013D0" w:rsidRDefault="00E013D0" w:rsidP="00E013D0">
      <w:pPr>
        <w:rPr>
          <w:rFonts w:cs="Arial"/>
        </w:rPr>
      </w:pPr>
    </w:p>
    <w:p w14:paraId="6BAFA8C2" w14:textId="77777777" w:rsidR="00E013D0" w:rsidRPr="005D78A5" w:rsidRDefault="00DF1EDC" w:rsidP="00E013D0">
      <w:pPr>
        <w:rPr>
          <w:rFonts w:cs="Arial"/>
        </w:rPr>
      </w:pPr>
      <w:r>
        <w:rPr>
          <w:rFonts w:cs="Arial"/>
        </w:rPr>
        <w:t>If the WifiHotspotServer does not have any data usage information stored, the data usage counter shall not be active.</w:t>
      </w:r>
    </w:p>
    <w:p w14:paraId="4CEA0014" w14:textId="77777777" w:rsidR="00E013D0" w:rsidRDefault="00DF1EDC" w:rsidP="008D240F">
      <w:pPr>
        <w:pStyle w:val="Heading3"/>
      </w:pPr>
      <w:bookmarkStart w:id="102" w:name="_Toc14081930"/>
      <w:r>
        <w:t>Use Cases</w:t>
      </w:r>
      <w:bookmarkEnd w:id="102"/>
    </w:p>
    <w:p w14:paraId="4811E4CB" w14:textId="77777777" w:rsidR="00E013D0" w:rsidRDefault="00DF1EDC" w:rsidP="008D240F">
      <w:pPr>
        <w:pStyle w:val="Heading4"/>
      </w:pPr>
      <w:r>
        <w:t>WFHSv2-UC-REQ-281857/A-User accesses the data usage screen in a good network coverage area</w:t>
      </w:r>
    </w:p>
    <w:p w14:paraId="71831E4E"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9704E8" w14:paraId="2942F64C"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2E7904" w14:textId="77777777" w:rsidR="00E013D0" w:rsidRPr="009704E8" w:rsidRDefault="00DF1EDC">
            <w:pPr>
              <w:spacing w:line="276" w:lineRule="auto"/>
              <w:rPr>
                <w:rFonts w:cs="Arial"/>
                <w:b/>
              </w:rPr>
            </w:pPr>
            <w:r w:rsidRPr="009704E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67E570D5" w14:textId="77777777" w:rsidR="00E013D0" w:rsidRPr="009704E8" w:rsidRDefault="00DF1EDC">
            <w:pPr>
              <w:spacing w:line="276" w:lineRule="auto"/>
              <w:rPr>
                <w:rFonts w:cs="Arial"/>
              </w:rPr>
            </w:pPr>
            <w:r w:rsidRPr="009704E8">
              <w:rPr>
                <w:rFonts w:cs="Arial"/>
              </w:rPr>
              <w:t>User</w:t>
            </w:r>
          </w:p>
          <w:p w14:paraId="6826882C" w14:textId="77777777" w:rsidR="00E013D0" w:rsidRPr="009704E8" w:rsidRDefault="00DF1EDC">
            <w:pPr>
              <w:spacing w:line="276" w:lineRule="auto"/>
              <w:rPr>
                <w:rFonts w:cs="Arial"/>
              </w:rPr>
            </w:pPr>
            <w:r w:rsidRPr="009704E8">
              <w:rPr>
                <w:rFonts w:cs="Arial"/>
              </w:rPr>
              <w:t>System</w:t>
            </w:r>
          </w:p>
        </w:tc>
      </w:tr>
      <w:tr w:rsidR="00E013D0" w:rsidRPr="009704E8" w14:paraId="406BE1C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EF942F" w14:textId="77777777" w:rsidR="00E013D0" w:rsidRPr="009704E8" w:rsidRDefault="00DF1EDC">
            <w:pPr>
              <w:spacing w:line="276" w:lineRule="auto"/>
              <w:rPr>
                <w:rFonts w:cs="Arial"/>
                <w:b/>
              </w:rPr>
            </w:pPr>
            <w:r w:rsidRPr="009704E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A1488FE" w14:textId="77777777" w:rsidR="00E013D0" w:rsidRPr="009704E8" w:rsidRDefault="00DF1EDC">
            <w:pPr>
              <w:spacing w:line="276" w:lineRule="auto"/>
              <w:rPr>
                <w:rFonts w:cs="Arial"/>
              </w:rPr>
            </w:pPr>
            <w:r w:rsidRPr="009704E8">
              <w:rPr>
                <w:rFonts w:cs="Arial"/>
              </w:rPr>
              <w:t>WifiHotspotServer is On</w:t>
            </w:r>
          </w:p>
          <w:p w14:paraId="30D861C6" w14:textId="77777777" w:rsidR="00E013D0" w:rsidRPr="009704E8" w:rsidRDefault="00DF1EDC">
            <w:pPr>
              <w:spacing w:line="276" w:lineRule="auto"/>
              <w:rPr>
                <w:rFonts w:cs="Arial"/>
              </w:rPr>
            </w:pPr>
            <w:r w:rsidRPr="009704E8">
              <w:rPr>
                <w:rFonts w:cs="Arial"/>
              </w:rPr>
              <w:t>WifiHotspotServer has a good connection to the network</w:t>
            </w:r>
          </w:p>
          <w:p w14:paraId="782BB92D" w14:textId="77777777" w:rsidR="00E013D0" w:rsidRPr="009704E8" w:rsidRDefault="00DF1EDC">
            <w:pPr>
              <w:spacing w:line="276" w:lineRule="auto"/>
              <w:rPr>
                <w:rFonts w:cs="Arial"/>
              </w:rPr>
            </w:pPr>
            <w:r>
              <w:rPr>
                <w:rFonts w:cs="Arial"/>
              </w:rPr>
              <w:t>Vehicle</w:t>
            </w:r>
            <w:r w:rsidRPr="009704E8">
              <w:rPr>
                <w:rFonts w:cs="Arial"/>
              </w:rPr>
              <w:t xml:space="preserve"> is authorized</w:t>
            </w:r>
          </w:p>
        </w:tc>
      </w:tr>
      <w:tr w:rsidR="00E013D0" w:rsidRPr="009704E8" w14:paraId="16ACB91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C1F8B3" w14:textId="77777777" w:rsidR="00E013D0" w:rsidRPr="009704E8" w:rsidRDefault="00DF1EDC">
            <w:pPr>
              <w:spacing w:line="276" w:lineRule="auto"/>
              <w:rPr>
                <w:rFonts w:cs="Arial"/>
                <w:b/>
              </w:rPr>
            </w:pPr>
            <w:r w:rsidRPr="009704E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D6E973B" w14:textId="77777777" w:rsidR="00E013D0" w:rsidRPr="009704E8" w:rsidRDefault="00DF1EDC">
            <w:pPr>
              <w:autoSpaceDE w:val="0"/>
              <w:autoSpaceDN w:val="0"/>
              <w:adjustRightInd w:val="0"/>
              <w:spacing w:line="276" w:lineRule="auto"/>
              <w:rPr>
                <w:rFonts w:cs="Arial"/>
              </w:rPr>
            </w:pPr>
            <w:r w:rsidRPr="009704E8">
              <w:rPr>
                <w:rFonts w:cs="Arial"/>
              </w:rPr>
              <w:t xml:space="preserve">User enters the Wi-Fi Hotspot screen that displays the data usage </w:t>
            </w:r>
          </w:p>
        </w:tc>
      </w:tr>
      <w:tr w:rsidR="00E013D0" w:rsidRPr="009704E8" w14:paraId="07E2BA5B"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451DD6" w14:textId="77777777" w:rsidR="00E013D0" w:rsidRPr="009704E8" w:rsidRDefault="00DF1EDC">
            <w:pPr>
              <w:spacing w:line="276" w:lineRule="auto"/>
              <w:rPr>
                <w:rFonts w:cs="Arial"/>
                <w:b/>
              </w:rPr>
            </w:pPr>
            <w:r w:rsidRPr="009704E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5969853" w14:textId="77777777" w:rsidR="00E013D0" w:rsidRPr="009704E8" w:rsidRDefault="00DF1EDC">
            <w:pPr>
              <w:autoSpaceDE w:val="0"/>
              <w:autoSpaceDN w:val="0"/>
              <w:adjustRightInd w:val="0"/>
              <w:spacing w:line="288" w:lineRule="auto"/>
              <w:rPr>
                <w:rFonts w:cs="Arial"/>
              </w:rPr>
            </w:pPr>
            <w:r w:rsidRPr="009704E8">
              <w:rPr>
                <w:rFonts w:cs="Arial"/>
              </w:rPr>
              <w:t>The data usage information shows it was last updated at either the time:</w:t>
            </w:r>
          </w:p>
          <w:p w14:paraId="1D5E6C1D" w14:textId="77777777" w:rsidR="00E013D0" w:rsidRPr="009704E8" w:rsidRDefault="00DF1EDC" w:rsidP="00DF1EDC">
            <w:pPr>
              <w:numPr>
                <w:ilvl w:val="0"/>
                <w:numId w:val="59"/>
              </w:numPr>
              <w:autoSpaceDE w:val="0"/>
              <w:autoSpaceDN w:val="0"/>
              <w:adjustRightInd w:val="0"/>
              <w:spacing w:line="288" w:lineRule="auto"/>
              <w:rPr>
                <w:rFonts w:cs="Arial"/>
              </w:rPr>
            </w:pPr>
            <w:r w:rsidRPr="009704E8">
              <w:rPr>
                <w:rFonts w:cs="Arial"/>
              </w:rPr>
              <w:t xml:space="preserve">The user last refreshed it from WifiHotspotOnBoardClient during the current ignition cycle </w:t>
            </w:r>
          </w:p>
          <w:p w14:paraId="4A6664B5" w14:textId="77777777" w:rsidR="00E013D0" w:rsidRPr="009704E8" w:rsidRDefault="00DF1EDC" w:rsidP="00DF1EDC">
            <w:pPr>
              <w:numPr>
                <w:ilvl w:val="0"/>
                <w:numId w:val="59"/>
              </w:numPr>
              <w:autoSpaceDE w:val="0"/>
              <w:autoSpaceDN w:val="0"/>
              <w:adjustRightInd w:val="0"/>
              <w:spacing w:line="288" w:lineRule="auto"/>
              <w:rPr>
                <w:rFonts w:cs="Arial"/>
              </w:rPr>
            </w:pPr>
            <w:r w:rsidRPr="009704E8">
              <w:rPr>
                <w:rFonts w:cs="Arial"/>
              </w:rPr>
              <w:t xml:space="preserve">The user entered into the Wi-Fi Hotspot main menu screen from outside the Wi-Fi Hotspot screens during the current ignition cycle or </w:t>
            </w:r>
          </w:p>
          <w:p w14:paraId="55325B3B" w14:textId="77777777" w:rsidR="00E013D0" w:rsidRPr="009704E8" w:rsidRDefault="00DF1EDC" w:rsidP="00DF1EDC">
            <w:pPr>
              <w:numPr>
                <w:ilvl w:val="0"/>
                <w:numId w:val="59"/>
              </w:numPr>
              <w:autoSpaceDE w:val="0"/>
              <w:autoSpaceDN w:val="0"/>
              <w:adjustRightInd w:val="0"/>
              <w:spacing w:line="288" w:lineRule="auto"/>
              <w:rPr>
                <w:rFonts w:cs="Arial"/>
              </w:rPr>
            </w:pPr>
            <w:r w:rsidRPr="009704E8">
              <w:rPr>
                <w:rFonts w:cs="Arial"/>
              </w:rPr>
              <w:t>A low balance notification was displayed in the vehicle during the current ignition cycle.</w:t>
            </w:r>
          </w:p>
        </w:tc>
      </w:tr>
      <w:tr w:rsidR="00E013D0" w:rsidRPr="009704E8" w14:paraId="60F6ECF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13F952" w14:textId="77777777" w:rsidR="00E013D0" w:rsidRPr="009704E8" w:rsidRDefault="00DF1EDC">
            <w:pPr>
              <w:spacing w:line="276" w:lineRule="auto"/>
              <w:rPr>
                <w:rFonts w:cs="Arial"/>
                <w:b/>
              </w:rPr>
            </w:pPr>
            <w:r w:rsidRPr="009704E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9508479" w14:textId="77777777" w:rsidR="00E013D0" w:rsidRPr="009704E8" w:rsidRDefault="00DF1EDC">
            <w:pPr>
              <w:spacing w:after="200" w:line="276" w:lineRule="auto"/>
              <w:rPr>
                <w:rFonts w:cs="Arial"/>
              </w:rPr>
            </w:pPr>
            <w:r w:rsidRPr="009704E8">
              <w:rPr>
                <w:rFonts w:cs="Arial"/>
              </w:rPr>
              <w:t>WFHSv1-UC-REQ-191931-E4 Wi-Fi Hotspot configuration through WifiHotspotOnBoardClient fails</w:t>
            </w:r>
          </w:p>
        </w:tc>
      </w:tr>
      <w:tr w:rsidR="00E013D0" w:rsidRPr="009704E8" w14:paraId="767EF96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CFBB1" w14:textId="77777777" w:rsidR="00E013D0" w:rsidRPr="009704E8" w:rsidRDefault="00DF1EDC">
            <w:pPr>
              <w:spacing w:line="276" w:lineRule="auto"/>
              <w:rPr>
                <w:rFonts w:cs="Arial"/>
                <w:b/>
              </w:rPr>
            </w:pPr>
            <w:r w:rsidRPr="009704E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D80B833" w14:textId="77777777" w:rsidR="00E013D0" w:rsidRPr="009704E8" w:rsidRDefault="00DF1EDC">
            <w:pPr>
              <w:spacing w:line="276" w:lineRule="auto"/>
              <w:rPr>
                <w:rFonts w:cs="Arial"/>
              </w:rPr>
            </w:pPr>
            <w:r w:rsidRPr="009704E8">
              <w:rPr>
                <w:rFonts w:cs="Arial"/>
              </w:rPr>
              <w:t xml:space="preserve">Ford infrastructure </w:t>
            </w:r>
          </w:p>
          <w:p w14:paraId="5E2762F4" w14:textId="77777777" w:rsidR="00E013D0" w:rsidRPr="009704E8" w:rsidRDefault="00DF1EDC">
            <w:pPr>
              <w:spacing w:line="276" w:lineRule="auto"/>
              <w:rPr>
                <w:rFonts w:cs="Arial"/>
              </w:rPr>
            </w:pPr>
            <w:r w:rsidRPr="009704E8">
              <w:rPr>
                <w:rFonts w:cs="Arial"/>
              </w:rPr>
              <w:t>Carrier infrastructure</w:t>
            </w:r>
          </w:p>
          <w:p w14:paraId="280C1018" w14:textId="77777777" w:rsidR="00E013D0" w:rsidRPr="009704E8" w:rsidRDefault="00DF1EDC">
            <w:pPr>
              <w:spacing w:line="276" w:lineRule="auto"/>
              <w:rPr>
                <w:rFonts w:cs="Arial"/>
              </w:rPr>
            </w:pPr>
            <w:r w:rsidRPr="009704E8">
              <w:rPr>
                <w:rFonts w:cs="Arial"/>
              </w:rPr>
              <w:t>WifiHotspotServer</w:t>
            </w:r>
          </w:p>
          <w:p w14:paraId="71D2404F" w14:textId="77777777" w:rsidR="00E013D0" w:rsidRPr="009704E8" w:rsidRDefault="00DF1EDC">
            <w:pPr>
              <w:spacing w:line="276" w:lineRule="auto"/>
              <w:rPr>
                <w:rFonts w:cs="Arial"/>
              </w:rPr>
            </w:pPr>
            <w:r w:rsidRPr="009704E8">
              <w:rPr>
                <w:rFonts w:cs="Arial"/>
              </w:rPr>
              <w:t>WifiHotspotOnBoardClient</w:t>
            </w:r>
          </w:p>
          <w:p w14:paraId="29F9FD81" w14:textId="77777777" w:rsidR="00E013D0" w:rsidRPr="009704E8" w:rsidRDefault="00DF1EDC">
            <w:pPr>
              <w:spacing w:line="276" w:lineRule="auto"/>
              <w:rPr>
                <w:rFonts w:cs="Arial"/>
              </w:rPr>
            </w:pPr>
            <w:r w:rsidRPr="009704E8">
              <w:rPr>
                <w:rFonts w:cs="Arial"/>
              </w:rPr>
              <w:t>CAN</w:t>
            </w:r>
          </w:p>
        </w:tc>
      </w:tr>
    </w:tbl>
    <w:p w14:paraId="0033DA50" w14:textId="77777777" w:rsidR="00E013D0" w:rsidRPr="009704E8" w:rsidRDefault="00E013D0" w:rsidP="00E013D0">
      <w:pPr>
        <w:ind w:left="360"/>
        <w:rPr>
          <w:rFonts w:cs="Arial"/>
        </w:rPr>
      </w:pPr>
    </w:p>
    <w:p w14:paraId="604AF186" w14:textId="77777777" w:rsidR="00E013D0" w:rsidRDefault="00DF1EDC" w:rsidP="008D240F">
      <w:pPr>
        <w:pStyle w:val="Heading4"/>
      </w:pPr>
      <w:r>
        <w:t>WFHSv2-UC-REQ-281858/A-User accesses the data usage screen in a no network coverage area</w:t>
      </w:r>
    </w:p>
    <w:p w14:paraId="36207FF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9A0C19" w14:paraId="0DF9730F"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D915BF" w14:textId="77777777" w:rsidR="00E013D0" w:rsidRPr="009A0C19" w:rsidRDefault="00DF1EDC">
            <w:pPr>
              <w:spacing w:line="276" w:lineRule="auto"/>
              <w:rPr>
                <w:rFonts w:cs="Arial"/>
                <w:b/>
              </w:rPr>
            </w:pPr>
            <w:r w:rsidRPr="009A0C1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7E240804" w14:textId="77777777" w:rsidR="00E013D0" w:rsidRPr="009A0C19" w:rsidRDefault="00DF1EDC">
            <w:pPr>
              <w:spacing w:line="276" w:lineRule="auto"/>
              <w:rPr>
                <w:rFonts w:cs="Arial"/>
              </w:rPr>
            </w:pPr>
            <w:r w:rsidRPr="009A0C19">
              <w:rPr>
                <w:rFonts w:cs="Arial"/>
              </w:rPr>
              <w:t>User</w:t>
            </w:r>
          </w:p>
          <w:p w14:paraId="4754742B" w14:textId="77777777" w:rsidR="00E013D0" w:rsidRPr="009A0C19" w:rsidRDefault="00DF1EDC">
            <w:pPr>
              <w:spacing w:line="276" w:lineRule="auto"/>
              <w:rPr>
                <w:rFonts w:cs="Arial"/>
              </w:rPr>
            </w:pPr>
            <w:r w:rsidRPr="009A0C19">
              <w:rPr>
                <w:rFonts w:cs="Arial"/>
              </w:rPr>
              <w:t>System</w:t>
            </w:r>
          </w:p>
        </w:tc>
      </w:tr>
      <w:tr w:rsidR="00E013D0" w:rsidRPr="009A0C19" w14:paraId="468358D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BFCD55" w14:textId="77777777" w:rsidR="00E013D0" w:rsidRPr="009A0C19" w:rsidRDefault="00DF1EDC">
            <w:pPr>
              <w:spacing w:line="276" w:lineRule="auto"/>
              <w:rPr>
                <w:rFonts w:cs="Arial"/>
                <w:b/>
              </w:rPr>
            </w:pPr>
            <w:r w:rsidRPr="009A0C1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A350947" w14:textId="77777777" w:rsidR="00E013D0" w:rsidRPr="009A0C19" w:rsidRDefault="00DF1EDC">
            <w:pPr>
              <w:spacing w:line="276" w:lineRule="auto"/>
              <w:rPr>
                <w:rFonts w:cs="Arial"/>
              </w:rPr>
            </w:pPr>
            <w:r w:rsidRPr="009A0C19">
              <w:rPr>
                <w:rFonts w:cs="Arial"/>
              </w:rPr>
              <w:t>WifiHotspotServer is On</w:t>
            </w:r>
          </w:p>
          <w:p w14:paraId="7FB1A2A2" w14:textId="77777777" w:rsidR="00E013D0" w:rsidRPr="009A0C19" w:rsidRDefault="00DF1EDC">
            <w:pPr>
              <w:spacing w:line="276" w:lineRule="auto"/>
              <w:rPr>
                <w:rFonts w:cs="Arial"/>
              </w:rPr>
            </w:pPr>
            <w:r w:rsidRPr="009A0C19">
              <w:rPr>
                <w:rFonts w:cs="Arial"/>
              </w:rPr>
              <w:t>WifiHotspotServer has no connection to the network</w:t>
            </w:r>
          </w:p>
          <w:p w14:paraId="5CB929BE" w14:textId="77777777" w:rsidR="00E013D0" w:rsidRPr="009A0C19" w:rsidRDefault="00DF1EDC">
            <w:pPr>
              <w:spacing w:line="276" w:lineRule="auto"/>
              <w:rPr>
                <w:rFonts w:cs="Arial"/>
              </w:rPr>
            </w:pPr>
            <w:r>
              <w:rPr>
                <w:rFonts w:cs="Arial"/>
              </w:rPr>
              <w:t xml:space="preserve">Vehicle </w:t>
            </w:r>
            <w:r w:rsidRPr="009A0C19">
              <w:rPr>
                <w:rFonts w:cs="Arial"/>
              </w:rPr>
              <w:t>is authorized</w:t>
            </w:r>
          </w:p>
        </w:tc>
      </w:tr>
      <w:tr w:rsidR="00E013D0" w:rsidRPr="009A0C19" w14:paraId="4CB2D42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F3B20E" w14:textId="77777777" w:rsidR="00E013D0" w:rsidRPr="009A0C19" w:rsidRDefault="00DF1EDC">
            <w:pPr>
              <w:spacing w:line="276" w:lineRule="auto"/>
              <w:rPr>
                <w:rFonts w:cs="Arial"/>
                <w:b/>
              </w:rPr>
            </w:pPr>
            <w:r w:rsidRPr="009A0C1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B02924A" w14:textId="77777777" w:rsidR="00E013D0" w:rsidRPr="009A0C19" w:rsidRDefault="00DF1EDC">
            <w:pPr>
              <w:autoSpaceDE w:val="0"/>
              <w:autoSpaceDN w:val="0"/>
              <w:adjustRightInd w:val="0"/>
              <w:spacing w:line="276" w:lineRule="auto"/>
              <w:rPr>
                <w:rFonts w:cs="Arial"/>
              </w:rPr>
            </w:pPr>
            <w:r w:rsidRPr="009A0C19">
              <w:rPr>
                <w:rFonts w:cs="Arial"/>
              </w:rPr>
              <w:t xml:space="preserve">User enters the Wi-Fi Hotspot main menu from outside the Wi-Fi Hotspot screens and then into the Data usage screen </w:t>
            </w:r>
          </w:p>
        </w:tc>
      </w:tr>
      <w:tr w:rsidR="00E013D0" w:rsidRPr="009A0C19" w14:paraId="598250CA"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80FF7C" w14:textId="77777777" w:rsidR="00E013D0" w:rsidRPr="009A0C19" w:rsidRDefault="00DF1EDC">
            <w:pPr>
              <w:spacing w:line="276" w:lineRule="auto"/>
              <w:rPr>
                <w:rFonts w:cs="Arial"/>
                <w:b/>
              </w:rPr>
            </w:pPr>
            <w:r w:rsidRPr="009A0C1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6D5F771" w14:textId="77777777" w:rsidR="00E013D0" w:rsidRPr="009A0C19" w:rsidRDefault="00DF1EDC">
            <w:pPr>
              <w:autoSpaceDE w:val="0"/>
              <w:autoSpaceDN w:val="0"/>
              <w:adjustRightInd w:val="0"/>
              <w:spacing w:line="288" w:lineRule="auto"/>
              <w:rPr>
                <w:rFonts w:cs="Arial"/>
              </w:rPr>
            </w:pPr>
            <w:r w:rsidRPr="009A0C19">
              <w:rPr>
                <w:rFonts w:cs="Arial"/>
              </w:rPr>
              <w:t>The data usage information cannot be displayed or old data usage information is displayed</w:t>
            </w:r>
          </w:p>
        </w:tc>
      </w:tr>
      <w:tr w:rsidR="00E013D0" w:rsidRPr="009A0C19" w14:paraId="286244D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622BB2" w14:textId="77777777" w:rsidR="00E013D0" w:rsidRPr="009A0C19" w:rsidRDefault="00DF1EDC">
            <w:pPr>
              <w:spacing w:line="276" w:lineRule="auto"/>
              <w:rPr>
                <w:rFonts w:cs="Arial"/>
                <w:b/>
              </w:rPr>
            </w:pPr>
            <w:r w:rsidRPr="009A0C1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0C335576" w14:textId="77777777" w:rsidR="00E013D0" w:rsidRPr="009A0C19" w:rsidRDefault="00DF1EDC">
            <w:pPr>
              <w:spacing w:line="276" w:lineRule="auto"/>
              <w:rPr>
                <w:rFonts w:cs="Arial"/>
              </w:rPr>
            </w:pPr>
            <w:r w:rsidRPr="009A0C19">
              <w:rPr>
                <w:rFonts w:eastAsiaTheme="minorHAnsi" w:cs="Arial"/>
              </w:rPr>
              <w:t>WFHSv1-UC-REQ-191973-E11 WifiHotspotOnBoardClient update failed</w:t>
            </w:r>
          </w:p>
        </w:tc>
      </w:tr>
      <w:tr w:rsidR="00E013D0" w:rsidRPr="009A0C19" w14:paraId="1E071DD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F7D60D" w14:textId="77777777" w:rsidR="00E013D0" w:rsidRPr="009A0C19" w:rsidRDefault="00DF1EDC">
            <w:pPr>
              <w:spacing w:line="276" w:lineRule="auto"/>
              <w:rPr>
                <w:rFonts w:cs="Arial"/>
                <w:b/>
              </w:rPr>
            </w:pPr>
            <w:r w:rsidRPr="009A0C1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ADBAAC8" w14:textId="77777777" w:rsidR="00E013D0" w:rsidRPr="009A0C19" w:rsidRDefault="00DF1EDC">
            <w:pPr>
              <w:spacing w:line="276" w:lineRule="auto"/>
              <w:rPr>
                <w:rFonts w:cs="Arial"/>
              </w:rPr>
            </w:pPr>
            <w:r w:rsidRPr="009A0C19">
              <w:rPr>
                <w:rFonts w:cs="Arial"/>
              </w:rPr>
              <w:t xml:space="preserve">Ford infrastructure </w:t>
            </w:r>
          </w:p>
          <w:p w14:paraId="48339060" w14:textId="77777777" w:rsidR="00E013D0" w:rsidRPr="009A0C19" w:rsidRDefault="00DF1EDC">
            <w:pPr>
              <w:spacing w:line="276" w:lineRule="auto"/>
              <w:rPr>
                <w:rFonts w:cs="Arial"/>
              </w:rPr>
            </w:pPr>
            <w:r w:rsidRPr="009A0C19">
              <w:rPr>
                <w:rFonts w:cs="Arial"/>
              </w:rPr>
              <w:t>Carrier infrastructure</w:t>
            </w:r>
          </w:p>
          <w:p w14:paraId="7D3684EB" w14:textId="77777777" w:rsidR="00E013D0" w:rsidRPr="009A0C19" w:rsidRDefault="00DF1EDC">
            <w:pPr>
              <w:spacing w:line="276" w:lineRule="auto"/>
              <w:rPr>
                <w:rFonts w:cs="Arial"/>
              </w:rPr>
            </w:pPr>
            <w:r w:rsidRPr="009A0C19">
              <w:rPr>
                <w:rFonts w:cs="Arial"/>
              </w:rPr>
              <w:t>WifiHotspotServer</w:t>
            </w:r>
          </w:p>
          <w:p w14:paraId="2F96279B" w14:textId="77777777" w:rsidR="00E013D0" w:rsidRPr="009A0C19" w:rsidRDefault="00DF1EDC">
            <w:pPr>
              <w:spacing w:line="276" w:lineRule="auto"/>
              <w:rPr>
                <w:rFonts w:cs="Arial"/>
              </w:rPr>
            </w:pPr>
            <w:r w:rsidRPr="009A0C19">
              <w:rPr>
                <w:rFonts w:cs="Arial"/>
              </w:rPr>
              <w:t>In-vehicle WifiHotspotOnBoardClient</w:t>
            </w:r>
          </w:p>
          <w:p w14:paraId="2E7A1F14" w14:textId="77777777" w:rsidR="00E013D0" w:rsidRPr="009A0C19" w:rsidRDefault="00DF1EDC">
            <w:pPr>
              <w:spacing w:line="276" w:lineRule="auto"/>
              <w:rPr>
                <w:rFonts w:cs="Arial"/>
              </w:rPr>
            </w:pPr>
            <w:r w:rsidRPr="009A0C19">
              <w:rPr>
                <w:rFonts w:cs="Arial"/>
              </w:rPr>
              <w:t>CAN</w:t>
            </w:r>
          </w:p>
        </w:tc>
      </w:tr>
    </w:tbl>
    <w:p w14:paraId="12102682" w14:textId="77777777" w:rsidR="00E013D0" w:rsidRDefault="00E013D0" w:rsidP="00E013D0"/>
    <w:p w14:paraId="10A21090" w14:textId="77777777" w:rsidR="00E013D0" w:rsidRDefault="00DF1EDC" w:rsidP="008D240F">
      <w:pPr>
        <w:pStyle w:val="Heading4"/>
      </w:pPr>
      <w:r>
        <w:t>WFHSv2-UC-REQ-281859/A-User enters into the Wi-Fi Hotspot menu and  refreshes the data usage screen immediately</w:t>
      </w:r>
    </w:p>
    <w:p w14:paraId="346214C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553788" w14:paraId="211A59DB"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C4773B" w14:textId="77777777" w:rsidR="00E013D0" w:rsidRPr="00553788" w:rsidRDefault="00DF1EDC">
            <w:pPr>
              <w:spacing w:line="276" w:lineRule="auto"/>
              <w:rPr>
                <w:rFonts w:cs="Arial"/>
                <w:b/>
              </w:rPr>
            </w:pPr>
            <w:r w:rsidRPr="00553788">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91ED0D9" w14:textId="77777777" w:rsidR="00E013D0" w:rsidRPr="00553788" w:rsidRDefault="00DF1EDC">
            <w:pPr>
              <w:spacing w:line="276" w:lineRule="auto"/>
              <w:rPr>
                <w:rFonts w:cs="Arial"/>
              </w:rPr>
            </w:pPr>
            <w:r w:rsidRPr="00553788">
              <w:rPr>
                <w:rFonts w:cs="Arial"/>
              </w:rPr>
              <w:t>User</w:t>
            </w:r>
          </w:p>
          <w:p w14:paraId="0E3EFA70" w14:textId="77777777" w:rsidR="00E013D0" w:rsidRPr="00553788" w:rsidRDefault="00DF1EDC">
            <w:pPr>
              <w:spacing w:line="276" w:lineRule="auto"/>
              <w:rPr>
                <w:rFonts w:cs="Arial"/>
              </w:rPr>
            </w:pPr>
            <w:r w:rsidRPr="00553788">
              <w:rPr>
                <w:rFonts w:cs="Arial"/>
              </w:rPr>
              <w:t>System</w:t>
            </w:r>
          </w:p>
        </w:tc>
      </w:tr>
      <w:tr w:rsidR="00E013D0" w:rsidRPr="00553788" w14:paraId="5B60C25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F5DEC2" w14:textId="77777777" w:rsidR="00E013D0" w:rsidRPr="00553788" w:rsidRDefault="00DF1EDC">
            <w:pPr>
              <w:spacing w:line="276" w:lineRule="auto"/>
              <w:rPr>
                <w:rFonts w:cs="Arial"/>
                <w:b/>
              </w:rPr>
            </w:pPr>
            <w:r w:rsidRPr="00553788">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56F74CC" w14:textId="77777777" w:rsidR="00E013D0" w:rsidRPr="00553788" w:rsidRDefault="00DF1EDC">
            <w:pPr>
              <w:spacing w:line="276" w:lineRule="auto"/>
              <w:rPr>
                <w:rFonts w:cs="Arial"/>
              </w:rPr>
            </w:pPr>
            <w:r w:rsidRPr="00553788">
              <w:rPr>
                <w:rFonts w:cs="Arial"/>
              </w:rPr>
              <w:t>WifiHotspotServer is On</w:t>
            </w:r>
          </w:p>
          <w:p w14:paraId="6FE0720D" w14:textId="77777777" w:rsidR="00E013D0" w:rsidRPr="00553788" w:rsidRDefault="00DF1EDC">
            <w:pPr>
              <w:spacing w:line="276" w:lineRule="auto"/>
              <w:rPr>
                <w:rFonts w:cs="Arial"/>
              </w:rPr>
            </w:pPr>
            <w:r w:rsidRPr="00553788">
              <w:rPr>
                <w:rFonts w:cs="Arial"/>
              </w:rPr>
              <w:t>WifiHotspotServer has a connection to the network</w:t>
            </w:r>
          </w:p>
          <w:p w14:paraId="1084428E" w14:textId="77777777" w:rsidR="00E013D0" w:rsidRPr="00553788" w:rsidRDefault="00DF1EDC">
            <w:pPr>
              <w:spacing w:line="276" w:lineRule="auto"/>
              <w:rPr>
                <w:rFonts w:cs="Arial"/>
              </w:rPr>
            </w:pPr>
            <w:r w:rsidRPr="00553788">
              <w:rPr>
                <w:rFonts w:cs="Arial"/>
              </w:rPr>
              <w:t>WifiHotspotServer initiates its data usage update</w:t>
            </w:r>
          </w:p>
          <w:p w14:paraId="3CF9EF5E" w14:textId="77777777" w:rsidR="00E013D0" w:rsidRPr="00553788" w:rsidRDefault="00DF1EDC">
            <w:pPr>
              <w:spacing w:line="276" w:lineRule="auto"/>
              <w:rPr>
                <w:rFonts w:cs="Arial"/>
              </w:rPr>
            </w:pPr>
            <w:r>
              <w:rPr>
                <w:rFonts w:cs="Arial"/>
              </w:rPr>
              <w:t xml:space="preserve">Vehicle </w:t>
            </w:r>
            <w:r w:rsidRPr="00553788">
              <w:rPr>
                <w:rFonts w:cs="Arial"/>
              </w:rPr>
              <w:t>is authorized</w:t>
            </w:r>
          </w:p>
        </w:tc>
      </w:tr>
      <w:tr w:rsidR="00E013D0" w:rsidRPr="00553788" w14:paraId="2C3EE0B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0B56BF" w14:textId="77777777" w:rsidR="00E013D0" w:rsidRPr="00553788" w:rsidRDefault="00DF1EDC">
            <w:pPr>
              <w:spacing w:line="276" w:lineRule="auto"/>
              <w:rPr>
                <w:rFonts w:cs="Arial"/>
                <w:b/>
              </w:rPr>
            </w:pPr>
            <w:r w:rsidRPr="00553788">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00BB581" w14:textId="77777777" w:rsidR="00E013D0" w:rsidRPr="00553788" w:rsidRDefault="00DF1EDC">
            <w:pPr>
              <w:autoSpaceDE w:val="0"/>
              <w:autoSpaceDN w:val="0"/>
              <w:adjustRightInd w:val="0"/>
              <w:spacing w:line="276" w:lineRule="auto"/>
              <w:rPr>
                <w:rFonts w:cs="Arial"/>
              </w:rPr>
            </w:pPr>
            <w:r w:rsidRPr="00553788">
              <w:rPr>
                <w:rFonts w:cs="Arial"/>
              </w:rPr>
              <w:t>User enters the Wi-Fi Hotspot screen that displays the data usage and refreshes the data usage values before the WifiHotspotServer has completed its data usage update</w:t>
            </w:r>
          </w:p>
        </w:tc>
      </w:tr>
      <w:tr w:rsidR="00E013D0" w:rsidRPr="00553788" w14:paraId="14FF41DC"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3FB7EF" w14:textId="77777777" w:rsidR="00E013D0" w:rsidRPr="00553788" w:rsidRDefault="00DF1EDC">
            <w:pPr>
              <w:spacing w:line="276" w:lineRule="auto"/>
              <w:rPr>
                <w:rFonts w:cs="Arial"/>
                <w:b/>
              </w:rPr>
            </w:pPr>
            <w:r w:rsidRPr="00553788">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E7FEB12" w14:textId="77777777" w:rsidR="00E013D0" w:rsidRPr="00553788" w:rsidRDefault="00DF1EDC">
            <w:pPr>
              <w:autoSpaceDE w:val="0"/>
              <w:autoSpaceDN w:val="0"/>
              <w:adjustRightInd w:val="0"/>
              <w:spacing w:line="288" w:lineRule="auto"/>
              <w:rPr>
                <w:rFonts w:cs="Arial"/>
              </w:rPr>
            </w:pPr>
            <w:r w:rsidRPr="00553788">
              <w:rPr>
                <w:rFonts w:cs="Arial"/>
              </w:rPr>
              <w:t>The WifiHotspotOnBoardClient shows an updating popup</w:t>
            </w:r>
          </w:p>
          <w:p w14:paraId="4C69E190" w14:textId="77777777" w:rsidR="00E013D0" w:rsidRPr="00553788" w:rsidRDefault="00DF1EDC">
            <w:pPr>
              <w:autoSpaceDE w:val="0"/>
              <w:autoSpaceDN w:val="0"/>
              <w:adjustRightInd w:val="0"/>
              <w:spacing w:line="288" w:lineRule="auto"/>
              <w:rPr>
                <w:rFonts w:cs="Arial"/>
              </w:rPr>
            </w:pPr>
            <w:r w:rsidRPr="00553788">
              <w:rPr>
                <w:rFonts w:cs="Arial"/>
              </w:rPr>
              <w:t xml:space="preserve">When the data usage values are received the WifiHotspotOnBoardClient screen shall update  </w:t>
            </w:r>
          </w:p>
        </w:tc>
      </w:tr>
      <w:tr w:rsidR="00E013D0" w:rsidRPr="00553788" w14:paraId="67C2235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E41A8" w14:textId="77777777" w:rsidR="00E013D0" w:rsidRPr="00553788" w:rsidRDefault="00DF1EDC">
            <w:pPr>
              <w:spacing w:line="276" w:lineRule="auto"/>
              <w:rPr>
                <w:rFonts w:cs="Arial"/>
                <w:b/>
              </w:rPr>
            </w:pPr>
            <w:r w:rsidRPr="00553788">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F798E5E" w14:textId="77777777" w:rsidR="00E013D0" w:rsidRPr="00553788" w:rsidRDefault="00DF1EDC">
            <w:pPr>
              <w:spacing w:line="276" w:lineRule="auto"/>
              <w:rPr>
                <w:rFonts w:cs="Arial"/>
              </w:rPr>
            </w:pPr>
            <w:r w:rsidRPr="00553788">
              <w:rPr>
                <w:rFonts w:cs="Arial"/>
              </w:rPr>
              <w:t>WFHSv1-UC-REQ-191931-E4 Wi-Fi Hotspot configuration through WifiHotspotOnBoardClient fails</w:t>
            </w:r>
          </w:p>
          <w:p w14:paraId="655778CC" w14:textId="77777777" w:rsidR="00E013D0" w:rsidRPr="00553788" w:rsidRDefault="00DF1EDC">
            <w:pPr>
              <w:spacing w:line="276" w:lineRule="auto"/>
              <w:rPr>
                <w:rFonts w:cs="Arial"/>
              </w:rPr>
            </w:pPr>
            <w:r w:rsidRPr="00553788">
              <w:rPr>
                <w:rFonts w:eastAsiaTheme="minorHAnsi" w:cs="Arial"/>
              </w:rPr>
              <w:t>WFHSv1-UC-REQ-191973-E11 WifiHotspotOnBoardClient update failed</w:t>
            </w:r>
          </w:p>
        </w:tc>
      </w:tr>
      <w:tr w:rsidR="00E013D0" w:rsidRPr="00553788" w14:paraId="57CA37C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D2BCC4" w14:textId="77777777" w:rsidR="00E013D0" w:rsidRPr="00553788" w:rsidRDefault="00DF1EDC">
            <w:pPr>
              <w:spacing w:line="276" w:lineRule="auto"/>
              <w:rPr>
                <w:rFonts w:cs="Arial"/>
                <w:b/>
              </w:rPr>
            </w:pPr>
            <w:r w:rsidRPr="00553788">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8A05DDB" w14:textId="77777777" w:rsidR="00E013D0" w:rsidRPr="00553788" w:rsidRDefault="00DF1EDC">
            <w:pPr>
              <w:spacing w:line="276" w:lineRule="auto"/>
              <w:rPr>
                <w:rFonts w:cs="Arial"/>
              </w:rPr>
            </w:pPr>
            <w:r w:rsidRPr="00553788">
              <w:rPr>
                <w:rFonts w:cs="Arial"/>
              </w:rPr>
              <w:t xml:space="preserve">Ford infrastructure </w:t>
            </w:r>
          </w:p>
          <w:p w14:paraId="7B3D6C4D" w14:textId="77777777" w:rsidR="00E013D0" w:rsidRPr="00553788" w:rsidRDefault="00DF1EDC">
            <w:pPr>
              <w:spacing w:line="276" w:lineRule="auto"/>
              <w:rPr>
                <w:rFonts w:cs="Arial"/>
              </w:rPr>
            </w:pPr>
            <w:r w:rsidRPr="00553788">
              <w:rPr>
                <w:rFonts w:cs="Arial"/>
              </w:rPr>
              <w:t>Carrier infrastructure</w:t>
            </w:r>
          </w:p>
          <w:p w14:paraId="7E70CCB1" w14:textId="77777777" w:rsidR="00E013D0" w:rsidRPr="00553788" w:rsidRDefault="00DF1EDC">
            <w:pPr>
              <w:spacing w:line="276" w:lineRule="auto"/>
              <w:rPr>
                <w:rFonts w:cs="Arial"/>
              </w:rPr>
            </w:pPr>
            <w:r w:rsidRPr="00553788">
              <w:rPr>
                <w:rFonts w:cs="Arial"/>
              </w:rPr>
              <w:t>WifiHotspotServer</w:t>
            </w:r>
          </w:p>
          <w:p w14:paraId="486992EB" w14:textId="77777777" w:rsidR="00E013D0" w:rsidRPr="00553788" w:rsidRDefault="00DF1EDC">
            <w:pPr>
              <w:spacing w:line="276" w:lineRule="auto"/>
              <w:rPr>
                <w:rFonts w:cs="Arial"/>
              </w:rPr>
            </w:pPr>
            <w:r w:rsidRPr="00553788">
              <w:rPr>
                <w:rFonts w:cs="Arial"/>
              </w:rPr>
              <w:t>WifiHotspotOnBoardClient</w:t>
            </w:r>
          </w:p>
          <w:p w14:paraId="15361B83" w14:textId="77777777" w:rsidR="00E013D0" w:rsidRPr="00553788" w:rsidRDefault="00DF1EDC">
            <w:pPr>
              <w:spacing w:line="276" w:lineRule="auto"/>
              <w:rPr>
                <w:rFonts w:cs="Arial"/>
              </w:rPr>
            </w:pPr>
            <w:r w:rsidRPr="00553788">
              <w:rPr>
                <w:rFonts w:cs="Arial"/>
              </w:rPr>
              <w:t>CAN</w:t>
            </w:r>
          </w:p>
        </w:tc>
      </w:tr>
    </w:tbl>
    <w:p w14:paraId="03CA6FD7" w14:textId="77777777" w:rsidR="00E013D0" w:rsidRDefault="00E013D0" w:rsidP="00E013D0"/>
    <w:p w14:paraId="08313478" w14:textId="77777777" w:rsidR="00E013D0" w:rsidRDefault="00DF1EDC" w:rsidP="008D240F">
      <w:pPr>
        <w:pStyle w:val="Heading4"/>
      </w:pPr>
      <w:r>
        <w:t>WFHSv2-UC-REQ-281860/A-User refreshes the data usage values from the WifiHotspotOnBoardClient</w:t>
      </w:r>
    </w:p>
    <w:p w14:paraId="62B69D42"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77813" w14:paraId="4D41089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BBD9A0" w14:textId="77777777" w:rsidR="00E013D0" w:rsidRPr="00A77813" w:rsidRDefault="00DF1EDC">
            <w:pPr>
              <w:spacing w:line="276" w:lineRule="auto"/>
              <w:rPr>
                <w:rFonts w:cs="Arial"/>
                <w:b/>
              </w:rPr>
            </w:pPr>
            <w:r w:rsidRPr="00A77813">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B989123" w14:textId="77777777" w:rsidR="00E013D0" w:rsidRPr="00A77813" w:rsidRDefault="00DF1EDC">
            <w:pPr>
              <w:spacing w:line="276" w:lineRule="auto"/>
              <w:rPr>
                <w:rFonts w:cs="Arial"/>
              </w:rPr>
            </w:pPr>
            <w:r w:rsidRPr="00A77813">
              <w:rPr>
                <w:rFonts w:cs="Arial"/>
              </w:rPr>
              <w:t>User</w:t>
            </w:r>
          </w:p>
          <w:p w14:paraId="3704C687" w14:textId="77777777" w:rsidR="00E013D0" w:rsidRPr="00A77813" w:rsidRDefault="00DF1EDC">
            <w:pPr>
              <w:spacing w:line="276" w:lineRule="auto"/>
              <w:rPr>
                <w:rFonts w:cs="Arial"/>
              </w:rPr>
            </w:pPr>
            <w:r w:rsidRPr="00A77813">
              <w:rPr>
                <w:rFonts w:cs="Arial"/>
              </w:rPr>
              <w:t>System</w:t>
            </w:r>
          </w:p>
        </w:tc>
      </w:tr>
      <w:tr w:rsidR="00E013D0" w:rsidRPr="00A77813" w14:paraId="76A1751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2DFF2" w14:textId="77777777" w:rsidR="00E013D0" w:rsidRPr="00A77813" w:rsidRDefault="00DF1EDC">
            <w:pPr>
              <w:spacing w:line="276" w:lineRule="auto"/>
              <w:rPr>
                <w:rFonts w:cs="Arial"/>
                <w:b/>
              </w:rPr>
            </w:pPr>
            <w:r w:rsidRPr="00A77813">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A861A02" w14:textId="77777777" w:rsidR="00E013D0" w:rsidRPr="00A77813" w:rsidRDefault="00DF1EDC">
            <w:pPr>
              <w:spacing w:line="276" w:lineRule="auto"/>
              <w:rPr>
                <w:rFonts w:cs="Arial"/>
              </w:rPr>
            </w:pPr>
            <w:r w:rsidRPr="00A77813">
              <w:rPr>
                <w:rFonts w:cs="Arial"/>
              </w:rPr>
              <w:t>WifiHotspotOnBoardClient is available</w:t>
            </w:r>
          </w:p>
          <w:p w14:paraId="15A0A96D" w14:textId="77777777" w:rsidR="00E013D0" w:rsidRPr="00A77813" w:rsidRDefault="00DF1EDC">
            <w:pPr>
              <w:spacing w:line="276" w:lineRule="auto"/>
              <w:rPr>
                <w:rFonts w:eastAsiaTheme="minorHAnsi" w:cs="Arial"/>
              </w:rPr>
            </w:pPr>
            <w:r w:rsidRPr="00A77813">
              <w:rPr>
                <w:rFonts w:cs="Arial"/>
              </w:rPr>
              <w:t>WifiHotspotServer has a good connection to the network</w:t>
            </w:r>
          </w:p>
          <w:p w14:paraId="4F908740" w14:textId="77777777" w:rsidR="00E013D0" w:rsidRPr="00A77813" w:rsidRDefault="00DF1EDC">
            <w:pPr>
              <w:spacing w:line="276" w:lineRule="auto"/>
              <w:rPr>
                <w:rFonts w:cs="Arial"/>
              </w:rPr>
            </w:pPr>
            <w:r>
              <w:rPr>
                <w:rFonts w:cs="Arial"/>
              </w:rPr>
              <w:t xml:space="preserve">Vehicle </w:t>
            </w:r>
            <w:r w:rsidRPr="00A77813">
              <w:rPr>
                <w:rFonts w:cs="Arial"/>
              </w:rPr>
              <w:t>is authorized</w:t>
            </w:r>
          </w:p>
        </w:tc>
      </w:tr>
      <w:tr w:rsidR="00E013D0" w:rsidRPr="00A77813" w14:paraId="78855D0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6FC0E" w14:textId="77777777" w:rsidR="00E013D0" w:rsidRPr="00A77813" w:rsidRDefault="00DF1EDC">
            <w:pPr>
              <w:spacing w:line="276" w:lineRule="auto"/>
              <w:rPr>
                <w:rFonts w:cs="Arial"/>
                <w:b/>
              </w:rPr>
            </w:pPr>
            <w:r w:rsidRPr="00A77813">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BD07E2D" w14:textId="77777777" w:rsidR="00E013D0" w:rsidRPr="00A77813" w:rsidRDefault="00DF1EDC">
            <w:pPr>
              <w:autoSpaceDE w:val="0"/>
              <w:autoSpaceDN w:val="0"/>
              <w:adjustRightInd w:val="0"/>
              <w:spacing w:line="276" w:lineRule="auto"/>
              <w:rPr>
                <w:rFonts w:cs="Arial"/>
              </w:rPr>
            </w:pPr>
            <w:r w:rsidRPr="00A77813">
              <w:rPr>
                <w:rFonts w:cs="Arial"/>
              </w:rPr>
              <w:t>User is in the Wi-Fi Hotspot screen that displays the data usage and presses the refresh button</w:t>
            </w:r>
          </w:p>
        </w:tc>
      </w:tr>
      <w:tr w:rsidR="00E013D0" w:rsidRPr="00A77813" w14:paraId="16F54F3E"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500B0D" w14:textId="77777777" w:rsidR="00E013D0" w:rsidRPr="00A77813" w:rsidRDefault="00DF1EDC">
            <w:pPr>
              <w:spacing w:line="276" w:lineRule="auto"/>
              <w:rPr>
                <w:rFonts w:cs="Arial"/>
                <w:b/>
              </w:rPr>
            </w:pPr>
            <w:r w:rsidRPr="00A77813">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CC4BC47" w14:textId="77777777" w:rsidR="00E013D0" w:rsidRPr="00A77813" w:rsidRDefault="00DF1EDC">
            <w:pPr>
              <w:autoSpaceDE w:val="0"/>
              <w:autoSpaceDN w:val="0"/>
              <w:adjustRightInd w:val="0"/>
              <w:spacing w:line="288" w:lineRule="auto"/>
              <w:rPr>
                <w:rFonts w:cs="Arial"/>
              </w:rPr>
            </w:pPr>
            <w:r w:rsidRPr="00A77813">
              <w:rPr>
                <w:rFonts w:cs="Arial"/>
              </w:rPr>
              <w:t>The screen informs the user of an update in progress and the refresh button is disabled.</w:t>
            </w:r>
          </w:p>
          <w:p w14:paraId="1277BF5F" w14:textId="77777777" w:rsidR="00E013D0" w:rsidRPr="00A77813" w:rsidRDefault="00DF1EDC">
            <w:pPr>
              <w:autoSpaceDE w:val="0"/>
              <w:autoSpaceDN w:val="0"/>
              <w:adjustRightInd w:val="0"/>
              <w:spacing w:line="288" w:lineRule="auto"/>
              <w:rPr>
                <w:rFonts w:cs="Arial"/>
              </w:rPr>
            </w:pPr>
            <w:r w:rsidRPr="00A77813">
              <w:rPr>
                <w:rFonts w:cs="Arial"/>
              </w:rPr>
              <w:t>Data usage information is updated once the data is refreshed.</w:t>
            </w:r>
          </w:p>
        </w:tc>
      </w:tr>
      <w:tr w:rsidR="00E013D0" w:rsidRPr="00A77813" w14:paraId="5DB6C9C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EDCC0C" w14:textId="77777777" w:rsidR="00E013D0" w:rsidRPr="00A77813" w:rsidRDefault="00DF1EDC">
            <w:pPr>
              <w:spacing w:line="276" w:lineRule="auto"/>
              <w:rPr>
                <w:rFonts w:cs="Arial"/>
                <w:b/>
              </w:rPr>
            </w:pPr>
            <w:r w:rsidRPr="00A77813">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4CB9CFFC" w14:textId="77777777" w:rsidR="00E013D0" w:rsidRPr="00A77813" w:rsidRDefault="00DF1EDC">
            <w:pPr>
              <w:spacing w:after="200" w:line="276" w:lineRule="auto"/>
              <w:rPr>
                <w:rFonts w:cs="Arial"/>
              </w:rPr>
            </w:pPr>
            <w:r w:rsidRPr="00A77813">
              <w:rPr>
                <w:rFonts w:cs="Arial"/>
              </w:rPr>
              <w:t>WFHSv1-UC-REQ-191931-E4 Wi-Fi Hotspot configuration through WifiHotspotOnBoardClient fails</w:t>
            </w:r>
          </w:p>
          <w:p w14:paraId="0F6CD868" w14:textId="77777777" w:rsidR="00E013D0" w:rsidRPr="00A77813" w:rsidRDefault="00DF1EDC">
            <w:pPr>
              <w:spacing w:line="276" w:lineRule="auto"/>
              <w:rPr>
                <w:rFonts w:cs="Arial"/>
              </w:rPr>
            </w:pPr>
            <w:r w:rsidRPr="00A77813">
              <w:rPr>
                <w:rFonts w:cs="Arial"/>
              </w:rPr>
              <w:t>WFHSv1-UC-REQ-191973-E11 WifiHotspotOnBoardClient update failed</w:t>
            </w:r>
          </w:p>
        </w:tc>
      </w:tr>
      <w:tr w:rsidR="00E013D0" w:rsidRPr="00A77813" w14:paraId="1625077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6883E8" w14:textId="77777777" w:rsidR="00E013D0" w:rsidRPr="00A77813" w:rsidRDefault="00DF1EDC">
            <w:pPr>
              <w:spacing w:line="276" w:lineRule="auto"/>
              <w:rPr>
                <w:rFonts w:cs="Arial"/>
                <w:b/>
              </w:rPr>
            </w:pPr>
            <w:r w:rsidRPr="00A77813">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C992B3A" w14:textId="77777777" w:rsidR="00E013D0" w:rsidRPr="00A77813" w:rsidRDefault="00DF1EDC">
            <w:pPr>
              <w:spacing w:line="276" w:lineRule="auto"/>
              <w:rPr>
                <w:rFonts w:cs="Arial"/>
              </w:rPr>
            </w:pPr>
            <w:r w:rsidRPr="00A77813">
              <w:rPr>
                <w:rFonts w:cs="Arial"/>
              </w:rPr>
              <w:t xml:space="preserve">Ford infrastructure </w:t>
            </w:r>
          </w:p>
          <w:p w14:paraId="4B1C4901" w14:textId="77777777" w:rsidR="00E013D0" w:rsidRPr="00A77813" w:rsidRDefault="00DF1EDC">
            <w:pPr>
              <w:spacing w:line="276" w:lineRule="auto"/>
              <w:rPr>
                <w:rFonts w:eastAsiaTheme="minorHAnsi" w:cs="Arial"/>
              </w:rPr>
            </w:pPr>
            <w:r w:rsidRPr="00A77813">
              <w:rPr>
                <w:rFonts w:cs="Arial"/>
              </w:rPr>
              <w:t>Carrier infrastructure</w:t>
            </w:r>
          </w:p>
          <w:p w14:paraId="17298BCC" w14:textId="77777777" w:rsidR="00E013D0" w:rsidRPr="00A77813" w:rsidRDefault="00DF1EDC">
            <w:pPr>
              <w:spacing w:line="276" w:lineRule="auto"/>
              <w:rPr>
                <w:rFonts w:cs="Arial"/>
              </w:rPr>
            </w:pPr>
            <w:r w:rsidRPr="00A77813">
              <w:rPr>
                <w:rFonts w:cs="Arial"/>
              </w:rPr>
              <w:t>WifiHotspotServer</w:t>
            </w:r>
          </w:p>
          <w:p w14:paraId="2FE4E22F" w14:textId="77777777" w:rsidR="00E013D0" w:rsidRPr="00A77813" w:rsidRDefault="00DF1EDC">
            <w:pPr>
              <w:spacing w:line="276" w:lineRule="auto"/>
              <w:rPr>
                <w:rFonts w:cs="Arial"/>
              </w:rPr>
            </w:pPr>
            <w:r w:rsidRPr="00A77813">
              <w:rPr>
                <w:rFonts w:cs="Arial"/>
              </w:rPr>
              <w:t>WifiHotspotOnBoardClient</w:t>
            </w:r>
          </w:p>
          <w:p w14:paraId="7AC5ED14" w14:textId="77777777" w:rsidR="00E013D0" w:rsidRPr="00A77813" w:rsidRDefault="00DF1EDC">
            <w:pPr>
              <w:spacing w:line="276" w:lineRule="auto"/>
              <w:rPr>
                <w:rFonts w:cs="Arial"/>
              </w:rPr>
            </w:pPr>
            <w:r w:rsidRPr="00A77813">
              <w:rPr>
                <w:rFonts w:cs="Arial"/>
              </w:rPr>
              <w:t>CAN</w:t>
            </w:r>
          </w:p>
        </w:tc>
      </w:tr>
    </w:tbl>
    <w:p w14:paraId="259C02A0" w14:textId="77777777" w:rsidR="00E013D0" w:rsidRDefault="00E013D0" w:rsidP="00E013D0">
      <w:pPr>
        <w:ind w:left="360"/>
      </w:pPr>
    </w:p>
    <w:p w14:paraId="6D1D75E9" w14:textId="77777777" w:rsidR="00E013D0" w:rsidRDefault="00DF1EDC" w:rsidP="008D240F">
      <w:pPr>
        <w:pStyle w:val="Heading4"/>
      </w:pPr>
      <w:r>
        <w:t>WFHSv2-UC-REQ-281861/A-User refreshes data usage values from WifiHotspotOnBoardClient when vehicle is in a no coverage area</w:t>
      </w:r>
    </w:p>
    <w:p w14:paraId="1E4157E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BF392E" w14:paraId="1DFD9229"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D697FB" w14:textId="77777777" w:rsidR="00E013D0" w:rsidRPr="00BF392E" w:rsidRDefault="00DF1EDC">
            <w:pPr>
              <w:spacing w:line="276" w:lineRule="auto"/>
              <w:rPr>
                <w:rFonts w:cs="Arial"/>
                <w:b/>
              </w:rPr>
            </w:pPr>
            <w:r w:rsidRPr="00BF392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2914836" w14:textId="77777777" w:rsidR="00E013D0" w:rsidRPr="00BF392E" w:rsidRDefault="00DF1EDC">
            <w:pPr>
              <w:spacing w:line="276" w:lineRule="auto"/>
              <w:rPr>
                <w:rFonts w:cs="Arial"/>
              </w:rPr>
            </w:pPr>
            <w:r w:rsidRPr="00BF392E">
              <w:rPr>
                <w:rFonts w:cs="Arial"/>
              </w:rPr>
              <w:t>User</w:t>
            </w:r>
          </w:p>
          <w:p w14:paraId="1A8BF2CC" w14:textId="77777777" w:rsidR="00E013D0" w:rsidRPr="00BF392E" w:rsidRDefault="00DF1EDC">
            <w:pPr>
              <w:spacing w:line="276" w:lineRule="auto"/>
              <w:rPr>
                <w:rFonts w:cs="Arial"/>
              </w:rPr>
            </w:pPr>
            <w:r w:rsidRPr="00BF392E">
              <w:rPr>
                <w:rFonts w:cs="Arial"/>
              </w:rPr>
              <w:t>WifiHotspotOnBoardClient</w:t>
            </w:r>
          </w:p>
          <w:p w14:paraId="05EE31EA" w14:textId="77777777" w:rsidR="00E013D0" w:rsidRPr="00BF392E" w:rsidRDefault="00DF1EDC">
            <w:pPr>
              <w:spacing w:line="276" w:lineRule="auto"/>
              <w:rPr>
                <w:rFonts w:cs="Arial"/>
              </w:rPr>
            </w:pPr>
            <w:r w:rsidRPr="00BF392E">
              <w:rPr>
                <w:rFonts w:cs="Arial"/>
              </w:rPr>
              <w:t>WifiHotspotServer</w:t>
            </w:r>
          </w:p>
        </w:tc>
      </w:tr>
      <w:tr w:rsidR="00E013D0" w:rsidRPr="00BF392E" w14:paraId="41D5EED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DCF28F" w14:textId="77777777" w:rsidR="00E013D0" w:rsidRPr="00BF392E" w:rsidRDefault="00DF1EDC">
            <w:pPr>
              <w:spacing w:line="276" w:lineRule="auto"/>
              <w:rPr>
                <w:rFonts w:cs="Arial"/>
                <w:b/>
              </w:rPr>
            </w:pPr>
            <w:r w:rsidRPr="00BF392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E520C3F" w14:textId="77777777" w:rsidR="00E013D0" w:rsidRPr="00BF392E" w:rsidRDefault="00DF1EDC">
            <w:pPr>
              <w:spacing w:line="276" w:lineRule="auto"/>
              <w:rPr>
                <w:rFonts w:cs="Arial"/>
              </w:rPr>
            </w:pPr>
            <w:r w:rsidRPr="00BF392E">
              <w:rPr>
                <w:rFonts w:cs="Arial"/>
              </w:rPr>
              <w:t>WifiHotspotServer is On</w:t>
            </w:r>
          </w:p>
          <w:p w14:paraId="5CACC4D8" w14:textId="77777777" w:rsidR="00E013D0" w:rsidRPr="00BF392E" w:rsidRDefault="00DF1EDC">
            <w:pPr>
              <w:spacing w:line="276" w:lineRule="auto"/>
              <w:rPr>
                <w:rFonts w:cs="Arial"/>
              </w:rPr>
            </w:pPr>
            <w:r w:rsidRPr="00BF392E">
              <w:rPr>
                <w:rFonts w:cs="Arial"/>
              </w:rPr>
              <w:t>Vehicle in a no coverage area</w:t>
            </w:r>
          </w:p>
          <w:p w14:paraId="6B088B53" w14:textId="77777777" w:rsidR="00E013D0" w:rsidRPr="00BF392E" w:rsidRDefault="00DF1EDC">
            <w:pPr>
              <w:spacing w:line="276" w:lineRule="auto"/>
              <w:rPr>
                <w:rFonts w:cs="Arial"/>
              </w:rPr>
            </w:pPr>
            <w:r>
              <w:rPr>
                <w:rFonts w:cs="Arial"/>
              </w:rPr>
              <w:t xml:space="preserve">Vehicle </w:t>
            </w:r>
            <w:r w:rsidRPr="00BF392E">
              <w:rPr>
                <w:rFonts w:cs="Arial"/>
              </w:rPr>
              <w:t xml:space="preserve">is authorized </w:t>
            </w:r>
          </w:p>
        </w:tc>
      </w:tr>
      <w:tr w:rsidR="00E013D0" w:rsidRPr="00BF392E" w14:paraId="3744CEF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3828A3" w14:textId="77777777" w:rsidR="00E013D0" w:rsidRPr="00BF392E" w:rsidRDefault="00DF1EDC">
            <w:pPr>
              <w:spacing w:line="276" w:lineRule="auto"/>
              <w:rPr>
                <w:rFonts w:cs="Arial"/>
                <w:b/>
              </w:rPr>
            </w:pPr>
            <w:r w:rsidRPr="00BF392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07BC516" w14:textId="77777777" w:rsidR="00E013D0" w:rsidRPr="00BF392E" w:rsidRDefault="00DF1EDC">
            <w:pPr>
              <w:autoSpaceDE w:val="0"/>
              <w:autoSpaceDN w:val="0"/>
              <w:adjustRightInd w:val="0"/>
              <w:spacing w:line="276" w:lineRule="auto"/>
              <w:rPr>
                <w:rFonts w:cs="Arial"/>
              </w:rPr>
            </w:pPr>
            <w:r w:rsidRPr="00BF392E">
              <w:rPr>
                <w:rFonts w:cs="Arial"/>
              </w:rPr>
              <w:t>User enters the Wi-Fi Hotspot screen that displays the data usage and presses the refresh button</w:t>
            </w:r>
          </w:p>
        </w:tc>
      </w:tr>
      <w:tr w:rsidR="00E013D0" w:rsidRPr="00BF392E" w14:paraId="68A3CC25"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C47168" w14:textId="77777777" w:rsidR="00E013D0" w:rsidRPr="00BF392E" w:rsidRDefault="00DF1EDC">
            <w:pPr>
              <w:spacing w:line="276" w:lineRule="auto"/>
              <w:rPr>
                <w:rFonts w:cs="Arial"/>
                <w:b/>
              </w:rPr>
            </w:pPr>
            <w:r w:rsidRPr="00BF392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tcPr>
          <w:p w14:paraId="3C3F8BE8" w14:textId="77777777" w:rsidR="00E013D0" w:rsidRPr="00BF392E" w:rsidRDefault="00DF1EDC">
            <w:pPr>
              <w:autoSpaceDE w:val="0"/>
              <w:autoSpaceDN w:val="0"/>
              <w:adjustRightInd w:val="0"/>
              <w:spacing w:line="288" w:lineRule="auto"/>
              <w:rPr>
                <w:rFonts w:cs="Arial"/>
              </w:rPr>
            </w:pPr>
            <w:r w:rsidRPr="00BF392E">
              <w:rPr>
                <w:rFonts w:cs="Arial"/>
              </w:rPr>
              <w:t>A popup shall be displayed to the customer notifying them there are issues connecting to the network</w:t>
            </w:r>
          </w:p>
          <w:p w14:paraId="6CE7170C" w14:textId="77777777" w:rsidR="00E013D0" w:rsidRPr="00BF392E" w:rsidRDefault="00DF1EDC">
            <w:pPr>
              <w:autoSpaceDE w:val="0"/>
              <w:autoSpaceDN w:val="0"/>
              <w:adjustRightInd w:val="0"/>
              <w:spacing w:line="288" w:lineRule="auto"/>
              <w:rPr>
                <w:rFonts w:cs="Arial"/>
              </w:rPr>
            </w:pPr>
            <w:r w:rsidRPr="00BF392E">
              <w:rPr>
                <w:rFonts w:cs="Arial"/>
              </w:rPr>
              <w:t>After the popup is closed, the screen shall show all the same values as it did prior to the refresh request.</w:t>
            </w:r>
          </w:p>
          <w:p w14:paraId="786C2A68" w14:textId="77777777" w:rsidR="00E013D0" w:rsidRPr="00BF392E" w:rsidRDefault="00E013D0">
            <w:pPr>
              <w:autoSpaceDE w:val="0"/>
              <w:autoSpaceDN w:val="0"/>
              <w:adjustRightInd w:val="0"/>
              <w:spacing w:line="288" w:lineRule="auto"/>
              <w:rPr>
                <w:rFonts w:cs="Arial"/>
              </w:rPr>
            </w:pPr>
          </w:p>
        </w:tc>
      </w:tr>
      <w:tr w:rsidR="00E013D0" w:rsidRPr="00BF392E" w14:paraId="03856B6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DB84B9" w14:textId="77777777" w:rsidR="00E013D0" w:rsidRPr="00BF392E" w:rsidRDefault="00DF1EDC">
            <w:pPr>
              <w:spacing w:line="276" w:lineRule="auto"/>
              <w:rPr>
                <w:rFonts w:cs="Arial"/>
                <w:b/>
              </w:rPr>
            </w:pPr>
            <w:r w:rsidRPr="00BF392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67FB2E0" w14:textId="77777777" w:rsidR="00E013D0" w:rsidRPr="00BF392E" w:rsidRDefault="00DF1EDC">
            <w:pPr>
              <w:spacing w:after="200" w:line="276" w:lineRule="auto"/>
              <w:rPr>
                <w:rFonts w:cs="Arial"/>
              </w:rPr>
            </w:pPr>
            <w:r w:rsidRPr="00BF392E">
              <w:rPr>
                <w:rFonts w:cs="Arial"/>
              </w:rPr>
              <w:t>WFHSv1-UC-REQ-191931-E4 Wi-Fi Hotspot configuration through WifiHotspotOnBoardClient fails</w:t>
            </w:r>
          </w:p>
          <w:p w14:paraId="1BFE3D61" w14:textId="77777777" w:rsidR="00E013D0" w:rsidRPr="00BF392E" w:rsidRDefault="00DF1EDC">
            <w:pPr>
              <w:spacing w:line="276" w:lineRule="auto"/>
              <w:rPr>
                <w:rFonts w:cs="Arial"/>
              </w:rPr>
            </w:pPr>
            <w:r w:rsidRPr="00BF392E">
              <w:rPr>
                <w:rFonts w:cs="Arial"/>
              </w:rPr>
              <w:t>WFHSv1-UC-REQ-191973-E11 WifiHotspotOnBoardClient update failed</w:t>
            </w:r>
          </w:p>
        </w:tc>
      </w:tr>
      <w:tr w:rsidR="00E013D0" w:rsidRPr="00BF392E" w14:paraId="2E4B605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6553" w14:textId="77777777" w:rsidR="00E013D0" w:rsidRPr="00BF392E" w:rsidRDefault="00DF1EDC">
            <w:pPr>
              <w:spacing w:line="276" w:lineRule="auto"/>
              <w:rPr>
                <w:rFonts w:cs="Arial"/>
                <w:b/>
              </w:rPr>
            </w:pPr>
            <w:r w:rsidRPr="00BF392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919F43F" w14:textId="77777777" w:rsidR="00E013D0" w:rsidRPr="00BF392E" w:rsidRDefault="00DF1EDC">
            <w:pPr>
              <w:spacing w:line="276" w:lineRule="auto"/>
              <w:rPr>
                <w:rFonts w:cs="Arial"/>
              </w:rPr>
            </w:pPr>
            <w:r w:rsidRPr="00BF392E">
              <w:rPr>
                <w:rFonts w:cs="Arial"/>
              </w:rPr>
              <w:t>WifiHotspotServer</w:t>
            </w:r>
          </w:p>
          <w:p w14:paraId="03BBFF97" w14:textId="77777777" w:rsidR="00E013D0" w:rsidRPr="00BF392E" w:rsidRDefault="00DF1EDC">
            <w:pPr>
              <w:spacing w:line="276" w:lineRule="auto"/>
              <w:rPr>
                <w:rFonts w:cs="Arial"/>
              </w:rPr>
            </w:pPr>
            <w:r w:rsidRPr="00BF392E">
              <w:rPr>
                <w:rFonts w:cs="Arial"/>
              </w:rPr>
              <w:t>WifiHotspotOnBoardClient</w:t>
            </w:r>
          </w:p>
          <w:p w14:paraId="5E48EA24" w14:textId="77777777" w:rsidR="00E013D0" w:rsidRPr="00BF392E" w:rsidRDefault="00DF1EDC">
            <w:pPr>
              <w:spacing w:line="276" w:lineRule="auto"/>
              <w:rPr>
                <w:rFonts w:cs="Arial"/>
              </w:rPr>
            </w:pPr>
            <w:r w:rsidRPr="00BF392E">
              <w:rPr>
                <w:rFonts w:cs="Arial"/>
              </w:rPr>
              <w:t>CAN</w:t>
            </w:r>
          </w:p>
        </w:tc>
      </w:tr>
    </w:tbl>
    <w:p w14:paraId="1CBAB2DC" w14:textId="77777777" w:rsidR="00E013D0" w:rsidRDefault="00E013D0" w:rsidP="00E013D0">
      <w:pPr>
        <w:ind w:left="360"/>
      </w:pPr>
    </w:p>
    <w:p w14:paraId="416C5493" w14:textId="77777777" w:rsidR="00E013D0" w:rsidRDefault="00DF1EDC" w:rsidP="008D240F">
      <w:pPr>
        <w:pStyle w:val="Heading4"/>
      </w:pPr>
      <w:r>
        <w:t>WFHSv2-UC-REQ-281862/A-User refreshes data usage values from WifiHotspotOnBoardClient when vehicle is in a poor coverage area</w:t>
      </w:r>
    </w:p>
    <w:p w14:paraId="73F55D25"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14:paraId="777C9DE9"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035B2A" w14:textId="77777777" w:rsidR="00E013D0" w:rsidRPr="0012761F" w:rsidRDefault="00DF1EDC">
            <w:pPr>
              <w:spacing w:line="276" w:lineRule="auto"/>
              <w:rPr>
                <w:rFonts w:cs="Arial"/>
                <w:b/>
              </w:rPr>
            </w:pPr>
            <w:r w:rsidRPr="0012761F">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6CD2483" w14:textId="77777777" w:rsidR="00E013D0" w:rsidRPr="0012761F" w:rsidRDefault="00DF1EDC">
            <w:pPr>
              <w:spacing w:line="276" w:lineRule="auto"/>
              <w:rPr>
                <w:rFonts w:cs="Arial"/>
              </w:rPr>
            </w:pPr>
            <w:r w:rsidRPr="0012761F">
              <w:rPr>
                <w:rFonts w:cs="Arial"/>
              </w:rPr>
              <w:t>User</w:t>
            </w:r>
          </w:p>
          <w:p w14:paraId="46FE8FA7" w14:textId="77777777" w:rsidR="00E013D0" w:rsidRPr="0012761F" w:rsidRDefault="00DF1EDC">
            <w:pPr>
              <w:spacing w:line="276" w:lineRule="auto"/>
              <w:rPr>
                <w:rFonts w:eastAsiaTheme="minorHAnsi" w:cs="Arial"/>
              </w:rPr>
            </w:pPr>
            <w:r w:rsidRPr="0012761F">
              <w:rPr>
                <w:rFonts w:cs="Arial"/>
              </w:rPr>
              <w:t>In-vehicle WifiHotspotOnBoardClient</w:t>
            </w:r>
          </w:p>
          <w:p w14:paraId="2ED9E03F" w14:textId="77777777" w:rsidR="00E013D0" w:rsidRPr="0012761F" w:rsidRDefault="00DF1EDC">
            <w:pPr>
              <w:spacing w:line="276" w:lineRule="auto"/>
              <w:rPr>
                <w:rFonts w:cs="Arial"/>
              </w:rPr>
            </w:pPr>
            <w:r w:rsidRPr="0012761F">
              <w:rPr>
                <w:rFonts w:cs="Arial"/>
              </w:rPr>
              <w:t>WifiHotspotServer</w:t>
            </w:r>
          </w:p>
        </w:tc>
      </w:tr>
      <w:tr w:rsidR="00E013D0" w14:paraId="780256A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C2E95C" w14:textId="77777777" w:rsidR="00E013D0" w:rsidRPr="0012761F" w:rsidRDefault="00DF1EDC">
            <w:pPr>
              <w:spacing w:line="276" w:lineRule="auto"/>
              <w:rPr>
                <w:rFonts w:cs="Arial"/>
                <w:b/>
              </w:rPr>
            </w:pPr>
            <w:r w:rsidRPr="0012761F">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A7F2FB0" w14:textId="77777777" w:rsidR="00E013D0" w:rsidRPr="0012761F" w:rsidRDefault="00DF1EDC">
            <w:pPr>
              <w:spacing w:line="276" w:lineRule="auto"/>
              <w:rPr>
                <w:rFonts w:cs="Arial"/>
              </w:rPr>
            </w:pPr>
            <w:r w:rsidRPr="0012761F">
              <w:rPr>
                <w:rFonts w:cs="Arial"/>
              </w:rPr>
              <w:t>WifiHotspotServer is On</w:t>
            </w:r>
          </w:p>
          <w:p w14:paraId="4C552E6F" w14:textId="77777777" w:rsidR="00E013D0" w:rsidRPr="0012761F" w:rsidRDefault="00DF1EDC">
            <w:pPr>
              <w:spacing w:line="276" w:lineRule="auto"/>
              <w:rPr>
                <w:rFonts w:eastAsiaTheme="minorHAnsi" w:cs="Arial"/>
              </w:rPr>
            </w:pPr>
            <w:r w:rsidRPr="0012761F">
              <w:rPr>
                <w:rFonts w:cs="Arial"/>
              </w:rPr>
              <w:t>Vehicle is in a poor coverage area</w:t>
            </w:r>
          </w:p>
          <w:p w14:paraId="7AE32B55" w14:textId="77777777" w:rsidR="00E013D0" w:rsidRPr="0012761F" w:rsidRDefault="00DF1EDC">
            <w:pPr>
              <w:spacing w:line="276" w:lineRule="auto"/>
              <w:rPr>
                <w:rFonts w:cs="Arial"/>
              </w:rPr>
            </w:pPr>
            <w:r>
              <w:rPr>
                <w:rFonts w:cs="Arial"/>
              </w:rPr>
              <w:t xml:space="preserve">Vehicle </w:t>
            </w:r>
            <w:r w:rsidRPr="0012761F">
              <w:rPr>
                <w:rFonts w:cs="Arial"/>
              </w:rPr>
              <w:t>is authorized</w:t>
            </w:r>
          </w:p>
        </w:tc>
      </w:tr>
      <w:tr w:rsidR="00E013D0" w14:paraId="684B2B2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C46CB1" w14:textId="77777777" w:rsidR="00E013D0" w:rsidRPr="0012761F" w:rsidRDefault="00DF1EDC">
            <w:pPr>
              <w:spacing w:line="276" w:lineRule="auto"/>
              <w:rPr>
                <w:rFonts w:cs="Arial"/>
                <w:b/>
              </w:rPr>
            </w:pPr>
            <w:r w:rsidRPr="0012761F">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68A722E" w14:textId="77777777" w:rsidR="00E013D0" w:rsidRPr="0012761F" w:rsidRDefault="00DF1EDC">
            <w:pPr>
              <w:autoSpaceDE w:val="0"/>
              <w:autoSpaceDN w:val="0"/>
              <w:adjustRightInd w:val="0"/>
              <w:spacing w:line="276" w:lineRule="auto"/>
              <w:rPr>
                <w:rFonts w:cs="Arial"/>
              </w:rPr>
            </w:pPr>
            <w:r w:rsidRPr="0012761F">
              <w:rPr>
                <w:rFonts w:cs="Arial"/>
              </w:rPr>
              <w:t>User enters the Wi-Fi Hotspot screen that displays the data usage and presses the refresh button</w:t>
            </w:r>
          </w:p>
        </w:tc>
      </w:tr>
      <w:tr w:rsidR="00E013D0" w14:paraId="2D33D37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C4165F" w14:textId="77777777" w:rsidR="00E013D0" w:rsidRPr="0012761F" w:rsidRDefault="00DF1EDC">
            <w:pPr>
              <w:spacing w:line="276" w:lineRule="auto"/>
              <w:rPr>
                <w:rFonts w:cs="Arial"/>
                <w:b/>
              </w:rPr>
            </w:pPr>
            <w:r w:rsidRPr="0012761F">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B9AF6C1" w14:textId="77777777" w:rsidR="00E013D0" w:rsidRPr="0012761F" w:rsidRDefault="00DF1EDC">
            <w:pPr>
              <w:autoSpaceDE w:val="0"/>
              <w:autoSpaceDN w:val="0"/>
              <w:adjustRightInd w:val="0"/>
              <w:spacing w:line="288" w:lineRule="auto"/>
              <w:rPr>
                <w:rFonts w:cs="Arial"/>
              </w:rPr>
            </w:pPr>
            <w:r w:rsidRPr="0012761F">
              <w:rPr>
                <w:rFonts w:cs="Arial"/>
              </w:rPr>
              <w:t>The screen shall inform the user of an update in progress.</w:t>
            </w:r>
          </w:p>
          <w:p w14:paraId="12F92574" w14:textId="77777777" w:rsidR="00E013D0" w:rsidRPr="0012761F" w:rsidRDefault="00DF1EDC">
            <w:pPr>
              <w:autoSpaceDE w:val="0"/>
              <w:autoSpaceDN w:val="0"/>
              <w:adjustRightInd w:val="0"/>
              <w:spacing w:line="288" w:lineRule="auto"/>
              <w:rPr>
                <w:rFonts w:eastAsiaTheme="minorHAnsi" w:cs="Arial"/>
              </w:rPr>
            </w:pPr>
            <w:r w:rsidRPr="0012761F">
              <w:rPr>
                <w:rFonts w:cs="Arial"/>
              </w:rPr>
              <w:t xml:space="preserve">The refresh button shall not be accessible. </w:t>
            </w:r>
          </w:p>
          <w:p w14:paraId="7B1E96B9" w14:textId="77777777" w:rsidR="00E013D0" w:rsidRPr="0012761F" w:rsidRDefault="00DF1EDC">
            <w:pPr>
              <w:autoSpaceDE w:val="0"/>
              <w:autoSpaceDN w:val="0"/>
              <w:adjustRightInd w:val="0"/>
              <w:spacing w:line="288" w:lineRule="auto"/>
              <w:rPr>
                <w:rFonts w:cs="Arial"/>
              </w:rPr>
            </w:pPr>
            <w:r w:rsidRPr="0012761F">
              <w:rPr>
                <w:rFonts w:cs="Arial"/>
              </w:rPr>
              <w:t>A  popup shall appear notifying the user there were issues connecting to the network</w:t>
            </w:r>
          </w:p>
          <w:p w14:paraId="5F893143" w14:textId="77777777" w:rsidR="00E013D0" w:rsidRPr="0012761F" w:rsidRDefault="00DF1EDC">
            <w:pPr>
              <w:autoSpaceDE w:val="0"/>
              <w:autoSpaceDN w:val="0"/>
              <w:adjustRightInd w:val="0"/>
              <w:spacing w:line="288" w:lineRule="auto"/>
              <w:rPr>
                <w:rFonts w:cs="Arial"/>
              </w:rPr>
            </w:pPr>
            <w:r w:rsidRPr="0012761F">
              <w:rPr>
                <w:rFonts w:cs="Arial"/>
              </w:rPr>
              <w:t>Popup closes and old data usage information is displayed</w:t>
            </w:r>
          </w:p>
        </w:tc>
      </w:tr>
      <w:tr w:rsidR="00E013D0" w14:paraId="320D1E5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458827" w14:textId="77777777" w:rsidR="00E013D0" w:rsidRPr="0012761F" w:rsidRDefault="00DF1EDC">
            <w:pPr>
              <w:spacing w:line="276" w:lineRule="auto"/>
              <w:rPr>
                <w:rFonts w:cs="Arial"/>
                <w:b/>
              </w:rPr>
            </w:pPr>
            <w:r w:rsidRPr="0012761F">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E8511EA" w14:textId="77777777" w:rsidR="00E013D0" w:rsidRPr="0012761F" w:rsidRDefault="00DF1EDC">
            <w:pPr>
              <w:spacing w:line="276" w:lineRule="auto"/>
              <w:rPr>
                <w:rFonts w:cs="Arial"/>
              </w:rPr>
            </w:pPr>
            <w:r w:rsidRPr="0012761F">
              <w:rPr>
                <w:rFonts w:cs="Arial"/>
              </w:rPr>
              <w:t>WFHSv1-UC-REQ-191931-E4 Wi-Fi Hotspot configuration through WifiHotspotOnBoardClient fails</w:t>
            </w:r>
          </w:p>
        </w:tc>
      </w:tr>
      <w:tr w:rsidR="00E013D0" w14:paraId="0BBFB14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52C641" w14:textId="77777777" w:rsidR="00E013D0" w:rsidRPr="0012761F" w:rsidRDefault="00DF1EDC">
            <w:pPr>
              <w:spacing w:line="276" w:lineRule="auto"/>
              <w:rPr>
                <w:rFonts w:cs="Arial"/>
                <w:b/>
              </w:rPr>
            </w:pPr>
            <w:r w:rsidRPr="0012761F">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E8C77BD" w14:textId="77777777" w:rsidR="00E013D0" w:rsidRPr="0012761F" w:rsidRDefault="00DF1EDC">
            <w:pPr>
              <w:spacing w:line="276" w:lineRule="auto"/>
              <w:rPr>
                <w:rFonts w:cs="Arial"/>
              </w:rPr>
            </w:pPr>
            <w:r w:rsidRPr="0012761F">
              <w:rPr>
                <w:rFonts w:cs="Arial"/>
              </w:rPr>
              <w:t>WifiHotspotServer</w:t>
            </w:r>
          </w:p>
          <w:p w14:paraId="7DDA7C7A" w14:textId="77777777" w:rsidR="00E013D0" w:rsidRPr="0012761F" w:rsidRDefault="00DF1EDC">
            <w:pPr>
              <w:spacing w:line="276" w:lineRule="auto"/>
              <w:rPr>
                <w:rFonts w:eastAsiaTheme="minorHAnsi" w:cs="Arial"/>
              </w:rPr>
            </w:pPr>
            <w:r w:rsidRPr="0012761F">
              <w:rPr>
                <w:rFonts w:cs="Arial"/>
              </w:rPr>
              <w:t>WifiHotspotOnBoardClient</w:t>
            </w:r>
          </w:p>
          <w:p w14:paraId="41E646F6" w14:textId="77777777" w:rsidR="00E013D0" w:rsidRPr="0012761F" w:rsidRDefault="00DF1EDC">
            <w:pPr>
              <w:spacing w:line="276" w:lineRule="auto"/>
              <w:rPr>
                <w:rFonts w:cs="Arial"/>
              </w:rPr>
            </w:pPr>
            <w:r w:rsidRPr="0012761F">
              <w:rPr>
                <w:rFonts w:cs="Arial"/>
              </w:rPr>
              <w:t>CAN</w:t>
            </w:r>
          </w:p>
          <w:p w14:paraId="3A3D21E9" w14:textId="77777777" w:rsidR="00E013D0" w:rsidRPr="0012761F" w:rsidRDefault="00DF1EDC">
            <w:pPr>
              <w:spacing w:line="276" w:lineRule="auto"/>
              <w:rPr>
                <w:rFonts w:cs="Arial"/>
              </w:rPr>
            </w:pPr>
            <w:r w:rsidRPr="0012761F">
              <w:rPr>
                <w:rFonts w:cs="Arial"/>
              </w:rPr>
              <w:t>WifiHotspotOffBoardClient</w:t>
            </w:r>
          </w:p>
          <w:p w14:paraId="564AB99D" w14:textId="77777777" w:rsidR="00E013D0" w:rsidRPr="0012761F" w:rsidRDefault="00DF1EDC">
            <w:pPr>
              <w:spacing w:line="276" w:lineRule="auto"/>
              <w:rPr>
                <w:rFonts w:cs="Arial"/>
              </w:rPr>
            </w:pPr>
            <w:r w:rsidRPr="0012761F">
              <w:rPr>
                <w:rFonts w:cs="Arial"/>
              </w:rPr>
              <w:t>Carrier backend</w:t>
            </w:r>
          </w:p>
        </w:tc>
      </w:tr>
    </w:tbl>
    <w:p w14:paraId="540194B6" w14:textId="77777777" w:rsidR="00E013D0" w:rsidRDefault="00E013D0" w:rsidP="00E013D0"/>
    <w:p w14:paraId="5BB2FDBB" w14:textId="77777777" w:rsidR="00E013D0" w:rsidRDefault="00DF1EDC" w:rsidP="008D240F">
      <w:pPr>
        <w:pStyle w:val="Heading4"/>
      </w:pPr>
      <w:r>
        <w:t>WFHSv2-UC-REQ-281863/A-User refreshes the data usage values on the mobile app in a good coverage area</w:t>
      </w:r>
    </w:p>
    <w:p w14:paraId="7CBCD32F"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513766" w14:paraId="7E9A1C65"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B39F" w14:textId="77777777" w:rsidR="00E013D0" w:rsidRPr="00513766" w:rsidRDefault="00DF1EDC">
            <w:pPr>
              <w:spacing w:line="276" w:lineRule="auto"/>
              <w:rPr>
                <w:rFonts w:cs="Arial"/>
                <w:b/>
              </w:rPr>
            </w:pPr>
            <w:r w:rsidRPr="0051376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303DDD37" w14:textId="77777777" w:rsidR="00E013D0" w:rsidRPr="00513766" w:rsidRDefault="00DF1EDC">
            <w:pPr>
              <w:spacing w:line="276" w:lineRule="auto"/>
              <w:rPr>
                <w:rFonts w:cs="Arial"/>
              </w:rPr>
            </w:pPr>
            <w:r w:rsidRPr="00513766">
              <w:rPr>
                <w:rFonts w:cs="Arial"/>
              </w:rPr>
              <w:t>User</w:t>
            </w:r>
          </w:p>
          <w:p w14:paraId="505C4399" w14:textId="77777777" w:rsidR="00E013D0" w:rsidRPr="00513766" w:rsidRDefault="00DF1EDC">
            <w:pPr>
              <w:spacing w:line="276" w:lineRule="auto"/>
              <w:rPr>
                <w:rFonts w:cs="Arial"/>
              </w:rPr>
            </w:pPr>
            <w:r w:rsidRPr="00513766">
              <w:rPr>
                <w:rFonts w:cs="Arial"/>
              </w:rPr>
              <w:t>Mobile App</w:t>
            </w:r>
          </w:p>
        </w:tc>
      </w:tr>
      <w:tr w:rsidR="00E013D0" w:rsidRPr="00513766" w14:paraId="5D372BA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404A65" w14:textId="77777777" w:rsidR="00E013D0" w:rsidRPr="00513766" w:rsidRDefault="00DF1EDC">
            <w:pPr>
              <w:spacing w:line="276" w:lineRule="auto"/>
              <w:rPr>
                <w:rFonts w:cs="Arial"/>
                <w:b/>
              </w:rPr>
            </w:pPr>
            <w:r w:rsidRPr="0051376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27300B3" w14:textId="77777777" w:rsidR="00E013D0" w:rsidRPr="00513766" w:rsidRDefault="00DF1EDC">
            <w:pPr>
              <w:spacing w:line="276" w:lineRule="auto"/>
              <w:rPr>
                <w:rFonts w:cs="Arial"/>
              </w:rPr>
            </w:pPr>
            <w:r w:rsidRPr="00513766">
              <w:rPr>
                <w:rFonts w:cs="Arial"/>
              </w:rPr>
              <w:t>Mobile app has good cellular coverage</w:t>
            </w:r>
          </w:p>
          <w:p w14:paraId="00EE9E2F" w14:textId="77777777" w:rsidR="00E013D0" w:rsidRPr="00513766" w:rsidRDefault="00DF1EDC">
            <w:pPr>
              <w:spacing w:line="276" w:lineRule="auto"/>
              <w:rPr>
                <w:rFonts w:cs="Arial"/>
              </w:rPr>
            </w:pPr>
            <w:r>
              <w:rPr>
                <w:rFonts w:cs="Arial"/>
              </w:rPr>
              <w:t xml:space="preserve">Vehicle </w:t>
            </w:r>
            <w:r w:rsidRPr="00513766">
              <w:rPr>
                <w:rFonts w:cs="Arial"/>
              </w:rPr>
              <w:t xml:space="preserve">is authorized </w:t>
            </w:r>
          </w:p>
        </w:tc>
      </w:tr>
      <w:tr w:rsidR="00E013D0" w:rsidRPr="00513766" w14:paraId="340FA9D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31A9D" w14:textId="77777777" w:rsidR="00E013D0" w:rsidRPr="00513766" w:rsidRDefault="00DF1EDC">
            <w:pPr>
              <w:spacing w:line="276" w:lineRule="auto"/>
              <w:rPr>
                <w:rFonts w:cs="Arial"/>
                <w:b/>
              </w:rPr>
            </w:pPr>
            <w:r w:rsidRPr="0051376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E70AFA9" w14:textId="77777777" w:rsidR="00E013D0" w:rsidRPr="00513766" w:rsidRDefault="00DF1EDC">
            <w:pPr>
              <w:autoSpaceDE w:val="0"/>
              <w:autoSpaceDN w:val="0"/>
              <w:adjustRightInd w:val="0"/>
              <w:spacing w:line="276" w:lineRule="auto"/>
              <w:rPr>
                <w:rFonts w:cs="Arial"/>
              </w:rPr>
            </w:pPr>
            <w:r w:rsidRPr="00513766">
              <w:rPr>
                <w:rFonts w:cs="Arial"/>
              </w:rPr>
              <w:t xml:space="preserve">User refreshes the data usage values from the mobile app </w:t>
            </w:r>
          </w:p>
        </w:tc>
      </w:tr>
      <w:tr w:rsidR="00E013D0" w:rsidRPr="00513766" w14:paraId="0FFD3026"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F31623" w14:textId="77777777" w:rsidR="00E013D0" w:rsidRPr="00513766" w:rsidRDefault="00DF1EDC">
            <w:pPr>
              <w:spacing w:line="276" w:lineRule="auto"/>
              <w:rPr>
                <w:rFonts w:cs="Arial"/>
                <w:b/>
              </w:rPr>
            </w:pPr>
            <w:r w:rsidRPr="0051376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3A51AAD" w14:textId="77777777" w:rsidR="00E013D0" w:rsidRPr="00513766" w:rsidRDefault="00DF1EDC">
            <w:pPr>
              <w:autoSpaceDE w:val="0"/>
              <w:autoSpaceDN w:val="0"/>
              <w:adjustRightInd w:val="0"/>
              <w:spacing w:line="288" w:lineRule="auto"/>
              <w:rPr>
                <w:rFonts w:cs="Arial"/>
              </w:rPr>
            </w:pPr>
            <w:r w:rsidRPr="00513766">
              <w:rPr>
                <w:rFonts w:cs="Arial"/>
              </w:rPr>
              <w:t>The app updates and the new data usage information is displayed</w:t>
            </w:r>
          </w:p>
        </w:tc>
      </w:tr>
      <w:tr w:rsidR="00E013D0" w:rsidRPr="00513766" w14:paraId="0A415E4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2CD859" w14:textId="77777777" w:rsidR="00E013D0" w:rsidRPr="00513766" w:rsidRDefault="00DF1EDC">
            <w:pPr>
              <w:spacing w:line="276" w:lineRule="auto"/>
              <w:rPr>
                <w:rFonts w:cs="Arial"/>
                <w:b/>
              </w:rPr>
            </w:pPr>
            <w:r w:rsidRPr="0051376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674D786" w14:textId="77777777" w:rsidR="00E013D0" w:rsidRPr="00513766" w:rsidRDefault="00DF1EDC">
            <w:pPr>
              <w:spacing w:line="276" w:lineRule="auto"/>
              <w:rPr>
                <w:rFonts w:cs="Arial"/>
              </w:rPr>
            </w:pPr>
            <w:r w:rsidRPr="00513766">
              <w:rPr>
                <w:rFonts w:cs="Arial"/>
              </w:rPr>
              <w:t>WFHSv1-UC-REQ-191974-E12 Mobile app update failed</w:t>
            </w:r>
          </w:p>
          <w:p w14:paraId="7B7D1FFE" w14:textId="77777777" w:rsidR="00E013D0" w:rsidRPr="00513766" w:rsidRDefault="00DF1EDC">
            <w:pPr>
              <w:spacing w:line="276" w:lineRule="auto"/>
              <w:rPr>
                <w:rFonts w:cs="Arial"/>
              </w:rPr>
            </w:pPr>
            <w:r w:rsidRPr="00513766">
              <w:rPr>
                <w:rFonts w:cs="Arial"/>
              </w:rPr>
              <w:t>WFHSv1-UC-REQ-191930-E3 Wi-Fi Hotspot command through mobile app fails</w:t>
            </w:r>
          </w:p>
        </w:tc>
      </w:tr>
      <w:tr w:rsidR="00E013D0" w:rsidRPr="00513766" w14:paraId="5A7BA84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CA2E73" w14:textId="77777777" w:rsidR="00E013D0" w:rsidRPr="00513766" w:rsidRDefault="00DF1EDC">
            <w:pPr>
              <w:spacing w:line="276" w:lineRule="auto"/>
              <w:rPr>
                <w:rFonts w:cs="Arial"/>
                <w:b/>
              </w:rPr>
            </w:pPr>
            <w:r w:rsidRPr="0051376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F6499CA" w14:textId="77777777" w:rsidR="00E013D0" w:rsidRPr="00513766" w:rsidRDefault="00DF1EDC">
            <w:pPr>
              <w:spacing w:line="276" w:lineRule="auto"/>
              <w:rPr>
                <w:rFonts w:cs="Arial"/>
              </w:rPr>
            </w:pPr>
            <w:r w:rsidRPr="00513766">
              <w:rPr>
                <w:rFonts w:cs="Arial"/>
              </w:rPr>
              <w:t xml:space="preserve">Ford infrastructure </w:t>
            </w:r>
          </w:p>
          <w:p w14:paraId="616CB412" w14:textId="77777777" w:rsidR="00E013D0" w:rsidRPr="00513766" w:rsidRDefault="00DF1EDC">
            <w:pPr>
              <w:spacing w:line="276" w:lineRule="auto"/>
              <w:rPr>
                <w:rFonts w:cs="Arial"/>
              </w:rPr>
            </w:pPr>
            <w:r w:rsidRPr="00513766">
              <w:rPr>
                <w:rFonts w:cs="Arial"/>
              </w:rPr>
              <w:t>Carrier infrastructure</w:t>
            </w:r>
          </w:p>
          <w:p w14:paraId="224500A4" w14:textId="77777777" w:rsidR="00E013D0" w:rsidRPr="00513766" w:rsidRDefault="00DF1EDC">
            <w:pPr>
              <w:spacing w:line="276" w:lineRule="auto"/>
              <w:rPr>
                <w:rFonts w:cs="Arial"/>
              </w:rPr>
            </w:pPr>
            <w:r w:rsidRPr="00513766">
              <w:rPr>
                <w:rFonts w:cs="Arial"/>
              </w:rPr>
              <w:t>WifiHotspotOnBoardClient display</w:t>
            </w:r>
          </w:p>
          <w:p w14:paraId="4C364ED9" w14:textId="77777777" w:rsidR="00E013D0" w:rsidRPr="00513766" w:rsidRDefault="00DF1EDC">
            <w:pPr>
              <w:spacing w:line="276" w:lineRule="auto"/>
              <w:rPr>
                <w:rFonts w:cs="Arial"/>
              </w:rPr>
            </w:pPr>
            <w:r w:rsidRPr="00513766">
              <w:rPr>
                <w:rFonts w:cs="Arial"/>
              </w:rPr>
              <w:t>CAN</w:t>
            </w:r>
          </w:p>
        </w:tc>
      </w:tr>
    </w:tbl>
    <w:p w14:paraId="54F4B17E" w14:textId="77777777" w:rsidR="00E013D0" w:rsidRDefault="00E013D0" w:rsidP="00E013D0"/>
    <w:p w14:paraId="4A4A23F6" w14:textId="77777777" w:rsidR="00E013D0" w:rsidRDefault="00DF1EDC" w:rsidP="008D240F">
      <w:pPr>
        <w:pStyle w:val="Heading4"/>
      </w:pPr>
      <w:r>
        <w:t>WFHSv2-UC-REQ-281864/A-User refreshes the data usage values on the mobile app in a no coverage area</w:t>
      </w:r>
    </w:p>
    <w:p w14:paraId="1952718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E97AB6" w14:paraId="73BC9F3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D9333D" w14:textId="77777777" w:rsidR="00E013D0" w:rsidRPr="00E97AB6" w:rsidRDefault="00DF1EDC">
            <w:pPr>
              <w:spacing w:line="276" w:lineRule="auto"/>
              <w:rPr>
                <w:rFonts w:cs="Arial"/>
                <w:b/>
              </w:rPr>
            </w:pPr>
            <w:r w:rsidRPr="00E97AB6">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98F68AD" w14:textId="77777777" w:rsidR="00E013D0" w:rsidRPr="00E97AB6" w:rsidRDefault="00DF1EDC">
            <w:pPr>
              <w:spacing w:line="276" w:lineRule="auto"/>
              <w:rPr>
                <w:rFonts w:cs="Arial"/>
              </w:rPr>
            </w:pPr>
            <w:r w:rsidRPr="00E97AB6">
              <w:rPr>
                <w:rFonts w:cs="Arial"/>
              </w:rPr>
              <w:t>User</w:t>
            </w:r>
          </w:p>
          <w:p w14:paraId="1DAF938F" w14:textId="77777777" w:rsidR="00E013D0" w:rsidRPr="00E97AB6" w:rsidRDefault="00DF1EDC">
            <w:pPr>
              <w:spacing w:line="276" w:lineRule="auto"/>
              <w:rPr>
                <w:rFonts w:cs="Arial"/>
              </w:rPr>
            </w:pPr>
            <w:r w:rsidRPr="00E97AB6">
              <w:rPr>
                <w:rFonts w:cs="Arial"/>
              </w:rPr>
              <w:t>Mobile App</w:t>
            </w:r>
          </w:p>
        </w:tc>
      </w:tr>
      <w:tr w:rsidR="00E013D0" w:rsidRPr="00E97AB6" w14:paraId="5BED0B1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3467F5" w14:textId="77777777" w:rsidR="00E013D0" w:rsidRPr="00E97AB6" w:rsidRDefault="00DF1EDC">
            <w:pPr>
              <w:spacing w:line="276" w:lineRule="auto"/>
              <w:rPr>
                <w:rFonts w:cs="Arial"/>
                <w:b/>
              </w:rPr>
            </w:pPr>
            <w:r w:rsidRPr="00E97AB6">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384E25E" w14:textId="77777777" w:rsidR="00E013D0" w:rsidRPr="00E97AB6" w:rsidRDefault="00DF1EDC">
            <w:pPr>
              <w:spacing w:line="276" w:lineRule="auto"/>
              <w:rPr>
                <w:rFonts w:cs="Arial"/>
              </w:rPr>
            </w:pPr>
            <w:r w:rsidRPr="00E97AB6">
              <w:rPr>
                <w:rFonts w:cs="Arial"/>
              </w:rPr>
              <w:t>Mobile app has no cellular coverage</w:t>
            </w:r>
          </w:p>
        </w:tc>
      </w:tr>
      <w:tr w:rsidR="00E013D0" w:rsidRPr="00E97AB6" w14:paraId="656ADFC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D01EA5" w14:textId="77777777" w:rsidR="00E013D0" w:rsidRPr="00E97AB6" w:rsidRDefault="00DF1EDC">
            <w:pPr>
              <w:spacing w:line="276" w:lineRule="auto"/>
              <w:rPr>
                <w:rFonts w:cs="Arial"/>
                <w:b/>
              </w:rPr>
            </w:pPr>
            <w:r w:rsidRPr="00E97AB6">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E3461E0" w14:textId="77777777" w:rsidR="00E013D0" w:rsidRPr="00E97AB6" w:rsidRDefault="00DF1EDC">
            <w:pPr>
              <w:autoSpaceDE w:val="0"/>
              <w:autoSpaceDN w:val="0"/>
              <w:adjustRightInd w:val="0"/>
              <w:spacing w:line="276" w:lineRule="auto"/>
              <w:rPr>
                <w:rFonts w:cs="Arial"/>
              </w:rPr>
            </w:pPr>
            <w:r w:rsidRPr="00E97AB6">
              <w:rPr>
                <w:rFonts w:cs="Arial"/>
              </w:rPr>
              <w:t xml:space="preserve">The user refreshes the data usage values from the mobile app  </w:t>
            </w:r>
          </w:p>
          <w:p w14:paraId="1A9BC896" w14:textId="77777777" w:rsidR="00E013D0" w:rsidRPr="00E97AB6" w:rsidRDefault="00DF1EDC">
            <w:pPr>
              <w:autoSpaceDE w:val="0"/>
              <w:autoSpaceDN w:val="0"/>
              <w:adjustRightInd w:val="0"/>
              <w:spacing w:line="276" w:lineRule="auto"/>
              <w:rPr>
                <w:rFonts w:cs="Arial"/>
              </w:rPr>
            </w:pPr>
            <w:r>
              <w:rPr>
                <w:rFonts w:cs="Arial"/>
              </w:rPr>
              <w:t xml:space="preserve">Vehicle </w:t>
            </w:r>
            <w:r w:rsidRPr="00E97AB6">
              <w:rPr>
                <w:rFonts w:cs="Arial"/>
              </w:rPr>
              <w:t xml:space="preserve">is authorized </w:t>
            </w:r>
          </w:p>
        </w:tc>
      </w:tr>
      <w:tr w:rsidR="00E013D0" w:rsidRPr="00E97AB6" w14:paraId="73E23401"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17EBD3" w14:textId="77777777" w:rsidR="00E013D0" w:rsidRPr="00E97AB6" w:rsidRDefault="00DF1EDC">
            <w:pPr>
              <w:spacing w:line="276" w:lineRule="auto"/>
              <w:rPr>
                <w:rFonts w:cs="Arial"/>
                <w:b/>
              </w:rPr>
            </w:pPr>
            <w:r w:rsidRPr="00E97AB6">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0BED445" w14:textId="77777777" w:rsidR="00E013D0" w:rsidRPr="00E97AB6" w:rsidRDefault="00DF1EDC">
            <w:pPr>
              <w:autoSpaceDE w:val="0"/>
              <w:autoSpaceDN w:val="0"/>
              <w:adjustRightInd w:val="0"/>
              <w:spacing w:line="288" w:lineRule="auto"/>
              <w:rPr>
                <w:rFonts w:cs="Arial"/>
              </w:rPr>
            </w:pPr>
            <w:r w:rsidRPr="00E97AB6">
              <w:rPr>
                <w:rFonts w:cs="Arial"/>
              </w:rPr>
              <w:t>The app times out, indicates an unsuccessful attempt and displays the previous data usage values</w:t>
            </w:r>
          </w:p>
        </w:tc>
      </w:tr>
      <w:tr w:rsidR="00E013D0" w:rsidRPr="00E97AB6" w14:paraId="2697817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F1FB81" w14:textId="77777777" w:rsidR="00E013D0" w:rsidRPr="00E97AB6" w:rsidRDefault="00DF1EDC">
            <w:pPr>
              <w:spacing w:line="276" w:lineRule="auto"/>
              <w:rPr>
                <w:rFonts w:cs="Arial"/>
                <w:b/>
              </w:rPr>
            </w:pPr>
            <w:r w:rsidRPr="00E97AB6">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94A687E" w14:textId="77777777" w:rsidR="00E013D0" w:rsidRPr="00E97AB6" w:rsidRDefault="00DF1EDC">
            <w:pPr>
              <w:spacing w:line="276" w:lineRule="auto"/>
              <w:rPr>
                <w:rFonts w:cs="Arial"/>
              </w:rPr>
            </w:pPr>
            <w:r w:rsidRPr="00E97AB6">
              <w:rPr>
                <w:rFonts w:cs="Arial"/>
              </w:rPr>
              <w:t>WFHSv1-UC-REQ-191930-E3 Wi-Fi Hotspot command through mobile app fails</w:t>
            </w:r>
          </w:p>
        </w:tc>
      </w:tr>
      <w:tr w:rsidR="00E013D0" w:rsidRPr="00E97AB6" w14:paraId="16CB6DD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4D9376" w14:textId="77777777" w:rsidR="00E013D0" w:rsidRPr="00E97AB6" w:rsidRDefault="00DF1EDC">
            <w:pPr>
              <w:spacing w:line="276" w:lineRule="auto"/>
              <w:rPr>
                <w:rFonts w:cs="Arial"/>
                <w:b/>
              </w:rPr>
            </w:pPr>
            <w:r w:rsidRPr="00E97AB6">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41ECD50" w14:textId="77777777" w:rsidR="00E013D0" w:rsidRPr="00E97AB6" w:rsidRDefault="00DF1EDC">
            <w:pPr>
              <w:spacing w:line="276" w:lineRule="auto"/>
              <w:rPr>
                <w:rFonts w:cs="Arial"/>
              </w:rPr>
            </w:pPr>
            <w:r w:rsidRPr="00E97AB6">
              <w:rPr>
                <w:rFonts w:cs="Arial"/>
              </w:rPr>
              <w:t xml:space="preserve">Ford infrastructure </w:t>
            </w:r>
          </w:p>
          <w:p w14:paraId="6CB75FC9" w14:textId="77777777" w:rsidR="00E013D0" w:rsidRPr="00E97AB6" w:rsidRDefault="00DF1EDC">
            <w:pPr>
              <w:spacing w:line="276" w:lineRule="auto"/>
              <w:rPr>
                <w:rFonts w:cs="Arial"/>
              </w:rPr>
            </w:pPr>
            <w:r w:rsidRPr="00E97AB6">
              <w:rPr>
                <w:rFonts w:cs="Arial"/>
              </w:rPr>
              <w:t>Carrier infrastructure</w:t>
            </w:r>
          </w:p>
          <w:p w14:paraId="51E2872C" w14:textId="77777777" w:rsidR="00E013D0" w:rsidRPr="00E97AB6" w:rsidRDefault="00DF1EDC">
            <w:pPr>
              <w:spacing w:line="276" w:lineRule="auto"/>
              <w:rPr>
                <w:rFonts w:cs="Arial"/>
              </w:rPr>
            </w:pPr>
            <w:r w:rsidRPr="00E97AB6">
              <w:rPr>
                <w:rFonts w:cs="Arial"/>
              </w:rPr>
              <w:t>WifiHotspotOnBoardClient display</w:t>
            </w:r>
          </w:p>
          <w:p w14:paraId="7A688536" w14:textId="77777777" w:rsidR="00E013D0" w:rsidRPr="00E97AB6" w:rsidRDefault="00DF1EDC">
            <w:pPr>
              <w:spacing w:line="276" w:lineRule="auto"/>
              <w:rPr>
                <w:rFonts w:cs="Arial"/>
              </w:rPr>
            </w:pPr>
            <w:r w:rsidRPr="00E97AB6">
              <w:rPr>
                <w:rFonts w:cs="Arial"/>
              </w:rPr>
              <w:t>CAN</w:t>
            </w:r>
          </w:p>
        </w:tc>
      </w:tr>
    </w:tbl>
    <w:p w14:paraId="1541A973" w14:textId="77777777" w:rsidR="00E013D0" w:rsidRDefault="00E013D0" w:rsidP="00E013D0"/>
    <w:p w14:paraId="130E5A2D" w14:textId="77777777" w:rsidR="00E013D0" w:rsidRDefault="00DF1EDC" w:rsidP="008D240F">
      <w:pPr>
        <w:pStyle w:val="Heading4"/>
      </w:pPr>
      <w:r>
        <w:t>WFHSv2-UC-REQ-281865/B-User refreshes the data usage values on the mobile app while in the Wi-Fi Hotspot screen on the WifiHotspotOnBoardClient display</w:t>
      </w:r>
    </w:p>
    <w:p w14:paraId="28A62912"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702409" w14:paraId="39DA5ECC"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825E46" w14:textId="77777777" w:rsidR="00E013D0" w:rsidRPr="00702409" w:rsidRDefault="00DF1EDC">
            <w:pPr>
              <w:spacing w:line="276" w:lineRule="auto"/>
              <w:rPr>
                <w:rFonts w:cs="Arial"/>
                <w:b/>
              </w:rPr>
            </w:pPr>
            <w:r w:rsidRPr="00702409">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696768E3" w14:textId="77777777" w:rsidR="00E013D0" w:rsidRPr="00702409" w:rsidRDefault="00DF1EDC">
            <w:pPr>
              <w:spacing w:line="276" w:lineRule="auto"/>
              <w:rPr>
                <w:rFonts w:cs="Arial"/>
              </w:rPr>
            </w:pPr>
            <w:r w:rsidRPr="00702409">
              <w:rPr>
                <w:rFonts w:cs="Arial"/>
              </w:rPr>
              <w:t>User</w:t>
            </w:r>
          </w:p>
          <w:p w14:paraId="3F2FB4EA" w14:textId="77777777" w:rsidR="00E013D0" w:rsidRPr="00702409" w:rsidRDefault="00DF1EDC">
            <w:pPr>
              <w:spacing w:line="276" w:lineRule="auto"/>
              <w:rPr>
                <w:rFonts w:cs="Arial"/>
              </w:rPr>
            </w:pPr>
            <w:r w:rsidRPr="00702409">
              <w:rPr>
                <w:rFonts w:cs="Arial"/>
              </w:rPr>
              <w:t>Mobile App</w:t>
            </w:r>
          </w:p>
          <w:p w14:paraId="243C56CB" w14:textId="77777777" w:rsidR="00E013D0" w:rsidRPr="00702409" w:rsidRDefault="00DF1EDC">
            <w:pPr>
              <w:spacing w:line="276" w:lineRule="auto"/>
              <w:rPr>
                <w:rFonts w:cs="Arial"/>
              </w:rPr>
            </w:pPr>
            <w:r w:rsidRPr="00702409">
              <w:rPr>
                <w:rFonts w:cs="Arial"/>
              </w:rPr>
              <w:t>WifiHotspotOnBoardClient</w:t>
            </w:r>
          </w:p>
        </w:tc>
      </w:tr>
      <w:tr w:rsidR="00E013D0" w:rsidRPr="00702409" w14:paraId="0F1B9BD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7382AB" w14:textId="77777777" w:rsidR="00E013D0" w:rsidRPr="00702409" w:rsidRDefault="00DF1EDC">
            <w:pPr>
              <w:spacing w:line="276" w:lineRule="auto"/>
              <w:rPr>
                <w:rFonts w:cs="Arial"/>
                <w:b/>
              </w:rPr>
            </w:pPr>
            <w:r w:rsidRPr="00702409">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F688355" w14:textId="77777777" w:rsidR="00E013D0" w:rsidRPr="00702409" w:rsidRDefault="00DF1EDC">
            <w:pPr>
              <w:spacing w:line="276" w:lineRule="auto"/>
              <w:rPr>
                <w:rFonts w:cs="Arial"/>
              </w:rPr>
            </w:pPr>
            <w:r w:rsidRPr="00702409">
              <w:rPr>
                <w:rFonts w:cs="Arial"/>
              </w:rPr>
              <w:t>Mobile app has good cellular coverage</w:t>
            </w:r>
          </w:p>
          <w:p w14:paraId="578329F8" w14:textId="77777777" w:rsidR="00E013D0" w:rsidRPr="00702409" w:rsidRDefault="00DF1EDC">
            <w:pPr>
              <w:spacing w:line="276" w:lineRule="auto"/>
              <w:rPr>
                <w:rFonts w:cs="Arial"/>
              </w:rPr>
            </w:pPr>
            <w:r w:rsidRPr="00702409">
              <w:rPr>
                <w:rFonts w:cs="Arial"/>
              </w:rPr>
              <w:t xml:space="preserve">User is in the Wi-Fi Hotspot screens  on the WifiHotspotOnBoardClient display </w:t>
            </w:r>
          </w:p>
          <w:p w14:paraId="5DEE03FB" w14:textId="77777777" w:rsidR="00E013D0" w:rsidRPr="00702409" w:rsidRDefault="00DF1EDC">
            <w:pPr>
              <w:spacing w:line="276" w:lineRule="auto"/>
              <w:rPr>
                <w:rFonts w:cs="Arial"/>
              </w:rPr>
            </w:pPr>
            <w:r>
              <w:rPr>
                <w:rFonts w:cs="Arial"/>
              </w:rPr>
              <w:t xml:space="preserve">Vehicle </w:t>
            </w:r>
            <w:r w:rsidRPr="00702409">
              <w:rPr>
                <w:rFonts w:cs="Arial"/>
              </w:rPr>
              <w:t>is authorized</w:t>
            </w:r>
          </w:p>
        </w:tc>
      </w:tr>
      <w:tr w:rsidR="00E013D0" w:rsidRPr="00702409" w14:paraId="5E77570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35360F" w14:textId="77777777" w:rsidR="00E013D0" w:rsidRPr="00702409" w:rsidRDefault="00DF1EDC">
            <w:pPr>
              <w:spacing w:line="276" w:lineRule="auto"/>
              <w:rPr>
                <w:rFonts w:cs="Arial"/>
                <w:b/>
              </w:rPr>
            </w:pPr>
            <w:r w:rsidRPr="00702409">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1679977" w14:textId="77777777" w:rsidR="00E013D0" w:rsidRPr="00702409" w:rsidRDefault="00DF1EDC">
            <w:pPr>
              <w:autoSpaceDE w:val="0"/>
              <w:autoSpaceDN w:val="0"/>
              <w:adjustRightInd w:val="0"/>
              <w:spacing w:line="276" w:lineRule="auto"/>
              <w:rPr>
                <w:rFonts w:cs="Arial"/>
              </w:rPr>
            </w:pPr>
            <w:r w:rsidRPr="00702409">
              <w:rPr>
                <w:rFonts w:cs="Arial"/>
              </w:rPr>
              <w:t xml:space="preserve">User refreshes the data usage values from the mobile app </w:t>
            </w:r>
          </w:p>
        </w:tc>
      </w:tr>
      <w:tr w:rsidR="00E013D0" w:rsidRPr="00702409" w14:paraId="044AF7C1"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52777E" w14:textId="77777777" w:rsidR="00E013D0" w:rsidRPr="00702409" w:rsidRDefault="00DF1EDC">
            <w:pPr>
              <w:spacing w:line="276" w:lineRule="auto"/>
              <w:rPr>
                <w:rFonts w:cs="Arial"/>
                <w:b/>
              </w:rPr>
            </w:pPr>
            <w:r w:rsidRPr="00702409">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DBEEF59" w14:textId="77777777" w:rsidR="00E013D0" w:rsidRPr="00702409" w:rsidRDefault="00DF1EDC">
            <w:pPr>
              <w:autoSpaceDE w:val="0"/>
              <w:autoSpaceDN w:val="0"/>
              <w:adjustRightInd w:val="0"/>
              <w:spacing w:line="288" w:lineRule="auto"/>
              <w:rPr>
                <w:rFonts w:cs="Arial"/>
              </w:rPr>
            </w:pPr>
            <w:r w:rsidRPr="00702409">
              <w:rPr>
                <w:rFonts w:cs="Arial"/>
              </w:rPr>
              <w:t>The app updates and the new data usage information is displayed</w:t>
            </w:r>
          </w:p>
          <w:p w14:paraId="10F0E341" w14:textId="77777777" w:rsidR="00E013D0" w:rsidRPr="00702409" w:rsidRDefault="00DF1EDC">
            <w:pPr>
              <w:autoSpaceDE w:val="0"/>
              <w:autoSpaceDN w:val="0"/>
              <w:adjustRightInd w:val="0"/>
              <w:spacing w:line="288" w:lineRule="auto"/>
              <w:rPr>
                <w:rFonts w:cs="Arial"/>
              </w:rPr>
            </w:pPr>
            <w:r w:rsidRPr="00702409">
              <w:rPr>
                <w:rFonts w:cs="Arial"/>
              </w:rPr>
              <w:t>The WifiHotspotOnBoardClient continues to display the old data usage values</w:t>
            </w:r>
          </w:p>
        </w:tc>
      </w:tr>
      <w:tr w:rsidR="00E013D0" w:rsidRPr="00702409" w14:paraId="648CDE9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F50FF" w14:textId="77777777" w:rsidR="00E013D0" w:rsidRPr="00702409" w:rsidRDefault="00DF1EDC">
            <w:pPr>
              <w:spacing w:line="276" w:lineRule="auto"/>
              <w:rPr>
                <w:rFonts w:cs="Arial"/>
                <w:b/>
              </w:rPr>
            </w:pPr>
            <w:r w:rsidRPr="00702409">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5A33515" w14:textId="77777777" w:rsidR="00E013D0" w:rsidRPr="00702409" w:rsidRDefault="00DF1EDC">
            <w:pPr>
              <w:spacing w:line="276" w:lineRule="auto"/>
              <w:rPr>
                <w:rFonts w:cs="Arial"/>
              </w:rPr>
            </w:pPr>
            <w:r w:rsidRPr="00702409">
              <w:rPr>
                <w:rFonts w:cs="Arial"/>
              </w:rPr>
              <w:t>WFHSv1-UC-REQ-191974-E12 Mobile app update failed</w:t>
            </w:r>
          </w:p>
          <w:p w14:paraId="0138366F" w14:textId="77777777" w:rsidR="00E013D0" w:rsidRPr="00702409" w:rsidRDefault="00DF1EDC">
            <w:pPr>
              <w:spacing w:line="276" w:lineRule="auto"/>
              <w:rPr>
                <w:rFonts w:cs="Arial"/>
              </w:rPr>
            </w:pPr>
            <w:r w:rsidRPr="00702409">
              <w:rPr>
                <w:rFonts w:cs="Arial"/>
              </w:rPr>
              <w:t>WFHSv1-UC-REQ-191930-E3 Wi-Fi Hotspot command through mobile app fails</w:t>
            </w:r>
          </w:p>
        </w:tc>
      </w:tr>
      <w:tr w:rsidR="00E013D0" w:rsidRPr="00702409" w14:paraId="6F5EB30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4455C0" w14:textId="77777777" w:rsidR="00E013D0" w:rsidRPr="00702409" w:rsidRDefault="00DF1EDC">
            <w:pPr>
              <w:spacing w:line="276" w:lineRule="auto"/>
              <w:rPr>
                <w:rFonts w:cs="Arial"/>
                <w:b/>
              </w:rPr>
            </w:pPr>
            <w:r w:rsidRPr="00702409">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79A4E3C" w14:textId="77777777" w:rsidR="00E013D0" w:rsidRPr="00702409" w:rsidRDefault="00DF1EDC">
            <w:pPr>
              <w:spacing w:line="276" w:lineRule="auto"/>
              <w:rPr>
                <w:rFonts w:cs="Arial"/>
              </w:rPr>
            </w:pPr>
            <w:r w:rsidRPr="00702409">
              <w:rPr>
                <w:rFonts w:cs="Arial"/>
              </w:rPr>
              <w:t xml:space="preserve">Ford infrastructure </w:t>
            </w:r>
          </w:p>
          <w:p w14:paraId="55B8496F" w14:textId="77777777" w:rsidR="00E013D0" w:rsidRPr="00702409" w:rsidRDefault="00DF1EDC">
            <w:pPr>
              <w:spacing w:line="276" w:lineRule="auto"/>
              <w:rPr>
                <w:rFonts w:cs="Arial"/>
              </w:rPr>
            </w:pPr>
            <w:r w:rsidRPr="00702409">
              <w:rPr>
                <w:rFonts w:cs="Arial"/>
              </w:rPr>
              <w:t>Carrier infrastructure</w:t>
            </w:r>
          </w:p>
          <w:p w14:paraId="19E607E9" w14:textId="77777777" w:rsidR="00E013D0" w:rsidRPr="00702409" w:rsidRDefault="00DF1EDC">
            <w:pPr>
              <w:spacing w:line="276" w:lineRule="auto"/>
              <w:rPr>
                <w:rFonts w:cs="Arial"/>
              </w:rPr>
            </w:pPr>
            <w:r w:rsidRPr="00702409">
              <w:rPr>
                <w:rFonts w:cs="Arial"/>
              </w:rPr>
              <w:t>WifiHotspotOnBoardClient display</w:t>
            </w:r>
          </w:p>
          <w:p w14:paraId="28CA2E4B" w14:textId="77777777" w:rsidR="00E013D0" w:rsidRPr="00702409" w:rsidRDefault="00DF1EDC">
            <w:pPr>
              <w:spacing w:line="276" w:lineRule="auto"/>
              <w:rPr>
                <w:rFonts w:cs="Arial"/>
              </w:rPr>
            </w:pPr>
            <w:r w:rsidRPr="00702409">
              <w:rPr>
                <w:rFonts w:cs="Arial"/>
              </w:rPr>
              <w:t>CAN</w:t>
            </w:r>
          </w:p>
        </w:tc>
      </w:tr>
    </w:tbl>
    <w:p w14:paraId="1F0643AC" w14:textId="77777777" w:rsidR="00E013D0" w:rsidRDefault="00E013D0" w:rsidP="00E013D0"/>
    <w:p w14:paraId="4E5EDF59" w14:textId="77777777" w:rsidR="00E013D0" w:rsidRDefault="00DF1EDC" w:rsidP="008D240F">
      <w:pPr>
        <w:pStyle w:val="Heading4"/>
      </w:pPr>
      <w:r>
        <w:t>WFHSv2-UC-REQ-281866/A-User accesses the mobile app while vehicle is not authorized</w:t>
      </w:r>
    </w:p>
    <w:p w14:paraId="28AB2636"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5C0A" w14:paraId="567E3EC8"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E5A708" w14:textId="77777777" w:rsidR="00E013D0" w:rsidRPr="00865C0A" w:rsidRDefault="00DF1EDC">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D45A756" w14:textId="77777777" w:rsidR="00E013D0" w:rsidRPr="00865C0A" w:rsidRDefault="00DF1EDC">
            <w:pPr>
              <w:spacing w:line="276" w:lineRule="auto"/>
              <w:rPr>
                <w:rFonts w:cs="Arial"/>
              </w:rPr>
            </w:pPr>
            <w:r w:rsidRPr="00865C0A">
              <w:rPr>
                <w:rFonts w:cs="Arial"/>
              </w:rPr>
              <w:t>User</w:t>
            </w:r>
          </w:p>
          <w:p w14:paraId="64316861" w14:textId="77777777" w:rsidR="00E013D0" w:rsidRPr="00865C0A" w:rsidRDefault="00DF1EDC">
            <w:pPr>
              <w:spacing w:line="276" w:lineRule="auto"/>
              <w:rPr>
                <w:rFonts w:cs="Arial"/>
              </w:rPr>
            </w:pPr>
            <w:r w:rsidRPr="00865C0A">
              <w:rPr>
                <w:rFonts w:cs="Arial"/>
              </w:rPr>
              <w:t xml:space="preserve">System </w:t>
            </w:r>
          </w:p>
        </w:tc>
      </w:tr>
      <w:tr w:rsidR="00E013D0" w:rsidRPr="00865C0A" w14:paraId="1C67C81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B6DED" w14:textId="77777777" w:rsidR="00E013D0" w:rsidRPr="00865C0A" w:rsidRDefault="00DF1EDC">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6F4ECD2" w14:textId="77777777" w:rsidR="00E013D0" w:rsidRPr="00865C0A" w:rsidRDefault="00DF1EDC">
            <w:pPr>
              <w:spacing w:line="276" w:lineRule="auto"/>
              <w:rPr>
                <w:rFonts w:cs="Arial"/>
              </w:rPr>
            </w:pPr>
            <w:r>
              <w:rPr>
                <w:rFonts w:cs="Arial"/>
              </w:rPr>
              <w:t xml:space="preserve">Vehicle </w:t>
            </w:r>
            <w:r w:rsidRPr="00865C0A">
              <w:rPr>
                <w:rFonts w:cs="Arial"/>
              </w:rPr>
              <w:t>is NOT authorized</w:t>
            </w:r>
          </w:p>
          <w:p w14:paraId="6D2E1851" w14:textId="77777777" w:rsidR="00E013D0" w:rsidRPr="00865C0A" w:rsidRDefault="00DF1EDC">
            <w:pPr>
              <w:spacing w:line="276" w:lineRule="auto"/>
              <w:rPr>
                <w:rFonts w:cs="Arial"/>
              </w:rPr>
            </w:pPr>
            <w:r w:rsidRPr="00865C0A">
              <w:rPr>
                <w:rFonts w:cs="Arial"/>
              </w:rPr>
              <w:t>User has downloaded the Ford/Lincoln Owner App, created an account and associated a VIN to the account</w:t>
            </w:r>
          </w:p>
        </w:tc>
      </w:tr>
      <w:tr w:rsidR="00E013D0" w:rsidRPr="00865C0A" w14:paraId="193C5C9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734310" w14:textId="77777777" w:rsidR="00E013D0" w:rsidRPr="00865C0A" w:rsidRDefault="00DF1EDC">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4E0A58F" w14:textId="77777777" w:rsidR="00E013D0" w:rsidRPr="00865C0A" w:rsidRDefault="00DF1EDC">
            <w:pPr>
              <w:autoSpaceDE w:val="0"/>
              <w:autoSpaceDN w:val="0"/>
              <w:adjustRightInd w:val="0"/>
              <w:spacing w:line="276" w:lineRule="auto"/>
              <w:rPr>
                <w:rFonts w:cs="Arial"/>
              </w:rPr>
            </w:pPr>
            <w:r w:rsidRPr="00865C0A">
              <w:rPr>
                <w:rFonts w:cs="Arial"/>
              </w:rPr>
              <w:t>User access the mobile app screen</w:t>
            </w:r>
          </w:p>
        </w:tc>
      </w:tr>
      <w:tr w:rsidR="00E013D0" w:rsidRPr="00865C0A" w14:paraId="43EA13FE"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B9713D" w14:textId="77777777" w:rsidR="00E013D0" w:rsidRPr="00865C0A" w:rsidRDefault="00DF1EDC">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439FD36" w14:textId="77777777" w:rsidR="00E013D0" w:rsidRPr="00865C0A" w:rsidRDefault="00DF1EDC">
            <w:pPr>
              <w:autoSpaceDE w:val="0"/>
              <w:autoSpaceDN w:val="0"/>
              <w:adjustRightInd w:val="0"/>
              <w:spacing w:line="276" w:lineRule="auto"/>
              <w:rPr>
                <w:rFonts w:cs="Arial"/>
              </w:rPr>
            </w:pPr>
            <w:r w:rsidRPr="00865C0A">
              <w:rPr>
                <w:rFonts w:cs="Arial"/>
              </w:rPr>
              <w:t>No Wi-Fi Hotspot data usage information is displayed in the mobile app</w:t>
            </w:r>
          </w:p>
          <w:p w14:paraId="4FB3E878" w14:textId="77777777" w:rsidR="00E013D0" w:rsidRPr="00865C0A" w:rsidRDefault="00DF1EDC">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00E013D0" w:rsidRPr="00865C0A" w14:paraId="67AC0D3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60DCD4C" w14:textId="77777777" w:rsidR="00E013D0" w:rsidRPr="00865C0A" w:rsidRDefault="00DF1EDC">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A897DCD" w14:textId="77777777" w:rsidR="00E013D0" w:rsidRPr="00865C0A" w:rsidRDefault="00E013D0">
            <w:pPr>
              <w:spacing w:line="276" w:lineRule="auto"/>
              <w:rPr>
                <w:rFonts w:eastAsiaTheme="minorEastAsia" w:cs="Arial"/>
              </w:rPr>
            </w:pPr>
          </w:p>
        </w:tc>
      </w:tr>
      <w:tr w:rsidR="00E013D0" w:rsidRPr="00865C0A" w14:paraId="3802BC33"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83FED3" w14:textId="77777777" w:rsidR="00E013D0" w:rsidRPr="00865C0A" w:rsidRDefault="00DF1EDC">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8D3CA8E" w14:textId="77777777" w:rsidR="00E013D0" w:rsidRPr="00865C0A" w:rsidRDefault="00DF1EDC">
            <w:pPr>
              <w:spacing w:line="276" w:lineRule="auto"/>
              <w:rPr>
                <w:rFonts w:cs="Arial"/>
              </w:rPr>
            </w:pPr>
            <w:r w:rsidRPr="00865C0A">
              <w:rPr>
                <w:rFonts w:cs="Arial"/>
              </w:rPr>
              <w:t>WifiHotspotOffBoardClient</w:t>
            </w:r>
          </w:p>
          <w:p w14:paraId="300E84A0" w14:textId="77777777" w:rsidR="00E013D0" w:rsidRPr="00865C0A" w:rsidRDefault="00DF1EDC">
            <w:pPr>
              <w:spacing w:line="276" w:lineRule="auto"/>
              <w:rPr>
                <w:rFonts w:cs="Arial"/>
              </w:rPr>
            </w:pPr>
            <w:r w:rsidRPr="00865C0A">
              <w:rPr>
                <w:rFonts w:cs="Arial"/>
              </w:rPr>
              <w:t>Mobile app</w:t>
            </w:r>
          </w:p>
        </w:tc>
      </w:tr>
    </w:tbl>
    <w:p w14:paraId="5BFAD4B5" w14:textId="77777777" w:rsidR="00E013D0" w:rsidRDefault="00E013D0"/>
    <w:p w14:paraId="40BEF7F9" w14:textId="77777777" w:rsidR="00E013D0" w:rsidRDefault="00DF1EDC" w:rsidP="008D240F">
      <w:pPr>
        <w:pStyle w:val="Heading4"/>
      </w:pPr>
      <w:r>
        <w:t>WFHSv2-UC-REQ-281867/A-User accesses the data usage screen while vehicle is un-authorized</w:t>
      </w:r>
    </w:p>
    <w:p w14:paraId="793BEB96"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5D2E5C" w14:paraId="2C4F94AC"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C9DB6C" w14:textId="77777777" w:rsidR="00E013D0" w:rsidRPr="005D2E5C" w:rsidRDefault="00DF1EDC">
            <w:pPr>
              <w:spacing w:line="276" w:lineRule="auto"/>
              <w:rPr>
                <w:rFonts w:cs="Arial"/>
                <w:b/>
              </w:rPr>
            </w:pPr>
            <w:r w:rsidRPr="005D2E5C">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7CF37082" w14:textId="77777777" w:rsidR="00E013D0" w:rsidRPr="005D2E5C" w:rsidRDefault="00DF1EDC">
            <w:pPr>
              <w:spacing w:line="276" w:lineRule="auto"/>
              <w:rPr>
                <w:rFonts w:cs="Arial"/>
              </w:rPr>
            </w:pPr>
            <w:r w:rsidRPr="005D2E5C">
              <w:rPr>
                <w:rFonts w:cs="Arial"/>
              </w:rPr>
              <w:t>User</w:t>
            </w:r>
          </w:p>
          <w:p w14:paraId="223026DC" w14:textId="77777777" w:rsidR="00E013D0" w:rsidRPr="005D2E5C" w:rsidRDefault="00DF1EDC">
            <w:pPr>
              <w:spacing w:line="276" w:lineRule="auto"/>
              <w:rPr>
                <w:rFonts w:cs="Arial"/>
              </w:rPr>
            </w:pPr>
            <w:r w:rsidRPr="005D2E5C">
              <w:rPr>
                <w:rFonts w:cs="Arial"/>
              </w:rPr>
              <w:t xml:space="preserve">System </w:t>
            </w:r>
          </w:p>
        </w:tc>
      </w:tr>
      <w:tr w:rsidR="00E013D0" w:rsidRPr="005D2E5C" w14:paraId="1AD1626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0760A8" w14:textId="77777777" w:rsidR="00E013D0" w:rsidRPr="005D2E5C" w:rsidRDefault="00DF1EDC">
            <w:pPr>
              <w:spacing w:line="276" w:lineRule="auto"/>
              <w:rPr>
                <w:rFonts w:cs="Arial"/>
                <w:b/>
              </w:rPr>
            </w:pPr>
            <w:r w:rsidRPr="005D2E5C">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A13BC2A" w14:textId="77777777" w:rsidR="00E013D0" w:rsidRPr="005D2E5C" w:rsidRDefault="00DF1EDC">
            <w:pPr>
              <w:spacing w:line="276" w:lineRule="auto"/>
              <w:rPr>
                <w:rFonts w:cs="Arial"/>
              </w:rPr>
            </w:pPr>
            <w:r>
              <w:rPr>
                <w:rFonts w:cs="Arial"/>
              </w:rPr>
              <w:t xml:space="preserve">Vehicle </w:t>
            </w:r>
            <w:r w:rsidRPr="005D2E5C">
              <w:rPr>
                <w:rFonts w:cs="Arial"/>
              </w:rPr>
              <w:t>is authorized</w:t>
            </w:r>
          </w:p>
          <w:p w14:paraId="52265466" w14:textId="77777777" w:rsidR="00E013D0" w:rsidRPr="005D2E5C" w:rsidRDefault="00DF1EDC">
            <w:pPr>
              <w:spacing w:line="276" w:lineRule="auto"/>
              <w:rPr>
                <w:rFonts w:cs="Arial"/>
              </w:rPr>
            </w:pPr>
            <w:r w:rsidRPr="005D2E5C">
              <w:rPr>
                <w:rFonts w:cs="Arial"/>
              </w:rPr>
              <w:t>WifiHotspotServer is on</w:t>
            </w:r>
          </w:p>
          <w:p w14:paraId="2380AF4A" w14:textId="77777777" w:rsidR="00E013D0" w:rsidRPr="005D2E5C" w:rsidRDefault="00DF1EDC">
            <w:pPr>
              <w:spacing w:line="276" w:lineRule="auto"/>
              <w:rPr>
                <w:rFonts w:cs="Arial"/>
              </w:rPr>
            </w:pPr>
            <w:r w:rsidRPr="005D2E5C">
              <w:rPr>
                <w:rFonts w:cs="Arial"/>
              </w:rPr>
              <w:t>Wi-Fi Hotspot Data Usage screen displayed data usage information last time the user was in the screen</w:t>
            </w:r>
          </w:p>
        </w:tc>
      </w:tr>
      <w:tr w:rsidR="00E013D0" w:rsidRPr="005D2E5C" w14:paraId="0D00EBF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B7FB6D" w14:textId="77777777" w:rsidR="00E013D0" w:rsidRPr="005D2E5C" w:rsidRDefault="00DF1EDC">
            <w:pPr>
              <w:spacing w:line="276" w:lineRule="auto"/>
              <w:rPr>
                <w:rFonts w:cs="Arial"/>
                <w:b/>
              </w:rPr>
            </w:pPr>
            <w:r w:rsidRPr="005D2E5C">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6357CC8" w14:textId="77777777" w:rsidR="00E013D0" w:rsidRPr="005D2E5C" w:rsidRDefault="00DF1EDC" w:rsidP="00E013D0">
            <w:pPr>
              <w:autoSpaceDE w:val="0"/>
              <w:autoSpaceDN w:val="0"/>
              <w:adjustRightInd w:val="0"/>
              <w:spacing w:line="276" w:lineRule="auto"/>
              <w:rPr>
                <w:rFonts w:cs="Arial"/>
              </w:rPr>
            </w:pPr>
            <w:r w:rsidRPr="005D2E5C">
              <w:rPr>
                <w:rFonts w:cs="Arial"/>
              </w:rPr>
              <w:t xml:space="preserve">User un-authorizes the </w:t>
            </w:r>
            <w:r>
              <w:rPr>
                <w:rFonts w:cs="Arial"/>
              </w:rPr>
              <w:t xml:space="preserve">vehicle </w:t>
            </w:r>
            <w:r w:rsidRPr="005D2E5C">
              <w:rPr>
                <w:rFonts w:cs="Arial"/>
              </w:rPr>
              <w:t>through WifiHotspotOnBoardClient or mobile app and accesses the Wi-Fi Hotspot Data Usage screen</w:t>
            </w:r>
          </w:p>
        </w:tc>
      </w:tr>
      <w:tr w:rsidR="00E013D0" w:rsidRPr="005D2E5C" w14:paraId="6D5A30A7"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69E887" w14:textId="77777777" w:rsidR="00E013D0" w:rsidRPr="005D2E5C" w:rsidRDefault="00DF1EDC">
            <w:pPr>
              <w:spacing w:line="276" w:lineRule="auto"/>
              <w:rPr>
                <w:rFonts w:cs="Arial"/>
                <w:b/>
              </w:rPr>
            </w:pPr>
            <w:r w:rsidRPr="005D2E5C">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50A75E9" w14:textId="77777777" w:rsidR="00E013D0" w:rsidRPr="005D2E5C" w:rsidRDefault="00DF1EDC">
            <w:pPr>
              <w:autoSpaceDE w:val="0"/>
              <w:autoSpaceDN w:val="0"/>
              <w:adjustRightInd w:val="0"/>
              <w:spacing w:line="276" w:lineRule="auto"/>
              <w:rPr>
                <w:rFonts w:cs="Arial"/>
              </w:rPr>
            </w:pPr>
            <w:r w:rsidRPr="005D2E5C">
              <w:rPr>
                <w:rFonts w:cs="Arial"/>
              </w:rPr>
              <w:t>No data usage information is displayed</w:t>
            </w:r>
          </w:p>
        </w:tc>
      </w:tr>
      <w:tr w:rsidR="00E013D0" w:rsidRPr="005D2E5C" w14:paraId="7F8E5EA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095BAC" w14:textId="77777777" w:rsidR="00E013D0" w:rsidRPr="005D2E5C" w:rsidRDefault="00DF1EDC">
            <w:pPr>
              <w:spacing w:line="276" w:lineRule="auto"/>
              <w:rPr>
                <w:rFonts w:cs="Arial"/>
                <w:b/>
              </w:rPr>
            </w:pPr>
            <w:r w:rsidRPr="005D2E5C">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A0EA9A1" w14:textId="77777777" w:rsidR="00E013D0" w:rsidRPr="005D2E5C" w:rsidRDefault="00E013D0">
            <w:pPr>
              <w:spacing w:line="276" w:lineRule="auto"/>
              <w:rPr>
                <w:rFonts w:eastAsiaTheme="minorEastAsia" w:cs="Arial"/>
              </w:rPr>
            </w:pPr>
          </w:p>
        </w:tc>
      </w:tr>
      <w:tr w:rsidR="00E013D0" w:rsidRPr="005D2E5C" w14:paraId="77BB8D4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D20C5B" w14:textId="77777777" w:rsidR="00E013D0" w:rsidRPr="005D2E5C" w:rsidRDefault="00DF1EDC">
            <w:pPr>
              <w:spacing w:line="276" w:lineRule="auto"/>
              <w:rPr>
                <w:rFonts w:cs="Arial"/>
                <w:b/>
              </w:rPr>
            </w:pPr>
            <w:r w:rsidRPr="005D2E5C">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C30B0E2" w14:textId="77777777" w:rsidR="00E013D0" w:rsidRPr="005D2E5C" w:rsidRDefault="00DF1EDC">
            <w:pPr>
              <w:spacing w:line="276" w:lineRule="auto"/>
              <w:rPr>
                <w:rFonts w:cs="Arial"/>
              </w:rPr>
            </w:pPr>
            <w:r w:rsidRPr="005D2E5C">
              <w:rPr>
                <w:rFonts w:cs="Arial"/>
              </w:rPr>
              <w:t>WifiHotspotServer</w:t>
            </w:r>
          </w:p>
          <w:p w14:paraId="72FEC649" w14:textId="77777777" w:rsidR="00E013D0" w:rsidRPr="005D2E5C" w:rsidRDefault="00DF1EDC">
            <w:pPr>
              <w:spacing w:line="276" w:lineRule="auto"/>
              <w:rPr>
                <w:rFonts w:cs="Arial"/>
              </w:rPr>
            </w:pPr>
            <w:r w:rsidRPr="005D2E5C">
              <w:rPr>
                <w:rFonts w:cs="Arial"/>
              </w:rPr>
              <w:t>WifiHotspotOnBoardClient</w:t>
            </w:r>
          </w:p>
          <w:p w14:paraId="3309C5D9" w14:textId="77777777" w:rsidR="00E013D0" w:rsidRPr="005D2E5C" w:rsidRDefault="00DF1EDC">
            <w:pPr>
              <w:spacing w:line="276" w:lineRule="auto"/>
              <w:rPr>
                <w:rFonts w:cs="Arial"/>
              </w:rPr>
            </w:pPr>
            <w:r w:rsidRPr="005D2E5C">
              <w:rPr>
                <w:rFonts w:cs="Arial"/>
              </w:rPr>
              <w:t>WifiHotspotOffBoardClient</w:t>
            </w:r>
          </w:p>
          <w:p w14:paraId="18F7DBE5" w14:textId="77777777" w:rsidR="00E013D0" w:rsidRPr="005D2E5C" w:rsidRDefault="00DF1EDC">
            <w:pPr>
              <w:spacing w:line="276" w:lineRule="auto"/>
              <w:rPr>
                <w:rFonts w:cs="Arial"/>
              </w:rPr>
            </w:pPr>
            <w:r w:rsidRPr="005D2E5C">
              <w:rPr>
                <w:rFonts w:cs="Arial"/>
              </w:rPr>
              <w:t>Mobile app</w:t>
            </w:r>
          </w:p>
        </w:tc>
      </w:tr>
    </w:tbl>
    <w:p w14:paraId="712883C8" w14:textId="77777777" w:rsidR="00E013D0" w:rsidRDefault="00E013D0"/>
    <w:p w14:paraId="3A549481" w14:textId="77777777" w:rsidR="00E013D0" w:rsidRDefault="00DF1EDC" w:rsidP="008D240F">
      <w:pPr>
        <w:pStyle w:val="Heading3"/>
      </w:pPr>
      <w:bookmarkStart w:id="103" w:name="_Toc14081931"/>
      <w:r>
        <w:t>White Box Views</w:t>
      </w:r>
      <w:bookmarkEnd w:id="103"/>
    </w:p>
    <w:p w14:paraId="59D1F4A6" w14:textId="77777777" w:rsidR="00E013D0" w:rsidRDefault="00DF1EDC" w:rsidP="008D240F">
      <w:pPr>
        <w:pStyle w:val="Heading4"/>
      </w:pPr>
      <w:r>
        <w:t>Activity Diagrams</w:t>
      </w:r>
    </w:p>
    <w:p w14:paraId="66A371B3" w14:textId="77777777" w:rsidR="00E013D0" w:rsidRDefault="00DF1EDC" w:rsidP="008D240F">
      <w:pPr>
        <w:pStyle w:val="Heading5"/>
      </w:pPr>
      <w:r>
        <w:t>WFHSv2-ACT-REQ-274803/B-User Refreshes Data Usage Values From Centerstack</w:t>
      </w:r>
    </w:p>
    <w:p w14:paraId="274DC15C" w14:textId="77777777" w:rsidR="00E013D0" w:rsidRDefault="00DF1EDC" w:rsidP="008D240F">
      <w:pPr>
        <w:jc w:val="center"/>
        <w:rPr>
          <w:rFonts w:cs="Arial"/>
        </w:rPr>
      </w:pPr>
      <w:r w:rsidRPr="00DC5051">
        <w:rPr>
          <w:rFonts w:cs="Arial"/>
          <w:noProof/>
        </w:rPr>
        <w:drawing>
          <wp:inline distT="0" distB="0" distL="0" distR="0" wp14:anchorId="51C1B950" wp14:editId="0FEF0310">
            <wp:extent cx="5943600" cy="2808055"/>
            <wp:effectExtent l="0" t="0" r="0" b="0"/>
            <wp:docPr id="3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08055"/>
                    </a:xfrm>
                    <a:prstGeom prst="rect">
                      <a:avLst/>
                    </a:prstGeom>
                    <a:noFill/>
                    <a:ln>
                      <a:noFill/>
                    </a:ln>
                  </pic:spPr>
                </pic:pic>
              </a:graphicData>
            </a:graphic>
          </wp:inline>
        </w:drawing>
      </w:r>
    </w:p>
    <w:p w14:paraId="6CFFBE63" w14:textId="77777777" w:rsidR="00E013D0" w:rsidRDefault="00DF1EDC" w:rsidP="008D240F">
      <w:pPr>
        <w:pStyle w:val="Heading4"/>
      </w:pPr>
      <w:r>
        <w:t>Sequence Diagrams</w:t>
      </w:r>
    </w:p>
    <w:p w14:paraId="2A37BF3F" w14:textId="77777777" w:rsidR="00E013D0" w:rsidRDefault="00DF1EDC" w:rsidP="008D240F">
      <w:pPr>
        <w:pStyle w:val="Heading5"/>
      </w:pPr>
      <w:r>
        <w:t>WFHSv2-SD-REQ-274804/B-User Refreshes Data Usage Values From Centerstack</w:t>
      </w:r>
    </w:p>
    <w:p w14:paraId="37B0A14A" w14:textId="77777777" w:rsidR="00E013D0" w:rsidRDefault="00DF1EDC" w:rsidP="008D240F">
      <w:pPr>
        <w:jc w:val="center"/>
      </w:pPr>
      <w:r w:rsidRPr="002B4E38">
        <w:rPr>
          <w:noProof/>
        </w:rPr>
        <w:drawing>
          <wp:inline distT="0" distB="0" distL="0" distR="0" wp14:anchorId="5F553DD9" wp14:editId="6432A125">
            <wp:extent cx="3514036" cy="8603333"/>
            <wp:effectExtent l="0" t="0" r="0" b="7620"/>
            <wp:docPr id="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20676" cy="8619590"/>
                    </a:xfrm>
                    <a:prstGeom prst="rect">
                      <a:avLst/>
                    </a:prstGeom>
                    <a:noFill/>
                    <a:ln>
                      <a:noFill/>
                    </a:ln>
                  </pic:spPr>
                </pic:pic>
              </a:graphicData>
            </a:graphic>
          </wp:inline>
        </w:drawing>
      </w:r>
    </w:p>
    <w:p w14:paraId="0E285FB7" w14:textId="77777777" w:rsidR="00E013D0" w:rsidRDefault="008D240F" w:rsidP="008D240F">
      <w:pPr>
        <w:pStyle w:val="Heading2"/>
      </w:pPr>
      <w:r>
        <w:br w:type="page"/>
      </w:r>
      <w:bookmarkStart w:id="104" w:name="_Toc14081932"/>
      <w:r w:rsidR="00DF1EDC" w:rsidRPr="00B9479B">
        <w:t>WFHSv2-FUN-REQ-274805/A-Carrier Data Notification</w:t>
      </w:r>
      <w:bookmarkEnd w:id="104"/>
    </w:p>
    <w:p w14:paraId="3DEC9C10" w14:textId="77777777" w:rsidR="00E013D0" w:rsidRPr="006E1771" w:rsidRDefault="00DF1EDC" w:rsidP="00E013D0">
      <w:pPr>
        <w:rPr>
          <w:rFonts w:cs="Arial"/>
        </w:rPr>
      </w:pPr>
      <w:r w:rsidRPr="00430F67">
        <w:rPr>
          <w:rFonts w:cs="Arial"/>
        </w:rPr>
        <w:t xml:space="preserve">If the </w:t>
      </w:r>
      <w:r>
        <w:rPr>
          <w:rFonts w:cs="Arial"/>
        </w:rPr>
        <w:t>vehicle</w:t>
      </w:r>
      <w:r w:rsidRPr="00430F67">
        <w:rPr>
          <w:rFonts w:cs="Arial"/>
        </w:rPr>
        <w:t xml:space="preserve"> is not authorized, the WifiHotspotOffBoardClient shall not transmit any data usage notifications to the WifiHotspotServer. If the </w:t>
      </w:r>
      <w:r>
        <w:rPr>
          <w:rFonts w:cs="Arial"/>
        </w:rPr>
        <w:t>vehicle</w:t>
      </w:r>
      <w:r w:rsidRPr="00430F67">
        <w:rPr>
          <w:rFonts w:cs="Arial"/>
        </w:rPr>
        <w:t xml:space="preserve"> becomes authorized, the WifiHotspotOffBoardClient may start transmitting data usage notifications to the WifiHotspotServer.</w:t>
      </w:r>
    </w:p>
    <w:p w14:paraId="392BEE93" w14:textId="77777777" w:rsidR="00E013D0" w:rsidRPr="00430F67" w:rsidRDefault="00E013D0" w:rsidP="00E013D0">
      <w:pPr>
        <w:rPr>
          <w:rFonts w:cs="Arial"/>
        </w:rPr>
      </w:pPr>
    </w:p>
    <w:p w14:paraId="656C524B" w14:textId="77777777" w:rsidR="00E013D0" w:rsidRPr="00430F67" w:rsidRDefault="00DF1EDC" w:rsidP="00E013D0">
      <w:pPr>
        <w:rPr>
          <w:rFonts w:cs="Arial"/>
        </w:rPr>
      </w:pPr>
      <w:r w:rsidRPr="00430F67">
        <w:rPr>
          <w:rFonts w:cs="Arial"/>
        </w:rPr>
        <w:t xml:space="preserve">The carrier shall transmit low balance notifications in real time to the WifiHotspotOffBoardClient (~2 seconds). If the </w:t>
      </w:r>
      <w:r>
        <w:rPr>
          <w:rFonts w:cs="Arial"/>
        </w:rPr>
        <w:t>vehicle</w:t>
      </w:r>
      <w:r w:rsidRPr="00430F67">
        <w:rPr>
          <w:rFonts w:cs="Arial"/>
        </w:rPr>
        <w:t xml:space="preserve"> is authorized, the notifications shall be transmitted from the WifiHotspotOffBoardClient to the WifiHotspotServer in real time (~2 seconds), assuming the WifiHotspotServer is awake. The carrier data notification message that is transmitted to the WifiHotspotServer shall utilize the same FTCP response message that the WifiHotspotServer receives from a data usage request (refer to WFHSv</w:t>
      </w:r>
      <w:r>
        <w:rPr>
          <w:rFonts w:cs="Arial"/>
        </w:rPr>
        <w:t>2</w:t>
      </w:r>
      <w:r w:rsidRPr="00430F67">
        <w:rPr>
          <w:rFonts w:cs="Arial"/>
        </w:rPr>
        <w:t>-FUN-REQ-</w:t>
      </w:r>
      <w:r>
        <w:rPr>
          <w:rFonts w:cs="Arial"/>
        </w:rPr>
        <w:t>274802</w:t>
      </w:r>
      <w:r w:rsidRPr="00430F67">
        <w:rPr>
          <w:rFonts w:cs="Arial"/>
        </w:rPr>
        <w:t xml:space="preserve">-Reporting Data Used). The notification shall include data usage information, but the message shall indicate it is a notification and not a data usage response. The WifiHotspotServer shall store the most recently received data usage information so that the current status stored in the WifiHotspotServer reflects the current status of the data plan. A carrier data notification shall be transmitted whenever a low balance threshold was met. These thresholds shall be pre-defined and communicated to the carrier.  </w:t>
      </w:r>
    </w:p>
    <w:p w14:paraId="079DFFBC" w14:textId="77777777" w:rsidR="00E013D0" w:rsidRPr="00430F67" w:rsidRDefault="00E013D0" w:rsidP="00E013D0">
      <w:pPr>
        <w:rPr>
          <w:rFonts w:cs="Arial"/>
        </w:rPr>
      </w:pPr>
    </w:p>
    <w:p w14:paraId="536885C5" w14:textId="77777777" w:rsidR="00E013D0" w:rsidRPr="00430F67" w:rsidRDefault="00DF1EDC" w:rsidP="00E013D0">
      <w:pPr>
        <w:rPr>
          <w:rFonts w:cs="Arial"/>
        </w:rPr>
      </w:pPr>
      <w:r w:rsidRPr="00430F67">
        <w:rPr>
          <w:rFonts w:cs="Arial"/>
        </w:rPr>
        <w:t>The WifiHotspotServer shall be responsible for updating the WifiHotspotOnBoardClient of these notifications through its event periodic CAN message (CarrierDataNotifications_St). The WifiHotspotOnBoardClient shall display a popup to the customer if it receives a low balance notification from the WifiHotspotServer.</w:t>
      </w:r>
    </w:p>
    <w:p w14:paraId="6BE0B26D" w14:textId="77777777" w:rsidR="00E013D0" w:rsidRDefault="00DF1EDC" w:rsidP="008D240F">
      <w:pPr>
        <w:pStyle w:val="Heading3"/>
      </w:pPr>
      <w:bookmarkStart w:id="105" w:name="_Toc14081933"/>
      <w:r>
        <w:t>Requirements</w:t>
      </w:r>
      <w:bookmarkEnd w:id="105"/>
    </w:p>
    <w:p w14:paraId="2629F3F7" w14:textId="77777777" w:rsidR="008D240F" w:rsidRPr="008D240F" w:rsidRDefault="008D240F" w:rsidP="008D240F">
      <w:pPr>
        <w:pStyle w:val="Heading4"/>
        <w:rPr>
          <w:b w:val="0"/>
          <w:u w:val="single"/>
        </w:rPr>
      </w:pPr>
      <w:r w:rsidRPr="008D240F">
        <w:rPr>
          <w:b w:val="0"/>
          <w:u w:val="single"/>
        </w:rPr>
        <w:t>WFHSv2-REQ-281868/A-Receiving carrier data notifications and data usage updates</w:t>
      </w:r>
    </w:p>
    <w:p w14:paraId="328101A7" w14:textId="77777777" w:rsidR="00E013D0" w:rsidRPr="00B763BF" w:rsidRDefault="00DF1EDC" w:rsidP="00E013D0">
      <w:pPr>
        <w:rPr>
          <w:rFonts w:cs="Arial"/>
        </w:rPr>
      </w:pPr>
      <w:r w:rsidRPr="00B763BF">
        <w:rPr>
          <w:rFonts w:cs="Arial"/>
        </w:rPr>
        <w:t>The data usage FTCP message shall indicate whether the message is a notification or not. If the WifiHotspotServer receives a data usage FTCP notification, it shall be responsible for notifying the WifiHotspotOnBoardClient of the notification using the CAN signal CarrierDataNotification_St only when the WifiHotspotOnBoardClient is available.</w:t>
      </w:r>
    </w:p>
    <w:p w14:paraId="1A2942FB" w14:textId="77777777" w:rsidR="00E013D0" w:rsidRPr="00B763BF" w:rsidRDefault="00E013D0" w:rsidP="00E013D0">
      <w:pPr>
        <w:rPr>
          <w:rFonts w:cs="Arial"/>
        </w:rPr>
      </w:pPr>
    </w:p>
    <w:p w14:paraId="3BFB4C75" w14:textId="77777777" w:rsidR="00E013D0" w:rsidRPr="00B763BF" w:rsidRDefault="00DF1EDC" w:rsidP="00E013D0">
      <w:pPr>
        <w:rPr>
          <w:rFonts w:cs="Arial"/>
        </w:rPr>
      </w:pPr>
      <w:r w:rsidRPr="00B763BF">
        <w:rPr>
          <w:rFonts w:cs="Arial"/>
        </w:rPr>
        <w:t>The WifiHotspotServer shall monitor the CAN signal HMIMode_St to determine when the WifiHotspotOnBoardClient display is active. The WifiHotspotOnBoardClient screen is active when the CAN signal HMIMode_St=0x2:On.</w:t>
      </w:r>
    </w:p>
    <w:p w14:paraId="32B103F7" w14:textId="77777777" w:rsidR="00E013D0" w:rsidRPr="00B763BF" w:rsidRDefault="00E013D0" w:rsidP="00E013D0">
      <w:pPr>
        <w:rPr>
          <w:rFonts w:cs="Arial"/>
        </w:rPr>
      </w:pPr>
    </w:p>
    <w:p w14:paraId="4BF1DDF1" w14:textId="77777777" w:rsidR="00E013D0" w:rsidRPr="00B763BF" w:rsidRDefault="00DF1EDC" w:rsidP="00E013D0">
      <w:pPr>
        <w:rPr>
          <w:rFonts w:cs="Arial"/>
        </w:rPr>
      </w:pPr>
      <w:r w:rsidRPr="00B763BF">
        <w:rPr>
          <w:rFonts w:cs="Arial"/>
        </w:rPr>
        <w:t xml:space="preserve">The WifiHotspotServer shall transmit the CAN signal CarrierDataNotification_St in its default state (parameter notification type=“NULL” and percentage=“50 percent”) until the WifiHotspotServer is triggered to set them to a different state.  </w:t>
      </w:r>
    </w:p>
    <w:p w14:paraId="18DC3DC5" w14:textId="77777777" w:rsidR="00E013D0" w:rsidRPr="00B763BF" w:rsidRDefault="00E013D0" w:rsidP="00E013D0">
      <w:pPr>
        <w:rPr>
          <w:rFonts w:cs="Arial"/>
        </w:rPr>
      </w:pPr>
    </w:p>
    <w:p w14:paraId="543A7287" w14:textId="77777777" w:rsidR="00E013D0" w:rsidRPr="00B763BF" w:rsidRDefault="00DF1EDC" w:rsidP="00E013D0">
      <w:pPr>
        <w:rPr>
          <w:rFonts w:cs="Arial"/>
        </w:rPr>
      </w:pPr>
      <w:r w:rsidRPr="00B763BF">
        <w:rPr>
          <w:rFonts w:cs="Arial"/>
        </w:rPr>
        <w:t>If the WifiHotspotServer receives a carrier data notification, the WifiHotspotServer shall first store the data usage information transmitted within the notification message and note when the notification was received (refer to WFHS-REQ-199543-Monitoring elapsed time since the data usage update). The WifiHotspotServer shall then check the “data used” field to determine what threshold percentage it shall send to the WifiHotspotOnBoardClient. The WifiHotspotServer shall also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61487537" w14:textId="77777777" w:rsidR="00E013D0" w:rsidRPr="00B763BF" w:rsidRDefault="00DF1EDC" w:rsidP="00DF1EDC">
      <w:pPr>
        <w:numPr>
          <w:ilvl w:val="0"/>
          <w:numId w:val="60"/>
        </w:numPr>
        <w:rPr>
          <w:rFonts w:cs="Arial"/>
        </w:rPr>
      </w:pPr>
      <w:r w:rsidRPr="00B763BF">
        <w:rPr>
          <w:rFonts w:cs="Arial"/>
        </w:rPr>
        <w:t>Set the CAN signal CarrierDataNotification_St to “percent data used” and set the percentage parameter to the data used percentage identified within the notification and transmit both once (note: the notification type and percentage parameters within the CAN signal CarrierDataNotification_St shall be set to the appropriate states and transmitted at the same time).</w:t>
      </w:r>
    </w:p>
    <w:p w14:paraId="33C5A675" w14:textId="77777777" w:rsidR="00E013D0" w:rsidRPr="00B763BF" w:rsidRDefault="00DF1EDC" w:rsidP="00DF1EDC">
      <w:pPr>
        <w:numPr>
          <w:ilvl w:val="0"/>
          <w:numId w:val="60"/>
        </w:numPr>
        <w:rPr>
          <w:rFonts w:cs="Arial"/>
        </w:rPr>
      </w:pPr>
      <w:r w:rsidRPr="00B763BF">
        <w:rPr>
          <w:rFonts w:cs="Arial"/>
        </w:rPr>
        <w:t>Unset the CAN signal CarrierDataNotification_St back to NULL (and set the percentage back to 50%) and continue transmitting.</w:t>
      </w:r>
    </w:p>
    <w:p w14:paraId="408FAA6D" w14:textId="77777777" w:rsidR="00E013D0" w:rsidRPr="00B763BF" w:rsidRDefault="00E013D0" w:rsidP="00E013D0">
      <w:pPr>
        <w:rPr>
          <w:rFonts w:cs="Arial"/>
        </w:rPr>
      </w:pPr>
    </w:p>
    <w:p w14:paraId="6289DBDB" w14:textId="77777777" w:rsidR="00E013D0" w:rsidRPr="00B763BF" w:rsidRDefault="00DF1EDC" w:rsidP="00E013D0">
      <w:pPr>
        <w:rPr>
          <w:rFonts w:cs="Arial"/>
        </w:rPr>
      </w:pPr>
      <w:r w:rsidRPr="00B763BF">
        <w:rPr>
          <w:rFonts w:cs="Arial"/>
        </w:rPr>
        <w:t>If the WifiHotspotServer receives multiple carrier data notifications from the WifiHotspotOffBoardClient while the WifiHotspotOnBoardClient display is not active, then once the display becomes active the WifiHotspotServer shall only set the CAN signal CarrierDataNotification_St once and set the percentage to the data left percentage contained within the last received notification.</w:t>
      </w:r>
    </w:p>
    <w:p w14:paraId="5DC44C9B" w14:textId="77777777" w:rsidR="00E013D0" w:rsidRPr="00B763BF" w:rsidRDefault="00E013D0" w:rsidP="00E013D0">
      <w:pPr>
        <w:rPr>
          <w:rFonts w:cs="Arial"/>
        </w:rPr>
      </w:pPr>
    </w:p>
    <w:p w14:paraId="4EBBAD4D" w14:textId="77777777" w:rsidR="00E013D0" w:rsidRPr="00B763BF" w:rsidRDefault="00DF1EDC" w:rsidP="00E013D0">
      <w:pPr>
        <w:rPr>
          <w:rFonts w:cs="Arial"/>
        </w:rPr>
      </w:pPr>
      <w:r w:rsidRPr="00B763BF">
        <w:rPr>
          <w:rFonts w:cs="Arial"/>
        </w:rPr>
        <w:t>Note: WifiHotspotServer shall ignore data usage notifications if the Data_Usage_Feature_Enablement DID is set to Off. Refer to WFHS</w:t>
      </w:r>
      <w:r>
        <w:rPr>
          <w:rFonts w:cs="Arial"/>
        </w:rPr>
        <w:t>v2</w:t>
      </w:r>
      <w:r w:rsidRPr="00B763BF">
        <w:rPr>
          <w:rFonts w:cs="Arial"/>
        </w:rPr>
        <w:t>-REQ-</w:t>
      </w:r>
      <w:r>
        <w:rPr>
          <w:rFonts w:cs="Arial"/>
        </w:rPr>
        <w:t>281707</w:t>
      </w:r>
      <w:r w:rsidRPr="00B763BF">
        <w:rPr>
          <w:rFonts w:cs="Arial"/>
        </w:rPr>
        <w:t xml:space="preserve">-Data usage feature flag. The WifiHotspotServer shall also ignore data usage notifications if the </w:t>
      </w:r>
      <w:r>
        <w:rPr>
          <w:rFonts w:cs="Arial"/>
        </w:rPr>
        <w:t>vehicle</w:t>
      </w:r>
      <w:r w:rsidRPr="00B763BF">
        <w:rPr>
          <w:rFonts w:cs="Arial"/>
        </w:rPr>
        <w:t xml:space="preserve"> is NOT authorized.</w:t>
      </w:r>
    </w:p>
    <w:p w14:paraId="10F43865" w14:textId="77777777" w:rsidR="008D240F" w:rsidRPr="008D240F" w:rsidRDefault="008D240F" w:rsidP="008D240F">
      <w:pPr>
        <w:pStyle w:val="Heading4"/>
        <w:rPr>
          <w:b w:val="0"/>
          <w:u w:val="single"/>
        </w:rPr>
      </w:pPr>
      <w:r w:rsidRPr="008D240F">
        <w:rPr>
          <w:b w:val="0"/>
          <w:u w:val="single"/>
        </w:rPr>
        <w:t>WFHSv2-REQ-283730/A-Triggering free trial period reminders</w:t>
      </w:r>
    </w:p>
    <w:p w14:paraId="042430DE" w14:textId="77777777" w:rsidR="00E013D0" w:rsidRDefault="00DF1EDC" w:rsidP="00E013D0">
      <w:pPr>
        <w:rPr>
          <w:rFonts w:cs="Arial"/>
        </w:rPr>
      </w:pPr>
      <w:r>
        <w:rPr>
          <w:rFonts w:cs="Arial"/>
        </w:rPr>
        <w:t xml:space="preserve">The WifiHotspotServer shall contain a parameter (TrialEligible) that shall be used to determine if the WifiHotspotServer is trial eligible or not. The WifiHotspotServer shall be delivered to Ford with the initial status of the parameter TrialEligible=Yes. </w:t>
      </w:r>
    </w:p>
    <w:p w14:paraId="7B7374A2" w14:textId="77777777" w:rsidR="00E013D0" w:rsidRDefault="00E013D0" w:rsidP="00E013D0">
      <w:pPr>
        <w:rPr>
          <w:rFonts w:cs="Arial"/>
        </w:rPr>
      </w:pPr>
    </w:p>
    <w:tbl>
      <w:tblPr>
        <w:tblW w:w="4880" w:type="dxa"/>
        <w:jc w:val="center"/>
        <w:tblCellMar>
          <w:left w:w="0" w:type="dxa"/>
          <w:right w:w="0" w:type="dxa"/>
        </w:tblCellMar>
        <w:tblLook w:val="04A0" w:firstRow="1" w:lastRow="0" w:firstColumn="1" w:lastColumn="0" w:noHBand="0" w:noVBand="1"/>
      </w:tblPr>
      <w:tblGrid>
        <w:gridCol w:w="2080"/>
        <w:gridCol w:w="2800"/>
      </w:tblGrid>
      <w:tr w:rsidR="00E013D0" w14:paraId="61F275F5" w14:textId="77777777" w:rsidTr="00E013D0">
        <w:trPr>
          <w:trHeight w:val="255"/>
          <w:jc w:val="center"/>
        </w:trPr>
        <w:tc>
          <w:tcPr>
            <w:tcW w:w="2080" w:type="dxa"/>
            <w:tcBorders>
              <w:top w:val="single" w:sz="8" w:space="0" w:color="auto"/>
              <w:left w:val="single" w:sz="8" w:space="0" w:color="auto"/>
              <w:bottom w:val="single" w:sz="8" w:space="0" w:color="auto"/>
              <w:right w:val="single" w:sz="8" w:space="0" w:color="auto"/>
            </w:tcBorders>
            <w:shd w:val="clear" w:color="auto" w:fill="8DB4E2"/>
            <w:noWrap/>
            <w:tcMar>
              <w:top w:w="0" w:type="dxa"/>
              <w:left w:w="108" w:type="dxa"/>
              <w:bottom w:w="0" w:type="dxa"/>
              <w:right w:w="108" w:type="dxa"/>
            </w:tcMar>
            <w:hideMark/>
          </w:tcPr>
          <w:p w14:paraId="174E6FB4" w14:textId="77777777" w:rsidR="00E013D0" w:rsidRDefault="00DF1EDC">
            <w:pPr>
              <w:spacing w:line="276" w:lineRule="auto"/>
              <w:rPr>
                <w:rFonts w:eastAsiaTheme="minorHAnsi" w:cs="Arial"/>
                <w:b/>
                <w:bCs/>
              </w:rPr>
            </w:pPr>
            <w:r>
              <w:rPr>
                <w:rFonts w:cs="Arial"/>
                <w:b/>
                <w:bCs/>
              </w:rPr>
              <w:t>Parameter</w:t>
            </w:r>
          </w:p>
        </w:tc>
        <w:tc>
          <w:tcPr>
            <w:tcW w:w="2800" w:type="dxa"/>
            <w:tcBorders>
              <w:top w:val="single" w:sz="8" w:space="0" w:color="auto"/>
              <w:left w:val="nil"/>
              <w:bottom w:val="single" w:sz="8" w:space="0" w:color="auto"/>
              <w:right w:val="single" w:sz="8" w:space="0" w:color="auto"/>
            </w:tcBorders>
            <w:shd w:val="clear" w:color="auto" w:fill="8DB4E2"/>
            <w:noWrap/>
            <w:tcMar>
              <w:top w:w="0" w:type="dxa"/>
              <w:left w:w="108" w:type="dxa"/>
              <w:bottom w:w="0" w:type="dxa"/>
              <w:right w:w="108" w:type="dxa"/>
            </w:tcMar>
            <w:hideMark/>
          </w:tcPr>
          <w:p w14:paraId="372001D1" w14:textId="77777777" w:rsidR="00E013D0" w:rsidRDefault="00DF1EDC">
            <w:pPr>
              <w:spacing w:line="276" w:lineRule="auto"/>
              <w:rPr>
                <w:rFonts w:eastAsiaTheme="minorHAnsi" w:cs="Arial"/>
                <w:b/>
                <w:bCs/>
              </w:rPr>
            </w:pPr>
            <w:r>
              <w:rPr>
                <w:rFonts w:cs="Arial"/>
                <w:b/>
                <w:bCs/>
              </w:rPr>
              <w:t>State</w:t>
            </w:r>
          </w:p>
        </w:tc>
      </w:tr>
      <w:tr w:rsidR="00E013D0" w14:paraId="0729A919" w14:textId="77777777" w:rsidTr="00E013D0">
        <w:trPr>
          <w:trHeight w:val="683"/>
          <w:jc w:val="center"/>
        </w:trPr>
        <w:tc>
          <w:tcPr>
            <w:tcW w:w="208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DA41956" w14:textId="77777777" w:rsidR="00E013D0" w:rsidRDefault="00DF1EDC">
            <w:pPr>
              <w:spacing w:line="276" w:lineRule="auto"/>
              <w:rPr>
                <w:rFonts w:eastAsiaTheme="minorHAnsi" w:cs="Arial"/>
              </w:rPr>
            </w:pPr>
            <w:r>
              <w:rPr>
                <w:rFonts w:cs="Arial"/>
              </w:rPr>
              <w:t>TrialEligible</w:t>
            </w:r>
          </w:p>
        </w:tc>
        <w:tc>
          <w:tcPr>
            <w:tcW w:w="2800" w:type="dxa"/>
            <w:tcBorders>
              <w:top w:val="nil"/>
              <w:left w:val="nil"/>
              <w:bottom w:val="single" w:sz="8" w:space="0" w:color="auto"/>
              <w:right w:val="single" w:sz="8" w:space="0" w:color="auto"/>
            </w:tcBorders>
            <w:tcMar>
              <w:top w:w="0" w:type="dxa"/>
              <w:left w:w="108" w:type="dxa"/>
              <w:bottom w:w="0" w:type="dxa"/>
              <w:right w:w="108" w:type="dxa"/>
            </w:tcMar>
            <w:hideMark/>
          </w:tcPr>
          <w:p w14:paraId="0B6CD036" w14:textId="77777777" w:rsidR="00E013D0" w:rsidRDefault="00DF1EDC" w:rsidP="00DF1EDC">
            <w:pPr>
              <w:numPr>
                <w:ilvl w:val="0"/>
                <w:numId w:val="61"/>
              </w:numPr>
              <w:spacing w:line="276" w:lineRule="auto"/>
              <w:rPr>
                <w:rFonts w:eastAsiaTheme="minorHAnsi" w:cs="Arial"/>
              </w:rPr>
            </w:pPr>
            <w:r>
              <w:rPr>
                <w:rFonts w:cs="Arial"/>
              </w:rPr>
              <w:t>Yes</w:t>
            </w:r>
          </w:p>
          <w:p w14:paraId="687C6488" w14:textId="77777777" w:rsidR="00E013D0" w:rsidRDefault="00DF1EDC" w:rsidP="00DF1EDC">
            <w:pPr>
              <w:numPr>
                <w:ilvl w:val="0"/>
                <w:numId w:val="61"/>
              </w:numPr>
              <w:spacing w:line="276" w:lineRule="auto"/>
              <w:rPr>
                <w:rFonts w:eastAsiaTheme="minorHAnsi" w:cs="Arial"/>
              </w:rPr>
            </w:pPr>
            <w:r>
              <w:rPr>
                <w:rFonts w:cs="Arial"/>
              </w:rPr>
              <w:t>No</w:t>
            </w:r>
          </w:p>
        </w:tc>
      </w:tr>
    </w:tbl>
    <w:p w14:paraId="6448E8F0" w14:textId="77777777" w:rsidR="00E013D0" w:rsidRDefault="00DF1EDC" w:rsidP="00E013D0">
      <w:pPr>
        <w:jc w:val="center"/>
        <w:rPr>
          <w:rFonts w:eastAsiaTheme="minorHAnsi" w:cs="Arial"/>
        </w:rPr>
      </w:pPr>
      <w:r>
        <w:rPr>
          <w:rFonts w:cs="Arial"/>
        </w:rPr>
        <w:t>Table. TrialEligible parameter</w:t>
      </w:r>
    </w:p>
    <w:p w14:paraId="5C1D3C9E" w14:textId="77777777" w:rsidR="00E013D0" w:rsidRDefault="00E013D0" w:rsidP="00E013D0">
      <w:pPr>
        <w:jc w:val="center"/>
        <w:rPr>
          <w:rFonts w:cs="Arial"/>
        </w:rPr>
      </w:pPr>
    </w:p>
    <w:p w14:paraId="68AB55C8" w14:textId="77777777" w:rsidR="00E013D0" w:rsidRDefault="00DF1EDC" w:rsidP="00E013D0">
      <w:pPr>
        <w:rPr>
          <w:rFonts w:cs="Arial"/>
        </w:rPr>
      </w:pPr>
      <w:r>
        <w:rPr>
          <w:rFonts w:cs="Arial"/>
        </w:rPr>
        <w:t>If the WifiHotspotServer receives a data usage notification or a data usage response from a request that indicates the WifiHotspotServer is no longer trial eligible, the WifiHotspotServer shall update the TrialEligible parameter to “No”. Once the parameter is changed to “No”, the parameter shall not be changed to “Yes” unless the WifiHotspotServer receives a notification or data usage response indicating that the vehicle is trial eligible. If the WifiHotspotServer receives a notification or data usage response with no indication on whether the vehicle is trial eligible or not, the TrialEligble parameter state shall remain in its previous state. If the WifiHotspotServer does not have any data usage information stored, the TrialEligible parameter shall remain in its previous state. Refer to the table below to see which data plan type and status combinations indicate if the TrialEligible parameter shall be changed to Yes or No.</w:t>
      </w:r>
    </w:p>
    <w:p w14:paraId="1006D870" w14:textId="77777777" w:rsidR="00E013D0" w:rsidRDefault="00E013D0" w:rsidP="00E013D0">
      <w:pPr>
        <w:rPr>
          <w:rFonts w:cs="Arial"/>
        </w:rPr>
      </w:pPr>
    </w:p>
    <w:tbl>
      <w:tblPr>
        <w:tblW w:w="6640" w:type="dxa"/>
        <w:jc w:val="center"/>
        <w:tblCellMar>
          <w:left w:w="0" w:type="dxa"/>
          <w:right w:w="0" w:type="dxa"/>
        </w:tblCellMar>
        <w:tblLook w:val="04A0" w:firstRow="1" w:lastRow="0" w:firstColumn="1" w:lastColumn="0" w:noHBand="0" w:noVBand="1"/>
      </w:tblPr>
      <w:tblGrid>
        <w:gridCol w:w="2180"/>
        <w:gridCol w:w="2000"/>
        <w:gridCol w:w="2460"/>
      </w:tblGrid>
      <w:tr w:rsidR="00E013D0" w14:paraId="4329730A" w14:textId="77777777" w:rsidTr="00E013D0">
        <w:trPr>
          <w:trHeight w:val="765"/>
          <w:jc w:val="center"/>
        </w:trPr>
        <w:tc>
          <w:tcPr>
            <w:tcW w:w="2180" w:type="dxa"/>
            <w:tcBorders>
              <w:top w:val="single" w:sz="8" w:space="0" w:color="auto"/>
              <w:left w:val="single" w:sz="8" w:space="0" w:color="auto"/>
              <w:bottom w:val="single" w:sz="8" w:space="0" w:color="auto"/>
              <w:right w:val="single" w:sz="8" w:space="0" w:color="auto"/>
            </w:tcBorders>
            <w:shd w:val="clear" w:color="auto" w:fill="95B3D7"/>
            <w:tcMar>
              <w:top w:w="0" w:type="dxa"/>
              <w:left w:w="108" w:type="dxa"/>
              <w:bottom w:w="0" w:type="dxa"/>
              <w:right w:w="108" w:type="dxa"/>
            </w:tcMar>
            <w:vAlign w:val="bottom"/>
            <w:hideMark/>
          </w:tcPr>
          <w:p w14:paraId="71AA010C" w14:textId="77777777" w:rsidR="00E013D0" w:rsidRDefault="00DF1EDC">
            <w:pPr>
              <w:spacing w:line="276" w:lineRule="auto"/>
              <w:rPr>
                <w:rFonts w:eastAsiaTheme="minorHAnsi" w:cs="Arial"/>
                <w:b/>
                <w:bCs/>
                <w:color w:val="000000"/>
              </w:rPr>
            </w:pPr>
            <w:r>
              <w:rPr>
                <w:rFonts w:cs="Arial"/>
                <w:b/>
                <w:bCs/>
                <w:color w:val="000000"/>
              </w:rPr>
              <w:t>Carrier data notification/data usage response: data plan type</w:t>
            </w:r>
          </w:p>
        </w:tc>
        <w:tc>
          <w:tcPr>
            <w:tcW w:w="2000" w:type="dxa"/>
            <w:tcBorders>
              <w:top w:val="single" w:sz="8" w:space="0" w:color="auto"/>
              <w:left w:val="nil"/>
              <w:bottom w:val="single" w:sz="8" w:space="0" w:color="auto"/>
              <w:right w:val="single" w:sz="8" w:space="0" w:color="auto"/>
            </w:tcBorders>
            <w:shd w:val="clear" w:color="auto" w:fill="95B3D7"/>
            <w:tcMar>
              <w:top w:w="0" w:type="dxa"/>
              <w:left w:w="108" w:type="dxa"/>
              <w:bottom w:w="0" w:type="dxa"/>
              <w:right w:w="108" w:type="dxa"/>
            </w:tcMar>
            <w:vAlign w:val="bottom"/>
            <w:hideMark/>
          </w:tcPr>
          <w:p w14:paraId="21F72AB0" w14:textId="77777777" w:rsidR="00E013D0" w:rsidRDefault="00DF1EDC">
            <w:pPr>
              <w:spacing w:line="276" w:lineRule="auto"/>
              <w:rPr>
                <w:rFonts w:eastAsiaTheme="minorHAnsi" w:cs="Arial"/>
                <w:b/>
                <w:bCs/>
                <w:color w:val="000000"/>
              </w:rPr>
            </w:pPr>
            <w:r>
              <w:rPr>
                <w:rFonts w:cs="Arial"/>
                <w:b/>
                <w:bCs/>
                <w:color w:val="000000"/>
              </w:rPr>
              <w:t>Carrier data notification/data usage response: data plan status</w:t>
            </w:r>
          </w:p>
        </w:tc>
        <w:tc>
          <w:tcPr>
            <w:tcW w:w="2460" w:type="dxa"/>
            <w:tcBorders>
              <w:top w:val="single" w:sz="8" w:space="0" w:color="auto"/>
              <w:left w:val="nil"/>
              <w:bottom w:val="single" w:sz="8" w:space="0" w:color="auto"/>
              <w:right w:val="single" w:sz="8" w:space="0" w:color="auto"/>
            </w:tcBorders>
            <w:shd w:val="clear" w:color="auto" w:fill="8DB4E2"/>
            <w:tcMar>
              <w:top w:w="0" w:type="dxa"/>
              <w:left w:w="108" w:type="dxa"/>
              <w:bottom w:w="0" w:type="dxa"/>
              <w:right w:w="108" w:type="dxa"/>
            </w:tcMar>
            <w:vAlign w:val="center"/>
            <w:hideMark/>
          </w:tcPr>
          <w:p w14:paraId="222D6932" w14:textId="77777777" w:rsidR="00E013D0" w:rsidRDefault="00DF1EDC">
            <w:pPr>
              <w:spacing w:line="276" w:lineRule="auto"/>
              <w:rPr>
                <w:rFonts w:eastAsiaTheme="minorHAnsi" w:cs="Arial"/>
                <w:b/>
                <w:bCs/>
                <w:color w:val="000000"/>
              </w:rPr>
            </w:pPr>
            <w:r>
              <w:rPr>
                <w:rFonts w:cs="Arial"/>
                <w:b/>
                <w:bCs/>
                <w:color w:val="000000"/>
              </w:rPr>
              <w:t>TrialEligible parameter</w:t>
            </w:r>
          </w:p>
        </w:tc>
      </w:tr>
      <w:tr w:rsidR="00E013D0" w14:paraId="6D8EDF6F" w14:textId="77777777" w:rsidTr="00E013D0">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82F123D" w14:textId="77777777" w:rsidR="00E013D0" w:rsidRDefault="00DF1EDC">
            <w:pPr>
              <w:spacing w:line="276" w:lineRule="auto"/>
              <w:rPr>
                <w:rFonts w:eastAsiaTheme="minorHAnsi" w:cs="Arial"/>
                <w:color w:val="000000"/>
              </w:rPr>
            </w:pPr>
            <w:r>
              <w:rPr>
                <w:rFonts w:cs="Arial"/>
                <w:color w:val="000000"/>
              </w:rPr>
              <w:t>WifiHotspotServer has no data usage information stored</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0DB6C34" w14:textId="77777777" w:rsidR="00E013D0" w:rsidRDefault="00DF1EDC">
            <w:pPr>
              <w:spacing w:line="276" w:lineRule="auto"/>
              <w:rPr>
                <w:rFonts w:eastAsiaTheme="minorHAnsi" w:cs="Arial"/>
                <w:color w:val="000000"/>
              </w:rPr>
            </w:pPr>
            <w:r>
              <w:rPr>
                <w:rFonts w:cs="Arial"/>
                <w:color w:val="000000"/>
              </w:rPr>
              <w:t>WifiHotspotServer has no data usage information stored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D2C9A6" w14:textId="77777777" w:rsidR="00E013D0" w:rsidRDefault="00DF1EDC">
            <w:pPr>
              <w:spacing w:line="276" w:lineRule="auto"/>
              <w:rPr>
                <w:rFonts w:eastAsiaTheme="minorHAnsi" w:cs="Arial"/>
                <w:color w:val="000000"/>
              </w:rPr>
            </w:pPr>
            <w:r>
              <w:rPr>
                <w:rFonts w:cs="Arial"/>
                <w:color w:val="000000"/>
              </w:rPr>
              <w:t xml:space="preserve">Retain previous state </w:t>
            </w:r>
          </w:p>
        </w:tc>
      </w:tr>
      <w:tr w:rsidR="00E013D0" w14:paraId="0D8FE13E" w14:textId="77777777" w:rsidTr="00E013D0">
        <w:trPr>
          <w:trHeight w:val="255"/>
          <w:jc w:val="center"/>
        </w:trPr>
        <w:tc>
          <w:tcPr>
            <w:tcW w:w="218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1D1EA887" w14:textId="77777777" w:rsidR="00E013D0" w:rsidRDefault="00DF1EDC">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C33F89E" w14:textId="77777777" w:rsidR="00E013D0" w:rsidRDefault="00DF1EDC">
            <w:pPr>
              <w:spacing w:line="276" w:lineRule="auto"/>
              <w:rPr>
                <w:rFonts w:eastAsiaTheme="minorHAnsi" w:cs="Arial"/>
                <w:color w:val="000000"/>
              </w:rPr>
            </w:pPr>
            <w:r>
              <w:rPr>
                <w:rFonts w:cs="Arial"/>
                <w:color w:val="000000"/>
              </w:rPr>
              <w:t>pending</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D59A5E" w14:textId="77777777" w:rsidR="00E013D0" w:rsidRDefault="00DF1EDC">
            <w:pPr>
              <w:spacing w:line="276" w:lineRule="auto"/>
              <w:rPr>
                <w:rFonts w:eastAsiaTheme="minorHAnsi" w:cs="Arial"/>
                <w:color w:val="000000"/>
              </w:rPr>
            </w:pPr>
            <w:r>
              <w:rPr>
                <w:rFonts w:cs="Arial"/>
                <w:color w:val="000000"/>
              </w:rPr>
              <w:t>Yes</w:t>
            </w:r>
          </w:p>
        </w:tc>
      </w:tr>
      <w:tr w:rsidR="00E013D0" w14:paraId="4A902FB5" w14:textId="77777777" w:rsidTr="00E013D0">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63C0B9E0" w14:textId="77777777" w:rsidR="00E013D0" w:rsidRDefault="00DF1EDC">
            <w:pPr>
              <w:spacing w:line="276" w:lineRule="auto"/>
              <w:rPr>
                <w:rFonts w:eastAsiaTheme="minorHAnsi" w:cs="Arial"/>
                <w:color w:val="000000"/>
              </w:rPr>
            </w:pPr>
            <w:r>
              <w:rPr>
                <w:rFonts w:cs="Arial"/>
                <w:color w:val="000000"/>
              </w:rPr>
              <w:t xml:space="preserve">trial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73A7A29C" w14:textId="77777777" w:rsidR="00E013D0" w:rsidRDefault="00DF1EDC">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162B85" w14:textId="77777777" w:rsidR="00E013D0" w:rsidRDefault="00DF1EDC">
            <w:pPr>
              <w:spacing w:line="276" w:lineRule="auto"/>
              <w:rPr>
                <w:rFonts w:eastAsiaTheme="minorHAnsi" w:cs="Arial"/>
                <w:color w:val="000000"/>
              </w:rPr>
            </w:pPr>
            <w:r>
              <w:rPr>
                <w:rFonts w:cs="Arial"/>
                <w:color w:val="000000"/>
              </w:rPr>
              <w:t>No</w:t>
            </w:r>
          </w:p>
        </w:tc>
      </w:tr>
      <w:tr w:rsidR="00E013D0" w14:paraId="11E05AA6" w14:textId="77777777" w:rsidTr="00E013D0">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18831AE8" w14:textId="77777777" w:rsidR="00E013D0" w:rsidRDefault="00DF1EDC">
            <w:pPr>
              <w:spacing w:line="276" w:lineRule="auto"/>
              <w:rPr>
                <w:rFonts w:eastAsiaTheme="minorHAnsi" w:cs="Arial"/>
                <w:color w:val="000000"/>
              </w:rPr>
            </w:pPr>
            <w:r>
              <w:rPr>
                <w:rFonts w:cs="Arial"/>
                <w:color w:val="000000"/>
              </w:rPr>
              <w:t>trial or 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78AC07A6" w14:textId="77777777" w:rsidR="00E013D0" w:rsidRDefault="00DF1EDC">
            <w:pPr>
              <w:spacing w:line="276" w:lineRule="auto"/>
              <w:rPr>
                <w:rFonts w:eastAsiaTheme="minorHAnsi" w:cs="Arial"/>
                <w:color w:val="000000"/>
              </w:rPr>
            </w:pPr>
            <w:r>
              <w:rPr>
                <w:rFonts w:cs="Arial"/>
                <w:color w:val="000000"/>
              </w:rPr>
              <w:t>expired</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AAE758B" w14:textId="77777777" w:rsidR="00E013D0" w:rsidRDefault="00DF1EDC">
            <w:pPr>
              <w:spacing w:line="276" w:lineRule="auto"/>
              <w:rPr>
                <w:rFonts w:eastAsiaTheme="minorHAnsi" w:cs="Arial"/>
                <w:color w:val="000000"/>
              </w:rPr>
            </w:pPr>
            <w:r>
              <w:rPr>
                <w:rFonts w:cs="Arial"/>
                <w:color w:val="000000"/>
              </w:rPr>
              <w:t>No</w:t>
            </w:r>
          </w:p>
        </w:tc>
      </w:tr>
      <w:tr w:rsidR="00E013D0" w14:paraId="0B992165" w14:textId="77777777" w:rsidTr="00E013D0">
        <w:trPr>
          <w:trHeight w:val="278"/>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67023D3D" w14:textId="77777777" w:rsidR="00E013D0" w:rsidRDefault="00DF1EDC">
            <w:pPr>
              <w:spacing w:line="276" w:lineRule="auto"/>
              <w:rPr>
                <w:rFonts w:eastAsiaTheme="minorHAnsi" w:cs="Arial"/>
                <w:color w:val="000000"/>
              </w:rPr>
            </w:pPr>
            <w:r>
              <w:rPr>
                <w:rFonts w:cs="Arial"/>
                <w:color w:val="000000"/>
              </w:rPr>
              <w:t xml:space="preserve">trial or paid </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5BF42A12" w14:textId="77777777" w:rsidR="00E013D0" w:rsidRDefault="00DF1EDC">
            <w:pPr>
              <w:spacing w:line="276" w:lineRule="auto"/>
              <w:rPr>
                <w:rFonts w:eastAsiaTheme="minorHAnsi" w:cs="Arial"/>
                <w:color w:val="000000"/>
              </w:rPr>
            </w:pPr>
            <w:r>
              <w:rPr>
                <w:rFonts w:cs="Arial"/>
                <w:color w:val="000000"/>
              </w:rPr>
              <w:t>inactive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FED75F" w14:textId="77777777" w:rsidR="00E013D0" w:rsidRDefault="00DF1EDC">
            <w:pPr>
              <w:spacing w:line="276" w:lineRule="auto"/>
              <w:rPr>
                <w:rFonts w:eastAsiaTheme="minorHAnsi" w:cs="Arial"/>
                <w:color w:val="000000"/>
              </w:rPr>
            </w:pPr>
            <w:r>
              <w:rPr>
                <w:rFonts w:cs="Arial"/>
                <w:color w:val="000000"/>
              </w:rPr>
              <w:t>No</w:t>
            </w:r>
          </w:p>
        </w:tc>
      </w:tr>
      <w:tr w:rsidR="00E013D0" w14:paraId="7FAD9D93" w14:textId="77777777" w:rsidTr="00E013D0">
        <w:trPr>
          <w:trHeight w:val="255"/>
          <w:jc w:val="center"/>
        </w:trPr>
        <w:tc>
          <w:tcPr>
            <w:tcW w:w="2180" w:type="dxa"/>
            <w:tcBorders>
              <w:top w:val="nil"/>
              <w:left w:val="single" w:sz="8" w:space="0" w:color="auto"/>
              <w:bottom w:val="single" w:sz="8" w:space="0" w:color="000000"/>
              <w:right w:val="single" w:sz="8" w:space="0" w:color="auto"/>
            </w:tcBorders>
            <w:tcMar>
              <w:top w:w="0" w:type="dxa"/>
              <w:left w:w="108" w:type="dxa"/>
              <w:bottom w:w="0" w:type="dxa"/>
              <w:right w:w="108" w:type="dxa"/>
            </w:tcMar>
            <w:vAlign w:val="bottom"/>
            <w:hideMark/>
          </w:tcPr>
          <w:p w14:paraId="0CA2D6EB" w14:textId="77777777" w:rsidR="00E013D0" w:rsidRDefault="00DF1EDC">
            <w:pPr>
              <w:spacing w:line="276" w:lineRule="auto"/>
              <w:rPr>
                <w:rFonts w:eastAsiaTheme="minorHAnsi" w:cs="Arial"/>
                <w:color w:val="000000"/>
              </w:rPr>
            </w:pPr>
            <w:r>
              <w:rPr>
                <w:rFonts w:cs="Arial"/>
                <w:color w:val="000000"/>
              </w:rPr>
              <w:t>paid</w:t>
            </w:r>
          </w:p>
        </w:tc>
        <w:tc>
          <w:tcPr>
            <w:tcW w:w="2000" w:type="dxa"/>
            <w:tcBorders>
              <w:top w:val="nil"/>
              <w:left w:val="nil"/>
              <w:bottom w:val="single" w:sz="8" w:space="0" w:color="000000"/>
              <w:right w:val="single" w:sz="8" w:space="0" w:color="auto"/>
            </w:tcBorders>
            <w:tcMar>
              <w:top w:w="0" w:type="dxa"/>
              <w:left w:w="108" w:type="dxa"/>
              <w:bottom w:w="0" w:type="dxa"/>
              <w:right w:w="108" w:type="dxa"/>
            </w:tcMar>
            <w:vAlign w:val="bottom"/>
            <w:hideMark/>
          </w:tcPr>
          <w:p w14:paraId="5E1BA3D3" w14:textId="77777777" w:rsidR="00E013D0" w:rsidRDefault="00DF1EDC">
            <w:pPr>
              <w:spacing w:line="276" w:lineRule="auto"/>
              <w:rPr>
                <w:rFonts w:eastAsiaTheme="minorHAnsi" w:cs="Arial"/>
                <w:color w:val="000000"/>
              </w:rPr>
            </w:pPr>
            <w:r>
              <w:rPr>
                <w:rFonts w:cs="Arial"/>
                <w:color w:val="000000"/>
              </w:rPr>
              <w:t>active</w:t>
            </w:r>
          </w:p>
        </w:tc>
        <w:tc>
          <w:tcPr>
            <w:tcW w:w="24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68C72B" w14:textId="77777777" w:rsidR="00E013D0" w:rsidRDefault="00DF1EDC">
            <w:pPr>
              <w:spacing w:line="276" w:lineRule="auto"/>
              <w:rPr>
                <w:rFonts w:eastAsiaTheme="minorHAnsi" w:cs="Arial"/>
                <w:color w:val="000000"/>
              </w:rPr>
            </w:pPr>
            <w:r>
              <w:rPr>
                <w:rFonts w:cs="Arial"/>
                <w:color w:val="000000"/>
              </w:rPr>
              <w:t>No</w:t>
            </w:r>
          </w:p>
        </w:tc>
      </w:tr>
    </w:tbl>
    <w:p w14:paraId="42831241" w14:textId="77777777" w:rsidR="00E013D0" w:rsidRDefault="00E013D0" w:rsidP="00E013D0">
      <w:pPr>
        <w:rPr>
          <w:rFonts w:eastAsiaTheme="minorHAnsi" w:cs="Arial"/>
        </w:rPr>
      </w:pPr>
    </w:p>
    <w:p w14:paraId="39601936" w14:textId="77777777" w:rsidR="00E013D0" w:rsidRDefault="00E013D0" w:rsidP="00E013D0">
      <w:pPr>
        <w:rPr>
          <w:rFonts w:cs="Arial"/>
        </w:rPr>
      </w:pPr>
    </w:p>
    <w:p w14:paraId="36B3FF0A" w14:textId="77777777" w:rsidR="00E013D0" w:rsidRDefault="00DF1EDC" w:rsidP="00E013D0">
      <w:pPr>
        <w:rPr>
          <w:rFonts w:cs="Arial"/>
        </w:rPr>
      </w:pPr>
      <w:r w:rsidRPr="005F4F3C">
        <w:rPr>
          <w:rFonts w:cs="Arial"/>
        </w:rPr>
        <w:t>Each VIN shall be granted ONE free trial period in its lifetime. Certain exceptions may be made (for example, call center operators may choose to reinstate trial periods after receiving customer complaints). To increase the Wi-Fi Hotspot free trial period awareness, free trial period reminders shall be displayed on the WifiHotspotOnBoardClien</w:t>
      </w:r>
      <w:r>
        <w:rPr>
          <w:rFonts w:cs="Arial"/>
        </w:rPr>
        <w:t xml:space="preserve">t display. Refer to </w:t>
      </w:r>
      <w:r w:rsidRPr="00F24A28">
        <w:rPr>
          <w:rFonts w:cs="Arial"/>
        </w:rPr>
        <w:t>WFHSv2-REQ-283641</w:t>
      </w:r>
      <w:r w:rsidRPr="00DB6FFB">
        <w:rPr>
          <w:rFonts w:cs="Arial"/>
        </w:rPr>
        <w:t>-HMI Specification References</w:t>
      </w:r>
      <w:r w:rsidRPr="005F4F3C">
        <w:rPr>
          <w:rFonts w:cs="Arial"/>
        </w:rPr>
        <w:t>. The trial period reminder popups shall be displayed at the next ignition cycle after the vehicle has reached a specific mileage.</w:t>
      </w:r>
      <w:r w:rsidRPr="00936C4C">
        <w:t xml:space="preserve"> </w:t>
      </w:r>
      <w:r w:rsidRPr="00936C4C">
        <w:rPr>
          <w:rFonts w:cs="Arial"/>
        </w:rPr>
        <w:t>The user shall have the ability to select a “remind me later” option, at which point the popup will exit and will re-populate at a later time.</w:t>
      </w:r>
    </w:p>
    <w:p w14:paraId="324BF4FB" w14:textId="77777777" w:rsidR="00E013D0" w:rsidRDefault="00E013D0" w:rsidP="00E013D0">
      <w:pPr>
        <w:rPr>
          <w:rFonts w:cs="Arial"/>
        </w:rPr>
      </w:pPr>
    </w:p>
    <w:p w14:paraId="27020C90" w14:textId="77777777" w:rsidR="00E013D0" w:rsidRDefault="00DF1EDC" w:rsidP="00E013D0">
      <w:pPr>
        <w:rPr>
          <w:rFonts w:cs="Arial"/>
        </w:rPr>
      </w:pPr>
      <w:r w:rsidRPr="00936C4C">
        <w:rPr>
          <w:rFonts w:cs="Arial"/>
        </w:rPr>
        <w:t>The WifiHotspotServer shall have an EOL configuration (Wi-Fi_Trial_Reminder) that shall set the trial period reminders either Off or On (refer to</w:t>
      </w:r>
      <w:r>
        <w:rPr>
          <w:rFonts w:cs="Arial"/>
        </w:rPr>
        <w:t xml:space="preserve"> </w:t>
      </w:r>
      <w:r w:rsidRPr="001416DD">
        <w:rPr>
          <w:rFonts w:cs="Arial"/>
        </w:rPr>
        <w:t>WFHS</w:t>
      </w:r>
      <w:r>
        <w:rPr>
          <w:rFonts w:cs="Arial"/>
        </w:rPr>
        <w:t>v2</w:t>
      </w:r>
      <w:r w:rsidRPr="001416DD">
        <w:rPr>
          <w:rFonts w:cs="Arial"/>
        </w:rPr>
        <w:t>-REQ-</w:t>
      </w:r>
      <w:r>
        <w:rPr>
          <w:rFonts w:cs="Arial"/>
        </w:rPr>
        <w:t>283642</w:t>
      </w:r>
      <w:r w:rsidRPr="001416DD">
        <w:rPr>
          <w:rFonts w:cs="Arial"/>
        </w:rPr>
        <w:t>-Diagnostic Specification Reference</w:t>
      </w:r>
      <w:r w:rsidRPr="00936C4C">
        <w:rPr>
          <w:rFonts w:cs="Arial"/>
        </w:rPr>
        <w:t>). Wi-Fi_Trial_Reminder parameter shall also be configurable via OTA. If the trial reminders are set to On, the WifiHotspotServer shall follow the requirements stated within this requirement in order to display the trial period reminder popups. If the trial period reminders are set to Off, the WifiHotspotServer shall not follow the requirements stated within this requirement and no trial reminder popups shall be triggered.</w:t>
      </w:r>
    </w:p>
    <w:p w14:paraId="14A8BFD0" w14:textId="77777777" w:rsidR="00E013D0" w:rsidRDefault="00E013D0" w:rsidP="00E013D0">
      <w:pPr>
        <w:rPr>
          <w:rFonts w:cs="Arial"/>
        </w:rPr>
      </w:pPr>
    </w:p>
    <w:p w14:paraId="28D35DB0" w14:textId="77777777" w:rsidR="00E013D0" w:rsidRDefault="00DF1EDC" w:rsidP="00E013D0">
      <w:pPr>
        <w:rPr>
          <w:rFonts w:cs="Arial"/>
        </w:rPr>
      </w:pPr>
      <w:r>
        <w:rPr>
          <w:rFonts w:cs="Arial"/>
        </w:rPr>
        <w:t>The</w:t>
      </w:r>
      <w:r>
        <w:rPr>
          <w:rFonts w:cs="Arial"/>
          <w:b/>
          <w:bCs/>
        </w:rPr>
        <w:t xml:space="preserve"> </w:t>
      </w:r>
      <w:r>
        <w:rPr>
          <w:rFonts w:cs="Arial"/>
        </w:rPr>
        <w:t xml:space="preserve">trial period reminder shall be triggered once the vehicle has reached a certain mileage. The reminder mileage trigger </w:t>
      </w:r>
      <w:r w:rsidRPr="006908B8">
        <w:rPr>
          <w:rFonts w:cs="Arial"/>
        </w:rPr>
        <w:t>(Wi-Fi_Trial_Reminder_Trigger, configurable via EOL or OTA)</w:t>
      </w:r>
      <w:r>
        <w:rPr>
          <w:rFonts w:cs="Arial"/>
        </w:rPr>
        <w:t xml:space="preserve"> shall be stored in the WifiHotspotServer and defaulted to: </w:t>
      </w:r>
    </w:p>
    <w:p w14:paraId="4FBDFB95" w14:textId="77777777" w:rsidR="00E013D0" w:rsidRDefault="00DF1EDC" w:rsidP="00DF1EDC">
      <w:pPr>
        <w:numPr>
          <w:ilvl w:val="0"/>
          <w:numId w:val="62"/>
        </w:numPr>
        <w:rPr>
          <w:rFonts w:cs="Arial"/>
        </w:rPr>
      </w:pPr>
      <w:r w:rsidRPr="006908B8">
        <w:rPr>
          <w:rFonts w:cs="Arial"/>
        </w:rPr>
        <w:t>1931 km (1200 miles) for NA (United States and Ca</w:t>
      </w:r>
      <w:r>
        <w:rPr>
          <w:rFonts w:cs="Arial"/>
        </w:rPr>
        <w:t>nada) and China and</w:t>
      </w:r>
    </w:p>
    <w:p w14:paraId="46696A61" w14:textId="77777777" w:rsidR="00E013D0" w:rsidRPr="006908B8" w:rsidRDefault="00DF1EDC" w:rsidP="00DF1EDC">
      <w:pPr>
        <w:numPr>
          <w:ilvl w:val="0"/>
          <w:numId w:val="62"/>
        </w:numPr>
        <w:rPr>
          <w:rFonts w:cs="Arial"/>
        </w:rPr>
      </w:pPr>
      <w:r>
        <w:rPr>
          <w:rFonts w:cs="Arial"/>
        </w:rPr>
        <w:t>1000 km for Europe (refer to WFHSv2-REQ-283728</w:t>
      </w:r>
      <w:r w:rsidRPr="006908B8">
        <w:rPr>
          <w:rFonts w:cs="Arial"/>
        </w:rPr>
        <w:t>-WifiHotspotServer identifies the vehicle region</w:t>
      </w:r>
      <w:r>
        <w:rPr>
          <w:rFonts w:cs="Arial"/>
        </w:rPr>
        <w:t>)</w:t>
      </w:r>
      <w:r w:rsidRPr="006908B8">
        <w:rPr>
          <w:rFonts w:cs="Arial"/>
        </w:rPr>
        <w:t>.</w:t>
      </w:r>
    </w:p>
    <w:p w14:paraId="5522F09E" w14:textId="77777777" w:rsidR="00E013D0" w:rsidRDefault="00E013D0" w:rsidP="00E013D0">
      <w:pPr>
        <w:rPr>
          <w:rFonts w:cs="Arial"/>
        </w:rPr>
      </w:pPr>
    </w:p>
    <w:p w14:paraId="3875AE06" w14:textId="77777777" w:rsidR="00E013D0" w:rsidRDefault="00DF1EDC" w:rsidP="00E013D0">
      <w:pPr>
        <w:rPr>
          <w:rFonts w:cs="Arial"/>
        </w:rPr>
      </w:pPr>
      <w:r w:rsidRPr="00936C4C">
        <w:rPr>
          <w:rFonts w:cs="Arial"/>
        </w:rPr>
        <w:t>Once a trial period reminder popup is triggered, the reminder may be delayed. If the reminder is delayed, the reminder popup shall be re-populated Wi-Fi_Trial_Reminder_Delay kilometers after the las</w:t>
      </w:r>
      <w:r>
        <w:rPr>
          <w:rFonts w:cs="Arial"/>
        </w:rPr>
        <w:t>t reminder popup was triggered. The Wi-Fi_Trial_Reminder_Delay parameter shall be configurable via EOL or OTA and shall be stored in the WifiHotspotServer and defaulted to:</w:t>
      </w:r>
    </w:p>
    <w:p w14:paraId="15A1E0BE" w14:textId="77777777" w:rsidR="00E013D0" w:rsidRDefault="00DF1EDC" w:rsidP="00DF1EDC">
      <w:pPr>
        <w:numPr>
          <w:ilvl w:val="0"/>
          <w:numId w:val="65"/>
        </w:numPr>
        <w:rPr>
          <w:rFonts w:cs="Arial"/>
        </w:rPr>
      </w:pPr>
      <w:r>
        <w:rPr>
          <w:rFonts w:cs="Arial"/>
        </w:rPr>
        <w:t>1287 km (800 miles) for NA and China and</w:t>
      </w:r>
    </w:p>
    <w:p w14:paraId="7E379437" w14:textId="77777777" w:rsidR="00E013D0" w:rsidRPr="00936C4C" w:rsidRDefault="00DF1EDC" w:rsidP="00DF1EDC">
      <w:pPr>
        <w:numPr>
          <w:ilvl w:val="0"/>
          <w:numId w:val="65"/>
        </w:numPr>
        <w:rPr>
          <w:rFonts w:cs="Arial"/>
        </w:rPr>
      </w:pPr>
      <w:r>
        <w:rPr>
          <w:rFonts w:cs="Arial"/>
        </w:rPr>
        <w:t>1000 km for Europe.</w:t>
      </w:r>
    </w:p>
    <w:p w14:paraId="353DEEDA" w14:textId="77777777" w:rsidR="00E013D0" w:rsidRPr="00936C4C" w:rsidRDefault="00E013D0" w:rsidP="00E013D0">
      <w:pPr>
        <w:rPr>
          <w:rFonts w:cs="Arial"/>
        </w:rPr>
      </w:pPr>
    </w:p>
    <w:p w14:paraId="2400F830" w14:textId="77777777" w:rsidR="00E013D0" w:rsidRPr="00936C4C" w:rsidRDefault="00DF1EDC" w:rsidP="00E013D0">
      <w:pPr>
        <w:rPr>
          <w:rFonts w:cs="Arial"/>
        </w:rPr>
      </w:pPr>
      <w:r w:rsidRPr="00936C4C">
        <w:rPr>
          <w:rFonts w:cs="Arial"/>
        </w:rPr>
        <w:t xml:space="preserve">The WifiHotspotServer shall monitor the CAN signal </w:t>
      </w:r>
      <w:r w:rsidRPr="00936C4C">
        <w:rPr>
          <w:rFonts w:eastAsia="Calibri" w:cs="Arial"/>
          <w:color w:val="000000"/>
        </w:rPr>
        <w:t xml:space="preserve">HotspotTrialReminderSelection_Rq </w:t>
      </w:r>
      <w:r w:rsidRPr="00936C4C">
        <w:rPr>
          <w:rFonts w:cs="Arial"/>
        </w:rPr>
        <w:t xml:space="preserve">to determine if it shall re-trigger the trial reminder popup at a later distance or end the trial reminder triggers altogether.  </w:t>
      </w:r>
    </w:p>
    <w:p w14:paraId="543E1EDB" w14:textId="77777777" w:rsidR="00E013D0" w:rsidRPr="00936C4C" w:rsidRDefault="00E013D0" w:rsidP="00E013D0">
      <w:pPr>
        <w:rPr>
          <w:rFonts w:cs="Arial"/>
        </w:rPr>
      </w:pPr>
    </w:p>
    <w:p w14:paraId="6E329418" w14:textId="77777777" w:rsidR="00E013D0" w:rsidRPr="00936C4C" w:rsidRDefault="00DF1EDC" w:rsidP="00E013D0">
      <w:pPr>
        <w:rPr>
          <w:rFonts w:cs="Arial"/>
        </w:rPr>
      </w:pPr>
      <w:r w:rsidRPr="00936C4C">
        <w:rPr>
          <w:rFonts w:cs="Arial"/>
        </w:rPr>
        <w:t>The WifiHotspotServer shall monitor the CAN signal OdometerMasterValue to determine the current vehicle mileage.</w:t>
      </w:r>
    </w:p>
    <w:p w14:paraId="25684313" w14:textId="77777777" w:rsidR="00E013D0" w:rsidRPr="00936C4C" w:rsidRDefault="00E013D0" w:rsidP="00E013D0">
      <w:pPr>
        <w:rPr>
          <w:rFonts w:cs="Arial"/>
        </w:rPr>
      </w:pPr>
    </w:p>
    <w:p w14:paraId="2BE1E82D" w14:textId="77777777" w:rsidR="00E013D0" w:rsidRPr="00936C4C" w:rsidRDefault="00DF1EDC" w:rsidP="00E013D0">
      <w:pPr>
        <w:rPr>
          <w:rFonts w:cs="Arial"/>
        </w:rPr>
      </w:pPr>
      <w:r w:rsidRPr="00936C4C">
        <w:rPr>
          <w:rFonts w:cs="Arial"/>
        </w:rPr>
        <w:t xml:space="preserve">The WifiHotspotServer shall monitor the CAN signal IgnitionStatus_St to determine when the next ignition cycle occurs (next time IgnitionStatus_St=Run). </w:t>
      </w:r>
    </w:p>
    <w:p w14:paraId="1494C9A3" w14:textId="77777777" w:rsidR="00E013D0" w:rsidRPr="00936C4C" w:rsidRDefault="00E013D0" w:rsidP="00E013D0">
      <w:pPr>
        <w:rPr>
          <w:rFonts w:cs="Arial"/>
        </w:rPr>
      </w:pPr>
    </w:p>
    <w:p w14:paraId="2B082A0A" w14:textId="77777777" w:rsidR="00E013D0" w:rsidRPr="00936C4C" w:rsidRDefault="00DF1EDC" w:rsidP="00E013D0">
      <w:pPr>
        <w:rPr>
          <w:rFonts w:cs="Arial"/>
          <w:sz w:val="24"/>
        </w:rPr>
      </w:pPr>
      <w:r w:rsidRPr="00936C4C">
        <w:rPr>
          <w:rFonts w:cs="Arial"/>
        </w:rPr>
        <w:t>The WifiHotspotServer shall monitor the CAN signal HMIMode_St to determine when the WifiHotspotOnBoardClient display is active. The WifiHotspotOnBoardClient screen is active when HMIMode_St=0x2:On.</w:t>
      </w:r>
    </w:p>
    <w:p w14:paraId="73418178" w14:textId="77777777" w:rsidR="00E013D0" w:rsidRPr="00936C4C" w:rsidRDefault="00E013D0" w:rsidP="00E013D0">
      <w:pPr>
        <w:rPr>
          <w:rFonts w:cs="Arial"/>
        </w:rPr>
      </w:pPr>
    </w:p>
    <w:p w14:paraId="3310CF82" w14:textId="77777777" w:rsidR="00E013D0" w:rsidRPr="00936C4C" w:rsidRDefault="00DF1EDC" w:rsidP="00E013D0">
      <w:pPr>
        <w:rPr>
          <w:rFonts w:cs="Arial"/>
        </w:rPr>
      </w:pPr>
      <w:r w:rsidRPr="00936C4C">
        <w:rPr>
          <w:rFonts w:cs="Arial"/>
        </w:rPr>
        <w:t xml:space="preserve">If the WifiHotspotServer receives a command from the WifiHotspotOnBoardClient to end the trial reminder triggers (CAN signal </w:t>
      </w:r>
      <w:r w:rsidRPr="00936C4C">
        <w:rPr>
          <w:rFonts w:eastAsia="Calibri" w:cs="Arial"/>
          <w:color w:val="000000"/>
        </w:rPr>
        <w:t xml:space="preserve">HotspotTrialReminderSelection_Rq </w:t>
      </w:r>
      <w:r w:rsidRPr="00936C4C">
        <w:rPr>
          <w:rFonts w:cs="Arial"/>
        </w:rPr>
        <w:t xml:space="preserve">=StopReminders), the WifiHotspotServer shall not trigger any more trial reminder popups. </w:t>
      </w:r>
    </w:p>
    <w:p w14:paraId="26F56BE5" w14:textId="77777777" w:rsidR="00E013D0" w:rsidRPr="00936C4C" w:rsidRDefault="00E013D0" w:rsidP="00E013D0">
      <w:pPr>
        <w:rPr>
          <w:rFonts w:cs="Arial"/>
        </w:rPr>
      </w:pPr>
    </w:p>
    <w:p w14:paraId="3038F67A" w14:textId="77777777" w:rsidR="00E013D0" w:rsidRPr="00936C4C" w:rsidRDefault="00DF1EDC" w:rsidP="00E013D0">
      <w:pPr>
        <w:rPr>
          <w:rFonts w:cs="Arial"/>
        </w:rPr>
      </w:pPr>
      <w:r w:rsidRPr="00936C4C">
        <w:rPr>
          <w:rFonts w:cs="Arial"/>
        </w:rPr>
        <w:t xml:space="preserve">If the WifiHotspotServer receives a command from the WifiHotspotOnBoardClient to re-trigger the reminder popup (CAN signal </w:t>
      </w:r>
      <w:r w:rsidRPr="00936C4C">
        <w:rPr>
          <w:rFonts w:eastAsia="Calibri" w:cs="Arial"/>
          <w:color w:val="000000"/>
        </w:rPr>
        <w:t xml:space="preserve">HotspotTrialReminderSelection_Rq </w:t>
      </w:r>
      <w:r w:rsidRPr="00936C4C">
        <w:rPr>
          <w:rFonts w:cs="Arial"/>
        </w:rPr>
        <w:t>=RemindMeLater), the WifiHotspotServer shall replace the Wi-Fi_Trial_Reminder_Trigger value with the sum of the Wi-Fi_Trial_Reminder_Trigger value plus the Wi-Fi_Trial_Reminder_Delay value (Wi-Fi_Trial_Reminder_Trigger = Wi-Fi_Trial_Reminder_Trigger + Wi-Fi_Trial_Reminder_Delay).</w:t>
      </w:r>
      <w:r>
        <w:rPr>
          <w:rFonts w:cs="Arial"/>
        </w:rPr>
        <w:t xml:space="preserve"> If the WifiHotspotServer never receives a command from the WifiHotspotOnBoardClient to re-trigger the popup, the WifiHotspotServer shall not update the Wi-Fi_Trial_Reminder_Trigger value. </w:t>
      </w:r>
    </w:p>
    <w:p w14:paraId="14546856" w14:textId="77777777" w:rsidR="00E013D0" w:rsidRPr="00936C4C" w:rsidRDefault="00E013D0" w:rsidP="00E013D0">
      <w:pPr>
        <w:rPr>
          <w:rFonts w:cs="Arial"/>
        </w:rPr>
      </w:pPr>
    </w:p>
    <w:p w14:paraId="05335FB2" w14:textId="77777777" w:rsidR="00E013D0" w:rsidRPr="00936C4C" w:rsidRDefault="00DF1EDC" w:rsidP="00E013D0">
      <w:pPr>
        <w:rPr>
          <w:rFonts w:cs="Arial"/>
        </w:rPr>
      </w:pPr>
      <w:r w:rsidRPr="00936C4C">
        <w:rPr>
          <w:rFonts w:cs="Arial"/>
        </w:rPr>
        <w:t xml:space="preserve">If Wi-Fi_Trial_Reminder=On and the parameter TrialEligible=”Yes”, the WifiHotspotServer shall monitor the vehicle mileage. </w:t>
      </w:r>
    </w:p>
    <w:p w14:paraId="1EEAE8D6" w14:textId="77777777" w:rsidR="00E013D0" w:rsidRPr="00936C4C" w:rsidRDefault="00DF1EDC" w:rsidP="00DF1EDC">
      <w:pPr>
        <w:numPr>
          <w:ilvl w:val="0"/>
          <w:numId w:val="63"/>
        </w:numPr>
        <w:spacing w:after="200" w:line="276" w:lineRule="auto"/>
        <w:rPr>
          <w:rFonts w:cs="Arial"/>
        </w:rPr>
      </w:pPr>
      <w:r w:rsidRPr="00936C4C">
        <w:rPr>
          <w:rFonts w:cs="Arial"/>
        </w:rPr>
        <w:t>If OdometerMasterValue &lt; Wi-Fi_Trial_Reminder_Trigger, the WifiHotspotServer shall NOT set the CarrierDataNotification_St CAN signal bit and it shall remain set to “NULL”.</w:t>
      </w:r>
    </w:p>
    <w:p w14:paraId="34F323EC" w14:textId="77777777" w:rsidR="00E013D0" w:rsidRPr="00936C4C" w:rsidRDefault="00DF1EDC" w:rsidP="00DF1EDC">
      <w:pPr>
        <w:numPr>
          <w:ilvl w:val="0"/>
          <w:numId w:val="63"/>
        </w:numPr>
        <w:spacing w:after="200" w:line="276" w:lineRule="auto"/>
        <w:rPr>
          <w:rFonts w:cs="Arial"/>
        </w:rPr>
      </w:pPr>
      <w:r w:rsidRPr="00936C4C">
        <w:rPr>
          <w:rFonts w:cs="Arial"/>
        </w:rPr>
        <w:t>If OdometerMasterValue = Wi-Fi_Trial_Reminder_Trigger, the WifiHotspotServer shall wait until the next ignition cycle (next time IgnitionStatus_St=Run) and then check the status of the WifiHotspotOnBoardClient screen to determine if it is active or to determine when it becomes active. Once the WifiHotspotServer confirms the WifiHotspotOnBoardClient screen is active, the WifiHotspotServer shall perform the following two steps:</w:t>
      </w:r>
    </w:p>
    <w:p w14:paraId="6EB5E7D4" w14:textId="77777777" w:rsidR="00E013D0" w:rsidRPr="00936C4C" w:rsidRDefault="00DF1EDC" w:rsidP="00DF1EDC">
      <w:pPr>
        <w:numPr>
          <w:ilvl w:val="0"/>
          <w:numId w:val="64"/>
        </w:numPr>
        <w:spacing w:after="200" w:line="276" w:lineRule="auto"/>
        <w:rPr>
          <w:rFonts w:eastAsia="Calibri" w:cs="Arial"/>
        </w:rPr>
      </w:pPr>
      <w:r w:rsidRPr="00936C4C">
        <w:rPr>
          <w:rFonts w:cs="Arial"/>
        </w:rPr>
        <w:t>Set the CAN signal CarrierDataNotification_St to “free trial period waiting” and transmit it once</w:t>
      </w:r>
    </w:p>
    <w:p w14:paraId="538B9AB6" w14:textId="77777777" w:rsidR="00E013D0" w:rsidRPr="00936C4C" w:rsidRDefault="00DF1EDC" w:rsidP="00DF1EDC">
      <w:pPr>
        <w:numPr>
          <w:ilvl w:val="0"/>
          <w:numId w:val="64"/>
        </w:numPr>
        <w:spacing w:after="200" w:line="276" w:lineRule="auto"/>
        <w:rPr>
          <w:rFonts w:cs="Arial"/>
        </w:rPr>
      </w:pPr>
      <w:r w:rsidRPr="00936C4C">
        <w:rPr>
          <w:rFonts w:cs="Arial"/>
        </w:rPr>
        <w:t>Unset the CAN signal CarrierDataNotification_St back to NULL and continue transmitting.</w:t>
      </w:r>
    </w:p>
    <w:p w14:paraId="2DBB2B22" w14:textId="77777777" w:rsidR="00E013D0" w:rsidRPr="00936C4C" w:rsidRDefault="00DF1EDC" w:rsidP="00E013D0">
      <w:pPr>
        <w:rPr>
          <w:rFonts w:cs="Arial"/>
        </w:rPr>
      </w:pPr>
      <w:r w:rsidRPr="00936C4C">
        <w:rPr>
          <w:rFonts w:cs="Arial"/>
        </w:rPr>
        <w:t xml:space="preserve"> </w:t>
      </w:r>
    </w:p>
    <w:p w14:paraId="00728A3A" w14:textId="77777777" w:rsidR="00E013D0" w:rsidRPr="00CD4C39" w:rsidRDefault="00DF1EDC" w:rsidP="00E013D0">
      <w:pPr>
        <w:rPr>
          <w:rFonts w:cs="Arial"/>
        </w:rPr>
      </w:pPr>
      <w:r w:rsidRPr="00936C4C">
        <w:rPr>
          <w:rFonts w:cs="Arial"/>
        </w:rPr>
        <w:t>Note: if the Tr</w:t>
      </w:r>
      <w:r>
        <w:rPr>
          <w:rFonts w:cs="Arial"/>
        </w:rPr>
        <w:t>ialEligible parameter’s state is set to</w:t>
      </w:r>
      <w:r w:rsidRPr="00936C4C">
        <w:rPr>
          <w:rFonts w:cs="Arial"/>
        </w:rPr>
        <w:t xml:space="preserve"> “No”, the WifiHotspotS</w:t>
      </w:r>
      <w:r>
        <w:rPr>
          <w:rFonts w:cs="Arial"/>
        </w:rPr>
        <w:t>erver shall not trigger a trial reminder popup.</w:t>
      </w:r>
    </w:p>
    <w:p w14:paraId="452D8280" w14:textId="77777777" w:rsidR="008D240F" w:rsidRPr="008D240F" w:rsidRDefault="008D240F" w:rsidP="008D240F">
      <w:pPr>
        <w:pStyle w:val="Heading4"/>
        <w:rPr>
          <w:b w:val="0"/>
          <w:u w:val="single"/>
        </w:rPr>
      </w:pPr>
      <w:r w:rsidRPr="008D240F">
        <w:rPr>
          <w:b w:val="0"/>
          <w:u w:val="single"/>
        </w:rPr>
        <w:t>WFHSv2-REQ-283775/B-Displaying critical data plan related popups</w:t>
      </w:r>
    </w:p>
    <w:p w14:paraId="7DF44183" w14:textId="77777777" w:rsidR="00E013D0" w:rsidRDefault="00DF1EDC" w:rsidP="00E013D0">
      <w:pPr>
        <w:rPr>
          <w:rFonts w:eastAsia="Calibri" w:cs="Arial"/>
        </w:rPr>
      </w:pPr>
      <w:r>
        <w:rPr>
          <w:rFonts w:eastAsia="Calibri" w:cs="Arial"/>
        </w:rPr>
        <w:t xml:space="preserve">The WifiHotspotOnBoardClient shall monitor the CAN signal CarrierDataNotification_St and detect when it changes its status. </w:t>
      </w:r>
    </w:p>
    <w:p w14:paraId="1E82422B" w14:textId="77777777" w:rsidR="00E013D0" w:rsidRDefault="00DF1EDC" w:rsidP="00DF1EDC">
      <w:pPr>
        <w:numPr>
          <w:ilvl w:val="0"/>
          <w:numId w:val="66"/>
        </w:numPr>
        <w:rPr>
          <w:rFonts w:eastAsia="Calibri" w:cs="Arial"/>
        </w:rPr>
      </w:pPr>
      <w:r>
        <w:rPr>
          <w:rFonts w:eastAsia="Calibri" w:cs="Arial"/>
        </w:rPr>
        <w:t xml:space="preserve">If the status changes to “XX% data used” (note: the WifiHotspotOnBoard client shall only monitor the percentage values within the CarrierDataNotification_St CAN signal if the CAN signal CarrierDataNotification_St=Percent data used), the WifiHotspotOnBoardClient shall display a low balance popup. Refer to </w:t>
      </w:r>
      <w:r w:rsidRPr="004A1CF7">
        <w:rPr>
          <w:rFonts w:eastAsia="Calibri" w:cs="Arial"/>
        </w:rPr>
        <w:t>WFHSv2-REQ-283641</w:t>
      </w:r>
      <w:r w:rsidRPr="00D50450">
        <w:rPr>
          <w:rFonts w:eastAsia="Calibri" w:cs="Arial"/>
        </w:rPr>
        <w:t>-HMI Specification References</w:t>
      </w:r>
      <w:r>
        <w:rPr>
          <w:rFonts w:eastAsia="Calibri" w:cs="Arial"/>
        </w:rPr>
        <w:t>.</w:t>
      </w:r>
    </w:p>
    <w:p w14:paraId="06311D9A" w14:textId="77777777" w:rsidR="00E013D0" w:rsidRDefault="00DF1EDC" w:rsidP="00E013D0">
      <w:pPr>
        <w:ind w:firstLine="720"/>
        <w:rPr>
          <w:rFonts w:eastAsia="Calibri" w:cs="Arial"/>
        </w:rPr>
      </w:pPr>
      <w:r>
        <w:rPr>
          <w:rFonts w:eastAsia="Calibri" w:cs="Arial"/>
        </w:rPr>
        <w:t xml:space="preserve">The popup below is an example WifiHotspotOnBoardClient popup. </w:t>
      </w:r>
    </w:p>
    <w:p w14:paraId="25495658" w14:textId="77777777" w:rsidR="00E013D0" w:rsidRDefault="008D240F" w:rsidP="008D240F">
      <w:pPr>
        <w:jc w:val="center"/>
        <w:rPr>
          <w:rFonts w:eastAsia="Calibri" w:cs="Arial"/>
        </w:rPr>
      </w:pPr>
      <w:r>
        <w:rPr>
          <w:rFonts w:eastAsia="Calibri" w:cs="Arial"/>
        </w:rPr>
        <w:object w:dxaOrig="4575" w:dyaOrig="1935" w14:anchorId="26415E9A">
          <v:shape id="5d2c962f000038e90000326b" o:spid="_x0000_i1039" type="#_x0000_t75" style="width:229.5pt;height:96.75pt" o:ole="">
            <v:imagedata r:id="rId75" o:title=""/>
          </v:shape>
          <o:OLEObject Type="Embed" ProgID="Visio.Drawing.11" ShapeID="5d2c962f000038e90000326b" DrawAspect="Content" ObjectID="_1658927686" r:id="rId76"/>
        </w:object>
      </w:r>
    </w:p>
    <w:p w14:paraId="349E5710" w14:textId="77777777" w:rsidR="00E013D0" w:rsidRDefault="00DF1EDC" w:rsidP="00E013D0">
      <w:pPr>
        <w:jc w:val="center"/>
        <w:rPr>
          <w:rFonts w:eastAsia="Calibri" w:cs="Arial"/>
        </w:rPr>
      </w:pPr>
      <w:r>
        <w:rPr>
          <w:rFonts w:eastAsia="Calibri" w:cs="Arial"/>
        </w:rPr>
        <w:t>Figure. XX% data used popup for NA (United States and Canada)</w:t>
      </w:r>
    </w:p>
    <w:p w14:paraId="397ECC44" w14:textId="77777777" w:rsidR="00E013D0" w:rsidRDefault="00E013D0" w:rsidP="00E013D0">
      <w:pPr>
        <w:jc w:val="center"/>
        <w:rPr>
          <w:rFonts w:eastAsia="Calibri" w:cs="Arial"/>
        </w:rPr>
      </w:pPr>
    </w:p>
    <w:p w14:paraId="506F232B" w14:textId="77777777" w:rsidR="00E013D0" w:rsidRDefault="00DF1EDC" w:rsidP="00DF1EDC">
      <w:pPr>
        <w:numPr>
          <w:ilvl w:val="0"/>
          <w:numId w:val="66"/>
        </w:numPr>
        <w:rPr>
          <w:rFonts w:eastAsia="Calibri" w:cs="Arial"/>
        </w:rPr>
      </w:pPr>
      <w:r>
        <w:rPr>
          <w:rFonts w:eastAsia="Calibri" w:cs="Arial"/>
        </w:rPr>
        <w:t xml:space="preserve">If the status changes to “free trial period waiting”, the WifiHotspotOnBoardClient shall display a trial reminder popup. </w:t>
      </w:r>
    </w:p>
    <w:p w14:paraId="52A519FD" w14:textId="77777777" w:rsidR="00E013D0" w:rsidRDefault="00E013D0" w:rsidP="00E013D0">
      <w:pPr>
        <w:ind w:left="720"/>
        <w:rPr>
          <w:rFonts w:eastAsia="Calibri" w:cs="Arial"/>
        </w:rPr>
      </w:pPr>
    </w:p>
    <w:p w14:paraId="22E2D1EF" w14:textId="77777777" w:rsidR="00E013D0" w:rsidRDefault="00DF1EDC" w:rsidP="00E013D0">
      <w:pPr>
        <w:ind w:firstLine="720"/>
        <w:rPr>
          <w:rFonts w:eastAsia="Calibri" w:cs="Arial"/>
        </w:rPr>
      </w:pPr>
      <w:r>
        <w:rPr>
          <w:rFonts w:eastAsia="Calibri" w:cs="Arial"/>
        </w:rPr>
        <w:t>The trial reminder popup shall have two different options listed on it:</w:t>
      </w:r>
    </w:p>
    <w:p w14:paraId="729C7B30" w14:textId="77777777" w:rsidR="00E013D0" w:rsidRDefault="00DF1EDC" w:rsidP="00E013D0">
      <w:pPr>
        <w:ind w:firstLine="720"/>
        <w:rPr>
          <w:rFonts w:eastAsia="Calibri" w:cs="Arial"/>
        </w:rPr>
      </w:pPr>
      <w:r w:rsidRPr="006656D6">
        <w:rPr>
          <w:rFonts w:eastAsia="Calibri" w:cs="Arial"/>
          <w:b/>
          <w:u w:val="single"/>
        </w:rPr>
        <w:t>Option 1.</w:t>
      </w:r>
      <w:r>
        <w:rPr>
          <w:rFonts w:eastAsia="Calibri" w:cs="Arial"/>
        </w:rPr>
        <w:t xml:space="preserve"> Close: if the customer closes the popup then the popup shall NOT be re-triggered.</w:t>
      </w:r>
    </w:p>
    <w:p w14:paraId="782ED792" w14:textId="77777777" w:rsidR="00E013D0" w:rsidRDefault="00DF1EDC" w:rsidP="00E013D0">
      <w:pPr>
        <w:ind w:left="720"/>
        <w:rPr>
          <w:rFonts w:eastAsia="Calibri" w:cs="Arial"/>
        </w:rPr>
      </w:pPr>
      <w:r w:rsidRPr="006656D6">
        <w:rPr>
          <w:rFonts w:eastAsia="Calibri" w:cs="Arial"/>
          <w:b/>
          <w:u w:val="single"/>
        </w:rPr>
        <w:t>Option 2.</w:t>
      </w:r>
      <w:r>
        <w:rPr>
          <w:rFonts w:eastAsia="Calibri" w:cs="Arial"/>
        </w:rPr>
        <w:t xml:space="preserve"> Remind me later: if the customer chooses the “remind me later” option, then the popup shall exit and re-populate at a later time.  </w:t>
      </w:r>
    </w:p>
    <w:p w14:paraId="3810F50D" w14:textId="77777777" w:rsidR="00E013D0" w:rsidRDefault="00E013D0" w:rsidP="00E013D0">
      <w:pPr>
        <w:ind w:left="720"/>
        <w:rPr>
          <w:rFonts w:eastAsia="Calibri" w:cs="Arial"/>
        </w:rPr>
      </w:pPr>
    </w:p>
    <w:p w14:paraId="7D95B4AF" w14:textId="77777777" w:rsidR="00E013D0" w:rsidRDefault="00DF1EDC" w:rsidP="00E013D0">
      <w:pPr>
        <w:ind w:left="720"/>
        <w:rPr>
          <w:rFonts w:eastAsia="Calibri" w:cs="Arial"/>
        </w:rPr>
      </w:pPr>
      <w:r>
        <w:rPr>
          <w:rFonts w:eastAsia="Calibri" w:cs="Arial"/>
        </w:rPr>
        <w:t xml:space="preserve">If the user selects the “Close” option, the WifiHotspotOnBoardClient shall notify WifiHotspotServer by setting the CAN signal </w:t>
      </w:r>
      <w:r>
        <w:rPr>
          <w:rFonts w:cs="Arial"/>
          <w:color w:val="000000"/>
        </w:rPr>
        <w:t>HotspotTrialReminderSelection_Rq</w:t>
      </w:r>
      <w:r>
        <w:rPr>
          <w:rFonts w:eastAsia="Calibri" w:cs="Arial"/>
        </w:rPr>
        <w:t xml:space="preserve"> to “StopReminders” once, transmitting, then unsetting back to NULL. </w:t>
      </w:r>
    </w:p>
    <w:p w14:paraId="734189EB" w14:textId="77777777" w:rsidR="00E013D0" w:rsidRDefault="00E013D0" w:rsidP="00E013D0">
      <w:pPr>
        <w:ind w:left="720"/>
        <w:rPr>
          <w:rFonts w:eastAsia="Calibri" w:cs="Arial"/>
        </w:rPr>
      </w:pPr>
    </w:p>
    <w:p w14:paraId="3454EF63" w14:textId="77777777" w:rsidR="00E013D0" w:rsidRDefault="00DF1EDC" w:rsidP="00E013D0">
      <w:pPr>
        <w:ind w:left="720"/>
        <w:rPr>
          <w:rFonts w:eastAsia="Calibri" w:cs="Arial"/>
        </w:rPr>
      </w:pPr>
      <w:r>
        <w:rPr>
          <w:rFonts w:eastAsia="Calibri" w:cs="Arial"/>
        </w:rPr>
        <w:t xml:space="preserve">If the user selects the “Remind me later” option, the WifiHotspotOnBoardClient shall notify the WifiHotspotServer by setting the CAN signal </w:t>
      </w:r>
      <w:r>
        <w:rPr>
          <w:rFonts w:cs="Arial"/>
          <w:color w:val="000000"/>
        </w:rPr>
        <w:t>HotspotTrialReminderSelection_Rq</w:t>
      </w:r>
      <w:r>
        <w:rPr>
          <w:rFonts w:eastAsia="Calibri" w:cs="Arial"/>
        </w:rPr>
        <w:t xml:space="preserve"> to “RemindMeLater” once, transmitting, then unsetting back to NULL. </w:t>
      </w:r>
    </w:p>
    <w:p w14:paraId="39707BE9" w14:textId="77777777" w:rsidR="00E013D0" w:rsidRDefault="00E013D0" w:rsidP="00E013D0">
      <w:pPr>
        <w:ind w:left="720"/>
        <w:rPr>
          <w:rFonts w:eastAsia="Calibri" w:cs="Arial"/>
        </w:rPr>
      </w:pPr>
    </w:p>
    <w:p w14:paraId="2B4E7668" w14:textId="77777777" w:rsidR="00E013D0" w:rsidRDefault="00DF1EDC" w:rsidP="00E013D0">
      <w:pPr>
        <w:ind w:left="720"/>
        <w:rPr>
          <w:rFonts w:eastAsia="Calibri" w:cs="Arial"/>
        </w:rPr>
      </w:pPr>
      <w:r>
        <w:rPr>
          <w:rFonts w:eastAsia="Calibri" w:cs="Arial"/>
        </w:rPr>
        <w:t>The trial reminder popups shall be driver restricted. Refer to H21j specification and the</w:t>
      </w:r>
      <w:r>
        <w:rPr>
          <w:rFonts w:cs="Arial"/>
        </w:rPr>
        <w:t xml:space="preserve"> HMI specification (refer to </w:t>
      </w:r>
      <w:r w:rsidRPr="00DA4A3D">
        <w:rPr>
          <w:rFonts w:cs="Arial"/>
        </w:rPr>
        <w:t>WFHSv2-REQ-283641</w:t>
      </w:r>
      <w:r w:rsidRPr="00F3051F">
        <w:rPr>
          <w:rFonts w:cs="Arial"/>
        </w:rPr>
        <w:t>-HMI Specification References</w:t>
      </w:r>
      <w:r>
        <w:rPr>
          <w:rFonts w:cs="Arial"/>
        </w:rPr>
        <w:t>)</w:t>
      </w:r>
      <w:r w:rsidRPr="00B0439F">
        <w:rPr>
          <w:rFonts w:eastAsia="Calibri" w:cs="Arial"/>
        </w:rPr>
        <w:t>. The trial reminder popup shall remain displayed until the user closes the popup or selects the “</w:t>
      </w:r>
      <w:r>
        <w:rPr>
          <w:rFonts w:eastAsia="Calibri" w:cs="Arial"/>
        </w:rPr>
        <w:t xml:space="preserve">remind me later” option. If the driver restriction becomes enabled while the popup is displayed, the popup shall be hidden until the driver restriction is disabled, at which point the popup shall be displayed again. If the user has not closed out of the popup or chosen the “remind me later” option, the popup shall survive ignition cycles. The WifiHotspotServer shall only send the notification once at the time of trigger (using CAN signal CarrierDataNotification_St=Free Trial Period Waiting). The WifiHotspotOnBoardClient shall be responsible for storing the notification and displaying the popup as long as needed until the user selects either the “Close” or “Remind Me Later” option.   </w:t>
      </w:r>
    </w:p>
    <w:p w14:paraId="7C2148AC" w14:textId="77777777" w:rsidR="00E013D0" w:rsidRDefault="00E013D0" w:rsidP="00E013D0">
      <w:pPr>
        <w:ind w:left="720"/>
        <w:rPr>
          <w:rFonts w:eastAsia="Calibri" w:cs="Arial"/>
        </w:rPr>
      </w:pPr>
    </w:p>
    <w:p w14:paraId="23EDE6F9" w14:textId="77777777" w:rsidR="00E013D0" w:rsidRDefault="00DF1EDC" w:rsidP="00E013D0">
      <w:pPr>
        <w:ind w:left="720"/>
        <w:rPr>
          <w:rFonts w:eastAsia="Calibri" w:cs="Arial"/>
        </w:rPr>
      </w:pPr>
      <w:r>
        <w:rPr>
          <w:rFonts w:eastAsia="Calibri" w:cs="Arial"/>
        </w:rPr>
        <w:t>The popup below is an example WifiHotspotOnBoardClient popup.</w:t>
      </w:r>
    </w:p>
    <w:p w14:paraId="78C294ED" w14:textId="77777777" w:rsidR="00E013D0" w:rsidRDefault="008D240F" w:rsidP="008D240F">
      <w:pPr>
        <w:jc w:val="center"/>
        <w:rPr>
          <w:rFonts w:eastAsia="Calibri" w:cs="Arial"/>
        </w:rPr>
      </w:pPr>
      <w:r>
        <w:rPr>
          <w:rFonts w:asciiTheme="minorHAnsi" w:eastAsiaTheme="minorHAnsi" w:hAnsiTheme="minorHAnsi" w:cstheme="minorBidi"/>
          <w:szCs w:val="22"/>
        </w:rPr>
        <w:object w:dxaOrig="5295" w:dyaOrig="2265" w14:anchorId="42ADA7EE">
          <v:shape id="5d2c962f000038e900003e33" o:spid="_x0000_i1040" type="#_x0000_t75" style="width:264pt;height:113.25pt" o:ole="">
            <v:imagedata r:id="rId77" o:title=""/>
          </v:shape>
          <o:OLEObject Type="Embed" ProgID="Visio.Drawing.11" ShapeID="5d2c962f000038e900003e33" DrawAspect="Content" ObjectID="_1658927687" r:id="rId78"/>
        </w:object>
      </w:r>
    </w:p>
    <w:p w14:paraId="56AE88C0" w14:textId="77777777" w:rsidR="00E013D0" w:rsidRDefault="00DF1EDC" w:rsidP="00E013D0">
      <w:pPr>
        <w:jc w:val="center"/>
        <w:rPr>
          <w:rFonts w:eastAsia="Calibri" w:cs="Arial"/>
        </w:rPr>
      </w:pPr>
      <w:r>
        <w:rPr>
          <w:rFonts w:eastAsia="Calibri" w:cs="Arial"/>
        </w:rPr>
        <w:t>Figure. Free trial period waiting popup for NA (United States and Canada)</w:t>
      </w:r>
    </w:p>
    <w:p w14:paraId="00C11442" w14:textId="77777777" w:rsidR="00E013D0" w:rsidRDefault="00E013D0" w:rsidP="00E013D0">
      <w:pPr>
        <w:jc w:val="center"/>
        <w:rPr>
          <w:rFonts w:eastAsia="Calibri" w:cs="Arial"/>
        </w:rPr>
      </w:pPr>
    </w:p>
    <w:p w14:paraId="0A32C7AD" w14:textId="77777777" w:rsidR="00E013D0" w:rsidRDefault="00DF1EDC" w:rsidP="00DF1EDC">
      <w:pPr>
        <w:numPr>
          <w:ilvl w:val="0"/>
          <w:numId w:val="66"/>
        </w:numPr>
        <w:rPr>
          <w:rFonts w:eastAsia="Calibri" w:cs="Arial"/>
        </w:rPr>
      </w:pPr>
      <w:r>
        <w:rPr>
          <w:rFonts w:eastAsia="Calibri" w:cs="Arial"/>
        </w:rPr>
        <w:t>If the CAN signal CarrierDataNotification_St changes its status to “NULL”, the WifiHotspotOnBoardClient shall not display a popup nor request for the carrier information.</w:t>
      </w:r>
    </w:p>
    <w:p w14:paraId="5922E4F4" w14:textId="77777777" w:rsidR="00E013D0" w:rsidRDefault="00E013D0" w:rsidP="00E013D0">
      <w:pPr>
        <w:ind w:left="720"/>
        <w:rPr>
          <w:rFonts w:eastAsia="Calibri" w:cs="Arial"/>
        </w:rPr>
      </w:pPr>
    </w:p>
    <w:p w14:paraId="2AB65752" w14:textId="77777777" w:rsidR="00E013D0" w:rsidRPr="006656D6" w:rsidRDefault="00DF1EDC" w:rsidP="00E013D0">
      <w:pPr>
        <w:rPr>
          <w:rFonts w:eastAsia="Calibri" w:cs="Arial"/>
        </w:rPr>
      </w:pPr>
      <w:r>
        <w:rPr>
          <w:rFonts w:eastAsia="Calibri" w:cs="Arial"/>
        </w:rPr>
        <w:t>If the trial reminder or low balance popups are required to display the carrier information (i.e. landing page URL, hotline number, etc.), the WifiHotspotOnBoardClient shall request for and receive the carrier information (CAN signal CarrierInfo_Rq and CarrierInfo_Rsp) before displaying the popups. Also, the XX% data used popups shall be dynamic and shall display the actual percentage value stated in the CAN signal CarrierDataNotification_St. If the popup is required to display the VIN, the WifiHotspotOnBoardClient shall find the VIN contained within the CAN signal VehicleGGCCData. Refer to the HMI specifications to determine which popups need to display what information.</w:t>
      </w:r>
    </w:p>
    <w:p w14:paraId="3040AB86" w14:textId="77777777" w:rsidR="00E013D0" w:rsidRDefault="00DF1EDC" w:rsidP="008D240F">
      <w:pPr>
        <w:pStyle w:val="Heading3"/>
      </w:pPr>
      <w:bookmarkStart w:id="106" w:name="_Toc14081934"/>
      <w:r>
        <w:t>Use Cases</w:t>
      </w:r>
      <w:bookmarkEnd w:id="106"/>
    </w:p>
    <w:p w14:paraId="3C00F924" w14:textId="77777777" w:rsidR="00E013D0" w:rsidRDefault="00DF1EDC" w:rsidP="008D240F">
      <w:pPr>
        <w:pStyle w:val="Heading4"/>
      </w:pPr>
      <w:r>
        <w:t>WFHSv2-UC-REQ-281869/A-The vehicle's Wi-Fi Hotspot data plan changes to a low balance or expired or trial period waiting status</w:t>
      </w:r>
    </w:p>
    <w:p w14:paraId="0C629C2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FA707E" w14:paraId="39020E95"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0DD90A" w14:textId="77777777" w:rsidR="00E013D0" w:rsidRPr="00FA707E" w:rsidRDefault="00DF1EDC">
            <w:pPr>
              <w:spacing w:line="276" w:lineRule="auto"/>
              <w:rPr>
                <w:rFonts w:cs="Arial"/>
                <w:b/>
              </w:rPr>
            </w:pPr>
            <w:r w:rsidRPr="00FA707E">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344C300C" w14:textId="77777777" w:rsidR="00E013D0" w:rsidRPr="00FA707E" w:rsidRDefault="00DF1EDC">
            <w:pPr>
              <w:spacing w:line="276" w:lineRule="auto"/>
              <w:rPr>
                <w:rFonts w:cs="Arial"/>
              </w:rPr>
            </w:pPr>
            <w:r w:rsidRPr="00FA707E">
              <w:rPr>
                <w:rFonts w:cs="Arial"/>
              </w:rPr>
              <w:t>User</w:t>
            </w:r>
          </w:p>
          <w:p w14:paraId="69DC06E9" w14:textId="77777777" w:rsidR="00E013D0" w:rsidRPr="00FA707E" w:rsidRDefault="00DF1EDC">
            <w:pPr>
              <w:spacing w:line="276" w:lineRule="auto"/>
              <w:rPr>
                <w:rFonts w:cs="Arial"/>
              </w:rPr>
            </w:pPr>
            <w:r w:rsidRPr="00FA707E">
              <w:rPr>
                <w:rFonts w:cs="Arial"/>
              </w:rPr>
              <w:t xml:space="preserve">System </w:t>
            </w:r>
          </w:p>
        </w:tc>
      </w:tr>
      <w:tr w:rsidR="00E013D0" w:rsidRPr="00FA707E" w14:paraId="6C5083D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F64039" w14:textId="77777777" w:rsidR="00E013D0" w:rsidRPr="00FA707E" w:rsidRDefault="00DF1EDC">
            <w:pPr>
              <w:spacing w:line="276" w:lineRule="auto"/>
              <w:rPr>
                <w:rFonts w:cs="Arial"/>
                <w:b/>
              </w:rPr>
            </w:pPr>
            <w:r w:rsidRPr="00FA707E">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80A993B" w14:textId="77777777" w:rsidR="00E013D0" w:rsidRPr="00FA707E" w:rsidRDefault="00DF1EDC">
            <w:pPr>
              <w:spacing w:line="276" w:lineRule="auto"/>
              <w:rPr>
                <w:rFonts w:cs="Arial"/>
              </w:rPr>
            </w:pPr>
            <w:r w:rsidRPr="00FA707E">
              <w:rPr>
                <w:rFonts w:cs="Arial"/>
              </w:rPr>
              <w:t>WifiHotspotServer is On</w:t>
            </w:r>
          </w:p>
          <w:p w14:paraId="79A5540E" w14:textId="77777777" w:rsidR="00E013D0" w:rsidRPr="00FA707E" w:rsidRDefault="00DF1EDC">
            <w:pPr>
              <w:spacing w:line="276" w:lineRule="auto"/>
              <w:rPr>
                <w:rFonts w:eastAsiaTheme="minorHAnsi" w:cs="Arial"/>
              </w:rPr>
            </w:pPr>
            <w:r w:rsidRPr="00FA707E">
              <w:rPr>
                <w:rFonts w:cs="Arial"/>
              </w:rPr>
              <w:t>WifiHotspotOnBoardClient display is available and on any screen</w:t>
            </w:r>
          </w:p>
          <w:p w14:paraId="5696A54E" w14:textId="77777777" w:rsidR="00E013D0" w:rsidRPr="00FA707E" w:rsidRDefault="00DF1EDC">
            <w:pPr>
              <w:spacing w:line="276" w:lineRule="auto"/>
              <w:rPr>
                <w:rFonts w:cs="Arial"/>
              </w:rPr>
            </w:pPr>
            <w:r>
              <w:rPr>
                <w:rFonts w:cs="Arial"/>
              </w:rPr>
              <w:t>Vehicle</w:t>
            </w:r>
            <w:r w:rsidRPr="00FA707E">
              <w:rPr>
                <w:rFonts w:cs="Arial"/>
              </w:rPr>
              <w:t xml:space="preserve"> is authorized</w:t>
            </w:r>
          </w:p>
        </w:tc>
      </w:tr>
      <w:tr w:rsidR="00E013D0" w:rsidRPr="00FA707E" w14:paraId="38D7FB4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DFB004" w14:textId="77777777" w:rsidR="00E013D0" w:rsidRPr="00FA707E" w:rsidRDefault="00DF1EDC">
            <w:pPr>
              <w:spacing w:line="276" w:lineRule="auto"/>
              <w:rPr>
                <w:rFonts w:cs="Arial"/>
                <w:b/>
              </w:rPr>
            </w:pPr>
            <w:r w:rsidRPr="00FA707E">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B7077AD" w14:textId="77777777" w:rsidR="00E013D0" w:rsidRPr="00FA707E" w:rsidRDefault="00DF1EDC">
            <w:pPr>
              <w:spacing w:line="276" w:lineRule="auto"/>
              <w:rPr>
                <w:rFonts w:cs="Arial"/>
              </w:rPr>
            </w:pPr>
            <w:r w:rsidRPr="00FA707E">
              <w:rPr>
                <w:rFonts w:cs="Arial"/>
              </w:rPr>
              <w:t>Any of the following scenarios occurred:</w:t>
            </w:r>
          </w:p>
          <w:p w14:paraId="74ABE2BD" w14:textId="77777777" w:rsidR="00E013D0" w:rsidRPr="00FA707E" w:rsidRDefault="00DF1EDC" w:rsidP="00DF1EDC">
            <w:pPr>
              <w:numPr>
                <w:ilvl w:val="0"/>
                <w:numId w:val="67"/>
              </w:numPr>
              <w:spacing w:line="276" w:lineRule="auto"/>
              <w:rPr>
                <w:rFonts w:eastAsiaTheme="minorHAnsi" w:cs="Arial"/>
              </w:rPr>
            </w:pPr>
            <w:r w:rsidRPr="00FA707E">
              <w:rPr>
                <w:rFonts w:cs="Arial"/>
              </w:rPr>
              <w:t>ignition starts when a trial period is waiting to be activated AND the vehicle reached a specified mileage AND driver distraction is not enabled</w:t>
            </w:r>
          </w:p>
          <w:p w14:paraId="01266406" w14:textId="77777777" w:rsidR="00E013D0" w:rsidRPr="00FA707E" w:rsidRDefault="00DF1EDC" w:rsidP="00DF1EDC">
            <w:pPr>
              <w:numPr>
                <w:ilvl w:val="0"/>
                <w:numId w:val="67"/>
              </w:numPr>
              <w:spacing w:line="276" w:lineRule="auto"/>
              <w:rPr>
                <w:rFonts w:cs="Arial"/>
              </w:rPr>
            </w:pPr>
            <w:r w:rsidRPr="00FA707E">
              <w:rPr>
                <w:rFonts w:cs="Arial"/>
              </w:rPr>
              <w:t>Low balance notification was triggered from the carrier</w:t>
            </w:r>
          </w:p>
        </w:tc>
      </w:tr>
      <w:tr w:rsidR="00E013D0" w:rsidRPr="00FA707E" w14:paraId="3F80F100"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D0402B" w14:textId="77777777" w:rsidR="00E013D0" w:rsidRPr="00FA707E" w:rsidRDefault="00DF1EDC">
            <w:pPr>
              <w:spacing w:line="276" w:lineRule="auto"/>
              <w:rPr>
                <w:rFonts w:cs="Arial"/>
                <w:b/>
              </w:rPr>
            </w:pPr>
            <w:r w:rsidRPr="00FA707E">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03A8158" w14:textId="77777777" w:rsidR="00E013D0" w:rsidRPr="00FA707E" w:rsidRDefault="00DF1EDC">
            <w:pPr>
              <w:autoSpaceDE w:val="0"/>
              <w:autoSpaceDN w:val="0"/>
              <w:adjustRightInd w:val="0"/>
              <w:spacing w:line="288" w:lineRule="auto"/>
              <w:rPr>
                <w:rFonts w:cs="Arial"/>
              </w:rPr>
            </w:pPr>
            <w:r w:rsidRPr="00FA707E">
              <w:rPr>
                <w:rFonts w:cs="Arial"/>
              </w:rPr>
              <w:t xml:space="preserve">The user shall be notified of the update via a popup on the WifiHotspotOnBoardClient display (refer to </w:t>
            </w:r>
            <w:r w:rsidRPr="000E020C">
              <w:rPr>
                <w:rFonts w:cs="Arial"/>
              </w:rPr>
              <w:t>WFHSv2-REQ-283641</w:t>
            </w:r>
            <w:r w:rsidRPr="00FA707E">
              <w:rPr>
                <w:rFonts w:cs="Arial"/>
              </w:rPr>
              <w:t xml:space="preserve">-HMI Specification References) </w:t>
            </w:r>
          </w:p>
        </w:tc>
      </w:tr>
      <w:tr w:rsidR="00E013D0" w:rsidRPr="00FA707E" w14:paraId="792B113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AA5348" w14:textId="77777777" w:rsidR="00E013D0" w:rsidRPr="00FA707E" w:rsidRDefault="00DF1EDC">
            <w:pPr>
              <w:spacing w:line="276" w:lineRule="auto"/>
              <w:rPr>
                <w:rFonts w:cs="Arial"/>
                <w:b/>
              </w:rPr>
            </w:pPr>
            <w:r w:rsidRPr="00FA707E">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149D988" w14:textId="77777777" w:rsidR="00E013D0" w:rsidRPr="00FA707E" w:rsidRDefault="00DF1EDC">
            <w:pPr>
              <w:spacing w:line="276" w:lineRule="auto"/>
              <w:rPr>
                <w:rFonts w:cs="Arial"/>
              </w:rPr>
            </w:pPr>
            <w:r w:rsidRPr="00FA707E">
              <w:rPr>
                <w:rFonts w:cs="Arial"/>
              </w:rPr>
              <w:t>WFHSv1-UC-REQ-191973-E11 WifiHotspotOnBoardClient update failed</w:t>
            </w:r>
          </w:p>
        </w:tc>
      </w:tr>
      <w:tr w:rsidR="00E013D0" w:rsidRPr="00FA707E" w14:paraId="632DFE7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070E2" w14:textId="77777777" w:rsidR="00E013D0" w:rsidRPr="00FA707E" w:rsidRDefault="00DF1EDC">
            <w:pPr>
              <w:spacing w:line="276" w:lineRule="auto"/>
              <w:rPr>
                <w:rFonts w:cs="Arial"/>
                <w:b/>
              </w:rPr>
            </w:pPr>
            <w:r w:rsidRPr="00FA707E">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73731FE" w14:textId="77777777" w:rsidR="00E013D0" w:rsidRPr="00FA707E" w:rsidRDefault="00DF1EDC">
            <w:pPr>
              <w:spacing w:line="276" w:lineRule="auto"/>
              <w:rPr>
                <w:rFonts w:cs="Arial"/>
              </w:rPr>
            </w:pPr>
            <w:r w:rsidRPr="00FA707E">
              <w:rPr>
                <w:rFonts w:cs="Arial"/>
              </w:rPr>
              <w:t>WifiHotspotServer</w:t>
            </w:r>
          </w:p>
          <w:p w14:paraId="5B85B756" w14:textId="77777777" w:rsidR="00E013D0" w:rsidRPr="00FA707E" w:rsidRDefault="00DF1EDC">
            <w:pPr>
              <w:spacing w:line="276" w:lineRule="auto"/>
              <w:rPr>
                <w:rFonts w:eastAsiaTheme="minorHAnsi" w:cs="Arial"/>
              </w:rPr>
            </w:pPr>
            <w:r w:rsidRPr="00FA707E">
              <w:rPr>
                <w:rFonts w:cs="Arial"/>
              </w:rPr>
              <w:t>WifiHotspotOnBoardClient</w:t>
            </w:r>
          </w:p>
          <w:p w14:paraId="33D744D2" w14:textId="77777777" w:rsidR="00E013D0" w:rsidRPr="00FA707E" w:rsidRDefault="00DF1EDC">
            <w:pPr>
              <w:spacing w:line="276" w:lineRule="auto"/>
              <w:rPr>
                <w:rFonts w:cs="Arial"/>
              </w:rPr>
            </w:pPr>
            <w:r w:rsidRPr="00FA707E">
              <w:rPr>
                <w:rFonts w:cs="Arial"/>
              </w:rPr>
              <w:t>CAN</w:t>
            </w:r>
          </w:p>
          <w:p w14:paraId="6477F950" w14:textId="77777777" w:rsidR="00E013D0" w:rsidRPr="00FA707E" w:rsidRDefault="00DF1EDC">
            <w:pPr>
              <w:spacing w:line="276" w:lineRule="auto"/>
              <w:rPr>
                <w:rFonts w:cs="Arial"/>
              </w:rPr>
            </w:pPr>
            <w:r w:rsidRPr="00FA707E">
              <w:rPr>
                <w:rFonts w:cs="Arial"/>
              </w:rPr>
              <w:t>Ford infrastructure</w:t>
            </w:r>
          </w:p>
          <w:p w14:paraId="69A467C6" w14:textId="77777777" w:rsidR="00E013D0" w:rsidRPr="00FA707E" w:rsidRDefault="00DF1EDC">
            <w:pPr>
              <w:spacing w:line="276" w:lineRule="auto"/>
              <w:rPr>
                <w:rFonts w:cs="Arial"/>
              </w:rPr>
            </w:pPr>
            <w:r w:rsidRPr="00FA707E">
              <w:rPr>
                <w:rFonts w:cs="Arial"/>
              </w:rPr>
              <w:t xml:space="preserve">Carrier infrastructure </w:t>
            </w:r>
          </w:p>
        </w:tc>
      </w:tr>
    </w:tbl>
    <w:p w14:paraId="76888F92" w14:textId="77777777" w:rsidR="00E013D0" w:rsidRDefault="00E013D0" w:rsidP="00E013D0"/>
    <w:p w14:paraId="6FF8BA8A" w14:textId="77777777" w:rsidR="00E013D0" w:rsidRDefault="00DF1EDC" w:rsidP="008D240F">
      <w:pPr>
        <w:pStyle w:val="Heading3"/>
      </w:pPr>
      <w:bookmarkStart w:id="107" w:name="_Toc14081935"/>
      <w:r>
        <w:t>White Box Views</w:t>
      </w:r>
      <w:bookmarkEnd w:id="107"/>
    </w:p>
    <w:p w14:paraId="34192C8E" w14:textId="77777777" w:rsidR="00E013D0" w:rsidRDefault="00DF1EDC" w:rsidP="008D240F">
      <w:pPr>
        <w:pStyle w:val="Heading4"/>
      </w:pPr>
      <w:r>
        <w:t>Activity Diagrams</w:t>
      </w:r>
    </w:p>
    <w:p w14:paraId="44CF1722" w14:textId="77777777" w:rsidR="00E013D0" w:rsidRDefault="00DF1EDC" w:rsidP="008D240F">
      <w:pPr>
        <w:pStyle w:val="Heading5"/>
      </w:pPr>
      <w:r>
        <w:t>WFHSv2-ACT-REQ-274806/A-Carrier Data Notification Received</w:t>
      </w:r>
    </w:p>
    <w:p w14:paraId="57B73B22" w14:textId="77777777" w:rsidR="00E013D0" w:rsidRDefault="00DF1EDC" w:rsidP="008D240F">
      <w:pPr>
        <w:jc w:val="center"/>
        <w:rPr>
          <w:rFonts w:cs="Arial"/>
        </w:rPr>
      </w:pPr>
      <w:r w:rsidRPr="001524A8">
        <w:rPr>
          <w:rFonts w:cs="Arial"/>
          <w:noProof/>
        </w:rPr>
        <w:drawing>
          <wp:inline distT="0" distB="0" distL="0" distR="0" wp14:anchorId="055CF730" wp14:editId="5A83B1BF">
            <wp:extent cx="5943600" cy="1757920"/>
            <wp:effectExtent l="0" t="0" r="0" b="0"/>
            <wp:docPr id="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757920"/>
                    </a:xfrm>
                    <a:prstGeom prst="rect">
                      <a:avLst/>
                    </a:prstGeom>
                    <a:noFill/>
                    <a:ln>
                      <a:noFill/>
                    </a:ln>
                  </pic:spPr>
                </pic:pic>
              </a:graphicData>
            </a:graphic>
          </wp:inline>
        </w:drawing>
      </w:r>
    </w:p>
    <w:p w14:paraId="2B6461A4" w14:textId="77777777" w:rsidR="00E013D0" w:rsidRDefault="00DF1EDC" w:rsidP="008D240F">
      <w:pPr>
        <w:pStyle w:val="Heading5"/>
      </w:pPr>
      <w:r>
        <w:t>WFHSv1-ACT-REQ-212880/A-Free Trial Period Reminders</w:t>
      </w:r>
    </w:p>
    <w:p w14:paraId="4502A5B2" w14:textId="77777777" w:rsidR="00E013D0" w:rsidRDefault="00DF1EDC" w:rsidP="008D240F">
      <w:pPr>
        <w:jc w:val="center"/>
      </w:pPr>
      <w:r>
        <w:rPr>
          <w:noProof/>
        </w:rPr>
        <w:drawing>
          <wp:inline distT="0" distB="0" distL="0" distR="0" wp14:anchorId="0946C6E7" wp14:editId="7B494F93">
            <wp:extent cx="5943600" cy="4244430"/>
            <wp:effectExtent l="0" t="0" r="0" b="3810"/>
            <wp:docPr id="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244430"/>
                    </a:xfrm>
                    <a:prstGeom prst="rect">
                      <a:avLst/>
                    </a:prstGeom>
                    <a:noFill/>
                    <a:ln>
                      <a:noFill/>
                    </a:ln>
                  </pic:spPr>
                </pic:pic>
              </a:graphicData>
            </a:graphic>
          </wp:inline>
        </w:drawing>
      </w:r>
    </w:p>
    <w:p w14:paraId="119B84B2" w14:textId="77777777" w:rsidR="00E013D0" w:rsidRDefault="00DF1EDC" w:rsidP="008D240F">
      <w:pPr>
        <w:pStyle w:val="Heading4"/>
      </w:pPr>
      <w:r>
        <w:t>Sequence Diagrams</w:t>
      </w:r>
    </w:p>
    <w:p w14:paraId="163E4AC7" w14:textId="77777777" w:rsidR="00E013D0" w:rsidRDefault="00DF1EDC" w:rsidP="008D240F">
      <w:pPr>
        <w:pStyle w:val="Heading5"/>
      </w:pPr>
      <w:r>
        <w:t>WFHSv2-SD-REQ-274807/A-Carrier Data Notification Received</w:t>
      </w:r>
    </w:p>
    <w:p w14:paraId="6EC76AEA" w14:textId="77777777" w:rsidR="00E013D0" w:rsidRDefault="00DF1EDC" w:rsidP="008D240F">
      <w:pPr>
        <w:jc w:val="center"/>
      </w:pPr>
      <w:r w:rsidRPr="00A47769">
        <w:rPr>
          <w:noProof/>
        </w:rPr>
        <w:drawing>
          <wp:inline distT="0" distB="0" distL="0" distR="0" wp14:anchorId="467EBB6E" wp14:editId="06E93CB6">
            <wp:extent cx="5943600" cy="4817166"/>
            <wp:effectExtent l="0" t="0" r="0" b="2540"/>
            <wp:docPr id="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817166"/>
                    </a:xfrm>
                    <a:prstGeom prst="rect">
                      <a:avLst/>
                    </a:prstGeom>
                    <a:noFill/>
                    <a:ln>
                      <a:noFill/>
                    </a:ln>
                  </pic:spPr>
                </pic:pic>
              </a:graphicData>
            </a:graphic>
          </wp:inline>
        </w:drawing>
      </w:r>
    </w:p>
    <w:p w14:paraId="735D7CCE" w14:textId="77777777" w:rsidR="00E013D0" w:rsidRDefault="00DF1EDC" w:rsidP="008D240F">
      <w:pPr>
        <w:pStyle w:val="Heading5"/>
      </w:pPr>
      <w:r>
        <w:t>WFHSv1-SD-REQ-212881/A-Free Trial Period Reminders</w:t>
      </w:r>
    </w:p>
    <w:p w14:paraId="6489D6F5" w14:textId="77777777" w:rsidR="00E013D0" w:rsidRDefault="00DF1EDC" w:rsidP="008D240F">
      <w:pPr>
        <w:jc w:val="center"/>
      </w:pPr>
      <w:r>
        <w:rPr>
          <w:noProof/>
        </w:rPr>
        <w:drawing>
          <wp:inline distT="0" distB="0" distL="0" distR="0" wp14:anchorId="3CCACC1D" wp14:editId="4B053EA4">
            <wp:extent cx="4842619" cy="8286750"/>
            <wp:effectExtent l="0" t="0" r="0" b="0"/>
            <wp:docPr id="3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7719" cy="8312590"/>
                    </a:xfrm>
                    <a:prstGeom prst="rect">
                      <a:avLst/>
                    </a:prstGeom>
                    <a:noFill/>
                    <a:ln>
                      <a:noFill/>
                    </a:ln>
                  </pic:spPr>
                </pic:pic>
              </a:graphicData>
            </a:graphic>
          </wp:inline>
        </w:drawing>
      </w:r>
    </w:p>
    <w:p w14:paraId="1708530B" w14:textId="77777777" w:rsidR="00E013D0" w:rsidRDefault="008D240F" w:rsidP="008D240F">
      <w:pPr>
        <w:pStyle w:val="Heading2"/>
      </w:pPr>
      <w:r>
        <w:br w:type="page"/>
      </w:r>
      <w:bookmarkStart w:id="108" w:name="_Toc14081936"/>
      <w:r w:rsidR="00DF1EDC" w:rsidRPr="00B9479B">
        <w:t>WFHSv2-FUN-REQ-274808/A-Managing Carrier Information</w:t>
      </w:r>
      <w:bookmarkEnd w:id="108"/>
    </w:p>
    <w:p w14:paraId="35667EE6" w14:textId="66613EE8" w:rsidR="00E013D0" w:rsidRPr="00905E7B" w:rsidRDefault="00DF1EDC" w:rsidP="00E013D0">
      <w:pPr>
        <w:rPr>
          <w:rFonts w:cs="Arial"/>
        </w:rPr>
      </w:pPr>
      <w:del w:id="109" w:author="Shelby, Jessica (J.A.)" w:date="2020-08-14T16:17:00Z">
        <w:r w:rsidRPr="00905E7B" w:rsidDel="00B143A1">
          <w:rPr>
            <w:rFonts w:cs="Arial"/>
          </w:rPr>
          <w:delText>NA</w:delText>
        </w:r>
        <w:r w:rsidDel="00B143A1">
          <w:rPr>
            <w:rFonts w:cs="Arial"/>
          </w:rPr>
          <w:delText xml:space="preserve"> (Unites States and Canada), </w:delText>
        </w:r>
        <w:r w:rsidRPr="00905E7B" w:rsidDel="00B143A1">
          <w:rPr>
            <w:rFonts w:cs="Arial"/>
          </w:rPr>
          <w:delText xml:space="preserve">China </w:delText>
        </w:r>
        <w:r w:rsidDel="00B143A1">
          <w:rPr>
            <w:rFonts w:cs="Arial"/>
          </w:rPr>
          <w:delText xml:space="preserve">and Europe </w:delText>
        </w:r>
        <w:r w:rsidRPr="00905E7B" w:rsidDel="00B143A1">
          <w:rPr>
            <w:rFonts w:cs="Arial"/>
          </w:rPr>
          <w:delText>customers</w:delText>
        </w:r>
      </w:del>
      <w:ins w:id="110" w:author="Shelby, Jessica (J.A.)" w:date="2020-08-14T16:17:00Z">
        <w:r w:rsidR="00B143A1">
          <w:rPr>
            <w:rFonts w:cs="Arial"/>
          </w:rPr>
          <w:t>Customers</w:t>
        </w:r>
      </w:ins>
      <w:r w:rsidRPr="00905E7B">
        <w:rPr>
          <w:rFonts w:cs="Arial"/>
        </w:rPr>
        <w:t xml:space="preserve"> may subscribe to the hotspot through a carrier provided landing page. The URL for this page shall be displayed to the user through the </w:t>
      </w:r>
      <w:r>
        <w:rPr>
          <w:rFonts w:cs="Arial"/>
        </w:rPr>
        <w:t xml:space="preserve">WifiHotspotOnBoardClient display on NA, </w:t>
      </w:r>
      <w:r w:rsidRPr="00905E7B">
        <w:rPr>
          <w:rFonts w:cs="Arial"/>
        </w:rPr>
        <w:t>China</w:t>
      </w:r>
      <w:r>
        <w:rPr>
          <w:rFonts w:cs="Arial"/>
        </w:rPr>
        <w:t xml:space="preserve"> and Europe</w:t>
      </w:r>
      <w:r w:rsidRPr="00905E7B">
        <w:rPr>
          <w:rFonts w:cs="Arial"/>
        </w:rPr>
        <w:t xml:space="preserve"> vehicles. </w:t>
      </w:r>
      <w:r>
        <w:rPr>
          <w:rFonts w:cs="Arial"/>
        </w:rPr>
        <w:t xml:space="preserve">The landing page URL MAY be different, depending on region, for Ford versus Lincoln customers. </w:t>
      </w:r>
    </w:p>
    <w:p w14:paraId="381F1658" w14:textId="77777777" w:rsidR="00E013D0" w:rsidRPr="00905E7B" w:rsidRDefault="00E013D0" w:rsidP="00E013D0">
      <w:pPr>
        <w:rPr>
          <w:rFonts w:eastAsiaTheme="minorHAnsi" w:cs="Arial"/>
        </w:rPr>
      </w:pPr>
    </w:p>
    <w:p w14:paraId="1BA9112D" w14:textId="77777777" w:rsidR="00E013D0" w:rsidRPr="00905E7B" w:rsidRDefault="00DF1EDC" w:rsidP="00E013D0">
      <w:pPr>
        <w:rPr>
          <w:rFonts w:cs="Arial"/>
        </w:rPr>
      </w:pPr>
      <w:r w:rsidRPr="00905E7B">
        <w:rPr>
          <w:rFonts w:cs="Arial"/>
        </w:rPr>
        <w:t xml:space="preserve">Customers in China may also subscribe to the hotspot by calling their carrier’s hotline and </w:t>
      </w:r>
      <w:r>
        <w:rPr>
          <w:rFonts w:cs="Arial"/>
        </w:rPr>
        <w:t>providing their vehicle’s VIN</w:t>
      </w:r>
      <w:r w:rsidRPr="00905E7B">
        <w:rPr>
          <w:rFonts w:cs="Arial"/>
        </w:rPr>
        <w:t>. Thus, the hotline’s telephone</w:t>
      </w:r>
      <w:r>
        <w:rPr>
          <w:rFonts w:cs="Arial"/>
        </w:rPr>
        <w:t xml:space="preserve"> number and the vehicle’s VIN</w:t>
      </w:r>
      <w:r w:rsidRPr="00905E7B">
        <w:rPr>
          <w:rFonts w:cs="Arial"/>
        </w:rPr>
        <w:t xml:space="preserve"> shall be displayed to the customer on the </w:t>
      </w:r>
      <w:r>
        <w:rPr>
          <w:rFonts w:cs="Arial"/>
        </w:rPr>
        <w:t>WifiHotspotOnBoardClient display</w:t>
      </w:r>
      <w:r w:rsidRPr="00905E7B">
        <w:rPr>
          <w:rFonts w:cs="Arial"/>
        </w:rPr>
        <w:t xml:space="preserve"> of China vehicles. </w:t>
      </w:r>
      <w:r>
        <w:rPr>
          <w:rFonts w:cs="Arial"/>
        </w:rPr>
        <w:t xml:space="preserve">The hotline number for Ford customers shall be different than the hotline number for Lincoln customers. </w:t>
      </w:r>
      <w:r w:rsidRPr="00905E7B">
        <w:rPr>
          <w:rFonts w:cs="Arial"/>
        </w:rPr>
        <w:t xml:space="preserve">The in-vehicle </w:t>
      </w:r>
      <w:r w:rsidRPr="001D52C9">
        <w:rPr>
          <w:rFonts w:cs="Arial"/>
        </w:rPr>
        <w:t>WifiHotspotOnBoardClient</w:t>
      </w:r>
      <w:r w:rsidRPr="00905E7B">
        <w:rPr>
          <w:rFonts w:cs="Arial"/>
        </w:rPr>
        <w:t xml:space="preserve"> screens of China vehicles shall also allow the customer to initiate a call to the hotline through their paired phone in the vehicle. </w:t>
      </w:r>
    </w:p>
    <w:p w14:paraId="4004B1B5" w14:textId="77777777" w:rsidR="00E013D0" w:rsidRPr="00905E7B" w:rsidRDefault="00E013D0" w:rsidP="00E013D0">
      <w:pPr>
        <w:rPr>
          <w:rFonts w:cs="Arial"/>
        </w:rPr>
      </w:pPr>
    </w:p>
    <w:p w14:paraId="0F2235BD" w14:textId="77777777" w:rsidR="00E013D0" w:rsidRPr="00905E7B" w:rsidRDefault="00DF1EDC" w:rsidP="00E013D0">
      <w:pPr>
        <w:rPr>
          <w:rFonts w:cs="Arial"/>
        </w:rPr>
      </w:pPr>
      <w:r>
        <w:rPr>
          <w:rFonts w:cs="Arial"/>
        </w:rPr>
        <w:t>If a</w:t>
      </w:r>
      <w:r w:rsidRPr="00905E7B">
        <w:rPr>
          <w:rFonts w:cs="Arial"/>
        </w:rPr>
        <w:t xml:space="preserve"> carr</w:t>
      </w:r>
      <w:r>
        <w:rPr>
          <w:rFonts w:cs="Arial"/>
        </w:rPr>
        <w:t>ier ever decides to update the URL to the landing page or the</w:t>
      </w:r>
      <w:r w:rsidRPr="00905E7B">
        <w:rPr>
          <w:rFonts w:cs="Arial"/>
        </w:rPr>
        <w:t xml:space="preserve"> carrier hotline n</w:t>
      </w:r>
      <w:r>
        <w:rPr>
          <w:rFonts w:cs="Arial"/>
        </w:rPr>
        <w:t>umber, the carrier backend</w:t>
      </w:r>
      <w:r w:rsidRPr="00905E7B">
        <w:rPr>
          <w:rFonts w:cs="Arial"/>
        </w:rPr>
        <w:t xml:space="preserve"> shall tran</w:t>
      </w:r>
      <w:r>
        <w:rPr>
          <w:rFonts w:cs="Arial"/>
        </w:rPr>
        <w:t>smit these notifications to Ford, via a manual process, and include</w:t>
      </w:r>
      <w:r w:rsidRPr="00905E7B">
        <w:rPr>
          <w:rFonts w:cs="Arial"/>
        </w:rPr>
        <w:t xml:space="preserve"> the new URL characters </w:t>
      </w:r>
      <w:r>
        <w:rPr>
          <w:rFonts w:cs="Arial"/>
        </w:rPr>
        <w:t xml:space="preserve">or phone number included. The URL or hotline numbers </w:t>
      </w:r>
      <w:r w:rsidRPr="00905E7B">
        <w:rPr>
          <w:rFonts w:cs="Arial"/>
        </w:rPr>
        <w:t>sh</w:t>
      </w:r>
      <w:r>
        <w:rPr>
          <w:rFonts w:cs="Arial"/>
        </w:rPr>
        <w:t>all be transmitted</w:t>
      </w:r>
      <w:r w:rsidRPr="00905E7B">
        <w:rPr>
          <w:rFonts w:cs="Arial"/>
        </w:rPr>
        <w:t xml:space="preserve"> to the </w:t>
      </w:r>
      <w:r w:rsidRPr="001D52C9">
        <w:rPr>
          <w:rFonts w:cs="Arial"/>
        </w:rPr>
        <w:t>WifiHotspotServer</w:t>
      </w:r>
      <w:r w:rsidRPr="00905E7B">
        <w:rPr>
          <w:rFonts w:cs="Arial"/>
        </w:rPr>
        <w:t xml:space="preserve"> via FTCP messages, and the </w:t>
      </w:r>
      <w:r w:rsidRPr="001D52C9">
        <w:rPr>
          <w:rFonts w:cs="Arial"/>
        </w:rPr>
        <w:t>WifiHotspotServer</w:t>
      </w:r>
      <w:r w:rsidRPr="00905E7B">
        <w:rPr>
          <w:rFonts w:cs="Arial"/>
        </w:rPr>
        <w:t xml:space="preserve"> shall overwrite the previously stored parameters with the new ones.</w:t>
      </w:r>
    </w:p>
    <w:p w14:paraId="2E7443FE" w14:textId="77777777" w:rsidR="00E013D0" w:rsidRPr="00905E7B" w:rsidRDefault="00E013D0" w:rsidP="00E013D0">
      <w:pPr>
        <w:rPr>
          <w:rFonts w:cs="Arial"/>
        </w:rPr>
      </w:pPr>
    </w:p>
    <w:p w14:paraId="3D6120D2" w14:textId="77777777" w:rsidR="00E013D0" w:rsidRPr="00F35D2F" w:rsidRDefault="00DF1EDC" w:rsidP="00E013D0">
      <w:pPr>
        <w:rPr>
          <w:rFonts w:cs="Arial"/>
        </w:rPr>
      </w:pPr>
      <w:r>
        <w:rPr>
          <w:rFonts w:cs="Arial"/>
        </w:rPr>
        <w:t xml:space="preserve">If the user enters into a Wi-Fi Hotspot </w:t>
      </w:r>
      <w:r w:rsidRPr="00905E7B">
        <w:rPr>
          <w:rFonts w:cs="Arial"/>
        </w:rPr>
        <w:t xml:space="preserve">screen </w:t>
      </w:r>
      <w:r>
        <w:rPr>
          <w:rFonts w:cs="Arial"/>
        </w:rPr>
        <w:t xml:space="preserve">that requires a landing page URL or carrier hotline number to be displayed, </w:t>
      </w:r>
      <w:r w:rsidRPr="00905E7B">
        <w:rPr>
          <w:rFonts w:cs="Arial"/>
        </w:rPr>
        <w:t xml:space="preserve">the </w:t>
      </w:r>
      <w:r w:rsidRPr="001D52C9">
        <w:rPr>
          <w:rFonts w:cs="Arial"/>
        </w:rPr>
        <w:t>WifiHotspotOnBoardClient</w:t>
      </w:r>
      <w:r w:rsidRPr="00905E7B">
        <w:rPr>
          <w:rFonts w:cs="Arial"/>
        </w:rPr>
        <w:t xml:space="preserve"> shall transmit a request for the carrier info</w:t>
      </w:r>
      <w:r>
        <w:rPr>
          <w:rFonts w:cs="Arial"/>
        </w:rPr>
        <w:t>rmation</w:t>
      </w:r>
      <w:r w:rsidRPr="00905E7B">
        <w:rPr>
          <w:rFonts w:cs="Arial"/>
        </w:rPr>
        <w:t xml:space="preserve">. If the </w:t>
      </w:r>
      <w:r w:rsidRPr="001D52C9">
        <w:rPr>
          <w:rFonts w:cs="Arial"/>
        </w:rPr>
        <w:t>WifiHotspotServer</w:t>
      </w:r>
      <w:r w:rsidRPr="00905E7B">
        <w:rPr>
          <w:rFonts w:cs="Arial"/>
        </w:rPr>
        <w:t xml:space="preserve"> receives this request it shall respond with the appropria</w:t>
      </w:r>
      <w:r>
        <w:rPr>
          <w:rFonts w:cs="Arial"/>
        </w:rPr>
        <w:t>te carrier information</w:t>
      </w:r>
      <w:r w:rsidRPr="00905E7B">
        <w:rPr>
          <w:rFonts w:cs="Arial"/>
        </w:rPr>
        <w:t xml:space="preserve">. </w:t>
      </w:r>
    </w:p>
    <w:p w14:paraId="5234DEF2" w14:textId="77777777" w:rsidR="00E013D0" w:rsidRDefault="00DF1EDC" w:rsidP="008D240F">
      <w:pPr>
        <w:pStyle w:val="Heading3"/>
      </w:pPr>
      <w:bookmarkStart w:id="111" w:name="_Toc14081937"/>
      <w:r>
        <w:t>Requirements</w:t>
      </w:r>
      <w:bookmarkEnd w:id="111"/>
    </w:p>
    <w:p w14:paraId="5159CEC4" w14:textId="77777777" w:rsidR="008D240F" w:rsidRPr="008D240F" w:rsidRDefault="008D240F" w:rsidP="008D240F">
      <w:pPr>
        <w:pStyle w:val="Heading4"/>
        <w:rPr>
          <w:b w:val="0"/>
          <w:u w:val="single"/>
        </w:rPr>
      </w:pPr>
      <w:r w:rsidRPr="008D240F">
        <w:rPr>
          <w:b w:val="0"/>
          <w:u w:val="single"/>
        </w:rPr>
        <w:t>WFHSv2-REQ-288270/A-Initial carrier hotline number</w:t>
      </w:r>
    </w:p>
    <w:p w14:paraId="7D5E21C5" w14:textId="77777777" w:rsidR="00E013D0" w:rsidRDefault="00DF1EDC" w:rsidP="00E013D0">
      <w:pPr>
        <w:rPr>
          <w:rFonts w:cs="Arial"/>
        </w:rPr>
      </w:pPr>
      <w:r w:rsidRPr="00D67E79">
        <w:rPr>
          <w:rFonts w:cs="Arial"/>
        </w:rPr>
        <w:t xml:space="preserve">The </w:t>
      </w:r>
      <w:r w:rsidRPr="0020503E">
        <w:rPr>
          <w:rFonts w:cs="Arial"/>
        </w:rPr>
        <w:t>WifiHotspotServer</w:t>
      </w:r>
      <w:r w:rsidRPr="00D67E79">
        <w:rPr>
          <w:rFonts w:cs="Arial"/>
        </w:rPr>
        <w:t xml:space="preserve"> shall be delivered to Ford with </w:t>
      </w:r>
      <w:r>
        <w:rPr>
          <w:rFonts w:cs="Arial"/>
        </w:rPr>
        <w:t>two</w:t>
      </w:r>
      <w:r w:rsidRPr="00D67E79">
        <w:rPr>
          <w:rFonts w:cs="Arial"/>
        </w:rPr>
        <w:t xml:space="preserve"> initial hotline number</w:t>
      </w:r>
      <w:r>
        <w:rPr>
          <w:rFonts w:cs="Arial"/>
        </w:rPr>
        <w:t>s</w:t>
      </w:r>
      <w:r w:rsidRPr="00D67E79">
        <w:rPr>
          <w:rFonts w:cs="Arial"/>
        </w:rPr>
        <w:t xml:space="preserve"> </w:t>
      </w:r>
      <w:r>
        <w:rPr>
          <w:rFonts w:cs="Arial"/>
        </w:rPr>
        <w:t>(one for Ford customers and one for Lincoln customers)</w:t>
      </w:r>
      <w:r w:rsidRPr="00D67E79">
        <w:rPr>
          <w:rFonts w:cs="Arial"/>
        </w:rPr>
        <w:t xml:space="preserve"> preprogrammed into the </w:t>
      </w:r>
      <w:r w:rsidRPr="0020503E">
        <w:rPr>
          <w:rFonts w:cs="Arial"/>
        </w:rPr>
        <w:t>WifiHotspotServer</w:t>
      </w:r>
      <w:r>
        <w:rPr>
          <w:rFonts w:cs="Arial"/>
        </w:rPr>
        <w:t>. The below values are examples:</w:t>
      </w:r>
      <w:r w:rsidRPr="00D67E79">
        <w:rPr>
          <w:rFonts w:cs="Arial"/>
        </w:rPr>
        <w:t xml:space="preserve"> </w:t>
      </w:r>
    </w:p>
    <w:p w14:paraId="1F428A57" w14:textId="77777777" w:rsidR="00E013D0" w:rsidRPr="00D67E79" w:rsidRDefault="00E013D0" w:rsidP="00E013D0">
      <w:pPr>
        <w:rPr>
          <w:rFonts w:cs="Arial"/>
        </w:rPr>
      </w:pPr>
    </w:p>
    <w:tbl>
      <w:tblPr>
        <w:tblW w:w="4300" w:type="dxa"/>
        <w:jc w:val="center"/>
        <w:tblLook w:val="04A0" w:firstRow="1" w:lastRow="0" w:firstColumn="1" w:lastColumn="0" w:noHBand="0" w:noVBand="1"/>
      </w:tblPr>
      <w:tblGrid>
        <w:gridCol w:w="2150"/>
        <w:gridCol w:w="2150"/>
      </w:tblGrid>
      <w:tr w:rsidR="00E013D0" w:rsidRPr="00D17E26" w14:paraId="675B7181" w14:textId="77777777" w:rsidTr="00E013D0">
        <w:trPr>
          <w:trHeight w:val="255"/>
          <w:jc w:val="center"/>
        </w:trPr>
        <w:tc>
          <w:tcPr>
            <w:tcW w:w="4300" w:type="dxa"/>
            <w:gridSpan w:val="2"/>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6C1E42D" w14:textId="77777777" w:rsidR="00E013D0" w:rsidRPr="00D17E26" w:rsidRDefault="00DF1EDC" w:rsidP="00E013D0">
            <w:pPr>
              <w:jc w:val="center"/>
              <w:rPr>
                <w:rFonts w:cs="Arial"/>
                <w:b/>
                <w:bCs/>
                <w:color w:val="000000"/>
              </w:rPr>
            </w:pPr>
            <w:r w:rsidRPr="00D17E26">
              <w:rPr>
                <w:rFonts w:cs="Arial"/>
                <w:b/>
                <w:bCs/>
                <w:color w:val="000000"/>
              </w:rPr>
              <w:t xml:space="preserve">China Carrier Service Hotline Number </w:t>
            </w:r>
          </w:p>
        </w:tc>
      </w:tr>
      <w:tr w:rsidR="00E013D0" w:rsidRPr="00D17E26" w14:paraId="1D3616F0" w14:textId="77777777" w:rsidTr="00E013D0">
        <w:trPr>
          <w:trHeight w:val="255"/>
          <w:jc w:val="center"/>
        </w:trPr>
        <w:tc>
          <w:tcPr>
            <w:tcW w:w="2150" w:type="dxa"/>
            <w:tcBorders>
              <w:top w:val="nil"/>
              <w:left w:val="single" w:sz="4" w:space="0" w:color="auto"/>
              <w:bottom w:val="single" w:sz="4" w:space="0" w:color="auto"/>
              <w:right w:val="single" w:sz="4" w:space="0" w:color="auto"/>
            </w:tcBorders>
            <w:shd w:val="clear" w:color="000000" w:fill="C5D9F1"/>
            <w:noWrap/>
            <w:vAlign w:val="bottom"/>
            <w:hideMark/>
          </w:tcPr>
          <w:p w14:paraId="3A1E55EE" w14:textId="77777777" w:rsidR="00E013D0" w:rsidRPr="00D17E26" w:rsidRDefault="00DF1EDC" w:rsidP="00E013D0">
            <w:pPr>
              <w:rPr>
                <w:rFonts w:cs="Arial"/>
                <w:color w:val="000000"/>
              </w:rPr>
            </w:pPr>
            <w:r w:rsidRPr="00D17E26">
              <w:rPr>
                <w:rFonts w:cs="Arial"/>
                <w:color w:val="000000"/>
              </w:rPr>
              <w:t>Ford</w:t>
            </w:r>
          </w:p>
        </w:tc>
        <w:tc>
          <w:tcPr>
            <w:tcW w:w="2150" w:type="dxa"/>
            <w:tcBorders>
              <w:top w:val="nil"/>
              <w:left w:val="nil"/>
              <w:bottom w:val="single" w:sz="4" w:space="0" w:color="auto"/>
              <w:right w:val="single" w:sz="4" w:space="0" w:color="auto"/>
            </w:tcBorders>
            <w:shd w:val="clear" w:color="000000" w:fill="C5D9F1"/>
            <w:noWrap/>
            <w:vAlign w:val="bottom"/>
            <w:hideMark/>
          </w:tcPr>
          <w:p w14:paraId="38D34CCD" w14:textId="77777777" w:rsidR="00E013D0" w:rsidRPr="00D17E26" w:rsidRDefault="00DF1EDC" w:rsidP="00E013D0">
            <w:pPr>
              <w:rPr>
                <w:rFonts w:cs="Arial"/>
                <w:color w:val="000000"/>
              </w:rPr>
            </w:pPr>
            <w:r w:rsidRPr="00D17E26">
              <w:rPr>
                <w:rFonts w:cs="Arial"/>
                <w:color w:val="000000"/>
              </w:rPr>
              <w:t>Lincoln</w:t>
            </w:r>
          </w:p>
        </w:tc>
      </w:tr>
      <w:tr w:rsidR="00E013D0" w:rsidRPr="00D17E26" w14:paraId="2358E3E7" w14:textId="77777777" w:rsidTr="00E013D0">
        <w:trPr>
          <w:trHeight w:val="255"/>
          <w:jc w:val="center"/>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14:paraId="3F1AAD16" w14:textId="77777777" w:rsidR="00E013D0" w:rsidRPr="00D17E26" w:rsidRDefault="00DF1EDC" w:rsidP="00E013D0">
            <w:pPr>
              <w:rPr>
                <w:rFonts w:cs="Arial"/>
                <w:color w:val="000000"/>
              </w:rPr>
            </w:pPr>
            <w:r>
              <w:rPr>
                <w:rFonts w:cs="Arial"/>
                <w:color w:val="000000"/>
              </w:rPr>
              <w:t>400-092-0198</w:t>
            </w:r>
          </w:p>
        </w:tc>
        <w:tc>
          <w:tcPr>
            <w:tcW w:w="2150" w:type="dxa"/>
            <w:tcBorders>
              <w:top w:val="nil"/>
              <w:left w:val="nil"/>
              <w:bottom w:val="single" w:sz="4" w:space="0" w:color="auto"/>
              <w:right w:val="single" w:sz="4" w:space="0" w:color="auto"/>
            </w:tcBorders>
            <w:shd w:val="clear" w:color="auto" w:fill="auto"/>
            <w:noWrap/>
            <w:vAlign w:val="center"/>
            <w:hideMark/>
          </w:tcPr>
          <w:p w14:paraId="7D6EEBCC" w14:textId="77777777" w:rsidR="00E013D0" w:rsidRPr="00D17E26" w:rsidRDefault="00DF1EDC" w:rsidP="00E013D0">
            <w:pPr>
              <w:rPr>
                <w:rFonts w:cs="Arial"/>
                <w:color w:val="000000"/>
              </w:rPr>
            </w:pPr>
            <w:r>
              <w:rPr>
                <w:rFonts w:cs="Arial"/>
                <w:color w:val="000000"/>
              </w:rPr>
              <w:t>400-093-0198</w:t>
            </w:r>
          </w:p>
        </w:tc>
      </w:tr>
    </w:tbl>
    <w:p w14:paraId="242BD2E3" w14:textId="77777777" w:rsidR="00E013D0" w:rsidRDefault="00E013D0" w:rsidP="00E013D0">
      <w:pPr>
        <w:rPr>
          <w:rFonts w:cs="Arial"/>
        </w:rPr>
      </w:pPr>
    </w:p>
    <w:p w14:paraId="40460A42" w14:textId="77777777" w:rsidR="00E013D0" w:rsidRPr="00EE7192" w:rsidRDefault="00DF1EDC" w:rsidP="00E013D0">
      <w:pPr>
        <w:rPr>
          <w:rFonts w:cs="Arial"/>
        </w:rPr>
      </w:pPr>
      <w:r w:rsidRPr="00EE7192">
        <w:rPr>
          <w:rFonts w:cs="Arial"/>
        </w:rPr>
        <w:t>Refer to the WifiHotspotServer’s Diagnostics Part 2 specification for the final values (refer to WFHSv2-REQ-283642-Diagnostic Specification References).</w:t>
      </w:r>
    </w:p>
    <w:p w14:paraId="5A045DDE" w14:textId="77777777" w:rsidR="00E013D0" w:rsidRPr="00D67E79" w:rsidRDefault="00E013D0" w:rsidP="00E013D0">
      <w:pPr>
        <w:rPr>
          <w:rFonts w:cs="Arial"/>
        </w:rPr>
      </w:pPr>
    </w:p>
    <w:p w14:paraId="7491E9F5" w14:textId="77777777" w:rsidR="00E013D0" w:rsidRPr="00C213B7" w:rsidRDefault="00DF1EDC" w:rsidP="00E013D0">
      <w:pPr>
        <w:rPr>
          <w:rFonts w:cs="Arial"/>
        </w:rPr>
      </w:pPr>
      <w:r>
        <w:rPr>
          <w:rFonts w:cs="Arial"/>
        </w:rPr>
        <w:t>Each</w:t>
      </w:r>
      <w:r w:rsidRPr="00D67E79">
        <w:rPr>
          <w:rFonts w:cs="Arial"/>
        </w:rPr>
        <w:t xml:space="preserve"> carrier service hotline number may be up to 24 characters in length.</w:t>
      </w:r>
    </w:p>
    <w:p w14:paraId="1CC953D1" w14:textId="77777777" w:rsidR="008D240F" w:rsidRPr="008D240F" w:rsidRDefault="008D240F" w:rsidP="008D240F">
      <w:pPr>
        <w:pStyle w:val="Heading4"/>
        <w:rPr>
          <w:b w:val="0"/>
          <w:u w:val="single"/>
        </w:rPr>
      </w:pPr>
      <w:r w:rsidRPr="008D240F">
        <w:rPr>
          <w:b w:val="0"/>
          <w:u w:val="single"/>
        </w:rPr>
        <w:t>WFHSv2-REQ-281870/A-Updating the carrier service hotline number</w:t>
      </w:r>
    </w:p>
    <w:p w14:paraId="72A13D7B" w14:textId="77777777" w:rsidR="00E013D0" w:rsidRDefault="00DF1EDC" w:rsidP="00E013D0">
      <w:r w:rsidRPr="00472707">
        <w:rPr>
          <w:rFonts w:cs="Arial"/>
        </w:rPr>
        <w:t xml:space="preserve">The </w:t>
      </w:r>
      <w:r w:rsidRPr="00BF1F55">
        <w:rPr>
          <w:rFonts w:cs="Arial"/>
        </w:rPr>
        <w:t>WifiHotspotServer</w:t>
      </w:r>
      <w:r w:rsidRPr="00472707">
        <w:rPr>
          <w:rFonts w:cs="Arial"/>
        </w:rPr>
        <w:t xml:space="preserve"> shall be capable of receiving updates to the carrier</w:t>
      </w:r>
      <w:r>
        <w:rPr>
          <w:rFonts w:cs="Arial"/>
        </w:rPr>
        <w:t xml:space="preserve"> hotline numbers from the WifiHotspotOffBoardClient regardless of the vehicles authorization state</w:t>
      </w:r>
      <w:r w:rsidRPr="00472707">
        <w:rPr>
          <w:rFonts w:cs="Arial"/>
        </w:rPr>
        <w:t xml:space="preserve">. If the </w:t>
      </w:r>
      <w:r w:rsidRPr="00BF1F55">
        <w:rPr>
          <w:rFonts w:cs="Arial"/>
        </w:rPr>
        <w:t>WifiHotspotServer</w:t>
      </w:r>
      <w:r w:rsidRPr="00472707">
        <w:rPr>
          <w:rFonts w:cs="Arial"/>
        </w:rPr>
        <w:t xml:space="preserve"> rec</w:t>
      </w:r>
      <w:r>
        <w:rPr>
          <w:rFonts w:cs="Arial"/>
        </w:rPr>
        <w:t>eives a command from the WifiHotspotOffBoardClient</w:t>
      </w:r>
      <w:r w:rsidRPr="00472707">
        <w:rPr>
          <w:rFonts w:cs="Arial"/>
        </w:rPr>
        <w:t xml:space="preserve"> to update the carrier service hotline number</w:t>
      </w:r>
      <w:r>
        <w:rPr>
          <w:rFonts w:cs="Arial"/>
        </w:rPr>
        <w:t>s,</w:t>
      </w:r>
      <w:r w:rsidRPr="00472707">
        <w:rPr>
          <w:rFonts w:cs="Arial"/>
        </w:rPr>
        <w:t xml:space="preserve"> the </w:t>
      </w:r>
      <w:r w:rsidRPr="00BF1F55">
        <w:rPr>
          <w:rFonts w:cs="Arial"/>
        </w:rPr>
        <w:t>WifiHotspotServer</w:t>
      </w:r>
      <w:r w:rsidRPr="00472707">
        <w:rPr>
          <w:rFonts w:cs="Arial"/>
        </w:rPr>
        <w:t xml:space="preserve"> shall overwrite the previously stored hotline number</w:t>
      </w:r>
      <w:r>
        <w:rPr>
          <w:rFonts w:cs="Arial"/>
        </w:rPr>
        <w:t>s</w:t>
      </w:r>
      <w:r w:rsidRPr="00472707">
        <w:rPr>
          <w:rFonts w:cs="Arial"/>
        </w:rPr>
        <w:t xml:space="preserve"> with t</w:t>
      </w:r>
      <w:r>
        <w:rPr>
          <w:rFonts w:cs="Arial"/>
        </w:rPr>
        <w:t>he new numbers and store them</w:t>
      </w:r>
      <w:r w:rsidRPr="00472707">
        <w:rPr>
          <w:rFonts w:cs="Arial"/>
        </w:rPr>
        <w:t>.</w:t>
      </w:r>
      <w:r>
        <w:rPr>
          <w:rFonts w:cs="Arial"/>
        </w:rPr>
        <w:t xml:space="preserve"> The updates shall specify which hotline number is the Ford number and which hotline number is the Lincoln number. The carrier hotline numbers shall also be configurable via EOL.</w:t>
      </w:r>
    </w:p>
    <w:p w14:paraId="2EC09F9B" w14:textId="77777777" w:rsidR="008D240F" w:rsidRPr="008D240F" w:rsidRDefault="008D240F" w:rsidP="008D240F">
      <w:pPr>
        <w:pStyle w:val="Heading4"/>
        <w:rPr>
          <w:b w:val="0"/>
          <w:u w:val="single"/>
        </w:rPr>
      </w:pPr>
      <w:r w:rsidRPr="008D240F">
        <w:rPr>
          <w:b w:val="0"/>
          <w:u w:val="single"/>
        </w:rPr>
        <w:t>WFHSv2-REQ-281871/B-Updating the carrier landing page URL</w:t>
      </w:r>
    </w:p>
    <w:p w14:paraId="2EB7C3F8" w14:textId="77777777" w:rsidR="00E013D0" w:rsidRPr="008833F9" w:rsidRDefault="00DF1EDC" w:rsidP="00E013D0">
      <w:pPr>
        <w:rPr>
          <w:rFonts w:cs="Arial"/>
        </w:rPr>
      </w:pPr>
      <w:r w:rsidRPr="008833F9">
        <w:rPr>
          <w:rFonts w:cs="Arial"/>
        </w:rPr>
        <w:t>The WifiHotspotServer shall be delivered to Ford with initial region and brand-specific carrier landing page URLs preprogrammed into the WifiHotspotServer</w:t>
      </w:r>
      <w:r>
        <w:rPr>
          <w:rFonts w:cs="Arial"/>
        </w:rPr>
        <w:t>.</w:t>
      </w:r>
      <w:r w:rsidRPr="008833F9">
        <w:rPr>
          <w:rFonts w:cs="Arial"/>
        </w:rPr>
        <w:t xml:space="preserve"> </w:t>
      </w:r>
      <w:r w:rsidRPr="0039569C">
        <w:rPr>
          <w:rFonts w:cs="Arial"/>
        </w:rPr>
        <w:t>The values below are examples. Refer to the WifiHotspotServer’s Diagnostics Part 2 specification for the final values (refer to WFHSv2-REQ-283642-Diagnostic Specification References)</w:t>
      </w:r>
      <w:r w:rsidRPr="008833F9">
        <w:rPr>
          <w:rFonts w:cs="Arial"/>
        </w:rPr>
        <w:t xml:space="preserve">: </w:t>
      </w:r>
    </w:p>
    <w:p w14:paraId="5AE5BF95" w14:textId="77777777" w:rsidR="00E013D0" w:rsidRPr="008833F9" w:rsidRDefault="00E013D0" w:rsidP="00E013D0">
      <w:pPr>
        <w:rPr>
          <w:rFonts w:cs="Arial"/>
        </w:rPr>
      </w:pP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2685"/>
        <w:gridCol w:w="2985"/>
      </w:tblGrid>
      <w:tr w:rsidR="00E013D0" w:rsidRPr="0068759E" w14:paraId="22E3E043" w14:textId="77777777" w:rsidTr="00E013D0">
        <w:trPr>
          <w:trHeight w:val="270"/>
          <w:jc w:val="center"/>
        </w:trPr>
        <w:tc>
          <w:tcPr>
            <w:tcW w:w="2425" w:type="dxa"/>
            <w:vMerge w:val="restart"/>
            <w:shd w:val="clear" w:color="000000" w:fill="538DD5"/>
            <w:noWrap/>
            <w:vAlign w:val="center"/>
            <w:hideMark/>
          </w:tcPr>
          <w:p w14:paraId="3AF3A3B3" w14:textId="77777777" w:rsidR="00E013D0" w:rsidRPr="0068759E" w:rsidRDefault="00DF1EDC" w:rsidP="00E013D0">
            <w:pPr>
              <w:jc w:val="center"/>
              <w:rPr>
                <w:rFonts w:cs="Arial"/>
                <w:b/>
                <w:bCs/>
                <w:color w:val="000000"/>
              </w:rPr>
            </w:pPr>
            <w:r w:rsidRPr="0068759E">
              <w:rPr>
                <w:rFonts w:cs="Arial"/>
                <w:b/>
                <w:bCs/>
                <w:color w:val="000000"/>
              </w:rPr>
              <w:t>Region</w:t>
            </w:r>
          </w:p>
        </w:tc>
        <w:tc>
          <w:tcPr>
            <w:tcW w:w="5670" w:type="dxa"/>
            <w:gridSpan w:val="2"/>
            <w:shd w:val="clear" w:color="000000" w:fill="538DD5"/>
            <w:noWrap/>
            <w:vAlign w:val="center"/>
            <w:hideMark/>
          </w:tcPr>
          <w:p w14:paraId="2FDBEB6F" w14:textId="77777777" w:rsidR="00E013D0" w:rsidRPr="0068759E" w:rsidRDefault="00DF1EDC" w:rsidP="00E013D0">
            <w:pPr>
              <w:jc w:val="center"/>
              <w:rPr>
                <w:rFonts w:cs="Arial"/>
                <w:b/>
                <w:bCs/>
                <w:color w:val="000000"/>
              </w:rPr>
            </w:pPr>
            <w:r w:rsidRPr="0068759E">
              <w:rPr>
                <w:rFonts w:cs="Arial"/>
                <w:b/>
                <w:bCs/>
                <w:color w:val="000000"/>
              </w:rPr>
              <w:t>Carrier Landing Page URL</w:t>
            </w:r>
          </w:p>
        </w:tc>
      </w:tr>
      <w:tr w:rsidR="00E013D0" w:rsidRPr="0068759E" w14:paraId="76815713" w14:textId="77777777" w:rsidTr="00E013D0">
        <w:trPr>
          <w:trHeight w:val="270"/>
          <w:jc w:val="center"/>
        </w:trPr>
        <w:tc>
          <w:tcPr>
            <w:tcW w:w="2425" w:type="dxa"/>
            <w:vMerge/>
            <w:vAlign w:val="center"/>
            <w:hideMark/>
          </w:tcPr>
          <w:p w14:paraId="1B1F2323" w14:textId="77777777" w:rsidR="00E013D0" w:rsidRPr="0068759E" w:rsidRDefault="00E013D0" w:rsidP="00E013D0">
            <w:pPr>
              <w:rPr>
                <w:rFonts w:cs="Arial"/>
                <w:b/>
                <w:bCs/>
                <w:color w:val="000000"/>
              </w:rPr>
            </w:pPr>
          </w:p>
        </w:tc>
        <w:tc>
          <w:tcPr>
            <w:tcW w:w="2685" w:type="dxa"/>
            <w:shd w:val="clear" w:color="000000" w:fill="538DD5"/>
            <w:noWrap/>
            <w:vAlign w:val="center"/>
            <w:hideMark/>
          </w:tcPr>
          <w:p w14:paraId="1493C36B" w14:textId="77777777" w:rsidR="00E013D0" w:rsidRPr="0068759E" w:rsidRDefault="00DF1EDC" w:rsidP="00E013D0">
            <w:pPr>
              <w:rPr>
                <w:rFonts w:cs="Arial"/>
                <w:b/>
                <w:bCs/>
                <w:color w:val="000000"/>
              </w:rPr>
            </w:pPr>
            <w:r w:rsidRPr="0068759E">
              <w:rPr>
                <w:rFonts w:cs="Arial"/>
                <w:b/>
                <w:bCs/>
                <w:color w:val="000000"/>
              </w:rPr>
              <w:t>Ford</w:t>
            </w:r>
          </w:p>
        </w:tc>
        <w:tc>
          <w:tcPr>
            <w:tcW w:w="2985" w:type="dxa"/>
            <w:shd w:val="clear" w:color="000000" w:fill="538DD5"/>
            <w:noWrap/>
            <w:vAlign w:val="center"/>
            <w:hideMark/>
          </w:tcPr>
          <w:p w14:paraId="03BCA136" w14:textId="77777777" w:rsidR="00E013D0" w:rsidRPr="0068759E" w:rsidRDefault="00DF1EDC" w:rsidP="00E013D0">
            <w:pPr>
              <w:rPr>
                <w:rFonts w:cs="Arial"/>
                <w:b/>
                <w:bCs/>
                <w:color w:val="000000"/>
              </w:rPr>
            </w:pPr>
            <w:r w:rsidRPr="0068759E">
              <w:rPr>
                <w:rFonts w:cs="Arial"/>
                <w:b/>
                <w:bCs/>
                <w:color w:val="000000"/>
              </w:rPr>
              <w:t>Lincoln</w:t>
            </w:r>
          </w:p>
        </w:tc>
      </w:tr>
      <w:tr w:rsidR="00E013D0" w:rsidRPr="0068759E" w14:paraId="3D16E7DF" w14:textId="77777777" w:rsidTr="00E013D0">
        <w:trPr>
          <w:trHeight w:val="270"/>
          <w:jc w:val="center"/>
        </w:trPr>
        <w:tc>
          <w:tcPr>
            <w:tcW w:w="2425" w:type="dxa"/>
            <w:shd w:val="clear" w:color="000000" w:fill="FFFFFF"/>
            <w:noWrap/>
            <w:vAlign w:val="center"/>
            <w:hideMark/>
          </w:tcPr>
          <w:p w14:paraId="5AF67886" w14:textId="77777777" w:rsidR="00E013D0" w:rsidRPr="0039569C" w:rsidRDefault="00DF1EDC" w:rsidP="00E013D0">
            <w:pPr>
              <w:rPr>
                <w:rFonts w:cs="Arial"/>
                <w:color w:val="000000"/>
              </w:rPr>
            </w:pPr>
            <w:r w:rsidRPr="0039569C">
              <w:rPr>
                <w:rFonts w:cs="Arial"/>
                <w:color w:val="000000"/>
              </w:rPr>
              <w:t>NA (United States and Canada)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14:paraId="3C7A9A00" w14:textId="77777777" w:rsidR="00E013D0" w:rsidRPr="0039569C" w:rsidRDefault="00DF1EDC" w:rsidP="00E013D0">
            <w:pPr>
              <w:spacing w:line="256" w:lineRule="auto"/>
              <w:rPr>
                <w:rFonts w:cs="Arial"/>
                <w:color w:val="000000"/>
              </w:rPr>
            </w:pPr>
            <w:r w:rsidRPr="0039569C">
              <w:rPr>
                <w:rFonts w:cs="Arial"/>
                <w:color w:val="000000"/>
              </w:rPr>
              <w:t> att.com/ford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14:paraId="4672CC5D" w14:textId="77777777" w:rsidR="00E013D0" w:rsidRPr="0039569C" w:rsidRDefault="00DF1EDC" w:rsidP="00E013D0">
            <w:pPr>
              <w:spacing w:line="256" w:lineRule="auto"/>
              <w:rPr>
                <w:rFonts w:cs="Arial"/>
                <w:color w:val="000000"/>
              </w:rPr>
            </w:pPr>
            <w:r w:rsidRPr="0039569C">
              <w:rPr>
                <w:rFonts w:cs="Arial"/>
                <w:color w:val="000000"/>
              </w:rPr>
              <w:t> att.com/lincoln</w:t>
            </w:r>
          </w:p>
        </w:tc>
      </w:tr>
      <w:tr w:rsidR="00E013D0" w:rsidRPr="0068759E" w14:paraId="01426366" w14:textId="77777777" w:rsidTr="00E013D0">
        <w:trPr>
          <w:trHeight w:val="255"/>
          <w:jc w:val="center"/>
        </w:trPr>
        <w:tc>
          <w:tcPr>
            <w:tcW w:w="2425" w:type="dxa"/>
            <w:shd w:val="clear" w:color="000000" w:fill="FFFFFF"/>
            <w:noWrap/>
            <w:vAlign w:val="center"/>
            <w:hideMark/>
          </w:tcPr>
          <w:p w14:paraId="32CA38EB" w14:textId="77777777" w:rsidR="00E013D0" w:rsidRPr="0039569C" w:rsidRDefault="00DF1EDC" w:rsidP="00E013D0">
            <w:pPr>
              <w:rPr>
                <w:rFonts w:cs="Arial"/>
                <w:color w:val="000000"/>
              </w:rPr>
            </w:pPr>
            <w:r w:rsidRPr="0039569C">
              <w:rPr>
                <w:rFonts w:cs="Arial"/>
                <w:color w:val="000000"/>
              </w:rPr>
              <w:t>China</w:t>
            </w:r>
          </w:p>
        </w:tc>
        <w:tc>
          <w:tcPr>
            <w:tcW w:w="2685" w:type="dxa"/>
            <w:tcBorders>
              <w:top w:val="single" w:sz="4" w:space="0" w:color="auto"/>
              <w:left w:val="single" w:sz="4" w:space="0" w:color="auto"/>
              <w:bottom w:val="single" w:sz="4" w:space="0" w:color="auto"/>
              <w:right w:val="single" w:sz="4" w:space="0" w:color="auto"/>
            </w:tcBorders>
            <w:noWrap/>
            <w:vAlign w:val="center"/>
            <w:hideMark/>
          </w:tcPr>
          <w:p w14:paraId="12F66039" w14:textId="77777777" w:rsidR="00E013D0" w:rsidRPr="0039569C" w:rsidRDefault="00DF1EDC" w:rsidP="00E013D0">
            <w:pPr>
              <w:spacing w:line="256" w:lineRule="auto"/>
              <w:rPr>
                <w:rFonts w:cs="Arial"/>
                <w:color w:val="000000"/>
              </w:rPr>
            </w:pPr>
            <w:r w:rsidRPr="0039569C">
              <w:rPr>
                <w:rFonts w:cs="Arial"/>
                <w:color w:val="000000"/>
              </w:rPr>
              <w:t> https://mall.cu-sc.com/Ford</w:t>
            </w:r>
          </w:p>
        </w:tc>
        <w:tc>
          <w:tcPr>
            <w:tcW w:w="2985" w:type="dxa"/>
            <w:tcBorders>
              <w:top w:val="single" w:sz="4" w:space="0" w:color="auto"/>
              <w:left w:val="single" w:sz="4" w:space="0" w:color="auto"/>
              <w:bottom w:val="single" w:sz="4" w:space="0" w:color="auto"/>
              <w:right w:val="single" w:sz="4" w:space="0" w:color="auto"/>
            </w:tcBorders>
            <w:noWrap/>
            <w:vAlign w:val="center"/>
            <w:hideMark/>
          </w:tcPr>
          <w:p w14:paraId="10D61DD0" w14:textId="77777777" w:rsidR="00E013D0" w:rsidRPr="0039569C" w:rsidRDefault="00DF1EDC" w:rsidP="00E013D0">
            <w:pPr>
              <w:spacing w:line="256" w:lineRule="auto"/>
              <w:rPr>
                <w:rFonts w:cs="Arial"/>
                <w:color w:val="000000"/>
              </w:rPr>
            </w:pPr>
            <w:r w:rsidRPr="0039569C">
              <w:rPr>
                <w:rFonts w:cs="Arial"/>
                <w:color w:val="000000"/>
              </w:rPr>
              <w:t> https://mall.cu-sc.com/Lincoln</w:t>
            </w:r>
          </w:p>
        </w:tc>
      </w:tr>
      <w:tr w:rsidR="00E013D0" w:rsidRPr="0068759E" w14:paraId="3C70A804" w14:textId="77777777" w:rsidTr="00E013D0">
        <w:trPr>
          <w:trHeight w:val="255"/>
          <w:jc w:val="center"/>
        </w:trPr>
        <w:tc>
          <w:tcPr>
            <w:tcW w:w="2425" w:type="dxa"/>
            <w:shd w:val="clear" w:color="auto" w:fill="auto"/>
            <w:noWrap/>
            <w:vAlign w:val="bottom"/>
            <w:hideMark/>
          </w:tcPr>
          <w:p w14:paraId="6AEBE152" w14:textId="77777777" w:rsidR="00E013D0" w:rsidRPr="0039569C" w:rsidRDefault="00DF1EDC" w:rsidP="00E013D0">
            <w:pPr>
              <w:rPr>
                <w:rFonts w:cs="Arial"/>
                <w:color w:val="000000"/>
              </w:rPr>
            </w:pPr>
            <w:r w:rsidRPr="0039569C">
              <w:rPr>
                <w:rFonts w:cs="Arial"/>
                <w:color w:val="000000"/>
              </w:rPr>
              <w:t>Europe</w:t>
            </w:r>
          </w:p>
        </w:tc>
        <w:tc>
          <w:tcPr>
            <w:tcW w:w="2685" w:type="dxa"/>
            <w:tcBorders>
              <w:top w:val="single" w:sz="4" w:space="0" w:color="auto"/>
              <w:left w:val="single" w:sz="4" w:space="0" w:color="auto"/>
              <w:bottom w:val="single" w:sz="4" w:space="0" w:color="auto"/>
              <w:right w:val="single" w:sz="4" w:space="0" w:color="auto"/>
            </w:tcBorders>
            <w:noWrap/>
            <w:vAlign w:val="bottom"/>
            <w:hideMark/>
          </w:tcPr>
          <w:p w14:paraId="762FF981" w14:textId="77777777" w:rsidR="00E013D0" w:rsidRPr="0039569C" w:rsidRDefault="00DF1EDC" w:rsidP="00E013D0">
            <w:pPr>
              <w:spacing w:line="256" w:lineRule="auto"/>
              <w:rPr>
                <w:rFonts w:cs="Arial"/>
                <w:color w:val="000000"/>
              </w:rPr>
            </w:pPr>
            <w:r w:rsidRPr="0039569C">
              <w:rPr>
                <w:rFonts w:cs="Arial"/>
                <w:color w:val="000000"/>
              </w:rPr>
              <w:t xml:space="preserve"> www.ford.eu/wifi  </w:t>
            </w:r>
          </w:p>
        </w:tc>
        <w:tc>
          <w:tcPr>
            <w:tcW w:w="2985" w:type="dxa"/>
            <w:tcBorders>
              <w:top w:val="single" w:sz="4" w:space="0" w:color="auto"/>
              <w:left w:val="single" w:sz="4" w:space="0" w:color="auto"/>
              <w:bottom w:val="single" w:sz="4" w:space="0" w:color="auto"/>
              <w:right w:val="single" w:sz="4" w:space="0" w:color="auto"/>
            </w:tcBorders>
            <w:noWrap/>
            <w:vAlign w:val="bottom"/>
            <w:hideMark/>
          </w:tcPr>
          <w:p w14:paraId="2983B2D7" w14:textId="77777777" w:rsidR="00E013D0" w:rsidRPr="0039569C" w:rsidRDefault="00DF1EDC" w:rsidP="00E013D0">
            <w:pPr>
              <w:spacing w:line="256" w:lineRule="auto"/>
              <w:rPr>
                <w:rFonts w:cs="Arial"/>
                <w:color w:val="000000"/>
              </w:rPr>
            </w:pPr>
            <w:r w:rsidRPr="0039569C">
              <w:rPr>
                <w:rFonts w:cs="Arial"/>
                <w:color w:val="000000"/>
              </w:rPr>
              <w:t> n/a</w:t>
            </w:r>
          </w:p>
        </w:tc>
      </w:tr>
    </w:tbl>
    <w:p w14:paraId="48EA66FD" w14:textId="77777777" w:rsidR="00E013D0" w:rsidRPr="008833F9" w:rsidRDefault="00E013D0" w:rsidP="00E013D0">
      <w:pPr>
        <w:rPr>
          <w:rFonts w:cs="Arial"/>
        </w:rPr>
      </w:pPr>
    </w:p>
    <w:p w14:paraId="637DC0F7" w14:textId="77777777" w:rsidR="00E013D0" w:rsidRDefault="00DF1EDC" w:rsidP="00E013D0">
      <w:pPr>
        <w:jc w:val="center"/>
        <w:rPr>
          <w:rFonts w:cs="Arial"/>
        </w:rPr>
      </w:pPr>
      <w:r w:rsidRPr="008833F9">
        <w:rPr>
          <w:rFonts w:cs="Arial"/>
        </w:rPr>
        <w:t>Table. Carrier landing page URL lookup table</w:t>
      </w:r>
    </w:p>
    <w:p w14:paraId="6A60A163" w14:textId="77777777" w:rsidR="00E013D0" w:rsidRPr="008833F9" w:rsidRDefault="00E013D0" w:rsidP="00E013D0">
      <w:pPr>
        <w:jc w:val="center"/>
        <w:rPr>
          <w:rFonts w:cs="Arial"/>
        </w:rPr>
      </w:pPr>
    </w:p>
    <w:p w14:paraId="181C551E" w14:textId="77777777" w:rsidR="00E013D0" w:rsidRPr="008833F9" w:rsidRDefault="00DF1EDC" w:rsidP="00E013D0">
      <w:pPr>
        <w:rPr>
          <w:rFonts w:cs="Arial"/>
        </w:rPr>
      </w:pPr>
      <w:r w:rsidRPr="008833F9">
        <w:rPr>
          <w:rFonts w:cs="Arial"/>
        </w:rPr>
        <w:t>Each URL may be up to may be up to 192 characters in length.</w:t>
      </w:r>
    </w:p>
    <w:p w14:paraId="11FA26EF" w14:textId="77777777" w:rsidR="00E013D0" w:rsidRPr="008833F9" w:rsidRDefault="00E013D0" w:rsidP="00E013D0">
      <w:pPr>
        <w:rPr>
          <w:rFonts w:cs="Arial"/>
        </w:rPr>
      </w:pPr>
    </w:p>
    <w:p w14:paraId="44B459CB" w14:textId="77777777" w:rsidR="00E013D0" w:rsidRPr="008833F9" w:rsidRDefault="00DF1EDC" w:rsidP="00E013D0">
      <w:pPr>
        <w:rPr>
          <w:rFonts w:cs="Arial"/>
        </w:rPr>
      </w:pPr>
      <w:r w:rsidRPr="008833F9">
        <w:rPr>
          <w:rFonts w:cs="Arial"/>
        </w:rPr>
        <w:t xml:space="preserve">The WifiHotspotServer shall be capable of receiving updates to the carrier landing page URLs from the WifiHotspotOffBoardClient regardless of the </w:t>
      </w:r>
      <w:r>
        <w:rPr>
          <w:rFonts w:cs="Arial"/>
        </w:rPr>
        <w:t>vehicle</w:t>
      </w:r>
      <w:r w:rsidRPr="008833F9">
        <w:rPr>
          <w:rFonts w:cs="Arial"/>
        </w:rPr>
        <w:t xml:space="preserve"> authorization state. If the WifiHotspotServer receives a command from the WifiHotspotOffBoardClient to update the carrier landing page URLs the WifiHotspotServer shall first determine which region it is in (refer to </w:t>
      </w:r>
      <w:r>
        <w:rPr>
          <w:rFonts w:cs="Arial"/>
        </w:rPr>
        <w:t>WFHSv2-REQ-283728</w:t>
      </w:r>
      <w:r w:rsidRPr="008833F9">
        <w:rPr>
          <w:rFonts w:cs="Arial"/>
        </w:rPr>
        <w:t>-WifiHotspotServer identifies the vehicle region) to determine which region-specific landing page URLs to update. The update shall also specify which is the Ford URL and which is the Lincoln URL. The WifiHotspotServer shall then overwrite the previously stored region-specific landing page URLs with the new URLs and store it. The URLs shall also be updateable via EOL.</w:t>
      </w:r>
    </w:p>
    <w:p w14:paraId="55E598B6" w14:textId="77777777" w:rsidR="008D240F" w:rsidRPr="008D240F" w:rsidRDefault="008D240F" w:rsidP="008D240F">
      <w:pPr>
        <w:pStyle w:val="Heading4"/>
        <w:rPr>
          <w:b w:val="0"/>
          <w:u w:val="single"/>
        </w:rPr>
      </w:pPr>
      <w:r w:rsidRPr="008D240F">
        <w:rPr>
          <w:b w:val="0"/>
          <w:u w:val="single"/>
        </w:rPr>
        <w:t>WFHSv2-REQ-283734/B-Requesting for carrier information due to the user entering a specific screen</w:t>
      </w:r>
    </w:p>
    <w:p w14:paraId="64206165" w14:textId="77777777" w:rsidR="00E013D0" w:rsidRPr="00F345A3" w:rsidRDefault="00DF1EDC" w:rsidP="00E013D0">
      <w:pPr>
        <w:rPr>
          <w:rFonts w:cs="Arial"/>
        </w:rPr>
      </w:pPr>
      <w:r>
        <w:rPr>
          <w:rFonts w:cs="Arial"/>
        </w:rPr>
        <w:t xml:space="preserve">If the user enters into a Wi-Fi Hotspot </w:t>
      </w:r>
      <w:r w:rsidRPr="00193044">
        <w:rPr>
          <w:rFonts w:cs="Arial"/>
        </w:rPr>
        <w:t xml:space="preserve">screen </w:t>
      </w:r>
      <w:r>
        <w:rPr>
          <w:rFonts w:cs="Arial"/>
        </w:rPr>
        <w:t xml:space="preserve">that displays the carrier hotline number or landing page URL, </w:t>
      </w:r>
      <w:r w:rsidRPr="00193044">
        <w:rPr>
          <w:rFonts w:cs="Arial"/>
        </w:rPr>
        <w:t xml:space="preserve">the </w:t>
      </w:r>
      <w:r w:rsidRPr="00CE2761">
        <w:rPr>
          <w:rFonts w:cs="Arial"/>
        </w:rPr>
        <w:t>WifiHotspotOnBoardClient</w:t>
      </w:r>
      <w:r w:rsidRPr="00193044">
        <w:rPr>
          <w:rFonts w:cs="Arial"/>
        </w:rPr>
        <w:t xml:space="preserve"> shall request for the carrier information using the CAN signal CarrierInfo_Rq. The </w:t>
      </w:r>
      <w:r w:rsidRPr="00CE2761">
        <w:rPr>
          <w:rFonts w:cs="Arial"/>
        </w:rPr>
        <w:t>WifiHotspotServer</w:t>
      </w:r>
      <w:r w:rsidRPr="00193044">
        <w:rPr>
          <w:rFonts w:cs="Arial"/>
        </w:rPr>
        <w:t xml:space="preserve"> shall respond with </w:t>
      </w:r>
      <w:r>
        <w:rPr>
          <w:rFonts w:cs="Arial"/>
        </w:rPr>
        <w:t>the CAN signal CarrierInfo_Rsp.</w:t>
      </w:r>
      <w:r w:rsidRPr="00193044">
        <w:rPr>
          <w:rFonts w:cs="Arial"/>
        </w:rPr>
        <w:t xml:space="preserve"> </w:t>
      </w:r>
      <w:r w:rsidRPr="00F345A3">
        <w:rPr>
          <w:rFonts w:cs="Arial"/>
        </w:rPr>
        <w:t xml:space="preserve">The </w:t>
      </w:r>
      <w:r w:rsidRPr="00CE2761">
        <w:rPr>
          <w:rFonts w:cs="Arial"/>
        </w:rPr>
        <w:t>WifiHotspotOnBoardClient</w:t>
      </w:r>
      <w:r w:rsidRPr="00F345A3">
        <w:rPr>
          <w:rFonts w:cs="Arial"/>
        </w:rPr>
        <w:t xml:space="preserve"> shall only display the information it needs based on the region and vehicle b</w:t>
      </w:r>
      <w:r>
        <w:rPr>
          <w:rFonts w:cs="Arial"/>
        </w:rPr>
        <w:t>rand (refer to WFHSv2-REQ-283726</w:t>
      </w:r>
      <w:r w:rsidRPr="00F345A3">
        <w:rPr>
          <w:rFonts w:cs="Arial"/>
        </w:rPr>
        <w:t>-</w:t>
      </w:r>
      <w:r w:rsidRPr="00CE2761">
        <w:rPr>
          <w:rFonts w:cs="Arial"/>
        </w:rPr>
        <w:t>WifiHotspotOnBoardClient</w:t>
      </w:r>
      <w:r w:rsidRPr="00F345A3">
        <w:rPr>
          <w:rFonts w:cs="Arial"/>
        </w:rPr>
        <w:t xml:space="preserve"> identifies veh</w:t>
      </w:r>
      <w:r>
        <w:rPr>
          <w:rFonts w:cs="Arial"/>
        </w:rPr>
        <w:t>icle brand and WFHSv2-REQ-283727</w:t>
      </w:r>
      <w:r w:rsidRPr="00F345A3">
        <w:rPr>
          <w:rFonts w:cs="Arial"/>
        </w:rPr>
        <w:t>-</w:t>
      </w:r>
      <w:r w:rsidRPr="00CE2761">
        <w:rPr>
          <w:rFonts w:cs="Arial"/>
        </w:rPr>
        <w:t>WifiHotspotOnBoardClient</w:t>
      </w:r>
      <w:r w:rsidRPr="00F345A3">
        <w:rPr>
          <w:rFonts w:cs="Arial"/>
        </w:rPr>
        <w:t xml:space="preserve"> identifies vehicle region). </w:t>
      </w:r>
      <w:r>
        <w:rPr>
          <w:rFonts w:cs="Arial"/>
        </w:rPr>
        <w:t xml:space="preserve">If the vehicle is a China variant, the WifiHotspotOnBoardClient shall also display the 17 character VIN </w:t>
      </w:r>
      <w:r w:rsidRPr="006E3AD0">
        <w:rPr>
          <w:rFonts w:cs="Arial"/>
        </w:rPr>
        <w:t>somewhere on the in-vehicle display. Note: the VIN may be displayed within a menu outside of the WiFi Hotspot menu or the dialing screen. In this case, the call center operator shall be educated and instruct the customer on how to navigate to the menu that displays the VIN</w:t>
      </w:r>
      <w:r>
        <w:rPr>
          <w:rFonts w:cs="Arial"/>
        </w:rPr>
        <w:t xml:space="preserve">. The VIN is contained within the CAN signal VehicleGGCCData. </w:t>
      </w:r>
      <w:r w:rsidRPr="00F345A3">
        <w:rPr>
          <w:rFonts w:cs="Arial"/>
        </w:rPr>
        <w:t xml:space="preserve">Refer to the </w:t>
      </w:r>
      <w:r>
        <w:rPr>
          <w:rFonts w:cs="Arial"/>
        </w:rPr>
        <w:t xml:space="preserve">HMI specifications </w:t>
      </w:r>
      <w:r w:rsidRPr="00F345A3">
        <w:rPr>
          <w:rFonts w:cs="Arial"/>
        </w:rPr>
        <w:t>to view the</w:t>
      </w:r>
      <w:r>
        <w:rPr>
          <w:rFonts w:cs="Arial"/>
        </w:rPr>
        <w:t xml:space="preserve"> screens and</w:t>
      </w:r>
      <w:r w:rsidRPr="00F345A3">
        <w:rPr>
          <w:rFonts w:cs="Arial"/>
        </w:rPr>
        <w:t xml:space="preserve"> different parameters needed depending on the vehicle brand and region</w:t>
      </w:r>
      <w:r>
        <w:rPr>
          <w:rFonts w:cs="Arial"/>
        </w:rPr>
        <w:t xml:space="preserve"> (refer to </w:t>
      </w:r>
      <w:r w:rsidRPr="00BF191C">
        <w:rPr>
          <w:rFonts w:cs="Arial"/>
        </w:rPr>
        <w:t>WFHSv2-REQ-283641</w:t>
      </w:r>
      <w:r w:rsidRPr="00567878">
        <w:rPr>
          <w:rFonts w:cs="Arial"/>
        </w:rPr>
        <w:t>-HMI Specification References</w:t>
      </w:r>
      <w:r>
        <w:rPr>
          <w:rFonts w:cs="Arial"/>
        </w:rPr>
        <w:t>)</w:t>
      </w:r>
      <w:r w:rsidRPr="00F345A3">
        <w:rPr>
          <w:rFonts w:cs="Arial"/>
        </w:rPr>
        <w:t>.</w:t>
      </w:r>
    </w:p>
    <w:p w14:paraId="49455361" w14:textId="77777777" w:rsidR="008D240F" w:rsidRPr="008D240F" w:rsidRDefault="008D240F" w:rsidP="008D240F">
      <w:pPr>
        <w:pStyle w:val="Heading4"/>
        <w:rPr>
          <w:b w:val="0"/>
          <w:u w:val="single"/>
        </w:rPr>
      </w:pPr>
      <w:r w:rsidRPr="008D240F">
        <w:rPr>
          <w:b w:val="0"/>
          <w:u w:val="single"/>
        </w:rPr>
        <w:t>WFHSv2-REQ-283581/A-Reporting out the carrier information to the WifiHotspotOnBoardClient</w:t>
      </w:r>
    </w:p>
    <w:p w14:paraId="039C9B77" w14:textId="77777777" w:rsidR="00E013D0" w:rsidRPr="0085057E" w:rsidRDefault="00DF1EDC" w:rsidP="00E013D0">
      <w:pPr>
        <w:rPr>
          <w:rFonts w:cs="Arial"/>
        </w:rPr>
      </w:pPr>
      <w:r w:rsidRPr="007E6D7A">
        <w:rPr>
          <w:rFonts w:cs="Arial"/>
          <w:b/>
        </w:rPr>
        <w:t>China:</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-WifiHotspotServer identifies the vehicle region). If the vehicle is a Chinese variant, the WifiHotspotServer shall</w:t>
      </w:r>
    </w:p>
    <w:p w14:paraId="2A04D4EF" w14:textId="77777777" w:rsidR="00E013D0" w:rsidRPr="0085057E" w:rsidRDefault="00DF1EDC" w:rsidP="00DF1EDC">
      <w:pPr>
        <w:numPr>
          <w:ilvl w:val="0"/>
          <w:numId w:val="68"/>
        </w:numPr>
        <w:rPr>
          <w:rFonts w:cs="Arial"/>
        </w:rPr>
      </w:pPr>
      <w:r w:rsidRPr="0085057E">
        <w:rPr>
          <w:rFonts w:cs="Arial"/>
        </w:rPr>
        <w:t xml:space="preserve">fetch both the stored China Ford and China Lincoln carrier hotline numbers, </w:t>
      </w:r>
    </w:p>
    <w:p w14:paraId="1669B137" w14:textId="77777777" w:rsidR="00E013D0" w:rsidRPr="0085057E" w:rsidRDefault="00DF1EDC" w:rsidP="00DF1EDC">
      <w:pPr>
        <w:numPr>
          <w:ilvl w:val="0"/>
          <w:numId w:val="68"/>
        </w:numPr>
        <w:rPr>
          <w:rFonts w:cs="Arial"/>
        </w:rPr>
      </w:pPr>
      <w:r w:rsidRPr="0085057E">
        <w:rPr>
          <w:rFonts w:cs="Arial"/>
        </w:rPr>
        <w:t xml:space="preserve">fetch both the stored China Ford landing page URL and China Lincoln landing page URL from the landing page URL lookup table (refer to </w:t>
      </w:r>
      <w:r w:rsidRPr="00902C0F">
        <w:rPr>
          <w:rFonts w:cs="Arial"/>
        </w:rPr>
        <w:t>WFHSv2-REQ-281871</w:t>
      </w:r>
      <w:r w:rsidRPr="0085057E">
        <w:rPr>
          <w:rFonts w:cs="Arial"/>
        </w:rPr>
        <w:t xml:space="preserve">-Updating the carrier landing page URL) and </w:t>
      </w:r>
    </w:p>
    <w:p w14:paraId="6FC03D08" w14:textId="77777777" w:rsidR="00E013D0" w:rsidRPr="0085057E" w:rsidRDefault="00DF1EDC" w:rsidP="00E013D0">
      <w:pPr>
        <w:rPr>
          <w:rFonts w:cs="Arial"/>
        </w:rPr>
      </w:pPr>
      <w:r w:rsidRPr="0085057E">
        <w:rPr>
          <w:rFonts w:cs="Arial"/>
        </w:rPr>
        <w:t>populate all the above parameters into the CAN signal CarrierInfo_Rsp and transmit.</w:t>
      </w:r>
    </w:p>
    <w:p w14:paraId="3CF242A2" w14:textId="77777777" w:rsidR="00E013D0" w:rsidRDefault="00E013D0" w:rsidP="00E013D0">
      <w:pPr>
        <w:rPr>
          <w:rFonts w:cs="Arial"/>
        </w:rPr>
      </w:pPr>
    </w:p>
    <w:p w14:paraId="34F31BE4" w14:textId="77777777" w:rsidR="00E013D0" w:rsidRPr="0085057E" w:rsidRDefault="00E013D0" w:rsidP="00E013D0">
      <w:pPr>
        <w:rPr>
          <w:rFonts w:cs="Arial"/>
        </w:rPr>
      </w:pPr>
    </w:p>
    <w:p w14:paraId="6D81C7E7" w14:textId="77777777" w:rsidR="00E013D0" w:rsidRPr="0085057E" w:rsidRDefault="00DF1EDC" w:rsidP="00E013D0">
      <w:pPr>
        <w:rPr>
          <w:rFonts w:cs="Arial"/>
        </w:rPr>
      </w:pPr>
      <w:r w:rsidRPr="007E6D7A">
        <w:rPr>
          <w:rFonts w:cs="Arial"/>
          <w:b/>
        </w:rPr>
        <w:t>NA:</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NA (United States and Canada) </w:t>
      </w:r>
      <w:r w:rsidRPr="0085057E">
        <w:rPr>
          <w:rFonts w:cs="Arial"/>
        </w:rPr>
        <w:t>variant, the WifiHotspotServer shall</w:t>
      </w:r>
    </w:p>
    <w:p w14:paraId="26DECD19" w14:textId="77777777" w:rsidR="00E013D0" w:rsidRPr="0085057E" w:rsidRDefault="00DF1EDC" w:rsidP="00DF1EDC">
      <w:pPr>
        <w:numPr>
          <w:ilvl w:val="0"/>
          <w:numId w:val="69"/>
        </w:numPr>
        <w:rPr>
          <w:rFonts w:cs="Arial"/>
        </w:rPr>
      </w:pPr>
      <w:r w:rsidRPr="0085057E">
        <w:rPr>
          <w:rFonts w:cs="Arial"/>
        </w:rPr>
        <w:t xml:space="preserve">fetch both the stored NA Ford landing page URL and NA Lincoln landing page URL from the landing page URL lookup table (refer to </w:t>
      </w:r>
      <w:r w:rsidRPr="00902C0F">
        <w:rPr>
          <w:rFonts w:cs="Arial"/>
        </w:rPr>
        <w:t>WFHSv2-REQ-281871</w:t>
      </w:r>
      <w:r w:rsidRPr="0085057E">
        <w:rPr>
          <w:rFonts w:cs="Arial"/>
        </w:rPr>
        <w:t xml:space="preserve">-Updating the carrier landing page URL) and </w:t>
      </w:r>
    </w:p>
    <w:p w14:paraId="4C6F0C60" w14:textId="77777777" w:rsidR="00E013D0" w:rsidRDefault="00DF1EDC" w:rsidP="00E013D0">
      <w:pPr>
        <w:rPr>
          <w:rFonts w:cs="Arial"/>
        </w:rPr>
      </w:pPr>
      <w:r w:rsidRPr="0085057E">
        <w:rPr>
          <w:rFonts w:cs="Arial"/>
        </w:rPr>
        <w:t>populate into the CAN signal CarrierInfo_Rsp and transmit. (Note: the carrier hotline number field shall NOT be populated into the CAN signal.)</w:t>
      </w:r>
    </w:p>
    <w:p w14:paraId="5B3AA5FA" w14:textId="77777777" w:rsidR="00E013D0" w:rsidRDefault="00E013D0" w:rsidP="00E013D0">
      <w:pPr>
        <w:rPr>
          <w:rFonts w:cs="Arial"/>
        </w:rPr>
      </w:pPr>
    </w:p>
    <w:p w14:paraId="73FE3F42" w14:textId="77777777" w:rsidR="00E013D0" w:rsidRDefault="00E013D0" w:rsidP="00E013D0">
      <w:pPr>
        <w:rPr>
          <w:rFonts w:cs="Arial"/>
        </w:rPr>
      </w:pPr>
    </w:p>
    <w:p w14:paraId="7BCDC634" w14:textId="77777777" w:rsidR="00E013D0" w:rsidRPr="0085057E" w:rsidRDefault="00DF1EDC" w:rsidP="00E013D0">
      <w:pPr>
        <w:rPr>
          <w:rFonts w:cs="Arial"/>
        </w:rPr>
      </w:pPr>
      <w:r w:rsidRPr="007E6D7A">
        <w:rPr>
          <w:rFonts w:cs="Arial"/>
          <w:b/>
        </w:rPr>
        <w:t>EU:</w:t>
      </w:r>
      <w:r>
        <w:rPr>
          <w:rFonts w:cs="Arial"/>
        </w:rPr>
        <w:t xml:space="preserve"> </w:t>
      </w:r>
      <w:r w:rsidRPr="0085057E">
        <w:rPr>
          <w:rFonts w:cs="Arial"/>
        </w:rPr>
        <w:t xml:space="preserve">If the WifiHotspotOnBoardClient requests for the carrier information through the CAN signal CarrierInfo_Rq,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EU </w:t>
      </w:r>
      <w:r w:rsidRPr="0085057E">
        <w:rPr>
          <w:rFonts w:cs="Arial"/>
        </w:rPr>
        <w:t>variant, the WifiHotspotServer shall</w:t>
      </w:r>
    </w:p>
    <w:p w14:paraId="2039A337" w14:textId="77777777" w:rsidR="00E013D0" w:rsidRPr="0085057E" w:rsidRDefault="00DF1EDC" w:rsidP="00DF1EDC">
      <w:pPr>
        <w:numPr>
          <w:ilvl w:val="0"/>
          <w:numId w:val="69"/>
        </w:numPr>
        <w:rPr>
          <w:rFonts w:cs="Arial"/>
        </w:rPr>
      </w:pPr>
      <w:r>
        <w:rPr>
          <w:rFonts w:cs="Arial"/>
        </w:rPr>
        <w:t>fetch both the stored EU Ford landing page URL and EU</w:t>
      </w:r>
      <w:r w:rsidRPr="0085057E">
        <w:rPr>
          <w:rFonts w:cs="Arial"/>
        </w:rPr>
        <w:t xml:space="preserve"> Lincoln landing page URL from the landing page URL lookup table (refer to </w:t>
      </w:r>
      <w:r w:rsidRPr="00902C0F">
        <w:rPr>
          <w:rFonts w:cs="Arial"/>
        </w:rPr>
        <w:t>WFHSv2-REQ-281871</w:t>
      </w:r>
      <w:r w:rsidRPr="0085057E">
        <w:rPr>
          <w:rFonts w:cs="Arial"/>
        </w:rPr>
        <w:t xml:space="preserve">-Updating the carrier landing page URL) and </w:t>
      </w:r>
    </w:p>
    <w:p w14:paraId="5E37453A" w14:textId="77777777" w:rsidR="00E013D0" w:rsidRDefault="00DF1EDC" w:rsidP="00E013D0">
      <w:pPr>
        <w:rPr>
          <w:rFonts w:cs="Arial"/>
        </w:rPr>
      </w:pPr>
      <w:r w:rsidRPr="0085057E">
        <w:rPr>
          <w:rFonts w:cs="Arial"/>
        </w:rPr>
        <w:t>populate into the CAN signal CarrierInfo_Rsp and transmit. (Note: the carrier hotline number field shall NOT be populated into the CAN signal.)</w:t>
      </w:r>
    </w:p>
    <w:p w14:paraId="0967B085" w14:textId="77777777" w:rsidR="00E013D0" w:rsidRDefault="00E013D0" w:rsidP="00E013D0">
      <w:pPr>
        <w:rPr>
          <w:rFonts w:cs="Arial"/>
        </w:rPr>
      </w:pPr>
    </w:p>
    <w:tbl>
      <w:tblPr>
        <w:tblW w:w="8928" w:type="dxa"/>
        <w:jc w:val="center"/>
        <w:tblLook w:val="04A0" w:firstRow="1" w:lastRow="0" w:firstColumn="1" w:lastColumn="0" w:noHBand="0" w:noVBand="1"/>
      </w:tblPr>
      <w:tblGrid>
        <w:gridCol w:w="2920"/>
        <w:gridCol w:w="2675"/>
        <w:gridCol w:w="3333"/>
      </w:tblGrid>
      <w:tr w:rsidR="00E013D0" w:rsidRPr="00983730" w14:paraId="6F0676E9" w14:textId="77777777" w:rsidTr="00E013D0">
        <w:trPr>
          <w:trHeight w:val="270"/>
          <w:jc w:val="center"/>
        </w:trPr>
        <w:tc>
          <w:tcPr>
            <w:tcW w:w="2920" w:type="dxa"/>
            <w:vMerge w:val="restart"/>
            <w:tcBorders>
              <w:top w:val="single" w:sz="8" w:space="0" w:color="auto"/>
              <w:left w:val="single" w:sz="8" w:space="0" w:color="auto"/>
              <w:bottom w:val="single" w:sz="8" w:space="0" w:color="000000"/>
              <w:right w:val="single" w:sz="8" w:space="0" w:color="auto"/>
            </w:tcBorders>
            <w:shd w:val="clear" w:color="000000" w:fill="8DB4E2"/>
            <w:noWrap/>
            <w:vAlign w:val="center"/>
            <w:hideMark/>
          </w:tcPr>
          <w:p w14:paraId="69EB87C0" w14:textId="77777777" w:rsidR="00E013D0" w:rsidRPr="00983730" w:rsidRDefault="00DF1EDC" w:rsidP="00E013D0">
            <w:pPr>
              <w:jc w:val="center"/>
              <w:rPr>
                <w:rFonts w:cs="Arial"/>
                <w:b/>
                <w:bCs/>
                <w:color w:val="000000"/>
              </w:rPr>
            </w:pPr>
            <w:r w:rsidRPr="00983730">
              <w:rPr>
                <w:rFonts w:cs="Arial"/>
                <w:b/>
                <w:bCs/>
                <w:color w:val="000000"/>
              </w:rPr>
              <w:t>Vehicle Region</w:t>
            </w:r>
          </w:p>
        </w:tc>
        <w:tc>
          <w:tcPr>
            <w:tcW w:w="6008" w:type="dxa"/>
            <w:gridSpan w:val="2"/>
            <w:tcBorders>
              <w:top w:val="single" w:sz="8" w:space="0" w:color="auto"/>
              <w:left w:val="nil"/>
              <w:bottom w:val="single" w:sz="8" w:space="0" w:color="auto"/>
              <w:right w:val="single" w:sz="8" w:space="0" w:color="000000"/>
            </w:tcBorders>
            <w:shd w:val="clear" w:color="000000" w:fill="8DB4E2"/>
            <w:noWrap/>
            <w:vAlign w:val="center"/>
            <w:hideMark/>
          </w:tcPr>
          <w:p w14:paraId="0BC3BBC0" w14:textId="77777777" w:rsidR="00E013D0" w:rsidRPr="00983730" w:rsidRDefault="00DF1EDC" w:rsidP="00E013D0">
            <w:pPr>
              <w:jc w:val="center"/>
              <w:rPr>
                <w:rFonts w:cs="Arial"/>
                <w:b/>
                <w:bCs/>
                <w:color w:val="000000"/>
              </w:rPr>
            </w:pPr>
            <w:r w:rsidRPr="00983730">
              <w:rPr>
                <w:rFonts w:cs="Arial"/>
                <w:b/>
                <w:bCs/>
                <w:color w:val="000000"/>
              </w:rPr>
              <w:t>CAN signal CarrierInfo_Rsp</w:t>
            </w:r>
          </w:p>
        </w:tc>
      </w:tr>
      <w:tr w:rsidR="00E013D0" w:rsidRPr="00983730" w14:paraId="5C707427" w14:textId="77777777" w:rsidTr="00E013D0">
        <w:trPr>
          <w:trHeight w:val="270"/>
          <w:jc w:val="center"/>
        </w:trPr>
        <w:tc>
          <w:tcPr>
            <w:tcW w:w="2920" w:type="dxa"/>
            <w:vMerge/>
            <w:tcBorders>
              <w:top w:val="single" w:sz="8" w:space="0" w:color="auto"/>
              <w:left w:val="single" w:sz="8" w:space="0" w:color="auto"/>
              <w:bottom w:val="single" w:sz="8" w:space="0" w:color="000000"/>
              <w:right w:val="single" w:sz="8" w:space="0" w:color="auto"/>
            </w:tcBorders>
            <w:vAlign w:val="center"/>
            <w:hideMark/>
          </w:tcPr>
          <w:p w14:paraId="660CB164" w14:textId="77777777" w:rsidR="00E013D0" w:rsidRPr="00983730" w:rsidRDefault="00E013D0" w:rsidP="00E013D0">
            <w:pPr>
              <w:rPr>
                <w:rFonts w:cs="Arial"/>
                <w:b/>
                <w:bCs/>
                <w:color w:val="000000"/>
              </w:rPr>
            </w:pPr>
          </w:p>
        </w:tc>
        <w:tc>
          <w:tcPr>
            <w:tcW w:w="2675" w:type="dxa"/>
            <w:tcBorders>
              <w:top w:val="nil"/>
              <w:left w:val="nil"/>
              <w:bottom w:val="single" w:sz="8" w:space="0" w:color="auto"/>
              <w:right w:val="single" w:sz="8" w:space="0" w:color="auto"/>
            </w:tcBorders>
            <w:shd w:val="clear" w:color="000000" w:fill="8DB4E2"/>
            <w:noWrap/>
            <w:vAlign w:val="center"/>
            <w:hideMark/>
          </w:tcPr>
          <w:p w14:paraId="0FFE4723" w14:textId="77777777" w:rsidR="00E013D0" w:rsidRPr="00983730" w:rsidRDefault="00DF1EDC" w:rsidP="00E013D0">
            <w:pPr>
              <w:rPr>
                <w:rFonts w:cs="Arial"/>
                <w:b/>
                <w:bCs/>
                <w:color w:val="000000"/>
              </w:rPr>
            </w:pPr>
            <w:r w:rsidRPr="00983730">
              <w:rPr>
                <w:rFonts w:cs="Arial"/>
                <w:b/>
                <w:bCs/>
                <w:color w:val="000000"/>
              </w:rPr>
              <w:t>Carrier hotline numbers field</w:t>
            </w:r>
          </w:p>
        </w:tc>
        <w:tc>
          <w:tcPr>
            <w:tcW w:w="3333" w:type="dxa"/>
            <w:tcBorders>
              <w:top w:val="nil"/>
              <w:left w:val="nil"/>
              <w:bottom w:val="single" w:sz="8" w:space="0" w:color="auto"/>
              <w:right w:val="single" w:sz="8" w:space="0" w:color="auto"/>
            </w:tcBorders>
            <w:shd w:val="clear" w:color="000000" w:fill="8DB4E2"/>
            <w:noWrap/>
            <w:vAlign w:val="center"/>
            <w:hideMark/>
          </w:tcPr>
          <w:p w14:paraId="28FBBC38" w14:textId="77777777" w:rsidR="00E013D0" w:rsidRPr="00983730" w:rsidRDefault="00DF1EDC" w:rsidP="00E013D0">
            <w:pPr>
              <w:rPr>
                <w:rFonts w:cs="Arial"/>
                <w:b/>
                <w:bCs/>
                <w:color w:val="000000"/>
              </w:rPr>
            </w:pPr>
            <w:r w:rsidRPr="00983730">
              <w:rPr>
                <w:rFonts w:cs="Arial"/>
                <w:b/>
                <w:bCs/>
                <w:color w:val="000000"/>
              </w:rPr>
              <w:t>Carrier landing page field</w:t>
            </w:r>
          </w:p>
        </w:tc>
      </w:tr>
      <w:tr w:rsidR="00E013D0" w:rsidRPr="00983730" w14:paraId="0876B197" w14:textId="77777777" w:rsidTr="00E013D0">
        <w:trPr>
          <w:trHeight w:val="270"/>
          <w:jc w:val="center"/>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6124E4C4" w14:textId="77777777" w:rsidR="00E013D0" w:rsidRPr="00983730" w:rsidRDefault="00DF1EDC" w:rsidP="00E013D0">
            <w:pPr>
              <w:rPr>
                <w:rFonts w:cs="Arial"/>
                <w:color w:val="000000"/>
              </w:rPr>
            </w:pPr>
            <w:r w:rsidRPr="00983730">
              <w:rPr>
                <w:rFonts w:cs="Arial"/>
                <w:color w:val="000000"/>
              </w:rPr>
              <w:t xml:space="preserve">China </w:t>
            </w:r>
          </w:p>
        </w:tc>
        <w:tc>
          <w:tcPr>
            <w:tcW w:w="2675" w:type="dxa"/>
            <w:tcBorders>
              <w:top w:val="nil"/>
              <w:left w:val="nil"/>
              <w:bottom w:val="single" w:sz="8" w:space="0" w:color="auto"/>
              <w:right w:val="single" w:sz="8" w:space="0" w:color="auto"/>
            </w:tcBorders>
            <w:shd w:val="clear" w:color="auto" w:fill="auto"/>
            <w:noWrap/>
            <w:vAlign w:val="center"/>
            <w:hideMark/>
          </w:tcPr>
          <w:p w14:paraId="5F6922EB" w14:textId="77777777" w:rsidR="00E013D0" w:rsidRPr="00983730" w:rsidRDefault="00DF1EDC" w:rsidP="00E013D0">
            <w:pPr>
              <w:rPr>
                <w:rFonts w:cs="Arial"/>
                <w:color w:val="000000"/>
              </w:rPr>
            </w:pPr>
            <w:r w:rsidRPr="00983730">
              <w:rPr>
                <w:rFonts w:cs="Arial"/>
                <w:color w:val="000000"/>
              </w:rPr>
              <w:t>populate both China Ford and Lincoln numbers</w:t>
            </w:r>
          </w:p>
        </w:tc>
        <w:tc>
          <w:tcPr>
            <w:tcW w:w="3333" w:type="dxa"/>
            <w:tcBorders>
              <w:top w:val="nil"/>
              <w:left w:val="nil"/>
              <w:bottom w:val="single" w:sz="8" w:space="0" w:color="auto"/>
              <w:right w:val="single" w:sz="8" w:space="0" w:color="auto"/>
            </w:tcBorders>
            <w:shd w:val="clear" w:color="auto" w:fill="auto"/>
            <w:noWrap/>
            <w:vAlign w:val="center"/>
            <w:hideMark/>
          </w:tcPr>
          <w:p w14:paraId="5F6D8AE7" w14:textId="77777777" w:rsidR="00E013D0" w:rsidRPr="00983730" w:rsidRDefault="00DF1EDC" w:rsidP="00E013D0">
            <w:pPr>
              <w:rPr>
                <w:rFonts w:cs="Arial"/>
                <w:color w:val="000000"/>
              </w:rPr>
            </w:pPr>
            <w:r w:rsidRPr="00983730">
              <w:rPr>
                <w:rFonts w:cs="Arial"/>
                <w:color w:val="000000"/>
              </w:rPr>
              <w:t>populate both China Ford and Lincoln URLs</w:t>
            </w:r>
          </w:p>
        </w:tc>
      </w:tr>
      <w:tr w:rsidR="00E013D0" w:rsidRPr="00983730" w14:paraId="46106B6C" w14:textId="77777777" w:rsidTr="00E013D0">
        <w:trPr>
          <w:trHeight w:val="255"/>
          <w:jc w:val="center"/>
        </w:trPr>
        <w:tc>
          <w:tcPr>
            <w:tcW w:w="2920" w:type="dxa"/>
            <w:tcBorders>
              <w:top w:val="nil"/>
              <w:left w:val="single" w:sz="8" w:space="0" w:color="auto"/>
              <w:bottom w:val="nil"/>
              <w:right w:val="single" w:sz="8" w:space="0" w:color="auto"/>
            </w:tcBorders>
            <w:shd w:val="clear" w:color="auto" w:fill="auto"/>
            <w:noWrap/>
            <w:vAlign w:val="center"/>
            <w:hideMark/>
          </w:tcPr>
          <w:p w14:paraId="4C879006" w14:textId="77777777" w:rsidR="00E013D0" w:rsidRPr="00983730" w:rsidRDefault="00DF1EDC" w:rsidP="00E013D0">
            <w:pPr>
              <w:rPr>
                <w:rFonts w:cs="Arial"/>
                <w:color w:val="000000"/>
              </w:rPr>
            </w:pPr>
            <w:r w:rsidRPr="00983730">
              <w:rPr>
                <w:rFonts w:cs="Arial"/>
                <w:color w:val="000000"/>
              </w:rPr>
              <w:t>NA (United States or Canada)</w:t>
            </w:r>
          </w:p>
        </w:tc>
        <w:tc>
          <w:tcPr>
            <w:tcW w:w="2675" w:type="dxa"/>
            <w:tcBorders>
              <w:top w:val="nil"/>
              <w:left w:val="nil"/>
              <w:bottom w:val="nil"/>
              <w:right w:val="single" w:sz="8" w:space="0" w:color="auto"/>
            </w:tcBorders>
            <w:shd w:val="clear" w:color="auto" w:fill="auto"/>
            <w:noWrap/>
            <w:vAlign w:val="center"/>
            <w:hideMark/>
          </w:tcPr>
          <w:p w14:paraId="07AD096E" w14:textId="77777777" w:rsidR="00E013D0" w:rsidRPr="00983730" w:rsidRDefault="00DF1EDC" w:rsidP="00E013D0">
            <w:pPr>
              <w:rPr>
                <w:rFonts w:cs="Arial"/>
                <w:color w:val="000000"/>
              </w:rPr>
            </w:pPr>
            <w:r w:rsidRPr="00983730">
              <w:rPr>
                <w:rFonts w:cs="Arial"/>
                <w:color w:val="000000"/>
              </w:rPr>
              <w:t>do not populate</w:t>
            </w:r>
          </w:p>
        </w:tc>
        <w:tc>
          <w:tcPr>
            <w:tcW w:w="3333" w:type="dxa"/>
            <w:tcBorders>
              <w:top w:val="nil"/>
              <w:left w:val="nil"/>
              <w:bottom w:val="nil"/>
              <w:right w:val="single" w:sz="8" w:space="0" w:color="auto"/>
            </w:tcBorders>
            <w:shd w:val="clear" w:color="auto" w:fill="auto"/>
            <w:noWrap/>
            <w:vAlign w:val="center"/>
            <w:hideMark/>
          </w:tcPr>
          <w:p w14:paraId="144F6CDF" w14:textId="77777777" w:rsidR="00E013D0" w:rsidRPr="00983730" w:rsidRDefault="00DF1EDC" w:rsidP="00E013D0">
            <w:pPr>
              <w:rPr>
                <w:rFonts w:cs="Arial"/>
                <w:color w:val="000000"/>
              </w:rPr>
            </w:pPr>
            <w:r w:rsidRPr="00983730">
              <w:rPr>
                <w:rFonts w:cs="Arial"/>
                <w:color w:val="000000"/>
              </w:rPr>
              <w:t>populate both NA Ford and Lincoln URLs</w:t>
            </w:r>
          </w:p>
        </w:tc>
      </w:tr>
      <w:tr w:rsidR="00E013D0" w:rsidRPr="00983730" w14:paraId="08377B04" w14:textId="77777777" w:rsidTr="00E013D0">
        <w:trPr>
          <w:trHeight w:val="255"/>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5E1DA" w14:textId="77777777" w:rsidR="00E013D0" w:rsidRPr="00983730" w:rsidRDefault="00DF1EDC" w:rsidP="00E013D0">
            <w:pPr>
              <w:rPr>
                <w:rFonts w:cs="Arial"/>
                <w:color w:val="000000"/>
              </w:rPr>
            </w:pPr>
            <w:r w:rsidRPr="00983730">
              <w:rPr>
                <w:rFonts w:cs="Arial"/>
                <w:color w:val="000000"/>
              </w:rPr>
              <w:t>EU</w:t>
            </w:r>
          </w:p>
        </w:tc>
        <w:tc>
          <w:tcPr>
            <w:tcW w:w="2675" w:type="dxa"/>
            <w:tcBorders>
              <w:top w:val="single" w:sz="4" w:space="0" w:color="auto"/>
              <w:left w:val="nil"/>
              <w:bottom w:val="single" w:sz="4" w:space="0" w:color="auto"/>
              <w:right w:val="single" w:sz="4" w:space="0" w:color="auto"/>
            </w:tcBorders>
            <w:shd w:val="clear" w:color="auto" w:fill="auto"/>
            <w:noWrap/>
            <w:vAlign w:val="bottom"/>
            <w:hideMark/>
          </w:tcPr>
          <w:p w14:paraId="39E65D4F" w14:textId="77777777" w:rsidR="00E013D0" w:rsidRPr="00983730" w:rsidRDefault="00DF1EDC" w:rsidP="00E013D0">
            <w:pPr>
              <w:rPr>
                <w:rFonts w:cs="Arial"/>
                <w:color w:val="000000"/>
              </w:rPr>
            </w:pPr>
            <w:r w:rsidRPr="00983730">
              <w:rPr>
                <w:rFonts w:cs="Arial"/>
                <w:color w:val="000000"/>
              </w:rPr>
              <w:t>do not populate</w:t>
            </w:r>
          </w:p>
        </w:tc>
        <w:tc>
          <w:tcPr>
            <w:tcW w:w="3333" w:type="dxa"/>
            <w:tcBorders>
              <w:top w:val="single" w:sz="4" w:space="0" w:color="auto"/>
              <w:left w:val="nil"/>
              <w:bottom w:val="single" w:sz="4" w:space="0" w:color="auto"/>
              <w:right w:val="single" w:sz="4" w:space="0" w:color="auto"/>
            </w:tcBorders>
            <w:shd w:val="clear" w:color="auto" w:fill="auto"/>
            <w:noWrap/>
            <w:vAlign w:val="bottom"/>
            <w:hideMark/>
          </w:tcPr>
          <w:p w14:paraId="559675F1" w14:textId="77777777" w:rsidR="00E013D0" w:rsidRPr="00983730" w:rsidRDefault="00DF1EDC" w:rsidP="00E013D0">
            <w:pPr>
              <w:rPr>
                <w:rFonts w:cs="Arial"/>
                <w:color w:val="000000"/>
              </w:rPr>
            </w:pPr>
            <w:r w:rsidRPr="00983730">
              <w:rPr>
                <w:rFonts w:cs="Arial"/>
                <w:color w:val="000000"/>
              </w:rPr>
              <w:t>populate both EU Ford and Lincoln URLs</w:t>
            </w:r>
          </w:p>
        </w:tc>
      </w:tr>
    </w:tbl>
    <w:p w14:paraId="53770179" w14:textId="77777777" w:rsidR="00E013D0" w:rsidRPr="0085057E" w:rsidRDefault="00E013D0" w:rsidP="00E013D0">
      <w:pPr>
        <w:rPr>
          <w:rFonts w:cs="Arial"/>
        </w:rPr>
      </w:pPr>
    </w:p>
    <w:p w14:paraId="17806191" w14:textId="77777777" w:rsidR="00E013D0" w:rsidRDefault="00DF1EDC" w:rsidP="00E013D0">
      <w:pPr>
        <w:jc w:val="center"/>
        <w:rPr>
          <w:rFonts w:cs="Arial"/>
        </w:rPr>
      </w:pPr>
      <w:r w:rsidRPr="0085057E">
        <w:rPr>
          <w:rFonts w:cs="Arial"/>
        </w:rPr>
        <w:t>Table. Populating the CAN signal CarrierInfo_Rsp</w:t>
      </w:r>
    </w:p>
    <w:p w14:paraId="332BACA7" w14:textId="77777777" w:rsidR="00E013D0" w:rsidRDefault="00E013D0" w:rsidP="00E013D0">
      <w:pPr>
        <w:jc w:val="center"/>
        <w:rPr>
          <w:rFonts w:cs="Arial"/>
        </w:rPr>
      </w:pPr>
    </w:p>
    <w:p w14:paraId="2D8B4641" w14:textId="77777777" w:rsidR="00E013D0" w:rsidRPr="0085057E" w:rsidRDefault="00DF1EDC" w:rsidP="00E013D0">
      <w:pPr>
        <w:rPr>
          <w:rFonts w:cs="Arial"/>
        </w:rPr>
      </w:pPr>
      <w:r>
        <w:rPr>
          <w:rFonts w:cs="Arial"/>
        </w:rPr>
        <w:t xml:space="preserve">If the WifiHotspotServer does not have a particular hotline number or URL stored, the WifiHotspotServer shall not populate that field in the CarrierInfo_Rsp message. For example) The WifiHotspotServer is placed on a European Ford vehicle. The WifiHotspotServer has a EU Ford URL stored, but no EU Lincoln URL stored. The WifiHotspotServer shall only populate the Ford URL in the CAN signal. The WifiHotspotOnBoardClient shall automatically select the Ford URL to display since it is a Ford vehicle. </w:t>
      </w:r>
    </w:p>
    <w:p w14:paraId="5312FF4F" w14:textId="77777777" w:rsidR="008D240F" w:rsidRPr="008D240F" w:rsidRDefault="008D240F" w:rsidP="008D240F">
      <w:pPr>
        <w:pStyle w:val="Heading4"/>
        <w:rPr>
          <w:b w:val="0"/>
          <w:u w:val="single"/>
        </w:rPr>
      </w:pPr>
      <w:r w:rsidRPr="008D240F">
        <w:rPr>
          <w:b w:val="0"/>
          <w:u w:val="single"/>
        </w:rPr>
        <w:t>WFHSv2-REQ-283735/B-Displaying carrier information</w:t>
      </w:r>
    </w:p>
    <w:p w14:paraId="1AD94F6B" w14:textId="77777777" w:rsidR="00E013D0" w:rsidRDefault="00DF1EDC" w:rsidP="00E013D0">
      <w:pPr>
        <w:rPr>
          <w:rFonts w:cs="Arial"/>
          <w:color w:val="000000" w:themeColor="text1"/>
        </w:rPr>
      </w:pPr>
      <w:r w:rsidRPr="00A469DC">
        <w:rPr>
          <w:rFonts w:cs="Arial"/>
          <w:color w:val="000000" w:themeColor="text1"/>
        </w:rPr>
        <w:t>Depending on the vehicle region (refer to WFHS</w:t>
      </w:r>
      <w:r>
        <w:rPr>
          <w:rFonts w:cs="Arial"/>
          <w:color w:val="000000" w:themeColor="text1"/>
        </w:rPr>
        <w:t>v2</w:t>
      </w:r>
      <w:r w:rsidRPr="00A469DC">
        <w:rPr>
          <w:rFonts w:cs="Arial"/>
          <w:color w:val="000000" w:themeColor="text1"/>
        </w:rPr>
        <w:t>-REQ-</w:t>
      </w:r>
      <w:r>
        <w:rPr>
          <w:rFonts w:cs="Arial"/>
          <w:color w:val="000000" w:themeColor="text1"/>
        </w:rPr>
        <w:t>283727</w:t>
      </w:r>
      <w:r w:rsidRPr="00A469DC">
        <w:rPr>
          <w:rFonts w:cs="Arial"/>
          <w:color w:val="000000" w:themeColor="text1"/>
        </w:rPr>
        <w:t>-WifiHotspotOnBoardClient identifies vehicle region), the WifiHotspotOnBoardClient may be required to display either the Ford or the Lincoln carrier hotline number (refer to WFHS</w:t>
      </w:r>
      <w:r>
        <w:rPr>
          <w:rFonts w:cs="Arial"/>
          <w:color w:val="000000" w:themeColor="text1"/>
        </w:rPr>
        <w:t>v2</w:t>
      </w:r>
      <w:r w:rsidRPr="00A469DC">
        <w:rPr>
          <w:rFonts w:cs="Arial"/>
          <w:color w:val="000000" w:themeColor="text1"/>
        </w:rPr>
        <w:t>-REQ-</w:t>
      </w:r>
      <w:r>
        <w:rPr>
          <w:rFonts w:cs="Arial"/>
          <w:color w:val="000000" w:themeColor="text1"/>
        </w:rPr>
        <w:t>283726</w:t>
      </w:r>
      <w:r w:rsidRPr="00A469DC">
        <w:rPr>
          <w:rFonts w:cs="Arial"/>
          <w:color w:val="000000" w:themeColor="text1"/>
        </w:rPr>
        <w:t xml:space="preserve">-WifiHotspotOnBoardClient identifies the vehicle brand) and the vehicle VIN in certain Wi-Fi Hotspot screens and popups (refer </w:t>
      </w:r>
      <w:r>
        <w:rPr>
          <w:rFonts w:cs="Arial"/>
          <w:color w:val="000000" w:themeColor="text1"/>
        </w:rPr>
        <w:t>to the HMI s</w:t>
      </w:r>
      <w:r w:rsidRPr="00F05542">
        <w:rPr>
          <w:rFonts w:cs="Arial"/>
          <w:color w:val="000000" w:themeColor="text1"/>
        </w:rPr>
        <w:t>pecification</w:t>
      </w:r>
      <w:r>
        <w:rPr>
          <w:rFonts w:cs="Arial"/>
          <w:color w:val="000000" w:themeColor="text1"/>
        </w:rPr>
        <w:t>s (</w:t>
      </w:r>
      <w:r w:rsidRPr="007C1EC2">
        <w:rPr>
          <w:rFonts w:cs="Arial"/>
          <w:color w:val="000000" w:themeColor="text1"/>
        </w:rPr>
        <w:t>WFHSv2-REQ-283641</w:t>
      </w:r>
      <w:r w:rsidRPr="000836D1">
        <w:rPr>
          <w:rFonts w:cs="Arial"/>
          <w:color w:val="000000" w:themeColor="text1"/>
        </w:rPr>
        <w:t>-HMI Specification References</w:t>
      </w:r>
      <w:r>
        <w:rPr>
          <w:rFonts w:cs="Arial"/>
          <w:color w:val="000000" w:themeColor="text1"/>
        </w:rPr>
        <w:t>)</w:t>
      </w:r>
      <w:r w:rsidRPr="00A469DC">
        <w:rPr>
          <w:rFonts w:cs="Arial"/>
          <w:color w:val="000000" w:themeColor="text1"/>
        </w:rPr>
        <w:t xml:space="preserve"> to determine which regions and which screens or popups require this information). Both Ford </w:t>
      </w:r>
      <w:r>
        <w:rPr>
          <w:rFonts w:cs="Arial"/>
          <w:color w:val="000000" w:themeColor="text1"/>
        </w:rPr>
        <w:t>and Lincoln hotline numbers may</w:t>
      </w:r>
      <w:r w:rsidRPr="00A469DC">
        <w:rPr>
          <w:rFonts w:cs="Arial"/>
          <w:color w:val="000000" w:themeColor="text1"/>
        </w:rPr>
        <w:t xml:space="preserve"> be populated in the response CAN signal CarrierInfo_Rsp, and it shall be the responsibility of the WifiHotspotOnBoardClient to display the appropriate number depending on the brand. </w:t>
      </w:r>
    </w:p>
    <w:p w14:paraId="1DC88DEC" w14:textId="77777777" w:rsidR="00E013D0" w:rsidRPr="00A469DC" w:rsidRDefault="00E013D0" w:rsidP="00E013D0">
      <w:pPr>
        <w:rPr>
          <w:rFonts w:cs="Arial"/>
          <w:color w:val="000000" w:themeColor="text1"/>
        </w:rPr>
      </w:pPr>
    </w:p>
    <w:p w14:paraId="31F9463D" w14:textId="77777777" w:rsidR="00E013D0" w:rsidRPr="00A469DC" w:rsidRDefault="00DF1EDC" w:rsidP="00E013D0">
      <w:pPr>
        <w:rPr>
          <w:rFonts w:cs="Arial"/>
          <w:color w:val="000000" w:themeColor="text1"/>
        </w:rPr>
      </w:pPr>
      <w:r w:rsidRPr="00A469DC">
        <w:rPr>
          <w:rFonts w:cs="Arial"/>
          <w:color w:val="000000" w:themeColor="text1"/>
        </w:rPr>
        <w:t xml:space="preserve">The WifiHotspotOnBoardClient may also be required to display a landing page URL on certain screens and popups (refer to </w:t>
      </w:r>
      <w:r>
        <w:rPr>
          <w:rFonts w:cs="Arial"/>
          <w:color w:val="000000" w:themeColor="text1"/>
        </w:rPr>
        <w:t>HMI specifications</w:t>
      </w:r>
      <w:r w:rsidRPr="00A469DC">
        <w:rPr>
          <w:rFonts w:cs="Arial"/>
          <w:color w:val="000000" w:themeColor="text1"/>
        </w:rPr>
        <w:t xml:space="preserve"> to determine which regions and which screens or popups require this information).</w:t>
      </w:r>
      <w:r>
        <w:rPr>
          <w:rFonts w:cs="Arial"/>
          <w:color w:val="000000" w:themeColor="text1"/>
        </w:rPr>
        <w:t xml:space="preserve"> Both Ford and Lincoln URLs may</w:t>
      </w:r>
      <w:r w:rsidRPr="00A469DC">
        <w:rPr>
          <w:rFonts w:cs="Arial"/>
          <w:color w:val="000000" w:themeColor="text1"/>
        </w:rPr>
        <w:t xml:space="preserve"> be populated in the response CAN signal CarrierInfo_Rsp, and it shall be the responsibility of the WifiHotspotOnBoardClient to display the appropriate URL depending on the brand. </w:t>
      </w:r>
    </w:p>
    <w:p w14:paraId="43087225" w14:textId="77777777" w:rsidR="00E013D0" w:rsidRPr="00A469DC" w:rsidRDefault="00E013D0" w:rsidP="00E013D0">
      <w:pPr>
        <w:rPr>
          <w:rFonts w:cs="Arial"/>
          <w:color w:val="000000" w:themeColor="text1"/>
        </w:rPr>
      </w:pPr>
    </w:p>
    <w:p w14:paraId="360FC311" w14:textId="77777777" w:rsidR="00E013D0" w:rsidRPr="00A469DC" w:rsidRDefault="00DF1EDC" w:rsidP="00E013D0">
      <w:pPr>
        <w:rPr>
          <w:rFonts w:cs="Arial"/>
          <w:color w:val="000000" w:themeColor="text1"/>
        </w:rPr>
      </w:pPr>
      <w:r w:rsidRPr="00A469DC">
        <w:rPr>
          <w:rFonts w:cs="Arial"/>
          <w:color w:val="000000" w:themeColor="text1"/>
        </w:rPr>
        <w:t>The following screen is an example WifiHotspotOnBoardClient screen.</w:t>
      </w:r>
    </w:p>
    <w:p w14:paraId="15BB43E9" w14:textId="77777777" w:rsidR="00E013D0" w:rsidRPr="00A469DC" w:rsidRDefault="00E013D0" w:rsidP="00E013D0">
      <w:pPr>
        <w:rPr>
          <w:rFonts w:cs="Arial"/>
          <w:color w:val="000000" w:themeColor="text1"/>
        </w:rPr>
      </w:pPr>
    </w:p>
    <w:p w14:paraId="4C29083A" w14:textId="77777777" w:rsidR="00E013D0" w:rsidRPr="00A469DC" w:rsidRDefault="00DF1EDC" w:rsidP="008D240F">
      <w:pPr>
        <w:jc w:val="center"/>
        <w:rPr>
          <w:rFonts w:cs="Arial"/>
          <w:color w:val="000000" w:themeColor="text1"/>
        </w:rPr>
      </w:pPr>
      <w:r>
        <w:rPr>
          <w:noProof/>
        </w:rPr>
        <w:drawing>
          <wp:inline distT="0" distB="0" distL="0" distR="0" wp14:anchorId="4F609299" wp14:editId="529F1547">
            <wp:extent cx="4442460" cy="2258060"/>
            <wp:effectExtent l="0" t="0" r="0" b="8890"/>
            <wp:docPr id="34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42460" cy="2258060"/>
                    </a:xfrm>
                    <a:prstGeom prst="rect">
                      <a:avLst/>
                    </a:prstGeom>
                    <a:noFill/>
                    <a:ln>
                      <a:noFill/>
                    </a:ln>
                  </pic:spPr>
                </pic:pic>
              </a:graphicData>
            </a:graphic>
          </wp:inline>
        </w:drawing>
      </w:r>
    </w:p>
    <w:p w14:paraId="5D2D76F4" w14:textId="77777777" w:rsidR="00E013D0" w:rsidRPr="00A469DC" w:rsidRDefault="00E013D0" w:rsidP="00E013D0">
      <w:pPr>
        <w:jc w:val="center"/>
        <w:rPr>
          <w:rFonts w:cs="Arial"/>
          <w:color w:val="000000" w:themeColor="text1"/>
        </w:rPr>
      </w:pPr>
    </w:p>
    <w:p w14:paraId="34395F55" w14:textId="77777777" w:rsidR="00E013D0" w:rsidRDefault="00DF1EDC" w:rsidP="00E013D0">
      <w:pPr>
        <w:jc w:val="center"/>
        <w:rPr>
          <w:rFonts w:cs="Arial"/>
          <w:color w:val="000000" w:themeColor="text1"/>
        </w:rPr>
      </w:pPr>
      <w:r w:rsidRPr="00A469DC">
        <w:rPr>
          <w:rFonts w:cs="Arial"/>
          <w:color w:val="000000" w:themeColor="text1"/>
        </w:rPr>
        <w:t xml:space="preserve">Figure. </w:t>
      </w:r>
      <w:r w:rsidRPr="00835F18">
        <w:rPr>
          <w:rFonts w:cs="Arial"/>
          <w:color w:val="000000" w:themeColor="text1"/>
        </w:rPr>
        <w:t>Screen to educate the customer on how to subscribe.</w:t>
      </w:r>
      <w:r w:rsidRPr="00A469DC">
        <w:rPr>
          <w:rFonts w:cs="Arial"/>
          <w:color w:val="000000" w:themeColor="text1"/>
        </w:rPr>
        <w:t xml:space="preserve"> </w:t>
      </w:r>
    </w:p>
    <w:p w14:paraId="180B20EA" w14:textId="77777777" w:rsidR="00E013D0" w:rsidRDefault="00E013D0" w:rsidP="00E013D0">
      <w:pPr>
        <w:jc w:val="center"/>
        <w:rPr>
          <w:rFonts w:cs="Arial"/>
          <w:color w:val="000000" w:themeColor="text1"/>
        </w:rPr>
      </w:pPr>
    </w:p>
    <w:p w14:paraId="7DFA6D19" w14:textId="77777777" w:rsidR="00E013D0" w:rsidRPr="00A469DC" w:rsidRDefault="00DF1EDC" w:rsidP="00E013D0">
      <w:pPr>
        <w:rPr>
          <w:rFonts w:cs="Arial"/>
          <w:color w:val="000000" w:themeColor="text1"/>
        </w:rPr>
      </w:pPr>
      <w:r>
        <w:rPr>
          <w:rFonts w:cs="Arial"/>
          <w:color w:val="000000" w:themeColor="text1"/>
        </w:rPr>
        <w:t xml:space="preserve">Note: </w:t>
      </w:r>
      <w:r w:rsidRPr="00B2538C">
        <w:rPr>
          <w:rFonts w:cs="Arial"/>
          <w:color w:val="000000" w:themeColor="text1"/>
        </w:rPr>
        <w:t>If the WifiHotspotServer does not have a particular hotline number or URL stored, the WifiHotspotServer shall not populate that field in the CarrierInfo_Rsp message. For example) The WifiHotspotServer is placed on a European Ford vehicle. The WifiHotspotServer has a EU Ford URL stored, but no EU Lincoln URL stored. The WifiHotspotServer shall only populate the Ford URL in the CAN signal. The WifiHotspotOnBoardClient shall automatically select the Ford URL to display since it is a Ford vehicle.</w:t>
      </w:r>
      <w:r>
        <w:rPr>
          <w:rFonts w:cs="Arial"/>
          <w:color w:val="000000" w:themeColor="text1"/>
        </w:rPr>
        <w:t xml:space="preserve"> The WifiHotspotServer shall always provide the minimum amount of information required by the WifiHotspotOnBoardClient to be displayed. The WifiHotspotServer MAY provide more information, at which point the WifiHotspotOnBoardClient shall select which information to display. </w:t>
      </w:r>
    </w:p>
    <w:p w14:paraId="0B384BDA" w14:textId="77777777" w:rsidR="008D240F" w:rsidRPr="008D240F" w:rsidRDefault="008D240F" w:rsidP="008D240F">
      <w:pPr>
        <w:pStyle w:val="Heading4"/>
        <w:rPr>
          <w:b w:val="0"/>
          <w:u w:val="single"/>
        </w:rPr>
      </w:pPr>
      <w:r w:rsidRPr="008D240F">
        <w:rPr>
          <w:b w:val="0"/>
          <w:u w:val="single"/>
        </w:rPr>
        <w:t>WFHSv2-REQ-283777/A-Initiating a call to the carrier hotline</w:t>
      </w:r>
    </w:p>
    <w:p w14:paraId="09C28FBD" w14:textId="77777777" w:rsidR="00E013D0" w:rsidRPr="0074460C" w:rsidRDefault="00DF1EDC" w:rsidP="00E013D0">
      <w:pPr>
        <w:rPr>
          <w:rFonts w:cs="Arial"/>
        </w:rPr>
      </w:pPr>
      <w:r w:rsidRPr="0074460C">
        <w:rPr>
          <w:rFonts w:cs="Arial"/>
        </w:rPr>
        <w:t xml:space="preserve">The China Wi-Fi Hotspot screens and popups that display either the Ford or the Lincoln hotline number shall provide the user the option to initiate a call to purchase more data for their vehicle’s hotspot. Refer to </w:t>
      </w:r>
      <w:r w:rsidRPr="0085760F">
        <w:rPr>
          <w:rFonts w:cs="Arial"/>
        </w:rPr>
        <w:t>WFHSv2-REQ-283641</w:t>
      </w:r>
      <w:r w:rsidRPr="00261DAA">
        <w:rPr>
          <w:rFonts w:cs="Arial"/>
        </w:rPr>
        <w:t>-HMI Specification References</w:t>
      </w:r>
      <w:r w:rsidRPr="0074460C">
        <w:rPr>
          <w:rFonts w:cs="Arial"/>
        </w:rPr>
        <w:t>. If the user selects the dial button the WifiHotspotOnBoardClient shall initiate a call using the customer’s paired cellphone via Bluetooth. The WifiHotspotOnBoardClient shall dial either the Ford or the Lincoln hotline number provided by the WifiHotspotServer inside the CAN signal CarrierInfo_Rsp. If the vehicle is a Ford, the WifiHotspotOnBoardClient shall dial the Ford specified carrier hotline number and if the vehicle is a Lincoln, the WifiHotspotOnBoardClient shall dial the Lincoln carrier hotline number. If the user selects the end button (populated on the screen after the dial button is pressed) the WifiHotspotOnBoardClient shall end the phone call. The following is an example WifiHotspotOnBoardClient screen.</w:t>
      </w:r>
    </w:p>
    <w:p w14:paraId="0810F937" w14:textId="77777777" w:rsidR="00E013D0" w:rsidRPr="0074460C" w:rsidRDefault="00E013D0" w:rsidP="00E013D0">
      <w:pPr>
        <w:jc w:val="center"/>
        <w:rPr>
          <w:rFonts w:cs="Arial"/>
        </w:rPr>
      </w:pPr>
    </w:p>
    <w:p w14:paraId="0E356543" w14:textId="77777777" w:rsidR="00E013D0" w:rsidRPr="0074460C" w:rsidRDefault="00DF1EDC" w:rsidP="008D240F">
      <w:pPr>
        <w:jc w:val="center"/>
        <w:rPr>
          <w:rFonts w:cs="Arial"/>
        </w:rPr>
      </w:pPr>
      <w:r w:rsidRPr="0074460C">
        <w:rPr>
          <w:rFonts w:cs="Arial"/>
          <w:noProof/>
        </w:rPr>
        <w:drawing>
          <wp:inline distT="0" distB="0" distL="0" distR="0" wp14:anchorId="31A0504A" wp14:editId="6E34EB24">
            <wp:extent cx="5943600" cy="2762250"/>
            <wp:effectExtent l="0" t="0" r="0" b="0"/>
            <wp:docPr id="3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317A6A3F" w14:textId="77777777" w:rsidR="00E013D0" w:rsidRPr="0074460C" w:rsidRDefault="00DF1EDC" w:rsidP="00E013D0">
      <w:pPr>
        <w:jc w:val="center"/>
        <w:rPr>
          <w:rFonts w:cs="Arial"/>
        </w:rPr>
      </w:pPr>
      <w:r w:rsidRPr="0074460C">
        <w:rPr>
          <w:rFonts w:cs="Arial"/>
        </w:rPr>
        <w:t>Figure. Carrier hotline dial screen</w:t>
      </w:r>
    </w:p>
    <w:p w14:paraId="404AC17D" w14:textId="77777777" w:rsidR="00E013D0" w:rsidRDefault="00DF1EDC" w:rsidP="008D240F">
      <w:pPr>
        <w:pStyle w:val="Heading3"/>
      </w:pPr>
      <w:bookmarkStart w:id="112" w:name="_Toc14081938"/>
      <w:r>
        <w:t>Use Cases</w:t>
      </w:r>
      <w:bookmarkEnd w:id="112"/>
    </w:p>
    <w:p w14:paraId="0EEDA0A5" w14:textId="77777777" w:rsidR="00E013D0" w:rsidRDefault="00DF1EDC" w:rsidP="008D240F">
      <w:pPr>
        <w:pStyle w:val="Heading4"/>
      </w:pPr>
      <w:r>
        <w:t>WFHSv2-UC-REQ-283778/C-China customer initiates a call to the carrier hotline though the WifiHotspotOnBoardClient display</w:t>
      </w:r>
    </w:p>
    <w:p w14:paraId="4D389150"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61110C32"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B8CD2"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37C61733" w14:textId="77777777" w:rsidR="00E013D0" w:rsidRPr="00AD1D39" w:rsidRDefault="00DF1EDC" w:rsidP="00E013D0">
            <w:r w:rsidRPr="00AD1D39">
              <w:t>User</w:t>
            </w:r>
          </w:p>
          <w:p w14:paraId="4574E13C" w14:textId="77777777" w:rsidR="00E013D0" w:rsidRDefault="00DF1EDC" w:rsidP="00E013D0">
            <w:r>
              <w:t>System</w:t>
            </w:r>
          </w:p>
          <w:p w14:paraId="2FF18F3E" w14:textId="77777777" w:rsidR="00E013D0" w:rsidRPr="00AD1D39" w:rsidRDefault="00DF1EDC" w:rsidP="00E013D0">
            <w:r>
              <w:t>Cell phone</w:t>
            </w:r>
          </w:p>
        </w:tc>
      </w:tr>
      <w:tr w:rsidR="00E013D0" w:rsidRPr="00AD1D39" w14:paraId="25B7095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0DCFB9"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3AE6EC2F" w14:textId="77777777" w:rsidR="00E013D0" w:rsidRDefault="00DF1EDC" w:rsidP="00E013D0">
            <w:r>
              <w:t>WifiHotspotServer is On</w:t>
            </w:r>
          </w:p>
          <w:p w14:paraId="47FFAA34" w14:textId="77777777" w:rsidR="00E013D0" w:rsidRDefault="00DF1EDC" w:rsidP="00E013D0">
            <w:r>
              <w:t>No Wi-Fi subscription is active</w:t>
            </w:r>
          </w:p>
          <w:p w14:paraId="363172A5" w14:textId="77777777" w:rsidR="00E013D0" w:rsidRDefault="00DF1EDC" w:rsidP="00E013D0">
            <w:r>
              <w:t xml:space="preserve">Cell phone is connected to the vehicle via Bluetooth </w:t>
            </w:r>
          </w:p>
          <w:p w14:paraId="2207F10B" w14:textId="77777777" w:rsidR="00E013D0" w:rsidRPr="00AD1D39" w:rsidRDefault="00DF1EDC" w:rsidP="00E013D0">
            <w:r>
              <w:t xml:space="preserve">The </w:t>
            </w:r>
            <w:r w:rsidRPr="00415D96">
              <w:t>WifiHotspotOnBoardClient</w:t>
            </w:r>
            <w:r>
              <w:t xml:space="preserve"> is displaying a screen or popup that displays the Ford carrier hotline number if the vehicle is a Ford, or a Lincoln carrier hotline number if the vehicle is a Lincoln, and call button</w:t>
            </w:r>
          </w:p>
        </w:tc>
      </w:tr>
      <w:tr w:rsidR="00E013D0" w:rsidRPr="00AD1D39" w14:paraId="1626F26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ED257D"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19C42E0A" w14:textId="77777777" w:rsidR="00E013D0" w:rsidRPr="00AD1D39" w:rsidRDefault="00DF1EDC" w:rsidP="00E013D0">
            <w:pPr>
              <w:autoSpaceDE w:val="0"/>
              <w:autoSpaceDN w:val="0"/>
              <w:adjustRightInd w:val="0"/>
            </w:pPr>
            <w:r>
              <w:t xml:space="preserve">China customer presses the call button on the </w:t>
            </w:r>
            <w:r w:rsidRPr="00415D96">
              <w:t>WifiHotspotOnBoardClient</w:t>
            </w:r>
            <w:r>
              <w:t xml:space="preserve"> screen</w:t>
            </w:r>
          </w:p>
        </w:tc>
      </w:tr>
      <w:tr w:rsidR="00E013D0" w:rsidRPr="00AD1D39" w14:paraId="3618825E"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2E18CE"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567A8A4D" w14:textId="77777777" w:rsidR="00E013D0" w:rsidRPr="00AD1D39" w:rsidRDefault="00DF1EDC" w:rsidP="00E013D0">
            <w:pPr>
              <w:autoSpaceDE w:val="0"/>
              <w:autoSpaceDN w:val="0"/>
              <w:adjustRightInd w:val="0"/>
            </w:pPr>
            <w:r>
              <w:t xml:space="preserve">The paired phone and hands-free system begins calling the Ford or Lincoln carrier hotline number (depending on the vehicle brand) and the </w:t>
            </w:r>
            <w:r w:rsidRPr="00415D96">
              <w:t>WifiHotspotOnBoardClient</w:t>
            </w:r>
            <w:r>
              <w:t xml:space="preserve"> screens follow the process listed in the HMI spec (refer to </w:t>
            </w:r>
            <w:r w:rsidRPr="00274195">
              <w:t>WFHSv2-REQ-283641</w:t>
            </w:r>
            <w:r w:rsidRPr="0004195B">
              <w:t>-HMI Specification References</w:t>
            </w:r>
            <w:r>
              <w:t>).</w:t>
            </w:r>
          </w:p>
        </w:tc>
      </w:tr>
      <w:tr w:rsidR="00E013D0" w:rsidRPr="00AD1D39" w14:paraId="7FEBEF5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4E142E"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7F692636" w14:textId="77777777" w:rsidR="00E013D0" w:rsidRPr="00AD1D39" w:rsidRDefault="00E013D0" w:rsidP="00E013D0"/>
        </w:tc>
      </w:tr>
      <w:tr w:rsidR="00E013D0" w:rsidRPr="00AD1D39" w14:paraId="098B207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498AB0"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355A50B0" w14:textId="77777777" w:rsidR="00E013D0" w:rsidRDefault="00DF1EDC" w:rsidP="00E013D0">
            <w:r>
              <w:t>WifiHotspotServer</w:t>
            </w:r>
          </w:p>
          <w:p w14:paraId="64D6461A" w14:textId="77777777" w:rsidR="00E013D0" w:rsidRDefault="00DF1EDC" w:rsidP="00E013D0">
            <w:r w:rsidRPr="00415D96">
              <w:t>WifiHotspotOnBoardClient</w:t>
            </w:r>
          </w:p>
          <w:p w14:paraId="0B4C4F4E" w14:textId="77777777" w:rsidR="00E013D0" w:rsidRPr="00AD1D39" w:rsidRDefault="00DF1EDC" w:rsidP="00E013D0">
            <w:r w:rsidRPr="00AD1D39">
              <w:t>CAN</w:t>
            </w:r>
          </w:p>
        </w:tc>
      </w:tr>
    </w:tbl>
    <w:p w14:paraId="3969CA8D" w14:textId="77777777" w:rsidR="00E013D0" w:rsidRDefault="00E013D0" w:rsidP="00E013D0">
      <w:pPr>
        <w:ind w:left="360"/>
      </w:pPr>
    </w:p>
    <w:p w14:paraId="2A8C6215" w14:textId="77777777" w:rsidR="00E013D0" w:rsidRDefault="00DF1EDC" w:rsidP="008D240F">
      <w:pPr>
        <w:pStyle w:val="Heading4"/>
      </w:pPr>
      <w:r>
        <w:t>WFHSv2-UC-REQ-281872/A-China customer purchases data/activates trial period through the carrier hotline</w:t>
      </w:r>
    </w:p>
    <w:p w14:paraId="669B97D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1D29D30D"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1C251C"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24C88A80" w14:textId="77777777" w:rsidR="00E013D0" w:rsidRPr="00AD1D39" w:rsidRDefault="00DF1EDC" w:rsidP="00E013D0">
            <w:r w:rsidRPr="00AD1D39">
              <w:t>User</w:t>
            </w:r>
          </w:p>
          <w:p w14:paraId="3C76168F" w14:textId="77777777" w:rsidR="00E013D0" w:rsidRDefault="00DF1EDC" w:rsidP="00E013D0">
            <w:r>
              <w:t>System</w:t>
            </w:r>
          </w:p>
          <w:p w14:paraId="194C3F6C" w14:textId="77777777" w:rsidR="00E013D0" w:rsidRPr="00AD1D39" w:rsidRDefault="00DF1EDC" w:rsidP="00E013D0">
            <w:r>
              <w:t>Cell phone</w:t>
            </w:r>
          </w:p>
        </w:tc>
      </w:tr>
      <w:tr w:rsidR="00E013D0" w:rsidRPr="00AD1D39" w14:paraId="79082BD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9251C4"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5057C74F" w14:textId="77777777" w:rsidR="00E013D0" w:rsidRDefault="00DF1EDC" w:rsidP="00E013D0">
            <w:r w:rsidRPr="00795EEB">
              <w:t>WifiHotspotServer</w:t>
            </w:r>
            <w:r>
              <w:t xml:space="preserve"> is On</w:t>
            </w:r>
          </w:p>
          <w:p w14:paraId="52860C3F" w14:textId="77777777" w:rsidR="00E013D0" w:rsidRDefault="00DF1EDC" w:rsidP="00E013D0">
            <w:r>
              <w:t xml:space="preserve">Up to </w:t>
            </w:r>
            <w:r w:rsidRPr="00417FDD">
              <w:t>N</w:t>
            </w:r>
            <w:r>
              <w:t>umber_Hotspot_Connected_Devices devices connected to the hotspot</w:t>
            </w:r>
          </w:p>
          <w:p w14:paraId="7B90B1F6" w14:textId="77777777" w:rsidR="00E013D0" w:rsidRPr="00AD1D39" w:rsidRDefault="00DF1EDC" w:rsidP="00E013D0">
            <w:r>
              <w:t xml:space="preserve">Customer </w:t>
            </w:r>
            <w:r w:rsidRPr="00E450D7">
              <w:rPr>
                <w:b/>
              </w:rPr>
              <w:t xml:space="preserve">may or </w:t>
            </w:r>
            <w:r w:rsidRPr="00F34FFA">
              <w:rPr>
                <w:b/>
              </w:rPr>
              <w:t>may not</w:t>
            </w:r>
            <w:r>
              <w:t xml:space="preserve"> have created a mobile app account and authorized the vehicle</w:t>
            </w:r>
          </w:p>
        </w:tc>
      </w:tr>
      <w:tr w:rsidR="00E013D0" w:rsidRPr="00AD1D39" w14:paraId="3B0253C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86D283"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5446CBB9" w14:textId="77777777" w:rsidR="00E013D0" w:rsidRPr="00AD1D39" w:rsidRDefault="00DF1EDC" w:rsidP="00E013D0">
            <w:pPr>
              <w:autoSpaceDE w:val="0"/>
              <w:autoSpaceDN w:val="0"/>
              <w:adjustRightInd w:val="0"/>
            </w:pPr>
            <w:r>
              <w:t xml:space="preserve">China customer calls the carrier hotline, provides the vehicle VIN, </w:t>
            </w:r>
            <w:r w:rsidRPr="00B11CA6">
              <w:t xml:space="preserve">agrees to Terms and Conditions, </w:t>
            </w:r>
            <w:r w:rsidRPr="0036033C">
              <w:t>and purchases data/activates a trial period</w:t>
            </w:r>
          </w:p>
        </w:tc>
      </w:tr>
      <w:tr w:rsidR="00E013D0" w:rsidRPr="00AD1D39" w14:paraId="49116A7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54850E"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3C8157C8" w14:textId="77777777" w:rsidR="00E013D0" w:rsidRPr="00AD1D39" w:rsidRDefault="00DF1EDC" w:rsidP="00E013D0">
            <w:pPr>
              <w:autoSpaceDE w:val="0"/>
              <w:autoSpaceDN w:val="0"/>
              <w:adjustRightInd w:val="0"/>
              <w:spacing w:line="288" w:lineRule="auto"/>
            </w:pPr>
            <w:r>
              <w:t xml:space="preserve">Customer may now browse the internet/stream data on the connected devices  </w:t>
            </w:r>
          </w:p>
        </w:tc>
      </w:tr>
      <w:tr w:rsidR="00E013D0" w:rsidRPr="00AD1D39" w14:paraId="10D00EF9"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F77FB"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041ABCF7" w14:textId="77777777" w:rsidR="00E013D0" w:rsidRPr="00AD1D39" w:rsidRDefault="00DF1EDC" w:rsidP="00E013D0">
            <w:r>
              <w:t>WFHSv1-UC-REQ-191962-E10 Carrier did not add data to the vehicle hotspot</w:t>
            </w:r>
          </w:p>
        </w:tc>
      </w:tr>
      <w:tr w:rsidR="00E013D0" w:rsidRPr="00AD1D39" w14:paraId="0C1AD8A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DB25A0"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2A3F2353" w14:textId="77777777" w:rsidR="00E013D0" w:rsidRDefault="00DF1EDC" w:rsidP="00E013D0">
            <w:r>
              <w:t>WifiHotspotServer</w:t>
            </w:r>
          </w:p>
          <w:p w14:paraId="533AE378" w14:textId="77777777" w:rsidR="00E013D0" w:rsidRDefault="00DF1EDC" w:rsidP="00E013D0">
            <w:r w:rsidRPr="007D1C20">
              <w:t>WifiHotspotOnBoardClient</w:t>
            </w:r>
          </w:p>
          <w:p w14:paraId="153554E7" w14:textId="77777777" w:rsidR="00E013D0" w:rsidRDefault="00DF1EDC" w:rsidP="00E013D0">
            <w:r w:rsidRPr="00AD1D39">
              <w:t>CAN</w:t>
            </w:r>
          </w:p>
          <w:p w14:paraId="3A06E162" w14:textId="77777777" w:rsidR="00E013D0" w:rsidRDefault="00DF1EDC" w:rsidP="00E013D0">
            <w:r>
              <w:t xml:space="preserve">Ford </w:t>
            </w:r>
            <w:r w:rsidRPr="007D1C20">
              <w:t>WifiHotspotO</w:t>
            </w:r>
            <w:r>
              <w:t>ff</w:t>
            </w:r>
            <w:r w:rsidRPr="007D1C20">
              <w:t>BoardClient</w:t>
            </w:r>
          </w:p>
          <w:p w14:paraId="350140AC" w14:textId="77777777" w:rsidR="00E013D0" w:rsidRPr="00AD1D39" w:rsidRDefault="00DF1EDC" w:rsidP="00E013D0">
            <w:r>
              <w:t>Carrier infrastructure</w:t>
            </w:r>
          </w:p>
        </w:tc>
      </w:tr>
    </w:tbl>
    <w:p w14:paraId="7CF76F03" w14:textId="77777777" w:rsidR="00E013D0" w:rsidRDefault="00E013D0" w:rsidP="00E013D0">
      <w:pPr>
        <w:ind w:left="360"/>
      </w:pPr>
    </w:p>
    <w:p w14:paraId="3B6AC432" w14:textId="77777777" w:rsidR="00E013D0" w:rsidRDefault="00DF1EDC" w:rsidP="008D240F">
      <w:pPr>
        <w:pStyle w:val="Heading4"/>
      </w:pPr>
      <w:r>
        <w:t>WFHSv2-UC-REQ-281873/A-Customer purchases data/activates free trial period through connected device</w:t>
      </w:r>
    </w:p>
    <w:p w14:paraId="09F5809E"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55759427"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53E7B2"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6FEC5747" w14:textId="77777777" w:rsidR="00E013D0" w:rsidRPr="00AD1D39" w:rsidRDefault="00DF1EDC" w:rsidP="00E013D0">
            <w:r w:rsidRPr="00AD1D39">
              <w:t>User</w:t>
            </w:r>
          </w:p>
          <w:p w14:paraId="58DD20CC" w14:textId="77777777" w:rsidR="00E013D0" w:rsidRDefault="00DF1EDC" w:rsidP="00E013D0">
            <w:r>
              <w:t>System</w:t>
            </w:r>
          </w:p>
          <w:p w14:paraId="3640226E" w14:textId="77777777" w:rsidR="00E013D0" w:rsidRPr="00AD1D39" w:rsidRDefault="00DF1EDC" w:rsidP="00E013D0">
            <w:r>
              <w:t>Cell phone</w:t>
            </w:r>
          </w:p>
        </w:tc>
      </w:tr>
      <w:tr w:rsidR="00E013D0" w:rsidRPr="00AD1D39" w14:paraId="6BBFCA4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C16CDE"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097A4C2E" w14:textId="77777777" w:rsidR="00E013D0" w:rsidRDefault="00DF1EDC" w:rsidP="00E013D0">
            <w:r>
              <w:t xml:space="preserve">Vehicle’s hotspot is not tied to a data plan </w:t>
            </w:r>
          </w:p>
          <w:p w14:paraId="33C937C9" w14:textId="77777777" w:rsidR="00E013D0" w:rsidRDefault="00DF1EDC" w:rsidP="00E013D0">
            <w:r>
              <w:t>Hotspot On</w:t>
            </w:r>
          </w:p>
          <w:p w14:paraId="496DE0E7" w14:textId="77777777" w:rsidR="00E013D0" w:rsidRDefault="00DF1EDC" w:rsidP="00E013D0">
            <w:r>
              <w:t>Device is connected to the hotspot</w:t>
            </w:r>
          </w:p>
          <w:p w14:paraId="1759D151" w14:textId="77777777" w:rsidR="00E013D0" w:rsidRPr="00AD1D39" w:rsidRDefault="00DF1EDC" w:rsidP="00E013D0">
            <w:r>
              <w:t xml:space="preserve">Customer </w:t>
            </w:r>
            <w:r w:rsidRPr="00E450D7">
              <w:rPr>
                <w:b/>
              </w:rPr>
              <w:t>may or may not</w:t>
            </w:r>
            <w:r>
              <w:t xml:space="preserve"> have created a mobile app account and authorized the vehicle</w:t>
            </w:r>
          </w:p>
        </w:tc>
      </w:tr>
      <w:tr w:rsidR="00E013D0" w:rsidRPr="00AD1D39" w14:paraId="25B7083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BF9B99"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4CC11107" w14:textId="77777777" w:rsidR="00E013D0" w:rsidRPr="00AD1D39" w:rsidRDefault="00DF1EDC" w:rsidP="00E013D0">
            <w:pPr>
              <w:autoSpaceDE w:val="0"/>
              <w:autoSpaceDN w:val="0"/>
              <w:adjustRightInd w:val="0"/>
            </w:pPr>
            <w:r>
              <w:t xml:space="preserve">User accesses the internet browser and is re-directed to the carrier’s landing page where the customer activates the trial period/purchases data by agreeing to a set of Terms and Conditions. The vehicle occupant is not required to identify their vehicle. </w:t>
            </w:r>
          </w:p>
        </w:tc>
      </w:tr>
      <w:tr w:rsidR="00E013D0" w:rsidRPr="00AD1D39" w14:paraId="40407E4D"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C31B8A"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4D047D1C" w14:textId="77777777" w:rsidR="00E013D0" w:rsidRPr="00AD1D39" w:rsidRDefault="00DF1EDC" w:rsidP="00E013D0">
            <w:pPr>
              <w:autoSpaceDE w:val="0"/>
              <w:autoSpaceDN w:val="0"/>
              <w:adjustRightInd w:val="0"/>
              <w:spacing w:line="288" w:lineRule="auto"/>
            </w:pPr>
            <w:r>
              <w:t>The user may browse the internet/stream data</w:t>
            </w:r>
          </w:p>
        </w:tc>
      </w:tr>
      <w:tr w:rsidR="00E013D0" w:rsidRPr="00AD1D39" w14:paraId="2149B5CE"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A35BB"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252BEDAC" w14:textId="77777777" w:rsidR="00E013D0" w:rsidRPr="00AD1D39" w:rsidRDefault="00DF1EDC" w:rsidP="00E013D0">
            <w:r>
              <w:t>E10 Carrier did not add data to the vehicle hotspot</w:t>
            </w:r>
          </w:p>
        </w:tc>
      </w:tr>
      <w:tr w:rsidR="00E013D0" w:rsidRPr="00AD1D39" w14:paraId="01CC3ED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D05CE8"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0B88E52F" w14:textId="77777777" w:rsidR="00E013D0" w:rsidRDefault="00DF1EDC" w:rsidP="00E013D0">
            <w:r>
              <w:t>W</w:t>
            </w:r>
            <w:r w:rsidRPr="00004C78">
              <w:t>ifiHotspotServer</w:t>
            </w:r>
            <w:r>
              <w:t xml:space="preserve"> </w:t>
            </w:r>
          </w:p>
          <w:p w14:paraId="1DCCF8B2" w14:textId="77777777" w:rsidR="00E013D0" w:rsidRDefault="00DF1EDC" w:rsidP="00E013D0">
            <w:r>
              <w:t>Carrier infrastructure</w:t>
            </w:r>
          </w:p>
          <w:p w14:paraId="5B6D761E" w14:textId="77777777" w:rsidR="00E013D0" w:rsidRDefault="00DF1EDC" w:rsidP="00E013D0">
            <w:r>
              <w:t>Ford Infrastructure</w:t>
            </w:r>
          </w:p>
          <w:p w14:paraId="1159323F" w14:textId="77777777" w:rsidR="00E013D0" w:rsidRDefault="00DF1EDC" w:rsidP="00E013D0">
            <w:r w:rsidRPr="00004C78">
              <w:t>WifiHotspotOnBoardClient</w:t>
            </w:r>
          </w:p>
          <w:p w14:paraId="25E94A18" w14:textId="77777777" w:rsidR="00E013D0" w:rsidRPr="00AD1D39" w:rsidRDefault="00DF1EDC" w:rsidP="00E013D0">
            <w:r>
              <w:t>CAN</w:t>
            </w:r>
          </w:p>
        </w:tc>
      </w:tr>
    </w:tbl>
    <w:p w14:paraId="13932921" w14:textId="77777777" w:rsidR="00E013D0" w:rsidRDefault="00E013D0" w:rsidP="00E013D0">
      <w:pPr>
        <w:ind w:left="360"/>
      </w:pPr>
    </w:p>
    <w:p w14:paraId="0F9D8FDD" w14:textId="77777777" w:rsidR="00E013D0" w:rsidRDefault="00DF1EDC" w:rsidP="008D240F">
      <w:pPr>
        <w:pStyle w:val="Heading4"/>
      </w:pPr>
      <w:r>
        <w:t>WFHSv1-UC-REQ-191962/A-E10 Carrier did not add data to the Wi-Fi Hotspot</w:t>
      </w:r>
    </w:p>
    <w:p w14:paraId="2AA4D698"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D1D39" w14:paraId="6701854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C95FBC" w14:textId="77777777" w:rsidR="00E013D0" w:rsidRPr="00AD1D39" w:rsidRDefault="00DF1EDC" w:rsidP="00E013D0">
            <w:pPr>
              <w:rPr>
                <w:b/>
              </w:rPr>
            </w:pPr>
            <w:r w:rsidRPr="00AD1D39">
              <w:rPr>
                <w:b/>
              </w:rPr>
              <w:t>Actors</w:t>
            </w:r>
          </w:p>
        </w:tc>
        <w:tc>
          <w:tcPr>
            <w:tcW w:w="7666" w:type="dxa"/>
            <w:tcBorders>
              <w:top w:val="single" w:sz="4" w:space="0" w:color="auto"/>
              <w:left w:val="single" w:sz="4" w:space="0" w:color="auto"/>
              <w:bottom w:val="single" w:sz="4" w:space="0" w:color="auto"/>
              <w:right w:val="single" w:sz="4" w:space="0" w:color="auto"/>
            </w:tcBorders>
          </w:tcPr>
          <w:p w14:paraId="186A72F6" w14:textId="77777777" w:rsidR="00E013D0" w:rsidRPr="00AD1D39" w:rsidRDefault="00DF1EDC" w:rsidP="00E013D0">
            <w:r w:rsidRPr="00AD1D39">
              <w:t>User</w:t>
            </w:r>
          </w:p>
          <w:p w14:paraId="46C8FBAB" w14:textId="77777777" w:rsidR="00E013D0" w:rsidRDefault="00DF1EDC" w:rsidP="00E013D0">
            <w:r>
              <w:t>System</w:t>
            </w:r>
          </w:p>
          <w:p w14:paraId="276BA0B8" w14:textId="77777777" w:rsidR="00E013D0" w:rsidRPr="00AD1D39" w:rsidRDefault="00DF1EDC" w:rsidP="00E013D0">
            <w:r>
              <w:t>Cell phone</w:t>
            </w:r>
          </w:p>
        </w:tc>
      </w:tr>
      <w:tr w:rsidR="00E013D0" w:rsidRPr="00AD1D39" w14:paraId="70D7AEF1"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62540D" w14:textId="77777777" w:rsidR="00E013D0" w:rsidRPr="00AD1D39" w:rsidRDefault="00DF1EDC" w:rsidP="00E013D0">
            <w:pPr>
              <w:rPr>
                <w:b/>
              </w:rPr>
            </w:pPr>
            <w:r w:rsidRPr="00AD1D39">
              <w:rPr>
                <w:b/>
              </w:rPr>
              <w:t>Pre-conditions</w:t>
            </w:r>
          </w:p>
        </w:tc>
        <w:tc>
          <w:tcPr>
            <w:tcW w:w="7666" w:type="dxa"/>
            <w:tcBorders>
              <w:top w:val="single" w:sz="4" w:space="0" w:color="auto"/>
              <w:left w:val="single" w:sz="4" w:space="0" w:color="auto"/>
              <w:bottom w:val="single" w:sz="4" w:space="0" w:color="auto"/>
              <w:right w:val="single" w:sz="4" w:space="0" w:color="auto"/>
            </w:tcBorders>
          </w:tcPr>
          <w:p w14:paraId="173F421A" w14:textId="77777777" w:rsidR="00E013D0" w:rsidRPr="00AD1D39" w:rsidRDefault="00DF1EDC" w:rsidP="00E013D0">
            <w:r>
              <w:t>Same as normal use case</w:t>
            </w:r>
          </w:p>
        </w:tc>
      </w:tr>
      <w:tr w:rsidR="00E013D0" w:rsidRPr="00AD1D39" w14:paraId="6F2CA60B"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5F490A" w14:textId="77777777" w:rsidR="00E013D0" w:rsidRPr="00AD1D39" w:rsidRDefault="00DF1EDC" w:rsidP="00E013D0">
            <w:pPr>
              <w:rPr>
                <w:b/>
              </w:rPr>
            </w:pPr>
            <w:r w:rsidRPr="00AD1D39">
              <w:rPr>
                <w:b/>
              </w:rPr>
              <w:t>Scenario Description</w:t>
            </w:r>
          </w:p>
        </w:tc>
        <w:tc>
          <w:tcPr>
            <w:tcW w:w="7666" w:type="dxa"/>
            <w:tcBorders>
              <w:top w:val="single" w:sz="4" w:space="0" w:color="auto"/>
              <w:left w:val="single" w:sz="4" w:space="0" w:color="auto"/>
              <w:bottom w:val="single" w:sz="4" w:space="0" w:color="auto"/>
              <w:right w:val="single" w:sz="4" w:space="0" w:color="auto"/>
            </w:tcBorders>
          </w:tcPr>
          <w:p w14:paraId="6B81D747" w14:textId="77777777" w:rsidR="00E013D0" w:rsidRPr="00AD1D39" w:rsidRDefault="00DF1EDC" w:rsidP="00E013D0">
            <w:pPr>
              <w:autoSpaceDE w:val="0"/>
              <w:autoSpaceDN w:val="0"/>
              <w:adjustRightInd w:val="0"/>
            </w:pPr>
            <w:r>
              <w:t>User purchases more data for the hotspot or activates the free trial period but the carrier did not process the request correctly</w:t>
            </w:r>
          </w:p>
        </w:tc>
      </w:tr>
      <w:tr w:rsidR="00E013D0" w:rsidRPr="00AD1D39" w14:paraId="01BBBA4E"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EAD987" w14:textId="77777777" w:rsidR="00E013D0" w:rsidRPr="00AD1D39" w:rsidRDefault="00DF1EDC" w:rsidP="00E013D0">
            <w:pPr>
              <w:rPr>
                <w:b/>
              </w:rPr>
            </w:pPr>
            <w:r w:rsidRPr="00AD1D39">
              <w:rPr>
                <w:b/>
              </w:rPr>
              <w:t>Post-conditions</w:t>
            </w:r>
          </w:p>
        </w:tc>
        <w:tc>
          <w:tcPr>
            <w:tcW w:w="7666" w:type="dxa"/>
            <w:tcBorders>
              <w:top w:val="single" w:sz="4" w:space="0" w:color="auto"/>
              <w:left w:val="single" w:sz="4" w:space="0" w:color="auto"/>
              <w:bottom w:val="single" w:sz="4" w:space="0" w:color="auto"/>
              <w:right w:val="single" w:sz="4" w:space="0" w:color="auto"/>
            </w:tcBorders>
          </w:tcPr>
          <w:p w14:paraId="32A7C851" w14:textId="77777777" w:rsidR="00E013D0" w:rsidRDefault="00DF1EDC" w:rsidP="00E013D0">
            <w:pPr>
              <w:autoSpaceDE w:val="0"/>
              <w:autoSpaceDN w:val="0"/>
              <w:adjustRightInd w:val="0"/>
              <w:spacing w:line="288" w:lineRule="auto"/>
            </w:pPr>
            <w:r>
              <w:t>No data can be streamed through the hotspot</w:t>
            </w:r>
          </w:p>
          <w:p w14:paraId="69BC8EB6" w14:textId="77777777" w:rsidR="00E013D0" w:rsidRPr="00AD1D39" w:rsidRDefault="00DF1EDC" w:rsidP="00E013D0">
            <w:pPr>
              <w:autoSpaceDE w:val="0"/>
              <w:autoSpaceDN w:val="0"/>
              <w:adjustRightInd w:val="0"/>
              <w:spacing w:line="288" w:lineRule="auto"/>
            </w:pPr>
            <w:r>
              <w:t xml:space="preserve">User is redirected to a landing page  </w:t>
            </w:r>
          </w:p>
        </w:tc>
      </w:tr>
      <w:tr w:rsidR="00E013D0" w:rsidRPr="00AD1D39" w14:paraId="3938742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E7022D" w14:textId="77777777" w:rsidR="00E013D0" w:rsidRPr="00AD1D39" w:rsidRDefault="00DF1EDC" w:rsidP="00E013D0">
            <w:pPr>
              <w:rPr>
                <w:b/>
              </w:rPr>
            </w:pPr>
            <w:r w:rsidRPr="00AD1D39">
              <w:rPr>
                <w:b/>
              </w:rPr>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4E4B48E6" w14:textId="77777777" w:rsidR="00E013D0" w:rsidRPr="00AD1D39" w:rsidRDefault="00E013D0" w:rsidP="00E013D0"/>
        </w:tc>
      </w:tr>
      <w:tr w:rsidR="00E013D0" w:rsidRPr="00AD1D39" w14:paraId="2B7A382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CCB26B" w14:textId="77777777" w:rsidR="00E013D0" w:rsidRPr="00AD1D39" w:rsidRDefault="00DF1EDC" w:rsidP="00E013D0">
            <w:pPr>
              <w:rPr>
                <w:b/>
              </w:rPr>
            </w:pPr>
            <w:r w:rsidRPr="00AD1D39">
              <w:rPr>
                <w:b/>
              </w:rPr>
              <w:t>Interfaces</w:t>
            </w:r>
          </w:p>
        </w:tc>
        <w:tc>
          <w:tcPr>
            <w:tcW w:w="7666" w:type="dxa"/>
            <w:tcBorders>
              <w:top w:val="single" w:sz="4" w:space="0" w:color="auto"/>
              <w:left w:val="single" w:sz="4" w:space="0" w:color="auto"/>
              <w:bottom w:val="single" w:sz="4" w:space="0" w:color="auto"/>
              <w:right w:val="single" w:sz="4" w:space="0" w:color="auto"/>
            </w:tcBorders>
          </w:tcPr>
          <w:p w14:paraId="58E579D4" w14:textId="77777777" w:rsidR="00E013D0" w:rsidRPr="00AD1D39" w:rsidRDefault="00DF1EDC" w:rsidP="00E013D0">
            <w:r>
              <w:t>WifiHotspotServer</w:t>
            </w:r>
          </w:p>
          <w:p w14:paraId="767F9460" w14:textId="77777777" w:rsidR="00E013D0" w:rsidRPr="00AD1D39" w:rsidRDefault="00DF1EDC" w:rsidP="00E013D0">
            <w:r w:rsidRPr="00946603">
              <w:t>WifiHotspotOnBoardClient</w:t>
            </w:r>
          </w:p>
          <w:p w14:paraId="176C2954" w14:textId="77777777" w:rsidR="00E013D0" w:rsidRPr="00AD1D39" w:rsidRDefault="00DF1EDC" w:rsidP="00E013D0">
            <w:r w:rsidRPr="00AD1D39">
              <w:t>CAN</w:t>
            </w:r>
          </w:p>
        </w:tc>
      </w:tr>
    </w:tbl>
    <w:p w14:paraId="0AC8482C" w14:textId="77777777" w:rsidR="00E013D0" w:rsidRDefault="00E013D0" w:rsidP="00E013D0">
      <w:pPr>
        <w:ind w:left="360"/>
      </w:pPr>
    </w:p>
    <w:p w14:paraId="40856EF7" w14:textId="77777777" w:rsidR="00E013D0" w:rsidRDefault="00DF1EDC" w:rsidP="008D240F">
      <w:pPr>
        <w:pStyle w:val="Heading4"/>
      </w:pPr>
      <w:r>
        <w:t>WFHSv2-UC-REQ-281866/A-User accesses the mobile app while vehicle is not authorized</w:t>
      </w:r>
    </w:p>
    <w:p w14:paraId="59FECF4C"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865C0A" w14:paraId="11EED2DD"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638116" w14:textId="77777777" w:rsidR="00E013D0" w:rsidRPr="00865C0A" w:rsidRDefault="00DF1EDC">
            <w:pPr>
              <w:spacing w:line="276" w:lineRule="auto"/>
              <w:rPr>
                <w:rFonts w:cs="Arial"/>
                <w:b/>
              </w:rPr>
            </w:pPr>
            <w:r w:rsidRPr="00865C0A">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75BE0BD" w14:textId="77777777" w:rsidR="00E013D0" w:rsidRPr="00865C0A" w:rsidRDefault="00DF1EDC">
            <w:pPr>
              <w:spacing w:line="276" w:lineRule="auto"/>
              <w:rPr>
                <w:rFonts w:cs="Arial"/>
              </w:rPr>
            </w:pPr>
            <w:r w:rsidRPr="00865C0A">
              <w:rPr>
                <w:rFonts w:cs="Arial"/>
              </w:rPr>
              <w:t>User</w:t>
            </w:r>
          </w:p>
          <w:p w14:paraId="2AC991E5" w14:textId="77777777" w:rsidR="00E013D0" w:rsidRPr="00865C0A" w:rsidRDefault="00DF1EDC">
            <w:pPr>
              <w:spacing w:line="276" w:lineRule="auto"/>
              <w:rPr>
                <w:rFonts w:cs="Arial"/>
              </w:rPr>
            </w:pPr>
            <w:r w:rsidRPr="00865C0A">
              <w:rPr>
                <w:rFonts w:cs="Arial"/>
              </w:rPr>
              <w:t xml:space="preserve">System </w:t>
            </w:r>
          </w:p>
        </w:tc>
      </w:tr>
      <w:tr w:rsidR="00E013D0" w:rsidRPr="00865C0A" w14:paraId="58E3D8C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1C2581" w14:textId="77777777" w:rsidR="00E013D0" w:rsidRPr="00865C0A" w:rsidRDefault="00DF1EDC">
            <w:pPr>
              <w:spacing w:line="276" w:lineRule="auto"/>
              <w:rPr>
                <w:rFonts w:cs="Arial"/>
                <w:b/>
              </w:rPr>
            </w:pPr>
            <w:r w:rsidRPr="00865C0A">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CD788B3" w14:textId="77777777" w:rsidR="00E013D0" w:rsidRPr="00865C0A" w:rsidRDefault="00DF1EDC">
            <w:pPr>
              <w:spacing w:line="276" w:lineRule="auto"/>
              <w:rPr>
                <w:rFonts w:cs="Arial"/>
              </w:rPr>
            </w:pPr>
            <w:r>
              <w:rPr>
                <w:rFonts w:cs="Arial"/>
              </w:rPr>
              <w:t xml:space="preserve">Vehicle </w:t>
            </w:r>
            <w:r w:rsidRPr="00865C0A">
              <w:rPr>
                <w:rFonts w:cs="Arial"/>
              </w:rPr>
              <w:t>is NOT authorized</w:t>
            </w:r>
          </w:p>
          <w:p w14:paraId="53A415C4" w14:textId="77777777" w:rsidR="00E013D0" w:rsidRPr="00865C0A" w:rsidRDefault="00DF1EDC">
            <w:pPr>
              <w:spacing w:line="276" w:lineRule="auto"/>
              <w:rPr>
                <w:rFonts w:cs="Arial"/>
              </w:rPr>
            </w:pPr>
            <w:r w:rsidRPr="00865C0A">
              <w:rPr>
                <w:rFonts w:cs="Arial"/>
              </w:rPr>
              <w:t>User has downloaded the Ford/Lincoln Owner App, created an account and associated a VIN to the account</w:t>
            </w:r>
          </w:p>
        </w:tc>
      </w:tr>
      <w:tr w:rsidR="00E013D0" w:rsidRPr="00865C0A" w14:paraId="17F8C25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FFCBDE" w14:textId="77777777" w:rsidR="00E013D0" w:rsidRPr="00865C0A" w:rsidRDefault="00DF1EDC">
            <w:pPr>
              <w:spacing w:line="276" w:lineRule="auto"/>
              <w:rPr>
                <w:rFonts w:cs="Arial"/>
                <w:b/>
              </w:rPr>
            </w:pPr>
            <w:r w:rsidRPr="00865C0A">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B3CD65E" w14:textId="77777777" w:rsidR="00E013D0" w:rsidRPr="00865C0A" w:rsidRDefault="00DF1EDC">
            <w:pPr>
              <w:autoSpaceDE w:val="0"/>
              <w:autoSpaceDN w:val="0"/>
              <w:adjustRightInd w:val="0"/>
              <w:spacing w:line="276" w:lineRule="auto"/>
              <w:rPr>
                <w:rFonts w:cs="Arial"/>
              </w:rPr>
            </w:pPr>
            <w:r w:rsidRPr="00865C0A">
              <w:rPr>
                <w:rFonts w:cs="Arial"/>
              </w:rPr>
              <w:t>User access the mobile app screen</w:t>
            </w:r>
          </w:p>
        </w:tc>
      </w:tr>
      <w:tr w:rsidR="00E013D0" w:rsidRPr="00865C0A" w14:paraId="44AC49D1"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45717B" w14:textId="77777777" w:rsidR="00E013D0" w:rsidRPr="00865C0A" w:rsidRDefault="00DF1EDC">
            <w:pPr>
              <w:spacing w:line="276" w:lineRule="auto"/>
              <w:rPr>
                <w:rFonts w:cs="Arial"/>
                <w:b/>
              </w:rPr>
            </w:pPr>
            <w:r w:rsidRPr="00865C0A">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C1F53A7" w14:textId="77777777" w:rsidR="00E013D0" w:rsidRPr="00865C0A" w:rsidRDefault="00DF1EDC">
            <w:pPr>
              <w:autoSpaceDE w:val="0"/>
              <w:autoSpaceDN w:val="0"/>
              <w:adjustRightInd w:val="0"/>
              <w:spacing w:line="276" w:lineRule="auto"/>
              <w:rPr>
                <w:rFonts w:cs="Arial"/>
              </w:rPr>
            </w:pPr>
            <w:r w:rsidRPr="00865C0A">
              <w:rPr>
                <w:rFonts w:cs="Arial"/>
              </w:rPr>
              <w:t>No Wi-Fi Hotspot data usage information is displayed in the mobile app</w:t>
            </w:r>
          </w:p>
          <w:p w14:paraId="48D8EA96" w14:textId="77777777" w:rsidR="00E013D0" w:rsidRPr="00865C0A" w:rsidRDefault="00DF1EDC">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00E013D0" w:rsidRPr="00865C0A" w14:paraId="4E44016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98C227" w14:textId="77777777" w:rsidR="00E013D0" w:rsidRPr="00865C0A" w:rsidRDefault="00DF1EDC">
            <w:pPr>
              <w:spacing w:line="276" w:lineRule="auto"/>
              <w:rPr>
                <w:rFonts w:cs="Arial"/>
                <w:b/>
              </w:rPr>
            </w:pPr>
            <w:r w:rsidRPr="00865C0A">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F5D02E0" w14:textId="77777777" w:rsidR="00E013D0" w:rsidRPr="00865C0A" w:rsidRDefault="00E013D0">
            <w:pPr>
              <w:spacing w:line="276" w:lineRule="auto"/>
              <w:rPr>
                <w:rFonts w:eastAsiaTheme="minorEastAsia" w:cs="Arial"/>
              </w:rPr>
            </w:pPr>
          </w:p>
        </w:tc>
      </w:tr>
      <w:tr w:rsidR="00E013D0" w:rsidRPr="00865C0A" w14:paraId="7AFDAF3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F67E79" w14:textId="77777777" w:rsidR="00E013D0" w:rsidRPr="00865C0A" w:rsidRDefault="00DF1EDC">
            <w:pPr>
              <w:spacing w:line="276" w:lineRule="auto"/>
              <w:rPr>
                <w:rFonts w:cs="Arial"/>
                <w:b/>
              </w:rPr>
            </w:pPr>
            <w:r w:rsidRPr="00865C0A">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85EA853" w14:textId="77777777" w:rsidR="00E013D0" w:rsidRPr="00865C0A" w:rsidRDefault="00DF1EDC">
            <w:pPr>
              <w:spacing w:line="276" w:lineRule="auto"/>
              <w:rPr>
                <w:rFonts w:cs="Arial"/>
              </w:rPr>
            </w:pPr>
            <w:r w:rsidRPr="00865C0A">
              <w:rPr>
                <w:rFonts w:cs="Arial"/>
              </w:rPr>
              <w:t>WifiHotspotOffBoardClient</w:t>
            </w:r>
          </w:p>
          <w:p w14:paraId="326C2CC1" w14:textId="77777777" w:rsidR="00E013D0" w:rsidRPr="00865C0A" w:rsidRDefault="00DF1EDC">
            <w:pPr>
              <w:spacing w:line="276" w:lineRule="auto"/>
              <w:rPr>
                <w:rFonts w:cs="Arial"/>
              </w:rPr>
            </w:pPr>
            <w:r w:rsidRPr="00865C0A">
              <w:rPr>
                <w:rFonts w:cs="Arial"/>
              </w:rPr>
              <w:t>Mobile app</w:t>
            </w:r>
          </w:p>
        </w:tc>
      </w:tr>
    </w:tbl>
    <w:p w14:paraId="7137DFA4" w14:textId="77777777" w:rsidR="00E013D0" w:rsidRDefault="00E013D0"/>
    <w:p w14:paraId="078B90CA" w14:textId="77777777" w:rsidR="00E013D0" w:rsidRDefault="00DF1EDC" w:rsidP="008D240F">
      <w:pPr>
        <w:pStyle w:val="Heading4"/>
      </w:pPr>
      <w:r>
        <w:t>WFHSv2-UC-REQ-281875/A-User accesses the landing page from the mobile app when vehicle is not authorized</w:t>
      </w:r>
    </w:p>
    <w:p w14:paraId="103E52C1"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06ED5B05"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F96086"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16F8C72E" w14:textId="77777777" w:rsidR="00E013D0" w:rsidRPr="00D04806" w:rsidRDefault="00DF1EDC" w:rsidP="00E013D0">
            <w:r w:rsidRPr="00D04806">
              <w:t>User</w:t>
            </w:r>
          </w:p>
          <w:p w14:paraId="60FDE2A9" w14:textId="77777777" w:rsidR="00E013D0" w:rsidRPr="00D04806" w:rsidRDefault="00DF1EDC" w:rsidP="00E013D0">
            <w:r>
              <w:t xml:space="preserve">System </w:t>
            </w:r>
          </w:p>
        </w:tc>
      </w:tr>
      <w:tr w:rsidR="00E013D0" w:rsidRPr="00D04806" w14:paraId="5793F6D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C97853"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7E19FA1D" w14:textId="77777777" w:rsidR="00E013D0" w:rsidRDefault="00DF1EDC" w:rsidP="00E013D0">
            <w:r>
              <w:rPr>
                <w:rFonts w:cs="Arial"/>
              </w:rPr>
              <w:t xml:space="preserve">Vehicle </w:t>
            </w:r>
            <w:r>
              <w:t>is NOT authorized</w:t>
            </w:r>
          </w:p>
          <w:p w14:paraId="459D354D" w14:textId="77777777" w:rsidR="00E013D0" w:rsidRDefault="00DF1EDC" w:rsidP="00E013D0">
            <w:r>
              <w:t>Vehicle is a NA or China variant</w:t>
            </w:r>
          </w:p>
          <w:p w14:paraId="3B12B419" w14:textId="77777777" w:rsidR="00E013D0" w:rsidRPr="00D04806" w:rsidRDefault="00DF1EDC" w:rsidP="00E013D0">
            <w:r>
              <w:t>User has downloaded the Ford/Lincoln Owner App, created an account and associated a VIN to the account</w:t>
            </w:r>
          </w:p>
        </w:tc>
      </w:tr>
      <w:tr w:rsidR="00E013D0" w:rsidRPr="00D04806" w14:paraId="25082BC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71E5E1"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68CDD07" w14:textId="77777777" w:rsidR="00E013D0" w:rsidRPr="00D04806" w:rsidRDefault="00DF1EDC" w:rsidP="00E013D0">
            <w:pPr>
              <w:autoSpaceDE w:val="0"/>
              <w:autoSpaceDN w:val="0"/>
              <w:adjustRightInd w:val="0"/>
            </w:pPr>
            <w:r>
              <w:t>User clicks on the landing page link</w:t>
            </w:r>
          </w:p>
        </w:tc>
      </w:tr>
      <w:tr w:rsidR="00E013D0" w:rsidRPr="00D04806" w14:paraId="362B09F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849A7B"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B274012" w14:textId="77777777" w:rsidR="00E013D0" w:rsidRDefault="00DF1EDC" w:rsidP="00E013D0">
            <w:pPr>
              <w:autoSpaceDE w:val="0"/>
              <w:autoSpaceDN w:val="0"/>
              <w:adjustRightInd w:val="0"/>
            </w:pPr>
            <w:r>
              <w:t>The user’s device re-directs them to the landing page</w:t>
            </w:r>
          </w:p>
          <w:p w14:paraId="7BD1AEC7" w14:textId="77777777" w:rsidR="00E013D0" w:rsidRPr="00D04806" w:rsidRDefault="00DF1EDC" w:rsidP="00E013D0">
            <w:pPr>
              <w:autoSpaceDE w:val="0"/>
              <w:autoSpaceDN w:val="0"/>
              <w:adjustRightInd w:val="0"/>
            </w:pPr>
            <w:r>
              <w:t>Customer does not need to enter VIN.</w:t>
            </w:r>
          </w:p>
        </w:tc>
      </w:tr>
      <w:tr w:rsidR="00E013D0" w:rsidRPr="00D04806" w14:paraId="28914C07"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2B3F4C"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12282147" w14:textId="77777777" w:rsidR="00E013D0" w:rsidRPr="00D04806" w:rsidRDefault="00E013D0" w:rsidP="00E013D0"/>
        </w:tc>
      </w:tr>
      <w:tr w:rsidR="00E013D0" w:rsidRPr="00D04806" w14:paraId="01E55372"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1E7AF6"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1602813" w14:textId="77777777" w:rsidR="00E013D0" w:rsidRDefault="00DF1EDC" w:rsidP="00E013D0">
            <w:r>
              <w:t>Mobile app</w:t>
            </w:r>
          </w:p>
          <w:p w14:paraId="70EE52A4" w14:textId="77777777" w:rsidR="00E013D0" w:rsidRPr="00D04806" w:rsidRDefault="00DF1EDC" w:rsidP="00E013D0">
            <w:r>
              <w:t>Landing page</w:t>
            </w:r>
          </w:p>
        </w:tc>
      </w:tr>
    </w:tbl>
    <w:p w14:paraId="55BEE540" w14:textId="77777777" w:rsidR="00E013D0" w:rsidRDefault="00E013D0"/>
    <w:p w14:paraId="176DA1DF" w14:textId="77777777" w:rsidR="00E013D0" w:rsidRDefault="00DF1EDC" w:rsidP="008D240F">
      <w:pPr>
        <w:pStyle w:val="Heading4"/>
      </w:pPr>
      <w:r>
        <w:t>WFHSv2-UC-REQ-281876/A-User accesses the landing page from the mobile app when vehicle is authorized</w:t>
      </w:r>
    </w:p>
    <w:p w14:paraId="63E7956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D04806" w14:paraId="2D3565DD"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5C068F" w14:textId="77777777" w:rsidR="00E013D0" w:rsidRPr="00D04806" w:rsidRDefault="00DF1EDC" w:rsidP="00E013D0">
            <w:pPr>
              <w:rPr>
                <w:b/>
              </w:rPr>
            </w:pPr>
            <w:r w:rsidRPr="00D04806">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537469E0" w14:textId="77777777" w:rsidR="00E013D0" w:rsidRPr="00D04806" w:rsidRDefault="00DF1EDC" w:rsidP="00E013D0">
            <w:r w:rsidRPr="00D04806">
              <w:t>User</w:t>
            </w:r>
          </w:p>
          <w:p w14:paraId="340E8C9E" w14:textId="77777777" w:rsidR="00E013D0" w:rsidRPr="00D04806" w:rsidRDefault="00DF1EDC" w:rsidP="00E013D0">
            <w:r>
              <w:t xml:space="preserve">System </w:t>
            </w:r>
          </w:p>
        </w:tc>
      </w:tr>
      <w:tr w:rsidR="00E013D0" w:rsidRPr="00D04806" w14:paraId="431AC63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91884D" w14:textId="77777777" w:rsidR="00E013D0" w:rsidRPr="00D04806" w:rsidRDefault="00DF1EDC" w:rsidP="00E013D0">
            <w:pPr>
              <w:rPr>
                <w:b/>
              </w:rPr>
            </w:pPr>
            <w:r w:rsidRPr="00D04806">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E26FAF2" w14:textId="77777777" w:rsidR="00E013D0" w:rsidRDefault="00DF1EDC" w:rsidP="00E013D0">
            <w:r>
              <w:rPr>
                <w:rFonts w:cs="Arial"/>
              </w:rPr>
              <w:t xml:space="preserve">Vehicle </w:t>
            </w:r>
            <w:r>
              <w:t>is authorized</w:t>
            </w:r>
          </w:p>
          <w:p w14:paraId="0875CAE4" w14:textId="77777777" w:rsidR="00E013D0" w:rsidRDefault="00DF1EDC" w:rsidP="00E013D0">
            <w:r>
              <w:t>User has downloaded the Ford/Lincoln Owner App, created an account and associated a VIN to the account</w:t>
            </w:r>
          </w:p>
          <w:p w14:paraId="29F5506A" w14:textId="77777777" w:rsidR="00E013D0" w:rsidRPr="00D04806" w:rsidRDefault="00DF1EDC" w:rsidP="00E013D0">
            <w:r>
              <w:t xml:space="preserve">Vehicle is a NA or China variant. </w:t>
            </w:r>
          </w:p>
        </w:tc>
      </w:tr>
      <w:tr w:rsidR="00E013D0" w:rsidRPr="00D04806" w14:paraId="204210CA"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328E9B" w14:textId="77777777" w:rsidR="00E013D0" w:rsidRPr="00D04806" w:rsidRDefault="00DF1EDC" w:rsidP="00E013D0">
            <w:pPr>
              <w:rPr>
                <w:b/>
              </w:rPr>
            </w:pPr>
            <w:r w:rsidRPr="00D04806">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F95C8B8" w14:textId="77777777" w:rsidR="00E013D0" w:rsidRPr="00D04806" w:rsidRDefault="00DF1EDC" w:rsidP="00E013D0">
            <w:pPr>
              <w:autoSpaceDE w:val="0"/>
              <w:autoSpaceDN w:val="0"/>
              <w:adjustRightInd w:val="0"/>
            </w:pPr>
            <w:r>
              <w:t>User clicks on the landing page link</w:t>
            </w:r>
          </w:p>
        </w:tc>
      </w:tr>
      <w:tr w:rsidR="00E013D0" w:rsidRPr="00D04806" w14:paraId="094DDB63"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8AD5F9" w14:textId="77777777" w:rsidR="00E013D0" w:rsidRPr="00D04806" w:rsidRDefault="00DF1EDC" w:rsidP="00E013D0">
            <w:pPr>
              <w:rPr>
                <w:b/>
              </w:rPr>
            </w:pPr>
            <w:r w:rsidRPr="00D04806">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663F7AF6" w14:textId="77777777" w:rsidR="00E013D0" w:rsidRDefault="00DF1EDC" w:rsidP="00E013D0">
            <w:pPr>
              <w:autoSpaceDE w:val="0"/>
              <w:autoSpaceDN w:val="0"/>
              <w:adjustRightInd w:val="0"/>
            </w:pPr>
            <w:r>
              <w:t>The user’s device re-directs them to the landing page</w:t>
            </w:r>
          </w:p>
          <w:p w14:paraId="2C5D107A" w14:textId="77777777" w:rsidR="00E013D0" w:rsidRPr="00D04806" w:rsidRDefault="00DF1EDC" w:rsidP="00E013D0">
            <w:pPr>
              <w:autoSpaceDE w:val="0"/>
              <w:autoSpaceDN w:val="0"/>
              <w:adjustRightInd w:val="0"/>
            </w:pPr>
            <w:r>
              <w:t xml:space="preserve">Some customer information, including VIN, is pre-populated in the customer information fields </w:t>
            </w:r>
          </w:p>
        </w:tc>
      </w:tr>
      <w:tr w:rsidR="00E013D0" w:rsidRPr="00D04806" w14:paraId="030EC0C4"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E607E3" w14:textId="77777777" w:rsidR="00E013D0" w:rsidRPr="00D04806" w:rsidRDefault="00DF1EDC" w:rsidP="00E013D0">
            <w:pPr>
              <w:rPr>
                <w:b/>
              </w:rPr>
            </w:pPr>
            <w:r w:rsidRPr="00D04806">
              <w:rPr>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5C9354E" w14:textId="77777777" w:rsidR="00E013D0" w:rsidRPr="00D04806" w:rsidRDefault="00E013D0" w:rsidP="00E013D0"/>
        </w:tc>
      </w:tr>
      <w:tr w:rsidR="00E013D0" w:rsidRPr="00D04806" w14:paraId="07FA486C"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05C0FE" w14:textId="77777777" w:rsidR="00E013D0" w:rsidRPr="00D04806" w:rsidRDefault="00DF1EDC" w:rsidP="00E013D0">
            <w:pPr>
              <w:rPr>
                <w:b/>
              </w:rPr>
            </w:pPr>
            <w:r w:rsidRPr="00D04806">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FC9CD68" w14:textId="77777777" w:rsidR="00E013D0" w:rsidRDefault="00DF1EDC" w:rsidP="00E013D0">
            <w:r>
              <w:t>WifiHotspotOffBoardClient</w:t>
            </w:r>
          </w:p>
          <w:p w14:paraId="3BD9E64C" w14:textId="77777777" w:rsidR="00E013D0" w:rsidRDefault="00DF1EDC" w:rsidP="00E013D0">
            <w:r>
              <w:t xml:space="preserve">Carrier infrastructure </w:t>
            </w:r>
          </w:p>
          <w:p w14:paraId="3164D172" w14:textId="77777777" w:rsidR="00E013D0" w:rsidRDefault="00DF1EDC" w:rsidP="00E013D0">
            <w:r>
              <w:t>Mobile app</w:t>
            </w:r>
          </w:p>
          <w:p w14:paraId="03C3C21B" w14:textId="77777777" w:rsidR="00E013D0" w:rsidRPr="00D04806" w:rsidRDefault="00DF1EDC" w:rsidP="00E013D0">
            <w:r>
              <w:t>Landing page</w:t>
            </w:r>
          </w:p>
        </w:tc>
      </w:tr>
    </w:tbl>
    <w:p w14:paraId="27B91D12" w14:textId="77777777" w:rsidR="00E013D0" w:rsidRDefault="00E013D0"/>
    <w:p w14:paraId="039CFA1C" w14:textId="77777777" w:rsidR="00E013D0" w:rsidRDefault="00DF1EDC" w:rsidP="008D240F">
      <w:pPr>
        <w:pStyle w:val="Heading3"/>
      </w:pPr>
      <w:bookmarkStart w:id="113" w:name="_Toc14081939"/>
      <w:r>
        <w:t>White Box Views</w:t>
      </w:r>
      <w:bookmarkEnd w:id="113"/>
    </w:p>
    <w:p w14:paraId="3833AAFC" w14:textId="77777777" w:rsidR="00E013D0" w:rsidRDefault="00DF1EDC" w:rsidP="008D240F">
      <w:pPr>
        <w:pStyle w:val="Heading4"/>
      </w:pPr>
      <w:r>
        <w:t>Activity Diagrams</w:t>
      </w:r>
    </w:p>
    <w:p w14:paraId="313362D5" w14:textId="77777777" w:rsidR="00E013D0" w:rsidRDefault="00DF1EDC" w:rsidP="008D240F">
      <w:pPr>
        <w:pStyle w:val="Heading5"/>
      </w:pPr>
      <w:r>
        <w:t>WFHSv2-ACT-REQ-274809/A-Carrier Info Changes From Backend</w:t>
      </w:r>
    </w:p>
    <w:p w14:paraId="1B6364B1" w14:textId="77777777" w:rsidR="00E013D0" w:rsidRDefault="00DF1EDC" w:rsidP="008D240F">
      <w:pPr>
        <w:jc w:val="center"/>
        <w:rPr>
          <w:rFonts w:cs="Arial"/>
        </w:rPr>
      </w:pPr>
      <w:r w:rsidRPr="00E53B05">
        <w:rPr>
          <w:rFonts w:cs="Arial"/>
          <w:noProof/>
        </w:rPr>
        <w:drawing>
          <wp:inline distT="0" distB="0" distL="0" distR="0" wp14:anchorId="2340E5B5" wp14:editId="0BB91937">
            <wp:extent cx="5943600" cy="2763551"/>
            <wp:effectExtent l="0" t="0" r="0" b="0"/>
            <wp:docPr id="3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763551"/>
                    </a:xfrm>
                    <a:prstGeom prst="rect">
                      <a:avLst/>
                    </a:prstGeom>
                    <a:noFill/>
                    <a:ln>
                      <a:noFill/>
                    </a:ln>
                  </pic:spPr>
                </pic:pic>
              </a:graphicData>
            </a:graphic>
          </wp:inline>
        </w:drawing>
      </w:r>
    </w:p>
    <w:p w14:paraId="4F1A8F93" w14:textId="77777777" w:rsidR="00E013D0" w:rsidRDefault="00DF1EDC" w:rsidP="008D240F">
      <w:pPr>
        <w:pStyle w:val="Heading4"/>
      </w:pPr>
      <w:r>
        <w:t>Sequence Diagrams</w:t>
      </w:r>
    </w:p>
    <w:p w14:paraId="4902D9DC" w14:textId="77777777" w:rsidR="00E013D0" w:rsidRDefault="00DF1EDC" w:rsidP="008D240F">
      <w:pPr>
        <w:pStyle w:val="Heading5"/>
      </w:pPr>
      <w:r>
        <w:t>WFHSv2-SD-REQ-274810/A-Carrier Info Changes From Backend</w:t>
      </w:r>
    </w:p>
    <w:p w14:paraId="0D6CB680" w14:textId="77777777" w:rsidR="00E013D0" w:rsidRPr="001A6585" w:rsidRDefault="00DF1EDC" w:rsidP="008D240F">
      <w:pPr>
        <w:jc w:val="center"/>
      </w:pPr>
      <w:r w:rsidRPr="001A6585">
        <w:rPr>
          <w:noProof/>
        </w:rPr>
        <w:drawing>
          <wp:inline distT="0" distB="0" distL="0" distR="0" wp14:anchorId="5708F8E5" wp14:editId="0E413F96">
            <wp:extent cx="5943600" cy="6469459"/>
            <wp:effectExtent l="0" t="0" r="0" b="7620"/>
            <wp:docPr id="3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6469459"/>
                    </a:xfrm>
                    <a:prstGeom prst="rect">
                      <a:avLst/>
                    </a:prstGeom>
                    <a:noFill/>
                    <a:ln>
                      <a:noFill/>
                    </a:ln>
                  </pic:spPr>
                </pic:pic>
              </a:graphicData>
            </a:graphic>
          </wp:inline>
        </w:drawing>
      </w:r>
    </w:p>
    <w:p w14:paraId="1EA1FD5B" w14:textId="77777777" w:rsidR="00E013D0" w:rsidRDefault="008D240F" w:rsidP="008D240F">
      <w:pPr>
        <w:pStyle w:val="Heading2"/>
      </w:pPr>
      <w:r>
        <w:br w:type="page"/>
      </w:r>
      <w:bookmarkStart w:id="114" w:name="_Toc14081940"/>
      <w:r w:rsidR="00DF1EDC" w:rsidRPr="00B9479B">
        <w:t>WFHSv2-FUN-REQ-274811/A-Wi-Fi Hotspot Reset</w:t>
      </w:r>
      <w:bookmarkEnd w:id="114"/>
    </w:p>
    <w:p w14:paraId="47815005" w14:textId="77777777" w:rsidR="00E013D0" w:rsidRPr="00F05309" w:rsidRDefault="00DF1EDC" w:rsidP="00E013D0">
      <w:pPr>
        <w:rPr>
          <w:rFonts w:cs="Arial"/>
        </w:rPr>
      </w:pPr>
      <w:r w:rsidRPr="006F32B9">
        <w:rPr>
          <w:rFonts w:cs="Arial"/>
        </w:rPr>
        <w:t xml:space="preserve">The user may reset its Wi-Fi Hotspot settings by performing a Master Reset from the in-vehicle </w:t>
      </w:r>
      <w:r w:rsidRPr="00891333">
        <w:rPr>
          <w:rFonts w:cs="Arial"/>
        </w:rPr>
        <w:t>WifiHotspotOnBoardClient</w:t>
      </w:r>
      <w:r w:rsidRPr="006F32B9">
        <w:rPr>
          <w:rFonts w:cs="Arial"/>
        </w:rPr>
        <w:t xml:space="preserve"> or </w:t>
      </w:r>
      <w:r>
        <w:rPr>
          <w:rFonts w:cs="Arial"/>
        </w:rPr>
        <w:t>by removing a VIN from their</w:t>
      </w:r>
      <w:r w:rsidRPr="006F32B9">
        <w:rPr>
          <w:rFonts w:cs="Arial"/>
        </w:rPr>
        <w:t xml:space="preserve"> mobile app. If </w:t>
      </w:r>
      <w:r>
        <w:rPr>
          <w:rFonts w:cs="Arial"/>
        </w:rPr>
        <w:t>either of these scenarios occurs, the</w:t>
      </w:r>
      <w:r w:rsidRPr="006F32B9">
        <w:rPr>
          <w:rFonts w:cs="Arial"/>
        </w:rPr>
        <w:t xml:space="preserve"> </w:t>
      </w:r>
      <w:r w:rsidRPr="00EE678B">
        <w:rPr>
          <w:rFonts w:cs="Arial"/>
        </w:rPr>
        <w:t>WifiHotspotServer</w:t>
      </w:r>
      <w:r>
        <w:rPr>
          <w:rFonts w:cs="Arial"/>
        </w:rPr>
        <w:t xml:space="preserve"> shall</w:t>
      </w:r>
      <w:r w:rsidRPr="006F32B9">
        <w:rPr>
          <w:rFonts w:cs="Arial"/>
        </w:rPr>
        <w:t xml:space="preserve"> i</w:t>
      </w:r>
      <w:r>
        <w:rPr>
          <w:rFonts w:cs="Arial"/>
        </w:rPr>
        <w:t>nitiate a Wi-Fi Hotspot reset</w:t>
      </w:r>
      <w:r w:rsidRPr="006F32B9">
        <w:rPr>
          <w:rFonts w:cs="Arial"/>
        </w:rPr>
        <w:t>.</w:t>
      </w:r>
    </w:p>
    <w:p w14:paraId="46E79FFD" w14:textId="77777777" w:rsidR="00E013D0" w:rsidRDefault="00DF1EDC" w:rsidP="008D240F">
      <w:pPr>
        <w:pStyle w:val="Heading3"/>
      </w:pPr>
      <w:bookmarkStart w:id="115" w:name="_Toc14081941"/>
      <w:r>
        <w:t>Requirements</w:t>
      </w:r>
      <w:bookmarkEnd w:id="115"/>
    </w:p>
    <w:p w14:paraId="3EF19463" w14:textId="77777777" w:rsidR="008D240F" w:rsidRPr="008D240F" w:rsidRDefault="008D240F" w:rsidP="008D240F">
      <w:pPr>
        <w:pStyle w:val="Heading4"/>
        <w:rPr>
          <w:b w:val="0"/>
          <w:u w:val="single"/>
        </w:rPr>
      </w:pPr>
      <w:r w:rsidRPr="008D240F">
        <w:rPr>
          <w:b w:val="0"/>
          <w:u w:val="single"/>
        </w:rPr>
        <w:t>WFHSv2-REQ-283560/A-Triggering a Wi-Fi Hotspot reset</w:t>
      </w:r>
    </w:p>
    <w:p w14:paraId="54D66DE2" w14:textId="77777777" w:rsidR="00E013D0" w:rsidRPr="00F94A06" w:rsidRDefault="00DF1EDC" w:rsidP="00E013D0">
      <w:pPr>
        <w:rPr>
          <w:rFonts w:cs="Arial"/>
        </w:rPr>
      </w:pPr>
      <w:r w:rsidRPr="005B13E8">
        <w:rPr>
          <w:rFonts w:cs="Arial"/>
        </w:rPr>
        <w:t>If the WifiHotspotServer receives any of the following:</w:t>
      </w:r>
    </w:p>
    <w:p w14:paraId="414261BA" w14:textId="77777777" w:rsidR="00E013D0" w:rsidRPr="005B13E8" w:rsidRDefault="00DF1EDC" w:rsidP="00DF1EDC">
      <w:pPr>
        <w:numPr>
          <w:ilvl w:val="0"/>
          <w:numId w:val="70"/>
        </w:numPr>
        <w:rPr>
          <w:rFonts w:cs="Arial"/>
        </w:rPr>
      </w:pPr>
      <w:r w:rsidRPr="005B13E8">
        <w:rPr>
          <w:rFonts w:cs="Arial"/>
        </w:rPr>
        <w:t>A Master Reset FTCP command from the WifiHotspotOffBoardClient or</w:t>
      </w:r>
    </w:p>
    <w:p w14:paraId="2AABE241" w14:textId="77777777" w:rsidR="00E013D0" w:rsidRPr="005B13E8" w:rsidRDefault="00DF1EDC" w:rsidP="00DF1EDC">
      <w:pPr>
        <w:numPr>
          <w:ilvl w:val="0"/>
          <w:numId w:val="70"/>
        </w:numPr>
        <w:rPr>
          <w:rFonts w:cs="Arial"/>
        </w:rPr>
      </w:pPr>
      <w:r w:rsidRPr="005B13E8">
        <w:rPr>
          <w:rFonts w:cs="Arial"/>
        </w:rPr>
        <w:t xml:space="preserve">A </w:t>
      </w:r>
      <w:r>
        <w:rPr>
          <w:rFonts w:cs="Arial"/>
        </w:rPr>
        <w:t xml:space="preserve">Master Reset or </w:t>
      </w:r>
      <w:r w:rsidRPr="005B13E8">
        <w:rPr>
          <w:rFonts w:cs="Arial"/>
        </w:rPr>
        <w:t xml:space="preserve">Wi-Fi-Hotspot </w:t>
      </w:r>
      <w:r>
        <w:rPr>
          <w:rFonts w:cs="Arial"/>
        </w:rPr>
        <w:t xml:space="preserve">Reset API call </w:t>
      </w:r>
      <w:r w:rsidRPr="005B13E8">
        <w:rPr>
          <w:rFonts w:cs="Arial"/>
        </w:rPr>
        <w:t>from the WifiHotspot</w:t>
      </w:r>
      <w:r>
        <w:rPr>
          <w:rFonts w:cs="Arial"/>
        </w:rPr>
        <w:t>Gateway</w:t>
      </w:r>
      <w:r w:rsidRPr="005B13E8">
        <w:rPr>
          <w:rFonts w:cs="Arial"/>
        </w:rPr>
        <w:t xml:space="preserve">, </w:t>
      </w:r>
    </w:p>
    <w:p w14:paraId="1F13AE9B" w14:textId="77777777" w:rsidR="00E013D0" w:rsidRPr="005B13E8" w:rsidRDefault="00DF1EDC" w:rsidP="00E013D0">
      <w:pPr>
        <w:rPr>
          <w:rFonts w:cs="Arial"/>
        </w:rPr>
      </w:pPr>
      <w:r w:rsidRPr="005B13E8">
        <w:rPr>
          <w:rFonts w:cs="Arial"/>
        </w:rPr>
        <w:t>the WifiHotspotServer shall perform a Wi-Fi Hotspot reset (refer to WFHS</w:t>
      </w:r>
      <w:r>
        <w:rPr>
          <w:rFonts w:cs="Arial"/>
        </w:rPr>
        <w:t>v2</w:t>
      </w:r>
      <w:r w:rsidRPr="005B13E8">
        <w:rPr>
          <w:rFonts w:cs="Arial"/>
        </w:rPr>
        <w:t>-REQ-</w:t>
      </w:r>
      <w:r>
        <w:rPr>
          <w:rFonts w:cs="Arial"/>
        </w:rPr>
        <w:t>283559</w:t>
      </w:r>
      <w:r w:rsidRPr="005B13E8">
        <w:rPr>
          <w:rFonts w:cs="Arial"/>
        </w:rPr>
        <w:t xml:space="preserve">-Wi-Fi Hotspot reset settings). Refer to the Embedded Modem Reset </w:t>
      </w:r>
      <w:r>
        <w:rPr>
          <w:rFonts w:cs="Arial"/>
        </w:rPr>
        <w:t xml:space="preserve">v2 SPSS </w:t>
      </w:r>
      <w:r w:rsidRPr="005B13E8">
        <w:rPr>
          <w:rFonts w:cs="Arial"/>
        </w:rPr>
        <w:t xml:space="preserve">for </w:t>
      </w:r>
      <w:r>
        <w:rPr>
          <w:rFonts w:cs="Arial"/>
        </w:rPr>
        <w:t xml:space="preserve">all relevant </w:t>
      </w:r>
      <w:r w:rsidRPr="005B13E8">
        <w:rPr>
          <w:rFonts w:cs="Arial"/>
        </w:rPr>
        <w:t>requirements</w:t>
      </w:r>
      <w:r>
        <w:rPr>
          <w:rFonts w:cs="Arial"/>
        </w:rPr>
        <w:t xml:space="preserve"> and</w:t>
      </w:r>
      <w:r w:rsidRPr="005B13E8">
        <w:rPr>
          <w:rFonts w:cs="Arial"/>
        </w:rPr>
        <w:t xml:space="preserve"> information</w:t>
      </w:r>
      <w:r>
        <w:rPr>
          <w:rFonts w:cs="Arial"/>
        </w:rPr>
        <w:t xml:space="preserve"> regarding the above mentioned API’s, etc</w:t>
      </w:r>
      <w:r w:rsidRPr="005B13E8">
        <w:rPr>
          <w:rFonts w:cs="Arial"/>
        </w:rPr>
        <w:t>.</w:t>
      </w:r>
    </w:p>
    <w:p w14:paraId="511E45BA" w14:textId="77777777" w:rsidR="008D240F" w:rsidRPr="008D240F" w:rsidRDefault="008D240F" w:rsidP="008D240F">
      <w:pPr>
        <w:pStyle w:val="Heading4"/>
        <w:rPr>
          <w:b w:val="0"/>
          <w:u w:val="single"/>
        </w:rPr>
      </w:pPr>
      <w:r w:rsidRPr="008D240F">
        <w:rPr>
          <w:b w:val="0"/>
          <w:u w:val="single"/>
        </w:rPr>
        <w:t>WFHS-REQ-191862/B-Reporting out a Wi-Fi Hotspot reset</w:t>
      </w:r>
    </w:p>
    <w:p w14:paraId="1165CD1C" w14:textId="77777777" w:rsidR="00E013D0" w:rsidRPr="00DE7C9A" w:rsidRDefault="00DF1EDC" w:rsidP="00E013D0">
      <w:pPr>
        <w:rPr>
          <w:rFonts w:cs="Arial"/>
        </w:rPr>
      </w:pPr>
      <w:r w:rsidRPr="00DE7C9A">
        <w:rPr>
          <w:rFonts w:cs="Arial"/>
        </w:rPr>
        <w:t xml:space="preserve">If the </w:t>
      </w:r>
      <w:r w:rsidRPr="00613CC5">
        <w:rPr>
          <w:rFonts w:cs="Arial"/>
        </w:rPr>
        <w:t>WifiHotspotServer</w:t>
      </w:r>
      <w:r w:rsidRPr="00DE7C9A">
        <w:rPr>
          <w:rFonts w:cs="Arial"/>
        </w:rPr>
        <w:t xml:space="preserve"> performs a Wi-Fi Hotspot reset it shall update its status in the CAN signal TCUA</w:t>
      </w:r>
      <w:r>
        <w:rPr>
          <w:rFonts w:cs="Arial"/>
        </w:rPr>
        <w:t>vailability_St to “NULL</w:t>
      </w:r>
      <w:r w:rsidRPr="00DE7C9A">
        <w:rPr>
          <w:rFonts w:cs="Arial"/>
        </w:rPr>
        <w:t>” until the reset is complete.</w:t>
      </w:r>
    </w:p>
    <w:p w14:paraId="097A6B2A" w14:textId="77777777" w:rsidR="00E013D0" w:rsidRDefault="00E013D0" w:rsidP="00E013D0"/>
    <w:p w14:paraId="386DE261" w14:textId="77777777" w:rsidR="008D240F" w:rsidRPr="008D240F" w:rsidRDefault="008D240F" w:rsidP="008D240F">
      <w:pPr>
        <w:pStyle w:val="Heading4"/>
        <w:rPr>
          <w:b w:val="0"/>
          <w:u w:val="single"/>
        </w:rPr>
      </w:pPr>
      <w:r w:rsidRPr="008D240F">
        <w:rPr>
          <w:b w:val="0"/>
          <w:u w:val="single"/>
        </w:rPr>
        <w:t>WFHS-REQ-336918/A-Informing the WifiHotspotOffBoardClient of a Wi-Fi Hotspot reset</w:t>
      </w:r>
    </w:p>
    <w:p w14:paraId="6A927EF3" w14:textId="77777777" w:rsidR="00E013D0" w:rsidRDefault="00DF1EDC" w:rsidP="00E013D0">
      <w:pPr>
        <w:rPr>
          <w:rFonts w:cs="Arial"/>
        </w:rPr>
      </w:pPr>
      <w:r>
        <w:rPr>
          <w:rFonts w:cs="Arial"/>
        </w:rPr>
        <w:t>If the WifiHotspotServer performs a Wi-Fi Hotspot reset, it shall send non-correlated alerts to the WifiHotspotOffBoardClient if any of the following settings have changed (refer to WFHS-REQ-315657, WFHS-REQ-315689 &amp; WFHS-REQ-315704):</w:t>
      </w:r>
    </w:p>
    <w:p w14:paraId="111D16B5" w14:textId="77777777" w:rsidR="00E013D0" w:rsidRDefault="00DF1EDC" w:rsidP="00DF1EDC">
      <w:pPr>
        <w:numPr>
          <w:ilvl w:val="0"/>
          <w:numId w:val="71"/>
        </w:numPr>
        <w:rPr>
          <w:rFonts w:cs="Arial"/>
        </w:rPr>
      </w:pPr>
      <w:r>
        <w:rPr>
          <w:rFonts w:cs="Arial"/>
        </w:rPr>
        <w:t>Hotspot enablement status</w:t>
      </w:r>
    </w:p>
    <w:p w14:paraId="23FCDCD8" w14:textId="77777777" w:rsidR="00E013D0" w:rsidRDefault="00DF1EDC" w:rsidP="00DF1EDC">
      <w:pPr>
        <w:numPr>
          <w:ilvl w:val="0"/>
          <w:numId w:val="71"/>
        </w:numPr>
        <w:rPr>
          <w:rFonts w:cs="Arial"/>
        </w:rPr>
      </w:pPr>
      <w:r>
        <w:rPr>
          <w:rFonts w:cs="Arial"/>
        </w:rPr>
        <w:t>SSID</w:t>
      </w:r>
    </w:p>
    <w:p w14:paraId="36B12210" w14:textId="77777777" w:rsidR="00E013D0" w:rsidRDefault="00DF1EDC" w:rsidP="00DF1EDC">
      <w:pPr>
        <w:numPr>
          <w:ilvl w:val="0"/>
          <w:numId w:val="71"/>
        </w:numPr>
        <w:rPr>
          <w:rFonts w:cs="Arial"/>
        </w:rPr>
      </w:pPr>
      <w:r>
        <w:rPr>
          <w:rFonts w:cs="Arial"/>
        </w:rPr>
        <w:t>Password</w:t>
      </w:r>
    </w:p>
    <w:p w14:paraId="44748040" w14:textId="77777777" w:rsidR="00E013D0" w:rsidRDefault="00E013D0" w:rsidP="00E013D0">
      <w:pPr>
        <w:rPr>
          <w:rFonts w:cs="Arial"/>
        </w:rPr>
      </w:pPr>
    </w:p>
    <w:p w14:paraId="4468F92E" w14:textId="77777777" w:rsidR="00E013D0" w:rsidRPr="00B07C24" w:rsidRDefault="00DF1EDC" w:rsidP="00E013D0">
      <w:pPr>
        <w:rPr>
          <w:rFonts w:cs="Arial"/>
        </w:rPr>
      </w:pPr>
      <w:r>
        <w:rPr>
          <w:rFonts w:cs="Arial"/>
        </w:rPr>
        <w:t>Note: This assumes all of the authorization checks are met after the reset is performed (see WFHS-REQ-315658, WFHS-REQ-315691 &amp; WFHS-REQ-315706). If the authorization checks are not met after the reset is performed, the alerts shall not be sent.</w:t>
      </w:r>
    </w:p>
    <w:p w14:paraId="0A2C4310" w14:textId="77777777" w:rsidR="008D240F" w:rsidRPr="008D240F" w:rsidRDefault="008D240F" w:rsidP="008D240F">
      <w:pPr>
        <w:pStyle w:val="Heading4"/>
        <w:rPr>
          <w:b w:val="0"/>
          <w:u w:val="single"/>
        </w:rPr>
      </w:pPr>
      <w:r w:rsidRPr="008D240F">
        <w:rPr>
          <w:b w:val="0"/>
          <w:u w:val="single"/>
        </w:rPr>
        <w:t>WFHSv2-REQ-283559/B-Wi-Fi Hotspot reset settings</w:t>
      </w:r>
    </w:p>
    <w:p w14:paraId="5F157F1F" w14:textId="77777777" w:rsidR="00E013D0" w:rsidRPr="00F0268C" w:rsidRDefault="00DF1EDC" w:rsidP="00E013D0">
      <w:pPr>
        <w:rPr>
          <w:rFonts w:cs="Arial"/>
          <w:color w:val="000000" w:themeColor="text1"/>
        </w:rPr>
      </w:pPr>
      <w:r w:rsidRPr="00F0268C">
        <w:rPr>
          <w:rFonts w:cs="Arial"/>
          <w:color w:val="000000" w:themeColor="text1"/>
        </w:rPr>
        <w:t>The WifiHotspotServer shall be delivered to Ford with all of its Wi-Fi Hotspot settings and parameters set to the</w:t>
      </w:r>
      <w:r>
        <w:rPr>
          <w:rFonts w:cs="Arial"/>
          <w:color w:val="000000" w:themeColor="text1"/>
        </w:rPr>
        <w:t>ir default values</w:t>
      </w:r>
      <w:r w:rsidRPr="00F0268C">
        <w:rPr>
          <w:rFonts w:cs="Arial"/>
          <w:color w:val="000000" w:themeColor="text1"/>
        </w:rPr>
        <w:t>.</w:t>
      </w:r>
      <w:r>
        <w:rPr>
          <w:rFonts w:cs="Arial"/>
          <w:color w:val="000000" w:themeColor="text1"/>
        </w:rPr>
        <w:t xml:space="preserve"> The default values for each parameter may be found in separate sections within this specification.</w:t>
      </w:r>
      <w:r w:rsidRPr="00F0268C">
        <w:rPr>
          <w:rFonts w:cs="Arial"/>
          <w:color w:val="000000" w:themeColor="text1"/>
        </w:rPr>
        <w:t xml:space="preserve"> Note: The Wi-Fi Hotspot settings and parameters shall only be applied when the WifiHotspotServer enables access point mode (refer to WFHS</w:t>
      </w:r>
      <w:r>
        <w:rPr>
          <w:rFonts w:cs="Arial"/>
          <w:color w:val="000000" w:themeColor="text1"/>
        </w:rPr>
        <w:t>v2</w:t>
      </w:r>
      <w:r w:rsidRPr="00F0268C">
        <w:rPr>
          <w:rFonts w:cs="Arial"/>
          <w:color w:val="000000" w:themeColor="text1"/>
        </w:rPr>
        <w:t>-REQ-</w:t>
      </w:r>
      <w:r>
        <w:rPr>
          <w:rFonts w:cs="Arial"/>
          <w:color w:val="000000" w:themeColor="text1"/>
        </w:rPr>
        <w:t>281705</w:t>
      </w:r>
      <w:r w:rsidRPr="00F0268C">
        <w:rPr>
          <w:rFonts w:cs="Arial"/>
          <w:color w:val="000000" w:themeColor="text1"/>
        </w:rPr>
        <w:t xml:space="preserve">-Wi-Fi Chipset AP and STA mode). </w:t>
      </w:r>
    </w:p>
    <w:p w14:paraId="56BABEF2" w14:textId="77777777" w:rsidR="00E013D0" w:rsidRPr="00F0268C" w:rsidRDefault="00E013D0" w:rsidP="00E013D0">
      <w:pPr>
        <w:rPr>
          <w:rFonts w:cs="Arial"/>
          <w:color w:val="000000" w:themeColor="text1"/>
        </w:rPr>
      </w:pPr>
    </w:p>
    <w:p w14:paraId="553C3F53" w14:textId="77777777" w:rsidR="00E013D0" w:rsidRDefault="00DF1EDC" w:rsidP="00E013D0">
      <w:pPr>
        <w:rPr>
          <w:rFonts w:cs="Arial"/>
          <w:color w:val="000000" w:themeColor="text1"/>
        </w:rPr>
      </w:pPr>
      <w:r w:rsidRPr="00F0268C">
        <w:rPr>
          <w:rFonts w:cs="Arial"/>
          <w:color w:val="000000" w:themeColor="text1"/>
        </w:rPr>
        <w:t>If the WifiHotspotServer changes any of the hotspot settings and parameters listed in the table below it shall overwrite the previously stored settings/parameters with the new modified settings/parameters and save them.</w:t>
      </w:r>
    </w:p>
    <w:p w14:paraId="03564532" w14:textId="77777777" w:rsidR="00E013D0" w:rsidRDefault="00E013D0" w:rsidP="00E013D0">
      <w:pPr>
        <w:rPr>
          <w:rFonts w:cs="Arial"/>
          <w:color w:val="000000" w:themeColor="text1"/>
        </w:rPr>
      </w:pPr>
    </w:p>
    <w:p w14:paraId="1FA9542D" w14:textId="77777777" w:rsidR="00E013D0" w:rsidRDefault="00DF1EDC" w:rsidP="00E013D0">
      <w:pPr>
        <w:rPr>
          <w:rFonts w:cs="Arial"/>
          <w:color w:val="000000" w:themeColor="text1"/>
        </w:rPr>
      </w:pPr>
      <w:r w:rsidRPr="00E065EB">
        <w:rPr>
          <w:rFonts w:cs="Arial"/>
          <w:color w:val="000000" w:themeColor="text1"/>
        </w:rPr>
        <w:t xml:space="preserve">If the </w:t>
      </w:r>
      <w:r w:rsidRPr="00F7261C">
        <w:rPr>
          <w:rFonts w:cs="Arial"/>
          <w:color w:val="000000" w:themeColor="text1"/>
        </w:rPr>
        <w:t>WifiHotspotServer</w:t>
      </w:r>
      <w:r w:rsidRPr="00E065EB">
        <w:rPr>
          <w:rFonts w:cs="Arial"/>
          <w:color w:val="000000" w:themeColor="text1"/>
        </w:rPr>
        <w:t xml:space="preserve"> performs a Wi-Fi Hotspot reset </w:t>
      </w:r>
      <w:r>
        <w:rPr>
          <w:rFonts w:cs="Arial"/>
          <w:color w:val="000000" w:themeColor="text1"/>
        </w:rPr>
        <w:t>(refer to WFHSv2-REQ-283560-Triggering a Wi-Fi Hotspot Reset), the WifiHotspotServer</w:t>
      </w:r>
      <w:r w:rsidRPr="00E065EB">
        <w:rPr>
          <w:rFonts w:cs="Arial"/>
          <w:color w:val="000000" w:themeColor="text1"/>
        </w:rPr>
        <w:t xml:space="preserve"> shall gracefully disconnect all connected clients and reset the Wi-Fi chipset. After the reset is completed all previously connected clients shall be required to enter the newly-generated password if they wish to connect. The </w:t>
      </w:r>
      <w:r w:rsidRPr="005F1469">
        <w:rPr>
          <w:rFonts w:cs="Arial"/>
          <w:color w:val="000000" w:themeColor="text1"/>
        </w:rPr>
        <w:t>WifiHotspotServer</w:t>
      </w:r>
      <w:r w:rsidRPr="00E065EB">
        <w:rPr>
          <w:rFonts w:cs="Arial"/>
          <w:color w:val="000000" w:themeColor="text1"/>
        </w:rPr>
        <w:t xml:space="preserve"> shall reset all the Wi-Fi Hotspot settings</w:t>
      </w:r>
      <w:r>
        <w:rPr>
          <w:rFonts w:cs="Arial"/>
          <w:color w:val="000000" w:themeColor="text1"/>
        </w:rPr>
        <w:t xml:space="preserve"> and parameters</w:t>
      </w:r>
      <w:r w:rsidRPr="00E065EB">
        <w:rPr>
          <w:rFonts w:cs="Arial"/>
          <w:color w:val="000000" w:themeColor="text1"/>
        </w:rPr>
        <w:t xml:space="preserve"> to the values listed in the table below</w:t>
      </w:r>
      <w:r>
        <w:rPr>
          <w:rFonts w:cs="Arial"/>
          <w:color w:val="000000" w:themeColor="text1"/>
        </w:rPr>
        <w:t xml:space="preserve">. </w:t>
      </w:r>
    </w:p>
    <w:p w14:paraId="3E0F00FD" w14:textId="77777777" w:rsidR="00E013D0" w:rsidRDefault="00E013D0" w:rsidP="00E013D0">
      <w:pPr>
        <w:rPr>
          <w:rFonts w:cs="Arial"/>
          <w:color w:val="000000" w:themeColor="text1"/>
        </w:rPr>
      </w:pPr>
    </w:p>
    <w:tbl>
      <w:tblPr>
        <w:tblW w:w="8960" w:type="dxa"/>
        <w:jc w:val="center"/>
        <w:tblLook w:val="04A0" w:firstRow="1" w:lastRow="0" w:firstColumn="1" w:lastColumn="0" w:noHBand="0" w:noVBand="1"/>
      </w:tblPr>
      <w:tblGrid>
        <w:gridCol w:w="3708"/>
        <w:gridCol w:w="2404"/>
        <w:gridCol w:w="2848"/>
      </w:tblGrid>
      <w:tr w:rsidR="00E013D0" w:rsidRPr="00CF384C" w14:paraId="16F03EF1" w14:textId="77777777" w:rsidTr="00E013D0">
        <w:trPr>
          <w:trHeight w:val="1035"/>
          <w:jc w:val="center"/>
        </w:trPr>
        <w:tc>
          <w:tcPr>
            <w:tcW w:w="3522" w:type="dxa"/>
            <w:tcBorders>
              <w:top w:val="single" w:sz="8" w:space="0" w:color="auto"/>
              <w:left w:val="single" w:sz="8" w:space="0" w:color="auto"/>
              <w:bottom w:val="single" w:sz="8" w:space="0" w:color="auto"/>
              <w:right w:val="single" w:sz="8" w:space="0" w:color="auto"/>
            </w:tcBorders>
            <w:shd w:val="clear" w:color="000000" w:fill="8DB4E2"/>
            <w:vAlign w:val="center"/>
            <w:hideMark/>
          </w:tcPr>
          <w:p w14:paraId="60A5BE0E" w14:textId="77777777" w:rsidR="00E013D0" w:rsidRPr="00CF384C" w:rsidRDefault="00DF1EDC" w:rsidP="00E013D0">
            <w:pPr>
              <w:rPr>
                <w:rFonts w:cs="Arial"/>
                <w:b/>
                <w:bCs/>
                <w:color w:val="000000"/>
              </w:rPr>
            </w:pPr>
            <w:r w:rsidRPr="00CF384C">
              <w:rPr>
                <w:rFonts w:cs="Arial"/>
                <w:b/>
                <w:bCs/>
                <w:color w:val="000000"/>
              </w:rPr>
              <w:t>Parameter Name</w:t>
            </w:r>
          </w:p>
        </w:tc>
        <w:tc>
          <w:tcPr>
            <w:tcW w:w="2504" w:type="dxa"/>
            <w:tcBorders>
              <w:top w:val="single" w:sz="8" w:space="0" w:color="auto"/>
              <w:left w:val="nil"/>
              <w:bottom w:val="single" w:sz="8" w:space="0" w:color="auto"/>
              <w:right w:val="single" w:sz="8" w:space="0" w:color="auto"/>
            </w:tcBorders>
            <w:shd w:val="clear" w:color="000000" w:fill="8DB4E2"/>
            <w:vAlign w:val="center"/>
            <w:hideMark/>
          </w:tcPr>
          <w:p w14:paraId="5178F840" w14:textId="77777777" w:rsidR="00E013D0" w:rsidRPr="00CF384C" w:rsidRDefault="00DF1EDC" w:rsidP="00E013D0">
            <w:pPr>
              <w:rPr>
                <w:rFonts w:cs="Arial"/>
                <w:b/>
                <w:bCs/>
                <w:color w:val="000000"/>
              </w:rPr>
            </w:pPr>
            <w:r w:rsidRPr="00CF384C">
              <w:rPr>
                <w:rFonts w:cs="Arial"/>
                <w:b/>
                <w:bCs/>
                <w:color w:val="000000"/>
              </w:rPr>
              <w:t>TCU power cycle, TCU OTA SW update, power reset, running reset and diagnostic reset settings</w:t>
            </w:r>
          </w:p>
        </w:tc>
        <w:tc>
          <w:tcPr>
            <w:tcW w:w="2934" w:type="dxa"/>
            <w:tcBorders>
              <w:top w:val="single" w:sz="8" w:space="0" w:color="auto"/>
              <w:left w:val="nil"/>
              <w:bottom w:val="single" w:sz="8" w:space="0" w:color="auto"/>
              <w:right w:val="single" w:sz="8" w:space="0" w:color="auto"/>
            </w:tcBorders>
            <w:shd w:val="clear" w:color="000000" w:fill="8DB4E2"/>
            <w:vAlign w:val="center"/>
            <w:hideMark/>
          </w:tcPr>
          <w:p w14:paraId="28D88EEF" w14:textId="77777777" w:rsidR="00E013D0" w:rsidRPr="00CF384C" w:rsidRDefault="00DF1EDC" w:rsidP="00E013D0">
            <w:pPr>
              <w:rPr>
                <w:rFonts w:cs="Arial"/>
                <w:b/>
                <w:bCs/>
                <w:color w:val="000000"/>
              </w:rPr>
            </w:pPr>
            <w:r w:rsidRPr="00CF384C">
              <w:rPr>
                <w:rFonts w:cs="Arial"/>
                <w:b/>
                <w:bCs/>
                <w:color w:val="000000"/>
              </w:rPr>
              <w:t xml:space="preserve">Wi-Fi Hotspot reset settings </w:t>
            </w:r>
          </w:p>
        </w:tc>
      </w:tr>
      <w:tr w:rsidR="00E013D0" w:rsidRPr="00CF384C" w14:paraId="464A2600" w14:textId="77777777" w:rsidTr="00E013D0">
        <w:trPr>
          <w:trHeight w:val="408"/>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9AB6E68" w14:textId="77777777" w:rsidR="00E013D0" w:rsidRPr="00CF384C" w:rsidRDefault="00DF1EDC" w:rsidP="00E013D0">
            <w:pPr>
              <w:rPr>
                <w:rFonts w:cs="Arial"/>
                <w:color w:val="000000"/>
              </w:rPr>
            </w:pPr>
            <w:r w:rsidRPr="00CF384C">
              <w:rPr>
                <w:rFonts w:cs="Arial"/>
                <w:color w:val="000000"/>
              </w:rPr>
              <w:t>Wi-Fi Hotspot enablement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60B750DD" w14:textId="77777777" w:rsidR="00E013D0" w:rsidRPr="00CF384C" w:rsidRDefault="00DF1EDC" w:rsidP="00E013D0">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73A61A41" w14:textId="77777777" w:rsidR="00E013D0" w:rsidRPr="00CF384C" w:rsidRDefault="00DF1EDC" w:rsidP="00E013D0">
            <w:pPr>
              <w:rPr>
                <w:rFonts w:cs="Arial"/>
                <w:color w:val="000000"/>
              </w:rPr>
            </w:pPr>
            <w:r w:rsidRPr="00CF384C">
              <w:rPr>
                <w:rFonts w:cs="Arial"/>
                <w:color w:val="000000"/>
              </w:rPr>
              <w:t>Factory setting: On</w:t>
            </w:r>
          </w:p>
        </w:tc>
      </w:tr>
      <w:tr w:rsidR="00E013D0" w:rsidRPr="00CF384C" w14:paraId="727439FC"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25A0A78B"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F48354C"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3031681F" w14:textId="77777777" w:rsidR="00E013D0" w:rsidRPr="00CF384C" w:rsidRDefault="00E013D0" w:rsidP="00E013D0">
            <w:pPr>
              <w:rPr>
                <w:rFonts w:cs="Arial"/>
                <w:color w:val="000000"/>
              </w:rPr>
            </w:pPr>
          </w:p>
        </w:tc>
      </w:tr>
      <w:tr w:rsidR="00E013D0" w:rsidRPr="00CF384C" w14:paraId="2073E11D"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6FE178BF"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37E22F7F"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7B44FB91" w14:textId="77777777" w:rsidR="00E013D0" w:rsidRPr="00CF384C" w:rsidRDefault="00E013D0" w:rsidP="00E013D0">
            <w:pPr>
              <w:rPr>
                <w:rFonts w:cs="Arial"/>
                <w:color w:val="000000"/>
              </w:rPr>
            </w:pPr>
          </w:p>
        </w:tc>
      </w:tr>
      <w:tr w:rsidR="00E013D0" w:rsidRPr="00CF384C" w14:paraId="05C5F8A0" w14:textId="77777777" w:rsidTr="00E013D0">
        <w:trPr>
          <w:trHeight w:val="408"/>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88FDDB2" w14:textId="77777777" w:rsidR="00E013D0" w:rsidRPr="00CF384C" w:rsidRDefault="00DF1EDC" w:rsidP="00E013D0">
            <w:pPr>
              <w:rPr>
                <w:rFonts w:cs="Arial"/>
                <w:color w:val="000000"/>
              </w:rPr>
            </w:pPr>
            <w:r w:rsidRPr="00CF384C">
              <w:rPr>
                <w:rFonts w:cs="Arial"/>
                <w:color w:val="000000"/>
              </w:rPr>
              <w:t>Wi-Fi visibility state</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6238A611" w14:textId="77777777" w:rsidR="00E013D0" w:rsidRPr="00CF384C" w:rsidRDefault="00DF1EDC" w:rsidP="00E013D0">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3247C10E" w14:textId="77777777" w:rsidR="00E013D0" w:rsidRPr="00CF384C" w:rsidRDefault="00DF1EDC" w:rsidP="00E013D0">
            <w:pPr>
              <w:rPr>
                <w:rFonts w:cs="Arial"/>
                <w:color w:val="000000"/>
              </w:rPr>
            </w:pPr>
            <w:r w:rsidRPr="00CF384C">
              <w:rPr>
                <w:rFonts w:cs="Arial"/>
                <w:color w:val="000000"/>
              </w:rPr>
              <w:t>Factory setting: On</w:t>
            </w:r>
          </w:p>
        </w:tc>
      </w:tr>
      <w:tr w:rsidR="00E013D0" w:rsidRPr="00CF384C" w14:paraId="262A066E"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16DFD0FE"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236162F6"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6A1E442B" w14:textId="77777777" w:rsidR="00E013D0" w:rsidRPr="00CF384C" w:rsidRDefault="00E013D0" w:rsidP="00E013D0">
            <w:pPr>
              <w:rPr>
                <w:rFonts w:cs="Arial"/>
                <w:color w:val="000000"/>
              </w:rPr>
            </w:pPr>
          </w:p>
        </w:tc>
      </w:tr>
      <w:tr w:rsidR="00E013D0" w:rsidRPr="00CF384C" w14:paraId="5094955A" w14:textId="77777777" w:rsidTr="00E013D0">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35457783" w14:textId="77777777" w:rsidR="00E013D0" w:rsidRPr="00CF384C" w:rsidRDefault="00DF1EDC" w:rsidP="00E013D0">
            <w:pPr>
              <w:rPr>
                <w:rFonts w:cs="Arial"/>
                <w:color w:val="000000"/>
              </w:rPr>
            </w:pPr>
            <w:r w:rsidRPr="00CF384C">
              <w:rPr>
                <w:rFonts w:cs="Arial"/>
                <w:color w:val="000000"/>
              </w:rPr>
              <w:t>Wi-Fi SSID</w:t>
            </w:r>
          </w:p>
        </w:tc>
        <w:tc>
          <w:tcPr>
            <w:tcW w:w="2504" w:type="dxa"/>
            <w:tcBorders>
              <w:top w:val="nil"/>
              <w:left w:val="nil"/>
              <w:bottom w:val="single" w:sz="8" w:space="0" w:color="auto"/>
              <w:right w:val="single" w:sz="8" w:space="0" w:color="auto"/>
            </w:tcBorders>
            <w:shd w:val="clear" w:color="auto" w:fill="auto"/>
            <w:vAlign w:val="center"/>
            <w:hideMark/>
          </w:tcPr>
          <w:p w14:paraId="4506B65B" w14:textId="77777777" w:rsidR="00E013D0" w:rsidRPr="00CF384C" w:rsidRDefault="00DF1EDC" w:rsidP="00E013D0">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14:paraId="2D8E8BC3" w14:textId="77777777" w:rsidR="00E013D0" w:rsidRPr="00CF384C" w:rsidRDefault="00DF1EDC" w:rsidP="00E013D0">
            <w:pPr>
              <w:rPr>
                <w:rFonts w:cs="Arial"/>
                <w:color w:val="000000"/>
              </w:rPr>
            </w:pPr>
            <w:r w:rsidRPr="00CF384C">
              <w:rPr>
                <w:rFonts w:cs="Arial"/>
                <w:color w:val="000000"/>
              </w:rPr>
              <w:t>Factory default SSID HotspotXXXX (refer to WFHS-REQ-191596-Generating the default SSID)</w:t>
            </w:r>
          </w:p>
        </w:tc>
      </w:tr>
      <w:tr w:rsidR="00E013D0" w:rsidRPr="00CF384C" w14:paraId="51CB38A6" w14:textId="77777777" w:rsidTr="00E013D0">
        <w:trPr>
          <w:trHeight w:val="780"/>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6F326B8B" w14:textId="77777777" w:rsidR="00E013D0" w:rsidRPr="00CF384C" w:rsidRDefault="00DF1EDC" w:rsidP="00E013D0">
            <w:pPr>
              <w:rPr>
                <w:rFonts w:cs="Arial"/>
                <w:color w:val="000000"/>
              </w:rPr>
            </w:pPr>
            <w:r w:rsidRPr="00CF384C">
              <w:rPr>
                <w:rFonts w:cs="Arial"/>
                <w:color w:val="000000"/>
              </w:rPr>
              <w:t>Wi-Fi password</w:t>
            </w:r>
          </w:p>
        </w:tc>
        <w:tc>
          <w:tcPr>
            <w:tcW w:w="2504" w:type="dxa"/>
            <w:tcBorders>
              <w:top w:val="nil"/>
              <w:left w:val="nil"/>
              <w:bottom w:val="single" w:sz="8" w:space="0" w:color="auto"/>
              <w:right w:val="single" w:sz="8" w:space="0" w:color="auto"/>
            </w:tcBorders>
            <w:shd w:val="clear" w:color="auto" w:fill="auto"/>
            <w:vAlign w:val="center"/>
            <w:hideMark/>
          </w:tcPr>
          <w:p w14:paraId="7C54A921" w14:textId="77777777" w:rsidR="00E013D0" w:rsidRPr="00CF384C" w:rsidRDefault="00DF1EDC" w:rsidP="00E013D0">
            <w:pPr>
              <w:rPr>
                <w:rFonts w:cs="Arial"/>
                <w:color w:val="000000"/>
              </w:rPr>
            </w:pPr>
            <w:r w:rsidRPr="00CF384C">
              <w:rPr>
                <w:rFonts w:cs="Arial"/>
                <w:color w:val="000000"/>
              </w:rPr>
              <w:t>Restore customer modified setting</w:t>
            </w:r>
          </w:p>
        </w:tc>
        <w:tc>
          <w:tcPr>
            <w:tcW w:w="2934" w:type="dxa"/>
            <w:tcBorders>
              <w:top w:val="nil"/>
              <w:left w:val="nil"/>
              <w:bottom w:val="single" w:sz="8" w:space="0" w:color="auto"/>
              <w:right w:val="single" w:sz="8" w:space="0" w:color="auto"/>
            </w:tcBorders>
            <w:shd w:val="clear" w:color="auto" w:fill="auto"/>
            <w:vAlign w:val="center"/>
            <w:hideMark/>
          </w:tcPr>
          <w:p w14:paraId="56E95E15" w14:textId="77777777" w:rsidR="00E013D0" w:rsidRPr="00CF384C" w:rsidRDefault="00DF1EDC" w:rsidP="00E013D0">
            <w:pPr>
              <w:rPr>
                <w:rFonts w:cs="Arial"/>
                <w:color w:val="000000"/>
              </w:rPr>
            </w:pPr>
            <w:r w:rsidRPr="00CF384C">
              <w:rPr>
                <w:rFonts w:cs="Arial"/>
                <w:color w:val="000000"/>
              </w:rPr>
              <w:t>XXXXXXXXXXXX (refer to WFHS-REQ-191610-Generating the initial password)</w:t>
            </w:r>
          </w:p>
        </w:tc>
      </w:tr>
      <w:tr w:rsidR="00E013D0" w:rsidRPr="00CF384C" w14:paraId="6F1B6BFF" w14:textId="77777777" w:rsidTr="00E013D0">
        <w:trPr>
          <w:trHeight w:val="408"/>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7C491D28" w14:textId="77777777" w:rsidR="00E013D0" w:rsidRPr="00CF384C" w:rsidRDefault="00DF1EDC" w:rsidP="00E013D0">
            <w:pPr>
              <w:rPr>
                <w:rFonts w:cs="Arial"/>
                <w:color w:val="000000"/>
              </w:rPr>
            </w:pPr>
            <w:r w:rsidRPr="00CF384C">
              <w:rPr>
                <w:rFonts w:cs="Arial"/>
                <w:color w:val="000000"/>
              </w:rPr>
              <w:t>Wi-Fi security algorithm</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1BF0741B" w14:textId="77777777" w:rsidR="00E013D0" w:rsidRPr="00CF384C" w:rsidRDefault="00DF1EDC" w:rsidP="00E013D0">
            <w:pPr>
              <w:rPr>
                <w:rFonts w:cs="Arial"/>
                <w:color w:val="000000"/>
              </w:rPr>
            </w:pPr>
            <w:r w:rsidRPr="00CF384C">
              <w:rPr>
                <w:rFonts w:cs="Arial"/>
                <w:color w:val="000000"/>
              </w:rPr>
              <w:t>Restore customer modified setting</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72A2EAED" w14:textId="77777777" w:rsidR="00E013D0" w:rsidRPr="00CF384C" w:rsidRDefault="00DF1EDC" w:rsidP="00E013D0">
            <w:pPr>
              <w:rPr>
                <w:rFonts w:cs="Arial"/>
                <w:color w:val="000000"/>
              </w:rPr>
            </w:pPr>
            <w:r>
              <w:rPr>
                <w:rFonts w:cs="Arial"/>
                <w:color w:val="000000"/>
              </w:rPr>
              <w:t xml:space="preserve">Factory setting: </w:t>
            </w:r>
            <w:r w:rsidRPr="00CF384C">
              <w:rPr>
                <w:rFonts w:cs="Arial"/>
                <w:color w:val="000000"/>
              </w:rPr>
              <w:t>WPA2</w:t>
            </w:r>
          </w:p>
        </w:tc>
      </w:tr>
      <w:tr w:rsidR="00E013D0" w:rsidRPr="00CF384C" w14:paraId="68B50DEF"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0A0B170B"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667FA8C8"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4A7AEBCE" w14:textId="77777777" w:rsidR="00E013D0" w:rsidRPr="00CF384C" w:rsidRDefault="00E013D0" w:rsidP="00E013D0">
            <w:pPr>
              <w:rPr>
                <w:rFonts w:cs="Arial"/>
                <w:color w:val="000000"/>
              </w:rPr>
            </w:pPr>
          </w:p>
        </w:tc>
      </w:tr>
      <w:tr w:rsidR="00E013D0" w:rsidRPr="00CF384C" w14:paraId="1F25DFF8" w14:textId="77777777" w:rsidTr="00E013D0">
        <w:trPr>
          <w:trHeight w:val="408"/>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04E46A56" w14:textId="77777777" w:rsidR="00E013D0" w:rsidRPr="00CF384C" w:rsidRDefault="00DF1EDC" w:rsidP="00E013D0">
            <w:pPr>
              <w:rPr>
                <w:rFonts w:cs="Arial"/>
                <w:color w:val="000000"/>
              </w:rPr>
            </w:pPr>
            <w:r w:rsidRPr="00CF384C">
              <w:rPr>
                <w:rFonts w:cs="Arial"/>
                <w:color w:val="000000"/>
              </w:rPr>
              <w:t>TrialEligible parameter</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49D016EB" w14:textId="77777777" w:rsidR="00E013D0" w:rsidRPr="00CF384C" w:rsidRDefault="00DF1EDC" w:rsidP="00E013D0">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4F0C1F9E" w14:textId="77777777" w:rsidR="00E013D0" w:rsidRPr="00CF384C" w:rsidRDefault="00DF1EDC" w:rsidP="00E013D0">
            <w:pPr>
              <w:rPr>
                <w:rFonts w:cs="Arial"/>
                <w:color w:val="000000"/>
              </w:rPr>
            </w:pPr>
            <w:r w:rsidRPr="00CF384C">
              <w:rPr>
                <w:rFonts w:cs="Arial"/>
                <w:color w:val="000000"/>
              </w:rPr>
              <w:t>Restore last saved value</w:t>
            </w:r>
          </w:p>
        </w:tc>
      </w:tr>
      <w:tr w:rsidR="00E013D0" w:rsidRPr="00CF384C" w14:paraId="62E0EE81"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0B0DF255"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31165410"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40A3B198" w14:textId="77777777" w:rsidR="00E013D0" w:rsidRPr="00CF384C" w:rsidRDefault="00E013D0" w:rsidP="00E013D0">
            <w:pPr>
              <w:rPr>
                <w:rFonts w:cs="Arial"/>
                <w:color w:val="000000"/>
              </w:rPr>
            </w:pPr>
          </w:p>
        </w:tc>
      </w:tr>
      <w:tr w:rsidR="00E013D0" w:rsidRPr="00CF384C" w14:paraId="32E3BE29"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6A2AC658" w14:textId="77777777" w:rsidR="00E013D0" w:rsidRPr="00CF384C" w:rsidRDefault="00DF1EDC" w:rsidP="00E013D0">
            <w:pPr>
              <w:rPr>
                <w:rFonts w:cs="Arial"/>
                <w:color w:val="000000"/>
              </w:rPr>
            </w:pPr>
            <w:r w:rsidRPr="00CF384C">
              <w:rPr>
                <w:rFonts w:cs="Arial"/>
                <w:color w:val="000000"/>
              </w:rPr>
              <w:t>Blocked clients list</w:t>
            </w:r>
          </w:p>
        </w:tc>
        <w:tc>
          <w:tcPr>
            <w:tcW w:w="2504" w:type="dxa"/>
            <w:tcBorders>
              <w:top w:val="nil"/>
              <w:left w:val="nil"/>
              <w:bottom w:val="single" w:sz="8" w:space="0" w:color="auto"/>
              <w:right w:val="single" w:sz="8" w:space="0" w:color="auto"/>
            </w:tcBorders>
            <w:shd w:val="clear" w:color="auto" w:fill="auto"/>
            <w:vAlign w:val="center"/>
            <w:hideMark/>
          </w:tcPr>
          <w:p w14:paraId="06080500" w14:textId="77777777" w:rsidR="00E013D0" w:rsidRPr="00CF384C" w:rsidRDefault="00DF1EDC" w:rsidP="00E013D0">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7CB47B1B" w14:textId="77777777" w:rsidR="00E013D0" w:rsidRPr="00CF384C" w:rsidRDefault="00DF1EDC" w:rsidP="00E013D0">
            <w:pPr>
              <w:rPr>
                <w:rFonts w:cs="Arial"/>
                <w:color w:val="000000"/>
              </w:rPr>
            </w:pPr>
            <w:r w:rsidRPr="00CF384C">
              <w:rPr>
                <w:rFonts w:cs="Arial"/>
                <w:color w:val="000000"/>
              </w:rPr>
              <w:t>Factory setting: NULL</w:t>
            </w:r>
          </w:p>
        </w:tc>
      </w:tr>
      <w:tr w:rsidR="00E013D0" w:rsidRPr="00CF384C" w14:paraId="100DD6DA"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6602EE67" w14:textId="77777777" w:rsidR="00E013D0" w:rsidRPr="00CF384C" w:rsidRDefault="00DF1EDC" w:rsidP="00E013D0">
            <w:pPr>
              <w:rPr>
                <w:rFonts w:cs="Arial"/>
                <w:color w:val="000000"/>
              </w:rPr>
            </w:pPr>
            <w:r w:rsidRPr="00CF384C">
              <w:rPr>
                <w:rFonts w:cs="Arial"/>
                <w:color w:val="000000"/>
              </w:rPr>
              <w:t>Landing page URLs</w:t>
            </w:r>
          </w:p>
        </w:tc>
        <w:tc>
          <w:tcPr>
            <w:tcW w:w="2504" w:type="dxa"/>
            <w:tcBorders>
              <w:top w:val="nil"/>
              <w:left w:val="nil"/>
              <w:bottom w:val="single" w:sz="8" w:space="0" w:color="auto"/>
              <w:right w:val="single" w:sz="8" w:space="0" w:color="auto"/>
            </w:tcBorders>
            <w:shd w:val="clear" w:color="auto" w:fill="auto"/>
            <w:vAlign w:val="center"/>
            <w:hideMark/>
          </w:tcPr>
          <w:p w14:paraId="1980D883" w14:textId="77777777" w:rsidR="00E013D0" w:rsidRPr="00CF384C" w:rsidRDefault="00DF1EDC" w:rsidP="00E013D0">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7EFECD10" w14:textId="77777777" w:rsidR="00E013D0" w:rsidRPr="00CF384C" w:rsidRDefault="00DF1EDC" w:rsidP="00E013D0">
            <w:pPr>
              <w:rPr>
                <w:rFonts w:cs="Arial"/>
                <w:color w:val="000000"/>
              </w:rPr>
            </w:pPr>
            <w:r w:rsidRPr="00CF384C">
              <w:rPr>
                <w:rFonts w:cs="Arial"/>
                <w:color w:val="000000"/>
              </w:rPr>
              <w:t>Restore last saved values</w:t>
            </w:r>
          </w:p>
        </w:tc>
      </w:tr>
      <w:tr w:rsidR="00E013D0" w:rsidRPr="00CF384C" w14:paraId="4704A9E4" w14:textId="77777777" w:rsidTr="00E013D0">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7DF81C5E" w14:textId="77777777" w:rsidR="00E013D0" w:rsidRPr="00CF384C" w:rsidRDefault="00DF1EDC" w:rsidP="00E013D0">
            <w:pPr>
              <w:rPr>
                <w:rFonts w:cs="Arial"/>
                <w:color w:val="000000"/>
              </w:rPr>
            </w:pPr>
            <w:r w:rsidRPr="00CF384C">
              <w:rPr>
                <w:rFonts w:cs="Arial"/>
                <w:color w:val="000000"/>
              </w:rPr>
              <w:t>Ford/Lincoln carrier hotline numbers</w:t>
            </w:r>
          </w:p>
        </w:tc>
        <w:tc>
          <w:tcPr>
            <w:tcW w:w="2504" w:type="dxa"/>
            <w:tcBorders>
              <w:top w:val="nil"/>
              <w:left w:val="nil"/>
              <w:bottom w:val="single" w:sz="8" w:space="0" w:color="auto"/>
              <w:right w:val="single" w:sz="8" w:space="0" w:color="auto"/>
            </w:tcBorders>
            <w:shd w:val="clear" w:color="auto" w:fill="auto"/>
            <w:vAlign w:val="center"/>
            <w:hideMark/>
          </w:tcPr>
          <w:p w14:paraId="326544AD" w14:textId="77777777" w:rsidR="00E013D0" w:rsidRPr="00CF384C" w:rsidRDefault="00DF1EDC" w:rsidP="00E013D0">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72086481" w14:textId="77777777" w:rsidR="00E013D0" w:rsidRPr="00CF384C" w:rsidRDefault="00DF1EDC" w:rsidP="00E013D0">
            <w:pPr>
              <w:rPr>
                <w:rFonts w:cs="Arial"/>
                <w:color w:val="000000"/>
              </w:rPr>
            </w:pPr>
            <w:r w:rsidRPr="00CF384C">
              <w:rPr>
                <w:rFonts w:cs="Arial"/>
                <w:color w:val="000000"/>
              </w:rPr>
              <w:t>Restore last saved values</w:t>
            </w:r>
          </w:p>
        </w:tc>
      </w:tr>
      <w:tr w:rsidR="00E013D0" w:rsidRPr="00CF384C" w14:paraId="0D4A0E0B"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8F66194" w14:textId="77777777" w:rsidR="00E013D0" w:rsidRPr="00CF384C" w:rsidRDefault="00DF1EDC" w:rsidP="00E013D0">
            <w:pPr>
              <w:rPr>
                <w:rFonts w:cs="Arial"/>
                <w:color w:val="000000"/>
              </w:rPr>
            </w:pPr>
            <w:r w:rsidRPr="00CF384C">
              <w:rPr>
                <w:rFonts w:cs="Arial"/>
                <w:color w:val="000000"/>
              </w:rPr>
              <w:t xml:space="preserve">Wi-Fi data usage </w:t>
            </w:r>
          </w:p>
        </w:tc>
        <w:tc>
          <w:tcPr>
            <w:tcW w:w="2504" w:type="dxa"/>
            <w:tcBorders>
              <w:top w:val="nil"/>
              <w:left w:val="nil"/>
              <w:bottom w:val="single" w:sz="8" w:space="0" w:color="auto"/>
              <w:right w:val="single" w:sz="8" w:space="0" w:color="auto"/>
            </w:tcBorders>
            <w:shd w:val="clear" w:color="auto" w:fill="auto"/>
            <w:vAlign w:val="center"/>
            <w:hideMark/>
          </w:tcPr>
          <w:p w14:paraId="3F0A24C3" w14:textId="77777777" w:rsidR="00E013D0" w:rsidRPr="00CF384C" w:rsidRDefault="00DF1EDC" w:rsidP="00E013D0">
            <w:pPr>
              <w:rPr>
                <w:rFonts w:cs="Arial"/>
                <w:color w:val="000000"/>
              </w:rPr>
            </w:pPr>
            <w:r w:rsidRPr="00CF384C">
              <w:rPr>
                <w:rFonts w:cs="Arial"/>
                <w:color w:val="000000"/>
              </w:rPr>
              <w:t>NULL</w:t>
            </w:r>
          </w:p>
        </w:tc>
        <w:tc>
          <w:tcPr>
            <w:tcW w:w="2934" w:type="dxa"/>
            <w:tcBorders>
              <w:top w:val="nil"/>
              <w:left w:val="nil"/>
              <w:bottom w:val="single" w:sz="8" w:space="0" w:color="auto"/>
              <w:right w:val="single" w:sz="8" w:space="0" w:color="auto"/>
            </w:tcBorders>
            <w:shd w:val="clear" w:color="auto" w:fill="auto"/>
            <w:vAlign w:val="center"/>
            <w:hideMark/>
          </w:tcPr>
          <w:p w14:paraId="033116F3" w14:textId="77777777" w:rsidR="00E013D0" w:rsidRPr="00CF384C" w:rsidRDefault="00DF1EDC" w:rsidP="00E013D0">
            <w:pPr>
              <w:rPr>
                <w:rFonts w:cs="Arial"/>
                <w:color w:val="000000"/>
              </w:rPr>
            </w:pPr>
            <w:r w:rsidRPr="00CF384C">
              <w:rPr>
                <w:rFonts w:cs="Arial"/>
                <w:color w:val="000000"/>
              </w:rPr>
              <w:t>Factory setting: NULL</w:t>
            </w:r>
          </w:p>
        </w:tc>
      </w:tr>
      <w:tr w:rsidR="00E013D0" w:rsidRPr="00CF384C" w14:paraId="2F4FA4DB" w14:textId="77777777" w:rsidTr="00E013D0">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6D098474" w14:textId="77777777" w:rsidR="00E013D0" w:rsidRPr="00CF384C" w:rsidRDefault="00DF1EDC" w:rsidP="00E013D0">
            <w:pPr>
              <w:rPr>
                <w:rFonts w:cs="Arial"/>
                <w:color w:val="000000"/>
              </w:rPr>
            </w:pPr>
            <w:r w:rsidRPr="00CF384C">
              <w:rPr>
                <w:rFonts w:cs="Arial"/>
                <w:color w:val="000000"/>
              </w:rPr>
              <w:t>Hotspot_Enablement_Timer timer</w:t>
            </w:r>
          </w:p>
        </w:tc>
        <w:tc>
          <w:tcPr>
            <w:tcW w:w="2504" w:type="dxa"/>
            <w:tcBorders>
              <w:top w:val="nil"/>
              <w:left w:val="nil"/>
              <w:bottom w:val="single" w:sz="8" w:space="0" w:color="auto"/>
              <w:right w:val="single" w:sz="8" w:space="0" w:color="auto"/>
            </w:tcBorders>
            <w:shd w:val="clear" w:color="auto" w:fill="auto"/>
            <w:vAlign w:val="center"/>
            <w:hideMark/>
          </w:tcPr>
          <w:p w14:paraId="212B396A" w14:textId="77777777" w:rsidR="00E013D0" w:rsidRPr="00CF384C" w:rsidRDefault="00DF1EDC" w:rsidP="00E013D0">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14:paraId="124655A0" w14:textId="77777777" w:rsidR="00E013D0" w:rsidRPr="00CF384C" w:rsidRDefault="00DF1EDC" w:rsidP="00E013D0">
            <w:pPr>
              <w:rPr>
                <w:rFonts w:cs="Arial"/>
                <w:color w:val="000000"/>
              </w:rPr>
            </w:pPr>
            <w:r w:rsidRPr="00CF384C">
              <w:rPr>
                <w:rFonts w:cs="Arial"/>
                <w:color w:val="000000"/>
              </w:rPr>
              <w:t>Reset timer</w:t>
            </w:r>
          </w:p>
        </w:tc>
      </w:tr>
      <w:tr w:rsidR="00E013D0" w:rsidRPr="00CF384C" w14:paraId="03818D05"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D743536" w14:textId="77777777" w:rsidR="00E013D0" w:rsidRPr="00CF384C" w:rsidRDefault="00DF1EDC" w:rsidP="00E013D0">
            <w:pPr>
              <w:rPr>
                <w:rFonts w:cs="Arial"/>
                <w:color w:val="000000"/>
              </w:rPr>
            </w:pPr>
            <w:r w:rsidRPr="00CF384C">
              <w:rPr>
                <w:rFonts w:cs="Arial"/>
                <w:color w:val="000000"/>
              </w:rPr>
              <w:t>Wi-Fi APN</w:t>
            </w:r>
          </w:p>
        </w:tc>
        <w:tc>
          <w:tcPr>
            <w:tcW w:w="2504" w:type="dxa"/>
            <w:tcBorders>
              <w:top w:val="nil"/>
              <w:left w:val="nil"/>
              <w:bottom w:val="single" w:sz="8" w:space="0" w:color="auto"/>
              <w:right w:val="single" w:sz="8" w:space="0" w:color="auto"/>
            </w:tcBorders>
            <w:shd w:val="clear" w:color="auto" w:fill="auto"/>
            <w:vAlign w:val="center"/>
            <w:hideMark/>
          </w:tcPr>
          <w:p w14:paraId="0E2A0F51" w14:textId="77777777" w:rsidR="00E013D0" w:rsidRPr="00CF384C" w:rsidRDefault="00DF1EDC" w:rsidP="00E013D0">
            <w:pPr>
              <w:rPr>
                <w:rFonts w:cs="Arial"/>
                <w:color w:val="000000"/>
              </w:rPr>
            </w:pPr>
            <w:r w:rsidRPr="00CF384C">
              <w:rPr>
                <w:rFonts w:cs="Arial"/>
                <w:color w:val="000000"/>
              </w:rPr>
              <w:t>Restore last saved values</w:t>
            </w:r>
          </w:p>
        </w:tc>
        <w:tc>
          <w:tcPr>
            <w:tcW w:w="2934" w:type="dxa"/>
            <w:tcBorders>
              <w:top w:val="nil"/>
              <w:left w:val="nil"/>
              <w:bottom w:val="single" w:sz="8" w:space="0" w:color="auto"/>
              <w:right w:val="single" w:sz="8" w:space="0" w:color="auto"/>
            </w:tcBorders>
            <w:shd w:val="clear" w:color="auto" w:fill="auto"/>
            <w:vAlign w:val="center"/>
            <w:hideMark/>
          </w:tcPr>
          <w:p w14:paraId="7E9A60D3" w14:textId="77777777" w:rsidR="00E013D0" w:rsidRPr="00CF384C" w:rsidRDefault="00DF1EDC" w:rsidP="00E013D0">
            <w:pPr>
              <w:rPr>
                <w:rFonts w:cs="Arial"/>
                <w:color w:val="000000"/>
              </w:rPr>
            </w:pPr>
            <w:r w:rsidRPr="00CF384C">
              <w:rPr>
                <w:rFonts w:cs="Arial"/>
                <w:color w:val="000000"/>
              </w:rPr>
              <w:t>Restore last stored values</w:t>
            </w:r>
          </w:p>
        </w:tc>
      </w:tr>
      <w:tr w:rsidR="00E013D0" w:rsidRPr="00CF384C" w14:paraId="4CB5FD3B"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C0BB0CA" w14:textId="77777777" w:rsidR="00E013D0" w:rsidRPr="00CF384C" w:rsidRDefault="00DF1EDC" w:rsidP="00E013D0">
            <w:pPr>
              <w:rPr>
                <w:rFonts w:cs="Arial"/>
                <w:color w:val="000000"/>
              </w:rPr>
            </w:pPr>
            <w:r w:rsidRPr="00CF384C">
              <w:rPr>
                <w:rFonts w:cs="Arial"/>
                <w:color w:val="000000"/>
              </w:rPr>
              <w:t>Wi-Fi_Trial_Reminder_Trigger</w:t>
            </w:r>
          </w:p>
        </w:tc>
        <w:tc>
          <w:tcPr>
            <w:tcW w:w="2504" w:type="dxa"/>
            <w:tcBorders>
              <w:top w:val="nil"/>
              <w:left w:val="nil"/>
              <w:bottom w:val="single" w:sz="8" w:space="0" w:color="auto"/>
              <w:right w:val="single" w:sz="8" w:space="0" w:color="auto"/>
            </w:tcBorders>
            <w:shd w:val="clear" w:color="auto" w:fill="auto"/>
            <w:vAlign w:val="center"/>
            <w:hideMark/>
          </w:tcPr>
          <w:p w14:paraId="078A032A" w14:textId="77777777" w:rsidR="00E013D0" w:rsidRPr="00CF384C" w:rsidRDefault="00DF1EDC" w:rsidP="00E013D0">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54A80433" w14:textId="77777777" w:rsidR="00E013D0" w:rsidRPr="00CF384C" w:rsidRDefault="00DF1EDC" w:rsidP="00E013D0">
            <w:pPr>
              <w:rPr>
                <w:rFonts w:cs="Arial"/>
                <w:color w:val="000000"/>
              </w:rPr>
            </w:pPr>
            <w:r w:rsidRPr="00CF384C">
              <w:rPr>
                <w:rFonts w:cs="Arial"/>
                <w:color w:val="000000"/>
              </w:rPr>
              <w:t>Restore last stored value</w:t>
            </w:r>
          </w:p>
        </w:tc>
      </w:tr>
      <w:tr w:rsidR="00E013D0" w:rsidRPr="00CF384C" w14:paraId="0142BBB1"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7CC09F11" w14:textId="77777777" w:rsidR="00E013D0" w:rsidRPr="00CF384C" w:rsidRDefault="00DF1EDC" w:rsidP="00E013D0">
            <w:pPr>
              <w:rPr>
                <w:rFonts w:cs="Arial"/>
                <w:color w:val="000000"/>
              </w:rPr>
            </w:pPr>
            <w:r w:rsidRPr="00CF384C">
              <w:rPr>
                <w:rFonts w:cs="Arial"/>
                <w:color w:val="000000"/>
              </w:rPr>
              <w:t>Wi-Fi_Trial_Reminder_Delay</w:t>
            </w:r>
          </w:p>
        </w:tc>
        <w:tc>
          <w:tcPr>
            <w:tcW w:w="2504" w:type="dxa"/>
            <w:tcBorders>
              <w:top w:val="nil"/>
              <w:left w:val="nil"/>
              <w:bottom w:val="single" w:sz="8" w:space="0" w:color="auto"/>
              <w:right w:val="single" w:sz="8" w:space="0" w:color="auto"/>
            </w:tcBorders>
            <w:shd w:val="clear" w:color="auto" w:fill="auto"/>
            <w:vAlign w:val="center"/>
            <w:hideMark/>
          </w:tcPr>
          <w:p w14:paraId="04A338D4" w14:textId="77777777" w:rsidR="00E013D0" w:rsidRPr="00CF384C" w:rsidRDefault="00DF1EDC" w:rsidP="00E013D0">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04C7D4FE" w14:textId="77777777" w:rsidR="00E013D0" w:rsidRPr="00CF384C" w:rsidRDefault="00DF1EDC" w:rsidP="00E013D0">
            <w:pPr>
              <w:rPr>
                <w:rFonts w:cs="Arial"/>
                <w:color w:val="000000"/>
              </w:rPr>
            </w:pPr>
            <w:r w:rsidRPr="00CF384C">
              <w:rPr>
                <w:rFonts w:cs="Arial"/>
                <w:color w:val="000000"/>
              </w:rPr>
              <w:t>Restore last stored value</w:t>
            </w:r>
          </w:p>
        </w:tc>
      </w:tr>
      <w:tr w:rsidR="00E013D0" w:rsidRPr="00CF384C" w14:paraId="34CADC20" w14:textId="77777777" w:rsidTr="00E013D0">
        <w:trPr>
          <w:trHeight w:val="408"/>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7827173D" w14:textId="77777777" w:rsidR="00E013D0" w:rsidRPr="00CF384C" w:rsidRDefault="00DF1EDC" w:rsidP="00E013D0">
            <w:pPr>
              <w:rPr>
                <w:rFonts w:cs="Arial"/>
                <w:color w:val="000000"/>
              </w:rPr>
            </w:pPr>
            <w:r w:rsidRPr="00CF384C">
              <w:rPr>
                <w:rFonts w:cs="Arial"/>
                <w:color w:val="000000"/>
              </w:rPr>
              <w:t xml:space="preserve">Wi-Fi_Hotspot_Feature_Enabled </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0EB38A3B" w14:textId="77777777" w:rsidR="00E013D0" w:rsidRPr="00CF384C" w:rsidRDefault="00DF1EDC" w:rsidP="00E013D0">
            <w:pPr>
              <w:rPr>
                <w:rFonts w:cs="Arial"/>
                <w:color w:val="000000"/>
              </w:rPr>
            </w:pPr>
            <w:r w:rsidRPr="00CF384C">
              <w:rPr>
                <w:rFonts w:cs="Arial"/>
                <w:color w:val="000000"/>
              </w:rPr>
              <w:t>Restore last stored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18CABD3F" w14:textId="77777777" w:rsidR="00E013D0" w:rsidRPr="00CF384C" w:rsidRDefault="00DF1EDC" w:rsidP="00E013D0">
            <w:pPr>
              <w:rPr>
                <w:rFonts w:cs="Arial"/>
                <w:color w:val="000000"/>
              </w:rPr>
            </w:pPr>
            <w:r w:rsidRPr="00CF384C">
              <w:rPr>
                <w:rFonts w:cs="Arial"/>
                <w:color w:val="000000"/>
              </w:rPr>
              <w:t>Restore last stored value</w:t>
            </w:r>
          </w:p>
        </w:tc>
      </w:tr>
      <w:tr w:rsidR="00E013D0" w:rsidRPr="00CF384C" w14:paraId="7E6C1E50"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656B80FA"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683FF05A"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77F49E5C" w14:textId="77777777" w:rsidR="00E013D0" w:rsidRPr="00CF384C" w:rsidRDefault="00E013D0" w:rsidP="00E013D0">
            <w:pPr>
              <w:rPr>
                <w:rFonts w:cs="Arial"/>
                <w:color w:val="000000"/>
              </w:rPr>
            </w:pPr>
          </w:p>
        </w:tc>
      </w:tr>
      <w:tr w:rsidR="00E013D0" w:rsidRPr="00CF384C" w14:paraId="14F4A3FA" w14:textId="77777777" w:rsidTr="00E013D0">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14D3DCAD" w14:textId="77777777" w:rsidR="00E013D0" w:rsidRPr="00CF384C" w:rsidRDefault="00DF1EDC" w:rsidP="00E013D0">
            <w:pPr>
              <w:rPr>
                <w:rFonts w:cs="Arial"/>
                <w:color w:val="000000"/>
              </w:rPr>
            </w:pPr>
            <w:r w:rsidRPr="00CF384C">
              <w:rPr>
                <w:rFonts w:cs="Arial"/>
                <w:color w:val="000000"/>
              </w:rPr>
              <w:t>Data_Usage_Info_Refresh_Timeout timer</w:t>
            </w:r>
          </w:p>
        </w:tc>
        <w:tc>
          <w:tcPr>
            <w:tcW w:w="2504" w:type="dxa"/>
            <w:tcBorders>
              <w:top w:val="nil"/>
              <w:left w:val="nil"/>
              <w:bottom w:val="single" w:sz="8" w:space="0" w:color="auto"/>
              <w:right w:val="single" w:sz="8" w:space="0" w:color="auto"/>
            </w:tcBorders>
            <w:shd w:val="clear" w:color="auto" w:fill="auto"/>
            <w:vAlign w:val="center"/>
            <w:hideMark/>
          </w:tcPr>
          <w:p w14:paraId="1EC584D5" w14:textId="77777777" w:rsidR="00E013D0" w:rsidRPr="00CF384C" w:rsidRDefault="00DF1EDC" w:rsidP="00E013D0">
            <w:pPr>
              <w:rPr>
                <w:rFonts w:cs="Arial"/>
                <w:color w:val="000000"/>
              </w:rPr>
            </w:pPr>
            <w:r w:rsidRPr="00CF384C">
              <w:rPr>
                <w:rFonts w:cs="Arial"/>
                <w:color w:val="000000"/>
              </w:rPr>
              <w:t>Reset timer</w:t>
            </w:r>
          </w:p>
        </w:tc>
        <w:tc>
          <w:tcPr>
            <w:tcW w:w="2934" w:type="dxa"/>
            <w:tcBorders>
              <w:top w:val="nil"/>
              <w:left w:val="nil"/>
              <w:bottom w:val="single" w:sz="8" w:space="0" w:color="auto"/>
              <w:right w:val="single" w:sz="8" w:space="0" w:color="auto"/>
            </w:tcBorders>
            <w:shd w:val="clear" w:color="auto" w:fill="auto"/>
            <w:vAlign w:val="center"/>
            <w:hideMark/>
          </w:tcPr>
          <w:p w14:paraId="1A85AAC2" w14:textId="77777777" w:rsidR="00E013D0" w:rsidRPr="00CF384C" w:rsidRDefault="00DF1EDC" w:rsidP="00E013D0">
            <w:pPr>
              <w:rPr>
                <w:rFonts w:cs="Arial"/>
                <w:color w:val="000000"/>
              </w:rPr>
            </w:pPr>
            <w:r w:rsidRPr="00CF384C">
              <w:rPr>
                <w:rFonts w:cs="Arial"/>
                <w:color w:val="000000"/>
              </w:rPr>
              <w:t>Reset timer</w:t>
            </w:r>
          </w:p>
        </w:tc>
      </w:tr>
      <w:tr w:rsidR="00E013D0" w:rsidRPr="00CF384C" w14:paraId="26251CE8"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08437CF3" w14:textId="77777777" w:rsidR="00E013D0" w:rsidRPr="00CF384C" w:rsidRDefault="00DF1EDC" w:rsidP="00E013D0">
            <w:pPr>
              <w:rPr>
                <w:rFonts w:cs="Arial"/>
                <w:color w:val="000000"/>
              </w:rPr>
            </w:pPr>
            <w:r w:rsidRPr="00CF384C">
              <w:rPr>
                <w:rFonts w:cs="Arial"/>
                <w:color w:val="000000"/>
              </w:rPr>
              <w:t>Data_Usage_Reception_Time</w:t>
            </w:r>
          </w:p>
        </w:tc>
        <w:tc>
          <w:tcPr>
            <w:tcW w:w="2504" w:type="dxa"/>
            <w:tcBorders>
              <w:top w:val="nil"/>
              <w:left w:val="nil"/>
              <w:bottom w:val="single" w:sz="8" w:space="0" w:color="auto"/>
              <w:right w:val="single" w:sz="8" w:space="0" w:color="auto"/>
            </w:tcBorders>
            <w:shd w:val="clear" w:color="auto" w:fill="auto"/>
            <w:vAlign w:val="center"/>
            <w:hideMark/>
          </w:tcPr>
          <w:p w14:paraId="201D2290" w14:textId="77777777" w:rsidR="00E013D0" w:rsidRPr="00CF384C" w:rsidRDefault="00DF1EDC" w:rsidP="00E013D0">
            <w:pPr>
              <w:jc w:val="right"/>
              <w:rPr>
                <w:rFonts w:cs="Arial"/>
                <w:color w:val="000000"/>
              </w:rPr>
            </w:pPr>
            <w:r w:rsidRPr="00CF384C">
              <w:rPr>
                <w:rFonts w:cs="Arial"/>
                <w:color w:val="000000"/>
              </w:rPr>
              <w:t>0:00:00</w:t>
            </w:r>
          </w:p>
        </w:tc>
        <w:tc>
          <w:tcPr>
            <w:tcW w:w="2934" w:type="dxa"/>
            <w:tcBorders>
              <w:top w:val="nil"/>
              <w:left w:val="nil"/>
              <w:bottom w:val="single" w:sz="8" w:space="0" w:color="auto"/>
              <w:right w:val="single" w:sz="8" w:space="0" w:color="auto"/>
            </w:tcBorders>
            <w:shd w:val="clear" w:color="auto" w:fill="auto"/>
            <w:vAlign w:val="center"/>
            <w:hideMark/>
          </w:tcPr>
          <w:p w14:paraId="18C3AF34" w14:textId="77777777" w:rsidR="00E013D0" w:rsidRPr="00CF384C" w:rsidRDefault="00DF1EDC" w:rsidP="00E013D0">
            <w:pPr>
              <w:jc w:val="right"/>
              <w:rPr>
                <w:rFonts w:cs="Arial"/>
                <w:color w:val="000000"/>
              </w:rPr>
            </w:pPr>
            <w:r w:rsidRPr="00CF384C">
              <w:rPr>
                <w:rFonts w:cs="Arial"/>
                <w:color w:val="000000"/>
              </w:rPr>
              <w:t>0:00:00</w:t>
            </w:r>
          </w:p>
        </w:tc>
      </w:tr>
      <w:tr w:rsidR="00E013D0" w:rsidRPr="00CF384C" w14:paraId="5618BD23" w14:textId="77777777" w:rsidTr="00E013D0">
        <w:trPr>
          <w:trHeight w:val="52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78D2C0E7" w14:textId="77777777" w:rsidR="00E013D0" w:rsidRPr="00CF384C" w:rsidRDefault="00DF1EDC" w:rsidP="00E013D0">
            <w:pPr>
              <w:rPr>
                <w:rFonts w:cs="Arial"/>
                <w:color w:val="000000"/>
              </w:rPr>
            </w:pPr>
            <w:r w:rsidRPr="00CF384C">
              <w:rPr>
                <w:rFonts w:cs="Arial"/>
                <w:color w:val="000000"/>
              </w:rPr>
              <w:t>Enhanced_Hotspot_Enablement_Mode</w:t>
            </w:r>
          </w:p>
        </w:tc>
        <w:tc>
          <w:tcPr>
            <w:tcW w:w="2504" w:type="dxa"/>
            <w:tcBorders>
              <w:top w:val="nil"/>
              <w:left w:val="nil"/>
              <w:bottom w:val="single" w:sz="8" w:space="0" w:color="auto"/>
              <w:right w:val="single" w:sz="8" w:space="0" w:color="auto"/>
            </w:tcBorders>
            <w:shd w:val="clear" w:color="auto" w:fill="auto"/>
            <w:vAlign w:val="center"/>
            <w:hideMark/>
          </w:tcPr>
          <w:p w14:paraId="483F48D7" w14:textId="77777777" w:rsidR="00E013D0" w:rsidRPr="00CF384C" w:rsidRDefault="00DF1EDC" w:rsidP="00E013D0">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3EDA41BD" w14:textId="77777777" w:rsidR="00E013D0" w:rsidRPr="00CF384C" w:rsidRDefault="00DF1EDC" w:rsidP="00E013D0">
            <w:pPr>
              <w:rPr>
                <w:rFonts w:cs="Arial"/>
                <w:color w:val="000000"/>
              </w:rPr>
            </w:pPr>
            <w:r w:rsidRPr="00CF384C">
              <w:rPr>
                <w:rFonts w:cs="Arial"/>
                <w:color w:val="000000"/>
              </w:rPr>
              <w:t>Restore last stored value</w:t>
            </w:r>
          </w:p>
        </w:tc>
      </w:tr>
      <w:tr w:rsidR="00E013D0" w:rsidRPr="00CF384C" w14:paraId="0DF88064"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0E1CBA84" w14:textId="77777777" w:rsidR="00E013D0" w:rsidRPr="00CF384C" w:rsidRDefault="00DF1EDC" w:rsidP="00E013D0">
            <w:pPr>
              <w:rPr>
                <w:rFonts w:cs="Arial"/>
                <w:color w:val="000000"/>
              </w:rPr>
            </w:pPr>
            <w:r w:rsidRPr="00CF384C">
              <w:rPr>
                <w:rFonts w:cs="Arial"/>
                <w:color w:val="000000"/>
              </w:rPr>
              <w:t>Wi-Fi_Trial_Reminder</w:t>
            </w:r>
          </w:p>
        </w:tc>
        <w:tc>
          <w:tcPr>
            <w:tcW w:w="2504" w:type="dxa"/>
            <w:tcBorders>
              <w:top w:val="nil"/>
              <w:left w:val="nil"/>
              <w:bottom w:val="single" w:sz="8" w:space="0" w:color="auto"/>
              <w:right w:val="single" w:sz="8" w:space="0" w:color="auto"/>
            </w:tcBorders>
            <w:shd w:val="clear" w:color="auto" w:fill="auto"/>
            <w:vAlign w:val="center"/>
            <w:hideMark/>
          </w:tcPr>
          <w:p w14:paraId="7F2C0269" w14:textId="77777777" w:rsidR="00E013D0" w:rsidRPr="00CF384C" w:rsidRDefault="00DF1EDC" w:rsidP="00E013D0">
            <w:pPr>
              <w:rPr>
                <w:rFonts w:cs="Arial"/>
                <w:color w:val="000000"/>
              </w:rPr>
            </w:pPr>
            <w:r w:rsidRPr="00CF384C">
              <w:rPr>
                <w:rFonts w:cs="Arial"/>
                <w:color w:val="000000"/>
              </w:rPr>
              <w:t>Restore last stored value</w:t>
            </w:r>
          </w:p>
        </w:tc>
        <w:tc>
          <w:tcPr>
            <w:tcW w:w="2934" w:type="dxa"/>
            <w:tcBorders>
              <w:top w:val="nil"/>
              <w:left w:val="nil"/>
              <w:bottom w:val="single" w:sz="8" w:space="0" w:color="auto"/>
              <w:right w:val="single" w:sz="8" w:space="0" w:color="auto"/>
            </w:tcBorders>
            <w:shd w:val="clear" w:color="auto" w:fill="auto"/>
            <w:vAlign w:val="center"/>
            <w:hideMark/>
          </w:tcPr>
          <w:p w14:paraId="566579A5" w14:textId="77777777" w:rsidR="00E013D0" w:rsidRPr="00CF384C" w:rsidRDefault="00DF1EDC" w:rsidP="00E013D0">
            <w:pPr>
              <w:rPr>
                <w:rFonts w:cs="Arial"/>
                <w:color w:val="000000"/>
              </w:rPr>
            </w:pPr>
            <w:r w:rsidRPr="00CF384C">
              <w:rPr>
                <w:rFonts w:cs="Arial"/>
                <w:color w:val="000000"/>
              </w:rPr>
              <w:t>Restore last stored value</w:t>
            </w:r>
          </w:p>
        </w:tc>
      </w:tr>
      <w:tr w:rsidR="00E013D0" w:rsidRPr="00CF384C" w14:paraId="5DE638A7" w14:textId="77777777" w:rsidTr="00E013D0">
        <w:trPr>
          <w:trHeight w:val="408"/>
          <w:jc w:val="center"/>
        </w:trPr>
        <w:tc>
          <w:tcPr>
            <w:tcW w:w="3522" w:type="dxa"/>
            <w:vMerge w:val="restart"/>
            <w:tcBorders>
              <w:top w:val="nil"/>
              <w:left w:val="single" w:sz="8" w:space="0" w:color="auto"/>
              <w:bottom w:val="single" w:sz="8" w:space="0" w:color="000000"/>
              <w:right w:val="single" w:sz="8" w:space="0" w:color="auto"/>
            </w:tcBorders>
            <w:shd w:val="clear" w:color="auto" w:fill="auto"/>
            <w:vAlign w:val="center"/>
            <w:hideMark/>
          </w:tcPr>
          <w:p w14:paraId="116240D1" w14:textId="77777777" w:rsidR="00E013D0" w:rsidRPr="00CF384C" w:rsidRDefault="00DF1EDC" w:rsidP="00E013D0">
            <w:pPr>
              <w:rPr>
                <w:rFonts w:cs="Arial"/>
                <w:color w:val="000000"/>
              </w:rPr>
            </w:pPr>
            <w:r w:rsidRPr="00CF384C">
              <w:rPr>
                <w:rFonts w:cs="Arial"/>
                <w:color w:val="000000"/>
              </w:rPr>
              <w:t>Hotspot_Operational_Band</w:t>
            </w:r>
          </w:p>
        </w:tc>
        <w:tc>
          <w:tcPr>
            <w:tcW w:w="2504" w:type="dxa"/>
            <w:vMerge w:val="restart"/>
            <w:tcBorders>
              <w:top w:val="nil"/>
              <w:left w:val="single" w:sz="8" w:space="0" w:color="auto"/>
              <w:bottom w:val="single" w:sz="8" w:space="0" w:color="000000"/>
              <w:right w:val="single" w:sz="8" w:space="0" w:color="auto"/>
            </w:tcBorders>
            <w:shd w:val="clear" w:color="auto" w:fill="auto"/>
            <w:vAlign w:val="center"/>
            <w:hideMark/>
          </w:tcPr>
          <w:p w14:paraId="015D4628" w14:textId="77777777" w:rsidR="00E013D0" w:rsidRPr="00CF384C" w:rsidRDefault="00DF1EDC" w:rsidP="00E013D0">
            <w:pPr>
              <w:rPr>
                <w:rFonts w:cs="Arial"/>
                <w:color w:val="000000"/>
              </w:rPr>
            </w:pPr>
            <w:r w:rsidRPr="00CF384C">
              <w:rPr>
                <w:rFonts w:cs="Arial"/>
                <w:color w:val="000000"/>
              </w:rPr>
              <w:t>Restore last saved value</w:t>
            </w:r>
          </w:p>
        </w:tc>
        <w:tc>
          <w:tcPr>
            <w:tcW w:w="2934" w:type="dxa"/>
            <w:vMerge w:val="restart"/>
            <w:tcBorders>
              <w:top w:val="nil"/>
              <w:left w:val="single" w:sz="8" w:space="0" w:color="auto"/>
              <w:bottom w:val="single" w:sz="8" w:space="0" w:color="000000"/>
              <w:right w:val="single" w:sz="8" w:space="0" w:color="auto"/>
            </w:tcBorders>
            <w:shd w:val="clear" w:color="auto" w:fill="auto"/>
            <w:vAlign w:val="center"/>
            <w:hideMark/>
          </w:tcPr>
          <w:p w14:paraId="725910CB" w14:textId="77777777" w:rsidR="00E013D0" w:rsidRPr="00CF384C" w:rsidRDefault="00DF1EDC" w:rsidP="00E013D0">
            <w:pPr>
              <w:rPr>
                <w:rFonts w:cs="Arial"/>
                <w:color w:val="000000"/>
              </w:rPr>
            </w:pPr>
            <w:r w:rsidRPr="00CF384C">
              <w:rPr>
                <w:rFonts w:cs="Arial"/>
                <w:color w:val="000000"/>
              </w:rPr>
              <w:t>Factory setting: 5GHz</w:t>
            </w:r>
          </w:p>
        </w:tc>
      </w:tr>
      <w:tr w:rsidR="00E013D0" w:rsidRPr="00CF384C" w14:paraId="06D99048" w14:textId="77777777" w:rsidTr="00E013D0">
        <w:trPr>
          <w:trHeight w:val="491"/>
          <w:jc w:val="center"/>
        </w:trPr>
        <w:tc>
          <w:tcPr>
            <w:tcW w:w="3522" w:type="dxa"/>
            <w:vMerge/>
            <w:tcBorders>
              <w:top w:val="nil"/>
              <w:left w:val="single" w:sz="8" w:space="0" w:color="auto"/>
              <w:bottom w:val="single" w:sz="8" w:space="0" w:color="000000"/>
              <w:right w:val="single" w:sz="8" w:space="0" w:color="auto"/>
            </w:tcBorders>
            <w:vAlign w:val="center"/>
            <w:hideMark/>
          </w:tcPr>
          <w:p w14:paraId="64183C40" w14:textId="77777777" w:rsidR="00E013D0" w:rsidRPr="00CF384C" w:rsidRDefault="00E013D0" w:rsidP="00E013D0">
            <w:pPr>
              <w:rPr>
                <w:rFonts w:cs="Arial"/>
                <w:color w:val="000000"/>
              </w:rPr>
            </w:pPr>
          </w:p>
        </w:tc>
        <w:tc>
          <w:tcPr>
            <w:tcW w:w="2504" w:type="dxa"/>
            <w:vMerge/>
            <w:tcBorders>
              <w:top w:val="nil"/>
              <w:left w:val="single" w:sz="8" w:space="0" w:color="auto"/>
              <w:bottom w:val="single" w:sz="8" w:space="0" w:color="000000"/>
              <w:right w:val="single" w:sz="8" w:space="0" w:color="auto"/>
            </w:tcBorders>
            <w:vAlign w:val="center"/>
            <w:hideMark/>
          </w:tcPr>
          <w:p w14:paraId="10CC5E6F" w14:textId="77777777" w:rsidR="00E013D0" w:rsidRPr="00CF384C" w:rsidRDefault="00E013D0" w:rsidP="00E013D0">
            <w:pPr>
              <w:rPr>
                <w:rFonts w:cs="Arial"/>
                <w:color w:val="000000"/>
              </w:rPr>
            </w:pPr>
          </w:p>
        </w:tc>
        <w:tc>
          <w:tcPr>
            <w:tcW w:w="2934" w:type="dxa"/>
            <w:vMerge/>
            <w:tcBorders>
              <w:top w:val="nil"/>
              <w:left w:val="single" w:sz="8" w:space="0" w:color="auto"/>
              <w:bottom w:val="single" w:sz="8" w:space="0" w:color="000000"/>
              <w:right w:val="single" w:sz="8" w:space="0" w:color="auto"/>
            </w:tcBorders>
            <w:vAlign w:val="center"/>
            <w:hideMark/>
          </w:tcPr>
          <w:p w14:paraId="0B4F937B" w14:textId="77777777" w:rsidR="00E013D0" w:rsidRPr="00CF384C" w:rsidRDefault="00E013D0" w:rsidP="00E013D0">
            <w:pPr>
              <w:rPr>
                <w:rFonts w:cs="Arial"/>
                <w:color w:val="000000"/>
              </w:rPr>
            </w:pPr>
          </w:p>
        </w:tc>
      </w:tr>
      <w:tr w:rsidR="00E013D0" w:rsidRPr="00CF384C" w14:paraId="456CB43A" w14:textId="77777777" w:rsidTr="00E013D0">
        <w:trPr>
          <w:trHeight w:val="315"/>
          <w:jc w:val="center"/>
        </w:trPr>
        <w:tc>
          <w:tcPr>
            <w:tcW w:w="3522" w:type="dxa"/>
            <w:tcBorders>
              <w:top w:val="nil"/>
              <w:left w:val="single" w:sz="8" w:space="0" w:color="auto"/>
              <w:bottom w:val="single" w:sz="8" w:space="0" w:color="auto"/>
              <w:right w:val="single" w:sz="8" w:space="0" w:color="auto"/>
            </w:tcBorders>
            <w:shd w:val="clear" w:color="auto" w:fill="auto"/>
            <w:vAlign w:val="center"/>
            <w:hideMark/>
          </w:tcPr>
          <w:p w14:paraId="6380CF47" w14:textId="77777777" w:rsidR="00E013D0" w:rsidRPr="00CF384C" w:rsidRDefault="00DF1EDC" w:rsidP="00E013D0">
            <w:pPr>
              <w:rPr>
                <w:rFonts w:cs="Arial"/>
                <w:color w:val="000000"/>
              </w:rPr>
            </w:pPr>
            <w:r w:rsidRPr="00CF384C">
              <w:rPr>
                <w:rFonts w:cs="Arial"/>
                <w:color w:val="000000"/>
              </w:rPr>
              <w:t>Estimated location</w:t>
            </w:r>
          </w:p>
        </w:tc>
        <w:tc>
          <w:tcPr>
            <w:tcW w:w="2504" w:type="dxa"/>
            <w:tcBorders>
              <w:top w:val="nil"/>
              <w:left w:val="nil"/>
              <w:bottom w:val="single" w:sz="8" w:space="0" w:color="auto"/>
              <w:right w:val="single" w:sz="8" w:space="0" w:color="auto"/>
            </w:tcBorders>
            <w:shd w:val="clear" w:color="auto" w:fill="auto"/>
            <w:vAlign w:val="center"/>
            <w:hideMark/>
          </w:tcPr>
          <w:p w14:paraId="5F9CCEAD" w14:textId="77777777" w:rsidR="00E013D0" w:rsidRPr="00CF384C" w:rsidRDefault="00DF1EDC" w:rsidP="00E013D0">
            <w:pPr>
              <w:rPr>
                <w:rFonts w:cs="Arial"/>
                <w:color w:val="000000"/>
              </w:rPr>
            </w:pPr>
            <w:r w:rsidRPr="00CF384C">
              <w:rPr>
                <w:rFonts w:cs="Arial"/>
                <w:color w:val="000000"/>
              </w:rPr>
              <w:t>Restore last saved value</w:t>
            </w:r>
          </w:p>
        </w:tc>
        <w:tc>
          <w:tcPr>
            <w:tcW w:w="2934" w:type="dxa"/>
            <w:tcBorders>
              <w:top w:val="nil"/>
              <w:left w:val="nil"/>
              <w:bottom w:val="single" w:sz="8" w:space="0" w:color="auto"/>
              <w:right w:val="single" w:sz="8" w:space="0" w:color="auto"/>
            </w:tcBorders>
            <w:shd w:val="clear" w:color="auto" w:fill="auto"/>
            <w:vAlign w:val="center"/>
            <w:hideMark/>
          </w:tcPr>
          <w:p w14:paraId="1DB1B4AB" w14:textId="77777777" w:rsidR="00E013D0" w:rsidRPr="00CF384C" w:rsidRDefault="00DF1EDC" w:rsidP="00E013D0">
            <w:pPr>
              <w:rPr>
                <w:rFonts w:cs="Arial"/>
                <w:color w:val="000000"/>
              </w:rPr>
            </w:pPr>
            <w:r w:rsidRPr="00CF384C">
              <w:rPr>
                <w:rFonts w:cs="Arial"/>
                <w:color w:val="000000"/>
              </w:rPr>
              <w:t>Factory setting: Null</w:t>
            </w:r>
          </w:p>
        </w:tc>
      </w:tr>
    </w:tbl>
    <w:p w14:paraId="764AE012" w14:textId="77777777" w:rsidR="00E013D0" w:rsidRDefault="00E013D0" w:rsidP="00E013D0">
      <w:pPr>
        <w:rPr>
          <w:rFonts w:cs="Arial"/>
          <w:color w:val="000000" w:themeColor="text1"/>
        </w:rPr>
      </w:pPr>
    </w:p>
    <w:p w14:paraId="31830BED" w14:textId="77777777" w:rsidR="00E013D0" w:rsidRPr="00E065EB" w:rsidRDefault="00DF1EDC" w:rsidP="00E013D0">
      <w:pPr>
        <w:jc w:val="center"/>
        <w:rPr>
          <w:rFonts w:cs="Arial"/>
          <w:color w:val="000000" w:themeColor="text1"/>
        </w:rPr>
      </w:pPr>
      <w:r w:rsidRPr="00E065EB">
        <w:rPr>
          <w:rFonts w:cs="Arial"/>
          <w:color w:val="000000" w:themeColor="text1"/>
        </w:rPr>
        <w:t>Table. Wi-Fi Hotspot Default Settings</w:t>
      </w:r>
    </w:p>
    <w:p w14:paraId="0B6D4078" w14:textId="77777777" w:rsidR="00E013D0" w:rsidRDefault="00DF1EDC" w:rsidP="00E013D0">
      <w:pPr>
        <w:rPr>
          <w:rFonts w:cs="Arial"/>
          <w:color w:val="000000" w:themeColor="text1"/>
        </w:rPr>
      </w:pPr>
      <w:r w:rsidRPr="00E065EB">
        <w:rPr>
          <w:rFonts w:cs="Arial"/>
          <w:color w:val="000000" w:themeColor="text1"/>
        </w:rPr>
        <w:t>Note:</w:t>
      </w:r>
    </w:p>
    <w:p w14:paraId="794EE600" w14:textId="77777777" w:rsidR="00E013D0" w:rsidRPr="00014E6A" w:rsidRDefault="00DF1EDC" w:rsidP="00DF1EDC">
      <w:pPr>
        <w:numPr>
          <w:ilvl w:val="1"/>
          <w:numId w:val="72"/>
        </w:numPr>
        <w:rPr>
          <w:rFonts w:cs="Arial"/>
          <w:color w:val="000000" w:themeColor="text1"/>
        </w:rPr>
      </w:pPr>
      <w:r w:rsidRPr="00E065EB">
        <w:rPr>
          <w:rFonts w:cs="Arial"/>
          <w:color w:val="000000" w:themeColor="text1"/>
        </w:rPr>
        <w:t xml:space="preserve">The </w:t>
      </w:r>
      <w:r w:rsidRPr="00014E6A">
        <w:rPr>
          <w:rFonts w:cs="Arial"/>
          <w:color w:val="000000" w:themeColor="text1"/>
        </w:rPr>
        <w:t xml:space="preserve">WifiHotspotServer shall default the </w:t>
      </w:r>
      <w:r>
        <w:rPr>
          <w:rFonts w:cs="Arial"/>
          <w:color w:val="000000" w:themeColor="text1"/>
        </w:rPr>
        <w:t>Wi-Fi Hotspot enablement state to o</w:t>
      </w:r>
      <w:r w:rsidRPr="00014E6A">
        <w:rPr>
          <w:rFonts w:cs="Arial"/>
          <w:color w:val="000000" w:themeColor="text1"/>
        </w:rPr>
        <w:t>n</w:t>
      </w:r>
      <w:r>
        <w:rPr>
          <w:rFonts w:cs="Arial"/>
          <w:color w:val="000000" w:themeColor="text1"/>
        </w:rPr>
        <w:t xml:space="preserve"> ONLY if all Wi-Fi Hotspot enablement</w:t>
      </w:r>
      <w:r w:rsidRPr="00014E6A">
        <w:rPr>
          <w:rFonts w:cs="Arial"/>
          <w:color w:val="000000" w:themeColor="text1"/>
        </w:rPr>
        <w:t xml:space="preserve"> conditions are met. If the conditions are not met the WifiHotspotServer shall set the </w:t>
      </w:r>
      <w:r>
        <w:rPr>
          <w:rFonts w:cs="Arial"/>
          <w:color w:val="000000" w:themeColor="text1"/>
        </w:rPr>
        <w:t>Wi-Fi Hotspot enablement state to o</w:t>
      </w:r>
      <w:r w:rsidRPr="00014E6A">
        <w:rPr>
          <w:rFonts w:cs="Arial"/>
          <w:color w:val="000000" w:themeColor="text1"/>
        </w:rPr>
        <w:t>n-disabled (refer to WFHS</w:t>
      </w:r>
      <w:r>
        <w:rPr>
          <w:rFonts w:cs="Arial"/>
          <w:color w:val="000000" w:themeColor="text1"/>
        </w:rPr>
        <w:t>v2</w:t>
      </w:r>
      <w:r w:rsidRPr="00014E6A">
        <w:rPr>
          <w:rFonts w:cs="Arial"/>
          <w:color w:val="000000" w:themeColor="text1"/>
        </w:rPr>
        <w:t>-REQ</w:t>
      </w:r>
      <w:r>
        <w:rPr>
          <w:rFonts w:cs="Arial"/>
          <w:color w:val="000000" w:themeColor="text1"/>
        </w:rPr>
        <w:t>-283564-Wi-Fi Hotspot enablement</w:t>
      </w:r>
      <w:r w:rsidRPr="00014E6A">
        <w:rPr>
          <w:rFonts w:cs="Arial"/>
          <w:color w:val="000000" w:themeColor="text1"/>
        </w:rPr>
        <w:t xml:space="preserve"> condition checks). </w:t>
      </w:r>
    </w:p>
    <w:p w14:paraId="62DA86DC" w14:textId="77777777" w:rsidR="00E013D0" w:rsidRPr="00E065EB" w:rsidRDefault="00DF1EDC" w:rsidP="00DF1EDC">
      <w:pPr>
        <w:numPr>
          <w:ilvl w:val="1"/>
          <w:numId w:val="72"/>
        </w:numPr>
        <w:rPr>
          <w:rFonts w:cs="Arial"/>
          <w:color w:val="000000" w:themeColor="text1"/>
        </w:rPr>
      </w:pPr>
      <w:r w:rsidRPr="00E065EB">
        <w:rPr>
          <w:rFonts w:cs="Arial"/>
          <w:color w:val="000000" w:themeColor="text1"/>
        </w:rPr>
        <w:t xml:space="preserve">The SSID shall be reset to the default SSID that the </w:t>
      </w:r>
      <w:r w:rsidRPr="00014E6A">
        <w:rPr>
          <w:rFonts w:cs="Arial"/>
          <w:color w:val="000000" w:themeColor="text1"/>
        </w:rPr>
        <w:t>WifiHotspotServer</w:t>
      </w:r>
      <w:r w:rsidRPr="00E065EB">
        <w:rPr>
          <w:rFonts w:cs="Arial"/>
          <w:color w:val="000000" w:themeColor="text1"/>
        </w:rPr>
        <w:t xml:space="preserve"> was delivered to Ford </w:t>
      </w:r>
      <w:r>
        <w:rPr>
          <w:rFonts w:cs="Arial"/>
          <w:color w:val="000000" w:themeColor="text1"/>
        </w:rPr>
        <w:t>with (refer to WFHS-REQ-191596</w:t>
      </w:r>
      <w:r w:rsidRPr="00E065EB">
        <w:rPr>
          <w:rFonts w:cs="Arial"/>
          <w:color w:val="000000" w:themeColor="text1"/>
        </w:rPr>
        <w:t>-Generating the default SSID).</w:t>
      </w:r>
    </w:p>
    <w:p w14:paraId="74747F4F" w14:textId="77777777" w:rsidR="00E013D0" w:rsidRPr="00E065EB" w:rsidRDefault="00DF1EDC" w:rsidP="00DF1EDC">
      <w:pPr>
        <w:numPr>
          <w:ilvl w:val="1"/>
          <w:numId w:val="72"/>
        </w:numPr>
        <w:rPr>
          <w:rFonts w:cs="Arial"/>
          <w:color w:val="000000" w:themeColor="text1"/>
        </w:rPr>
      </w:pPr>
      <w:r w:rsidRPr="00E065EB">
        <w:rPr>
          <w:rFonts w:cs="Arial"/>
          <w:color w:val="000000" w:themeColor="text1"/>
        </w:rPr>
        <w:t>The password shall be randomly re-generated to a 12 ASCII character password. The generated passwords shall be created using a quality random number generator. The supplier shall meet the requirements defined in A51t_Supplier_Feed_Specification_080.pdf spec, section 1.9.9 Requirements for Key Generation.</w:t>
      </w:r>
    </w:p>
    <w:p w14:paraId="3444EE4A" w14:textId="77777777" w:rsidR="00E013D0" w:rsidRPr="0051600E" w:rsidRDefault="00DF1EDC" w:rsidP="00DF1EDC">
      <w:pPr>
        <w:numPr>
          <w:ilvl w:val="1"/>
          <w:numId w:val="72"/>
        </w:numPr>
        <w:rPr>
          <w:rFonts w:cs="Arial"/>
          <w:color w:val="000000" w:themeColor="text1"/>
        </w:rPr>
      </w:pPr>
      <w:r w:rsidRPr="00E065EB">
        <w:rPr>
          <w:rFonts w:cs="Arial"/>
          <w:color w:val="000000" w:themeColor="text1"/>
        </w:rPr>
        <w:t xml:space="preserve">All blocked devices shall be deleted from the blocked list and shall be allowed to connect by entering the newly generated password. </w:t>
      </w:r>
    </w:p>
    <w:p w14:paraId="537658A2" w14:textId="77777777" w:rsidR="00E013D0" w:rsidRPr="00BA1D3E" w:rsidRDefault="00DF1EDC" w:rsidP="00DF1EDC">
      <w:pPr>
        <w:numPr>
          <w:ilvl w:val="1"/>
          <w:numId w:val="72"/>
        </w:numPr>
        <w:rPr>
          <w:rFonts w:cs="Arial"/>
          <w:color w:val="000000" w:themeColor="text1"/>
        </w:rPr>
      </w:pPr>
      <w:r w:rsidRPr="00E065EB">
        <w:rPr>
          <w:rFonts w:cs="Arial"/>
          <w:color w:val="000000" w:themeColor="text1"/>
        </w:rPr>
        <w:t xml:space="preserve">All data usage information shall be cleared. If the </w:t>
      </w:r>
      <w:r w:rsidRPr="00014E6A">
        <w:rPr>
          <w:rFonts w:cs="Arial"/>
          <w:color w:val="000000" w:themeColor="text1"/>
        </w:rPr>
        <w:t>WifiHotspotServer</w:t>
      </w:r>
      <w:r w:rsidRPr="00E065EB">
        <w:rPr>
          <w:rFonts w:cs="Arial"/>
          <w:color w:val="000000" w:themeColor="text1"/>
        </w:rPr>
        <w:t xml:space="preserve"> is in the process of updating the data usage values and waiting for a response from the </w:t>
      </w:r>
      <w:r w:rsidRPr="000F5259">
        <w:rPr>
          <w:rFonts w:cs="Arial"/>
          <w:color w:val="000000" w:themeColor="text1"/>
        </w:rPr>
        <w:t>WifiHotspotOffBoardClient</w:t>
      </w:r>
      <w:r w:rsidRPr="00E065EB">
        <w:rPr>
          <w:rFonts w:cs="Arial"/>
          <w:color w:val="000000" w:themeColor="text1"/>
        </w:rPr>
        <w:t xml:space="preserve"> when a request for a Wi-Fi Hotspot reset is received the </w:t>
      </w:r>
      <w:r w:rsidRPr="00014E6A">
        <w:rPr>
          <w:rFonts w:cs="Arial"/>
          <w:color w:val="000000" w:themeColor="text1"/>
        </w:rPr>
        <w:t>WifiHotspotServer</w:t>
      </w:r>
      <w:r w:rsidRPr="00E065EB">
        <w:rPr>
          <w:rFonts w:cs="Arial"/>
          <w:color w:val="000000" w:themeColor="text1"/>
        </w:rPr>
        <w:t xml:space="preserve"> shall immediately initiate the reset. If the request for a data us</w:t>
      </w:r>
      <w:r>
        <w:rPr>
          <w:rFonts w:cs="Arial"/>
          <w:color w:val="000000" w:themeColor="text1"/>
        </w:rPr>
        <w:t xml:space="preserve">age update was initiated by the </w:t>
      </w:r>
      <w:r w:rsidRPr="001C457C">
        <w:rPr>
          <w:rFonts w:cs="Arial"/>
          <w:color w:val="000000" w:themeColor="text1"/>
        </w:rPr>
        <w:t>WifiHotspotOnBoardClient</w:t>
      </w:r>
      <w:r w:rsidRPr="00E065EB">
        <w:rPr>
          <w:rFonts w:cs="Arial"/>
          <w:color w:val="000000" w:themeColor="text1"/>
        </w:rPr>
        <w:t xml:space="preserve"> (refer to </w:t>
      </w:r>
      <w:r>
        <w:rPr>
          <w:rFonts w:cs="Arial"/>
          <w:color w:val="000000" w:themeColor="text1"/>
        </w:rPr>
        <w:t xml:space="preserve">WFHS-REQ-191868-Request from </w:t>
      </w:r>
      <w:r w:rsidRPr="001C457C">
        <w:rPr>
          <w:rFonts w:cs="Arial"/>
          <w:color w:val="000000" w:themeColor="text1"/>
        </w:rPr>
        <w:t>WifiHotspotOnBoardClient</w:t>
      </w:r>
      <w:r>
        <w:rPr>
          <w:rFonts w:cs="Arial"/>
          <w:color w:val="000000" w:themeColor="text1"/>
        </w:rPr>
        <w:t xml:space="preserve"> to refresh the data usage values</w:t>
      </w:r>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send an unsuccessful response (CAN signal DataUsage_Rsp). The </w:t>
      </w:r>
      <w:r w:rsidRPr="00014E6A">
        <w:rPr>
          <w:rFonts w:cs="Arial"/>
          <w:color w:val="000000" w:themeColor="text1"/>
        </w:rPr>
        <w:t>WifiHotspotServer</w:t>
      </w:r>
      <w:r w:rsidRPr="00E065EB">
        <w:rPr>
          <w:rFonts w:cs="Arial"/>
          <w:color w:val="000000" w:themeColor="text1"/>
        </w:rPr>
        <w:t xml:space="preserve"> shall not restart the updating process once the reset is complete.</w:t>
      </w:r>
    </w:p>
    <w:p w14:paraId="7E333130" w14:textId="77777777" w:rsidR="00E013D0" w:rsidRDefault="00DF1EDC" w:rsidP="008D240F">
      <w:pPr>
        <w:pStyle w:val="Heading3"/>
      </w:pPr>
      <w:bookmarkStart w:id="116" w:name="_Toc14081942"/>
      <w:r>
        <w:t>Use Cases</w:t>
      </w:r>
      <w:bookmarkEnd w:id="116"/>
    </w:p>
    <w:p w14:paraId="0CF305B0" w14:textId="77777777" w:rsidR="00E013D0" w:rsidRDefault="00DF1EDC" w:rsidP="008D240F">
      <w:pPr>
        <w:pStyle w:val="Heading4"/>
      </w:pPr>
      <w:r>
        <w:t>WFHSv2-UC-REQ-281877/A-User performs a reset but does not deactivate their Wi-Fi Hotspot data plan</w:t>
      </w:r>
    </w:p>
    <w:p w14:paraId="622DDF2B"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672B8" w14:paraId="53ABF7C3"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D7513C" w14:textId="77777777" w:rsidR="00E013D0" w:rsidRPr="00A672B8" w:rsidRDefault="00DF1EDC" w:rsidP="00E013D0">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235431C2" w14:textId="77777777" w:rsidR="00E013D0" w:rsidRPr="00A672B8" w:rsidRDefault="00DF1EDC" w:rsidP="00E013D0">
            <w:r w:rsidRPr="00A672B8">
              <w:t>User</w:t>
            </w:r>
          </w:p>
          <w:p w14:paraId="70059379" w14:textId="77777777" w:rsidR="00E013D0" w:rsidRDefault="00DF1EDC" w:rsidP="00E013D0">
            <w:r w:rsidRPr="0056679A">
              <w:t>WifiHotspotOnBoardClient</w:t>
            </w:r>
          </w:p>
          <w:p w14:paraId="20F78B69" w14:textId="77777777" w:rsidR="00E013D0" w:rsidRPr="00A672B8" w:rsidRDefault="00DF1EDC" w:rsidP="00E013D0">
            <w:r w:rsidRPr="003E2DDC">
              <w:t>WifiHotspotServer</w:t>
            </w:r>
          </w:p>
        </w:tc>
      </w:tr>
      <w:tr w:rsidR="00E013D0" w:rsidRPr="00A672B8" w14:paraId="50BABA8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4CCBA9" w14:textId="77777777" w:rsidR="00E013D0" w:rsidRPr="00A672B8" w:rsidRDefault="00DF1EDC" w:rsidP="00E013D0">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282DC160" w14:textId="77777777" w:rsidR="00E013D0" w:rsidRDefault="00DF1EDC" w:rsidP="00E013D0">
            <w:r w:rsidRPr="003E2DDC">
              <w:t>WifiHotspotServer</w:t>
            </w:r>
            <w:r>
              <w:t xml:space="preserve"> is on</w:t>
            </w:r>
          </w:p>
          <w:p w14:paraId="7E605571" w14:textId="77777777" w:rsidR="00E013D0" w:rsidRPr="00A672B8" w:rsidRDefault="00DF1EDC" w:rsidP="00E013D0">
            <w:pPr>
              <w:rPr>
                <w:color w:val="FF0000"/>
              </w:rPr>
            </w:pPr>
            <w:r>
              <w:t>Customer has a data plan active on their vehicle</w:t>
            </w:r>
          </w:p>
        </w:tc>
      </w:tr>
      <w:tr w:rsidR="00E013D0" w:rsidRPr="00A672B8" w14:paraId="3FECA3F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9284DE" w14:textId="77777777" w:rsidR="00E013D0" w:rsidRPr="00A672B8" w:rsidRDefault="00DF1EDC" w:rsidP="00E013D0">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DFFF87C" w14:textId="77777777" w:rsidR="00E013D0" w:rsidRPr="00A672B8" w:rsidRDefault="00DF1EDC" w:rsidP="00E013D0">
            <w:pPr>
              <w:autoSpaceDE w:val="0"/>
              <w:autoSpaceDN w:val="0"/>
              <w:adjustRightInd w:val="0"/>
            </w:pPr>
            <w:r>
              <w:t xml:space="preserve">Customer performs a Master reset from the </w:t>
            </w:r>
            <w:r w:rsidRPr="0056679A">
              <w:t>WifiHotspotOnBoardClient</w:t>
            </w:r>
            <w:r>
              <w:t xml:space="preserve"> or decommissions their VIN from their Owner App account</w:t>
            </w:r>
          </w:p>
        </w:tc>
      </w:tr>
      <w:tr w:rsidR="00E013D0" w:rsidRPr="00A672B8" w14:paraId="1642200F"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5AD1F5" w14:textId="77777777" w:rsidR="00E013D0" w:rsidRPr="00A672B8" w:rsidRDefault="00DF1EDC" w:rsidP="00E013D0">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B3589AE" w14:textId="77777777" w:rsidR="00E013D0" w:rsidRDefault="00DF1EDC" w:rsidP="00E013D0">
            <w:pPr>
              <w:autoSpaceDE w:val="0"/>
              <w:autoSpaceDN w:val="0"/>
              <w:adjustRightInd w:val="0"/>
            </w:pPr>
            <w:r>
              <w:t>The customer shall be locked out of the Wi-Fi Hotspot screens</w:t>
            </w:r>
          </w:p>
          <w:p w14:paraId="2FEFC4C9" w14:textId="77777777" w:rsidR="00E013D0" w:rsidRDefault="00DF1EDC" w:rsidP="00E013D0">
            <w:pPr>
              <w:autoSpaceDE w:val="0"/>
              <w:autoSpaceDN w:val="0"/>
              <w:adjustRightInd w:val="0"/>
            </w:pPr>
            <w:r>
              <w:t xml:space="preserve">Any attempts the customer makes to enter the Wi-Fi Hotspot screens shall be denied and shall trigger a popup while the </w:t>
            </w:r>
            <w:r w:rsidRPr="003E2DDC">
              <w:t>WifiHotspotServer</w:t>
            </w:r>
            <w:r>
              <w:t xml:space="preserve"> is resetting</w:t>
            </w:r>
          </w:p>
          <w:p w14:paraId="1C5D0E11" w14:textId="77777777" w:rsidR="00E013D0" w:rsidRDefault="00DF1EDC" w:rsidP="00E013D0">
            <w:pPr>
              <w:autoSpaceDE w:val="0"/>
              <w:autoSpaceDN w:val="0"/>
              <w:adjustRightInd w:val="0"/>
            </w:pPr>
            <w:r>
              <w:t xml:space="preserve">(refer to </w:t>
            </w:r>
            <w:r w:rsidRPr="009B2030">
              <w:t>WFHSv2-REQ-283641</w:t>
            </w:r>
            <w:r w:rsidRPr="00383ABD">
              <w:t>-HMI Specification References</w:t>
            </w:r>
            <w:r>
              <w:t>)</w:t>
            </w:r>
          </w:p>
          <w:p w14:paraId="38F15ABF" w14:textId="77777777" w:rsidR="00E013D0" w:rsidRDefault="00DF1EDC" w:rsidP="00E013D0">
            <w:pPr>
              <w:autoSpaceDE w:val="0"/>
              <w:autoSpaceDN w:val="0"/>
              <w:adjustRightInd w:val="0"/>
            </w:pPr>
            <w:r w:rsidRPr="00103AC2">
              <w:t>WifiHotspotOnBoardClient</w:t>
            </w:r>
            <w:r>
              <w:t xml:space="preserve"> display shall update according to the HMI</w:t>
            </w:r>
            <w:r w:rsidRPr="0025407A">
              <w:t xml:space="preserve"> </w:t>
            </w:r>
            <w:r>
              <w:t>spec.</w:t>
            </w:r>
          </w:p>
          <w:p w14:paraId="1E33308C" w14:textId="77777777" w:rsidR="00E013D0" w:rsidRDefault="00DF1EDC" w:rsidP="00E013D0">
            <w:pPr>
              <w:autoSpaceDE w:val="0"/>
              <w:autoSpaceDN w:val="0"/>
              <w:adjustRightInd w:val="0"/>
            </w:pPr>
            <w:r>
              <w:t xml:space="preserve">The user shall be informed through the WifiHotspotOnBoardClient display that their subscriptions MAY not be cancelled. </w:t>
            </w:r>
          </w:p>
          <w:p w14:paraId="2CDA3890" w14:textId="77777777" w:rsidR="00E013D0" w:rsidRDefault="00DF1EDC" w:rsidP="00E013D0">
            <w:pPr>
              <w:autoSpaceDE w:val="0"/>
              <w:autoSpaceDN w:val="0"/>
              <w:adjustRightInd w:val="0"/>
            </w:pPr>
            <w:r>
              <w:t xml:space="preserve">All connected devices shall be disconnected from the Wi-Fi Hotspot and required to enter the new, randomly generated password </w:t>
            </w:r>
          </w:p>
          <w:p w14:paraId="4AB8ADA6" w14:textId="77777777" w:rsidR="00E013D0" w:rsidRDefault="00DF1EDC" w:rsidP="00E013D0">
            <w:pPr>
              <w:autoSpaceDE w:val="0"/>
              <w:autoSpaceDN w:val="0"/>
              <w:adjustRightInd w:val="0"/>
            </w:pPr>
            <w:r>
              <w:t xml:space="preserve">Blocked devices shall be able to connect by </w:t>
            </w:r>
            <w:r w:rsidRPr="0056679A">
              <w:t>enter</w:t>
            </w:r>
            <w:r>
              <w:t>ing</w:t>
            </w:r>
            <w:r w:rsidRPr="0056679A">
              <w:t xml:space="preserve"> the new, randomly generated password</w:t>
            </w:r>
          </w:p>
          <w:p w14:paraId="29EAA222" w14:textId="77777777" w:rsidR="00E013D0" w:rsidRDefault="00DF1EDC" w:rsidP="00E013D0">
            <w:pPr>
              <w:autoSpaceDE w:val="0"/>
              <w:autoSpaceDN w:val="0"/>
              <w:adjustRightInd w:val="0"/>
            </w:pPr>
            <w:r>
              <w:t>Vehicle shall remain tied to the customer’s data plan</w:t>
            </w:r>
          </w:p>
          <w:p w14:paraId="295AAA40" w14:textId="77777777" w:rsidR="00E013D0" w:rsidRPr="00A672B8" w:rsidRDefault="00DF1EDC" w:rsidP="00E013D0">
            <w:pPr>
              <w:autoSpaceDE w:val="0"/>
              <w:autoSpaceDN w:val="0"/>
              <w:adjustRightInd w:val="0"/>
            </w:pPr>
            <w:r>
              <w:t>No data usage information shall be displayed on the Wi-Fi Hotspot Data Usage screens in-vehicle or on the mobile app until the WifiHotspotServer/mobile app receives new data usage information from the WifiHotspotOffBoardClient (if vehicle is authorized)</w:t>
            </w:r>
          </w:p>
        </w:tc>
      </w:tr>
      <w:tr w:rsidR="00E013D0" w:rsidRPr="00A672B8" w14:paraId="209A0AC5"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4ABE1" w14:textId="77777777" w:rsidR="00E013D0" w:rsidRPr="00A672B8" w:rsidRDefault="00DF1EDC" w:rsidP="00E013D0">
            <w:pPr>
              <w:rPr>
                <w:b/>
              </w:rPr>
            </w:pPr>
            <w:r w:rsidRPr="00A672B8">
              <w:rPr>
                <w:b/>
              </w:rPr>
              <w:t>List of Exception Use Cases</w:t>
            </w:r>
          </w:p>
          <w:p w14:paraId="56D294B4" w14:textId="77777777" w:rsidR="00E013D0" w:rsidRPr="00A672B8" w:rsidRDefault="00E013D0" w:rsidP="00E013D0">
            <w:pPr>
              <w:rPr>
                <w:b/>
              </w:rPr>
            </w:pPr>
          </w:p>
        </w:tc>
        <w:tc>
          <w:tcPr>
            <w:tcW w:w="7666" w:type="dxa"/>
            <w:tcBorders>
              <w:top w:val="single" w:sz="4" w:space="0" w:color="auto"/>
              <w:left w:val="single" w:sz="4" w:space="0" w:color="auto"/>
              <w:bottom w:val="single" w:sz="4" w:space="0" w:color="auto"/>
              <w:right w:val="single" w:sz="4" w:space="0" w:color="auto"/>
            </w:tcBorders>
            <w:hideMark/>
          </w:tcPr>
          <w:p w14:paraId="679F9F8C" w14:textId="77777777" w:rsidR="00E013D0" w:rsidRPr="00D04806" w:rsidRDefault="00DF1EDC" w:rsidP="00E013D0">
            <w:r>
              <w:t>E3</w:t>
            </w:r>
            <w:r w:rsidRPr="00D04806">
              <w:t xml:space="preserve"> </w:t>
            </w:r>
            <w:r>
              <w:t>Wi-Fi Hotspot command</w:t>
            </w:r>
            <w:r w:rsidRPr="00D04806">
              <w:t xml:space="preserve"> through mobile app fails </w:t>
            </w:r>
          </w:p>
          <w:p w14:paraId="71B8ACC0" w14:textId="77777777" w:rsidR="00E013D0" w:rsidRDefault="00DF1EDC" w:rsidP="00E013D0">
            <w:r>
              <w:t>E4</w:t>
            </w:r>
            <w:r w:rsidRPr="00D04806">
              <w:t xml:space="preserve"> </w:t>
            </w:r>
            <w:r>
              <w:t xml:space="preserve">Wi-Fi </w:t>
            </w:r>
            <w:r w:rsidRPr="00D04806">
              <w:t>Hotspot configura</w:t>
            </w:r>
            <w:r>
              <w:t xml:space="preserve">tion through </w:t>
            </w:r>
            <w:r w:rsidRPr="00FD1A7F">
              <w:t>WifiHotspotOnBoardClient</w:t>
            </w:r>
            <w:r>
              <w:t xml:space="preserve"> fails</w:t>
            </w:r>
          </w:p>
          <w:p w14:paraId="54C83B5C" w14:textId="77777777" w:rsidR="00E013D0" w:rsidRPr="00A672B8" w:rsidRDefault="00DF1EDC" w:rsidP="00E013D0">
            <w:r>
              <w:t>E11 WifiHotspotOnBoardClient update failed</w:t>
            </w:r>
          </w:p>
        </w:tc>
      </w:tr>
      <w:tr w:rsidR="00E013D0" w:rsidRPr="00A672B8" w14:paraId="1C96CD98"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9BF2F2" w14:textId="77777777" w:rsidR="00E013D0" w:rsidRPr="00A672B8" w:rsidRDefault="00DF1EDC" w:rsidP="00E013D0">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9C3FD6B" w14:textId="77777777" w:rsidR="00E013D0" w:rsidRDefault="00DF1EDC" w:rsidP="00E013D0">
            <w:r w:rsidRPr="00103AC2">
              <w:t>WifiHotspotOnBoardClient</w:t>
            </w:r>
          </w:p>
          <w:p w14:paraId="3EDD9AA2" w14:textId="77777777" w:rsidR="00E013D0" w:rsidRDefault="00DF1EDC" w:rsidP="00E013D0">
            <w:r w:rsidRPr="003E2DDC">
              <w:t>WifiHotspotServer</w:t>
            </w:r>
          </w:p>
          <w:p w14:paraId="56820B7F" w14:textId="77777777" w:rsidR="00E013D0" w:rsidRDefault="00DF1EDC" w:rsidP="00E013D0">
            <w:r w:rsidRPr="00A672B8">
              <w:t>CAN</w:t>
            </w:r>
          </w:p>
          <w:p w14:paraId="55FFEE63" w14:textId="77777777" w:rsidR="00E013D0" w:rsidRDefault="00DF1EDC" w:rsidP="00E013D0">
            <w:r>
              <w:t>Mobile App</w:t>
            </w:r>
          </w:p>
          <w:p w14:paraId="56693157" w14:textId="77777777" w:rsidR="00E013D0" w:rsidRPr="00A672B8" w:rsidRDefault="00DF1EDC" w:rsidP="00E013D0">
            <w:r>
              <w:t xml:space="preserve">Ford infrastructure </w:t>
            </w:r>
          </w:p>
        </w:tc>
      </w:tr>
    </w:tbl>
    <w:p w14:paraId="605A04C7" w14:textId="77777777" w:rsidR="00E013D0" w:rsidRDefault="00E013D0" w:rsidP="00E013D0">
      <w:pPr>
        <w:ind w:left="360"/>
      </w:pPr>
    </w:p>
    <w:p w14:paraId="787627D9" w14:textId="77777777" w:rsidR="00E013D0" w:rsidRDefault="00DF1EDC" w:rsidP="008D240F">
      <w:pPr>
        <w:pStyle w:val="Heading4"/>
      </w:pPr>
      <w:r>
        <w:t>WFHSv2-UC-REQ-281878/B-Dealer replaces WifiHotspotServer while a Wi-Fi Hotspot data plan is active</w:t>
      </w:r>
    </w:p>
    <w:p w14:paraId="67E39CB3" w14:textId="77777777" w:rsidR="00E013D0" w:rsidRPr="00AE06BC" w:rsidRDefault="00E013D0" w:rsidP="00E013D0"/>
    <w:tbl>
      <w:tblPr>
        <w:tblW w:w="0" w:type="auto"/>
        <w:jc w:val="center"/>
        <w:tblLook w:val="04A0" w:firstRow="1" w:lastRow="0" w:firstColumn="1" w:lastColumn="0" w:noHBand="0" w:noVBand="1"/>
      </w:tblPr>
      <w:tblGrid>
        <w:gridCol w:w="1910"/>
        <w:gridCol w:w="7666"/>
      </w:tblGrid>
      <w:tr w:rsidR="00E013D0" w:rsidRPr="00A672B8" w14:paraId="3F1BF2D8" w14:textId="77777777" w:rsidTr="00E013D0">
        <w:trPr>
          <w:trHeight w:val="161"/>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FF7C62" w14:textId="77777777" w:rsidR="00E013D0" w:rsidRPr="00A672B8" w:rsidRDefault="00DF1EDC" w:rsidP="00E013D0">
            <w:pPr>
              <w:rPr>
                <w:b/>
              </w:rPr>
            </w:pPr>
            <w:r w:rsidRPr="00A672B8">
              <w:rPr>
                <w:b/>
              </w:rPr>
              <w:t>Actors</w:t>
            </w:r>
          </w:p>
        </w:tc>
        <w:tc>
          <w:tcPr>
            <w:tcW w:w="7666" w:type="dxa"/>
            <w:tcBorders>
              <w:top w:val="single" w:sz="4" w:space="0" w:color="auto"/>
              <w:left w:val="single" w:sz="4" w:space="0" w:color="auto"/>
              <w:bottom w:val="single" w:sz="4" w:space="0" w:color="auto"/>
              <w:right w:val="single" w:sz="4" w:space="0" w:color="auto"/>
            </w:tcBorders>
            <w:hideMark/>
          </w:tcPr>
          <w:p w14:paraId="61539105" w14:textId="77777777" w:rsidR="00E013D0" w:rsidRPr="00A672B8" w:rsidRDefault="00DF1EDC" w:rsidP="00E013D0">
            <w:r w:rsidRPr="00A672B8">
              <w:t>User</w:t>
            </w:r>
          </w:p>
          <w:p w14:paraId="5DEF495A" w14:textId="77777777" w:rsidR="00E013D0" w:rsidRPr="00A672B8" w:rsidRDefault="00DF1EDC" w:rsidP="00E013D0">
            <w:r>
              <w:t>WifiHotspotOnBoardClient</w:t>
            </w:r>
          </w:p>
          <w:p w14:paraId="3FDDE80C" w14:textId="77777777" w:rsidR="00E013D0" w:rsidRPr="00A672B8" w:rsidRDefault="00DF1EDC" w:rsidP="00E013D0">
            <w:r w:rsidRPr="00A366CF">
              <w:t>WifiHotspotServer</w:t>
            </w:r>
          </w:p>
        </w:tc>
      </w:tr>
      <w:tr w:rsidR="00E013D0" w:rsidRPr="00A672B8" w14:paraId="17291896"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40242F" w14:textId="77777777" w:rsidR="00E013D0" w:rsidRPr="00A672B8" w:rsidRDefault="00DF1EDC" w:rsidP="00E013D0">
            <w:pPr>
              <w:rPr>
                <w:b/>
              </w:rPr>
            </w:pPr>
            <w:r w:rsidRPr="00A672B8">
              <w:rPr>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DB8DF23" w14:textId="77777777" w:rsidR="00E013D0" w:rsidRDefault="00DF1EDC" w:rsidP="00E013D0">
            <w:r>
              <w:t>User has personalized their Wi-Fi Hotspot settings (such as SSID, on/off, etc.)</w:t>
            </w:r>
          </w:p>
          <w:p w14:paraId="6855272A" w14:textId="77777777" w:rsidR="00E013D0" w:rsidRDefault="00DF1EDC" w:rsidP="00E013D0">
            <w:r w:rsidRPr="00A366CF">
              <w:t>WifiHotspotServer</w:t>
            </w:r>
            <w:r>
              <w:t xml:space="preserve"> has malfunctioned </w:t>
            </w:r>
          </w:p>
          <w:p w14:paraId="25CC745D" w14:textId="77777777" w:rsidR="00E013D0" w:rsidRDefault="00DF1EDC" w:rsidP="00E013D0">
            <w:r>
              <w:t xml:space="preserve">Customer </w:t>
            </w:r>
            <w:r w:rsidRPr="00E450D7">
              <w:rPr>
                <w:b/>
              </w:rPr>
              <w:t>may or may not</w:t>
            </w:r>
            <w:r>
              <w:t xml:space="preserve"> have created a mobile app account and authorized the vehicle</w:t>
            </w:r>
          </w:p>
          <w:p w14:paraId="2F98E229" w14:textId="77777777" w:rsidR="00E013D0" w:rsidRPr="006532B8" w:rsidRDefault="00DF1EDC" w:rsidP="00E013D0">
            <w:r>
              <w:t>A Wi-Fi data plan is active (trial or retail)</w:t>
            </w:r>
          </w:p>
        </w:tc>
      </w:tr>
      <w:tr w:rsidR="00E013D0" w:rsidRPr="00A672B8" w14:paraId="11A8F6DF"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A0F63B" w14:textId="77777777" w:rsidR="00E013D0" w:rsidRPr="00A672B8" w:rsidRDefault="00DF1EDC" w:rsidP="00E013D0">
            <w:pPr>
              <w:rPr>
                <w:b/>
              </w:rPr>
            </w:pPr>
            <w:r w:rsidRPr="00A672B8">
              <w:rPr>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012F0B4" w14:textId="77777777" w:rsidR="00E013D0" w:rsidRPr="00A672B8" w:rsidRDefault="00DF1EDC" w:rsidP="00E013D0">
            <w:pPr>
              <w:autoSpaceDE w:val="0"/>
              <w:autoSpaceDN w:val="0"/>
              <w:adjustRightInd w:val="0"/>
            </w:pPr>
            <w:r>
              <w:t xml:space="preserve">Dealer replaces the old </w:t>
            </w:r>
            <w:r w:rsidRPr="00A366CF">
              <w:t>WifiHotspotServer</w:t>
            </w:r>
            <w:r>
              <w:t xml:space="preserve"> with a new one and completes the provisioning process.</w:t>
            </w:r>
          </w:p>
        </w:tc>
      </w:tr>
      <w:tr w:rsidR="00E013D0" w:rsidRPr="00A672B8" w14:paraId="0381D96B" w14:textId="77777777" w:rsidTr="00E013D0">
        <w:trPr>
          <w:trHeight w:val="77"/>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137572" w14:textId="77777777" w:rsidR="00E013D0" w:rsidRPr="00A672B8" w:rsidRDefault="00DF1EDC" w:rsidP="00E013D0">
            <w:pPr>
              <w:rPr>
                <w:b/>
              </w:rPr>
            </w:pPr>
            <w:r w:rsidRPr="00A672B8">
              <w:rPr>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778D653C" w14:textId="77777777" w:rsidR="00E013D0" w:rsidRDefault="00DF1EDC" w:rsidP="00E013D0">
            <w:pPr>
              <w:autoSpaceDE w:val="0"/>
              <w:autoSpaceDN w:val="0"/>
              <w:adjustRightInd w:val="0"/>
            </w:pPr>
            <w:r>
              <w:t xml:space="preserve">If the vehicle is NA or China, the customer’s data plan is active on the new </w:t>
            </w:r>
            <w:r w:rsidRPr="00A366CF">
              <w:t>WifiHotspotServer</w:t>
            </w:r>
            <w:r>
              <w:t xml:space="preserve"> (trial or retail; if the trial period was already used up, the new </w:t>
            </w:r>
            <w:r w:rsidRPr="00A366CF">
              <w:t>WifiHotspotServer</w:t>
            </w:r>
            <w:r>
              <w:t xml:space="preserve"> will not offer a new trial period)</w:t>
            </w:r>
          </w:p>
          <w:p w14:paraId="0671B24D" w14:textId="77777777" w:rsidR="00E013D0" w:rsidRDefault="00DF1EDC" w:rsidP="00E013D0">
            <w:pPr>
              <w:autoSpaceDE w:val="0"/>
              <w:autoSpaceDN w:val="0"/>
              <w:adjustRightInd w:val="0"/>
            </w:pPr>
            <w:r>
              <w:t>If the vehicle is EU, the customer shall be required to pair their account to the vehicle in order to utilize their data plan (if the trial period was already used up, the customer shall not be offered a new trial on the vehicle).</w:t>
            </w:r>
          </w:p>
          <w:p w14:paraId="52D1DF0E" w14:textId="77777777" w:rsidR="00E013D0" w:rsidRDefault="00DF1EDC" w:rsidP="00E013D0">
            <w:pPr>
              <w:autoSpaceDE w:val="0"/>
              <w:autoSpaceDN w:val="0"/>
              <w:adjustRightInd w:val="0"/>
            </w:pPr>
            <w:r>
              <w:t xml:space="preserve">No data usage information shall be displayed on the Wi-Fi Hotspot Data Usage screens in-vehicle or on the mobile app until the WifiHotspotServer/mobile app receives new data usage information from the WifiHotspotOffBoardClient (if vehicle is authorized) </w:t>
            </w:r>
          </w:p>
          <w:p w14:paraId="586706EF" w14:textId="77777777" w:rsidR="00E013D0" w:rsidRPr="00A672B8" w:rsidRDefault="00DF1EDC" w:rsidP="00E013D0">
            <w:pPr>
              <w:autoSpaceDE w:val="0"/>
              <w:autoSpaceDN w:val="0"/>
              <w:adjustRightInd w:val="0"/>
            </w:pPr>
            <w:r>
              <w:t>The Wi-Fi Hotspot settings are defaulted back to their default states</w:t>
            </w:r>
          </w:p>
        </w:tc>
      </w:tr>
      <w:tr w:rsidR="00E013D0" w:rsidRPr="00A672B8" w14:paraId="580B012D"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7E8223" w14:textId="77777777" w:rsidR="00E013D0" w:rsidRPr="00A672B8" w:rsidRDefault="00DF1EDC" w:rsidP="00E013D0">
            <w:pPr>
              <w:rPr>
                <w:b/>
              </w:rPr>
            </w:pPr>
            <w:r w:rsidRPr="00A672B8">
              <w:rPr>
                <w:b/>
              </w:rPr>
              <w:t>List of Exception Use Cases</w:t>
            </w:r>
          </w:p>
          <w:p w14:paraId="3B534F42" w14:textId="77777777" w:rsidR="00E013D0" w:rsidRPr="00A672B8" w:rsidRDefault="00E013D0" w:rsidP="00E013D0">
            <w:pPr>
              <w:rPr>
                <w:b/>
              </w:rPr>
            </w:pPr>
          </w:p>
        </w:tc>
        <w:tc>
          <w:tcPr>
            <w:tcW w:w="7666" w:type="dxa"/>
            <w:tcBorders>
              <w:top w:val="single" w:sz="4" w:space="0" w:color="auto"/>
              <w:left w:val="single" w:sz="4" w:space="0" w:color="auto"/>
              <w:bottom w:val="single" w:sz="4" w:space="0" w:color="auto"/>
              <w:right w:val="single" w:sz="4" w:space="0" w:color="auto"/>
            </w:tcBorders>
            <w:hideMark/>
          </w:tcPr>
          <w:p w14:paraId="061468F4" w14:textId="77777777" w:rsidR="00E013D0" w:rsidRPr="00A672B8" w:rsidRDefault="00E013D0" w:rsidP="00E013D0"/>
        </w:tc>
      </w:tr>
      <w:tr w:rsidR="00E013D0" w:rsidRPr="00A672B8" w14:paraId="12A9A4D0" w14:textId="77777777" w:rsidTr="00E013D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38FF74" w14:textId="77777777" w:rsidR="00E013D0" w:rsidRPr="00A672B8" w:rsidRDefault="00DF1EDC" w:rsidP="00E013D0">
            <w:pPr>
              <w:rPr>
                <w:b/>
              </w:rPr>
            </w:pPr>
            <w:r w:rsidRPr="00A672B8">
              <w:rPr>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5AACD264" w14:textId="77777777" w:rsidR="00E013D0" w:rsidRDefault="00DF1EDC" w:rsidP="00E013D0">
            <w:r w:rsidRPr="0085564E">
              <w:t>WifiHotspotOnBoardClient</w:t>
            </w:r>
          </w:p>
          <w:p w14:paraId="33102A95" w14:textId="77777777" w:rsidR="00E013D0" w:rsidRPr="00A672B8" w:rsidRDefault="00DF1EDC" w:rsidP="00E013D0">
            <w:r w:rsidRPr="00A366CF">
              <w:t>WifiHotspotServer</w:t>
            </w:r>
          </w:p>
          <w:p w14:paraId="0E3E7152" w14:textId="77777777" w:rsidR="00E013D0" w:rsidRDefault="00DF1EDC" w:rsidP="00E013D0">
            <w:r w:rsidRPr="00A672B8">
              <w:t>CAN</w:t>
            </w:r>
          </w:p>
          <w:p w14:paraId="0C8E0C71" w14:textId="77777777" w:rsidR="00E013D0" w:rsidRDefault="00DF1EDC" w:rsidP="00E013D0">
            <w:r>
              <w:t xml:space="preserve">Ford </w:t>
            </w:r>
            <w:r w:rsidRPr="006D7B45">
              <w:t>WifiHotspotOffBoardClient</w:t>
            </w:r>
          </w:p>
          <w:p w14:paraId="408000A0" w14:textId="77777777" w:rsidR="00E013D0" w:rsidRDefault="00DF1EDC" w:rsidP="00E013D0">
            <w:r>
              <w:t xml:space="preserve">Carrier </w:t>
            </w:r>
            <w:r w:rsidRPr="006D7B45">
              <w:t>WifiHotspotOffBoardClient</w:t>
            </w:r>
          </w:p>
          <w:p w14:paraId="09A4CF19" w14:textId="77777777" w:rsidR="00E013D0" w:rsidRPr="00A672B8" w:rsidRDefault="00DF1EDC" w:rsidP="00E013D0">
            <w:r>
              <w:t>Mobile App</w:t>
            </w:r>
          </w:p>
        </w:tc>
      </w:tr>
    </w:tbl>
    <w:p w14:paraId="112471EB" w14:textId="77777777" w:rsidR="00E013D0" w:rsidRDefault="00E013D0" w:rsidP="00E013D0"/>
    <w:p w14:paraId="3E32FA3F" w14:textId="77777777" w:rsidR="00E013D0" w:rsidRDefault="008D240F" w:rsidP="008D240F">
      <w:pPr>
        <w:pStyle w:val="Heading2"/>
      </w:pPr>
      <w:r>
        <w:br w:type="page"/>
      </w:r>
      <w:bookmarkStart w:id="117" w:name="_Toc14081943"/>
      <w:r w:rsidR="00DF1EDC" w:rsidRPr="00B9479B">
        <w:t>WFHSv2-FUN-REQ-274812/A-Transferring MAC Address</w:t>
      </w:r>
      <w:bookmarkEnd w:id="117"/>
    </w:p>
    <w:p w14:paraId="44B70D5E" w14:textId="77777777" w:rsidR="00E013D0" w:rsidRDefault="00DF1EDC" w:rsidP="00E013D0">
      <w:pPr>
        <w:rPr>
          <w:rFonts w:cs="Arial"/>
        </w:rPr>
      </w:pPr>
      <w:r w:rsidRPr="00894452">
        <w:rPr>
          <w:rFonts w:cs="Arial"/>
        </w:rPr>
        <w:t xml:space="preserve">The </w:t>
      </w:r>
      <w:r>
        <w:rPr>
          <w:rFonts w:cs="Arial"/>
        </w:rPr>
        <w:t xml:space="preserve">WifiHotspotOnBoardClient has a Wi-Fi chipset configured in client mode. The WifiHotspotOnBoardClient Wi-Fi chipset shall never connect to the WifiHotspotServer’s Wi-Fi AP. To prevent this, the WifiHotspotOnBoardClient shall detect the WifiHotspotServer Wi-Fi chipset’s MAC address and never allow its chipset to connect. </w:t>
      </w:r>
    </w:p>
    <w:p w14:paraId="3D8897C1" w14:textId="77777777" w:rsidR="00E013D0" w:rsidRDefault="00E013D0" w:rsidP="00E013D0">
      <w:pPr>
        <w:rPr>
          <w:rFonts w:cs="Arial"/>
        </w:rPr>
      </w:pPr>
    </w:p>
    <w:p w14:paraId="3C32A154" w14:textId="77777777" w:rsidR="00E013D0" w:rsidRDefault="00DF1EDC" w:rsidP="00E013D0">
      <w:pPr>
        <w:rPr>
          <w:rFonts w:cs="Arial"/>
        </w:rPr>
      </w:pPr>
      <w:r>
        <w:rPr>
          <w:rFonts w:cs="Arial"/>
        </w:rPr>
        <w:t>The WifiHotspotOnBoardClient shall transmit a request for the MAC address every ignition cycle, and in turn, the WifiHotspotServer shall respond with the MAC address of its Wi-Fi chipset.</w:t>
      </w:r>
    </w:p>
    <w:p w14:paraId="7D63E1AA" w14:textId="77777777" w:rsidR="00E013D0" w:rsidRDefault="00E013D0" w:rsidP="00E013D0">
      <w:pPr>
        <w:rPr>
          <w:rFonts w:cs="Arial"/>
        </w:rPr>
      </w:pPr>
    </w:p>
    <w:p w14:paraId="7BD521E7" w14:textId="77777777" w:rsidR="00E013D0" w:rsidRPr="00894452" w:rsidRDefault="00DF1EDC" w:rsidP="00E013D0">
      <w:pPr>
        <w:rPr>
          <w:rFonts w:cs="Arial"/>
        </w:rPr>
      </w:pPr>
      <w:r w:rsidRPr="00130231">
        <w:rPr>
          <w:rFonts w:cs="Arial"/>
        </w:rPr>
        <w:t>Refer to the Feature-WiFi Settings Max Level Infotainment Subsystem Part Specification (SPSS) to for more informa</w:t>
      </w:r>
      <w:r>
        <w:rPr>
          <w:rFonts w:cs="Arial"/>
        </w:rPr>
        <w:t xml:space="preserve">tion on this requirement. </w:t>
      </w:r>
    </w:p>
    <w:p w14:paraId="3A829188" w14:textId="77777777" w:rsidR="00E013D0" w:rsidRDefault="00DF1EDC" w:rsidP="008D240F">
      <w:pPr>
        <w:pStyle w:val="Heading3"/>
      </w:pPr>
      <w:bookmarkStart w:id="118" w:name="_Toc14081944"/>
      <w:r>
        <w:t>Requirements</w:t>
      </w:r>
      <w:bookmarkEnd w:id="118"/>
    </w:p>
    <w:p w14:paraId="3E15D690" w14:textId="77777777" w:rsidR="008D240F" w:rsidRPr="008D240F" w:rsidRDefault="008D240F" w:rsidP="008D240F">
      <w:pPr>
        <w:pStyle w:val="Heading4"/>
        <w:rPr>
          <w:b w:val="0"/>
          <w:u w:val="single"/>
        </w:rPr>
      </w:pPr>
      <w:r w:rsidRPr="008D240F">
        <w:rPr>
          <w:b w:val="0"/>
          <w:u w:val="single"/>
        </w:rPr>
        <w:t>WFHS-REQ-194536/B-Reporting out the Wi-Fi chipset MAC address</w:t>
      </w:r>
    </w:p>
    <w:p w14:paraId="66D52914" w14:textId="77777777" w:rsidR="00E013D0" w:rsidRPr="008F77C5" w:rsidRDefault="00DF1EDC" w:rsidP="00E013D0">
      <w:pPr>
        <w:rPr>
          <w:rFonts w:cs="Arial"/>
        </w:rPr>
      </w:pPr>
      <w:r w:rsidRPr="004429C1">
        <w:rPr>
          <w:rFonts w:cs="Arial"/>
        </w:rPr>
        <w:t xml:space="preserve">The </w:t>
      </w:r>
      <w:r w:rsidRPr="00417749">
        <w:rPr>
          <w:rFonts w:cs="Arial"/>
        </w:rPr>
        <w:t>WifiHotspotServer</w:t>
      </w:r>
      <w:r w:rsidRPr="004429C1">
        <w:rPr>
          <w:rFonts w:cs="Arial"/>
        </w:rPr>
        <w:t xml:space="preserve"> </w:t>
      </w:r>
      <w:r>
        <w:rPr>
          <w:rFonts w:cs="Arial"/>
        </w:rPr>
        <w:t xml:space="preserve">shall monitor the CAN signal </w:t>
      </w:r>
      <w:r w:rsidRPr="00790B11">
        <w:rPr>
          <w:rFonts w:cs="Arial"/>
        </w:rPr>
        <w:t>WifiHotspotMAC_Rq</w:t>
      </w:r>
      <w:r>
        <w:rPr>
          <w:rFonts w:cs="Arial"/>
        </w:rPr>
        <w:t xml:space="preserve">. If the WifiHotspotServer receives a request for its Wi-Fi chipset’s MAC address (WifiHotspotMAC_Rq), the WifiHotspotServer shall populate the MAC address of its Wi-Fi chipset into the CAN signal WifiHotspotMAC_Rsp and transmit. If the Wi-Fi Hotspot feature is disabled, the WifiHotspotServer shall still respond to the request and populate the Wi-Fi chipsets MAC address. If the WifiHotspotServer is unable to read the Wi-Fi chipset’s MAC address, it shall transmit a NULL response. </w:t>
      </w:r>
      <w:r w:rsidRPr="008F77C5">
        <w:rPr>
          <w:rFonts w:cs="Arial"/>
        </w:rPr>
        <w:t>Refer to the Feature-WiFi Settings Max Level Infotainment Subsystem Part Specification (SPSS) to for more information on how the WifiHotspotOnBoardClient processes the response.</w:t>
      </w:r>
    </w:p>
    <w:p w14:paraId="1A95CB25" w14:textId="77777777" w:rsidR="00E013D0" w:rsidRDefault="00DF1EDC" w:rsidP="008D240F">
      <w:pPr>
        <w:pStyle w:val="Heading3"/>
      </w:pPr>
      <w:bookmarkStart w:id="119" w:name="_Toc14081945"/>
      <w:r>
        <w:t>White Box Views</w:t>
      </w:r>
      <w:bookmarkEnd w:id="119"/>
    </w:p>
    <w:p w14:paraId="7F9F0CF9" w14:textId="77777777" w:rsidR="00E013D0" w:rsidRDefault="00DF1EDC" w:rsidP="008D240F">
      <w:pPr>
        <w:pStyle w:val="Heading4"/>
      </w:pPr>
      <w:r>
        <w:t>Activity Diagrams</w:t>
      </w:r>
    </w:p>
    <w:p w14:paraId="13C1B80D" w14:textId="77777777" w:rsidR="00E013D0" w:rsidRDefault="00DF1EDC" w:rsidP="008D240F">
      <w:pPr>
        <w:pStyle w:val="Heading5"/>
      </w:pPr>
      <w:r>
        <w:t>WFHSv1-ACT-REQ-195130/A-Transmitting Wi-Fi Chipset MAC Address</w:t>
      </w:r>
    </w:p>
    <w:p w14:paraId="09BE8D7D" w14:textId="77777777" w:rsidR="00E013D0" w:rsidRDefault="00DF1EDC" w:rsidP="008D240F">
      <w:pPr>
        <w:jc w:val="center"/>
      </w:pPr>
      <w:r>
        <w:rPr>
          <w:noProof/>
        </w:rPr>
        <w:drawing>
          <wp:inline distT="0" distB="0" distL="0" distR="0" wp14:anchorId="78312186" wp14:editId="0FE00F30">
            <wp:extent cx="4298305" cy="3493008"/>
            <wp:effectExtent l="0" t="0" r="7620" b="0"/>
            <wp:docPr id="3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98305" cy="3493008"/>
                    </a:xfrm>
                    <a:prstGeom prst="rect">
                      <a:avLst/>
                    </a:prstGeom>
                    <a:noFill/>
                    <a:ln>
                      <a:noFill/>
                    </a:ln>
                  </pic:spPr>
                </pic:pic>
              </a:graphicData>
            </a:graphic>
          </wp:inline>
        </w:drawing>
      </w:r>
    </w:p>
    <w:p w14:paraId="6E46A1D0" w14:textId="77777777" w:rsidR="00E013D0" w:rsidRDefault="00DF1EDC" w:rsidP="008D240F">
      <w:pPr>
        <w:pStyle w:val="Heading4"/>
      </w:pPr>
      <w:r>
        <w:t>Sequence Diagrams</w:t>
      </w:r>
    </w:p>
    <w:p w14:paraId="26BAAB9D" w14:textId="77777777" w:rsidR="00E013D0" w:rsidRDefault="00DF1EDC" w:rsidP="008D240F">
      <w:pPr>
        <w:pStyle w:val="Heading5"/>
      </w:pPr>
      <w:r>
        <w:t>WFHSv1-SD-REQ-195131/A-Transmitting Wi-Fi Chipset MAC Address</w:t>
      </w:r>
    </w:p>
    <w:p w14:paraId="62567409" w14:textId="77777777" w:rsidR="00E013D0" w:rsidRDefault="00DF1EDC" w:rsidP="008D240F">
      <w:pPr>
        <w:jc w:val="center"/>
      </w:pPr>
      <w:r>
        <w:rPr>
          <w:noProof/>
        </w:rPr>
        <w:drawing>
          <wp:inline distT="0" distB="0" distL="0" distR="0" wp14:anchorId="21B36182" wp14:editId="79B06D1F">
            <wp:extent cx="4772025" cy="4657725"/>
            <wp:effectExtent l="0" t="0" r="9525" b="9525"/>
            <wp:docPr id="37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72025" cy="4657725"/>
                    </a:xfrm>
                    <a:prstGeom prst="rect">
                      <a:avLst/>
                    </a:prstGeom>
                    <a:noFill/>
                    <a:ln>
                      <a:noFill/>
                    </a:ln>
                  </pic:spPr>
                </pic:pic>
              </a:graphicData>
            </a:graphic>
          </wp:inline>
        </w:drawing>
      </w:r>
    </w:p>
    <w:p w14:paraId="29AE5A7B" w14:textId="77777777" w:rsidR="00E013D0" w:rsidRDefault="008D240F" w:rsidP="008D240F">
      <w:pPr>
        <w:pStyle w:val="Heading2"/>
      </w:pPr>
      <w:r>
        <w:br w:type="page"/>
      </w:r>
      <w:bookmarkStart w:id="120" w:name="_Toc14081946"/>
      <w:r w:rsidR="00DF1EDC" w:rsidRPr="00B9479B">
        <w:t>WFHSv2-FUN-REQ-274813/B-Switching Frequency Bands</w:t>
      </w:r>
      <w:bookmarkEnd w:id="120"/>
    </w:p>
    <w:p w14:paraId="20D1F907" w14:textId="77777777" w:rsidR="00E013D0" w:rsidRDefault="00DF1EDC" w:rsidP="00E013D0">
      <w:r>
        <w:t xml:space="preserve">If the vehicle is in a </w:t>
      </w:r>
      <w:r w:rsidRPr="00DC7903">
        <w:t xml:space="preserve">region/country </w:t>
      </w:r>
      <w:r>
        <w:t>that allows more than one frequency band to be used, the customer shall have the ability to select which frequency band they would like the Wi-Fi Hotspot feature to operate on. Therefore, the WifiHotspotOnBoardClient shall display the current frequency band in use, as well as provide the option of changing the band, assuming the hotspot is allowed to operate on more than one frequency band.</w:t>
      </w:r>
    </w:p>
    <w:p w14:paraId="324B3AF0" w14:textId="77777777" w:rsidR="00E013D0" w:rsidRDefault="00E013D0" w:rsidP="00E013D0"/>
    <w:p w14:paraId="0B20E846" w14:textId="77777777" w:rsidR="00E013D0" w:rsidRDefault="00DF1EDC" w:rsidP="00E013D0">
      <w:r>
        <w:t>If the user changes the frequency band from the WifiHotspotOnBoardClient, the WifiHotspotServer shall receive a CAN signal, save and update the hotspot’s setting, and respond to the WifiHotspotOnBoardClient by updating its status on a designated CAN signal.</w:t>
      </w:r>
    </w:p>
    <w:p w14:paraId="087B8C2A" w14:textId="77777777" w:rsidR="00E013D0" w:rsidRDefault="00DF1EDC" w:rsidP="008D240F">
      <w:pPr>
        <w:pStyle w:val="Heading3"/>
      </w:pPr>
      <w:bookmarkStart w:id="121" w:name="_Toc14081947"/>
      <w:r>
        <w:t>Requirements</w:t>
      </w:r>
      <w:bookmarkEnd w:id="121"/>
    </w:p>
    <w:p w14:paraId="06BCECB8" w14:textId="77777777" w:rsidR="008D240F" w:rsidRPr="008D240F" w:rsidRDefault="008D240F" w:rsidP="008D240F">
      <w:pPr>
        <w:pStyle w:val="Heading4"/>
        <w:rPr>
          <w:b w:val="0"/>
          <w:u w:val="single"/>
        </w:rPr>
      </w:pPr>
      <w:r w:rsidRPr="008D240F">
        <w:rPr>
          <w:b w:val="0"/>
          <w:u w:val="single"/>
        </w:rPr>
        <w:t>WFHSv2-REQ-283736/B-Estimating current vehicle location</w:t>
      </w:r>
    </w:p>
    <w:p w14:paraId="18D210EF" w14:textId="77777777" w:rsidR="00E013D0" w:rsidRDefault="00DF1EDC" w:rsidP="00E013D0">
      <w:pPr>
        <w:rPr>
          <w:rFonts w:cs="Arial"/>
        </w:rPr>
      </w:pPr>
      <w:r w:rsidRPr="00F20638">
        <w:rPr>
          <w:rFonts w:cs="Arial"/>
        </w:rPr>
        <w:t>The WifiHotspotServer shall contain an algorithm that estimates the vehicle’s current location based on data it has available. Example) The WifiHotspotServer may reference the MCC in order to identify the location. The software development group shall create this algorithm and it shall be reviewed by the Feature Owner.</w:t>
      </w:r>
    </w:p>
    <w:p w14:paraId="4DE05C3E" w14:textId="77777777" w:rsidR="00E013D0" w:rsidRPr="00F20638" w:rsidRDefault="00E013D0" w:rsidP="00E013D0">
      <w:pPr>
        <w:rPr>
          <w:rFonts w:cs="Arial"/>
        </w:rPr>
      </w:pPr>
    </w:p>
    <w:p w14:paraId="333F91F0" w14:textId="77777777" w:rsidR="00E013D0" w:rsidRDefault="00DF1EDC" w:rsidP="00E013D0">
      <w:pPr>
        <w:rPr>
          <w:rFonts w:cs="Arial"/>
        </w:rPr>
      </w:pPr>
      <w:r w:rsidRPr="00F20638">
        <w:rPr>
          <w:rFonts w:cs="Arial"/>
        </w:rPr>
        <w:t>If there is no current data available for the WifiHotspotServer to utilize, it shall refer to the last estimated location. If there is no previously stored data to reference, the WifiHotspotServer shall reference its country configuration DID (refer to WFHS</w:t>
      </w:r>
      <w:r>
        <w:rPr>
          <w:rFonts w:cs="Arial"/>
        </w:rPr>
        <w:t>v2</w:t>
      </w:r>
      <w:r w:rsidRPr="00F20638">
        <w:rPr>
          <w:rFonts w:cs="Arial"/>
        </w:rPr>
        <w:t>-REQ-</w:t>
      </w:r>
      <w:r>
        <w:rPr>
          <w:rFonts w:cs="Arial"/>
        </w:rPr>
        <w:t>283728</w:t>
      </w:r>
      <w:r w:rsidRPr="00F20638">
        <w:rPr>
          <w:rFonts w:cs="Arial"/>
        </w:rPr>
        <w:t xml:space="preserve">-WifiHotspotServer identifies the vehicle region) to estimate the location.   </w:t>
      </w:r>
    </w:p>
    <w:p w14:paraId="28CE6EBE" w14:textId="77777777" w:rsidR="00E013D0" w:rsidRPr="00F20638" w:rsidRDefault="00E013D0" w:rsidP="00E013D0">
      <w:pPr>
        <w:rPr>
          <w:rFonts w:cs="Arial"/>
        </w:rPr>
      </w:pPr>
    </w:p>
    <w:p w14:paraId="127B3E9A" w14:textId="77777777" w:rsidR="00E013D0" w:rsidRPr="00F20638" w:rsidRDefault="00DF1EDC" w:rsidP="00E013D0">
      <w:pPr>
        <w:rPr>
          <w:rFonts w:cs="Arial"/>
        </w:rPr>
      </w:pPr>
      <w:r w:rsidRPr="00F20638">
        <w:rPr>
          <w:rFonts w:cs="Arial"/>
        </w:rPr>
        <w:t xml:space="preserve">The WifiHotspotServer shall use its estimated vehicle location in order to determine whether any frequency channels are required to be restricted or not. For more information, refer to </w:t>
      </w:r>
      <w:r w:rsidRPr="007A0EBC">
        <w:rPr>
          <w:rFonts w:cs="Arial"/>
        </w:rPr>
        <w:t>WFHSv2-REQ-283737</w:t>
      </w:r>
      <w:r w:rsidRPr="00F20638">
        <w:rPr>
          <w:rFonts w:cs="Arial"/>
        </w:rPr>
        <w:t xml:space="preserve">-Restricting frequency channels.  </w:t>
      </w:r>
    </w:p>
    <w:p w14:paraId="1D1D49AD" w14:textId="77777777" w:rsidR="00E013D0" w:rsidRPr="00F20638" w:rsidRDefault="00DF1EDC" w:rsidP="00E013D0">
      <w:pPr>
        <w:rPr>
          <w:rFonts w:cs="Arial"/>
        </w:rPr>
      </w:pPr>
      <w:r w:rsidRPr="00F20638">
        <w:rPr>
          <w:rFonts w:cs="Arial"/>
        </w:rPr>
        <w:tab/>
      </w:r>
    </w:p>
    <w:p w14:paraId="07A04060" w14:textId="77777777" w:rsidR="00E013D0" w:rsidRPr="0055405C" w:rsidRDefault="00DF1EDC" w:rsidP="00E013D0">
      <w:pPr>
        <w:rPr>
          <w:rFonts w:cs="Arial"/>
        </w:rPr>
      </w:pPr>
      <w:r w:rsidRPr="00F20638">
        <w:rPr>
          <w:rFonts w:cs="Arial"/>
        </w:rPr>
        <w:t>The estimated vehicle location shall be store</w:t>
      </w:r>
      <w:r>
        <w:rPr>
          <w:rFonts w:cs="Arial"/>
        </w:rPr>
        <w:t xml:space="preserve">d in a DID (Estimated_Location) </w:t>
      </w:r>
      <w:r w:rsidRPr="0055405C">
        <w:rPr>
          <w:rFonts w:cs="Arial"/>
        </w:rPr>
        <w:t>and shall be stored as a country code</w:t>
      </w:r>
      <w:r>
        <w:rPr>
          <w:rFonts w:cs="Arial"/>
        </w:rPr>
        <w:t>.</w:t>
      </w:r>
    </w:p>
    <w:p w14:paraId="29D26424" w14:textId="77777777" w:rsidR="008D240F" w:rsidRPr="008D240F" w:rsidRDefault="008D240F" w:rsidP="008D240F">
      <w:pPr>
        <w:pStyle w:val="Heading4"/>
        <w:rPr>
          <w:b w:val="0"/>
          <w:u w:val="single"/>
        </w:rPr>
      </w:pPr>
      <w:r w:rsidRPr="008D240F">
        <w:rPr>
          <w:b w:val="0"/>
          <w:u w:val="single"/>
        </w:rPr>
        <w:t>WFHSv2-REQ-283737/C-Restricting frequency channels</w:t>
      </w:r>
    </w:p>
    <w:p w14:paraId="07587493" w14:textId="77777777" w:rsidR="00E013D0" w:rsidRPr="00324A85" w:rsidRDefault="00DF1EDC" w:rsidP="00E013D0">
      <w:pPr>
        <w:rPr>
          <w:rFonts w:cs="Arial"/>
        </w:rPr>
      </w:pPr>
      <w:r w:rsidRPr="00324A85">
        <w:rPr>
          <w:rFonts w:cs="Arial"/>
        </w:rPr>
        <w:t>Each region may have its own local regulatory restrictions on the 5 GHz frequency band that may be subject to change with time. Some examples of restrictions that may be placed on a particular channel include:</w:t>
      </w:r>
    </w:p>
    <w:p w14:paraId="677CE76B" w14:textId="77777777" w:rsidR="00E013D0" w:rsidRPr="00324A85" w:rsidRDefault="00DF1EDC" w:rsidP="00DF1EDC">
      <w:pPr>
        <w:numPr>
          <w:ilvl w:val="0"/>
          <w:numId w:val="73"/>
        </w:numPr>
        <w:rPr>
          <w:rFonts w:cs="Arial"/>
        </w:rPr>
      </w:pPr>
      <w:r w:rsidRPr="00324A85">
        <w:rPr>
          <w:rFonts w:cs="Arial"/>
        </w:rPr>
        <w:t>No broadcasting at all</w:t>
      </w:r>
    </w:p>
    <w:p w14:paraId="3DC6E0AB" w14:textId="77777777" w:rsidR="00E013D0" w:rsidRPr="00324A85" w:rsidRDefault="00DF1EDC" w:rsidP="00DF1EDC">
      <w:pPr>
        <w:numPr>
          <w:ilvl w:val="0"/>
          <w:numId w:val="73"/>
        </w:numPr>
        <w:rPr>
          <w:rFonts w:cs="Arial"/>
        </w:rPr>
      </w:pPr>
      <w:r w:rsidRPr="00324A85">
        <w:rPr>
          <w:rFonts w:cs="Arial"/>
        </w:rPr>
        <w:t xml:space="preserve">Dynamic Frequency Selection shall be enabled </w:t>
      </w:r>
    </w:p>
    <w:p w14:paraId="11A5D013" w14:textId="77777777" w:rsidR="00E013D0" w:rsidRPr="00324A85" w:rsidRDefault="00DF1EDC" w:rsidP="00DF1EDC">
      <w:pPr>
        <w:numPr>
          <w:ilvl w:val="0"/>
          <w:numId w:val="73"/>
        </w:numPr>
        <w:rPr>
          <w:rFonts w:cs="Arial"/>
        </w:rPr>
      </w:pPr>
      <w:r w:rsidRPr="00324A85">
        <w:rPr>
          <w:rFonts w:cs="Arial"/>
        </w:rPr>
        <w:t>Transmit Power Control shall be enabled</w:t>
      </w:r>
    </w:p>
    <w:p w14:paraId="212C151D" w14:textId="77777777" w:rsidR="00E013D0" w:rsidRPr="00324A85" w:rsidRDefault="00DF1EDC" w:rsidP="00DF1EDC">
      <w:pPr>
        <w:numPr>
          <w:ilvl w:val="0"/>
          <w:numId w:val="73"/>
        </w:numPr>
        <w:rPr>
          <w:rFonts w:cs="Arial"/>
        </w:rPr>
      </w:pPr>
      <w:r w:rsidRPr="00324A85">
        <w:rPr>
          <w:rFonts w:cs="Arial"/>
        </w:rPr>
        <w:t xml:space="preserve">AP can only broadcast indoors, etc. </w:t>
      </w:r>
    </w:p>
    <w:p w14:paraId="3332B375" w14:textId="77777777" w:rsidR="00E013D0" w:rsidRPr="00324A85" w:rsidRDefault="00E013D0" w:rsidP="00E013D0">
      <w:pPr>
        <w:rPr>
          <w:rFonts w:cs="Arial"/>
        </w:rPr>
      </w:pPr>
    </w:p>
    <w:p w14:paraId="3B1B52A4" w14:textId="77777777" w:rsidR="00E013D0" w:rsidRPr="00324A85" w:rsidRDefault="00DF1EDC" w:rsidP="00E013D0">
      <w:pPr>
        <w:rPr>
          <w:rFonts w:cs="Arial"/>
        </w:rPr>
      </w:pPr>
      <w:r w:rsidRPr="00324A85">
        <w:rPr>
          <w:rFonts w:cs="Arial"/>
        </w:rPr>
        <w:t xml:space="preserve">The WifiHotspotServer shall utilize its estimated current vehicle location (refer to </w:t>
      </w:r>
      <w:r w:rsidRPr="00B120E6">
        <w:rPr>
          <w:rFonts w:cs="Arial"/>
        </w:rPr>
        <w:t>WFHSv2-REQ-283736</w:t>
      </w:r>
      <w:r w:rsidRPr="00324A85">
        <w:rPr>
          <w:rFonts w:cs="Arial"/>
        </w:rPr>
        <w:t>-Estimating current vehicle location) in order to determine which frequency channels or entire band it is and is not allowed to operate on.</w:t>
      </w:r>
    </w:p>
    <w:p w14:paraId="223E2DD4" w14:textId="77777777" w:rsidR="00E013D0" w:rsidRPr="00324A85" w:rsidRDefault="00E013D0" w:rsidP="00E013D0">
      <w:pPr>
        <w:rPr>
          <w:rFonts w:cs="Arial"/>
        </w:rPr>
      </w:pPr>
    </w:p>
    <w:p w14:paraId="4670E619" w14:textId="77777777" w:rsidR="00E013D0" w:rsidRPr="00324A85" w:rsidRDefault="00DF1EDC" w:rsidP="00E013D0">
      <w:pPr>
        <w:rPr>
          <w:rFonts w:cs="Arial"/>
        </w:rPr>
      </w:pPr>
      <w:r w:rsidRPr="00324A85">
        <w:rPr>
          <w:rFonts w:cs="Arial"/>
        </w:rPr>
        <w:t xml:space="preserve">The WifiHotspotServer shall contain a lookup table that determines which frequency channels it is allowed to operate on per country. The software development group shall define the frequency restriction lookup table and it shall be reviewed by the Feature Owner. The table may be subject to change based on the fluctuating local regulations. </w:t>
      </w:r>
      <w:r w:rsidRPr="00066175">
        <w:rPr>
          <w:rFonts w:cs="Arial"/>
        </w:rPr>
        <w:t>This table shall be updateable OTA.</w:t>
      </w:r>
    </w:p>
    <w:p w14:paraId="74381CE1" w14:textId="77777777" w:rsidR="00E013D0" w:rsidRPr="00324A85" w:rsidRDefault="00E013D0" w:rsidP="00E013D0">
      <w:pPr>
        <w:rPr>
          <w:rFonts w:cs="Arial"/>
        </w:rPr>
      </w:pPr>
    </w:p>
    <w:p w14:paraId="27B8CEBD" w14:textId="77777777" w:rsidR="00E013D0" w:rsidRPr="00324A85" w:rsidRDefault="00DF1EDC" w:rsidP="00E013D0">
      <w:pPr>
        <w:rPr>
          <w:rFonts w:cs="Arial"/>
        </w:rPr>
      </w:pPr>
      <w:r w:rsidRPr="00324A85">
        <w:rPr>
          <w:rFonts w:cs="Arial"/>
        </w:rPr>
        <w:t>If the WifiHotspotServer’s hotspot is turned On and configured to operate on the 5 GHz band or it receives a request to change to the 5 GHz band, it shall:</w:t>
      </w:r>
    </w:p>
    <w:p w14:paraId="77DFEAD2" w14:textId="77777777" w:rsidR="00E013D0" w:rsidRPr="00324A85" w:rsidRDefault="00DF1EDC" w:rsidP="00DF1EDC">
      <w:pPr>
        <w:numPr>
          <w:ilvl w:val="0"/>
          <w:numId w:val="73"/>
        </w:numPr>
        <w:rPr>
          <w:rFonts w:cs="Arial"/>
        </w:rPr>
      </w:pPr>
      <w:r w:rsidRPr="00324A85">
        <w:rPr>
          <w:rFonts w:cs="Arial"/>
        </w:rPr>
        <w:t>Confirm the vehicle’s current estimated location allows for 5 GHz operation,</w:t>
      </w:r>
    </w:p>
    <w:p w14:paraId="64406309" w14:textId="77777777" w:rsidR="00E013D0" w:rsidRPr="00324A85" w:rsidRDefault="00DF1EDC" w:rsidP="00DF1EDC">
      <w:pPr>
        <w:numPr>
          <w:ilvl w:val="0"/>
          <w:numId w:val="73"/>
        </w:numPr>
        <w:rPr>
          <w:rFonts w:cs="Arial"/>
        </w:rPr>
      </w:pPr>
      <w:r w:rsidRPr="00324A85">
        <w:rPr>
          <w:rFonts w:cs="Arial"/>
        </w:rPr>
        <w:t>Reference the frequency restriction lookup table,</w:t>
      </w:r>
    </w:p>
    <w:p w14:paraId="15244E14" w14:textId="77777777" w:rsidR="00E013D0" w:rsidRPr="00324A85" w:rsidRDefault="00DF1EDC" w:rsidP="00DF1EDC">
      <w:pPr>
        <w:numPr>
          <w:ilvl w:val="0"/>
          <w:numId w:val="73"/>
        </w:numPr>
        <w:rPr>
          <w:rFonts w:cs="Arial"/>
        </w:rPr>
      </w:pPr>
      <w:r w:rsidRPr="00324A85">
        <w:rPr>
          <w:rFonts w:cs="Arial"/>
        </w:rPr>
        <w:t>Perform auto-channel selection on the allowed frequency channels and</w:t>
      </w:r>
    </w:p>
    <w:p w14:paraId="2CD407C5" w14:textId="77777777" w:rsidR="00E013D0" w:rsidRPr="00324A85" w:rsidRDefault="00DF1EDC" w:rsidP="00DF1EDC">
      <w:pPr>
        <w:numPr>
          <w:ilvl w:val="0"/>
          <w:numId w:val="73"/>
        </w:numPr>
        <w:rPr>
          <w:rFonts w:cs="Arial"/>
        </w:rPr>
      </w:pPr>
      <w:r w:rsidRPr="00324A85">
        <w:rPr>
          <w:rFonts w:cs="Arial"/>
        </w:rPr>
        <w:t xml:space="preserve">Select the least congested channel to operate on.   </w:t>
      </w:r>
    </w:p>
    <w:p w14:paraId="5D3AD460" w14:textId="77777777" w:rsidR="00E013D0" w:rsidRPr="00324A85" w:rsidRDefault="00E013D0" w:rsidP="00E013D0">
      <w:pPr>
        <w:ind w:left="864"/>
        <w:rPr>
          <w:rFonts w:cs="Arial"/>
        </w:rPr>
      </w:pPr>
    </w:p>
    <w:p w14:paraId="34F24F7A" w14:textId="77777777" w:rsidR="00E013D0" w:rsidRDefault="00DF1EDC" w:rsidP="00E013D0">
      <w:pPr>
        <w:rPr>
          <w:rFonts w:cs="Arial"/>
        </w:rPr>
      </w:pPr>
      <w:r w:rsidRPr="00324A85">
        <w:rPr>
          <w:rFonts w:cs="Arial"/>
        </w:rPr>
        <w:t xml:space="preserve">If the WifiHotspotServer is operating on the 5 GHz band when it detects a country change, it shall refer to the frequency restriction lookup table to determine if it needs to change the frequency channel or band. </w:t>
      </w:r>
    </w:p>
    <w:p w14:paraId="4EDFC4AD" w14:textId="77777777" w:rsidR="00E013D0" w:rsidRDefault="00E013D0" w:rsidP="00E013D0">
      <w:pPr>
        <w:rPr>
          <w:rFonts w:cs="Arial"/>
        </w:rPr>
      </w:pPr>
    </w:p>
    <w:p w14:paraId="7988F404" w14:textId="77777777" w:rsidR="00E013D0" w:rsidRPr="00192514" w:rsidRDefault="00DF1EDC" w:rsidP="00E013D0">
      <w:pPr>
        <w:rPr>
          <w:rFonts w:cs="Arial"/>
        </w:rPr>
      </w:pPr>
      <w:r w:rsidRPr="00192514">
        <w:rPr>
          <w:rFonts w:cs="Arial"/>
        </w:rPr>
        <w:t xml:space="preserve">The WifiHotspotServer may be restricted from operating on certain frequencies due to interference with other radio access technologies. The WifiHotspotServer shall have two DIDs (configurable via EOL) which shall specify which, if any, frequency channels the WifiHotspotSever shall restrict itself from operating on per frequency band. Refer to DID “WLAN 2.4GHz Channel Restritions” and “WLAN 5GHz Channel Restrictions”. </w:t>
      </w:r>
    </w:p>
    <w:p w14:paraId="16062F1F" w14:textId="77777777" w:rsidR="00E013D0" w:rsidRPr="00192514" w:rsidRDefault="00DF1EDC" w:rsidP="00E013D0">
      <w:pPr>
        <w:rPr>
          <w:rFonts w:cs="Arial"/>
        </w:rPr>
      </w:pPr>
      <w:r w:rsidRPr="00192514">
        <w:rPr>
          <w:rFonts w:cs="Arial"/>
        </w:rPr>
        <w:t>Example)</w:t>
      </w:r>
    </w:p>
    <w:p w14:paraId="064A80DF" w14:textId="77777777" w:rsidR="00E013D0" w:rsidRDefault="00DF1EDC" w:rsidP="00E013D0">
      <w:pPr>
        <w:rPr>
          <w:rFonts w:cs="Arial"/>
        </w:rPr>
      </w:pPr>
      <w:r w:rsidRPr="00114C73">
        <w:rPr>
          <w:rFonts w:cs="Arial"/>
        </w:rPr>
        <w:t>The</w:t>
      </w:r>
      <w:r>
        <w:rPr>
          <w:rFonts w:cs="Arial"/>
        </w:rPr>
        <w:t xml:space="preserve">re could be interference on </w:t>
      </w:r>
      <w:r w:rsidRPr="00192514">
        <w:rPr>
          <w:rFonts w:cs="Arial"/>
        </w:rPr>
        <w:t>channels 155, 159 and 165 on the 5GHz band</w:t>
      </w:r>
      <w:r>
        <w:rPr>
          <w:rFonts w:cs="Arial"/>
        </w:rPr>
        <w:t xml:space="preserve"> </w:t>
      </w:r>
      <w:r w:rsidRPr="00192514">
        <w:rPr>
          <w:rFonts w:cs="Arial"/>
        </w:rPr>
        <w:t>due to DSRC or cV2X features</w:t>
      </w:r>
      <w:r>
        <w:rPr>
          <w:rFonts w:cs="Arial"/>
        </w:rPr>
        <w:t>.</w:t>
      </w:r>
    </w:p>
    <w:p w14:paraId="733E9EDC" w14:textId="77777777" w:rsidR="00E013D0" w:rsidRDefault="00E013D0" w:rsidP="00E013D0">
      <w:pPr>
        <w:rPr>
          <w:rFonts w:cs="Arial"/>
        </w:rPr>
      </w:pPr>
    </w:p>
    <w:p w14:paraId="4461526F" w14:textId="77777777" w:rsidR="00E013D0" w:rsidRPr="00B00D8D" w:rsidRDefault="00DF1EDC" w:rsidP="00E013D0">
      <w:pPr>
        <w:rPr>
          <w:rFonts w:cs="Arial"/>
        </w:rPr>
      </w:pPr>
      <w:r w:rsidRPr="00B00D8D">
        <w:rPr>
          <w:rFonts w:cs="Arial"/>
        </w:rPr>
        <w:t>Therefore, if the vehicle is equipped with a DSRC module, Ford shall update the WLAN 5GHz Channel Restrictions DID at EOL and set it to:</w:t>
      </w:r>
    </w:p>
    <w:p w14:paraId="64A4578B" w14:textId="77777777" w:rsidR="00E013D0" w:rsidRPr="00B00D8D" w:rsidRDefault="00DF1EDC" w:rsidP="00DF1EDC">
      <w:pPr>
        <w:numPr>
          <w:ilvl w:val="0"/>
          <w:numId w:val="74"/>
        </w:numPr>
        <w:rPr>
          <w:rFonts w:cs="Arial"/>
        </w:rPr>
      </w:pPr>
      <w:r w:rsidRPr="00B00D8D">
        <w:rPr>
          <w:rFonts w:cs="Arial"/>
        </w:rPr>
        <w:t>Channel 1 = 155</w:t>
      </w:r>
    </w:p>
    <w:p w14:paraId="0FBF6CEE" w14:textId="77777777" w:rsidR="00E013D0" w:rsidRPr="00B00D8D" w:rsidRDefault="00DF1EDC" w:rsidP="00DF1EDC">
      <w:pPr>
        <w:numPr>
          <w:ilvl w:val="0"/>
          <w:numId w:val="74"/>
        </w:numPr>
        <w:rPr>
          <w:rFonts w:cs="Arial"/>
        </w:rPr>
      </w:pPr>
      <w:r w:rsidRPr="00B00D8D">
        <w:rPr>
          <w:rFonts w:cs="Arial"/>
        </w:rPr>
        <w:t>Channel 2 = 159</w:t>
      </w:r>
    </w:p>
    <w:p w14:paraId="3DC29C7C" w14:textId="77777777" w:rsidR="00E013D0" w:rsidRPr="00B00D8D" w:rsidRDefault="00DF1EDC" w:rsidP="00DF1EDC">
      <w:pPr>
        <w:numPr>
          <w:ilvl w:val="0"/>
          <w:numId w:val="74"/>
        </w:numPr>
        <w:rPr>
          <w:rFonts w:cs="Arial"/>
        </w:rPr>
      </w:pPr>
      <w:r w:rsidRPr="00B00D8D">
        <w:rPr>
          <w:rFonts w:cs="Arial"/>
        </w:rPr>
        <w:t xml:space="preserve">Channel 3 = 165 </w:t>
      </w:r>
    </w:p>
    <w:p w14:paraId="6DFA1976" w14:textId="77777777" w:rsidR="00E013D0" w:rsidRPr="00B00D8D" w:rsidRDefault="00DF1EDC" w:rsidP="00E013D0">
      <w:pPr>
        <w:rPr>
          <w:rFonts w:cs="Arial"/>
        </w:rPr>
      </w:pPr>
      <w:r w:rsidRPr="00B00D8D">
        <w:rPr>
          <w:rFonts w:cs="Arial"/>
        </w:rPr>
        <w:t>The WifiHotspotServer shall thus not operate on any of these channels.</w:t>
      </w:r>
    </w:p>
    <w:p w14:paraId="2EAFAA98" w14:textId="77777777" w:rsidR="008D240F" w:rsidRPr="008D240F" w:rsidRDefault="008D240F" w:rsidP="008D240F">
      <w:pPr>
        <w:pStyle w:val="Heading4"/>
        <w:rPr>
          <w:b w:val="0"/>
          <w:u w:val="single"/>
        </w:rPr>
      </w:pPr>
      <w:r w:rsidRPr="008D240F">
        <w:rPr>
          <w:b w:val="0"/>
          <w:u w:val="single"/>
        </w:rPr>
        <w:t>WFHS-REQ-263087/A-Reporting available bands</w:t>
      </w:r>
    </w:p>
    <w:p w14:paraId="24306442" w14:textId="77777777" w:rsidR="00E013D0" w:rsidRPr="00E77EC7" w:rsidRDefault="00DF1EDC" w:rsidP="00E013D0">
      <w:pPr>
        <w:rPr>
          <w:rFonts w:cs="Arial"/>
        </w:rPr>
      </w:pPr>
      <w:r w:rsidRPr="00E77EC7">
        <w:rPr>
          <w:rFonts w:cs="Arial"/>
        </w:rPr>
        <w:t xml:space="preserve">The WifiHotspotServer shall monitor its current estimated vehicle location and determine whether an entire frequency band shall be restricted or not based on the frequency restriction table. The WifiHotspotServer shall then report the frequency bands available for use with the CAN signal HotspotAvailableBands_St. If the WifiHotspotServer cannot detect which frequency bands are available for use, it shall set the CAN signal to NULL. </w:t>
      </w:r>
    </w:p>
    <w:p w14:paraId="6F83060D" w14:textId="77777777" w:rsidR="00E013D0" w:rsidRPr="00E77EC7" w:rsidRDefault="00E013D0" w:rsidP="00E013D0">
      <w:pPr>
        <w:ind w:left="864"/>
        <w:rPr>
          <w:rFonts w:cs="Arial"/>
        </w:rPr>
      </w:pPr>
    </w:p>
    <w:p w14:paraId="108C04E8" w14:textId="77777777" w:rsidR="00E013D0" w:rsidRPr="00E77EC7" w:rsidRDefault="00DF1EDC" w:rsidP="00E013D0">
      <w:pPr>
        <w:rPr>
          <w:rFonts w:cs="Arial"/>
        </w:rPr>
      </w:pPr>
      <w:r w:rsidRPr="00E77EC7">
        <w:rPr>
          <w:rFonts w:cs="Arial"/>
        </w:rPr>
        <w:t>Note: The CAN signal uses generic literals, so refer to the following:</w:t>
      </w:r>
    </w:p>
    <w:p w14:paraId="66A4E636" w14:textId="77777777" w:rsidR="00E013D0" w:rsidRPr="00E77EC7" w:rsidRDefault="00DF1EDC" w:rsidP="00DF1EDC">
      <w:pPr>
        <w:numPr>
          <w:ilvl w:val="0"/>
          <w:numId w:val="75"/>
        </w:numPr>
        <w:rPr>
          <w:rFonts w:cs="Arial"/>
        </w:rPr>
      </w:pPr>
      <w:r w:rsidRPr="00E77EC7">
        <w:rPr>
          <w:rFonts w:cs="Arial"/>
        </w:rPr>
        <w:t>Band1 = 2.4 GHz</w:t>
      </w:r>
    </w:p>
    <w:p w14:paraId="5F208CB8" w14:textId="77777777" w:rsidR="00E013D0" w:rsidRPr="00E77EC7" w:rsidRDefault="00DF1EDC" w:rsidP="00DF1EDC">
      <w:pPr>
        <w:numPr>
          <w:ilvl w:val="0"/>
          <w:numId w:val="75"/>
        </w:numPr>
        <w:rPr>
          <w:rFonts w:cs="Arial"/>
        </w:rPr>
      </w:pPr>
      <w:r w:rsidRPr="00E77EC7">
        <w:rPr>
          <w:rFonts w:cs="Arial"/>
        </w:rPr>
        <w:t>Band2 = 5 GHz</w:t>
      </w:r>
    </w:p>
    <w:p w14:paraId="7EC34648" w14:textId="77777777" w:rsidR="00E013D0" w:rsidRPr="00E77EC7" w:rsidRDefault="00E013D0" w:rsidP="00E013D0">
      <w:pPr>
        <w:ind w:left="720"/>
        <w:rPr>
          <w:rFonts w:cs="Arial"/>
        </w:rPr>
      </w:pPr>
    </w:p>
    <w:p w14:paraId="246C3763" w14:textId="77777777" w:rsidR="00E013D0" w:rsidRDefault="00DF1EDC" w:rsidP="00E013D0">
      <w:pPr>
        <w:rPr>
          <w:rFonts w:cs="Arial"/>
        </w:rPr>
      </w:pPr>
      <w:r w:rsidRPr="00E77EC7">
        <w:rPr>
          <w:rFonts w:cs="Arial"/>
        </w:rPr>
        <w:t xml:space="preserve">Example 1) The WifiHotspotServer detects the vehicle is in a country where all frequency channels on the 5 GHz band are restricted. It shall therefore set HotspotAvailableBands_St = Band1. </w:t>
      </w:r>
    </w:p>
    <w:p w14:paraId="669594EC" w14:textId="77777777" w:rsidR="00E013D0" w:rsidRPr="00E77EC7" w:rsidRDefault="00E013D0" w:rsidP="00E013D0">
      <w:pPr>
        <w:rPr>
          <w:rFonts w:cs="Arial"/>
        </w:rPr>
      </w:pPr>
    </w:p>
    <w:p w14:paraId="137F1846" w14:textId="77777777" w:rsidR="00E013D0" w:rsidRPr="00E77EC7" w:rsidRDefault="00DF1EDC" w:rsidP="00E013D0">
      <w:pPr>
        <w:rPr>
          <w:rFonts w:cs="Arial"/>
        </w:rPr>
      </w:pPr>
      <w:r w:rsidRPr="00E77EC7">
        <w:rPr>
          <w:rFonts w:cs="Arial"/>
        </w:rPr>
        <w:t>Example 2) If the WifiHotspotServer is in a country where there are available channels to use on both the 2.4 GHz band and the 5 GHz band, it shall set HotspotRestrictedBand_St = All available.</w:t>
      </w:r>
    </w:p>
    <w:p w14:paraId="0DD2F68C" w14:textId="77777777" w:rsidR="008D240F" w:rsidRPr="008D240F" w:rsidRDefault="008D240F" w:rsidP="008D240F">
      <w:pPr>
        <w:pStyle w:val="Heading4"/>
        <w:rPr>
          <w:b w:val="0"/>
          <w:u w:val="single"/>
        </w:rPr>
      </w:pPr>
      <w:r w:rsidRPr="008D240F">
        <w:rPr>
          <w:b w:val="0"/>
          <w:u w:val="single"/>
        </w:rPr>
        <w:t>WFHS-REQ-263088/A-Reporting the frequency band</w:t>
      </w:r>
    </w:p>
    <w:p w14:paraId="7149066A" w14:textId="77777777" w:rsidR="00E013D0" w:rsidRPr="00A84C00" w:rsidRDefault="00DF1EDC" w:rsidP="00E013D0">
      <w:pPr>
        <w:rPr>
          <w:rFonts w:cs="Arial"/>
        </w:rPr>
      </w:pPr>
      <w:r w:rsidRPr="00A84C00">
        <w:rPr>
          <w:rFonts w:cs="Arial"/>
        </w:rPr>
        <w:t xml:space="preserve">The WifiHotspotServer shall report the current frequency band that the hotspot is operating on using the CAN signal HotspotFrequencyBand_St. If the WifiHotspotServer cannot detect the current frequency band that it is configured for, it shall set the CAN signal to NULL. </w:t>
      </w:r>
    </w:p>
    <w:p w14:paraId="1987FB22" w14:textId="77777777" w:rsidR="00E013D0" w:rsidRPr="00A84C00" w:rsidRDefault="00E013D0" w:rsidP="00E013D0">
      <w:pPr>
        <w:rPr>
          <w:rFonts w:cs="Arial"/>
        </w:rPr>
      </w:pPr>
    </w:p>
    <w:p w14:paraId="10BA0D1D" w14:textId="77777777" w:rsidR="00E013D0" w:rsidRPr="00A84C00" w:rsidRDefault="00DF1EDC" w:rsidP="00E013D0">
      <w:pPr>
        <w:rPr>
          <w:rFonts w:cs="Arial"/>
        </w:rPr>
      </w:pPr>
      <w:r w:rsidRPr="00A84C00">
        <w:rPr>
          <w:rFonts w:cs="Arial"/>
        </w:rPr>
        <w:t>Note: The CAN signal uses generic literals, so refer to the following:</w:t>
      </w:r>
    </w:p>
    <w:p w14:paraId="4C95C922" w14:textId="77777777" w:rsidR="00E013D0" w:rsidRPr="00A84C00" w:rsidRDefault="00DF1EDC" w:rsidP="00DF1EDC">
      <w:pPr>
        <w:numPr>
          <w:ilvl w:val="0"/>
          <w:numId w:val="76"/>
        </w:numPr>
        <w:rPr>
          <w:rFonts w:cs="Arial"/>
        </w:rPr>
      </w:pPr>
      <w:r w:rsidRPr="00A84C00">
        <w:rPr>
          <w:rFonts w:cs="Arial"/>
        </w:rPr>
        <w:t>Band1 = 2.4 GHz</w:t>
      </w:r>
    </w:p>
    <w:p w14:paraId="2951EEA7" w14:textId="77777777" w:rsidR="00E013D0" w:rsidRPr="00A84C00" w:rsidRDefault="00DF1EDC" w:rsidP="00DF1EDC">
      <w:pPr>
        <w:numPr>
          <w:ilvl w:val="0"/>
          <w:numId w:val="76"/>
        </w:numPr>
        <w:rPr>
          <w:rFonts w:cs="Arial"/>
        </w:rPr>
      </w:pPr>
      <w:r>
        <w:rPr>
          <w:rFonts w:cs="Arial"/>
        </w:rPr>
        <w:t>Band2 = 5 GHz</w:t>
      </w:r>
    </w:p>
    <w:p w14:paraId="473D3337" w14:textId="77777777" w:rsidR="008D240F" w:rsidRPr="008D240F" w:rsidRDefault="008D240F" w:rsidP="008D240F">
      <w:pPr>
        <w:pStyle w:val="Heading4"/>
        <w:rPr>
          <w:b w:val="0"/>
          <w:u w:val="single"/>
        </w:rPr>
      </w:pPr>
      <w:r w:rsidRPr="008D240F">
        <w:rPr>
          <w:b w:val="0"/>
          <w:u w:val="single"/>
        </w:rPr>
        <w:t>WFHSv2-REQ-283779/C-Displaying the frequency band</w:t>
      </w:r>
    </w:p>
    <w:p w14:paraId="11E2A7D0" w14:textId="77777777" w:rsidR="00E013D0" w:rsidRPr="007C64D3" w:rsidRDefault="00DF1EDC" w:rsidP="00E013D0">
      <w:pPr>
        <w:rPr>
          <w:rFonts w:cs="Arial"/>
        </w:rPr>
      </w:pPr>
      <w:r w:rsidRPr="006F0364">
        <w:rPr>
          <w:rFonts w:cs="Arial"/>
        </w:rPr>
        <w:t>The WifiHotspotOnBoardClient shall display the frequency band in use, which is reported from the WifiHotspotServer through the CAN signal HotspotFrequencyBand_St.</w:t>
      </w:r>
      <w:r w:rsidRPr="007C64D3">
        <w:t xml:space="preserve"> </w:t>
      </w:r>
      <w:r w:rsidRPr="007C64D3">
        <w:rPr>
          <w:rFonts w:cs="Arial"/>
        </w:rPr>
        <w:t>In order for the WifiHotspotOnBoardClient to remain backwards compatible with older WifiHotspotServer modules, the WifiHotspotOnBoardClient shall NOT display the frequency band that is in use nor provide the option for the user to change the frequency band (refer to WFHS-REQ-263090 -User changes the frequency band) on WifiHotspotOnBoardClient if the CAN signal Hots</w:t>
      </w:r>
      <w:r>
        <w:rPr>
          <w:rFonts w:cs="Arial"/>
        </w:rPr>
        <w:t>potFrequencyBand_St is missing from</w:t>
      </w:r>
      <w:r w:rsidRPr="007C64D3">
        <w:rPr>
          <w:rFonts w:cs="Arial"/>
        </w:rPr>
        <w:t xml:space="preserve"> the CAN bus.</w:t>
      </w:r>
    </w:p>
    <w:p w14:paraId="3F4CA071" w14:textId="77777777" w:rsidR="00E013D0" w:rsidRPr="006F0364" w:rsidRDefault="00E013D0" w:rsidP="00E013D0">
      <w:pPr>
        <w:rPr>
          <w:rFonts w:cs="Arial"/>
        </w:rPr>
      </w:pPr>
    </w:p>
    <w:p w14:paraId="79B3ECA2" w14:textId="77777777" w:rsidR="00E013D0" w:rsidRPr="006F0364" w:rsidRDefault="00DF1EDC" w:rsidP="00E013D0">
      <w:pPr>
        <w:rPr>
          <w:rFonts w:cs="Arial"/>
        </w:rPr>
      </w:pPr>
      <w:r w:rsidRPr="006F0364">
        <w:rPr>
          <w:rFonts w:cs="Arial"/>
        </w:rPr>
        <w:t>The WifiHotspotServer may disable certain frequency bands from being used based on the vehicle’s location. Therefore, the WifiHotspotOnBoardClient shall display the available frequency band options to the customer. If there is more than one option available for use, the WifiHotspotOnBoardClient shall allow the user to select which frequency band to use. The WifiHotspotOnBoard</w:t>
      </w:r>
      <w:r>
        <w:rPr>
          <w:rFonts w:cs="Arial"/>
        </w:rPr>
        <w:t xml:space="preserve">Client </w:t>
      </w:r>
      <w:r w:rsidRPr="006F0364">
        <w:rPr>
          <w:rFonts w:cs="Arial"/>
        </w:rPr>
        <w:t>shall monitor the CAN signal HotspotAvailableBands_St to determine which bands are available.</w:t>
      </w:r>
    </w:p>
    <w:p w14:paraId="0689FE0A" w14:textId="77777777" w:rsidR="00E013D0" w:rsidRPr="006F0364" w:rsidRDefault="00E013D0" w:rsidP="00E013D0">
      <w:pPr>
        <w:rPr>
          <w:rFonts w:cs="Arial"/>
        </w:rPr>
      </w:pPr>
    </w:p>
    <w:p w14:paraId="76E36A6B" w14:textId="77777777" w:rsidR="00E013D0" w:rsidRPr="006F0364" w:rsidRDefault="00DF1EDC" w:rsidP="00E013D0">
      <w:pPr>
        <w:rPr>
          <w:rFonts w:cs="Arial"/>
        </w:rPr>
      </w:pPr>
      <w:r w:rsidRPr="006F0364">
        <w:rPr>
          <w:rFonts w:cs="Arial"/>
        </w:rPr>
        <w:t>Note: The CAN signal uses generic literals, so refer to the following:</w:t>
      </w:r>
    </w:p>
    <w:p w14:paraId="0D769232" w14:textId="77777777" w:rsidR="00E013D0" w:rsidRPr="006F0364" w:rsidRDefault="00DF1EDC" w:rsidP="00DF1EDC">
      <w:pPr>
        <w:numPr>
          <w:ilvl w:val="0"/>
          <w:numId w:val="77"/>
        </w:numPr>
        <w:rPr>
          <w:rFonts w:cs="Arial"/>
        </w:rPr>
      </w:pPr>
      <w:r w:rsidRPr="006F0364">
        <w:rPr>
          <w:rFonts w:cs="Arial"/>
        </w:rPr>
        <w:t>Band1 = 2.4 GHz</w:t>
      </w:r>
    </w:p>
    <w:p w14:paraId="18D33D71" w14:textId="77777777" w:rsidR="00E013D0" w:rsidRPr="006F0364" w:rsidRDefault="00DF1EDC" w:rsidP="00DF1EDC">
      <w:pPr>
        <w:numPr>
          <w:ilvl w:val="0"/>
          <w:numId w:val="77"/>
        </w:numPr>
        <w:rPr>
          <w:rFonts w:cs="Arial"/>
        </w:rPr>
      </w:pPr>
      <w:r w:rsidRPr="006F0364">
        <w:rPr>
          <w:rFonts w:cs="Arial"/>
        </w:rPr>
        <w:t>Band2 = 5 GHz</w:t>
      </w:r>
    </w:p>
    <w:p w14:paraId="7AE8D125" w14:textId="77777777" w:rsidR="00E013D0" w:rsidRPr="006F0364" w:rsidRDefault="00E013D0" w:rsidP="00E013D0">
      <w:pPr>
        <w:ind w:left="720"/>
        <w:rPr>
          <w:rFonts w:cs="Arial"/>
        </w:rPr>
      </w:pPr>
    </w:p>
    <w:p w14:paraId="50AC6204" w14:textId="77777777" w:rsidR="00E013D0" w:rsidRPr="006F0364" w:rsidRDefault="00DF1EDC" w:rsidP="00E013D0">
      <w:pPr>
        <w:rPr>
          <w:rFonts w:cs="Arial"/>
        </w:rPr>
      </w:pPr>
      <w:r w:rsidRPr="006F0364">
        <w:rPr>
          <w:rFonts w:cs="Arial"/>
        </w:rPr>
        <w:t xml:space="preserve">Example 1) The vehicle is in a location where the entire 5 GHz band is restricted and only the 2.4 GHz band is available. The WifiHotspotServer shall set the CAN signal HotspotAvailableBands_St = Band1 and HotspotFrequencyBand_St = Band1. The WifiHotspotOnBoardClient shall not allow the user to select the 5 GHz band. </w:t>
      </w:r>
    </w:p>
    <w:p w14:paraId="00390AC0" w14:textId="77777777" w:rsidR="00E013D0" w:rsidRPr="006F0364" w:rsidRDefault="00E013D0" w:rsidP="00E013D0">
      <w:pPr>
        <w:rPr>
          <w:rFonts w:cs="Arial"/>
        </w:rPr>
      </w:pPr>
    </w:p>
    <w:p w14:paraId="275E0C51" w14:textId="77777777" w:rsidR="00E013D0" w:rsidRDefault="00DF1EDC" w:rsidP="00E013D0">
      <w:pPr>
        <w:rPr>
          <w:rFonts w:cs="Arial"/>
        </w:rPr>
      </w:pPr>
      <w:r w:rsidRPr="006F0364">
        <w:rPr>
          <w:rFonts w:cs="Arial"/>
        </w:rPr>
        <w:t xml:space="preserve">Example 2) The vehicle is in a location where there are available channels to use on both the 2.4 GHz band and the 5 GHz band. The hotspot is currently using the 5 GHz band. The WifiHotspotServer shall set the CAN signal HotspotAvailableBands_St = All available and HotspotFrequencyBand_St = Band2. The WifiHotspotOnBoardClient shall inform the user that the 5 GHz band is in use and it shall also provide the user the option to select the 2.4 GHz band. </w:t>
      </w:r>
    </w:p>
    <w:p w14:paraId="5E0B4B7A" w14:textId="77777777" w:rsidR="00E013D0" w:rsidRDefault="00E013D0" w:rsidP="00E013D0">
      <w:pPr>
        <w:rPr>
          <w:rFonts w:cs="Arial"/>
        </w:rPr>
      </w:pPr>
    </w:p>
    <w:p w14:paraId="725B7D8E" w14:textId="77777777" w:rsidR="00E013D0" w:rsidRPr="006F0364" w:rsidRDefault="00DF1EDC" w:rsidP="00E013D0">
      <w:pPr>
        <w:rPr>
          <w:rFonts w:cs="Arial"/>
        </w:rPr>
      </w:pPr>
      <w:r w:rsidRPr="002B1165">
        <w:rPr>
          <w:rFonts w:cs="Arial"/>
        </w:rPr>
        <w:t xml:space="preserve">Refer to </w:t>
      </w:r>
      <w:r w:rsidRPr="003F3200">
        <w:rPr>
          <w:rFonts w:cs="Arial"/>
        </w:rPr>
        <w:t>WFHSv2-REQ-283641</w:t>
      </w:r>
      <w:r w:rsidRPr="002B1165">
        <w:rPr>
          <w:rFonts w:cs="Arial"/>
        </w:rPr>
        <w:t>-HMI Specification References for how this shall be displayed to the customer.</w:t>
      </w:r>
    </w:p>
    <w:p w14:paraId="3AECA28D" w14:textId="77777777" w:rsidR="008D240F" w:rsidRPr="008D240F" w:rsidRDefault="008D240F" w:rsidP="008D240F">
      <w:pPr>
        <w:pStyle w:val="Heading4"/>
        <w:rPr>
          <w:b w:val="0"/>
          <w:u w:val="single"/>
        </w:rPr>
      </w:pPr>
      <w:r w:rsidRPr="008D240F">
        <w:rPr>
          <w:b w:val="0"/>
          <w:u w:val="single"/>
        </w:rPr>
        <w:t>WFHS-REQ-263090/A-User changes the frequency band on WifiHotspotOnBoardClient</w:t>
      </w:r>
    </w:p>
    <w:p w14:paraId="2324DFB4" w14:textId="77777777" w:rsidR="00E013D0" w:rsidRPr="0008328E" w:rsidRDefault="00DF1EDC" w:rsidP="00E013D0">
      <w:pPr>
        <w:rPr>
          <w:rFonts w:cs="Arial"/>
        </w:rPr>
      </w:pPr>
      <w:r w:rsidRPr="0008328E">
        <w:rPr>
          <w:rFonts w:cs="Arial"/>
        </w:rPr>
        <w:t xml:space="preserve">If the user requests to change the frequency band through the in-vehicle WifiHotspotOnBoardClient (assuming the WifiHotspotOnBoardClient is allowed to display multiple options to the user), the WifiHotspotOnBoardClient shall transmit this request to the WifiHotspotServer using the CAN signal HotspotFrequencyBand_Rq. </w:t>
      </w:r>
    </w:p>
    <w:p w14:paraId="58A6C61E" w14:textId="77777777" w:rsidR="00E013D0" w:rsidRPr="0008328E" w:rsidRDefault="00E013D0" w:rsidP="00E013D0">
      <w:pPr>
        <w:rPr>
          <w:rFonts w:cs="Arial"/>
        </w:rPr>
      </w:pPr>
    </w:p>
    <w:p w14:paraId="110B62EA" w14:textId="77777777" w:rsidR="00E013D0" w:rsidRPr="0008328E" w:rsidRDefault="00DF1EDC" w:rsidP="00E013D0">
      <w:pPr>
        <w:rPr>
          <w:rFonts w:cs="Arial"/>
        </w:rPr>
      </w:pPr>
      <w:r w:rsidRPr="0008328E">
        <w:rPr>
          <w:rFonts w:cs="Arial"/>
        </w:rPr>
        <w:t>Note: The CAN signal uses generic literals, so refer to the following:</w:t>
      </w:r>
    </w:p>
    <w:p w14:paraId="7CDE61B4" w14:textId="77777777" w:rsidR="00E013D0" w:rsidRPr="00AE5C08" w:rsidRDefault="00DF1EDC" w:rsidP="00DF1EDC">
      <w:pPr>
        <w:numPr>
          <w:ilvl w:val="0"/>
          <w:numId w:val="78"/>
        </w:numPr>
        <w:rPr>
          <w:rFonts w:cs="Arial"/>
        </w:rPr>
      </w:pPr>
      <w:r w:rsidRPr="00AE5C08">
        <w:rPr>
          <w:rFonts w:cs="Arial"/>
        </w:rPr>
        <w:t>Band1 = 2.4 GHz</w:t>
      </w:r>
    </w:p>
    <w:p w14:paraId="7A572728" w14:textId="77777777" w:rsidR="00E013D0" w:rsidRPr="00AE5C08" w:rsidRDefault="00DF1EDC" w:rsidP="00DF1EDC">
      <w:pPr>
        <w:numPr>
          <w:ilvl w:val="0"/>
          <w:numId w:val="78"/>
        </w:numPr>
        <w:rPr>
          <w:rFonts w:cs="Arial"/>
        </w:rPr>
      </w:pPr>
      <w:r w:rsidRPr="00AE5C08">
        <w:rPr>
          <w:rFonts w:cs="Arial"/>
        </w:rPr>
        <w:t>Band2 = 5 GHz</w:t>
      </w:r>
    </w:p>
    <w:p w14:paraId="7C86119A" w14:textId="77777777" w:rsidR="008D240F" w:rsidRPr="008D240F" w:rsidRDefault="008D240F" w:rsidP="008D240F">
      <w:pPr>
        <w:pStyle w:val="Heading4"/>
        <w:rPr>
          <w:b w:val="0"/>
          <w:u w:val="single"/>
        </w:rPr>
      </w:pPr>
      <w:r w:rsidRPr="008D240F">
        <w:rPr>
          <w:b w:val="0"/>
          <w:u w:val="single"/>
        </w:rPr>
        <w:t>WFHS-REQ-263091/A-Frequency band change request from WifiHotspotOnBoardClient</w:t>
      </w:r>
    </w:p>
    <w:p w14:paraId="3E5E4CB0" w14:textId="77777777" w:rsidR="00E013D0" w:rsidRDefault="00DF1EDC" w:rsidP="00E013D0">
      <w:pPr>
        <w:rPr>
          <w:rFonts w:cs="Arial"/>
        </w:rPr>
      </w:pPr>
      <w:r w:rsidRPr="00CC6F9F">
        <w:rPr>
          <w:rFonts w:cs="Arial"/>
        </w:rPr>
        <w:t xml:space="preserve">If the WifiHotspotServer receives a request from the WifiHotspotOnBoardClient (CAN signal HotspotFrequencyBand_Rq) to change the frequency band, the WifiHotspotServer shall ensure the frequency band is allowed based on the vehicle’s estimated location. If it is supported, the WifiHotspotServer shall immediately switch the AP’s frequency to the desired band and update the CAN signal HotspotFrequencyBand_St and corresponding Diagnostic ID (Hotspot_Operational_Band) when the transition is complete. If the WifiHotspotServer’s attempt was unsuccessful, the WifiHotspotServer shall continue reporting out the current frequency band in use. </w:t>
      </w:r>
    </w:p>
    <w:p w14:paraId="42B0CCA3" w14:textId="77777777" w:rsidR="00E013D0" w:rsidRDefault="00E013D0" w:rsidP="00E013D0">
      <w:pPr>
        <w:rPr>
          <w:rFonts w:cs="Arial"/>
        </w:rPr>
      </w:pPr>
    </w:p>
    <w:p w14:paraId="13A754BF" w14:textId="77777777" w:rsidR="00E013D0" w:rsidRPr="00CC6F9F" w:rsidRDefault="00DF1EDC" w:rsidP="00E013D0">
      <w:pPr>
        <w:rPr>
          <w:rFonts w:cs="Arial"/>
        </w:rPr>
      </w:pPr>
      <w:r w:rsidRPr="00CC6F9F">
        <w:rPr>
          <w:rFonts w:cs="Arial"/>
        </w:rPr>
        <w:t xml:space="preserve">All user configurable Wi-Fi Hotspot parameters (i.e. SSID, password, etc.) shall remain the same once the WifiHotspotServer is operating on the new frequency band. The WifiHotspotServer shall keep as many of the AP parameters the same as possible in order to allow client devices to automatically reconnect to the new band.  </w:t>
      </w:r>
    </w:p>
    <w:p w14:paraId="156ADA76" w14:textId="77777777" w:rsidR="00E013D0" w:rsidRPr="00CC6F9F" w:rsidRDefault="00E013D0" w:rsidP="00E013D0">
      <w:pPr>
        <w:rPr>
          <w:rFonts w:cs="Arial"/>
        </w:rPr>
      </w:pPr>
    </w:p>
    <w:p w14:paraId="3F4BA7C0" w14:textId="77777777" w:rsidR="00E013D0" w:rsidRPr="00CC6F9F" w:rsidRDefault="00DF1EDC" w:rsidP="00E013D0">
      <w:pPr>
        <w:rPr>
          <w:rFonts w:cs="Arial"/>
        </w:rPr>
      </w:pPr>
      <w:r w:rsidRPr="00CC6F9F">
        <w:rPr>
          <w:rFonts w:cs="Arial"/>
        </w:rPr>
        <w:t>Note: The CAN signal uses generic literals, so refer to the following:</w:t>
      </w:r>
    </w:p>
    <w:p w14:paraId="546F4425" w14:textId="77777777" w:rsidR="00E013D0" w:rsidRPr="00975F98" w:rsidRDefault="00DF1EDC" w:rsidP="00DF1EDC">
      <w:pPr>
        <w:numPr>
          <w:ilvl w:val="0"/>
          <w:numId w:val="79"/>
        </w:numPr>
        <w:rPr>
          <w:rFonts w:cs="Arial"/>
        </w:rPr>
      </w:pPr>
      <w:r w:rsidRPr="00975F98">
        <w:rPr>
          <w:rFonts w:cs="Arial"/>
        </w:rPr>
        <w:t>Band1 = 2.4 GHz</w:t>
      </w:r>
    </w:p>
    <w:p w14:paraId="4B961FA6" w14:textId="77777777" w:rsidR="00E013D0" w:rsidRPr="00975F98" w:rsidRDefault="00DF1EDC" w:rsidP="00DF1EDC">
      <w:pPr>
        <w:numPr>
          <w:ilvl w:val="0"/>
          <w:numId w:val="79"/>
        </w:numPr>
        <w:rPr>
          <w:rFonts w:cs="Arial"/>
        </w:rPr>
      </w:pPr>
      <w:r w:rsidRPr="00975F98">
        <w:rPr>
          <w:rFonts w:cs="Arial"/>
        </w:rPr>
        <w:t>Band2 = 5 GHz</w:t>
      </w:r>
    </w:p>
    <w:p w14:paraId="594905D6" w14:textId="77777777" w:rsidR="00E013D0" w:rsidRDefault="00DF1EDC" w:rsidP="008D240F">
      <w:pPr>
        <w:pStyle w:val="Heading3"/>
      </w:pPr>
      <w:bookmarkStart w:id="122" w:name="_Toc14081948"/>
      <w:r>
        <w:t>Use Cases</w:t>
      </w:r>
      <w:bookmarkEnd w:id="122"/>
    </w:p>
    <w:p w14:paraId="6171B71C" w14:textId="77777777" w:rsidR="00E013D0" w:rsidRDefault="00DF1EDC" w:rsidP="008D240F">
      <w:pPr>
        <w:pStyle w:val="Heading4"/>
      </w:pPr>
      <w:r>
        <w:t>WFHSv1-UC-REQ-263187/A-User changes frequency band</w:t>
      </w:r>
    </w:p>
    <w:p w14:paraId="628A9B3D" w14:textId="77777777" w:rsidR="00E013D0" w:rsidRPr="00AE06BC" w:rsidRDefault="00E013D0" w:rsidP="00E013D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E013D0" w14:paraId="23EC216A" w14:textId="77777777" w:rsidTr="00E013D0">
        <w:trPr>
          <w:jc w:val="center"/>
        </w:trPr>
        <w:tc>
          <w:tcPr>
            <w:tcW w:w="1828" w:type="dxa"/>
            <w:shd w:val="clear" w:color="auto" w:fill="BFBFBF"/>
            <w:tcMar>
              <w:top w:w="0" w:type="dxa"/>
              <w:left w:w="108" w:type="dxa"/>
              <w:bottom w:w="0" w:type="dxa"/>
              <w:right w:w="108" w:type="dxa"/>
            </w:tcMar>
            <w:hideMark/>
          </w:tcPr>
          <w:p w14:paraId="7A726CD7" w14:textId="77777777" w:rsidR="00E013D0" w:rsidRDefault="00DF1EDC">
            <w:pPr>
              <w:spacing w:line="276" w:lineRule="auto"/>
            </w:pPr>
            <w:r>
              <w:rPr>
                <w:b/>
                <w:bCs/>
              </w:rPr>
              <w:t>Actors</w:t>
            </w:r>
          </w:p>
        </w:tc>
        <w:tc>
          <w:tcPr>
            <w:tcW w:w="7640" w:type="dxa"/>
            <w:tcMar>
              <w:top w:w="0" w:type="dxa"/>
              <w:left w:w="108" w:type="dxa"/>
              <w:bottom w:w="0" w:type="dxa"/>
              <w:right w:w="108" w:type="dxa"/>
            </w:tcMar>
          </w:tcPr>
          <w:p w14:paraId="12C673B6" w14:textId="77777777" w:rsidR="00E013D0" w:rsidRDefault="00DF1EDC">
            <w:pPr>
              <w:spacing w:line="276" w:lineRule="auto"/>
            </w:pPr>
            <w:r>
              <w:t>User</w:t>
            </w:r>
          </w:p>
          <w:p w14:paraId="6251CD7B" w14:textId="77777777" w:rsidR="00E013D0" w:rsidRDefault="00DF1EDC">
            <w:pPr>
              <w:spacing w:line="276" w:lineRule="auto"/>
            </w:pPr>
            <w:r>
              <w:t xml:space="preserve">System </w:t>
            </w:r>
          </w:p>
          <w:p w14:paraId="7744C2A5" w14:textId="77777777" w:rsidR="00E013D0" w:rsidRDefault="00DF1EDC">
            <w:pPr>
              <w:spacing w:line="276" w:lineRule="auto"/>
            </w:pPr>
            <w:r>
              <w:t>Cell phone</w:t>
            </w:r>
          </w:p>
        </w:tc>
      </w:tr>
      <w:tr w:rsidR="00E013D0" w14:paraId="7463AB90" w14:textId="77777777" w:rsidTr="00E013D0">
        <w:trPr>
          <w:jc w:val="center"/>
        </w:trPr>
        <w:tc>
          <w:tcPr>
            <w:tcW w:w="1828" w:type="dxa"/>
            <w:shd w:val="clear" w:color="auto" w:fill="BFBFBF"/>
            <w:tcMar>
              <w:top w:w="0" w:type="dxa"/>
              <w:left w:w="108" w:type="dxa"/>
              <w:bottom w:w="0" w:type="dxa"/>
              <w:right w:w="108" w:type="dxa"/>
            </w:tcMar>
            <w:hideMark/>
          </w:tcPr>
          <w:p w14:paraId="34CAA185" w14:textId="77777777" w:rsidR="00E013D0" w:rsidRDefault="00DF1EDC">
            <w:pPr>
              <w:spacing w:line="276" w:lineRule="auto"/>
            </w:pPr>
            <w:r>
              <w:rPr>
                <w:b/>
                <w:bCs/>
              </w:rPr>
              <w:t>Pre-conditions</w:t>
            </w:r>
          </w:p>
        </w:tc>
        <w:tc>
          <w:tcPr>
            <w:tcW w:w="7640" w:type="dxa"/>
            <w:tcMar>
              <w:top w:w="0" w:type="dxa"/>
              <w:left w:w="108" w:type="dxa"/>
              <w:bottom w:w="0" w:type="dxa"/>
              <w:right w:w="108" w:type="dxa"/>
            </w:tcMar>
          </w:tcPr>
          <w:p w14:paraId="5CA34621" w14:textId="77777777" w:rsidR="00E013D0" w:rsidRDefault="00DF1EDC">
            <w:pPr>
              <w:spacing w:line="276" w:lineRule="auto"/>
            </w:pPr>
            <w:r>
              <w:t>WifiHotspotServer is on</w:t>
            </w:r>
          </w:p>
          <w:p w14:paraId="7EC63F85" w14:textId="77777777" w:rsidR="00E013D0" w:rsidRDefault="00DF1EDC">
            <w:pPr>
              <w:spacing w:line="276" w:lineRule="auto"/>
            </w:pPr>
            <w:r>
              <w:t>Vehicle is in a location that allows multiple frequency bands to be used</w:t>
            </w:r>
          </w:p>
          <w:p w14:paraId="167FC1DD" w14:textId="77777777" w:rsidR="00E013D0" w:rsidRDefault="00DF1EDC">
            <w:pPr>
              <w:spacing w:line="276" w:lineRule="auto"/>
            </w:pPr>
            <w:r>
              <w:t>Wi-Fi Hotspot is On and operating on the 5GHz band</w:t>
            </w:r>
          </w:p>
          <w:p w14:paraId="3E3CE82B" w14:textId="77777777" w:rsidR="00E013D0" w:rsidRDefault="00DF1EDC">
            <w:pPr>
              <w:spacing w:line="276" w:lineRule="auto"/>
            </w:pPr>
            <w:r>
              <w:t>The SSID = 123</w:t>
            </w:r>
          </w:p>
          <w:p w14:paraId="41A38BE5" w14:textId="77777777" w:rsidR="00E013D0" w:rsidRDefault="00DF1EDC">
            <w:pPr>
              <w:spacing w:line="276" w:lineRule="auto"/>
            </w:pPr>
            <w:r>
              <w:t>The Password = 12345678</w:t>
            </w:r>
          </w:p>
          <w:p w14:paraId="3A3A949A" w14:textId="77777777" w:rsidR="00E013D0" w:rsidRDefault="00DF1EDC">
            <w:pPr>
              <w:spacing w:line="276" w:lineRule="auto"/>
            </w:pPr>
            <w:r>
              <w:t>Up to Number_Hotspot_Connected_Devices devices are connected</w:t>
            </w:r>
          </w:p>
        </w:tc>
      </w:tr>
      <w:tr w:rsidR="00E013D0" w14:paraId="61F49B91" w14:textId="77777777" w:rsidTr="00E013D0">
        <w:trPr>
          <w:jc w:val="center"/>
        </w:trPr>
        <w:tc>
          <w:tcPr>
            <w:tcW w:w="1828" w:type="dxa"/>
            <w:shd w:val="clear" w:color="auto" w:fill="BFBFBF"/>
            <w:tcMar>
              <w:top w:w="0" w:type="dxa"/>
              <w:left w:w="108" w:type="dxa"/>
              <w:bottom w:w="0" w:type="dxa"/>
              <w:right w:w="108" w:type="dxa"/>
            </w:tcMar>
            <w:hideMark/>
          </w:tcPr>
          <w:p w14:paraId="2EB9A86D" w14:textId="77777777" w:rsidR="00E013D0" w:rsidRDefault="00DF1EDC">
            <w:pPr>
              <w:spacing w:line="276" w:lineRule="auto"/>
            </w:pPr>
            <w:r>
              <w:rPr>
                <w:b/>
                <w:bCs/>
              </w:rPr>
              <w:t>Scenario Description</w:t>
            </w:r>
          </w:p>
        </w:tc>
        <w:tc>
          <w:tcPr>
            <w:tcW w:w="7640" w:type="dxa"/>
            <w:tcMar>
              <w:top w:w="0" w:type="dxa"/>
              <w:left w:w="108" w:type="dxa"/>
              <w:bottom w:w="0" w:type="dxa"/>
              <w:right w:w="108" w:type="dxa"/>
            </w:tcMar>
          </w:tcPr>
          <w:p w14:paraId="237F33D8" w14:textId="77777777" w:rsidR="00E013D0" w:rsidRDefault="00DF1EDC">
            <w:pPr>
              <w:autoSpaceDE w:val="0"/>
              <w:autoSpaceDN w:val="0"/>
              <w:adjustRightInd w:val="0"/>
              <w:spacing w:line="276" w:lineRule="auto"/>
            </w:pPr>
            <w:r>
              <w:t xml:space="preserve">User changes the frequency band from 5GHz to 2.4GHz band through the WifiHotspotOnBoardClient display </w:t>
            </w:r>
          </w:p>
        </w:tc>
      </w:tr>
      <w:tr w:rsidR="00E013D0" w14:paraId="3B31B0E0" w14:textId="77777777" w:rsidTr="00E013D0">
        <w:trPr>
          <w:jc w:val="center"/>
        </w:trPr>
        <w:tc>
          <w:tcPr>
            <w:tcW w:w="1828" w:type="dxa"/>
            <w:shd w:val="clear" w:color="auto" w:fill="BFBFBF"/>
            <w:tcMar>
              <w:top w:w="0" w:type="dxa"/>
              <w:left w:w="108" w:type="dxa"/>
              <w:bottom w:w="0" w:type="dxa"/>
              <w:right w:w="108" w:type="dxa"/>
            </w:tcMar>
            <w:hideMark/>
          </w:tcPr>
          <w:p w14:paraId="0000E910" w14:textId="77777777" w:rsidR="00E013D0" w:rsidRDefault="00DF1EDC">
            <w:pPr>
              <w:spacing w:line="276" w:lineRule="auto"/>
            </w:pPr>
            <w:r>
              <w:rPr>
                <w:b/>
                <w:bCs/>
              </w:rPr>
              <w:t>Post-conditions</w:t>
            </w:r>
          </w:p>
        </w:tc>
        <w:tc>
          <w:tcPr>
            <w:tcW w:w="7640" w:type="dxa"/>
            <w:tcMar>
              <w:top w:w="0" w:type="dxa"/>
              <w:left w:w="108" w:type="dxa"/>
              <w:bottom w:w="0" w:type="dxa"/>
              <w:right w:w="108" w:type="dxa"/>
            </w:tcMar>
          </w:tcPr>
          <w:p w14:paraId="3DF9C70E" w14:textId="77777777" w:rsidR="00E013D0" w:rsidRDefault="00DF1EDC">
            <w:pPr>
              <w:autoSpaceDE w:val="0"/>
              <w:autoSpaceDN w:val="0"/>
              <w:adjustRightInd w:val="0"/>
              <w:spacing w:line="276" w:lineRule="auto"/>
            </w:pPr>
            <w:r>
              <w:t>Wi-Fi Hotspot is On and operating on the 2.4GHz band</w:t>
            </w:r>
          </w:p>
          <w:p w14:paraId="32563F6D" w14:textId="77777777" w:rsidR="00E013D0" w:rsidRDefault="00DF1EDC">
            <w:pPr>
              <w:autoSpaceDE w:val="0"/>
              <w:autoSpaceDN w:val="0"/>
              <w:adjustRightInd w:val="0"/>
              <w:spacing w:line="276" w:lineRule="auto"/>
            </w:pPr>
            <w:r>
              <w:t>The SSID = 123</w:t>
            </w:r>
          </w:p>
          <w:p w14:paraId="31CC09F9" w14:textId="77777777" w:rsidR="00E013D0" w:rsidRDefault="00DF1EDC">
            <w:pPr>
              <w:autoSpaceDE w:val="0"/>
              <w:autoSpaceDN w:val="0"/>
              <w:adjustRightInd w:val="0"/>
              <w:spacing w:line="276" w:lineRule="auto"/>
            </w:pPr>
            <w:r>
              <w:t>The Password = 12345678</w:t>
            </w:r>
          </w:p>
          <w:p w14:paraId="7BA752F8" w14:textId="77777777" w:rsidR="00E013D0" w:rsidRDefault="00DF1EDC">
            <w:pPr>
              <w:autoSpaceDE w:val="0"/>
              <w:autoSpaceDN w:val="0"/>
              <w:adjustRightInd w:val="0"/>
              <w:spacing w:line="276" w:lineRule="auto"/>
            </w:pPr>
            <w:r>
              <w:t>All previously connected devices may automatically reconnect</w:t>
            </w:r>
          </w:p>
          <w:p w14:paraId="5D26F92A" w14:textId="77777777" w:rsidR="00E013D0" w:rsidRDefault="00DF1EDC">
            <w:pPr>
              <w:autoSpaceDE w:val="0"/>
              <w:autoSpaceDN w:val="0"/>
              <w:adjustRightInd w:val="0"/>
              <w:spacing w:line="276" w:lineRule="auto"/>
            </w:pPr>
            <w:r>
              <w:t>All other Wi-Fi Hotspot configurable parameters remain the same as before the frequency band switch (i.e. visibility status)</w:t>
            </w:r>
          </w:p>
        </w:tc>
      </w:tr>
      <w:tr w:rsidR="00E013D0" w14:paraId="6F75CC27" w14:textId="77777777" w:rsidTr="00E013D0">
        <w:trPr>
          <w:jc w:val="center"/>
        </w:trPr>
        <w:tc>
          <w:tcPr>
            <w:tcW w:w="1828" w:type="dxa"/>
            <w:shd w:val="clear" w:color="auto" w:fill="BFBFBF"/>
            <w:tcMar>
              <w:top w:w="0" w:type="dxa"/>
              <w:left w:w="108" w:type="dxa"/>
              <w:bottom w:w="0" w:type="dxa"/>
              <w:right w:w="108" w:type="dxa"/>
            </w:tcMar>
            <w:hideMark/>
          </w:tcPr>
          <w:p w14:paraId="7C5B5B6F" w14:textId="77777777" w:rsidR="00E013D0" w:rsidRDefault="00DF1EDC">
            <w:pPr>
              <w:spacing w:line="276" w:lineRule="auto"/>
            </w:pPr>
            <w:r>
              <w:rPr>
                <w:b/>
                <w:bCs/>
              </w:rPr>
              <w:t>List of Exception Use Cases</w:t>
            </w:r>
          </w:p>
        </w:tc>
        <w:tc>
          <w:tcPr>
            <w:tcW w:w="7640" w:type="dxa"/>
            <w:tcMar>
              <w:top w:w="0" w:type="dxa"/>
              <w:left w:w="108" w:type="dxa"/>
              <w:bottom w:w="0" w:type="dxa"/>
              <w:right w:w="108" w:type="dxa"/>
            </w:tcMar>
          </w:tcPr>
          <w:p w14:paraId="57CFBE43" w14:textId="77777777" w:rsidR="00E013D0" w:rsidRDefault="00DF1EDC">
            <w:pPr>
              <w:spacing w:line="276" w:lineRule="auto"/>
            </w:pPr>
            <w:r>
              <w:t>WFHSv1-UC-REQ-191931-E4 Wi-Fi Hotspot configuration through WifiHotspotOnBoardClient fails</w:t>
            </w:r>
          </w:p>
          <w:p w14:paraId="57C303CE" w14:textId="77777777" w:rsidR="00E013D0" w:rsidRDefault="00DF1EDC">
            <w:pPr>
              <w:spacing w:line="276" w:lineRule="auto"/>
            </w:pPr>
            <w:r>
              <w:t>WFHSv1-UC-REQ-191973-E11 WifiHotspotOnBoardClient update failed</w:t>
            </w:r>
          </w:p>
        </w:tc>
      </w:tr>
      <w:tr w:rsidR="00E013D0" w14:paraId="5F0C4BC3" w14:textId="77777777" w:rsidTr="00E013D0">
        <w:trPr>
          <w:jc w:val="center"/>
        </w:trPr>
        <w:tc>
          <w:tcPr>
            <w:tcW w:w="1828" w:type="dxa"/>
            <w:shd w:val="clear" w:color="auto" w:fill="BFBFBF"/>
            <w:tcMar>
              <w:top w:w="0" w:type="dxa"/>
              <w:left w:w="108" w:type="dxa"/>
              <w:bottom w:w="0" w:type="dxa"/>
              <w:right w:w="108" w:type="dxa"/>
            </w:tcMar>
            <w:hideMark/>
          </w:tcPr>
          <w:p w14:paraId="1525D79A" w14:textId="77777777" w:rsidR="00E013D0" w:rsidRDefault="00DF1EDC">
            <w:pPr>
              <w:spacing w:line="276" w:lineRule="auto"/>
            </w:pPr>
            <w:r>
              <w:rPr>
                <w:b/>
                <w:bCs/>
              </w:rPr>
              <w:t>Interfaces</w:t>
            </w:r>
          </w:p>
        </w:tc>
        <w:tc>
          <w:tcPr>
            <w:tcW w:w="7640" w:type="dxa"/>
            <w:tcMar>
              <w:top w:w="0" w:type="dxa"/>
              <w:left w:w="108" w:type="dxa"/>
              <w:bottom w:w="0" w:type="dxa"/>
              <w:right w:w="108" w:type="dxa"/>
            </w:tcMar>
          </w:tcPr>
          <w:p w14:paraId="67CCE3EB" w14:textId="77777777" w:rsidR="00E013D0" w:rsidRDefault="00DF1EDC">
            <w:pPr>
              <w:spacing w:line="276" w:lineRule="auto"/>
            </w:pPr>
            <w:r>
              <w:t>WifiHotspotOnBoardClient</w:t>
            </w:r>
          </w:p>
          <w:p w14:paraId="3A509852" w14:textId="77777777" w:rsidR="00E013D0" w:rsidRDefault="00DF1EDC">
            <w:pPr>
              <w:spacing w:line="276" w:lineRule="auto"/>
            </w:pPr>
            <w:r>
              <w:t>WifiHotspotServer</w:t>
            </w:r>
          </w:p>
          <w:p w14:paraId="40F0557C" w14:textId="77777777" w:rsidR="00E013D0" w:rsidRDefault="00DF1EDC">
            <w:pPr>
              <w:spacing w:line="276" w:lineRule="auto"/>
            </w:pPr>
            <w:r>
              <w:t>CAN</w:t>
            </w:r>
          </w:p>
        </w:tc>
      </w:tr>
    </w:tbl>
    <w:p w14:paraId="75C3703F" w14:textId="77777777" w:rsidR="00E013D0" w:rsidRDefault="00E013D0" w:rsidP="00E013D0"/>
    <w:p w14:paraId="65B61D1E" w14:textId="77777777" w:rsidR="00E013D0" w:rsidRDefault="00DF1EDC" w:rsidP="008D240F">
      <w:pPr>
        <w:pStyle w:val="Heading4"/>
      </w:pPr>
      <w:r>
        <w:t>WFHSv1-UC-REQ-263186/A-User attempts to change to restricted frequency band</w:t>
      </w:r>
    </w:p>
    <w:p w14:paraId="1687E809" w14:textId="77777777" w:rsidR="00E013D0" w:rsidRPr="00AE06BC" w:rsidRDefault="00E013D0" w:rsidP="00E013D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28"/>
        <w:gridCol w:w="7640"/>
      </w:tblGrid>
      <w:tr w:rsidR="00E013D0" w14:paraId="1E391B03" w14:textId="77777777" w:rsidTr="00E013D0">
        <w:trPr>
          <w:jc w:val="center"/>
        </w:trPr>
        <w:tc>
          <w:tcPr>
            <w:tcW w:w="1828" w:type="dxa"/>
            <w:shd w:val="clear" w:color="auto" w:fill="BFBFBF"/>
            <w:tcMar>
              <w:top w:w="0" w:type="dxa"/>
              <w:left w:w="108" w:type="dxa"/>
              <w:bottom w:w="0" w:type="dxa"/>
              <w:right w:w="108" w:type="dxa"/>
            </w:tcMar>
            <w:hideMark/>
          </w:tcPr>
          <w:p w14:paraId="76DD5677" w14:textId="77777777" w:rsidR="00E013D0" w:rsidRDefault="00DF1EDC">
            <w:pPr>
              <w:spacing w:line="276" w:lineRule="auto"/>
            </w:pPr>
            <w:r>
              <w:rPr>
                <w:b/>
                <w:bCs/>
              </w:rPr>
              <w:t>Actors</w:t>
            </w:r>
          </w:p>
        </w:tc>
        <w:tc>
          <w:tcPr>
            <w:tcW w:w="7640" w:type="dxa"/>
            <w:tcMar>
              <w:top w:w="0" w:type="dxa"/>
              <w:left w:w="108" w:type="dxa"/>
              <w:bottom w:w="0" w:type="dxa"/>
              <w:right w:w="108" w:type="dxa"/>
            </w:tcMar>
          </w:tcPr>
          <w:p w14:paraId="244B1216" w14:textId="77777777" w:rsidR="00E013D0" w:rsidRDefault="00DF1EDC">
            <w:pPr>
              <w:spacing w:line="276" w:lineRule="auto"/>
            </w:pPr>
            <w:r>
              <w:t>User</w:t>
            </w:r>
          </w:p>
          <w:p w14:paraId="6F019D65" w14:textId="77777777" w:rsidR="00E013D0" w:rsidRDefault="00DF1EDC">
            <w:pPr>
              <w:spacing w:line="276" w:lineRule="auto"/>
            </w:pPr>
            <w:r>
              <w:t xml:space="preserve">System </w:t>
            </w:r>
          </w:p>
          <w:p w14:paraId="2C002FDE" w14:textId="77777777" w:rsidR="00E013D0" w:rsidRDefault="00DF1EDC">
            <w:pPr>
              <w:spacing w:line="276" w:lineRule="auto"/>
            </w:pPr>
            <w:r>
              <w:t>Cell phone</w:t>
            </w:r>
          </w:p>
        </w:tc>
      </w:tr>
      <w:tr w:rsidR="00E013D0" w14:paraId="60C629CB" w14:textId="77777777" w:rsidTr="00E013D0">
        <w:trPr>
          <w:jc w:val="center"/>
        </w:trPr>
        <w:tc>
          <w:tcPr>
            <w:tcW w:w="1828" w:type="dxa"/>
            <w:shd w:val="clear" w:color="auto" w:fill="BFBFBF"/>
            <w:tcMar>
              <w:top w:w="0" w:type="dxa"/>
              <w:left w:w="108" w:type="dxa"/>
              <w:bottom w:w="0" w:type="dxa"/>
              <w:right w:w="108" w:type="dxa"/>
            </w:tcMar>
            <w:hideMark/>
          </w:tcPr>
          <w:p w14:paraId="0FCE00E2" w14:textId="77777777" w:rsidR="00E013D0" w:rsidRDefault="00DF1EDC">
            <w:pPr>
              <w:spacing w:line="276" w:lineRule="auto"/>
            </w:pPr>
            <w:r>
              <w:rPr>
                <w:b/>
                <w:bCs/>
              </w:rPr>
              <w:t>Pre-conditions</w:t>
            </w:r>
          </w:p>
        </w:tc>
        <w:tc>
          <w:tcPr>
            <w:tcW w:w="7640" w:type="dxa"/>
            <w:tcMar>
              <w:top w:w="0" w:type="dxa"/>
              <w:left w:w="108" w:type="dxa"/>
              <w:bottom w:w="0" w:type="dxa"/>
              <w:right w:w="108" w:type="dxa"/>
            </w:tcMar>
          </w:tcPr>
          <w:p w14:paraId="6D0499D1" w14:textId="77777777" w:rsidR="00E013D0" w:rsidRDefault="00DF1EDC">
            <w:pPr>
              <w:spacing w:line="276" w:lineRule="auto"/>
            </w:pPr>
            <w:r>
              <w:t>WifiHotspotServer is on</w:t>
            </w:r>
          </w:p>
          <w:p w14:paraId="648DDE36" w14:textId="77777777" w:rsidR="00E013D0" w:rsidRDefault="00DF1EDC">
            <w:pPr>
              <w:spacing w:line="276" w:lineRule="auto"/>
            </w:pPr>
            <w:r>
              <w:t>Wi-Fi Hotspot is On and operating on the 2.4 GHz band</w:t>
            </w:r>
          </w:p>
          <w:p w14:paraId="31929E0D" w14:textId="77777777" w:rsidR="00E013D0" w:rsidRDefault="00DF1EDC">
            <w:pPr>
              <w:spacing w:line="276" w:lineRule="auto"/>
            </w:pPr>
            <w:r>
              <w:t>The vehicle is in an area where the 5 GHz band is completely restricted</w:t>
            </w:r>
          </w:p>
        </w:tc>
      </w:tr>
      <w:tr w:rsidR="00E013D0" w14:paraId="7C5C10B0" w14:textId="77777777" w:rsidTr="00E013D0">
        <w:trPr>
          <w:jc w:val="center"/>
        </w:trPr>
        <w:tc>
          <w:tcPr>
            <w:tcW w:w="1828" w:type="dxa"/>
            <w:shd w:val="clear" w:color="auto" w:fill="BFBFBF"/>
            <w:tcMar>
              <w:top w:w="0" w:type="dxa"/>
              <w:left w:w="108" w:type="dxa"/>
              <w:bottom w:w="0" w:type="dxa"/>
              <w:right w:w="108" w:type="dxa"/>
            </w:tcMar>
            <w:hideMark/>
          </w:tcPr>
          <w:p w14:paraId="2D3E3F1E" w14:textId="77777777" w:rsidR="00E013D0" w:rsidRDefault="00DF1EDC">
            <w:pPr>
              <w:spacing w:line="276" w:lineRule="auto"/>
            </w:pPr>
            <w:r>
              <w:rPr>
                <w:b/>
                <w:bCs/>
              </w:rPr>
              <w:t>Scenario Description</w:t>
            </w:r>
          </w:p>
        </w:tc>
        <w:tc>
          <w:tcPr>
            <w:tcW w:w="7640" w:type="dxa"/>
            <w:tcMar>
              <w:top w:w="0" w:type="dxa"/>
              <w:left w:w="108" w:type="dxa"/>
              <w:bottom w:w="0" w:type="dxa"/>
              <w:right w:w="108" w:type="dxa"/>
            </w:tcMar>
          </w:tcPr>
          <w:p w14:paraId="48082ABB" w14:textId="77777777" w:rsidR="00E013D0" w:rsidRDefault="00DF1EDC">
            <w:pPr>
              <w:autoSpaceDE w:val="0"/>
              <w:autoSpaceDN w:val="0"/>
              <w:adjustRightInd w:val="0"/>
              <w:spacing w:line="276" w:lineRule="auto"/>
            </w:pPr>
            <w:r>
              <w:t xml:space="preserve">User accesses the Vehicle Hotspot page where the frequency band would normally be displayed </w:t>
            </w:r>
          </w:p>
        </w:tc>
      </w:tr>
      <w:tr w:rsidR="00E013D0" w14:paraId="6C9CE60D" w14:textId="77777777" w:rsidTr="00E013D0">
        <w:trPr>
          <w:jc w:val="center"/>
        </w:trPr>
        <w:tc>
          <w:tcPr>
            <w:tcW w:w="1828" w:type="dxa"/>
            <w:shd w:val="clear" w:color="auto" w:fill="BFBFBF"/>
            <w:tcMar>
              <w:top w:w="0" w:type="dxa"/>
              <w:left w:w="108" w:type="dxa"/>
              <w:bottom w:w="0" w:type="dxa"/>
              <w:right w:w="108" w:type="dxa"/>
            </w:tcMar>
            <w:hideMark/>
          </w:tcPr>
          <w:p w14:paraId="72F91816" w14:textId="77777777" w:rsidR="00E013D0" w:rsidRDefault="00DF1EDC">
            <w:pPr>
              <w:spacing w:line="276" w:lineRule="auto"/>
            </w:pPr>
            <w:r>
              <w:rPr>
                <w:b/>
                <w:bCs/>
              </w:rPr>
              <w:t>Post-conditions</w:t>
            </w:r>
          </w:p>
        </w:tc>
        <w:tc>
          <w:tcPr>
            <w:tcW w:w="7640" w:type="dxa"/>
            <w:tcMar>
              <w:top w:w="0" w:type="dxa"/>
              <w:left w:w="108" w:type="dxa"/>
              <w:bottom w:w="0" w:type="dxa"/>
              <w:right w:w="108" w:type="dxa"/>
            </w:tcMar>
          </w:tcPr>
          <w:p w14:paraId="591DF06A" w14:textId="77777777" w:rsidR="00E013D0" w:rsidRDefault="00DF1EDC" w:rsidP="00E013D0">
            <w:pPr>
              <w:autoSpaceDE w:val="0"/>
              <w:autoSpaceDN w:val="0"/>
              <w:adjustRightInd w:val="0"/>
              <w:spacing w:line="276" w:lineRule="auto"/>
            </w:pPr>
            <w:r>
              <w:t>The user is NOT able to change the frequency to the 5 GHz band (not displayed, or interface is disabled, etc.)</w:t>
            </w:r>
          </w:p>
        </w:tc>
      </w:tr>
      <w:tr w:rsidR="00E013D0" w14:paraId="7239D00B" w14:textId="77777777" w:rsidTr="00E013D0">
        <w:trPr>
          <w:jc w:val="center"/>
        </w:trPr>
        <w:tc>
          <w:tcPr>
            <w:tcW w:w="1828" w:type="dxa"/>
            <w:shd w:val="clear" w:color="auto" w:fill="BFBFBF"/>
            <w:tcMar>
              <w:top w:w="0" w:type="dxa"/>
              <w:left w:w="108" w:type="dxa"/>
              <w:bottom w:w="0" w:type="dxa"/>
              <w:right w:w="108" w:type="dxa"/>
            </w:tcMar>
            <w:hideMark/>
          </w:tcPr>
          <w:p w14:paraId="5A326EDE" w14:textId="77777777" w:rsidR="00E013D0" w:rsidRDefault="00DF1EDC">
            <w:pPr>
              <w:spacing w:line="276" w:lineRule="auto"/>
            </w:pPr>
            <w:r>
              <w:rPr>
                <w:b/>
                <w:bCs/>
              </w:rPr>
              <w:t>List of Exception Use Cases</w:t>
            </w:r>
          </w:p>
        </w:tc>
        <w:tc>
          <w:tcPr>
            <w:tcW w:w="7640" w:type="dxa"/>
            <w:tcMar>
              <w:top w:w="0" w:type="dxa"/>
              <w:left w:w="108" w:type="dxa"/>
              <w:bottom w:w="0" w:type="dxa"/>
              <w:right w:w="108" w:type="dxa"/>
            </w:tcMar>
          </w:tcPr>
          <w:p w14:paraId="5BD41516" w14:textId="77777777" w:rsidR="00E013D0" w:rsidRDefault="00E013D0">
            <w:pPr>
              <w:spacing w:line="276" w:lineRule="auto"/>
              <w:rPr>
                <w:rFonts w:asciiTheme="minorHAnsi" w:eastAsiaTheme="minorEastAsia" w:hAnsiTheme="minorHAnsi"/>
                <w:szCs w:val="22"/>
              </w:rPr>
            </w:pPr>
          </w:p>
        </w:tc>
      </w:tr>
      <w:tr w:rsidR="00E013D0" w14:paraId="1111E9E5" w14:textId="77777777" w:rsidTr="00E013D0">
        <w:trPr>
          <w:jc w:val="center"/>
        </w:trPr>
        <w:tc>
          <w:tcPr>
            <w:tcW w:w="1828" w:type="dxa"/>
            <w:shd w:val="clear" w:color="auto" w:fill="BFBFBF"/>
            <w:tcMar>
              <w:top w:w="0" w:type="dxa"/>
              <w:left w:w="108" w:type="dxa"/>
              <w:bottom w:w="0" w:type="dxa"/>
              <w:right w:w="108" w:type="dxa"/>
            </w:tcMar>
            <w:hideMark/>
          </w:tcPr>
          <w:p w14:paraId="2EEF3B25" w14:textId="77777777" w:rsidR="00E013D0" w:rsidRDefault="00DF1EDC">
            <w:pPr>
              <w:spacing w:line="276" w:lineRule="auto"/>
            </w:pPr>
            <w:r>
              <w:rPr>
                <w:b/>
                <w:bCs/>
              </w:rPr>
              <w:t>Interfaces</w:t>
            </w:r>
          </w:p>
        </w:tc>
        <w:tc>
          <w:tcPr>
            <w:tcW w:w="7640" w:type="dxa"/>
            <w:tcMar>
              <w:top w:w="0" w:type="dxa"/>
              <w:left w:w="108" w:type="dxa"/>
              <w:bottom w:w="0" w:type="dxa"/>
              <w:right w:w="108" w:type="dxa"/>
            </w:tcMar>
          </w:tcPr>
          <w:p w14:paraId="2ABCCBBD" w14:textId="77777777" w:rsidR="00E013D0" w:rsidRDefault="00DF1EDC">
            <w:pPr>
              <w:spacing w:line="276" w:lineRule="auto"/>
            </w:pPr>
            <w:r>
              <w:t>WifiHotspotOnBoardClient</w:t>
            </w:r>
          </w:p>
          <w:p w14:paraId="27E0EE93" w14:textId="77777777" w:rsidR="00E013D0" w:rsidRDefault="00DF1EDC">
            <w:pPr>
              <w:spacing w:line="276" w:lineRule="auto"/>
            </w:pPr>
            <w:r>
              <w:t>WifiHotspotServer</w:t>
            </w:r>
          </w:p>
          <w:p w14:paraId="7B2D39DE" w14:textId="77777777" w:rsidR="00E013D0" w:rsidRDefault="00DF1EDC">
            <w:pPr>
              <w:spacing w:line="276" w:lineRule="auto"/>
            </w:pPr>
            <w:r>
              <w:t>CAN</w:t>
            </w:r>
          </w:p>
        </w:tc>
      </w:tr>
    </w:tbl>
    <w:p w14:paraId="7746AD8F" w14:textId="77777777" w:rsidR="00E013D0" w:rsidRDefault="00E013D0" w:rsidP="00E013D0"/>
    <w:p w14:paraId="6D7D5011" w14:textId="77777777" w:rsidR="00E013D0" w:rsidRDefault="00DF1EDC" w:rsidP="008D240F">
      <w:pPr>
        <w:pStyle w:val="Heading3"/>
      </w:pPr>
      <w:bookmarkStart w:id="123" w:name="_Toc14081949"/>
      <w:r>
        <w:t>White Box Views</w:t>
      </w:r>
      <w:bookmarkEnd w:id="123"/>
    </w:p>
    <w:p w14:paraId="7B758599" w14:textId="77777777" w:rsidR="00E013D0" w:rsidRDefault="00DF1EDC" w:rsidP="008D240F">
      <w:pPr>
        <w:pStyle w:val="Heading4"/>
      </w:pPr>
      <w:r>
        <w:t>Activity Diagrams</w:t>
      </w:r>
    </w:p>
    <w:p w14:paraId="66932E4C" w14:textId="77777777" w:rsidR="00E013D0" w:rsidRDefault="00DF1EDC" w:rsidP="008D240F">
      <w:pPr>
        <w:pStyle w:val="Heading5"/>
      </w:pPr>
      <w:r>
        <w:t>WFHSv1-ACT-REQ-263190/A-User Changes Frequency Band From Centerstack</w:t>
      </w:r>
    </w:p>
    <w:p w14:paraId="37641338" w14:textId="77777777" w:rsidR="00E013D0" w:rsidRDefault="00DF1EDC" w:rsidP="008D240F">
      <w:pPr>
        <w:jc w:val="center"/>
      </w:pPr>
      <w:r>
        <w:rPr>
          <w:noProof/>
        </w:rPr>
        <w:drawing>
          <wp:inline distT="0" distB="0" distL="0" distR="0" wp14:anchorId="0057479C" wp14:editId="2F62DD33">
            <wp:extent cx="5943600" cy="2498738"/>
            <wp:effectExtent l="0" t="0" r="0" b="0"/>
            <wp:docPr id="3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498738"/>
                    </a:xfrm>
                    <a:prstGeom prst="rect">
                      <a:avLst/>
                    </a:prstGeom>
                    <a:noFill/>
                    <a:ln>
                      <a:noFill/>
                    </a:ln>
                  </pic:spPr>
                </pic:pic>
              </a:graphicData>
            </a:graphic>
          </wp:inline>
        </w:drawing>
      </w:r>
    </w:p>
    <w:p w14:paraId="15421D9E" w14:textId="77777777" w:rsidR="00E013D0" w:rsidRDefault="00DF1EDC" w:rsidP="008D240F">
      <w:pPr>
        <w:pStyle w:val="Heading4"/>
      </w:pPr>
      <w:r>
        <w:t>Sequence Diagrams</w:t>
      </w:r>
    </w:p>
    <w:p w14:paraId="2476FACF" w14:textId="77777777" w:rsidR="00E013D0" w:rsidRDefault="00DF1EDC" w:rsidP="008D240F">
      <w:pPr>
        <w:pStyle w:val="Heading5"/>
      </w:pPr>
      <w:r>
        <w:t>WFHSv1-SD-REQ-263192/A-User Changes Frequency Band From Centerstack</w:t>
      </w:r>
    </w:p>
    <w:p w14:paraId="0380AAD3" w14:textId="77777777" w:rsidR="00E013D0" w:rsidRDefault="00DF1EDC" w:rsidP="008D240F">
      <w:pPr>
        <w:jc w:val="center"/>
      </w:pPr>
      <w:r>
        <w:rPr>
          <w:noProof/>
        </w:rPr>
        <w:drawing>
          <wp:inline distT="0" distB="0" distL="0" distR="0" wp14:anchorId="7ECCC9D6" wp14:editId="11681CF1">
            <wp:extent cx="5667375" cy="5810250"/>
            <wp:effectExtent l="0" t="0" r="9525" b="0"/>
            <wp:docPr id="3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14:paraId="7A260909" w14:textId="77777777" w:rsidR="00E013D0" w:rsidRDefault="00DF1EDC" w:rsidP="008D240F">
      <w:pPr>
        <w:pStyle w:val="Heading1"/>
      </w:pPr>
      <w:bookmarkStart w:id="124" w:name="_Toc14081950"/>
      <w:r>
        <w:t>Appendix: Reference Documents</w:t>
      </w:r>
      <w:bookmarkEnd w:id="124"/>
    </w:p>
    <w:p w14:paraId="20359ACD" w14:textId="77777777" w:rsidR="00E013D0" w:rsidRPr="00AE06BC" w:rsidRDefault="00E013D0" w:rsidP="00E013D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E013D0" w14:paraId="5FB455C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4380801E" w14:textId="77777777" w:rsidR="00E013D0" w:rsidRDefault="00DF1EDC">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33BFC9FA" w14:textId="77777777" w:rsidR="00E013D0" w:rsidRDefault="00DF1EDC">
            <w:pPr>
              <w:rPr>
                <w:rFonts w:cs="Arial"/>
              </w:rPr>
            </w:pPr>
            <w:r>
              <w:rPr>
                <w:rFonts w:cs="Arial"/>
              </w:rPr>
              <w:t>Document Title</w:t>
            </w:r>
          </w:p>
        </w:tc>
      </w:tr>
      <w:tr w:rsidR="00E013D0" w14:paraId="2482904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244CC5CF" w14:textId="77777777" w:rsidR="00E013D0" w:rsidRDefault="00DF1EDC">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tcPr>
          <w:p w14:paraId="304D6759" w14:textId="77777777" w:rsidR="00E013D0" w:rsidRDefault="00E013D0">
            <w:pPr>
              <w:rPr>
                <w:rFonts w:cs="Arial"/>
                <w:color w:val="FF0000"/>
              </w:rPr>
            </w:pPr>
          </w:p>
        </w:tc>
      </w:tr>
      <w:tr w:rsidR="00E013D0" w14:paraId="2CFF360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3FE6EB69" w14:textId="77777777" w:rsidR="00E013D0" w:rsidRDefault="00DF1EDC">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18E1E447" w14:textId="77777777" w:rsidR="00E013D0" w:rsidRDefault="00E013D0">
            <w:pPr>
              <w:rPr>
                <w:rFonts w:cs="Arial"/>
              </w:rPr>
            </w:pPr>
          </w:p>
        </w:tc>
      </w:tr>
      <w:tr w:rsidR="00E013D0" w14:paraId="51C31925"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55C9B51D" w14:textId="77777777" w:rsidR="00E013D0" w:rsidRDefault="00DF1EDC">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3636074E" w14:textId="77777777" w:rsidR="00E013D0" w:rsidRDefault="00E013D0">
            <w:pPr>
              <w:rPr>
                <w:rFonts w:cs="Arial"/>
              </w:rPr>
            </w:pPr>
          </w:p>
        </w:tc>
      </w:tr>
      <w:tr w:rsidR="00E013D0" w14:paraId="166B683B"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44A88A2A" w14:textId="77777777" w:rsidR="00E013D0" w:rsidRDefault="00DF1EDC">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10C9526A" w14:textId="77777777" w:rsidR="00E013D0" w:rsidRDefault="00E013D0">
            <w:pPr>
              <w:rPr>
                <w:rFonts w:cs="Arial"/>
                <w:highlight w:val="yellow"/>
              </w:rPr>
            </w:pPr>
          </w:p>
        </w:tc>
      </w:tr>
      <w:tr w:rsidR="00E013D0" w14:paraId="00C171D5"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318A49FE" w14:textId="77777777" w:rsidR="00E013D0" w:rsidRDefault="00DF1EDC">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214575B5" w14:textId="77777777" w:rsidR="00E013D0" w:rsidRDefault="00E013D0">
            <w:pPr>
              <w:rPr>
                <w:rFonts w:cs="Arial"/>
              </w:rPr>
            </w:pPr>
          </w:p>
        </w:tc>
      </w:tr>
    </w:tbl>
    <w:p w14:paraId="18389A06" w14:textId="77777777" w:rsidR="00E013D0" w:rsidRDefault="00E013D0">
      <w:pPr>
        <w:rPr>
          <w:rFonts w:cs="Arial"/>
        </w:rPr>
      </w:pPr>
    </w:p>
    <w:p w14:paraId="4E79A103" w14:textId="77777777" w:rsidR="00E013D0" w:rsidRPr="00AE06BC" w:rsidRDefault="00E013D0" w:rsidP="00E013D0"/>
    <w:sectPr w:rsidR="00E013D0" w:rsidRPr="00AE06BC" w:rsidSect="004141DF">
      <w:headerReference w:type="default" r:id="rId91"/>
      <w:footerReference w:type="default" r:id="rId92"/>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44702" w14:textId="77777777" w:rsidR="00526D56" w:rsidRDefault="00526D56" w:rsidP="0085312A">
      <w:r>
        <w:separator/>
      </w:r>
    </w:p>
  </w:endnote>
  <w:endnote w:type="continuationSeparator" w:id="0">
    <w:p w14:paraId="491FD925" w14:textId="77777777" w:rsidR="00526D56" w:rsidRDefault="00526D56"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Univers">
    <w:altName w:val="Arial"/>
    <w:charset w:val="00"/>
    <w:family w:val="swiss"/>
    <w:pitch w:val="variable"/>
    <w:sig w:usb0="80000287" w:usb1="00000000" w:usb2="00000000" w:usb3="00000000" w:csb0="0000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26D56" w:rsidRPr="00583AF9" w14:paraId="1D78A988"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05EFCC8A" w14:textId="58B8AA61" w:rsidR="00526D56" w:rsidRPr="00CA4595" w:rsidRDefault="00526D56" w:rsidP="008D240F">
          <w:pPr>
            <w:tabs>
              <w:tab w:val="center" w:pos="4320"/>
              <w:tab w:val="right" w:pos="8640"/>
            </w:tabs>
            <w:jc w:val="center"/>
            <w:rPr>
              <w:rFonts w:cs="Arial"/>
              <w:sz w:val="16"/>
              <w:szCs w:val="16"/>
            </w:rPr>
          </w:pPr>
          <w:r w:rsidRPr="00CA4595">
            <w:rPr>
              <w:rFonts w:cs="Arial"/>
              <w:b/>
              <w:smallCaps/>
              <w:sz w:val="14"/>
              <w:szCs w:val="16"/>
            </w:rPr>
            <w:t>file:</w:t>
          </w:r>
          <w:r w:rsidRPr="00CA4595">
            <w:rPr>
              <w:rFonts w:cs="Arial"/>
              <w:b/>
              <w:smallCaps/>
              <w:sz w:val="14"/>
              <w:szCs w:val="16"/>
            </w:rPr>
            <w:fldChar w:fldCharType="begin"/>
          </w:r>
          <w:r w:rsidRPr="00CA4595">
            <w:rPr>
              <w:rFonts w:cs="Arial"/>
              <w:b/>
              <w:smallCaps/>
              <w:sz w:val="14"/>
              <w:szCs w:val="16"/>
            </w:rPr>
            <w:instrText xml:space="preserve"> FILENAME </w:instrText>
          </w:r>
          <w:r w:rsidRPr="00CA4595">
            <w:rPr>
              <w:rFonts w:cs="Arial"/>
              <w:b/>
              <w:smallCaps/>
              <w:sz w:val="14"/>
              <w:szCs w:val="16"/>
            </w:rPr>
            <w:fldChar w:fldCharType="separate"/>
          </w:r>
          <w:r w:rsidRPr="00CA4595">
            <w:rPr>
              <w:rFonts w:cs="Arial"/>
              <w:b/>
              <w:smallCaps/>
              <w:noProof/>
              <w:sz w:val="14"/>
              <w:szCs w:val="16"/>
            </w:rPr>
            <w:t>WiFi Hotspot OnBoardClient v2 SPSS v1.4</w:t>
          </w:r>
          <w:ins w:id="125" w:author="Vega martinez, Oscar (O.)" w:date="2020-06-03T15:32:00Z">
            <w:r w:rsidRPr="00CA4595">
              <w:rPr>
                <w:rFonts w:cs="Arial"/>
                <w:b/>
                <w:smallCaps/>
                <w:noProof/>
                <w:sz w:val="14"/>
                <w:szCs w:val="16"/>
              </w:rPr>
              <w:t xml:space="preserve"> </w:t>
            </w:r>
          </w:ins>
          <w:r w:rsidRPr="00CA4595">
            <w:rPr>
              <w:rFonts w:cs="Arial"/>
              <w:b/>
              <w:smallCaps/>
              <w:noProof/>
              <w:sz w:val="14"/>
              <w:szCs w:val="16"/>
            </w:rPr>
            <w:t>June 6 2020.docx</w:t>
          </w:r>
          <w:r w:rsidRPr="00CA4595">
            <w:rPr>
              <w:rFonts w:cs="Arial"/>
              <w:b/>
              <w:smallCaps/>
              <w:sz w:val="14"/>
              <w:szCs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5B866F85" w14:textId="77777777" w:rsidR="00526D56" w:rsidRPr="00583AF9" w:rsidRDefault="00526D56"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4F7133A8" w14:textId="77777777" w:rsidR="00526D56" w:rsidRPr="00583AF9" w:rsidRDefault="00526D56"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44D794EA" w14:textId="510A54FC" w:rsidR="00526D56" w:rsidRPr="000D1DC3" w:rsidRDefault="00526D56"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CC77B9">
            <w:rPr>
              <w:noProof/>
              <w:szCs w:val="20"/>
            </w:rPr>
            <w:t>43</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CC77B9">
            <w:rPr>
              <w:noProof/>
              <w:szCs w:val="20"/>
            </w:rPr>
            <w:t>148</w:t>
          </w:r>
          <w:r w:rsidRPr="00583AF9">
            <w:rPr>
              <w:szCs w:val="20"/>
            </w:rPr>
            <w:fldChar w:fldCharType="end"/>
          </w:r>
        </w:p>
      </w:tc>
    </w:tr>
  </w:tbl>
  <w:p w14:paraId="390C75B0" w14:textId="77777777" w:rsidR="00526D56" w:rsidRPr="00583AF9" w:rsidRDefault="00526D56"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855F1" w14:textId="77777777" w:rsidR="00526D56" w:rsidRDefault="00526D56" w:rsidP="0085312A">
      <w:r>
        <w:separator/>
      </w:r>
    </w:p>
  </w:footnote>
  <w:footnote w:type="continuationSeparator" w:id="0">
    <w:p w14:paraId="51B590A9" w14:textId="77777777" w:rsidR="00526D56" w:rsidRDefault="00526D56"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526D56" w14:paraId="66740B62"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6FD35ACD" w14:textId="77777777" w:rsidR="00526D56" w:rsidRDefault="00526D56" w:rsidP="00E013D0">
          <w:pPr>
            <w:pStyle w:val="Date"/>
            <w:jc w:val="center"/>
            <w:rPr>
              <w:rFonts w:ascii="Arial" w:hAnsi="Arial" w:cs="Arial"/>
            </w:rPr>
          </w:pPr>
          <w:r>
            <w:rPr>
              <w:rFonts w:ascii="Arial" w:hAnsi="Arial" w:cs="Arial"/>
              <w:noProof/>
            </w:rPr>
            <w:drawing>
              <wp:inline distT="0" distB="0" distL="0" distR="0" wp14:anchorId="4BEE9DB8" wp14:editId="1C257144">
                <wp:extent cx="676275" cy="276225"/>
                <wp:effectExtent l="0" t="0" r="9525" b="9525"/>
                <wp:docPr id="7" name="Picture 7"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1A4F6DD3" w14:textId="77777777" w:rsidR="00526D56" w:rsidRDefault="00526D56" w:rsidP="00E013D0">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7434FB29" w14:textId="77777777" w:rsidR="00526D56" w:rsidRDefault="00526D56" w:rsidP="00E013D0">
          <w:pPr>
            <w:autoSpaceDN w:val="0"/>
            <w:jc w:val="right"/>
            <w:rPr>
              <w:rFonts w:cs="Arial"/>
              <w:b/>
              <w:sz w:val="16"/>
              <w:szCs w:val="16"/>
            </w:rPr>
          </w:pPr>
          <w:r>
            <w:rPr>
              <w:rFonts w:cs="Arial"/>
              <w:b/>
              <w:sz w:val="16"/>
              <w:szCs w:val="16"/>
            </w:rPr>
            <w:t>Subsystem Part Specific Specification</w:t>
          </w:r>
        </w:p>
        <w:p w14:paraId="2F9446FC" w14:textId="77777777" w:rsidR="00526D56" w:rsidRDefault="00526D56" w:rsidP="00E013D0">
          <w:pPr>
            <w:autoSpaceDN w:val="0"/>
            <w:jc w:val="right"/>
            <w:rPr>
              <w:rFonts w:cs="Arial"/>
              <w:szCs w:val="20"/>
            </w:rPr>
          </w:pPr>
          <w:r>
            <w:rPr>
              <w:rFonts w:cs="Arial"/>
              <w:b/>
              <w:sz w:val="16"/>
              <w:szCs w:val="16"/>
            </w:rPr>
            <w:t>Engineering Specification</w:t>
          </w:r>
        </w:p>
      </w:tc>
    </w:tr>
  </w:tbl>
  <w:p w14:paraId="0CE5A6A4" w14:textId="77777777" w:rsidR="00526D56" w:rsidRPr="000D1DC3" w:rsidRDefault="00526D56"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516674"/>
    <w:multiLevelType w:val="hybridMultilevel"/>
    <w:tmpl w:val="E3A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06166"/>
    <w:multiLevelType w:val="hybridMultilevel"/>
    <w:tmpl w:val="A632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C6484"/>
    <w:multiLevelType w:val="hybridMultilevel"/>
    <w:tmpl w:val="7532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86825"/>
    <w:multiLevelType w:val="hybridMultilevel"/>
    <w:tmpl w:val="94864D6C"/>
    <w:lvl w:ilvl="0" w:tplc="0409000F">
      <w:start w:val="1"/>
      <w:numFmt w:val="decimal"/>
      <w:lvlText w:val="%1."/>
      <w:lvlJc w:val="left"/>
      <w:pPr>
        <w:ind w:left="720" w:hanging="360"/>
      </w:pPr>
    </w:lvl>
    <w:lvl w:ilvl="1" w:tplc="9BA82198">
      <w:start w:val="1"/>
      <w:numFmt w:val="lowerLetter"/>
      <w:lvlText w:val="%2."/>
      <w:lvlJc w:val="left"/>
      <w:pPr>
        <w:ind w:left="1440" w:hanging="360"/>
      </w:pPr>
      <w:rPr>
        <w:rFonts w:ascii="Arial" w:eastAsia="Times New Roman" w:hAnsi="Arial" w:cs="Arial"/>
      </w:rPr>
    </w:lvl>
    <w:lvl w:ilvl="2" w:tplc="232CC8EC">
      <w:start w:val="7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BA26284"/>
    <w:multiLevelType w:val="hybridMultilevel"/>
    <w:tmpl w:val="DF7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46745"/>
    <w:multiLevelType w:val="hybridMultilevel"/>
    <w:tmpl w:val="4A12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B26168"/>
    <w:multiLevelType w:val="hybridMultilevel"/>
    <w:tmpl w:val="3730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EC6266"/>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105A6139"/>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5A6269"/>
    <w:multiLevelType w:val="hybridMultilevel"/>
    <w:tmpl w:val="4DC4ED98"/>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05A6601"/>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AD6077"/>
    <w:multiLevelType w:val="hybridMultilevel"/>
    <w:tmpl w:val="A288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46882"/>
    <w:multiLevelType w:val="hybridMultilevel"/>
    <w:tmpl w:val="306A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C6511"/>
    <w:multiLevelType w:val="hybridMultilevel"/>
    <w:tmpl w:val="56349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A6765"/>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A666165"/>
    <w:multiLevelType w:val="hybridMultilevel"/>
    <w:tmpl w:val="3D98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D6701"/>
    <w:multiLevelType w:val="hybridMultilevel"/>
    <w:tmpl w:val="26EC9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0C6877"/>
    <w:multiLevelType w:val="hybridMultilevel"/>
    <w:tmpl w:val="9E8C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66746"/>
    <w:multiLevelType w:val="hybridMultilevel"/>
    <w:tmpl w:val="B292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96176"/>
    <w:multiLevelType w:val="hybridMultilevel"/>
    <w:tmpl w:val="DAEC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696174"/>
    <w:multiLevelType w:val="hybridMultilevel"/>
    <w:tmpl w:val="770E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5B6658"/>
    <w:multiLevelType w:val="hybridMultilevel"/>
    <w:tmpl w:val="050A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16342"/>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116418"/>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116504"/>
    <w:multiLevelType w:val="hybridMultilevel"/>
    <w:tmpl w:val="1BCCB85E"/>
    <w:lvl w:ilvl="0" w:tplc="DE0888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776105"/>
    <w:multiLevelType w:val="hybridMultilevel"/>
    <w:tmpl w:val="969A1262"/>
    <w:lvl w:ilvl="0" w:tplc="5BAEAC60">
      <w:start w:val="1"/>
      <w:numFmt w:val="decimal"/>
      <w:lvlText w:val="%1."/>
      <w:lvlJc w:val="left"/>
      <w:pPr>
        <w:ind w:left="720" w:hanging="360"/>
      </w:pPr>
      <w:rPr>
        <w:rFonts w:asciiTheme="minorHAnsi" w:hAnsiTheme="minorHAnsi" w:cstheme="minorBidi" w:hint="default"/>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0796097"/>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60826103"/>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0876132"/>
    <w:multiLevelType w:val="hybridMultilevel"/>
    <w:tmpl w:val="D848C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1556222"/>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1556227"/>
    <w:multiLevelType w:val="hybridMultilevel"/>
    <w:tmpl w:val="09AE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2116304"/>
    <w:multiLevelType w:val="hybridMultilevel"/>
    <w:tmpl w:val="E55EE4C4"/>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eastAsia="Times New Roman" w:hAnsi="Arial"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2216598"/>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2216626"/>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2236325"/>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223633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223634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2236398"/>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2236407"/>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2236416"/>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2236431"/>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2236493"/>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2236502"/>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2236520"/>
    <w:multiLevelType w:val="hybridMultilevel"/>
    <w:tmpl w:val="0FEE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2686319"/>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2686392"/>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62686478"/>
    <w:multiLevelType w:val="hybridMultilevel"/>
    <w:tmpl w:val="DF7AC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3596421"/>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63976654"/>
    <w:multiLevelType w:val="hybridMultilevel"/>
    <w:tmpl w:val="C1767216"/>
    <w:lvl w:ilvl="0" w:tplc="5BAEAC60">
      <w:start w:val="1"/>
      <w:numFmt w:val="decimal"/>
      <w:lvlText w:val="%1."/>
      <w:lvlJc w:val="left"/>
      <w:pPr>
        <w:ind w:left="720" w:hanging="360"/>
      </w:pPr>
      <w:rPr>
        <w:rFonts w:asciiTheme="minorHAnsi" w:hAnsiTheme="minorHAns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4396705"/>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64596791"/>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64616689"/>
    <w:multiLevelType w:val="hybridMultilevel"/>
    <w:tmpl w:val="E3A02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64616792"/>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64646735"/>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9" w15:restartNumberingAfterBreak="0">
    <w:nsid w:val="64696756"/>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4846752"/>
    <w:multiLevelType w:val="hybridMultilevel"/>
    <w:tmpl w:val="1F3EF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64856751"/>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2" w15:restartNumberingAfterBreak="0">
    <w:nsid w:val="65036766"/>
    <w:multiLevelType w:val="hybridMultilevel"/>
    <w:tmpl w:val="782826EE"/>
    <w:lvl w:ilvl="0" w:tplc="10968E66">
      <w:start w:val="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5086815"/>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5086848"/>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6508685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5086864"/>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5086869"/>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66DA6161"/>
    <w:multiLevelType w:val="hybridMultilevel"/>
    <w:tmpl w:val="6756EFE4"/>
    <w:lvl w:ilvl="0" w:tplc="3DFC52C2">
      <w:start w:val="1"/>
      <w:numFmt w:val="decimal"/>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846821"/>
    <w:multiLevelType w:val="hybridMultilevel"/>
    <w:tmpl w:val="C862F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88F6589"/>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8F6594"/>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EFF6214"/>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0186849"/>
    <w:multiLevelType w:val="hybridMultilevel"/>
    <w:tmpl w:val="42CC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ED6169"/>
    <w:multiLevelType w:val="hybridMultilevel"/>
    <w:tmpl w:val="CC2C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4F6203"/>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6" w15:restartNumberingAfterBreak="0">
    <w:nsid w:val="756B6082"/>
    <w:multiLevelType w:val="hybridMultilevel"/>
    <w:tmpl w:val="BB3A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8" w15:restartNumberingAfterBreak="0">
    <w:nsid w:val="7D4B6615"/>
    <w:multiLevelType w:val="hybridMultilevel"/>
    <w:tmpl w:val="4970BD58"/>
    <w:lvl w:ilvl="0" w:tplc="820471A6">
      <w:start w:val="1"/>
      <w:numFmt w:val="decimal"/>
      <w:lvlText w:val="%1."/>
      <w:lvlJc w:val="left"/>
      <w:pPr>
        <w:ind w:left="720" w:hanging="360"/>
      </w:pPr>
      <w:rPr>
        <w:rFonts w:asciiTheme="minorHAnsi" w:hAnsiTheme="minorHAnsi" w:cstheme="minorBidi" w:hint="default"/>
        <w:b w:val="0"/>
        <w:sz w:val="22"/>
        <w:szCs w:val="22"/>
      </w:rPr>
    </w:lvl>
    <w:lvl w:ilvl="1" w:tplc="940C36C4">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6"/>
  </w:num>
  <w:num w:numId="8">
    <w:abstractNumId w:val="76"/>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8"/>
  </w:num>
  <w:num w:numId="15">
    <w:abstractNumId w:val="6"/>
  </w:num>
  <w:num w:numId="16">
    <w:abstractNumId w:val="74"/>
  </w:num>
  <w:num w:numId="17">
    <w:abstractNumId w:val="11"/>
  </w:num>
  <w:num w:numId="18">
    <w:abstractNumId w:val="20"/>
  </w:num>
  <w:num w:numId="19">
    <w:abstractNumId w:val="24"/>
  </w:num>
  <w:num w:numId="20">
    <w:abstractNumId w:val="25"/>
  </w:num>
  <w:num w:numId="2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2"/>
  </w:num>
  <w:num w:numId="23">
    <w:abstractNumId w:val="34"/>
  </w:num>
  <w:num w:numId="24">
    <w:abstractNumId w:val="35"/>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num>
  <w:num w:numId="30">
    <w:abstractNumId w:val="39"/>
  </w:num>
  <w:num w:numId="31">
    <w:abstractNumId w:val="40"/>
  </w:num>
  <w:num w:numId="32">
    <w:abstractNumId w:val="41"/>
  </w:num>
  <w:num w:numId="33">
    <w:abstractNumId w:val="27"/>
  </w:num>
  <w:num w:numId="34">
    <w:abstractNumId w:val="50"/>
  </w:num>
  <w:num w:numId="35">
    <w:abstractNumId w:val="42"/>
  </w:num>
  <w:num w:numId="36">
    <w:abstractNumId w:val="43"/>
  </w:num>
  <w:num w:numId="37">
    <w:abstractNumId w:val="44"/>
  </w:num>
  <w:num w:numId="38">
    <w:abstractNumId w:val="28"/>
  </w:num>
  <w:num w:numId="3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5"/>
  </w:num>
  <w:num w:numId="41">
    <w:abstractNumId w:val="51"/>
  </w:num>
  <w:num w:numId="42">
    <w:abstractNumId w:val="7"/>
  </w:num>
  <w:num w:numId="43">
    <w:abstractNumId w:val="46"/>
  </w:num>
  <w:num w:numId="44">
    <w:abstractNumId w:val="47"/>
  </w:num>
  <w:num w:numId="45">
    <w:abstractNumId w:val="29"/>
  </w:num>
  <w:num w:numId="46">
    <w:abstractNumId w:val="18"/>
  </w:num>
  <w:num w:numId="47">
    <w:abstractNumId w:val="48"/>
  </w:num>
  <w:num w:numId="48">
    <w:abstractNumId w:val="70"/>
  </w:num>
  <w:num w:numId="4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7"/>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8"/>
  </w:num>
  <w:num w:numId="5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num>
  <w:num w:numId="56">
    <w:abstractNumId w:val="5"/>
  </w:num>
  <w:num w:numId="57">
    <w:abstractNumId w:val="56"/>
  </w:num>
  <w:num w:numId="58">
    <w:abstractNumId w:val="21"/>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num>
  <w:num w:numId="63">
    <w:abstractNumId w:val="60"/>
  </w:num>
  <w:num w:numId="6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19"/>
  </w:num>
  <w:num w:numId="67">
    <w:abstractNumId w:val="62"/>
  </w:num>
  <w:num w:numId="6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63"/>
  </w:num>
  <w:num w:numId="71">
    <w:abstractNumId w:val="69"/>
  </w:num>
  <w:num w:numId="72">
    <w:abstractNumId w:val="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4"/>
  </w:num>
  <w:num w:numId="74">
    <w:abstractNumId w:val="73"/>
  </w:num>
  <w:num w:numId="75">
    <w:abstractNumId w:val="65"/>
  </w:num>
  <w:num w:numId="76">
    <w:abstractNumId w:val="66"/>
  </w:num>
  <w:num w:numId="77">
    <w:abstractNumId w:val="67"/>
  </w:num>
  <w:num w:numId="78">
    <w:abstractNumId w:val="22"/>
  </w:num>
  <w:num w:numId="79">
    <w:abstractNumId w:val="17"/>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ega martinez, Oscar (O.)">
    <w15:presenceInfo w15:providerId="AD" w15:userId="S::OVEGAMAR@ford.com::90d86705-daa0-4378-841f-180b45bf6de5"/>
  </w15:person>
  <w15:person w15:author="Shelby, Jessica (J.A.)">
    <w15:presenceInfo w15:providerId="AD" w15:userId="S-1-5-21-1078229911-1189946983-1225219381-8503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1"/>
  <w:trackRevisions/>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120"/>
    <w:rsid w:val="00000D82"/>
    <w:rsid w:val="0000741C"/>
    <w:rsid w:val="00012850"/>
    <w:rsid w:val="00051423"/>
    <w:rsid w:val="00073FCC"/>
    <w:rsid w:val="00075586"/>
    <w:rsid w:val="000A2DD3"/>
    <w:rsid w:val="000A4DC6"/>
    <w:rsid w:val="000B5689"/>
    <w:rsid w:val="000B7DB2"/>
    <w:rsid w:val="000D1DC3"/>
    <w:rsid w:val="000F6E6C"/>
    <w:rsid w:val="00143C7A"/>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837AB"/>
    <w:rsid w:val="002A1081"/>
    <w:rsid w:val="002A6CE2"/>
    <w:rsid w:val="002A7153"/>
    <w:rsid w:val="002B075A"/>
    <w:rsid w:val="002F4CDD"/>
    <w:rsid w:val="002F5B92"/>
    <w:rsid w:val="003158E1"/>
    <w:rsid w:val="00333D30"/>
    <w:rsid w:val="00334805"/>
    <w:rsid w:val="003608D2"/>
    <w:rsid w:val="00365F72"/>
    <w:rsid w:val="00384954"/>
    <w:rsid w:val="003874CD"/>
    <w:rsid w:val="003C0C76"/>
    <w:rsid w:val="003C5407"/>
    <w:rsid w:val="003C5DE9"/>
    <w:rsid w:val="003D443B"/>
    <w:rsid w:val="0040647E"/>
    <w:rsid w:val="004141DF"/>
    <w:rsid w:val="00424137"/>
    <w:rsid w:val="00431AD8"/>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6D56"/>
    <w:rsid w:val="005274A4"/>
    <w:rsid w:val="00530C8E"/>
    <w:rsid w:val="0055272B"/>
    <w:rsid w:val="00554F13"/>
    <w:rsid w:val="00572782"/>
    <w:rsid w:val="0057297D"/>
    <w:rsid w:val="00574CEC"/>
    <w:rsid w:val="00580D99"/>
    <w:rsid w:val="00583AF9"/>
    <w:rsid w:val="005846C1"/>
    <w:rsid w:val="00586F13"/>
    <w:rsid w:val="005B1BB9"/>
    <w:rsid w:val="005C5317"/>
    <w:rsid w:val="005D69D9"/>
    <w:rsid w:val="005F0FF4"/>
    <w:rsid w:val="005F3200"/>
    <w:rsid w:val="00625C03"/>
    <w:rsid w:val="0065745C"/>
    <w:rsid w:val="00662509"/>
    <w:rsid w:val="00670310"/>
    <w:rsid w:val="00671D6F"/>
    <w:rsid w:val="00681EFD"/>
    <w:rsid w:val="0069098D"/>
    <w:rsid w:val="006B0670"/>
    <w:rsid w:val="006B4B0D"/>
    <w:rsid w:val="0071307B"/>
    <w:rsid w:val="00722DAA"/>
    <w:rsid w:val="00725E79"/>
    <w:rsid w:val="0072656E"/>
    <w:rsid w:val="00731D4C"/>
    <w:rsid w:val="00734A58"/>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1E1E"/>
    <w:rsid w:val="008D240F"/>
    <w:rsid w:val="00902826"/>
    <w:rsid w:val="00935347"/>
    <w:rsid w:val="009503AA"/>
    <w:rsid w:val="009731C0"/>
    <w:rsid w:val="009765B1"/>
    <w:rsid w:val="00986933"/>
    <w:rsid w:val="00990BB4"/>
    <w:rsid w:val="009C63A8"/>
    <w:rsid w:val="009C71EB"/>
    <w:rsid w:val="009C78FC"/>
    <w:rsid w:val="009C7FD5"/>
    <w:rsid w:val="009D200D"/>
    <w:rsid w:val="009D4120"/>
    <w:rsid w:val="009E757D"/>
    <w:rsid w:val="009F1431"/>
    <w:rsid w:val="00A10ED4"/>
    <w:rsid w:val="00A136AA"/>
    <w:rsid w:val="00A43BD7"/>
    <w:rsid w:val="00A43CEA"/>
    <w:rsid w:val="00A75EF1"/>
    <w:rsid w:val="00A814BF"/>
    <w:rsid w:val="00A927DD"/>
    <w:rsid w:val="00AA7830"/>
    <w:rsid w:val="00AB4863"/>
    <w:rsid w:val="00AD4E38"/>
    <w:rsid w:val="00AD76E8"/>
    <w:rsid w:val="00AE366A"/>
    <w:rsid w:val="00B045F3"/>
    <w:rsid w:val="00B1437A"/>
    <w:rsid w:val="00B143A1"/>
    <w:rsid w:val="00B36C60"/>
    <w:rsid w:val="00B4775A"/>
    <w:rsid w:val="00B57ABD"/>
    <w:rsid w:val="00B62830"/>
    <w:rsid w:val="00B62B18"/>
    <w:rsid w:val="00B64AE1"/>
    <w:rsid w:val="00B73A9F"/>
    <w:rsid w:val="00B85813"/>
    <w:rsid w:val="00B96E41"/>
    <w:rsid w:val="00BE3BE8"/>
    <w:rsid w:val="00C00C83"/>
    <w:rsid w:val="00C02A8F"/>
    <w:rsid w:val="00C05293"/>
    <w:rsid w:val="00C05CF4"/>
    <w:rsid w:val="00C11D33"/>
    <w:rsid w:val="00C179E9"/>
    <w:rsid w:val="00C27EC3"/>
    <w:rsid w:val="00C4054B"/>
    <w:rsid w:val="00C41236"/>
    <w:rsid w:val="00C54E81"/>
    <w:rsid w:val="00C571B5"/>
    <w:rsid w:val="00C64A99"/>
    <w:rsid w:val="00C66C6C"/>
    <w:rsid w:val="00C802BC"/>
    <w:rsid w:val="00C8142F"/>
    <w:rsid w:val="00C9018E"/>
    <w:rsid w:val="00CA4595"/>
    <w:rsid w:val="00CA53EC"/>
    <w:rsid w:val="00CB63E9"/>
    <w:rsid w:val="00CB710B"/>
    <w:rsid w:val="00CB7873"/>
    <w:rsid w:val="00CC519C"/>
    <w:rsid w:val="00CC77B9"/>
    <w:rsid w:val="00CE1A20"/>
    <w:rsid w:val="00CE7A30"/>
    <w:rsid w:val="00D227C3"/>
    <w:rsid w:val="00D248E1"/>
    <w:rsid w:val="00D27874"/>
    <w:rsid w:val="00D52D8D"/>
    <w:rsid w:val="00D54CD4"/>
    <w:rsid w:val="00D82BB9"/>
    <w:rsid w:val="00D8727D"/>
    <w:rsid w:val="00D920D7"/>
    <w:rsid w:val="00D93F85"/>
    <w:rsid w:val="00DB14CC"/>
    <w:rsid w:val="00DD1F70"/>
    <w:rsid w:val="00DF1EDC"/>
    <w:rsid w:val="00E013D0"/>
    <w:rsid w:val="00E1021E"/>
    <w:rsid w:val="00E25E3E"/>
    <w:rsid w:val="00E4479E"/>
    <w:rsid w:val="00E61432"/>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952FB"/>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77544DC"/>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oleObject" Target="embeddings/Microsoft_Visio_2003-2010_Drawing2.vsd"/><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oleObject" Target="embeddings/Microsoft_Visio_2003-2010_Drawing6.vsd"/><Relationship Id="rId42" Type="http://schemas.openxmlformats.org/officeDocument/2006/relationships/oleObject" Target="embeddings/Microsoft_Visio_2003-2010_Drawing7.vsd"/><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6.emf"/><Relationship Id="rId63" Type="http://schemas.openxmlformats.org/officeDocument/2006/relationships/image" Target="media/image42.emf"/><Relationship Id="rId68" Type="http://schemas.openxmlformats.org/officeDocument/2006/relationships/image" Target="media/image47.png"/><Relationship Id="rId76" Type="http://schemas.openxmlformats.org/officeDocument/2006/relationships/oleObject" Target="embeddings/Microsoft_Visio_2003-2010_Drawing14.vsd"/><Relationship Id="rId84" Type="http://schemas.openxmlformats.org/officeDocument/2006/relationships/image" Target="media/image59.png"/><Relationship Id="rId89" Type="http://schemas.openxmlformats.org/officeDocument/2006/relationships/image" Target="media/image64.emf"/><Relationship Id="rId7" Type="http://schemas.openxmlformats.org/officeDocument/2006/relationships/webSettings" Target="webSettings.xml"/><Relationship Id="rId71" Type="http://schemas.openxmlformats.org/officeDocument/2006/relationships/image" Target="media/image49.e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oleObject" Target="embeddings/Microsoft_Visio_2003-2010_Drawing5.vsd"/><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7.emf"/><Relationship Id="rId53" Type="http://schemas.openxmlformats.org/officeDocument/2006/relationships/oleObject" Target="embeddings/Microsoft_Visio_2003-2010_Drawing9.vsd"/><Relationship Id="rId58" Type="http://schemas.openxmlformats.org/officeDocument/2006/relationships/image" Target="media/image38.emf"/><Relationship Id="rId66" Type="http://schemas.openxmlformats.org/officeDocument/2006/relationships/image" Target="media/image45.emf"/><Relationship Id="rId74" Type="http://schemas.openxmlformats.org/officeDocument/2006/relationships/image" Target="media/image51.emf"/><Relationship Id="rId79" Type="http://schemas.openxmlformats.org/officeDocument/2006/relationships/image" Target="media/image54.emf"/><Relationship Id="rId87" Type="http://schemas.openxmlformats.org/officeDocument/2006/relationships/image" Target="media/image62.emf"/><Relationship Id="rId5" Type="http://schemas.openxmlformats.org/officeDocument/2006/relationships/styles" Target="styles.xml"/><Relationship Id="rId61" Type="http://schemas.openxmlformats.org/officeDocument/2006/relationships/image" Target="media/image40.emf"/><Relationship Id="rId82" Type="http://schemas.openxmlformats.org/officeDocument/2006/relationships/image" Target="media/image57.emf"/><Relationship Id="rId90" Type="http://schemas.openxmlformats.org/officeDocument/2006/relationships/image" Target="media/image65.emf"/><Relationship Id="rId95"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oleObject" Target="embeddings/Microsoft_Visio_2003-2010_Drawing4.vsd"/><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oleObject" Target="embeddings/Microsoft_Visio_2003-2010_Drawing8.vsd"/><Relationship Id="rId48" Type="http://schemas.openxmlformats.org/officeDocument/2006/relationships/image" Target="media/image30.png"/><Relationship Id="rId56" Type="http://schemas.openxmlformats.org/officeDocument/2006/relationships/oleObject" Target="embeddings/Microsoft_Visio_2003-2010_Drawing10.vsd"/><Relationship Id="rId64" Type="http://schemas.openxmlformats.org/officeDocument/2006/relationships/image" Target="media/image43.emf"/><Relationship Id="rId69" Type="http://schemas.openxmlformats.org/officeDocument/2006/relationships/image" Target="media/image48.emf"/><Relationship Id="rId77" Type="http://schemas.openxmlformats.org/officeDocument/2006/relationships/image" Target="media/image53.emf"/><Relationship Id="rId8" Type="http://schemas.openxmlformats.org/officeDocument/2006/relationships/footnotes" Target="footnotes.xml"/><Relationship Id="rId51" Type="http://schemas.openxmlformats.org/officeDocument/2006/relationships/image" Target="media/image33.emf"/><Relationship Id="rId72" Type="http://schemas.openxmlformats.org/officeDocument/2006/relationships/oleObject" Target="embeddings/Microsoft_Visio_2003-2010_Drawing13.vsd"/><Relationship Id="rId80" Type="http://schemas.openxmlformats.org/officeDocument/2006/relationships/image" Target="media/image55.emf"/><Relationship Id="rId85" Type="http://schemas.openxmlformats.org/officeDocument/2006/relationships/image" Target="media/image60.emf"/><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8.emf"/><Relationship Id="rId38" Type="http://schemas.openxmlformats.org/officeDocument/2006/relationships/image" Target="media/image22.emf"/><Relationship Id="rId46" Type="http://schemas.openxmlformats.org/officeDocument/2006/relationships/image" Target="media/image28.emf"/><Relationship Id="rId59" Type="http://schemas.openxmlformats.org/officeDocument/2006/relationships/oleObject" Target="embeddings/Microsoft_Visio_2003-2010_Drawing11.vsd"/><Relationship Id="rId67" Type="http://schemas.openxmlformats.org/officeDocument/2006/relationships/image" Target="media/image46.emf"/><Relationship Id="rId20" Type="http://schemas.openxmlformats.org/officeDocument/2006/relationships/oleObject" Target="embeddings/Microsoft_Visio_2003-2010_Drawing3.vsd"/><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1.emf"/><Relationship Id="rId70" Type="http://schemas.openxmlformats.org/officeDocument/2006/relationships/oleObject" Target="embeddings/Microsoft_Visio_2003-2010_Drawing12.vsd"/><Relationship Id="rId75" Type="http://schemas.openxmlformats.org/officeDocument/2006/relationships/image" Target="media/image52.emf"/><Relationship Id="rId83" Type="http://schemas.openxmlformats.org/officeDocument/2006/relationships/image" Target="media/image58.png"/><Relationship Id="rId88" Type="http://schemas.openxmlformats.org/officeDocument/2006/relationships/image" Target="media/image63.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0.emf"/><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image" Target="media/image1.jpeg"/><Relationship Id="rId31" Type="http://schemas.openxmlformats.org/officeDocument/2006/relationships/image" Target="media/image17.emf"/><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39.emf"/><Relationship Id="rId65" Type="http://schemas.openxmlformats.org/officeDocument/2006/relationships/image" Target="media/image44.emf"/><Relationship Id="rId73" Type="http://schemas.openxmlformats.org/officeDocument/2006/relationships/image" Target="media/image50.emf"/><Relationship Id="rId78" Type="http://schemas.openxmlformats.org/officeDocument/2006/relationships/oleObject" Target="embeddings/Microsoft_Visio_2003-2010_Drawing15.vsd"/><Relationship Id="rId81" Type="http://schemas.openxmlformats.org/officeDocument/2006/relationships/image" Target="media/image56.emf"/><Relationship Id="rId86" Type="http://schemas.openxmlformats.org/officeDocument/2006/relationships/image" Target="media/image61.emf"/><Relationship Id="rId9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882E775B95AE4995AEDCC0F64C966E" ma:contentTypeVersion="2" ma:contentTypeDescription="Create a new document." ma:contentTypeScope="" ma:versionID="f10474661c82c152d7a4451641d0e35b">
  <xsd:schema xmlns:xsd="http://www.w3.org/2001/XMLSchema" xmlns:xs="http://www.w3.org/2001/XMLSchema" xmlns:p="http://schemas.microsoft.com/office/2006/metadata/properties" xmlns:ns2="b29f603d-f2a0-4b3c-8bf9-12d68ee3a835" xmlns:ns3="http://schemas.microsoft.com/sharepoint/v4" targetNamespace="http://schemas.microsoft.com/office/2006/metadata/properties" ma:root="true" ma:fieldsID="61947a6b2aa06f140d273d4ff9bec028" ns2:_="" ns3:_="">
    <xsd:import namespace="b29f603d-f2a0-4b3c-8bf9-12d68ee3a835"/>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f603d-f2a0-4b3c-8bf9-12d68ee3a83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51DD0D-1483-447F-B949-15F9F65E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9f603d-f2a0-4b3c-8bf9-12d68ee3a8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39F02C-DCBA-4C82-9A54-25ECFBDF2ABF}">
  <ds:schemaRefs>
    <ds:schemaRef ds:uri="http://schemas.microsoft.com/sharepoint/v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b29f603d-f2a0-4b3c-8bf9-12d68ee3a835"/>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48752B4E-C481-4C24-84BD-629251B875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148</Pages>
  <Words>45304</Words>
  <Characters>258238</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302937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Shelby, Jessica (J.A.)</cp:lastModifiedBy>
  <cp:revision>28</cp:revision>
  <dcterms:created xsi:type="dcterms:W3CDTF">2020-06-03T19:02:00Z</dcterms:created>
  <dcterms:modified xsi:type="dcterms:W3CDTF">2020-08-14T20:26:00Z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0x01010099882E775B95AE4995AEDCC0F64C966E</vt:lpwstr>
  </property>
</Properties>
</file>