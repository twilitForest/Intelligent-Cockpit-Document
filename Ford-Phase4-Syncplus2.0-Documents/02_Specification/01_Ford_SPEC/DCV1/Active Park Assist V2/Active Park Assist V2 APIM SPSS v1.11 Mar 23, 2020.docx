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2426" w:rsidRDefault="001D2426" w:rsidP="00530C8E"/>
    <w:p w:rsidR="001061A6" w:rsidRPr="00106C9E" w:rsidRDefault="00935523" w:rsidP="00106C9E"/>
    <w:p w:rsidR="00227E8F" w:rsidRDefault="00935523" w:rsidP="00CC6E4C">
      <w:pPr>
        <w:jc w:val="center"/>
      </w:pPr>
      <w:r>
        <w:rPr>
          <w:noProof/>
        </w:rPr>
        <w:drawing>
          <wp:inline distT="0" distB="0" distL="0" distR="0">
            <wp:extent cx="3400425" cy="1695450"/>
            <wp:effectExtent l="0" t="0" r="9525" b="0"/>
            <wp:docPr id="100" name="Picture 1" descr="F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_RGB"/>
                    <pic:cNvPicPr>
                      <a:picLocks noChangeAspect="1" noChangeArrowheads="1"/>
                    </pic:cNvPicPr>
                  </pic:nvPicPr>
                  <pic:blipFill>
                    <a:blip r:embed="rId7" cstate="print"/>
                    <a:srcRect/>
                    <a:stretch>
                      <a:fillRect/>
                    </a:stretch>
                  </pic:blipFill>
                  <pic:spPr bwMode="auto">
                    <a:xfrm>
                      <a:off x="0" y="0"/>
                      <a:ext cx="3400425" cy="1695450"/>
                    </a:xfrm>
                    <a:prstGeom prst="rect">
                      <a:avLst/>
                    </a:prstGeom>
                    <a:noFill/>
                    <a:ln w="9525">
                      <a:noFill/>
                      <a:miter lim="800000"/>
                      <a:headEnd/>
                      <a:tailEnd/>
                    </a:ln>
                  </pic:spPr>
                </pic:pic>
              </a:graphicData>
            </a:graphic>
          </wp:inline>
        </w:drawing>
      </w:r>
    </w:p>
    <w:p w:rsidR="00227E8F" w:rsidRDefault="00935523">
      <w:pPr>
        <w:jc w:val="center"/>
        <w:rPr>
          <w:rFonts w:cs="Arial"/>
          <w:b/>
          <w:color w:val="000080"/>
          <w:sz w:val="44"/>
          <w:szCs w:val="44"/>
        </w:rPr>
      </w:pPr>
      <w:r>
        <w:rPr>
          <w:rFonts w:cs="Arial"/>
          <w:b/>
          <w:color w:val="000080"/>
          <w:sz w:val="44"/>
          <w:szCs w:val="44"/>
        </w:rPr>
        <w:t>Research &amp; Vehicle Technology</w:t>
      </w:r>
    </w:p>
    <w:p w:rsidR="00227E8F" w:rsidRDefault="00935523">
      <w:pPr>
        <w:jc w:val="center"/>
        <w:rPr>
          <w:rFonts w:cs="Arial"/>
          <w:b/>
          <w:color w:val="000080"/>
          <w:sz w:val="40"/>
          <w:szCs w:val="40"/>
        </w:rPr>
      </w:pPr>
      <w:r>
        <w:rPr>
          <w:rFonts w:cs="Arial"/>
          <w:b/>
          <w:color w:val="000080"/>
          <w:sz w:val="40"/>
          <w:szCs w:val="40"/>
        </w:rPr>
        <w:t>“Infotainment Systems Product Development”</w:t>
      </w:r>
    </w:p>
    <w:p w:rsidR="00227E8F" w:rsidRDefault="00935523">
      <w:pPr>
        <w:jc w:val="center"/>
      </w:pPr>
    </w:p>
    <w:p w:rsidR="00227E8F" w:rsidRDefault="00935523">
      <w:pPr>
        <w:jc w:val="center"/>
      </w:pPr>
    </w:p>
    <w:p w:rsidR="00227E8F" w:rsidRDefault="00935523">
      <w:pPr>
        <w:jc w:val="center"/>
        <w:rPr>
          <w:rFonts w:cs="Arial"/>
          <w:b/>
          <w:sz w:val="52"/>
          <w:szCs w:val="52"/>
        </w:rPr>
      </w:pPr>
      <w:r>
        <w:rPr>
          <w:rFonts w:cs="Arial"/>
          <w:b/>
          <w:sz w:val="52"/>
          <w:szCs w:val="52"/>
        </w:rPr>
        <w:t>Feature – Active Park Assist V2</w:t>
      </w:r>
    </w:p>
    <w:p w:rsidR="00227E8F" w:rsidRDefault="00935523">
      <w:pPr>
        <w:jc w:val="center"/>
        <w:rPr>
          <w:rFonts w:cs="Arial"/>
          <w:b/>
          <w:sz w:val="52"/>
          <w:szCs w:val="52"/>
        </w:rPr>
      </w:pPr>
    </w:p>
    <w:p w:rsidR="00227E8F" w:rsidRDefault="00935523">
      <w:pPr>
        <w:jc w:val="center"/>
        <w:rPr>
          <w:rFonts w:cs="Arial"/>
          <w:b/>
          <w:sz w:val="52"/>
          <w:szCs w:val="52"/>
        </w:rPr>
      </w:pPr>
      <w:r>
        <w:rPr>
          <w:rFonts w:cs="Arial"/>
          <w:b/>
          <w:sz w:val="52"/>
          <w:szCs w:val="52"/>
        </w:rPr>
        <w:t>APIM Infotainment Subsystem Part Specific Specification (SPSS)</w:t>
      </w:r>
    </w:p>
    <w:p w:rsidR="00227E8F" w:rsidRDefault="00935523">
      <w:pPr>
        <w:jc w:val="center"/>
      </w:pPr>
    </w:p>
    <w:p w:rsidR="00227E8F" w:rsidRDefault="00935523">
      <w:pPr>
        <w:jc w:val="center"/>
      </w:pPr>
    </w:p>
    <w:p w:rsidR="00227E8F" w:rsidRDefault="00935523">
      <w:pPr>
        <w:jc w:val="center"/>
      </w:pPr>
    </w:p>
    <w:p w:rsidR="00227E8F" w:rsidRDefault="00935523">
      <w:pPr>
        <w:jc w:val="center"/>
      </w:pPr>
    </w:p>
    <w:p w:rsidR="00227E8F" w:rsidRDefault="00935523">
      <w:pPr>
        <w:jc w:val="center"/>
        <w:rPr>
          <w:rFonts w:cs="Arial"/>
          <w:sz w:val="28"/>
          <w:szCs w:val="28"/>
        </w:rPr>
      </w:pPr>
      <w:r>
        <w:rPr>
          <w:rFonts w:cs="Arial"/>
          <w:sz w:val="28"/>
          <w:szCs w:val="28"/>
        </w:rPr>
        <w:t>Version 1.11</w:t>
      </w:r>
    </w:p>
    <w:p w:rsidR="00227E8F" w:rsidRDefault="00935523">
      <w:pPr>
        <w:jc w:val="center"/>
        <w:rPr>
          <w:rFonts w:cs="Arial"/>
          <w:b/>
          <w:sz w:val="28"/>
          <w:szCs w:val="28"/>
        </w:rPr>
      </w:pPr>
      <w:r>
        <w:rPr>
          <w:rFonts w:cs="Arial"/>
          <w:b/>
          <w:sz w:val="28"/>
          <w:szCs w:val="28"/>
        </w:rPr>
        <w:t>UNCONTROLLED COPY IF PRINTED</w:t>
      </w:r>
    </w:p>
    <w:p w:rsidR="00227E8F" w:rsidRDefault="00935523">
      <w:pPr>
        <w:jc w:val="center"/>
      </w:pPr>
    </w:p>
    <w:p w:rsidR="00227E8F" w:rsidRDefault="00935523">
      <w:pPr>
        <w:jc w:val="center"/>
        <w:rPr>
          <w:rFonts w:cs="Arial"/>
          <w:b/>
          <w:szCs w:val="22"/>
        </w:rPr>
      </w:pPr>
      <w:r>
        <w:rPr>
          <w:rFonts w:cs="Arial"/>
          <w:b/>
          <w:szCs w:val="22"/>
        </w:rPr>
        <w:t>Version Date: March 23, 2020</w:t>
      </w:r>
    </w:p>
    <w:p w:rsidR="00227E8F" w:rsidRDefault="00935523">
      <w:pPr>
        <w:jc w:val="center"/>
      </w:pPr>
    </w:p>
    <w:p w:rsidR="00227E8F" w:rsidRDefault="00935523">
      <w:pPr>
        <w:jc w:val="center"/>
      </w:pPr>
    </w:p>
    <w:p w:rsidR="00227E8F" w:rsidRDefault="00935523">
      <w:pPr>
        <w:jc w:val="center"/>
      </w:pPr>
    </w:p>
    <w:p w:rsidR="00227E8F" w:rsidRDefault="00935523">
      <w:pPr>
        <w:jc w:val="center"/>
        <w:rPr>
          <w:b/>
          <w:sz w:val="36"/>
          <w:szCs w:val="36"/>
        </w:rPr>
      </w:pPr>
      <w:r>
        <w:rPr>
          <w:b/>
          <w:sz w:val="36"/>
          <w:szCs w:val="36"/>
          <w:bdr w:val="single" w:sz="18" w:space="0" w:color="auto" w:frame="1"/>
        </w:rPr>
        <w:t xml:space="preserve">  FORD CONFIDENTIAL</w:t>
      </w:r>
      <w:r>
        <w:rPr>
          <w:b/>
          <w:color w:val="FFFFFF"/>
          <w:sz w:val="36"/>
          <w:szCs w:val="36"/>
          <w:bdr w:val="single" w:sz="18" w:space="0" w:color="auto" w:frame="1"/>
        </w:rPr>
        <w:t>F</w:t>
      </w:r>
      <w:r>
        <w:rPr>
          <w:b/>
          <w:sz w:val="36"/>
          <w:szCs w:val="36"/>
          <w:bdr w:val="single" w:sz="18" w:space="0" w:color="auto" w:frame="1"/>
        </w:rPr>
        <w:t xml:space="preserve"> </w:t>
      </w:r>
    </w:p>
    <w:p w:rsidR="00227E8F" w:rsidRDefault="00935523">
      <w:pPr>
        <w:jc w:val="center"/>
        <w:outlineLvl w:val="0"/>
        <w:rPr>
          <w:rFonts w:cs="Arial"/>
          <w:b/>
          <w:bCs/>
          <w:sz w:val="28"/>
          <w:szCs w:val="28"/>
          <w:u w:val="single"/>
        </w:rPr>
      </w:pPr>
      <w:r>
        <w:rPr>
          <w:b/>
          <w:sz w:val="36"/>
          <w:szCs w:val="36"/>
        </w:rPr>
        <w:br w:type="page"/>
      </w:r>
      <w:bookmarkStart w:id="0" w:name="_Toc35850614"/>
      <w:r>
        <w:rPr>
          <w:rFonts w:cs="Arial"/>
          <w:b/>
          <w:bCs/>
          <w:sz w:val="28"/>
          <w:szCs w:val="28"/>
          <w:u w:val="single"/>
        </w:rPr>
        <w:lastRenderedPageBreak/>
        <w:t>Revision History</w:t>
      </w:r>
      <w:bookmarkEnd w:id="0"/>
    </w:p>
    <w:p w:rsidR="00227E8F" w:rsidRDefault="00935523">
      <w:pPr>
        <w:rPr>
          <w:rFonts w:cs="Arial"/>
        </w:rPr>
      </w:pPr>
    </w:p>
    <w:p w:rsidR="00227E8F" w:rsidRDefault="00935523">
      <w:pPr>
        <w:rPr>
          <w:rFonts w:cs="Arial"/>
        </w:rPr>
      </w:pPr>
    </w:p>
    <w:tbl>
      <w:tblPr>
        <w:tblW w:w="10907" w:type="dxa"/>
        <w:jc w:val="center"/>
        <w:tblLayout w:type="fixed"/>
        <w:tblLook w:val="04A0" w:firstRow="1" w:lastRow="0" w:firstColumn="1" w:lastColumn="0" w:noHBand="0" w:noVBand="1"/>
      </w:tblPr>
      <w:tblGrid>
        <w:gridCol w:w="1764"/>
        <w:gridCol w:w="1018"/>
        <w:gridCol w:w="3510"/>
        <w:gridCol w:w="4608"/>
        <w:gridCol w:w="7"/>
      </w:tblGrid>
      <w:tr w:rsidR="00227E8F" w:rsidTr="00227E8F">
        <w:trPr>
          <w:gridAfter w:val="1"/>
          <w:wAfter w:w="7" w:type="dxa"/>
          <w:trHeight w:val="346"/>
          <w:jc w:val="center"/>
        </w:trPr>
        <w:tc>
          <w:tcPr>
            <w:tcW w:w="1764"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rsidR="00227E8F" w:rsidRDefault="00935523">
            <w:pPr>
              <w:jc w:val="center"/>
              <w:rPr>
                <w:rFonts w:cs="Arial"/>
                <w:b/>
                <w:bCs/>
                <w:lang w:val="fr-FR"/>
              </w:rPr>
            </w:pPr>
            <w:r>
              <w:rPr>
                <w:rFonts w:cs="Arial"/>
                <w:b/>
                <w:bCs/>
                <w:lang w:val="fr-FR"/>
              </w:rPr>
              <w:t>Date</w:t>
            </w:r>
          </w:p>
        </w:tc>
        <w:tc>
          <w:tcPr>
            <w:tcW w:w="1018"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rsidR="00227E8F" w:rsidRDefault="00935523">
            <w:pPr>
              <w:jc w:val="center"/>
              <w:rPr>
                <w:rFonts w:cs="Arial"/>
                <w:b/>
                <w:bCs/>
                <w:lang w:val="fr-FR"/>
              </w:rPr>
            </w:pPr>
            <w:r>
              <w:rPr>
                <w:rFonts w:cs="Arial"/>
                <w:b/>
                <w:bCs/>
                <w:lang w:val="fr-FR"/>
              </w:rPr>
              <w:t>Version</w:t>
            </w:r>
          </w:p>
        </w:tc>
        <w:tc>
          <w:tcPr>
            <w:tcW w:w="8118"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227E8F" w:rsidRDefault="00935523" w:rsidP="00227E8F">
            <w:pPr>
              <w:jc w:val="center"/>
              <w:rPr>
                <w:rFonts w:cs="Arial"/>
                <w:b/>
                <w:bCs/>
                <w:lang w:val="fr-FR"/>
              </w:rPr>
            </w:pPr>
            <w:r>
              <w:rPr>
                <w:rFonts w:cs="Arial"/>
                <w:b/>
                <w:bCs/>
                <w:lang w:val="fr-FR"/>
              </w:rPr>
              <w:t>Notes</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45"/>
          <w:jc w:val="center"/>
        </w:trPr>
        <w:tc>
          <w:tcPr>
            <w:tcW w:w="1764" w:type="dxa"/>
            <w:tcBorders>
              <w:top w:val="single" w:sz="6" w:space="0" w:color="auto"/>
              <w:left w:val="single" w:sz="6" w:space="0" w:color="auto"/>
              <w:bottom w:val="single" w:sz="6" w:space="0" w:color="auto"/>
              <w:right w:val="single" w:sz="6" w:space="0" w:color="auto"/>
            </w:tcBorders>
            <w:hideMark/>
          </w:tcPr>
          <w:p w:rsidR="00227E8F" w:rsidRDefault="00935523" w:rsidP="00227E8F">
            <w:pPr>
              <w:spacing w:line="276" w:lineRule="auto"/>
              <w:rPr>
                <w:rFonts w:cs="Arial"/>
                <w:b/>
                <w:sz w:val="16"/>
                <w:lang w:val="fr-FR"/>
              </w:rPr>
            </w:pPr>
            <w:r>
              <w:rPr>
                <w:rFonts w:cs="Arial"/>
                <w:b/>
                <w:sz w:val="16"/>
              </w:rPr>
              <w:t>October 5, 2015</w:t>
            </w:r>
          </w:p>
        </w:tc>
        <w:tc>
          <w:tcPr>
            <w:tcW w:w="1018" w:type="dxa"/>
            <w:tcBorders>
              <w:top w:val="single" w:sz="6" w:space="0" w:color="auto"/>
              <w:left w:val="single" w:sz="6" w:space="0" w:color="auto"/>
              <w:bottom w:val="single" w:sz="6" w:space="0" w:color="auto"/>
              <w:right w:val="single" w:sz="6" w:space="0" w:color="auto"/>
            </w:tcBorders>
            <w:hideMark/>
          </w:tcPr>
          <w:p w:rsidR="00227E8F" w:rsidRDefault="00935523">
            <w:pPr>
              <w:spacing w:line="276" w:lineRule="auto"/>
              <w:jc w:val="center"/>
              <w:rPr>
                <w:rFonts w:cs="Arial"/>
                <w:b/>
                <w:sz w:val="16"/>
                <w:lang w:val="fr-FR"/>
              </w:rPr>
            </w:pPr>
            <w:r>
              <w:rPr>
                <w:rFonts w:cs="Arial"/>
                <w:b/>
                <w:sz w:val="16"/>
                <w:lang w:val="fr-FR"/>
              </w:rPr>
              <w:t>1.0</w:t>
            </w:r>
          </w:p>
        </w:tc>
        <w:tc>
          <w:tcPr>
            <w:tcW w:w="3510" w:type="dxa"/>
            <w:tcBorders>
              <w:top w:val="single" w:sz="6" w:space="0" w:color="auto"/>
              <w:left w:val="single" w:sz="6" w:space="0" w:color="auto"/>
              <w:bottom w:val="single" w:sz="6" w:space="0" w:color="auto"/>
              <w:right w:val="single" w:sz="6" w:space="0" w:color="auto"/>
            </w:tcBorders>
            <w:hideMark/>
          </w:tcPr>
          <w:p w:rsidR="00227E8F" w:rsidRDefault="00935523">
            <w:pPr>
              <w:spacing w:line="276" w:lineRule="auto"/>
              <w:jc w:val="center"/>
              <w:rPr>
                <w:rFonts w:cs="Arial"/>
                <w:b/>
                <w:sz w:val="16"/>
              </w:rPr>
            </w:pPr>
            <w:r>
              <w:rPr>
                <w:rFonts w:cs="Arial"/>
                <w:b/>
                <w:sz w:val="16"/>
              </w:rPr>
              <w:t>Initial Release</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spacing w:line="276" w:lineRule="auto"/>
              <w:rPr>
                <w:rFonts w:cs="Arial"/>
                <w:b/>
                <w:sz w:val="16"/>
              </w:rPr>
            </w:pP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45"/>
          <w:jc w:val="center"/>
        </w:trPr>
        <w:tc>
          <w:tcPr>
            <w:tcW w:w="1764" w:type="dxa"/>
            <w:tcBorders>
              <w:top w:val="single" w:sz="6" w:space="0" w:color="auto"/>
              <w:left w:val="single" w:sz="6" w:space="0" w:color="auto"/>
              <w:bottom w:val="single" w:sz="6" w:space="0" w:color="auto"/>
              <w:right w:val="nil"/>
            </w:tcBorders>
            <w:shd w:val="thinDiagCross" w:color="auto" w:fill="D9D9D9" w:themeFill="background1" w:themeFillShade="D9"/>
            <w:vAlign w:val="center"/>
          </w:tcPr>
          <w:p w:rsidR="00227E8F" w:rsidRDefault="00935523">
            <w:pPr>
              <w:spacing w:line="276" w:lineRule="auto"/>
              <w:rPr>
                <w:rFonts w:cs="Arial"/>
                <w:sz w:val="16"/>
              </w:rPr>
            </w:pPr>
          </w:p>
        </w:tc>
        <w:tc>
          <w:tcPr>
            <w:tcW w:w="1018" w:type="dxa"/>
            <w:tcBorders>
              <w:top w:val="single" w:sz="6" w:space="0" w:color="auto"/>
              <w:left w:val="nil"/>
              <w:bottom w:val="single" w:sz="6" w:space="0" w:color="auto"/>
              <w:right w:val="nil"/>
            </w:tcBorders>
            <w:shd w:val="thinDiagCross" w:color="auto" w:fill="D9D9D9" w:themeFill="background1" w:themeFillShade="D9"/>
            <w:vAlign w:val="center"/>
          </w:tcPr>
          <w:p w:rsidR="00227E8F" w:rsidRDefault="00935523">
            <w:pPr>
              <w:spacing w:line="276" w:lineRule="auto"/>
              <w:jc w:val="center"/>
              <w:rPr>
                <w:rFonts w:cs="Arial"/>
                <w:sz w:val="16"/>
                <w:lang w:val="fr-FR"/>
              </w:rPr>
            </w:pPr>
          </w:p>
        </w:tc>
        <w:tc>
          <w:tcPr>
            <w:tcW w:w="3510" w:type="dxa"/>
            <w:tcBorders>
              <w:top w:val="single" w:sz="6" w:space="0" w:color="auto"/>
              <w:left w:val="nil"/>
              <w:bottom w:val="single" w:sz="6" w:space="0" w:color="auto"/>
              <w:right w:val="nil"/>
            </w:tcBorders>
            <w:shd w:val="thinDiagCross" w:color="auto" w:fill="D9D9D9" w:themeFill="background1" w:themeFillShade="D9"/>
          </w:tcPr>
          <w:p w:rsidR="00227E8F" w:rsidRDefault="00935523">
            <w:pPr>
              <w:spacing w:line="276" w:lineRule="auto"/>
              <w:jc w:val="center"/>
              <w:rPr>
                <w:rFonts w:cs="Arial"/>
                <w:sz w:val="16"/>
                <w:lang w:val="fr-FR"/>
              </w:rPr>
            </w:pPr>
          </w:p>
        </w:tc>
        <w:tc>
          <w:tcPr>
            <w:tcW w:w="4615" w:type="dxa"/>
            <w:gridSpan w:val="2"/>
            <w:tcBorders>
              <w:top w:val="single" w:sz="6" w:space="0" w:color="auto"/>
              <w:left w:val="nil"/>
              <w:bottom w:val="single" w:sz="6" w:space="0" w:color="auto"/>
              <w:right w:val="single" w:sz="6" w:space="0" w:color="auto"/>
            </w:tcBorders>
            <w:shd w:val="thinDiagCross" w:color="auto" w:fill="D9D9D9" w:themeFill="background1" w:themeFillShade="D9"/>
          </w:tcPr>
          <w:p w:rsidR="00227E8F" w:rsidRDefault="00935523">
            <w:pPr>
              <w:spacing w:line="276" w:lineRule="auto"/>
              <w:rPr>
                <w:rFonts w:cs="Arial"/>
                <w:sz w:val="16"/>
              </w:rPr>
            </w:pPr>
          </w:p>
        </w:tc>
      </w:tr>
      <w:tr w:rsidR="00124B87" w:rsidRPr="00F103DC" w:rsidTr="00886169">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16"/>
          <w:jc w:val="center"/>
        </w:trPr>
        <w:tc>
          <w:tcPr>
            <w:tcW w:w="1764" w:type="dxa"/>
            <w:tcBorders>
              <w:top w:val="single" w:sz="6" w:space="0" w:color="auto"/>
              <w:left w:val="single" w:sz="6" w:space="0" w:color="auto"/>
              <w:bottom w:val="single" w:sz="6" w:space="0" w:color="auto"/>
              <w:right w:val="single" w:sz="6" w:space="0" w:color="auto"/>
            </w:tcBorders>
          </w:tcPr>
          <w:p w:rsidR="00124B87" w:rsidRPr="00F103DC" w:rsidRDefault="00935523">
            <w:pPr>
              <w:spacing w:line="276" w:lineRule="auto"/>
              <w:rPr>
                <w:rFonts w:cs="Arial"/>
                <w:b/>
                <w:sz w:val="16"/>
              </w:rPr>
            </w:pPr>
            <w:r>
              <w:rPr>
                <w:rFonts w:cs="Arial"/>
                <w:b/>
                <w:sz w:val="16"/>
              </w:rPr>
              <w:t xml:space="preserve">January </w:t>
            </w:r>
            <w:r>
              <w:rPr>
                <w:rFonts w:cs="Arial"/>
                <w:b/>
                <w:sz w:val="16"/>
              </w:rPr>
              <w:t>8, 2016</w:t>
            </w:r>
          </w:p>
        </w:tc>
        <w:tc>
          <w:tcPr>
            <w:tcW w:w="1018" w:type="dxa"/>
            <w:tcBorders>
              <w:top w:val="single" w:sz="6" w:space="0" w:color="auto"/>
              <w:left w:val="single" w:sz="6" w:space="0" w:color="auto"/>
              <w:bottom w:val="single" w:sz="6" w:space="0" w:color="auto"/>
              <w:right w:val="single" w:sz="6" w:space="0" w:color="auto"/>
            </w:tcBorders>
          </w:tcPr>
          <w:p w:rsidR="00124B87" w:rsidRPr="00F103DC" w:rsidRDefault="00935523">
            <w:pPr>
              <w:spacing w:line="276" w:lineRule="auto"/>
              <w:jc w:val="center"/>
              <w:rPr>
                <w:rFonts w:cs="Arial"/>
                <w:b/>
                <w:sz w:val="16"/>
                <w:lang w:val="fr-FR"/>
              </w:rPr>
            </w:pPr>
            <w:r>
              <w:rPr>
                <w:rFonts w:cs="Arial"/>
                <w:b/>
                <w:sz w:val="16"/>
                <w:lang w:val="fr-FR"/>
              </w:rPr>
              <w:t>1.1</w:t>
            </w:r>
          </w:p>
        </w:tc>
        <w:tc>
          <w:tcPr>
            <w:tcW w:w="8125" w:type="dxa"/>
            <w:gridSpan w:val="3"/>
            <w:tcBorders>
              <w:top w:val="single" w:sz="6" w:space="0" w:color="auto"/>
              <w:left w:val="single" w:sz="6" w:space="0" w:color="auto"/>
              <w:bottom w:val="single" w:sz="6" w:space="0" w:color="auto"/>
              <w:right w:val="single" w:sz="6" w:space="0" w:color="auto"/>
            </w:tcBorders>
          </w:tcPr>
          <w:p w:rsidR="00124B87" w:rsidRPr="00F103DC" w:rsidRDefault="00935523" w:rsidP="00227E8F">
            <w:pPr>
              <w:spacing w:line="276" w:lineRule="auto"/>
              <w:rPr>
                <w:rFonts w:cs="Arial"/>
                <w:b/>
                <w:sz w:val="16"/>
              </w:rPr>
            </w:pP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single" w:sz="6" w:space="0" w:color="auto"/>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CAMERA-FUR-REQ-196898/B-HMI Screen Logical Arbitration - Determine Dynamic Variables (PDC_Stat)</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schapeki: Update signal states for PrkAidMsgTxt_D_Rq to match GMRDB</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 xml:space="preserve">202079/E-Active Park Assist (APA) Signal list – Received by Infotainment </w:t>
            </w:r>
            <w:r>
              <w:rPr>
                <w:rFonts w:cs="Calibri"/>
                <w:sz w:val="16"/>
                <w:szCs w:val="16"/>
              </w:rPr>
              <w:t>ECU (from PAM)</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Structure only</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CAMERA-FUR-REQ-131159/D-Active Park Assist (APA) Signal - [ApaAcsy_D_RqDrv]</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schapeki: populate state $5 for door ajar</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CAMERA-FUR-REQ-197168/B-Active Park Assist (APA) Signal - [ApaMsgTxt_D_Rq]</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schapeki: update signal name</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CAMERA-FUR-REQ-203878/A-Active Park Assist (APA) Signal - [ApaTrgtDist_D_Stat]</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schapeki: add new signal for target maneuver arrow fill percentage</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CAMERA-FUR-REQ-131160/E-Active Park Assist (APA) Signal - [PrkAidMsgTxt_D_Rq]</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 xml:space="preserve">schapeki: add state 0x8 to </w:t>
            </w:r>
            <w:r>
              <w:rPr>
                <w:rFonts w:cs="Calibri"/>
                <w:sz w:val="16"/>
                <w:szCs w:val="16"/>
              </w:rPr>
              <w:t>PrkAidMsgTxt_D_Rq</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202081/E-Active Park Assist (APA) Signal Processing</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Structure only</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CAMERA-FUR-REQ-130494/E-Active Park Assist (APA) Signal Processing - Positional ScanLeft</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schapeki: Update to add column for ApaDistToTrgt_D_Stat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CAMERA-FUR-REQ-13049</w:t>
            </w:r>
            <w:r>
              <w:rPr>
                <w:rFonts w:cs="Calibri"/>
                <w:sz w:val="16"/>
                <w:szCs w:val="16"/>
              </w:rPr>
              <w:t>5/E-Active Park Assist (APA) Signal Processing - Positional ScanRight</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schapeki: Update to add column for ApaDistToTrgt_D_Stat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CAMERA-FUR-REQ-130496/E-Active Park Assist (APA) Signal Processing - Positional Symbol1</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 xml:space="preserve">schapeki: Update to add column for </w:t>
            </w:r>
            <w:r>
              <w:rPr>
                <w:rFonts w:cs="Calibri"/>
                <w:sz w:val="16"/>
                <w:szCs w:val="16"/>
              </w:rPr>
              <w:t>ApaDistToTrgt_D_Stat, update for new FAPA content.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CAMERA-FUR-REQ-130497/E-Active Park Assist (APA) Signal Processing - Positional Symbol2</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schapeki: Update to add column for ApaDistToTrgt_D_Stat, update for new FAPA content.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CAMERA-FUR-REQ-130498/E-Act</w:t>
            </w:r>
            <w:r>
              <w:rPr>
                <w:rFonts w:cs="Calibri"/>
                <w:sz w:val="16"/>
                <w:szCs w:val="16"/>
              </w:rPr>
              <w:t>ive Park Assist (APA) Signal Processing - Positional Text1</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schapeki: Update to add column for ApaDistToTrgt_D_Stat, update for new FAPA content.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CAMERA-FUR-REQ-130500/E-Active Park Assist (APA) Signal Processing - Positional Text2</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schapeki: Update to add</w:t>
            </w:r>
            <w:r>
              <w:rPr>
                <w:rFonts w:cs="Calibri"/>
                <w:sz w:val="16"/>
                <w:szCs w:val="16"/>
              </w:rPr>
              <w:t xml:space="preserve"> column for ApaDistToTrgt_D_Stat, update for new FAPA content.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CAMERA-FUR-REQ-130502/E-Active Park Assist (APA) Signal Processing - Positional CarLeft</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schapeki: Update to add column for ApaDistToTrgt_D_Stat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CAMERA-FUR-REQ-165423/C-Active Park Assist (A</w:t>
            </w:r>
            <w:r>
              <w:rPr>
                <w:rFonts w:cs="Calibri"/>
                <w:sz w:val="16"/>
                <w:szCs w:val="16"/>
              </w:rPr>
              <w:t>PA) Signal Processing - Positional CarRight</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schapeki: Update to add column for ApaDistToTrgt_D_Stat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CAMERA-FUR-REQ-165424/C-Active Park Assist (APA) Signal Processing - Positional CarPOA</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schapeki: Update to add column for ApaDistToTrgt_D_Stat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CAMERA-FUR-REQ-130503/F-Active Park Assist (APA) Signal Processing - Positional ParkPilot</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schapeki: Update to add column for ApaDistToTrgt_D_Stat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CAMERA-FUR-REQ-130504/E-Active Park Assist (APA) Signal Processing - Positional ParkScenarioLeft</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schapeki: U</w:t>
            </w:r>
            <w:r>
              <w:rPr>
                <w:rFonts w:cs="Calibri"/>
                <w:sz w:val="16"/>
                <w:szCs w:val="16"/>
              </w:rPr>
              <w:t>pdate to add column for ApaDistToTrgt_D_Stat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CAMERA-FUR-REQ-130505/E-Active Park Assist (APA) Signal Processing - Positional ParkScenarioRight</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schapeki: Update to add column for ApaDistToTrgt_D_Stat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 xml:space="preserve">CAMERA-FUR-REQ-161347/D-Active Park Assist (APA) </w:t>
            </w:r>
            <w:r>
              <w:rPr>
                <w:rFonts w:cs="Calibri"/>
                <w:sz w:val="16"/>
                <w:szCs w:val="16"/>
              </w:rPr>
              <w:t>Signal Processing - Positional ParkScenarioPOA</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schapeki: Update to add column for ApaDistToTrgt_D_Stat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CAMERA-FUR-REQ-165427/C-Active Park Assist (APA) Signal Processing - Positional CarNonRVCSac</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schapeki: Update to add column for ApaDistToTrgt_D_Stat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CAMERA-FUR-REQ-165428/C-Active Park Assist (APA) Signal Processing - Positional ParkInArrow</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schapeki: Update to add column for ApaDistToTrgt_D_Stat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CAMERA-FUR-REQ-161348/D-Active Park Assist (APA) Signal Processing - Positional POAleft</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schapeki: Update t</w:t>
            </w:r>
            <w:r>
              <w:rPr>
                <w:rFonts w:cs="Calibri"/>
                <w:sz w:val="16"/>
                <w:szCs w:val="16"/>
              </w:rPr>
              <w:t>o add column for ApaDistToTrgt_D_Stat, update for new FAPA content.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CAMERA-FUR-REQ-161349/D-Active Park Assist (APA) Signal Processing - Positional POAright</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schapeki: Update to add column for ApaDistToTrgt_D_Stat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CAMERA-FUR-REQ-165437/C-Active Park Assist (APA) Signal Processing - Positional POArightSelectd</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schapeki: Update to add column for ApaDistToTrgt_D_Stat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CAMERA-FUR-REQ-165441/C-Active Park Assist (APA) Signal Processing - Positional POAleftSelectd</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schapek</w:t>
            </w:r>
            <w:r>
              <w:rPr>
                <w:rFonts w:cs="Calibri"/>
                <w:sz w:val="16"/>
                <w:szCs w:val="16"/>
              </w:rPr>
              <w:t>i: Update to add column for ApaDistToTrgt_D_Stat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CAMERA-FUR-REQ-165442/C-Active Park Assist (APA) Signal Processing - Positional SAPFeatureMenuBarVisibility</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schapeki: Update to add column for ApaDistToTrgt_D_Stat, update for new FAPA content.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CAMERA-FUR-REQ-165445/C-Active Park Assist (APA) Signal Processing - Positional SAPFeatureMenuBarHighlight</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schapeki: Update to add column for ApaDistToTrgt_D_Stat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CAMERA-FUR-REQ-165446/C-Active Park Assist (APA) Signal Processing - Positional SAPFeatureM</w:t>
            </w:r>
            <w:r>
              <w:rPr>
                <w:rFonts w:cs="Calibri"/>
                <w:sz w:val="16"/>
                <w:szCs w:val="16"/>
              </w:rPr>
              <w:t>enuBarGreyout</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schapeki: Update to add column for ApaDistToTrgt_D_Stat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CAMERA-FUR-REQ-165449/C-Active Park Assist (APA) Signal Processing - Positional SAPFeatureMenuContent</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schapeki: Update to add column for ApaDistToTrgt_D_Stat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235124/C-Reverse Video Camera (RVC) with Active Park Assist (APA) and Park Distance Control (PDC) Signal Interface</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Structure only</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235125/C-Reverse Video Camera with Active Park Assist (APA) and Park Distance Control (PDC) Signal Processing</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Structure only</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CAMERA-FUR-REQ-161355/D-Reverse Video Camera with Active Park Assist (APA) and Park Distance Control (PDC) - Positional Symbol3</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schapeki: Update to add column for ApaDistToTrgt_D_Stat, update for new FAPA content.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CAMERA-FUR-REQ-161356/D-Reverse Video</w:t>
            </w:r>
            <w:r>
              <w:rPr>
                <w:rFonts w:cs="Calibri"/>
                <w:sz w:val="16"/>
                <w:szCs w:val="16"/>
              </w:rPr>
              <w:t xml:space="preserve"> Camera with Active Park Assist (APA) and Park Distance Control (PDC) - Positional Symbol4</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schapeki: Update to add column for ApaDistToTrgt_D_Stat, update for new FAPA content.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CAMERA-FUR-REQ-161357/D-Reverse Video Camera with Active Park Assist (APA) an</w:t>
            </w:r>
            <w:r>
              <w:rPr>
                <w:rFonts w:cs="Calibri"/>
                <w:sz w:val="16"/>
                <w:szCs w:val="16"/>
              </w:rPr>
              <w:t>d Park Distance Control (PDC) - Positional Text3</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schapeki: Update to add column for ApaDistToTrgt_D_Stat, update for new FAPA content.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CAMERA-FUR-REQ-161358/D-Reverse Video Camera with Active Park Assist (APA) and Park Distance Control (PDC) - Positional</w:t>
            </w:r>
            <w:r>
              <w:rPr>
                <w:rFonts w:cs="Calibri"/>
                <w:sz w:val="16"/>
                <w:szCs w:val="16"/>
              </w:rPr>
              <w:t xml:space="preserve"> Text4</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schapeki: Update to add column for ApaDistToTrgt_D_Stat, update for new FAPA content.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CAMERA-FUR-REQ-204405/A-Reverse Video Camera with Active Park Assist (APA) and Park Distance Control (PDC) - Positional Text5</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rFonts w:cs="Calibri"/>
                <w:sz w:val="16"/>
                <w:szCs w:val="16"/>
              </w:rPr>
            </w:pPr>
            <w:r>
              <w:rPr>
                <w:rFonts w:cs="Calibri"/>
                <w:sz w:val="16"/>
                <w:szCs w:val="16"/>
              </w:rPr>
              <w:t>Add new table for Text5 positional</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45"/>
          <w:jc w:val="center"/>
        </w:trPr>
        <w:tc>
          <w:tcPr>
            <w:tcW w:w="1764" w:type="dxa"/>
            <w:tcBorders>
              <w:top w:val="single" w:sz="6" w:space="0" w:color="auto"/>
              <w:left w:val="single" w:sz="6" w:space="0" w:color="auto"/>
              <w:bottom w:val="single" w:sz="6" w:space="0" w:color="auto"/>
              <w:right w:val="nil"/>
            </w:tcBorders>
            <w:shd w:val="thinDiagCross" w:color="auto" w:fill="D9D9D9" w:themeFill="background1" w:themeFillShade="D9"/>
            <w:vAlign w:val="center"/>
          </w:tcPr>
          <w:p w:rsidR="00227E8F" w:rsidRDefault="00935523" w:rsidP="00227E8F">
            <w:pPr>
              <w:spacing w:line="276" w:lineRule="auto"/>
              <w:rPr>
                <w:rFonts w:cs="Arial"/>
                <w:sz w:val="16"/>
              </w:rPr>
            </w:pPr>
          </w:p>
        </w:tc>
        <w:tc>
          <w:tcPr>
            <w:tcW w:w="1018" w:type="dxa"/>
            <w:tcBorders>
              <w:top w:val="single" w:sz="6" w:space="0" w:color="auto"/>
              <w:left w:val="nil"/>
              <w:bottom w:val="single" w:sz="6" w:space="0" w:color="auto"/>
              <w:right w:val="nil"/>
            </w:tcBorders>
            <w:shd w:val="thinDiagCross" w:color="auto" w:fill="D9D9D9" w:themeFill="background1" w:themeFillShade="D9"/>
            <w:vAlign w:val="center"/>
          </w:tcPr>
          <w:p w:rsidR="00227E8F" w:rsidRDefault="00935523" w:rsidP="00227E8F">
            <w:pPr>
              <w:spacing w:line="276" w:lineRule="auto"/>
              <w:jc w:val="center"/>
              <w:rPr>
                <w:rFonts w:cs="Arial"/>
                <w:sz w:val="16"/>
                <w:lang w:val="fr-FR"/>
              </w:rPr>
            </w:pPr>
          </w:p>
        </w:tc>
        <w:tc>
          <w:tcPr>
            <w:tcW w:w="3510" w:type="dxa"/>
            <w:tcBorders>
              <w:top w:val="single" w:sz="6" w:space="0" w:color="auto"/>
              <w:left w:val="nil"/>
              <w:bottom w:val="single" w:sz="6" w:space="0" w:color="auto"/>
              <w:right w:val="nil"/>
            </w:tcBorders>
            <w:shd w:val="thinDiagCross" w:color="auto" w:fill="D9D9D9" w:themeFill="background1" w:themeFillShade="D9"/>
          </w:tcPr>
          <w:p w:rsidR="00227E8F" w:rsidRDefault="00935523" w:rsidP="00227E8F">
            <w:pPr>
              <w:spacing w:line="276" w:lineRule="auto"/>
              <w:jc w:val="center"/>
              <w:rPr>
                <w:rFonts w:cs="Arial"/>
                <w:sz w:val="16"/>
                <w:lang w:val="fr-FR"/>
              </w:rPr>
            </w:pPr>
          </w:p>
        </w:tc>
        <w:tc>
          <w:tcPr>
            <w:tcW w:w="4615" w:type="dxa"/>
            <w:gridSpan w:val="2"/>
            <w:tcBorders>
              <w:top w:val="single" w:sz="6" w:space="0" w:color="auto"/>
              <w:left w:val="nil"/>
              <w:bottom w:val="single" w:sz="6" w:space="0" w:color="auto"/>
              <w:right w:val="single" w:sz="6" w:space="0" w:color="auto"/>
            </w:tcBorders>
            <w:shd w:val="thinDiagCross" w:color="auto" w:fill="D9D9D9" w:themeFill="background1" w:themeFillShade="D9"/>
          </w:tcPr>
          <w:p w:rsidR="00227E8F" w:rsidRDefault="00935523" w:rsidP="00227E8F">
            <w:pPr>
              <w:spacing w:line="276" w:lineRule="auto"/>
              <w:rPr>
                <w:rFonts w:cs="Arial"/>
                <w:sz w:val="16"/>
              </w:rPr>
            </w:pPr>
          </w:p>
        </w:tc>
      </w:tr>
      <w:tr w:rsidR="00124B87" w:rsidRPr="00F103DC" w:rsidTr="004D53B8">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16"/>
          <w:jc w:val="center"/>
        </w:trPr>
        <w:tc>
          <w:tcPr>
            <w:tcW w:w="1764" w:type="dxa"/>
            <w:tcBorders>
              <w:top w:val="single" w:sz="6" w:space="0" w:color="auto"/>
              <w:left w:val="single" w:sz="6" w:space="0" w:color="auto"/>
              <w:bottom w:val="single" w:sz="6" w:space="0" w:color="auto"/>
              <w:right w:val="single" w:sz="6" w:space="0" w:color="auto"/>
            </w:tcBorders>
          </w:tcPr>
          <w:p w:rsidR="00124B87" w:rsidRPr="00F103DC" w:rsidRDefault="00935523" w:rsidP="00227E8F">
            <w:pPr>
              <w:spacing w:line="276" w:lineRule="auto"/>
              <w:rPr>
                <w:rFonts w:cs="Arial"/>
                <w:b/>
                <w:sz w:val="16"/>
              </w:rPr>
            </w:pPr>
            <w:r>
              <w:rPr>
                <w:rFonts w:cs="Arial"/>
                <w:b/>
                <w:sz w:val="16"/>
              </w:rPr>
              <w:t>March 18, 2016</w:t>
            </w:r>
          </w:p>
        </w:tc>
        <w:tc>
          <w:tcPr>
            <w:tcW w:w="1018" w:type="dxa"/>
            <w:tcBorders>
              <w:top w:val="single" w:sz="6" w:space="0" w:color="auto"/>
              <w:left w:val="single" w:sz="6" w:space="0" w:color="auto"/>
              <w:bottom w:val="single" w:sz="6" w:space="0" w:color="auto"/>
              <w:right w:val="single" w:sz="6" w:space="0" w:color="auto"/>
            </w:tcBorders>
          </w:tcPr>
          <w:p w:rsidR="00124B87" w:rsidRPr="00F103DC" w:rsidRDefault="00935523" w:rsidP="00227E8F">
            <w:pPr>
              <w:spacing w:line="276" w:lineRule="auto"/>
              <w:jc w:val="center"/>
              <w:rPr>
                <w:rFonts w:cs="Arial"/>
                <w:b/>
                <w:sz w:val="16"/>
                <w:lang w:val="fr-FR"/>
              </w:rPr>
            </w:pPr>
            <w:r>
              <w:rPr>
                <w:rFonts w:cs="Arial"/>
                <w:b/>
                <w:sz w:val="16"/>
                <w:lang w:val="fr-FR"/>
              </w:rPr>
              <w:t>1.2</w:t>
            </w:r>
          </w:p>
        </w:tc>
        <w:tc>
          <w:tcPr>
            <w:tcW w:w="8125" w:type="dxa"/>
            <w:gridSpan w:val="3"/>
            <w:tcBorders>
              <w:top w:val="single" w:sz="6" w:space="0" w:color="auto"/>
              <w:left w:val="single" w:sz="6" w:space="0" w:color="auto"/>
              <w:bottom w:val="single" w:sz="6" w:space="0" w:color="auto"/>
              <w:right w:val="single" w:sz="6" w:space="0" w:color="auto"/>
            </w:tcBorders>
          </w:tcPr>
          <w:p w:rsidR="00124B87" w:rsidRPr="00F103DC" w:rsidRDefault="00935523" w:rsidP="00227E8F">
            <w:pPr>
              <w:spacing w:line="276" w:lineRule="auto"/>
              <w:rPr>
                <w:rFonts w:cs="Arial"/>
                <w:b/>
                <w:sz w:val="16"/>
              </w:rPr>
            </w:pP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single" w:sz="6" w:space="0" w:color="auto"/>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CAMERA-FUR-REQ-165413/B-Active Park Assist Graphical Requirements - 6</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Update to clarify flicker prevention case</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235042/D-Display HMI Arbitration General Requirements</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Structure update only.</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CAMERA-FUR-REQ-131013/C-Display HMI Arbitration General Requirements 5</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Clarify fault requirement for screen timeout.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CAMERA-FUR-REQ-211760/A-Display HMI Arbitration General Requirements 8</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 xml:space="preserve">schapeki: Added to specify fault screen design </w:t>
            </w:r>
            <w:r>
              <w:rPr>
                <w:sz w:val="16"/>
                <w:szCs w:val="16"/>
              </w:rPr>
              <w:t>characteristics.</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CAMERA-FUR-REQ-161327/D-Display HMI Arbitration Internal Variable Table (Timers and Debounce)</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Remove typical time recommendations and end-user control of exit delay.</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 xml:space="preserve">CAMERA-FUR-REQ-131020/E-HMI Screen Logical Arbitration - </w:t>
            </w:r>
            <w:r>
              <w:rPr>
                <w:sz w:val="16"/>
                <w:szCs w:val="16"/>
              </w:rPr>
              <w:t>Determine Dynamic Variables (GearPosHMI)</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Update tables to force reverse gear for RVC entry during SAC.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CAMERA-FUR-REQ-196898/C-HMI Screen Logical Arbitration - Determine Dynamic Variables (PDC_Stat)</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 xml:space="preserve">schapeki: update states to match latest core </w:t>
            </w:r>
            <w:r>
              <w:rPr>
                <w:sz w:val="16"/>
                <w:szCs w:val="16"/>
              </w:rPr>
              <w:t>direction for faults and blockage.</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CAMERA-FUR-REQ-131023/D-HMI Screen Logical Arbitration - PDC Dedicated Display</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Update to allow fault display timeout while latched in fault state.</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CAMERA-FUR-REQ-130496/F-Active Park Assist (APA) Signal Proc</w:t>
            </w:r>
            <w:r>
              <w:rPr>
                <w:sz w:val="16"/>
                <w:szCs w:val="16"/>
              </w:rPr>
              <w:t>essing - Positional Symbol1</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Update table for stop, fill % and backward arrow.</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CAMERA-FUR-REQ-130497/F-Active Park Assist (APA) Signal Processing - Positional Symbol2</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Update first row symbol, add second to last row (wait for steering).</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CAMERA-FUR-REQ-130498/F-Active Park Assist (APA) Signal Processing - Positional Text1</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Add row for Stop (red text).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CAMERA-FUR-REQ-130500/F-Active Park Assist (APA) Signal Processing - Positional Text2</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Update rows for 27,28,29,30 (t</w:t>
            </w:r>
            <w:r>
              <w:rPr>
                <w:sz w:val="16"/>
                <w:szCs w:val="16"/>
              </w:rPr>
              <w:t>railer, sensors, sensors, remove hands), 33 (T/C), 37,38 (fault, brake), 41 (wheel). Add row 43 (wait for steering).</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CAMERA-FUR-REQ-165442/D-Active Park Assist (APA) Signal Processing - Positional SAPFeatureMenuBarVisibility</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 xml:space="preserve">schapeki: Replace with </w:t>
            </w:r>
            <w:r>
              <w:rPr>
                <w:sz w:val="16"/>
                <w:szCs w:val="16"/>
              </w:rPr>
              <w:t>applicable ApaSys_D_Stat signals.</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CAMERA-FUR-REQ-165446/D-Active Park Assist (APA) Signal Processing - Positional SAPFeatureMenuBarGreyout</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Add row 1 for SAPP greyout.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 xml:space="preserve">CAMERA-FUR-REQ-161355/E-Reverse Video Camera with Active Park Assist (APA) </w:t>
            </w:r>
            <w:r>
              <w:rPr>
                <w:sz w:val="16"/>
                <w:szCs w:val="16"/>
              </w:rPr>
              <w:t>and Park Distance Control (PDC) - Positional Symbol3</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Add row 4 for stop, update rows 6-7 for fill arrow, 29 for release wheel.</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CAMERA-FUR-REQ-161356/E-Reverse Video Camera with Active Park Assist (APA) and Park Distance Control (PDC) - Position</w:t>
            </w:r>
            <w:r>
              <w:rPr>
                <w:sz w:val="16"/>
                <w:szCs w:val="16"/>
              </w:rPr>
              <w:t>al Symbol4</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Add row 4 (wait for steering).</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CAMERA-FUR-REQ-161357/E-Reverse Video Camera with Active Park Assist (APA) and Park Distance Control (PDC) - Positional Text3</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Add row 5 for stop.</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CAMERA-FUR-REQ-161358/E-Reverse Video Camera</w:t>
            </w:r>
            <w:r>
              <w:rPr>
                <w:sz w:val="16"/>
                <w:szCs w:val="16"/>
              </w:rPr>
              <w:t xml:space="preserve"> with Active Park Assist (APA) and Park Distance Control (PDC) - Positional Text4</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Add row 9 check surroundings, row 11 wait for steering.</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45"/>
          <w:jc w:val="center"/>
        </w:trPr>
        <w:tc>
          <w:tcPr>
            <w:tcW w:w="1764" w:type="dxa"/>
            <w:tcBorders>
              <w:top w:val="single" w:sz="6" w:space="0" w:color="auto"/>
              <w:left w:val="single" w:sz="6" w:space="0" w:color="auto"/>
              <w:bottom w:val="single" w:sz="6" w:space="0" w:color="auto"/>
              <w:right w:val="nil"/>
            </w:tcBorders>
            <w:shd w:val="thinDiagCross" w:color="auto" w:fill="D9D9D9" w:themeFill="background1" w:themeFillShade="D9"/>
            <w:vAlign w:val="center"/>
          </w:tcPr>
          <w:p w:rsidR="00227E8F" w:rsidRDefault="00935523" w:rsidP="00227E8F">
            <w:pPr>
              <w:spacing w:line="276" w:lineRule="auto"/>
              <w:rPr>
                <w:rFonts w:cs="Arial"/>
                <w:sz w:val="16"/>
              </w:rPr>
            </w:pPr>
          </w:p>
        </w:tc>
        <w:tc>
          <w:tcPr>
            <w:tcW w:w="1018" w:type="dxa"/>
            <w:tcBorders>
              <w:top w:val="single" w:sz="6" w:space="0" w:color="auto"/>
              <w:left w:val="nil"/>
              <w:bottom w:val="single" w:sz="6" w:space="0" w:color="auto"/>
              <w:right w:val="nil"/>
            </w:tcBorders>
            <w:shd w:val="thinDiagCross" w:color="auto" w:fill="D9D9D9" w:themeFill="background1" w:themeFillShade="D9"/>
            <w:vAlign w:val="center"/>
          </w:tcPr>
          <w:p w:rsidR="00227E8F" w:rsidRDefault="00935523" w:rsidP="00227E8F">
            <w:pPr>
              <w:spacing w:line="276" w:lineRule="auto"/>
              <w:jc w:val="center"/>
              <w:rPr>
                <w:rFonts w:cs="Arial"/>
                <w:sz w:val="16"/>
                <w:lang w:val="fr-FR"/>
              </w:rPr>
            </w:pPr>
          </w:p>
        </w:tc>
        <w:tc>
          <w:tcPr>
            <w:tcW w:w="3510" w:type="dxa"/>
            <w:tcBorders>
              <w:top w:val="single" w:sz="6" w:space="0" w:color="auto"/>
              <w:left w:val="nil"/>
              <w:bottom w:val="single" w:sz="6" w:space="0" w:color="auto"/>
              <w:right w:val="nil"/>
            </w:tcBorders>
            <w:shd w:val="thinDiagCross" w:color="auto" w:fill="D9D9D9" w:themeFill="background1" w:themeFillShade="D9"/>
          </w:tcPr>
          <w:p w:rsidR="00227E8F" w:rsidRDefault="00935523" w:rsidP="00227E8F">
            <w:pPr>
              <w:spacing w:line="276" w:lineRule="auto"/>
              <w:jc w:val="center"/>
              <w:rPr>
                <w:rFonts w:cs="Arial"/>
                <w:sz w:val="16"/>
                <w:lang w:val="fr-FR"/>
              </w:rPr>
            </w:pPr>
          </w:p>
        </w:tc>
        <w:tc>
          <w:tcPr>
            <w:tcW w:w="4615" w:type="dxa"/>
            <w:gridSpan w:val="2"/>
            <w:tcBorders>
              <w:top w:val="single" w:sz="6" w:space="0" w:color="auto"/>
              <w:left w:val="nil"/>
              <w:bottom w:val="single" w:sz="6" w:space="0" w:color="auto"/>
              <w:right w:val="single" w:sz="6" w:space="0" w:color="auto"/>
            </w:tcBorders>
            <w:shd w:val="thinDiagCross" w:color="auto" w:fill="D9D9D9" w:themeFill="background1" w:themeFillShade="D9"/>
          </w:tcPr>
          <w:p w:rsidR="00227E8F" w:rsidRDefault="00935523" w:rsidP="00227E8F">
            <w:pPr>
              <w:spacing w:line="276" w:lineRule="auto"/>
              <w:rPr>
                <w:rFonts w:cs="Arial"/>
                <w:sz w:val="16"/>
              </w:rPr>
            </w:pPr>
          </w:p>
        </w:tc>
      </w:tr>
      <w:tr w:rsidR="00124B87" w:rsidRPr="00F103DC" w:rsidTr="004C7311">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16"/>
          <w:jc w:val="center"/>
        </w:trPr>
        <w:tc>
          <w:tcPr>
            <w:tcW w:w="1764" w:type="dxa"/>
            <w:tcBorders>
              <w:top w:val="single" w:sz="6" w:space="0" w:color="auto"/>
              <w:left w:val="single" w:sz="6" w:space="0" w:color="auto"/>
              <w:bottom w:val="single" w:sz="6" w:space="0" w:color="auto"/>
              <w:right w:val="single" w:sz="6" w:space="0" w:color="auto"/>
            </w:tcBorders>
          </w:tcPr>
          <w:p w:rsidR="00124B87" w:rsidRPr="00F103DC" w:rsidRDefault="00935523" w:rsidP="00227E8F">
            <w:pPr>
              <w:spacing w:line="276" w:lineRule="auto"/>
              <w:rPr>
                <w:rFonts w:cs="Arial"/>
                <w:b/>
                <w:sz w:val="16"/>
              </w:rPr>
            </w:pPr>
            <w:r>
              <w:rPr>
                <w:rFonts w:cs="Arial"/>
                <w:b/>
                <w:sz w:val="16"/>
              </w:rPr>
              <w:t>June 29, 2016</w:t>
            </w:r>
          </w:p>
        </w:tc>
        <w:tc>
          <w:tcPr>
            <w:tcW w:w="1018" w:type="dxa"/>
            <w:tcBorders>
              <w:top w:val="single" w:sz="6" w:space="0" w:color="auto"/>
              <w:left w:val="single" w:sz="6" w:space="0" w:color="auto"/>
              <w:bottom w:val="single" w:sz="6" w:space="0" w:color="auto"/>
              <w:right w:val="single" w:sz="6" w:space="0" w:color="auto"/>
            </w:tcBorders>
          </w:tcPr>
          <w:p w:rsidR="00124B87" w:rsidRPr="00F103DC" w:rsidRDefault="00935523" w:rsidP="00227E8F">
            <w:pPr>
              <w:spacing w:line="276" w:lineRule="auto"/>
              <w:jc w:val="center"/>
              <w:rPr>
                <w:rFonts w:cs="Arial"/>
                <w:b/>
                <w:sz w:val="16"/>
                <w:lang w:val="fr-FR"/>
              </w:rPr>
            </w:pPr>
            <w:r>
              <w:rPr>
                <w:rFonts w:cs="Arial"/>
                <w:b/>
                <w:sz w:val="16"/>
                <w:lang w:val="fr-FR"/>
              </w:rPr>
              <w:t>1.3</w:t>
            </w:r>
          </w:p>
        </w:tc>
        <w:tc>
          <w:tcPr>
            <w:tcW w:w="8125" w:type="dxa"/>
            <w:gridSpan w:val="3"/>
            <w:tcBorders>
              <w:top w:val="single" w:sz="6" w:space="0" w:color="auto"/>
              <w:left w:val="single" w:sz="6" w:space="0" w:color="auto"/>
              <w:bottom w:val="single" w:sz="6" w:space="0" w:color="auto"/>
              <w:right w:val="single" w:sz="6" w:space="0" w:color="auto"/>
            </w:tcBorders>
          </w:tcPr>
          <w:p w:rsidR="00124B87" w:rsidRPr="00F103DC" w:rsidRDefault="00935523" w:rsidP="00227E8F">
            <w:pPr>
              <w:spacing w:line="276" w:lineRule="auto"/>
              <w:rPr>
                <w:rFonts w:cs="Arial"/>
                <w:b/>
                <w:sz w:val="16"/>
              </w:rPr>
            </w:pP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single" w:sz="6" w:space="0" w:color="auto"/>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CAMERA-FUR-REQ-166820/C-HMI Screen Logical Arbitration - Camera</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 xml:space="preserve">schapeki: update </w:t>
            </w:r>
            <w:r>
              <w:rPr>
                <w:sz w:val="16"/>
                <w:szCs w:val="16"/>
              </w:rPr>
              <w:t>for fault handling bugfixes</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CAMERA-FUR-REQ-166823/D-HMI Screen Logical Arbitration - APA Dedicated Display</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update for fault handling bugfixes</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CAMERA-FUR-REQ-131023/E-HMI Screen Logical Arbitration - PDC Dedicated Display</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 xml:space="preserve">schapeki: update for </w:t>
            </w:r>
            <w:r>
              <w:rPr>
                <w:sz w:val="16"/>
                <w:szCs w:val="16"/>
              </w:rPr>
              <w:t>fault handling bugfixes</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CAMERA-FUR-REQ-130496/G-Active Park Assist (APA) Signal Processing - Positional Symbol1</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bug fixes, table updates.</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CAMERA-FUR-REQ-130498/G-Active Park Assist (APA) Signal Processing - Positional Text1</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bug fixe</w:t>
            </w:r>
            <w:r>
              <w:rPr>
                <w:sz w:val="16"/>
                <w:szCs w:val="16"/>
              </w:rPr>
              <w:t>s, table updates.</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CAMERA-FUR-REQ-130500/G-Active Park Assist (APA) Signal Processing - Positional Text2</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bug fixes, table updates.</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CAMERA-FUR-REQ-130503/G-Active Park Assist (APA) Signal Processing - Positional ParkPilot</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 xml:space="preserve">schapeki: bug fixes, </w:t>
            </w:r>
            <w:r>
              <w:rPr>
                <w:sz w:val="16"/>
                <w:szCs w:val="16"/>
              </w:rPr>
              <w:t>table updates.</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CAMERA-FUR-REQ-130504/F-Active Park Assist (APA) Signal Processing - Positional ParkScenarioLeft</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bug fixes, table updates.</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CAMERA-FUR-REQ-130505/F-Active Park Assist (APA) Signal Processing - Positional ParkScenarioRight</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bug fixes, table updates.</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CAMERA-FUR-REQ-165427/D-Active Park Assist (APA) Signal Processing - Positional CarNonRVCSac</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bug fixes, table updates.</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 xml:space="preserve">CAMERA-FUR-REQ-165442/E-Active Park Assist (APA) Signal Processing - Positional </w:t>
            </w:r>
            <w:r>
              <w:rPr>
                <w:sz w:val="16"/>
                <w:szCs w:val="16"/>
              </w:rPr>
              <w:t>SAPFeatureMenuBarVisibility</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bug fixes, table updates.</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CAMERA-FUR-REQ-161355/F-Reverse Video Camera with Active Park Assist (APA) and Park Distance Control (PDC) - Positional Symbol3</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bug fixes, table updates.</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CAMERA-FUR-REQ-161356/F-Reverse Video Camera with Active Park Assist (APA) and Park Distance Control (PDC) - Positional Symbol4</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bug fixes, table updates.</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CAMERA-FUR-REQ-161357/F-Reverse Video Camera with Active Park Assist (APA) and Park Distan</w:t>
            </w:r>
            <w:r>
              <w:rPr>
                <w:sz w:val="16"/>
                <w:szCs w:val="16"/>
              </w:rPr>
              <w:t>ce Control (PDC) - Positional Text3</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bug fixes, table updates.</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CAMERA-FUR-REQ-161358/F-Reverse Video Camera with Active Park Assist (APA) and Park Distance Control (PDC) - Positional Text4</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bug fixes, table updates.</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45"/>
          <w:jc w:val="center"/>
        </w:trPr>
        <w:tc>
          <w:tcPr>
            <w:tcW w:w="1764" w:type="dxa"/>
            <w:tcBorders>
              <w:top w:val="single" w:sz="6" w:space="0" w:color="auto"/>
              <w:left w:val="single" w:sz="6" w:space="0" w:color="auto"/>
              <w:bottom w:val="single" w:sz="6" w:space="0" w:color="auto"/>
              <w:right w:val="nil"/>
            </w:tcBorders>
            <w:shd w:val="thinDiagCross" w:color="auto" w:fill="D9D9D9" w:themeFill="background1" w:themeFillShade="D9"/>
            <w:vAlign w:val="center"/>
          </w:tcPr>
          <w:p w:rsidR="00227E8F" w:rsidRDefault="00935523" w:rsidP="00227E8F">
            <w:pPr>
              <w:spacing w:line="276" w:lineRule="auto"/>
              <w:rPr>
                <w:rFonts w:cs="Arial"/>
                <w:sz w:val="16"/>
              </w:rPr>
            </w:pPr>
          </w:p>
        </w:tc>
        <w:tc>
          <w:tcPr>
            <w:tcW w:w="1018" w:type="dxa"/>
            <w:tcBorders>
              <w:top w:val="single" w:sz="6" w:space="0" w:color="auto"/>
              <w:left w:val="nil"/>
              <w:bottom w:val="single" w:sz="6" w:space="0" w:color="auto"/>
              <w:right w:val="nil"/>
            </w:tcBorders>
            <w:shd w:val="thinDiagCross" w:color="auto" w:fill="D9D9D9" w:themeFill="background1" w:themeFillShade="D9"/>
          </w:tcPr>
          <w:p w:rsidR="00227E8F" w:rsidRDefault="00935523" w:rsidP="00227E8F">
            <w:pPr>
              <w:spacing w:line="276" w:lineRule="auto"/>
              <w:rPr>
                <w:rFonts w:cs="Arial"/>
                <w:sz w:val="16"/>
                <w:lang w:val="fr-FR"/>
              </w:rPr>
            </w:pPr>
          </w:p>
        </w:tc>
        <w:tc>
          <w:tcPr>
            <w:tcW w:w="3510" w:type="dxa"/>
            <w:tcBorders>
              <w:top w:val="single" w:sz="6" w:space="0" w:color="auto"/>
              <w:left w:val="nil"/>
              <w:bottom w:val="single" w:sz="6" w:space="0" w:color="auto"/>
              <w:right w:val="nil"/>
            </w:tcBorders>
            <w:shd w:val="thinDiagCross" w:color="auto" w:fill="D9D9D9" w:themeFill="background1" w:themeFillShade="D9"/>
          </w:tcPr>
          <w:p w:rsidR="00227E8F" w:rsidRDefault="00935523" w:rsidP="00227E8F">
            <w:pPr>
              <w:spacing w:line="276" w:lineRule="auto"/>
              <w:rPr>
                <w:rFonts w:cs="Arial"/>
                <w:sz w:val="16"/>
                <w:lang w:val="fr-FR"/>
              </w:rPr>
            </w:pPr>
          </w:p>
        </w:tc>
        <w:tc>
          <w:tcPr>
            <w:tcW w:w="4615" w:type="dxa"/>
            <w:gridSpan w:val="2"/>
            <w:tcBorders>
              <w:top w:val="single" w:sz="6" w:space="0" w:color="auto"/>
              <w:left w:val="nil"/>
              <w:bottom w:val="single" w:sz="6" w:space="0" w:color="auto"/>
              <w:right w:val="single" w:sz="6" w:space="0" w:color="auto"/>
            </w:tcBorders>
            <w:shd w:val="thinDiagCross" w:color="auto" w:fill="D9D9D9" w:themeFill="background1" w:themeFillShade="D9"/>
          </w:tcPr>
          <w:p w:rsidR="00227E8F" w:rsidRDefault="00935523" w:rsidP="00227E8F">
            <w:pPr>
              <w:spacing w:line="276" w:lineRule="auto"/>
              <w:rPr>
                <w:rFonts w:cs="Arial"/>
                <w:sz w:val="16"/>
              </w:rPr>
            </w:pPr>
          </w:p>
        </w:tc>
      </w:tr>
      <w:tr w:rsidR="00124B87" w:rsidRPr="00F103DC" w:rsidTr="003F53F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16"/>
          <w:jc w:val="center"/>
        </w:trPr>
        <w:tc>
          <w:tcPr>
            <w:tcW w:w="1764" w:type="dxa"/>
            <w:tcBorders>
              <w:top w:val="single" w:sz="6" w:space="0" w:color="auto"/>
              <w:left w:val="single" w:sz="6" w:space="0" w:color="auto"/>
              <w:bottom w:val="single" w:sz="6" w:space="0" w:color="auto"/>
              <w:right w:val="single" w:sz="6" w:space="0" w:color="auto"/>
            </w:tcBorders>
          </w:tcPr>
          <w:p w:rsidR="00124B87" w:rsidRPr="00F103DC" w:rsidRDefault="00935523" w:rsidP="00227E8F">
            <w:pPr>
              <w:spacing w:line="276" w:lineRule="auto"/>
              <w:rPr>
                <w:rFonts w:cs="Arial"/>
                <w:b/>
                <w:sz w:val="16"/>
              </w:rPr>
            </w:pPr>
            <w:r>
              <w:rPr>
                <w:rFonts w:cs="Arial"/>
                <w:b/>
                <w:sz w:val="16"/>
              </w:rPr>
              <w:t xml:space="preserve">September 27, </w:t>
            </w:r>
            <w:r>
              <w:rPr>
                <w:rFonts w:cs="Arial"/>
                <w:b/>
                <w:sz w:val="16"/>
              </w:rPr>
              <w:t>2016</w:t>
            </w:r>
          </w:p>
        </w:tc>
        <w:tc>
          <w:tcPr>
            <w:tcW w:w="1018" w:type="dxa"/>
            <w:tcBorders>
              <w:top w:val="single" w:sz="6" w:space="0" w:color="auto"/>
              <w:left w:val="single" w:sz="6" w:space="0" w:color="auto"/>
              <w:bottom w:val="single" w:sz="6" w:space="0" w:color="auto"/>
              <w:right w:val="single" w:sz="6" w:space="0" w:color="auto"/>
            </w:tcBorders>
          </w:tcPr>
          <w:p w:rsidR="00124B87" w:rsidRPr="00F103DC" w:rsidRDefault="00935523" w:rsidP="00227E8F">
            <w:pPr>
              <w:spacing w:line="276" w:lineRule="auto"/>
              <w:jc w:val="center"/>
              <w:rPr>
                <w:rFonts w:cs="Arial"/>
                <w:b/>
                <w:sz w:val="16"/>
                <w:lang w:val="fr-FR"/>
              </w:rPr>
            </w:pPr>
            <w:r>
              <w:rPr>
                <w:rFonts w:cs="Arial"/>
                <w:b/>
                <w:sz w:val="16"/>
                <w:lang w:val="fr-FR"/>
              </w:rPr>
              <w:t>1.4</w:t>
            </w:r>
          </w:p>
        </w:tc>
        <w:tc>
          <w:tcPr>
            <w:tcW w:w="8125" w:type="dxa"/>
            <w:gridSpan w:val="3"/>
            <w:tcBorders>
              <w:top w:val="single" w:sz="6" w:space="0" w:color="auto"/>
              <w:left w:val="single" w:sz="6" w:space="0" w:color="auto"/>
              <w:bottom w:val="single" w:sz="6" w:space="0" w:color="auto"/>
              <w:right w:val="single" w:sz="6" w:space="0" w:color="auto"/>
            </w:tcBorders>
          </w:tcPr>
          <w:p w:rsidR="00124B87" w:rsidRPr="00F103DC" w:rsidRDefault="00935523" w:rsidP="00227E8F">
            <w:pPr>
              <w:spacing w:line="276" w:lineRule="auto"/>
              <w:rPr>
                <w:rFonts w:cs="Arial"/>
                <w:b/>
                <w:sz w:val="16"/>
              </w:rPr>
            </w:pP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single" w:sz="6" w:space="0" w:color="auto"/>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405481/A-HotKey Shortcut Menu General Requirements</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general requirements for shortcut menu</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CAMERA-FUR-REQ-236837/A-HotKey Shortcut Menu General Requirements 1</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functional requirement for Shortcut Menu</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CAMERA-FUR-REQ-236838/A-HotKey Shortcut Menu General Requirements 2</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functional requirement for Shortcut Menu</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CAMERA-FUR-REQ-236839/A-HotKey Shortcut Menu General Requirements 3</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functional requirement for Shortcut Menu</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CAMERA-FUR-REQ-235899/A-HotKey Shortcut Menu General Requirements 4</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functional requirement for Shortcut Menu</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CAMERA-FUR-REQ-235900/A-HotKey Shortcut Menu General Requirements 5</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functional requirement for Shortcut Menu</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CAMERA-FUR-REQ-235901/A-HotKey Shortcut Menu General Requirements 6</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functional requirement for Shortcut Menu</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CAMERA-FUR-REQ-236526/A-HotKey Shortcut Menu General Requirements 7</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functional requirement for Shortcut Menu</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CAMERA-FUR-REQ-236527/A-HotKey Shortcut Menu General Requirements 8</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functional requirement for Shortcut Menu</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CAMERA-FUR-REQ-236529/A-HotKey Shortcut Menu General Requirements 9</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functional requirement for Shortcut Menu</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w:t>
            </w:r>
            <w:r>
              <w:rPr>
                <w:sz w:val="16"/>
                <w:szCs w:val="16"/>
              </w:rPr>
              <w:t>-FUR-REQ-236530/A-HotKey Shortcut Menu General Requirements 10</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functional requirement for Shortcut Menu</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CAMERA-FUR-REQ-236531/A-HotKey Shortcut Menu General Requirements 11</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functional requirement for Shortcut Menu</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CAMERA-FUR-REQ-236532/A-HotKey Shortcut Menu General Requirements 12</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functional requirement for Shortcut Menu</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CAMERA-FUR-REQ-236533/A-HotKey Shortcut Menu General Requirements 13</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functional requirement for Shortcut Menu</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w:t>
            </w:r>
            <w:r>
              <w:rPr>
                <w:sz w:val="16"/>
                <w:szCs w:val="16"/>
              </w:rPr>
              <w:t>RA-FUR-REQ-236534/A-HotKey Shortcut Menu General Requirements 14</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functional requirement for Shortcut Menu</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CAMERA-FUR-REQ-236546/A-HotKey Shortcut Menu General Requirements 15</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functional requirement for Shortcut Menu</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CAMERA-FUR-REQ-236829/A-HotKey Shortcut Menu General Requirements 16</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functional requirement for Shortcut Menu</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CAMERA-FUR-REQ-236830/A-HotKey Shortcut Menu General Requirements 17</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functional requirement for Shortcut Menu</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CAMERA-FUR-REQ-236831/A-HotKey Shortcut Menu General Requirements 18</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functional requirement for Shortcut Menu</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CAMERA-FUR-REQ-236832/A-HotKey Shortcut Menu General Requirements 19</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functional requirement for Shortcut Menu</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w:t>
            </w:r>
            <w:r>
              <w:rPr>
                <w:sz w:val="16"/>
                <w:szCs w:val="16"/>
              </w:rPr>
              <w:t>RA-FUR-REQ-236833/A-HotKey Shortcut Menu General Requirements 20</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functional requirement for Shortcut Menu</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CAMERA-FUR-REQ-236834/A-HotKey Shortcut Menu General Requirements 21</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functional requirement for Shortcut Menu</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405476/A-HotKey Shortcut Menu Signal List</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signal list requirements</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CAMERA-FUR-REQ-235902/A-HotKey Shortcut Menu Signal List - ApaMdeStat_D_RqDrv</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signal list functional requirement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CAMERA-FUR-REQ-235903/A-HotKey Shortcut Menu</w:t>
            </w:r>
            <w:r>
              <w:rPr>
                <w:sz w:val="16"/>
                <w:szCs w:val="16"/>
              </w:rPr>
              <w:t xml:space="preserve"> Signal List - ApaSwtch_D_RqMnu</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signal list functional requirement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CAMERA-FUR-REQ-235904/A-HotKey Shortcut Menu Signal List - PrkAidSwtch_D_RqMnu</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signal list functional requirement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 xml:space="preserve">CAMERA-FUR-REQ-236835/A-HotKey Shortcut </w:t>
            </w:r>
            <w:r>
              <w:rPr>
                <w:sz w:val="16"/>
                <w:szCs w:val="16"/>
              </w:rPr>
              <w:t>Menu Signal List - PrkAidFront_D_Stat</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signal list functional requirement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CAMERA-FUR-REQ-236836/A-HotKey Shortcut Menu Signal List - PrkAidRear_D_Stat</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signal list functional requirement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 xml:space="preserve">405489/A-HotKey Shortcut Menu Signal </w:t>
            </w:r>
            <w:r>
              <w:rPr>
                <w:sz w:val="16"/>
                <w:szCs w:val="16"/>
              </w:rPr>
              <w:t>Processing</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signal processing requirements</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CAMERA-FUR-REQ-235906/A-HotKey Shortcut Menu Signal Processing Requirements 1</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signal processing functional requirement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 xml:space="preserve">CAMERA-FUR-REQ-235908/A-HotKey Shortcut Menu Signal Processing </w:t>
            </w:r>
            <w:r>
              <w:rPr>
                <w:sz w:val="16"/>
                <w:szCs w:val="16"/>
              </w:rPr>
              <w:t>Requirements 2</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signal processing functional requirement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CAMERA-FUR-REQ-235909/A-HotKey Shortcut Menu Signal Processing Requirements 3</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signal processing functional requirement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 xml:space="preserve">CAMERA-FUR-REQ-235910/A-HotKey Shortcut Menu </w:t>
            </w:r>
            <w:r>
              <w:rPr>
                <w:sz w:val="16"/>
                <w:szCs w:val="16"/>
              </w:rPr>
              <w:t>Signal Processing Requirements 4</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signal processing functional requirement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CAMERA-FUR-REQ-235911/A-HotKey Shortcut Menu Signal Processing Requirements 5</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signal processing functional requirement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 xml:space="preserve">CAMERA-FUR-REQ-235912/A-HotKey </w:t>
            </w:r>
            <w:r>
              <w:rPr>
                <w:sz w:val="16"/>
                <w:szCs w:val="16"/>
              </w:rPr>
              <w:t>Shortcut Menu Signal Processing Requirements 6</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signal processing functional requirement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CAMERA-FUR-REQ-235913/A-HotKey Shortcut Menu Signal Processing Requirements 7</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signal processing functional requirement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CAMERA-FUR-REQ-23</w:t>
            </w:r>
            <w:r>
              <w:rPr>
                <w:sz w:val="16"/>
                <w:szCs w:val="16"/>
              </w:rPr>
              <w:t>5914/A-HotKey Shortcut Menu Signal Processing Requirements 8</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signal processing functional requirement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CAMERA-FUR-REQ-235915/A-HotKey Shortcut Menu Signal Processing Requirements 9</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signal processing functional requirement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CAMERA-FUR-REQ-236842/A-HotKey Shortcut Menu Signal Processing Requirements 10</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signal processing functional requirement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CAMERA-FUR-REQ-236843/A-HotKey Shortcut Menu Signal Processing Requirements 11</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signal processing functiona</w:t>
            </w:r>
            <w:r>
              <w:rPr>
                <w:sz w:val="16"/>
                <w:szCs w:val="16"/>
              </w:rPr>
              <w:t>l requirement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CAMERA-FUR-REQ-235916/A-HotKey Shortcut Menu Signal Processing Requirements 12</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signal processing functional requirement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CAMERA-FUR-REQ-236840/A-HotKey Shortcut Menu Signal Processing Requirements 13</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 xml:space="preserve">schapeki: New signal </w:t>
            </w:r>
            <w:r>
              <w:rPr>
                <w:sz w:val="16"/>
                <w:szCs w:val="16"/>
              </w:rPr>
              <w:t>processing functional requirement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CAMERA-FUR-REQ-236841/A-HotKey Shortcut Menu Signal Processing Requirements 14</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signal processing functional requirement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CAMERA-FUR-REQ-237606/A-HotKey Shortcut Menu Signal Processing Requirements 15</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w:t>
            </w:r>
            <w:r>
              <w:rPr>
                <w:sz w:val="16"/>
                <w:szCs w:val="16"/>
              </w:rPr>
              <w:t>eki: New signal processing functional requirement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CAMERA-FUR-REQ-235917/A-HotKey Shortcut Menu Signal Processing Requirements 16</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signal processing functional requirement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 xml:space="preserve">CAMERA-FUR-REQ-235918/A-HotKey Shortcut Menu Signal Processing </w:t>
            </w:r>
            <w:r>
              <w:rPr>
                <w:sz w:val="16"/>
                <w:szCs w:val="16"/>
              </w:rPr>
              <w:t>Requirements 17</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signal processing functional requirement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CAMERA-FUR-REQ-235920/A-HotKey Shortcut Menu Signal Processing Requirements 18</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New signal processing functional requirement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 xml:space="preserve">CAMERA-FUR-REQ-197168/C-Active Park Assist </w:t>
            </w:r>
            <w:r>
              <w:rPr>
                <w:sz w:val="16"/>
                <w:szCs w:val="16"/>
              </w:rPr>
              <w:t>(APA) Signal - [ApaMsgTxt_D_Rq]</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add B479/C519 implementation notes.</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CAMERA-FUR-REQ-203878/B-Active Park Assist (APA) Signal - [ApaTrgtDist_D_Stat]</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add B479/C519 implementation notes.</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 xml:space="preserve">CAMERA-FUR-REQ-130494/F-Active Park Assist (APA) </w:t>
            </w:r>
            <w:r>
              <w:rPr>
                <w:sz w:val="16"/>
                <w:szCs w:val="16"/>
              </w:rPr>
              <w:t>Signal Processing - Positional ScanLeft</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add B479/C519 implementation notes.</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CAMERA-FUR-REQ-130495/F-Active Park Assist (APA) Signal Processing - Positional ScanRight</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add B479/C519 implementation notes.</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CAMERA-FUR-REQ-130496/H-Active Park Assist (APA) Signal Processing - Positional Symbol1</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add B479/C519 implementation notes.</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CAMERA-FUR-REQ-130497/G-Active Park Assist (APA) Signal Processing - Positional Symbol2</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add B479/C519 implemen</w:t>
            </w:r>
            <w:r>
              <w:rPr>
                <w:sz w:val="16"/>
                <w:szCs w:val="16"/>
              </w:rPr>
              <w:t>tation notes, bug fixes per latest ApaCsi.</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CAMERA-FUR-REQ-130498/H-Active Park Assist (APA) Signal Processing - Positional Text1</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add B479/C519 implementation notes, bug fixes per latest ApaCsi.</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CAMERA-FUR-REQ-130500/H-Active Park Assist (APA)</w:t>
            </w:r>
            <w:r>
              <w:rPr>
                <w:sz w:val="16"/>
                <w:szCs w:val="16"/>
              </w:rPr>
              <w:t xml:space="preserve"> Signal Processing - Positional Text2</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add B479/C519 implementation notes, bug fixes per latest ApaCsi.</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CAMERA-FUR-REQ-130502/F-Active Park Assist (APA) Signal Processing - Positional CarLeft</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add B479/C519 implementation notes.</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w:t>
            </w:r>
            <w:r>
              <w:rPr>
                <w:sz w:val="16"/>
                <w:szCs w:val="16"/>
              </w:rPr>
              <w:t>A-FUR-REQ-165423/D-Active Park Assist (APA) Signal Processing - Positional CarRight</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add B479/C519 implementation notes.</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CAMERA-FUR-REQ-165424/D-Active Park Assist (APA) Signal Processing - Positional CarPOA</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 xml:space="preserve">schapeki: add B479/C519 </w:t>
            </w:r>
            <w:r>
              <w:rPr>
                <w:sz w:val="16"/>
                <w:szCs w:val="16"/>
              </w:rPr>
              <w:t>implementation notes.</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CAMERA-FUR-REQ-130503/H-Active Park Assist (APA) Signal Processing - Positional ParkPilot</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add B479/C519 implementation notes.</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CAMERA-FUR-REQ-130504/G-Active Park Assist (APA) Signal Processing - Positional ParkScenarioLe</w:t>
            </w:r>
            <w:r>
              <w:rPr>
                <w:sz w:val="16"/>
                <w:szCs w:val="16"/>
              </w:rPr>
              <w:t>ft</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add B479/C519 implementation notes, bug fixes per latest ApaCsi.</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CAMERA-FUR-REQ-130505/G-Active Park Assist (APA) Signal Processing - Positional ParkScenarioRight</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add B479/C519 implementation notes, bug fixes per latest ApaCsi.</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CAMERA-FUR-REQ-161347/E-Active Park Assist (APA) Signal Processing - Positional ParkScenarioPOA</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add B479/C519 implementation notes.</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CAMERA-FUR-REQ-165427/E-Active Park Assist (APA) Signal Processing - Positional CarNonRVCSac</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add B479/</w:t>
            </w:r>
            <w:r>
              <w:rPr>
                <w:sz w:val="16"/>
                <w:szCs w:val="16"/>
              </w:rPr>
              <w:t>C519 implementation notes.</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CAMERA-FUR-REQ-165428/D-Active Park Assist (APA) Signal Processing - Positional ParkInArrow</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add B479/C519 implementation notes, bug fixes per latest ApaCsi.</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 xml:space="preserve">CAMERA-FUR-REQ-161348/E-Active Park Assist (APA) Signal </w:t>
            </w:r>
            <w:r>
              <w:rPr>
                <w:sz w:val="16"/>
                <w:szCs w:val="16"/>
              </w:rPr>
              <w:t>Processing - Positional POAleft</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add B479/C519 implementation notes, bug fixes per latest ApaCsi.</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CAMERA-FUR-REQ-161349/E-Active Park Assist (APA) Signal Processing - Positional POAright</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add B479/C519 implementation notes, bug fixes pe</w:t>
            </w:r>
            <w:r>
              <w:rPr>
                <w:sz w:val="16"/>
                <w:szCs w:val="16"/>
              </w:rPr>
              <w:t>r latest ApaCsi.</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CAMERA-FUR-REQ-165437/D-Active Park Assist (APA) Signal Processing - Positional POArightSelectd</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add B479/C519 implementation notes.</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 xml:space="preserve">CAMERA-FUR-REQ-165441/D-Active Park Assist (APA) Signal Processing - Positional </w:t>
            </w:r>
            <w:r>
              <w:rPr>
                <w:sz w:val="16"/>
                <w:szCs w:val="16"/>
              </w:rPr>
              <w:t>POAleftSelectd</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add B479/C519 implementation notes.</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CAMERA-FUR-REQ-165442/F-Active Park Assist (APA) Signal Processing - Positional SAPFeatureMenuBarVisibility</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add B479/C519 implementation notes.</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CAMERA-FUR-REQ-165445/D-Active Park A</w:t>
            </w:r>
            <w:r>
              <w:rPr>
                <w:sz w:val="16"/>
                <w:szCs w:val="16"/>
              </w:rPr>
              <w:t>ssist (APA) Signal Processing - Positional SAPFeatureMenuBarHighlight</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add B479/C519 implementation notes.</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CAMERA-FUR-REQ-165446/E-Active Park Assist (APA) Signal Processing - Positional SAPFeatureMenuBarGreyout</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 xml:space="preserve">schapeki: add B479/C519 </w:t>
            </w:r>
            <w:r>
              <w:rPr>
                <w:sz w:val="16"/>
                <w:szCs w:val="16"/>
              </w:rPr>
              <w:t>implementation notes.</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CAMERA-FUR-REQ-165449/D-Active Park Assist (APA) Signal Processing - Positional SAPFeatureMenuContent</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add B479/C519 implementation notes.</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235125/D-Reverse Video Camera with Active Park Assist (APA) and Park Distance Cont</w:t>
            </w:r>
            <w:r>
              <w:rPr>
                <w:sz w:val="16"/>
                <w:szCs w:val="16"/>
              </w:rPr>
              <w:t>rol (PDC) Signal Processing</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 </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CAMERA-FUR-REQ-161355/G-Reverse Video Camera with Active Park Assist (APA) and Park Distance Control (PDC) - Positional Symbol3</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add B479/C519 implementation notes.</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 xml:space="preserve">CAMERA-FUR-REQ-161356/G-Reverse Video Camera </w:t>
            </w:r>
            <w:r>
              <w:rPr>
                <w:sz w:val="16"/>
                <w:szCs w:val="16"/>
              </w:rPr>
              <w:t>with Active Park Assist (APA) and Park Distance Control (PDC) - Positional Symbol4</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add B479/C519 implementation notes, bug fixes per latest ApaCsi.</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CAMERA-FUR-REQ-161357/G-Reverse Video Camera with Active Park Assist (APA) and Park Distance Con</w:t>
            </w:r>
            <w:r>
              <w:rPr>
                <w:sz w:val="16"/>
                <w:szCs w:val="16"/>
              </w:rPr>
              <w:t>trol (PDC) - Positional Text3</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add B479/C519 implementation notes, bug fixes per latest ApaCsi.</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CAMERA-FUR-REQ-161358/G-Reverse Video Camera with Active Park Assist (APA) and Park Distance Control (PDC) - Positional Text4</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add B479/C519</w:t>
            </w:r>
            <w:r>
              <w:rPr>
                <w:sz w:val="16"/>
                <w:szCs w:val="16"/>
              </w:rPr>
              <w:t xml:space="preserve"> implementation notes, bug fixes per latest ApaCsi.</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single" w:sz="4" w:space="0" w:color="auto"/>
              <w:right w:val="single" w:sz="6" w:space="0" w:color="auto"/>
            </w:tcBorders>
          </w:tcPr>
          <w:p w:rsidR="00227E8F" w:rsidRDefault="00935523">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tcPr>
          <w:p w:rsidR="00227E8F" w:rsidRDefault="00935523" w:rsidP="00227E8F">
            <w:pPr>
              <w:rPr>
                <w:sz w:val="16"/>
                <w:szCs w:val="16"/>
              </w:rPr>
            </w:pPr>
            <w:r>
              <w:rPr>
                <w:sz w:val="16"/>
                <w:szCs w:val="16"/>
              </w:rPr>
              <w:t>CAMERA-FUR-REQ-204405/B-Reverse Video Camera with Active Park Assist (APA) and Park Distance Control (PDC) - Positional Text5</w:t>
            </w:r>
          </w:p>
        </w:tc>
        <w:tc>
          <w:tcPr>
            <w:tcW w:w="4615" w:type="dxa"/>
            <w:gridSpan w:val="2"/>
            <w:tcBorders>
              <w:top w:val="single" w:sz="6" w:space="0" w:color="auto"/>
              <w:left w:val="single" w:sz="6" w:space="0" w:color="auto"/>
              <w:bottom w:val="single" w:sz="6" w:space="0" w:color="auto"/>
              <w:right w:val="single" w:sz="6" w:space="0" w:color="auto"/>
            </w:tcBorders>
          </w:tcPr>
          <w:p w:rsidR="00227E8F" w:rsidRDefault="00935523">
            <w:pPr>
              <w:rPr>
                <w:sz w:val="16"/>
                <w:szCs w:val="16"/>
              </w:rPr>
            </w:pPr>
            <w:r>
              <w:rPr>
                <w:sz w:val="16"/>
                <w:szCs w:val="16"/>
              </w:rPr>
              <w:t>schapeki: add B479/C519 implementation notes.</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45"/>
          <w:jc w:val="center"/>
        </w:trPr>
        <w:tc>
          <w:tcPr>
            <w:tcW w:w="1764" w:type="dxa"/>
            <w:tcBorders>
              <w:top w:val="single" w:sz="6" w:space="0" w:color="auto"/>
              <w:left w:val="single" w:sz="6" w:space="0" w:color="auto"/>
              <w:bottom w:val="single" w:sz="6" w:space="0" w:color="auto"/>
              <w:right w:val="nil"/>
            </w:tcBorders>
            <w:shd w:val="thinDiagCross" w:color="auto" w:fill="D9D9D9" w:themeFill="background1" w:themeFillShade="D9"/>
            <w:vAlign w:val="center"/>
          </w:tcPr>
          <w:p w:rsidR="00227E8F" w:rsidRDefault="00935523" w:rsidP="00227E8F">
            <w:pPr>
              <w:spacing w:line="276" w:lineRule="auto"/>
              <w:rPr>
                <w:rFonts w:cs="Arial"/>
                <w:sz w:val="16"/>
              </w:rPr>
            </w:pPr>
          </w:p>
        </w:tc>
        <w:tc>
          <w:tcPr>
            <w:tcW w:w="1018" w:type="dxa"/>
            <w:tcBorders>
              <w:top w:val="single" w:sz="6" w:space="0" w:color="auto"/>
              <w:left w:val="nil"/>
              <w:bottom w:val="single" w:sz="6" w:space="0" w:color="auto"/>
              <w:right w:val="nil"/>
            </w:tcBorders>
            <w:shd w:val="thinDiagCross" w:color="auto" w:fill="D9D9D9" w:themeFill="background1" w:themeFillShade="D9"/>
          </w:tcPr>
          <w:p w:rsidR="00227E8F" w:rsidRDefault="00935523" w:rsidP="00227E8F">
            <w:pPr>
              <w:spacing w:line="276" w:lineRule="auto"/>
              <w:rPr>
                <w:rFonts w:cs="Arial"/>
                <w:sz w:val="16"/>
                <w:lang w:val="fr-FR"/>
              </w:rPr>
            </w:pPr>
          </w:p>
        </w:tc>
        <w:tc>
          <w:tcPr>
            <w:tcW w:w="3510" w:type="dxa"/>
            <w:tcBorders>
              <w:top w:val="single" w:sz="6" w:space="0" w:color="auto"/>
              <w:left w:val="nil"/>
              <w:bottom w:val="single" w:sz="6" w:space="0" w:color="auto"/>
              <w:right w:val="nil"/>
            </w:tcBorders>
            <w:shd w:val="thinDiagCross" w:color="auto" w:fill="D9D9D9" w:themeFill="background1" w:themeFillShade="D9"/>
          </w:tcPr>
          <w:p w:rsidR="00227E8F" w:rsidRDefault="00935523" w:rsidP="00227E8F">
            <w:pPr>
              <w:spacing w:line="276" w:lineRule="auto"/>
              <w:rPr>
                <w:rFonts w:cs="Arial"/>
                <w:sz w:val="16"/>
                <w:lang w:val="fr-FR"/>
              </w:rPr>
            </w:pPr>
          </w:p>
        </w:tc>
        <w:tc>
          <w:tcPr>
            <w:tcW w:w="4615" w:type="dxa"/>
            <w:gridSpan w:val="2"/>
            <w:tcBorders>
              <w:top w:val="single" w:sz="6" w:space="0" w:color="auto"/>
              <w:left w:val="nil"/>
              <w:bottom w:val="single" w:sz="6" w:space="0" w:color="auto"/>
              <w:right w:val="single" w:sz="6" w:space="0" w:color="auto"/>
            </w:tcBorders>
            <w:shd w:val="thinDiagCross" w:color="auto" w:fill="D9D9D9" w:themeFill="background1" w:themeFillShade="D9"/>
          </w:tcPr>
          <w:p w:rsidR="00227E8F" w:rsidRDefault="00935523" w:rsidP="00227E8F">
            <w:pPr>
              <w:spacing w:line="276" w:lineRule="auto"/>
              <w:rPr>
                <w:rFonts w:cs="Arial"/>
                <w:sz w:val="16"/>
              </w:rPr>
            </w:pPr>
          </w:p>
        </w:tc>
      </w:tr>
      <w:tr w:rsidR="00124B87" w:rsidRPr="00F103DC" w:rsidTr="00F8340C">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16"/>
          <w:jc w:val="center"/>
        </w:trPr>
        <w:tc>
          <w:tcPr>
            <w:tcW w:w="1764" w:type="dxa"/>
            <w:tcBorders>
              <w:top w:val="single" w:sz="6" w:space="0" w:color="auto"/>
              <w:left w:val="single" w:sz="6" w:space="0" w:color="auto"/>
              <w:bottom w:val="single" w:sz="6" w:space="0" w:color="auto"/>
              <w:right w:val="single" w:sz="6" w:space="0" w:color="auto"/>
            </w:tcBorders>
          </w:tcPr>
          <w:p w:rsidR="00124B87" w:rsidRPr="00F103DC" w:rsidRDefault="00935523" w:rsidP="00227E8F">
            <w:pPr>
              <w:spacing w:line="276" w:lineRule="auto"/>
              <w:rPr>
                <w:rFonts w:cs="Arial"/>
                <w:b/>
                <w:sz w:val="16"/>
              </w:rPr>
            </w:pPr>
            <w:r>
              <w:rPr>
                <w:rFonts w:cs="Arial"/>
                <w:b/>
                <w:sz w:val="16"/>
              </w:rPr>
              <w:t>October 27, 2016</w:t>
            </w:r>
          </w:p>
        </w:tc>
        <w:tc>
          <w:tcPr>
            <w:tcW w:w="1018" w:type="dxa"/>
            <w:tcBorders>
              <w:top w:val="single" w:sz="6" w:space="0" w:color="auto"/>
              <w:left w:val="single" w:sz="6" w:space="0" w:color="auto"/>
              <w:bottom w:val="single" w:sz="6" w:space="0" w:color="auto"/>
              <w:right w:val="single" w:sz="6" w:space="0" w:color="auto"/>
            </w:tcBorders>
          </w:tcPr>
          <w:p w:rsidR="00124B87" w:rsidRPr="00F103DC" w:rsidRDefault="00935523" w:rsidP="00227E8F">
            <w:pPr>
              <w:spacing w:line="276" w:lineRule="auto"/>
              <w:jc w:val="center"/>
              <w:rPr>
                <w:rFonts w:cs="Arial"/>
                <w:b/>
                <w:sz w:val="16"/>
                <w:lang w:val="fr-FR"/>
              </w:rPr>
            </w:pPr>
            <w:r>
              <w:rPr>
                <w:rFonts w:cs="Arial"/>
                <w:b/>
                <w:sz w:val="16"/>
                <w:lang w:val="fr-FR"/>
              </w:rPr>
              <w:t>1.5</w:t>
            </w:r>
          </w:p>
        </w:tc>
        <w:tc>
          <w:tcPr>
            <w:tcW w:w="8125" w:type="dxa"/>
            <w:gridSpan w:val="3"/>
            <w:tcBorders>
              <w:top w:val="single" w:sz="6" w:space="0" w:color="auto"/>
              <w:left w:val="single" w:sz="6" w:space="0" w:color="auto"/>
              <w:bottom w:val="single" w:sz="6" w:space="0" w:color="auto"/>
              <w:right w:val="single" w:sz="6" w:space="0" w:color="auto"/>
            </w:tcBorders>
          </w:tcPr>
          <w:p w:rsidR="00124B87" w:rsidRPr="00F103DC" w:rsidRDefault="00935523" w:rsidP="00227E8F">
            <w:pPr>
              <w:spacing w:line="276" w:lineRule="auto"/>
              <w:rPr>
                <w:rFonts w:cs="Arial"/>
                <w:b/>
                <w:sz w:val="16"/>
              </w:rPr>
            </w:pP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single" w:sz="6" w:space="0" w:color="auto"/>
              <w:left w:val="single" w:sz="6" w:space="0" w:color="auto"/>
              <w:bottom w:val="nil"/>
              <w:right w:val="single" w:sz="6" w:space="0" w:color="auto"/>
            </w:tcBorders>
          </w:tcPr>
          <w:p w:rsidR="00227E8F" w:rsidRDefault="00935523" w:rsidP="00227E8F">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rFonts w:cs="Arial"/>
                <w:sz w:val="16"/>
                <w:szCs w:val="16"/>
              </w:rPr>
            </w:pPr>
            <w:r w:rsidRPr="0066212A">
              <w:rPr>
                <w:rFonts w:cs="Arial"/>
                <w:sz w:val="16"/>
                <w:szCs w:val="16"/>
              </w:rPr>
              <w:t>CAMERA-FUR-REQ-131005/C-Active Park Assist Graphical Requirements - 3</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sz w:val="16"/>
                <w:szCs w:val="16"/>
              </w:rPr>
            </w:pPr>
            <w:r w:rsidRPr="0066212A">
              <w:rPr>
                <w:sz w:val="16"/>
                <w:szCs w:val="16"/>
              </w:rPr>
              <w:t>schapeki: remove references to deleted variables.</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rFonts w:cs="Arial"/>
                <w:sz w:val="16"/>
                <w:szCs w:val="16"/>
              </w:rPr>
            </w:pPr>
            <w:r w:rsidRPr="0066212A">
              <w:rPr>
                <w:rFonts w:cs="Arial"/>
                <w:sz w:val="16"/>
                <w:szCs w:val="16"/>
              </w:rPr>
              <w:t>CAMERA-FUR-REQ-166820/D-HMI Screen Logical Arbitration - Camera</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sz w:val="16"/>
                <w:szCs w:val="16"/>
              </w:rPr>
            </w:pPr>
            <w:r w:rsidRPr="0066212A">
              <w:rPr>
                <w:sz w:val="16"/>
                <w:szCs w:val="16"/>
              </w:rPr>
              <w:t>schapeki: update so that APA forces RVC exit delay.</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rFonts w:cs="Arial"/>
                <w:sz w:val="16"/>
                <w:szCs w:val="16"/>
              </w:rPr>
            </w:pPr>
            <w:r w:rsidRPr="0066212A">
              <w:rPr>
                <w:rFonts w:cs="Arial"/>
                <w:sz w:val="16"/>
                <w:szCs w:val="16"/>
              </w:rPr>
              <w:t>CAMERA-FUR-REQ-131159/E-Active Park Assist (APA) Signal - [ApaAcsy_D_RqDrv]</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sz w:val="16"/>
                <w:szCs w:val="16"/>
              </w:rPr>
            </w:pPr>
            <w:r w:rsidRPr="0066212A">
              <w:rPr>
                <w:sz w:val="16"/>
                <w:szCs w:val="16"/>
              </w:rPr>
              <w:t>schapeki: update to match CMDB</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rFonts w:cs="Arial"/>
                <w:sz w:val="16"/>
                <w:szCs w:val="16"/>
              </w:rPr>
            </w:pPr>
            <w:r w:rsidRPr="0066212A">
              <w:rPr>
                <w:rFonts w:cs="Arial"/>
                <w:sz w:val="16"/>
                <w:szCs w:val="16"/>
              </w:rPr>
              <w:t>CAMERA-FUR-REQ-130494/G-Active Park Assist (APA) Signal Processing - Positional ScanLeft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sz w:val="16"/>
                <w:szCs w:val="16"/>
              </w:rPr>
            </w:pPr>
            <w:r w:rsidRPr="0066212A">
              <w:rPr>
                <w:sz w:val="16"/>
                <w:szCs w:val="16"/>
              </w:rPr>
              <w:t>schapeki: show both tables, one for 8" and one for 4"</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rFonts w:cs="Arial"/>
                <w:sz w:val="16"/>
                <w:szCs w:val="16"/>
              </w:rPr>
            </w:pPr>
            <w:r w:rsidRPr="0066212A">
              <w:rPr>
                <w:rFonts w:cs="Arial"/>
                <w:sz w:val="16"/>
                <w:szCs w:val="16"/>
              </w:rPr>
              <w:t>CA</w:t>
            </w:r>
            <w:r w:rsidRPr="0066212A">
              <w:rPr>
                <w:rFonts w:cs="Arial"/>
                <w:sz w:val="16"/>
                <w:szCs w:val="16"/>
              </w:rPr>
              <w:t>MERA-FUR-REQ-130495/G-Active Park Assist (APA) Signal Processing - Positional ScanRight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sz w:val="16"/>
                <w:szCs w:val="16"/>
              </w:rPr>
            </w:pPr>
            <w:r w:rsidRPr="0066212A">
              <w:rPr>
                <w:sz w:val="16"/>
                <w:szCs w:val="16"/>
              </w:rPr>
              <w:t>schapeki: show both tables, one for 8" and one for 4"</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rFonts w:cs="Arial"/>
                <w:sz w:val="16"/>
                <w:szCs w:val="16"/>
              </w:rPr>
            </w:pPr>
            <w:r w:rsidRPr="0066212A">
              <w:rPr>
                <w:rFonts w:cs="Arial"/>
                <w:sz w:val="16"/>
                <w:szCs w:val="16"/>
              </w:rPr>
              <w:t>CAMERA-FUR-REQ-130496/I-Active Park Assist (APA) Signal Processing - Positional Symbol1</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sz w:val="16"/>
                <w:szCs w:val="16"/>
              </w:rPr>
            </w:pPr>
            <w:r w:rsidRPr="0066212A">
              <w:rPr>
                <w:sz w:val="16"/>
                <w:szCs w:val="16"/>
              </w:rPr>
              <w:t xml:space="preserve">schapeki: show both </w:t>
            </w:r>
            <w:r w:rsidRPr="0066212A">
              <w:rPr>
                <w:sz w:val="16"/>
                <w:szCs w:val="16"/>
              </w:rPr>
              <w:t>tables, one for 8" and one for 4"</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1065"/>
          <w:jc w:val="center"/>
        </w:trPr>
        <w:tc>
          <w:tcPr>
            <w:tcW w:w="1764" w:type="dxa"/>
            <w:tcBorders>
              <w:top w:val="nil"/>
              <w:left w:val="single" w:sz="6" w:space="0" w:color="auto"/>
              <w:bottom w:val="nil"/>
              <w:right w:val="single" w:sz="6" w:space="0" w:color="auto"/>
            </w:tcBorders>
          </w:tcPr>
          <w:p w:rsidR="00227E8F" w:rsidRDefault="00935523" w:rsidP="00227E8F">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rFonts w:cs="Arial"/>
                <w:sz w:val="16"/>
                <w:szCs w:val="16"/>
              </w:rPr>
            </w:pPr>
            <w:r w:rsidRPr="0066212A">
              <w:rPr>
                <w:rFonts w:cs="Arial"/>
                <w:sz w:val="16"/>
                <w:szCs w:val="16"/>
              </w:rPr>
              <w:t>CAMERA-FUR-REQ-130497/H-Active Park Assist (APA) Signal Processing - Positional Symbol2</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sz w:val="16"/>
                <w:szCs w:val="16"/>
              </w:rPr>
            </w:pPr>
            <w:r w:rsidRPr="0066212A">
              <w:rPr>
                <w:sz w:val="16"/>
                <w:szCs w:val="16"/>
              </w:rPr>
              <w:t>schapeki: show both tables, one for 8" and one for 4"</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525"/>
          <w:jc w:val="center"/>
        </w:trPr>
        <w:tc>
          <w:tcPr>
            <w:tcW w:w="1764" w:type="dxa"/>
            <w:tcBorders>
              <w:top w:val="nil"/>
              <w:left w:val="single" w:sz="6" w:space="0" w:color="auto"/>
              <w:bottom w:val="nil"/>
              <w:right w:val="single" w:sz="6" w:space="0" w:color="auto"/>
            </w:tcBorders>
          </w:tcPr>
          <w:p w:rsidR="00227E8F" w:rsidRDefault="00935523" w:rsidP="00227E8F">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rFonts w:cs="Arial"/>
                <w:sz w:val="16"/>
                <w:szCs w:val="16"/>
              </w:rPr>
            </w:pPr>
            <w:r w:rsidRPr="0066212A">
              <w:rPr>
                <w:rFonts w:cs="Arial"/>
                <w:sz w:val="16"/>
                <w:szCs w:val="16"/>
              </w:rPr>
              <w:t xml:space="preserve">CAMERA-FUR-REQ-130498/I-Active Park Assist (APA) Signal Processing - </w:t>
            </w:r>
            <w:r w:rsidRPr="0066212A">
              <w:rPr>
                <w:rFonts w:cs="Arial"/>
                <w:sz w:val="16"/>
                <w:szCs w:val="16"/>
              </w:rPr>
              <w:t>Positional Text1</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sz w:val="16"/>
                <w:szCs w:val="16"/>
              </w:rPr>
            </w:pPr>
            <w:r w:rsidRPr="0066212A">
              <w:rPr>
                <w:sz w:val="16"/>
                <w:szCs w:val="16"/>
              </w:rPr>
              <w:t>schapeki: show both tables, one for 8" and one for 4"</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rFonts w:cs="Arial"/>
                <w:sz w:val="16"/>
                <w:szCs w:val="16"/>
              </w:rPr>
            </w:pPr>
            <w:r w:rsidRPr="0066212A">
              <w:rPr>
                <w:rFonts w:cs="Arial"/>
                <w:sz w:val="16"/>
                <w:szCs w:val="16"/>
              </w:rPr>
              <w:t>CAMERA-FUR-REQ-130500/I-Active Park Assist (APA) Signal Processing - Positional Text2</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sz w:val="16"/>
                <w:szCs w:val="16"/>
              </w:rPr>
            </w:pPr>
            <w:r w:rsidRPr="0066212A">
              <w:rPr>
                <w:sz w:val="16"/>
                <w:szCs w:val="16"/>
              </w:rPr>
              <w:t>schapeki: show both tables, one for 8" and one for 4"</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rFonts w:cs="Arial"/>
                <w:sz w:val="16"/>
                <w:szCs w:val="16"/>
              </w:rPr>
            </w:pPr>
            <w:r w:rsidRPr="0066212A">
              <w:rPr>
                <w:rFonts w:cs="Arial"/>
                <w:sz w:val="16"/>
                <w:szCs w:val="16"/>
              </w:rPr>
              <w:t xml:space="preserve">CAMERA-FUR-REQ-130502/G-Active Park </w:t>
            </w:r>
            <w:r w:rsidRPr="0066212A">
              <w:rPr>
                <w:rFonts w:cs="Arial"/>
                <w:sz w:val="16"/>
                <w:szCs w:val="16"/>
              </w:rPr>
              <w:t>Assist (APA) Signal Processing - Positional CarLeft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sz w:val="16"/>
                <w:szCs w:val="16"/>
              </w:rPr>
            </w:pPr>
            <w:r w:rsidRPr="0066212A">
              <w:rPr>
                <w:sz w:val="16"/>
                <w:szCs w:val="16"/>
              </w:rPr>
              <w:t>schapeki: show both tables, one for 8" and one for 4"</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rFonts w:cs="Arial"/>
                <w:sz w:val="16"/>
                <w:szCs w:val="16"/>
              </w:rPr>
            </w:pPr>
            <w:r w:rsidRPr="0066212A">
              <w:rPr>
                <w:rFonts w:cs="Arial"/>
                <w:sz w:val="16"/>
                <w:szCs w:val="16"/>
              </w:rPr>
              <w:t>CAMERA-FUR-REQ-165423/E-Active Park Assist (APA) Signal Processing - Positional CarRight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sz w:val="16"/>
                <w:szCs w:val="16"/>
              </w:rPr>
            </w:pPr>
            <w:r w:rsidRPr="0066212A">
              <w:rPr>
                <w:sz w:val="16"/>
                <w:szCs w:val="16"/>
              </w:rPr>
              <w:t>schapeki: show both tables, one for 8" and one for 4"</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rFonts w:cs="Arial"/>
                <w:sz w:val="16"/>
                <w:szCs w:val="16"/>
              </w:rPr>
            </w:pPr>
            <w:r w:rsidRPr="0066212A">
              <w:rPr>
                <w:rFonts w:cs="Arial"/>
                <w:sz w:val="16"/>
                <w:szCs w:val="16"/>
              </w:rPr>
              <w:t>CAM</w:t>
            </w:r>
            <w:r w:rsidRPr="0066212A">
              <w:rPr>
                <w:rFonts w:cs="Arial"/>
                <w:sz w:val="16"/>
                <w:szCs w:val="16"/>
              </w:rPr>
              <w:t>ERA-FUR-REQ-165424/E-Active Park Assist (APA) Signal Processing - Positional CarPOA</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sz w:val="16"/>
                <w:szCs w:val="16"/>
              </w:rPr>
            </w:pPr>
            <w:r w:rsidRPr="0066212A">
              <w:rPr>
                <w:sz w:val="16"/>
                <w:szCs w:val="16"/>
              </w:rPr>
              <w:t>schapeki: show both tables, one for 8" and one for 4"</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rFonts w:cs="Arial"/>
                <w:sz w:val="16"/>
                <w:szCs w:val="16"/>
              </w:rPr>
            </w:pPr>
            <w:r w:rsidRPr="0066212A">
              <w:rPr>
                <w:rFonts w:cs="Arial"/>
                <w:sz w:val="16"/>
                <w:szCs w:val="16"/>
              </w:rPr>
              <w:t>CAMERA-FUR-REQ-130503/I-Active Park Assist (APA) Signal Processing - Positional ParkPilot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sz w:val="16"/>
                <w:szCs w:val="16"/>
              </w:rPr>
            </w:pPr>
            <w:r w:rsidRPr="0066212A">
              <w:rPr>
                <w:sz w:val="16"/>
                <w:szCs w:val="16"/>
              </w:rPr>
              <w:t xml:space="preserve">schapeki: show both </w:t>
            </w:r>
            <w:r w:rsidRPr="0066212A">
              <w:rPr>
                <w:sz w:val="16"/>
                <w:szCs w:val="16"/>
              </w:rPr>
              <w:t>tables, one for 8" and one for 4"</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rFonts w:cs="Arial"/>
                <w:sz w:val="16"/>
                <w:szCs w:val="16"/>
              </w:rPr>
            </w:pPr>
            <w:r w:rsidRPr="0066212A">
              <w:rPr>
                <w:rFonts w:cs="Arial"/>
                <w:sz w:val="16"/>
                <w:szCs w:val="16"/>
              </w:rPr>
              <w:t>CAMERA-FUR-REQ-130504/H-Active Park Assist (APA) Signal Processing - Positional ParkScenarioLeft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sz w:val="16"/>
                <w:szCs w:val="16"/>
              </w:rPr>
            </w:pPr>
            <w:r w:rsidRPr="0066212A">
              <w:rPr>
                <w:sz w:val="16"/>
                <w:szCs w:val="16"/>
              </w:rPr>
              <w:t>schapeki: show both tables, one for 8" and one for 4"</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rFonts w:cs="Arial"/>
                <w:sz w:val="16"/>
                <w:szCs w:val="16"/>
              </w:rPr>
            </w:pPr>
            <w:r w:rsidRPr="0066212A">
              <w:rPr>
                <w:rFonts w:cs="Arial"/>
                <w:sz w:val="16"/>
                <w:szCs w:val="16"/>
              </w:rPr>
              <w:t xml:space="preserve">CAMERA-FUR-REQ-130505/H-Active Park Assist (APA) Signal Processing </w:t>
            </w:r>
            <w:r w:rsidRPr="0066212A">
              <w:rPr>
                <w:rFonts w:cs="Arial"/>
                <w:sz w:val="16"/>
                <w:szCs w:val="16"/>
              </w:rPr>
              <w:t>- Positional ParkScenarioRight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sz w:val="16"/>
                <w:szCs w:val="16"/>
              </w:rPr>
            </w:pPr>
            <w:r w:rsidRPr="0066212A">
              <w:rPr>
                <w:sz w:val="16"/>
                <w:szCs w:val="16"/>
              </w:rPr>
              <w:t>schapeki: show both tables, one for 8" and one for 4"</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rFonts w:cs="Arial"/>
                <w:sz w:val="16"/>
                <w:szCs w:val="16"/>
              </w:rPr>
            </w:pPr>
            <w:r w:rsidRPr="0066212A">
              <w:rPr>
                <w:rFonts w:cs="Arial"/>
                <w:sz w:val="16"/>
                <w:szCs w:val="16"/>
              </w:rPr>
              <w:t>CAMERA-FUR-REQ-161347/F-Active Park Assist (APA) Signal Processing - Positional ParkScenarioPOA</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sz w:val="16"/>
                <w:szCs w:val="16"/>
              </w:rPr>
            </w:pPr>
            <w:r w:rsidRPr="0066212A">
              <w:rPr>
                <w:sz w:val="16"/>
                <w:szCs w:val="16"/>
              </w:rPr>
              <w:t>schapeki: show both tables, one for 8" and one for 4"</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rFonts w:cs="Arial"/>
                <w:sz w:val="16"/>
                <w:szCs w:val="16"/>
              </w:rPr>
            </w:pPr>
            <w:r w:rsidRPr="0066212A">
              <w:rPr>
                <w:rFonts w:cs="Arial"/>
                <w:sz w:val="16"/>
                <w:szCs w:val="16"/>
              </w:rPr>
              <w:t>CAMERA-FUR-REQ-165427/F-Active Park Assist (APA) Signal Processing - Positional CarNonRVCSac</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sz w:val="16"/>
                <w:szCs w:val="16"/>
              </w:rPr>
            </w:pPr>
            <w:r w:rsidRPr="0066212A">
              <w:rPr>
                <w:sz w:val="16"/>
                <w:szCs w:val="16"/>
              </w:rPr>
              <w:t>schapeki: show both tables, one for 8" and one for 4"</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rFonts w:cs="Arial"/>
                <w:sz w:val="16"/>
                <w:szCs w:val="16"/>
              </w:rPr>
            </w:pPr>
            <w:r w:rsidRPr="0066212A">
              <w:rPr>
                <w:rFonts w:cs="Arial"/>
                <w:sz w:val="16"/>
                <w:szCs w:val="16"/>
              </w:rPr>
              <w:t>CAMERA-FUR-REQ-165428/E-Active Park Assist (APA) Signal Processing - Positional ParkInArrow</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sz w:val="16"/>
                <w:szCs w:val="16"/>
              </w:rPr>
            </w:pPr>
            <w:r w:rsidRPr="0066212A">
              <w:rPr>
                <w:sz w:val="16"/>
                <w:szCs w:val="16"/>
              </w:rPr>
              <w:t xml:space="preserve">schapeki: show </w:t>
            </w:r>
            <w:r w:rsidRPr="0066212A">
              <w:rPr>
                <w:sz w:val="16"/>
                <w:szCs w:val="16"/>
              </w:rPr>
              <w:t>both tables, one for 8" and one for 4"</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rFonts w:cs="Arial"/>
                <w:sz w:val="16"/>
                <w:szCs w:val="16"/>
              </w:rPr>
            </w:pPr>
            <w:r w:rsidRPr="0066212A">
              <w:rPr>
                <w:rFonts w:cs="Arial"/>
                <w:sz w:val="16"/>
                <w:szCs w:val="16"/>
              </w:rPr>
              <w:t>CAMERA-FUR-REQ-161348/F-Active Park Assist (APA) Signal Processing - Positional POAleft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sz w:val="16"/>
                <w:szCs w:val="16"/>
              </w:rPr>
            </w:pPr>
            <w:r w:rsidRPr="0066212A">
              <w:rPr>
                <w:sz w:val="16"/>
                <w:szCs w:val="16"/>
              </w:rPr>
              <w:t>schapeki: show both tables, one for 8" and one for 4"</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rFonts w:cs="Arial"/>
                <w:sz w:val="16"/>
                <w:szCs w:val="16"/>
              </w:rPr>
            </w:pPr>
            <w:r w:rsidRPr="0066212A">
              <w:rPr>
                <w:rFonts w:cs="Arial"/>
                <w:sz w:val="16"/>
                <w:szCs w:val="16"/>
              </w:rPr>
              <w:t xml:space="preserve">CAMERA-FUR-REQ-161349/F-Active Park Assist (APA) Signal Processing - </w:t>
            </w:r>
            <w:r w:rsidRPr="0066212A">
              <w:rPr>
                <w:rFonts w:cs="Arial"/>
                <w:sz w:val="16"/>
                <w:szCs w:val="16"/>
              </w:rPr>
              <w:t>Positional POAright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sz w:val="16"/>
                <w:szCs w:val="16"/>
              </w:rPr>
            </w:pPr>
            <w:r w:rsidRPr="0066212A">
              <w:rPr>
                <w:sz w:val="16"/>
                <w:szCs w:val="16"/>
              </w:rPr>
              <w:t>schapeki: show both tables, one for 8" and one for 4"</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rFonts w:cs="Arial"/>
                <w:sz w:val="16"/>
                <w:szCs w:val="16"/>
              </w:rPr>
            </w:pPr>
            <w:r w:rsidRPr="0066212A">
              <w:rPr>
                <w:rFonts w:cs="Arial"/>
                <w:sz w:val="16"/>
                <w:szCs w:val="16"/>
              </w:rPr>
              <w:t>CAMERA-FUR-REQ-165437/E-Active Park Assist (APA) Signal Processing - Positional POArightSelectd</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sz w:val="16"/>
                <w:szCs w:val="16"/>
              </w:rPr>
            </w:pPr>
            <w:r w:rsidRPr="0066212A">
              <w:rPr>
                <w:sz w:val="16"/>
                <w:szCs w:val="16"/>
              </w:rPr>
              <w:t>schapeki: show both tables, one for 8" and one for 4"</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rFonts w:cs="Arial"/>
                <w:sz w:val="16"/>
                <w:szCs w:val="16"/>
              </w:rPr>
            </w:pPr>
            <w:r w:rsidRPr="0066212A">
              <w:rPr>
                <w:rFonts w:cs="Arial"/>
                <w:sz w:val="16"/>
                <w:szCs w:val="16"/>
              </w:rPr>
              <w:t>CAMERA-FUR-REQ-165441/E-Acti</w:t>
            </w:r>
            <w:r w:rsidRPr="0066212A">
              <w:rPr>
                <w:rFonts w:cs="Arial"/>
                <w:sz w:val="16"/>
                <w:szCs w:val="16"/>
              </w:rPr>
              <w:t>ve Park Assist (APA) Signal Processing - Positional POAleftSelectd</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sz w:val="16"/>
                <w:szCs w:val="16"/>
              </w:rPr>
            </w:pPr>
            <w:r w:rsidRPr="0066212A">
              <w:rPr>
                <w:sz w:val="16"/>
                <w:szCs w:val="16"/>
              </w:rPr>
              <w:t>schapeki: show both tables, one for 8" and one for 4"</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rFonts w:cs="Arial"/>
                <w:sz w:val="16"/>
                <w:szCs w:val="16"/>
              </w:rPr>
            </w:pPr>
            <w:r w:rsidRPr="0066212A">
              <w:rPr>
                <w:rFonts w:cs="Arial"/>
                <w:sz w:val="16"/>
                <w:szCs w:val="16"/>
              </w:rPr>
              <w:t>CAMERA-FUR-REQ-165442/G-Active Park Assist (APA) Signal Processing - Positional SAPFeatureMenuBarVisibility</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sz w:val="16"/>
                <w:szCs w:val="16"/>
              </w:rPr>
            </w:pPr>
            <w:r w:rsidRPr="0066212A">
              <w:rPr>
                <w:sz w:val="16"/>
                <w:szCs w:val="16"/>
              </w:rPr>
              <w:t>schapeki: show both table</w:t>
            </w:r>
            <w:r w:rsidRPr="0066212A">
              <w:rPr>
                <w:sz w:val="16"/>
                <w:szCs w:val="16"/>
              </w:rPr>
              <w:t>s, one for 8" and one for 4"</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rFonts w:cs="Arial"/>
                <w:sz w:val="16"/>
                <w:szCs w:val="16"/>
              </w:rPr>
            </w:pPr>
            <w:r w:rsidRPr="0066212A">
              <w:rPr>
                <w:rFonts w:cs="Arial"/>
                <w:sz w:val="16"/>
                <w:szCs w:val="16"/>
              </w:rPr>
              <w:t>CAMERA-FUR-REQ-165445/E-Active Park Assist (APA) Signal Processing - Positional SAPFeatureMenuBarHighlight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sz w:val="16"/>
                <w:szCs w:val="16"/>
              </w:rPr>
            </w:pPr>
            <w:r w:rsidRPr="0066212A">
              <w:rPr>
                <w:sz w:val="16"/>
                <w:szCs w:val="16"/>
              </w:rPr>
              <w:t>schapeki: show both tables, one for 8" and one for 4"</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rFonts w:cs="Arial"/>
                <w:sz w:val="16"/>
                <w:szCs w:val="16"/>
              </w:rPr>
            </w:pPr>
            <w:r w:rsidRPr="0066212A">
              <w:rPr>
                <w:rFonts w:cs="Arial"/>
                <w:sz w:val="16"/>
                <w:szCs w:val="16"/>
              </w:rPr>
              <w:t xml:space="preserve">CAMERA-FUR-REQ-165446/F-Active Park Assist (APA) Signal </w:t>
            </w:r>
            <w:r w:rsidRPr="0066212A">
              <w:rPr>
                <w:rFonts w:cs="Arial"/>
                <w:sz w:val="16"/>
                <w:szCs w:val="16"/>
              </w:rPr>
              <w:t>Processing - Positional SAPFeatureMenuBarGreyout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sz w:val="16"/>
                <w:szCs w:val="16"/>
              </w:rPr>
            </w:pPr>
            <w:r w:rsidRPr="0066212A">
              <w:rPr>
                <w:sz w:val="16"/>
                <w:szCs w:val="16"/>
              </w:rPr>
              <w:t>schapeki: show both tables, one for 8" and one for 4"</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rFonts w:cs="Arial"/>
                <w:sz w:val="16"/>
                <w:szCs w:val="16"/>
              </w:rPr>
            </w:pPr>
            <w:r w:rsidRPr="0066212A">
              <w:rPr>
                <w:rFonts w:cs="Arial"/>
                <w:sz w:val="16"/>
                <w:szCs w:val="16"/>
              </w:rPr>
              <w:t>CAMERA-FUR-REQ-165449/E-Active Park Assist (APA) Signal Processing - Positional SAPFeatureMenuContent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sz w:val="16"/>
                <w:szCs w:val="16"/>
              </w:rPr>
            </w:pPr>
            <w:r w:rsidRPr="0066212A">
              <w:rPr>
                <w:sz w:val="16"/>
                <w:szCs w:val="16"/>
              </w:rPr>
              <w:t>schapeki: show both tables, one for 8" and one fo</w:t>
            </w:r>
            <w:r w:rsidRPr="0066212A">
              <w:rPr>
                <w:sz w:val="16"/>
                <w:szCs w:val="16"/>
              </w:rPr>
              <w:t>r 4"</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rFonts w:cs="Arial"/>
                <w:sz w:val="16"/>
                <w:szCs w:val="16"/>
              </w:rPr>
            </w:pPr>
            <w:r w:rsidRPr="0066212A">
              <w:rPr>
                <w:rFonts w:cs="Arial"/>
                <w:sz w:val="16"/>
                <w:szCs w:val="16"/>
              </w:rPr>
              <w:t>CAMERA-FUR-REQ-161355/H-Reverse Video Camera with Active Park Assist (APA) and Park Distance Control (PDC) - Positional Symbol3</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sz w:val="16"/>
                <w:szCs w:val="16"/>
              </w:rPr>
            </w:pPr>
            <w:r w:rsidRPr="0066212A">
              <w:rPr>
                <w:sz w:val="16"/>
                <w:szCs w:val="16"/>
              </w:rPr>
              <w:t>schapeki: show both tables, one for 8" and one for 4"</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rFonts w:cs="Arial"/>
                <w:sz w:val="16"/>
                <w:szCs w:val="16"/>
              </w:rPr>
            </w:pPr>
            <w:r w:rsidRPr="0066212A">
              <w:rPr>
                <w:rFonts w:cs="Arial"/>
                <w:sz w:val="16"/>
                <w:szCs w:val="16"/>
              </w:rPr>
              <w:t xml:space="preserve">CAMERA-FUR-REQ-161356/H-Reverse Video Camera with Active Park </w:t>
            </w:r>
            <w:r w:rsidRPr="0066212A">
              <w:rPr>
                <w:rFonts w:cs="Arial"/>
                <w:sz w:val="16"/>
                <w:szCs w:val="16"/>
              </w:rPr>
              <w:t>Assist (APA) and Park Distance Control (PDC) - Positional Symbol4</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sz w:val="16"/>
                <w:szCs w:val="16"/>
              </w:rPr>
            </w:pPr>
            <w:r w:rsidRPr="0066212A">
              <w:rPr>
                <w:sz w:val="16"/>
                <w:szCs w:val="16"/>
              </w:rPr>
              <w:t>schapeki: show both tables, one for 8" and one for 4"</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rFonts w:cs="Arial"/>
                <w:sz w:val="16"/>
                <w:szCs w:val="16"/>
              </w:rPr>
            </w:pPr>
            <w:r w:rsidRPr="0066212A">
              <w:rPr>
                <w:rFonts w:cs="Arial"/>
                <w:sz w:val="16"/>
                <w:szCs w:val="16"/>
              </w:rPr>
              <w:t>CAMERA-FUR-REQ-161357/H-Reverse Video Camera with Active Park Assist (APA) and Park Distance Control (PDC) - Positional Text3</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sz w:val="16"/>
                <w:szCs w:val="16"/>
              </w:rPr>
            </w:pPr>
            <w:r w:rsidRPr="0066212A">
              <w:rPr>
                <w:sz w:val="16"/>
                <w:szCs w:val="16"/>
              </w:rPr>
              <w:t>schapeki</w:t>
            </w:r>
            <w:r w:rsidRPr="0066212A">
              <w:rPr>
                <w:sz w:val="16"/>
                <w:szCs w:val="16"/>
              </w:rPr>
              <w:t>: show both tables, one for 8" and one for 4"</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rFonts w:cs="Arial"/>
                <w:sz w:val="16"/>
                <w:szCs w:val="16"/>
              </w:rPr>
            </w:pPr>
            <w:r w:rsidRPr="0066212A">
              <w:rPr>
                <w:rFonts w:cs="Arial"/>
                <w:sz w:val="16"/>
                <w:szCs w:val="16"/>
              </w:rPr>
              <w:t>CAMERA-FUR-REQ-161358/H-Reverse Video Camera with Active Park Assist (APA) and Park Distance Control (PDC) - Positional Text4</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sz w:val="16"/>
                <w:szCs w:val="16"/>
              </w:rPr>
            </w:pPr>
            <w:r w:rsidRPr="0066212A">
              <w:rPr>
                <w:sz w:val="16"/>
                <w:szCs w:val="16"/>
              </w:rPr>
              <w:t>schapeki: show both tables, one for 8" and one for 4"</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single" w:sz="6" w:space="0" w:color="auto"/>
              <w:right w:val="single" w:sz="6" w:space="0" w:color="auto"/>
            </w:tcBorders>
          </w:tcPr>
          <w:p w:rsidR="00227E8F" w:rsidRDefault="00935523" w:rsidP="00227E8F">
            <w:pPr>
              <w:spacing w:line="276" w:lineRule="auto"/>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rFonts w:cs="Arial"/>
                <w:sz w:val="16"/>
                <w:szCs w:val="16"/>
              </w:rPr>
            </w:pPr>
            <w:r w:rsidRPr="0066212A">
              <w:rPr>
                <w:rFonts w:cs="Arial"/>
                <w:sz w:val="16"/>
                <w:szCs w:val="16"/>
              </w:rPr>
              <w:t>CAMERA-FUR-REQ-204405/C-Reverse Video Camera with Active Park Assist (APA) and Park Distance Control (PDC) - Positional Text5</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66212A" w:rsidRDefault="00935523">
            <w:pPr>
              <w:rPr>
                <w:sz w:val="16"/>
                <w:szCs w:val="16"/>
              </w:rPr>
            </w:pPr>
            <w:r w:rsidRPr="0066212A">
              <w:rPr>
                <w:sz w:val="16"/>
                <w:szCs w:val="16"/>
              </w:rPr>
              <w:t>schapeki: show both tables, one for 8" and one for 4"</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45"/>
          <w:jc w:val="center"/>
        </w:trPr>
        <w:tc>
          <w:tcPr>
            <w:tcW w:w="1764" w:type="dxa"/>
            <w:tcBorders>
              <w:top w:val="single" w:sz="6" w:space="0" w:color="auto"/>
              <w:left w:val="single" w:sz="6" w:space="0" w:color="auto"/>
              <w:bottom w:val="single" w:sz="6" w:space="0" w:color="auto"/>
              <w:right w:val="nil"/>
            </w:tcBorders>
            <w:shd w:val="thinDiagCross" w:color="auto" w:fill="D9D9D9" w:themeFill="background1" w:themeFillShade="D9"/>
            <w:vAlign w:val="center"/>
          </w:tcPr>
          <w:p w:rsidR="00227E8F" w:rsidRDefault="00935523" w:rsidP="00227E8F">
            <w:pPr>
              <w:spacing w:line="276" w:lineRule="auto"/>
              <w:rPr>
                <w:rFonts w:cs="Arial"/>
                <w:sz w:val="16"/>
              </w:rPr>
            </w:pPr>
          </w:p>
        </w:tc>
        <w:tc>
          <w:tcPr>
            <w:tcW w:w="1018" w:type="dxa"/>
            <w:tcBorders>
              <w:top w:val="single" w:sz="6" w:space="0" w:color="auto"/>
              <w:left w:val="nil"/>
              <w:bottom w:val="single" w:sz="6" w:space="0" w:color="auto"/>
              <w:right w:val="nil"/>
            </w:tcBorders>
            <w:shd w:val="thinDiagCross" w:color="auto" w:fill="D9D9D9" w:themeFill="background1" w:themeFillShade="D9"/>
            <w:vAlign w:val="center"/>
          </w:tcPr>
          <w:p w:rsidR="00227E8F" w:rsidRDefault="00935523" w:rsidP="00227E8F">
            <w:pPr>
              <w:spacing w:line="276" w:lineRule="auto"/>
              <w:jc w:val="center"/>
              <w:rPr>
                <w:rFonts w:cs="Arial"/>
                <w:sz w:val="16"/>
                <w:lang w:val="fr-FR"/>
              </w:rPr>
            </w:pPr>
          </w:p>
        </w:tc>
        <w:tc>
          <w:tcPr>
            <w:tcW w:w="3510" w:type="dxa"/>
            <w:tcBorders>
              <w:top w:val="single" w:sz="6" w:space="0" w:color="auto"/>
              <w:left w:val="nil"/>
              <w:bottom w:val="single" w:sz="6" w:space="0" w:color="auto"/>
              <w:right w:val="nil"/>
            </w:tcBorders>
            <w:shd w:val="thinDiagCross" w:color="auto" w:fill="D9D9D9" w:themeFill="background1" w:themeFillShade="D9"/>
          </w:tcPr>
          <w:p w:rsidR="00227E8F" w:rsidRDefault="00935523" w:rsidP="00227E8F">
            <w:pPr>
              <w:spacing w:line="276" w:lineRule="auto"/>
              <w:jc w:val="center"/>
              <w:rPr>
                <w:rFonts w:cs="Arial"/>
                <w:sz w:val="16"/>
                <w:lang w:val="fr-FR"/>
              </w:rPr>
            </w:pPr>
          </w:p>
        </w:tc>
        <w:tc>
          <w:tcPr>
            <w:tcW w:w="4615" w:type="dxa"/>
            <w:gridSpan w:val="2"/>
            <w:tcBorders>
              <w:top w:val="single" w:sz="6" w:space="0" w:color="auto"/>
              <w:left w:val="nil"/>
              <w:bottom w:val="single" w:sz="6" w:space="0" w:color="auto"/>
              <w:right w:val="single" w:sz="6" w:space="0" w:color="auto"/>
            </w:tcBorders>
            <w:shd w:val="thinDiagCross" w:color="auto" w:fill="D9D9D9" w:themeFill="background1" w:themeFillShade="D9"/>
          </w:tcPr>
          <w:p w:rsidR="00227E8F" w:rsidRDefault="00935523" w:rsidP="00227E8F">
            <w:pPr>
              <w:spacing w:line="276" w:lineRule="auto"/>
              <w:rPr>
                <w:rFonts w:cs="Arial"/>
                <w:sz w:val="16"/>
              </w:rPr>
            </w:pPr>
          </w:p>
        </w:tc>
      </w:tr>
      <w:tr w:rsidR="00124B87" w:rsidRPr="00F103DC" w:rsidTr="00792676">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16"/>
          <w:jc w:val="center"/>
        </w:trPr>
        <w:tc>
          <w:tcPr>
            <w:tcW w:w="1764" w:type="dxa"/>
            <w:tcBorders>
              <w:top w:val="single" w:sz="6" w:space="0" w:color="auto"/>
              <w:left w:val="single" w:sz="6" w:space="0" w:color="auto"/>
              <w:bottom w:val="single" w:sz="6" w:space="0" w:color="auto"/>
              <w:right w:val="single" w:sz="6" w:space="0" w:color="auto"/>
            </w:tcBorders>
          </w:tcPr>
          <w:p w:rsidR="00124B87" w:rsidRPr="00F103DC" w:rsidRDefault="00935523" w:rsidP="00227E8F">
            <w:pPr>
              <w:spacing w:line="276" w:lineRule="auto"/>
              <w:rPr>
                <w:rFonts w:cs="Arial"/>
                <w:b/>
                <w:sz w:val="16"/>
              </w:rPr>
            </w:pPr>
            <w:r>
              <w:rPr>
                <w:rFonts w:cs="Arial"/>
                <w:b/>
                <w:sz w:val="16"/>
              </w:rPr>
              <w:t>March 10, 2017</w:t>
            </w:r>
          </w:p>
        </w:tc>
        <w:tc>
          <w:tcPr>
            <w:tcW w:w="1018" w:type="dxa"/>
            <w:tcBorders>
              <w:top w:val="single" w:sz="6" w:space="0" w:color="auto"/>
              <w:left w:val="single" w:sz="6" w:space="0" w:color="auto"/>
              <w:bottom w:val="single" w:sz="6" w:space="0" w:color="auto"/>
              <w:right w:val="single" w:sz="6" w:space="0" w:color="auto"/>
            </w:tcBorders>
          </w:tcPr>
          <w:p w:rsidR="00124B87" w:rsidRPr="00F103DC" w:rsidRDefault="00935523" w:rsidP="00227E8F">
            <w:pPr>
              <w:spacing w:line="276" w:lineRule="auto"/>
              <w:jc w:val="center"/>
              <w:rPr>
                <w:rFonts w:cs="Arial"/>
                <w:b/>
                <w:sz w:val="16"/>
                <w:lang w:val="fr-FR"/>
              </w:rPr>
            </w:pPr>
            <w:r>
              <w:rPr>
                <w:rFonts w:cs="Arial"/>
                <w:b/>
                <w:sz w:val="16"/>
                <w:lang w:val="fr-FR"/>
              </w:rPr>
              <w:t>1.6</w:t>
            </w:r>
          </w:p>
        </w:tc>
        <w:tc>
          <w:tcPr>
            <w:tcW w:w="8125" w:type="dxa"/>
            <w:gridSpan w:val="3"/>
            <w:tcBorders>
              <w:top w:val="single" w:sz="6" w:space="0" w:color="auto"/>
              <w:left w:val="single" w:sz="6" w:space="0" w:color="auto"/>
              <w:bottom w:val="single" w:sz="6" w:space="0" w:color="auto"/>
              <w:right w:val="single" w:sz="6" w:space="0" w:color="auto"/>
            </w:tcBorders>
          </w:tcPr>
          <w:p w:rsidR="00124B87" w:rsidRPr="00F103DC" w:rsidRDefault="00935523" w:rsidP="00227E8F">
            <w:pPr>
              <w:spacing w:line="276" w:lineRule="auto"/>
              <w:rPr>
                <w:rFonts w:cs="Arial"/>
                <w:b/>
                <w:sz w:val="16"/>
              </w:rPr>
            </w:pP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single" w:sz="6" w:space="0" w:color="auto"/>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 xml:space="preserve">405481/B-HotKey Shortcut Menu General </w:t>
            </w:r>
            <w:r w:rsidRPr="007451D1">
              <w:rPr>
                <w:rFonts w:cs="Arial"/>
                <w:sz w:val="16"/>
                <w:szCs w:val="16"/>
              </w:rPr>
              <w:t>Requirements</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structure update, latest context diagram.</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CAMERA-FUR-REQ-236837/B-HotKey Shortcut Menu General Requirements 1</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to latest HotKey version Release_C.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CAMERA-FUR-REQ-236838/B-HotKey Shortcut Menu General Requirements 2</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to latest HotKey version Release_C.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CAMERA-FUR-REQ-236839/B-HotKey Shortcut Menu General Requirements 3</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to latest HotKey version Release_C.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CAMERA-FUR-REQ-235899/B-HotKey Shortcut Menu General Requirements 4</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 xml:space="preserve">schapeki: </w:t>
            </w:r>
            <w:r w:rsidRPr="007451D1">
              <w:rPr>
                <w:sz w:val="16"/>
                <w:szCs w:val="16"/>
              </w:rPr>
              <w:t>Update per subsystem HMI version -AB, update to latest HotKey version Release_C.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CAMERA-FUR-REQ-235900/B-HotKey Shortcut Menu General Requirements 5</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per subsystem HMI version -AB, update to latest HotKey version Release_C.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CAMERA-FUR-REQ-235901/B-HotKey Shortcut Menu General Requirements 6</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per subsystem HMI version -AB, update to latest HotKey version Release_C.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CAMERA-FUR-REQ-236526/B-HotKey Shortcut Menu General Requirements 7</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 xml:space="preserve">schapeki: Update to latest </w:t>
            </w:r>
            <w:r w:rsidRPr="007451D1">
              <w:rPr>
                <w:sz w:val="16"/>
                <w:szCs w:val="16"/>
              </w:rPr>
              <w:t>HotKey version Release_C.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CAMERA-FUR-REQ-236527/B-HotKey Shortcut Menu General Requirements 8</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to latest HotKey version Release_C.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CAMERA-FUR-REQ-236529/B-HotKey Shortcut Menu General Requirements 9</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w:t>
            </w:r>
            <w:r w:rsidRPr="007451D1">
              <w:rPr>
                <w:sz w:val="16"/>
                <w:szCs w:val="16"/>
              </w:rPr>
              <w:t xml:space="preserve"> Update to latest HotKey version Release_C.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CAMERA-FUR-REQ-236530/B-HotKey Shortcut Menu General Requirements 10</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to latest HotKey version Release_C.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CAMERA-FUR-REQ-236531/B-HotKey Shortcut Menu General Requirements 11</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 xml:space="preserve">schapeki: Update </w:t>
            </w:r>
            <w:r w:rsidRPr="007451D1">
              <w:rPr>
                <w:sz w:val="16"/>
                <w:szCs w:val="16"/>
              </w:rPr>
              <w:t>to latest HotKey version Release_C.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CAMERA-FUR-REQ-236532/B-HotKey Shortcut Menu General Requirements 12</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to latest HotKey version Release_C.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CAMERA-FUR-REQ-236533/B-HotKey Shortcut Menu General Requirements 13</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 xml:space="preserve">schapeki: Update to </w:t>
            </w:r>
            <w:r w:rsidRPr="007451D1">
              <w:rPr>
                <w:sz w:val="16"/>
                <w:szCs w:val="16"/>
              </w:rPr>
              <w:t>latest HotKey version Release_C.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CAMERA-FUR-REQ-236534/B-HotKey Shortcut Menu General Requirements 14</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to latest HotKey version Release_C.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CAMERA-FUR-REQ-236546/B-HotKey Shortcut Menu General Requirements 15</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to latest H</w:t>
            </w:r>
            <w:r w:rsidRPr="007451D1">
              <w:rPr>
                <w:sz w:val="16"/>
                <w:szCs w:val="16"/>
              </w:rPr>
              <w:t>otKey version Release_C.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CAMERA-FUR-REQ-236829/B-HotKey Shortcut Menu General Requirements 16</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to latest HotKey version Release_C.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CAMERA-FUR-REQ-236830/B-HotKey Shortcut Menu General Requirements 17</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 xml:space="preserve">schapeki: Update to latest HotKey </w:t>
            </w:r>
            <w:r w:rsidRPr="007451D1">
              <w:rPr>
                <w:sz w:val="16"/>
                <w:szCs w:val="16"/>
              </w:rPr>
              <w:t>version Release_C.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CAMERA-FUR-REQ-236833/B-HotKey Shortcut Menu General Requirements 20</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to latest HotKey version Release_C.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CAMERA-FUR-REQ-236834/B-HotKey Shortcut Menu General Requirements 21</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 xml:space="preserve">schapeki: Update to latest HotKey version </w:t>
            </w:r>
            <w:r w:rsidRPr="007451D1">
              <w:rPr>
                <w:sz w:val="16"/>
                <w:szCs w:val="16"/>
              </w:rPr>
              <w:t>Release_C.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CAMERA-FUR-REQ-250044/A-HotKey Shortcut Menu General Requirements 22</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New HotKey requirement per version Release 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CAMERA-FUR-REQ-250046/A-HotKey Shortcut Menu General Requirements 23</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 xml:space="preserve">schapeki: New HotKey requirement per version </w:t>
            </w:r>
            <w:r w:rsidRPr="007451D1">
              <w:rPr>
                <w:sz w:val="16"/>
                <w:szCs w:val="16"/>
              </w:rPr>
              <w:t>Release 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CAMERA-FUR-REQ-250047/A-HotKey Shortcut Menu General Requirements 24</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New HotKey requirement per version Release 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CAMERA-FUR-REQ-250491/A-HotKey Shortcut Menu General Requirements 25</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 xml:space="preserve">schapeki: New HotKey requirement per version </w:t>
            </w:r>
            <w:r w:rsidRPr="007451D1">
              <w:rPr>
                <w:sz w:val="16"/>
                <w:szCs w:val="16"/>
              </w:rPr>
              <w:t>Release 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CAMERA-FUR-REQ-235902/B-HotKey Shortcut Menu Signal List - ApaMdeStat_D_RqDrv</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to latest HotKey version Release_C.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CAMERA-FUR-REQ-235903/B-HotKey Shortcut Menu Signal List - ApaSwtch_D_RqMnu</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per subsystem HMI</w:t>
            </w:r>
            <w:r w:rsidRPr="007451D1">
              <w:rPr>
                <w:sz w:val="16"/>
                <w:szCs w:val="16"/>
              </w:rPr>
              <w:t xml:space="preserve"> version -AB. Update to latest HotKey version Release_C.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CAMERA-FUR-REQ-235904/B-HotKey Shortcut Menu Signal List - PrkAidSwtch_D_RqMnu</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per subsystem HMI version -AB. Update to latest HotKey version Release_C.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CAMERA-FUR-REQ-236835/B-HotKey Shortcut Menu Signal List - PrkAidFront_D_Stat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to latest HotKey version Release_C.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CAMERA-FUR-REQ-236836/B-HotKey Shortcut Menu Signal List - PrkAidRear_D_Stat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to latest HotKey version Rele</w:t>
            </w:r>
            <w:r w:rsidRPr="007451D1">
              <w:rPr>
                <w:sz w:val="16"/>
                <w:szCs w:val="16"/>
              </w:rPr>
              <w:t>ase_C.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CAMERA-FUR-REQ-235906/B-HotKey Shortcut Menu Signal Processing Requirements 1</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to latest HotKey version Release_C.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CAMERA-FUR-REQ-235908/B-HotKey Shortcut Menu Signal Processing Requirements 2</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to latest HotKey ve</w:t>
            </w:r>
            <w:r w:rsidRPr="007451D1">
              <w:rPr>
                <w:sz w:val="16"/>
                <w:szCs w:val="16"/>
              </w:rPr>
              <w:t>rsion Release_C.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CAMERA-FUR-REQ-235909/B-HotKey Shortcut Menu Signal Processing Requirements 3</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to latest HotKey version Release_C.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CAMERA-FUR-REQ-235910/B-HotKey Shortcut Menu Signal Processing Requirements 4</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 xml:space="preserve">schapeki: Update per </w:t>
            </w:r>
            <w:r w:rsidRPr="007451D1">
              <w:rPr>
                <w:sz w:val="16"/>
                <w:szCs w:val="16"/>
              </w:rPr>
              <w:t>subsystem HMI version -AB. Update to latest HotKey version Release_C.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CAMERA-FUR-REQ-235911/B-HotKey Shortcut Menu Signal Processing Requirements 5</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per subsystem HMI version -AB. Update to latest HotKey version Release_C.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w:t>
            </w:r>
            <w:r w:rsidRPr="007451D1">
              <w:rPr>
                <w:rFonts w:cs="Arial"/>
                <w:sz w:val="16"/>
                <w:szCs w:val="16"/>
              </w:rPr>
              <w:t>Q-235912/B-HotKey Shortcut Menu Signal Processing Requirements 6</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per subsystem HMI version -AB. Update to latest HotKey version Release_C.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CAMERA-FUR-REQ-235913/B-HotKey Shortcut Menu Signal Processing Requirements 7</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per</w:t>
            </w:r>
            <w:r w:rsidRPr="007451D1">
              <w:rPr>
                <w:sz w:val="16"/>
                <w:szCs w:val="16"/>
              </w:rPr>
              <w:t xml:space="preserve"> subsystem HMI version -AB. Update to latest HotKey version Release_C.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CAMERA-FUR-REQ-235914/B-HotKey Shortcut Menu Signal Processing Requirements 8</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per subsystem HMI version -AB. Update to latest HotKey version Release_C.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w:t>
            </w:r>
            <w:r w:rsidRPr="007451D1">
              <w:rPr>
                <w:rFonts w:cs="Arial"/>
                <w:sz w:val="16"/>
                <w:szCs w:val="16"/>
              </w:rPr>
              <w:t>EQ-235915/B-HotKey Shortcut Menu Signal Processing Requirements 9</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per subsystem HMI version -AB. Update to latest HotKey version Release_C.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CAMERA-FUR-REQ-236842/B-HotKey Shortcut Menu Signal Processing Requirements 10</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 xml:space="preserve">schapeki: Update </w:t>
            </w:r>
            <w:r w:rsidRPr="007451D1">
              <w:rPr>
                <w:sz w:val="16"/>
                <w:szCs w:val="16"/>
              </w:rPr>
              <w:t>to latest HotKey version Release_C.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CAMERA-FUR-REQ-236843/B-HotKey Shortcut Menu Signal Processing Requirements 11</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per subsystem HMI version -AB. Update to latest HotKey version Release_C.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CAMERA-FUR-REQ-235916/B-HotKey Shortcut Menu S</w:t>
            </w:r>
            <w:r w:rsidRPr="007451D1">
              <w:rPr>
                <w:rFonts w:cs="Arial"/>
                <w:sz w:val="16"/>
                <w:szCs w:val="16"/>
              </w:rPr>
              <w:t>ignal Processing Requirements 12</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to latest HotKey version Release_C.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CAMERA-FUR-REQ-236840/B-HotKey Shortcut Menu Signal Processing Requirements 13</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to latest HotKey version Release_C.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 xml:space="preserve">CAMERA-FUR-REQ-236841/B-HotKey </w:t>
            </w:r>
            <w:r w:rsidRPr="007451D1">
              <w:rPr>
                <w:rFonts w:cs="Arial"/>
                <w:sz w:val="16"/>
                <w:szCs w:val="16"/>
              </w:rPr>
              <w:t>Shortcut Menu Signal Processing Requirements 14</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to latest HotKey version Release_C.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CAMERA-FUR-REQ-237606/B-HotKey Shortcut Menu Signal Processing Requirements 15</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to latest HotKey version Release_C.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CAMERA-FUR-REQ-2359</w:t>
            </w:r>
            <w:r w:rsidRPr="007451D1">
              <w:rPr>
                <w:rFonts w:cs="Arial"/>
                <w:sz w:val="16"/>
                <w:szCs w:val="16"/>
              </w:rPr>
              <w:t>17/B-HotKey Shortcut Menu Signal Processing Requirements 16</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to latest HotKey version Release_C.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CAMERA-FUR-REQ-235918/B-HotKey Shortcut Menu Signal Processing Requirements 17</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to latest HotKey version Release_C.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CAMERA-FUR-REQ-235920/B-HotKey Shortcut Menu Signal Processing Requirements 18</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to latest HotKey version Release_C.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CAMERA-FUR-REQ-250026/A-HotKey Shortcut Menu Signal Processing Requirements 19</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New HotKey requirement per versio</w:t>
            </w:r>
            <w:r w:rsidRPr="007451D1">
              <w:rPr>
                <w:sz w:val="16"/>
                <w:szCs w:val="16"/>
              </w:rPr>
              <w:t>n Release 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CAMERA-FUR-REQ-250027/A-HotKey Shortcut Menu Signal Processing Requirements 20</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New HotKey requirement per version Release 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CAMERA-FUR-REQ-250028/A-HotKey Shortcut Menu Signal Processing Requirements 21</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New HotKey requ</w:t>
            </w:r>
            <w:r w:rsidRPr="007451D1">
              <w:rPr>
                <w:sz w:val="16"/>
                <w:szCs w:val="16"/>
              </w:rPr>
              <w:t>irement per version Release 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CAMERA-FUR-REQ-250029/A-HotKey Shortcut Menu Signal Processing Requirements 22</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New HotKey requirement per version Release 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CAMERA-FUR-REQ-250030/A-HotKey Shortcut Menu Signal Processing Requirements 23</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New HotKey requirement per version Release 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CAMERA-FUR-REQ-250031/A-HotKey Shortcut Menu Signal Processing Requirements 25</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New HotKey requirement per version Release 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CAMERA-FUR-REQ-250032/A-HotKey Shortcut Menu Signal Processin</w:t>
            </w:r>
            <w:r w:rsidRPr="007451D1">
              <w:rPr>
                <w:rFonts w:cs="Arial"/>
                <w:sz w:val="16"/>
                <w:szCs w:val="16"/>
              </w:rPr>
              <w:t>g Requirements 26</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New HotKey requirement per version Release 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CAMERA-FUR-REQ-250033/A-HotKey Shortcut Menu Signal Processing Requirements 27</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New HotKey requirement per version Release C.</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 xml:space="preserve">CAMERA-FUR-REQ-131020/F-HMI Screen Logical </w:t>
            </w:r>
            <w:r w:rsidRPr="007451D1">
              <w:rPr>
                <w:rFonts w:cs="Arial"/>
                <w:sz w:val="16"/>
                <w:szCs w:val="16"/>
              </w:rPr>
              <w:t>Arbitration - Determine Dynamic Variables (GearPosHMI)</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GearPosHMI expanded to include new gear signaling</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CAMERA-FUR-REQ-196895/B-HMI Screen Logical Arbitration - Determine Dynamic Variables (APA_Mode)</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for new signal per core AP</w:t>
            </w:r>
            <w:r w:rsidRPr="007451D1">
              <w:rPr>
                <w:sz w:val="16"/>
                <w:szCs w:val="16"/>
              </w:rPr>
              <w:t>A team feedback.</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CAMERA-FUR-REQ-196898/D-HMI Screen Logical Arbitration - Determine Dynamic Variables (PDC_Stat)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Correciton for fault input processing.</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CAMERA-FUR-REQ-166820/E-HMI Screen Logical Arbitration - Camera</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 xml:space="preserve">schapeki: add </w:t>
            </w:r>
            <w:r w:rsidRPr="007451D1">
              <w:rPr>
                <w:sz w:val="16"/>
                <w:szCs w:val="16"/>
              </w:rPr>
              <w:t>clarificaiton note for symbol "=&gt;"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CAMERA-FUR-REQ-166823/E-HMI Screen Logical Arbitration - APA Dedicated Display</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 xml:space="preserve">schapeki: remove state 5 for "fault" which is already not in any use cases. Add anti-flicker timers transition into state 4, clear variable </w:t>
            </w:r>
            <w:r w:rsidRPr="007451D1">
              <w:rPr>
                <w:sz w:val="16"/>
                <w:szCs w:val="16"/>
              </w:rPr>
              <w:t>APADisp.</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CAMERA-FUR-REQ-131023/F-HMI Screen Logical Arbitration - PDC Dedicated Display+</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add anti-flicker timer to transition into states 4, 5; clear PDCDisp</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CAMERA-FUR-REQ-131023/G-HMI Screen Logical Arbitration - PDC Dedicated Display</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transition state 1-2</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441626/A-Active Park Assist (APA) Signal list - Internal HMI ECU Configuration Variables</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add in HMI Method 2 variable "Parking Assistance"</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CAMERA-FUR-REQ-247261/A-Active Park Assist (APA) Method 2 Configu</w:t>
            </w:r>
            <w:r w:rsidRPr="007451D1">
              <w:rPr>
                <w:rFonts w:cs="Arial"/>
                <w:sz w:val="16"/>
                <w:szCs w:val="16"/>
              </w:rPr>
              <w:t>ration - Parking Assistance_Cfg</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Required per ApaCsi - need to add FAP/SAP/ALL designation.</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CAMERA-FUR-REQ-130494/H-Active Park Assist (APA) Signal Processing - Positional ScanLeft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add Parking Assistance_Cfg per ApaCsi document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CAMERA-FUR-REQ-130495/H-Active Park Assist (APA) Signal Processing - Positional ScanRight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add Parking Assistance_Cfg per ApaCsi document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CAMERA-FUR-REQ-130496/J-Active Park Assist (APA) Signal Processing - Positional Symbol1</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pe</w:t>
            </w:r>
            <w:r w:rsidRPr="007451D1">
              <w:rPr>
                <w:sz w:val="16"/>
                <w:szCs w:val="16"/>
              </w:rPr>
              <w:t>r ApaCsi 12/20/2106, ApaCsi279, 397, 012, 277, 411, 013, 556, 019, 555, 405, 409, Parking Assistance_Cfg per ApaCsi document, delete note for FAPA-only</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CAMERA-FUR-REQ-130497/I-Active Park Assist (APA) Signal Processing - Positional Symbol2</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w:t>
            </w:r>
            <w:r w:rsidRPr="007451D1">
              <w:rPr>
                <w:sz w:val="16"/>
                <w:szCs w:val="16"/>
              </w:rPr>
              <w:t>te per ApaCsi 12/20/2016: ApaCsi411(del), 257, 011, 412, 912, add Parking Assistance_Cfg per ApaCsi document, delete note for FAPA-only</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CAMERA-FUR-REQ-130498/J-Active Park Assist (APA) Signal Processing - Positional Text1</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 xml:space="preserve">schapeki: Update per ApaCsi </w:t>
            </w:r>
            <w:r w:rsidRPr="007451D1">
              <w:rPr>
                <w:sz w:val="16"/>
                <w:szCs w:val="16"/>
              </w:rPr>
              <w:t>12/20/2016: ApaCsi265, 266, 062, 417, 047, 418, 419, 420, 379, 380, 381, 382, 383, 515, 516, 515, 049, 424, 428, add Parking Assistance_Cfg per ApaCsi document, delete note for FAPA-only</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 xml:space="preserve">CAMERA-FUR-REQ-130500/J-Active Park Assist (APA) Signal Processing </w:t>
            </w:r>
            <w:r w:rsidRPr="007451D1">
              <w:rPr>
                <w:rFonts w:cs="Arial"/>
                <w:sz w:val="16"/>
                <w:szCs w:val="16"/>
              </w:rPr>
              <w:t>- Positional Text2</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per ApaCsi 12/20/2016: ApaCsi060, 269, 430, 355(del), 360(del), 361, 362, 363, 437, 557, add Parking Assistance_Cfg per ApaCsi document, delete note for FAPA-only</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CAMERA-FUR-REQ-130502/H-Active Park Assist (APA) Signal</w:t>
            </w:r>
            <w:r w:rsidRPr="007451D1">
              <w:rPr>
                <w:rFonts w:cs="Arial"/>
                <w:sz w:val="16"/>
                <w:szCs w:val="16"/>
              </w:rPr>
              <w:t xml:space="preserve"> Processing - Positional CarLeft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per ApaCsi 12/20/2016: ApaCsi561, 562, 563, 564, add Parking Assistance_Cfg per ApaCsi document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CAMERA-FUR-REQ-165423/F-Active Park Assist (APA) Signal Processing - Positional CarRight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pe</w:t>
            </w:r>
            <w:r w:rsidRPr="007451D1">
              <w:rPr>
                <w:sz w:val="16"/>
                <w:szCs w:val="16"/>
              </w:rPr>
              <w:t>r ApaCsi 12/20/2016: ApaCsi565, 566, 567, 568, add Parking Assistance_Cfg per ApaCsi document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CAMERA-FUR-REQ-165424/F-Active Park Assist (APA) Signal Processing - Positional CarPOA</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 xml:space="preserve">schapeki: Update per ApaCsi 12/20/2016: ApaCsi569, add Parking </w:t>
            </w:r>
            <w:r w:rsidRPr="007451D1">
              <w:rPr>
                <w:sz w:val="16"/>
                <w:szCs w:val="16"/>
              </w:rPr>
              <w:t>Assistance_Cfg per ApaCsi document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CAMERA-FUR-REQ-130503/J-Active Park Assist (APA) Signal Processing - Positional ParkPilot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add Parking Assistance_Cfg per ApaCsi document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CAMERA-FUR-REQ-130504/I-Active Park Assist (APA) Signal Processing - P</w:t>
            </w:r>
            <w:r w:rsidRPr="007451D1">
              <w:rPr>
                <w:rFonts w:cs="Arial"/>
                <w:sz w:val="16"/>
                <w:szCs w:val="16"/>
              </w:rPr>
              <w:t>ositional ParkScenarioLeft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per ApaCsi 12/20/2016: ApaCsi523, 524, 570, 571, add Parking Assistance_Cfg per ApaCsi document, split out check mark modifier</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CAMERA-FUR-REQ-130505/I-Active Park Assist (APA) Signal Processing - Positional Par</w:t>
            </w:r>
            <w:r w:rsidRPr="007451D1">
              <w:rPr>
                <w:rFonts w:cs="Arial"/>
                <w:sz w:val="16"/>
                <w:szCs w:val="16"/>
              </w:rPr>
              <w:t>kScenarioRight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per ApaCsi 12/20/2016: ApaCsi525, 526, 572, 573, add Parking Assistance_Cfg per ApaCsi document, split out check mark modifier</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CAMERA-FUR-REQ-161347/G-Active Park Assist (APA) Signal Processing - Positional ParkScenarioPOA</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per ApaCsi 12/20/2016: ApaCsi574, add Parking Assistance_Cfg per ApaCsi document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CAMERA-FUR-REQ-165427/G-Active Park Assist (APA) Signal Processing - Positional CarNonRVCSac</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per ApaCsi 12/20/2016: ApaCsi230, 560, add Pa</w:t>
            </w:r>
            <w:r w:rsidRPr="007451D1">
              <w:rPr>
                <w:sz w:val="16"/>
                <w:szCs w:val="16"/>
              </w:rPr>
              <w:t>rking Assistance_Cfg per ApaCsi document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CAMERA-FUR-REQ-165428/F-Active Park Assist (APA) Signal Processing - Positional ParkInArrow</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add Parking Assistance_Cfg per ApaCsi document, delete note for FAPA-only</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CAMERA-FUR-REQ-161348/G-Active Park</w:t>
            </w:r>
            <w:r w:rsidRPr="007451D1">
              <w:rPr>
                <w:rFonts w:cs="Arial"/>
                <w:sz w:val="16"/>
                <w:szCs w:val="16"/>
              </w:rPr>
              <w:t xml:space="preserve"> Assist (APA) Signal Processing - Positional POAleft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add Parking Assistance_Cfg per ApaCsi document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CAMERA-FUR-REQ-161349/G-Active Park Assist (APA) Signal Processing - Positional POAright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 xml:space="preserve">schapeki: add Parking Assistance_Cfg per ApaCsi </w:t>
            </w:r>
            <w:r w:rsidRPr="007451D1">
              <w:rPr>
                <w:sz w:val="16"/>
                <w:szCs w:val="16"/>
              </w:rPr>
              <w:t>document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CAMERA-FUR-REQ-165437/F-Active Park Assist (APA) Signal Processing - Positional POArightSelectd</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add Parking Assistance_Cfg per ApaCsi document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CAMERA-FUR-REQ-165441/F-Active Park Assist (APA) Signal Processing - Positional POAleftSel</w:t>
            </w:r>
            <w:r w:rsidRPr="007451D1">
              <w:rPr>
                <w:rFonts w:cs="Arial"/>
                <w:sz w:val="16"/>
                <w:szCs w:val="16"/>
              </w:rPr>
              <w:t>ectd</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add Parking Assistance_Cfg per ApaCsi document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CAMERA-FUR-REQ-165442/H-Active Park Assist (APA) Signal Processing - Positional SAPFeatureMenuBarVisibility</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add Parking Assistance_Cfg per ApaCsi document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CAMERA-FUR-REQ-165445/F-Active Park Assist (APA) Signal Processing - Positional SAPFeatureMenuBarHighlight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add Parking Assistance_Cfg per ApaCsi document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CAMERA-FUR-REQ-165446/G-Active Park Assist (APA) Signal Processing - Positional SAPFeature</w:t>
            </w:r>
            <w:r w:rsidRPr="007451D1">
              <w:rPr>
                <w:rFonts w:cs="Arial"/>
                <w:sz w:val="16"/>
                <w:szCs w:val="16"/>
              </w:rPr>
              <w:t>MenuBarGreyout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add Parking Assistance_Cfg per ApaCsi document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CAMERA-FUR-REQ-165449/F-Active Park Assist (APA) Signal Processing - Positional SAPFeatureMenuContent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Clarify reference graphics, add Parking Assistance_Cfg per ApaCsi docu</w:t>
            </w:r>
            <w:r w:rsidRPr="007451D1">
              <w:rPr>
                <w:sz w:val="16"/>
                <w:szCs w:val="16"/>
              </w:rPr>
              <w:t>ment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CAMERA-FUR-REQ-161350/C-Active Park Assist (APA) Soft Menu Interface General Requirements 2a</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remove SAPP selection grey out comment</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CAMERA-FUR-REQ-165450/B-Active Park Assist (APA) Soft Menu Interface General Requirements 2b</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 xml:space="preserve">schapeki: </w:t>
            </w:r>
            <w:r w:rsidRPr="007451D1">
              <w:rPr>
                <w:sz w:val="16"/>
                <w:szCs w:val="16"/>
              </w:rPr>
              <w:t>update table to latest ApaCsi</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CAMERA-FUR-REQ-165451/B-Active Park Assist (APA) Soft Menu Interface General Requriements 2c</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table to latest ApaCsi</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CAMERA-FUR-REQ-131103/C-Active Park Assist (APA) Soft Menu Interface - Soft Button Interf</w:t>
            </w:r>
            <w:r w:rsidRPr="007451D1">
              <w:rPr>
                <w:rFonts w:cs="Arial"/>
                <w:sz w:val="16"/>
                <w:szCs w:val="16"/>
              </w:rPr>
              <w:t>ace Logic</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Correction for internal APADisp variable (clerical)</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235124/D-Reverse Video Camera (RVC) with Active Park Assist (APA) and Park Distance Control (PDC) Signal Interface</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clarify text explanation</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 xml:space="preserve">441635/A-Reverse Video Camera </w:t>
            </w:r>
            <w:r w:rsidRPr="007451D1">
              <w:rPr>
                <w:rFonts w:cs="Arial"/>
                <w:sz w:val="16"/>
                <w:szCs w:val="16"/>
              </w:rPr>
              <w:t>(RVC) with Active Park Assist (APA) and Park Distance Control (PDC) Signal List - Received by HMI from PAM</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structure only</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CAMERA-FUR-REQ-161353/B-Reverse Video Camera (RVC) with Active Park Assist (APA) and Park Distance Control (PDC) Signal List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w:t>
            </w:r>
            <w:r w:rsidRPr="007451D1">
              <w:rPr>
                <w:sz w:val="16"/>
                <w:szCs w:val="16"/>
              </w:rPr>
              <w:t>i: add signals to match tables (clerical)</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CAMERA-FUR-REQ-247262/A-Reverse Video Camera (RVC) with Active Pak Assist (APA) and Park Distance Control (PDC) Method 2 Configuration</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Required per ApaCsi - need to add FAP/SAP/ALL designation.</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CAMERA-FUR-REQ-161355/I-Reverse Video Camera with Active Park Assist (APA) and Park Distance Control (PDC) - Positional Symbol3</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add Parking Assistance_Cfg per ApaCsi document, delete note for FAPA-only</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 xml:space="preserve">CAMERA-FUR-REQ-161356/I-Reverse Video </w:t>
            </w:r>
            <w:r w:rsidRPr="007451D1">
              <w:rPr>
                <w:rFonts w:cs="Arial"/>
                <w:sz w:val="16"/>
                <w:szCs w:val="16"/>
              </w:rPr>
              <w:t>Camera with Active Park Assist (APA) and Park Distance Control (PDC) - Positional Symbol4</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add Parking Assistance_Cfg per ApaCsi document, delete note for FAPA-only</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CAMERA-FUR-REQ-161357/I-Reverse Video Camera with Active Park Assist (APA) and P</w:t>
            </w:r>
            <w:r w:rsidRPr="007451D1">
              <w:rPr>
                <w:rFonts w:cs="Arial"/>
                <w:sz w:val="16"/>
                <w:szCs w:val="16"/>
              </w:rPr>
              <w:t>ark Distance Control (PDC) - Positional Text3</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per ApaCsi 12/20/2016: ApaCsi127, 517, 464, 518, 519, 462, 463, 464, 465, 520, 521, 388, add Parking Assistance_Cfg per ApaCsi document, delete note for FAPA-only</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CAMERA-FUR-REQ-161358/I-Reve</w:t>
            </w:r>
            <w:r w:rsidRPr="007451D1">
              <w:rPr>
                <w:rFonts w:cs="Arial"/>
                <w:sz w:val="16"/>
                <w:szCs w:val="16"/>
              </w:rPr>
              <w:t>rse Video Camera with Active Park Assist (APA) and Park Distance Control (PDC) - Positional Text4</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Update per ApaCsi 12/20/2016: ApaCsi475, 558, 522, 134, 368(del), 373(del)374, 364, add Parking Assistance_Cfg</w:t>
            </w:r>
            <w:r w:rsidRPr="007451D1">
              <w:rPr>
                <w:sz w:val="16"/>
                <w:szCs w:val="16"/>
              </w:rPr>
              <w:t xml:space="preserve"> per ApaCsi document, delete note for FAPA-only</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single" w:sz="6" w:space="0" w:color="auto"/>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rFonts w:cs="Arial"/>
                <w:sz w:val="16"/>
                <w:szCs w:val="16"/>
              </w:rPr>
            </w:pPr>
            <w:r w:rsidRPr="007451D1">
              <w:rPr>
                <w:rFonts w:cs="Arial"/>
                <w:sz w:val="16"/>
                <w:szCs w:val="16"/>
              </w:rPr>
              <w:t>CAMERA-FUR-REQ-204405/D-Reverse Video Camera with Active Park Assist (APA) and Park Distance Control (PDC) - Positional Text5</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451D1" w:rsidRDefault="00935523" w:rsidP="00227E8F">
            <w:pPr>
              <w:rPr>
                <w:sz w:val="16"/>
                <w:szCs w:val="16"/>
              </w:rPr>
            </w:pPr>
            <w:r w:rsidRPr="007451D1">
              <w:rPr>
                <w:sz w:val="16"/>
                <w:szCs w:val="16"/>
              </w:rPr>
              <w:t>schapeki: add Parking Assistance_Cfg per ApaCsi document, delete note for FAPA-o</w:t>
            </w:r>
            <w:r w:rsidRPr="007451D1">
              <w:rPr>
                <w:sz w:val="16"/>
                <w:szCs w:val="16"/>
              </w:rPr>
              <w:t>nly</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45"/>
          <w:jc w:val="center"/>
        </w:trPr>
        <w:tc>
          <w:tcPr>
            <w:tcW w:w="1764" w:type="dxa"/>
            <w:tcBorders>
              <w:top w:val="single" w:sz="6" w:space="0" w:color="auto"/>
              <w:left w:val="single" w:sz="6" w:space="0" w:color="auto"/>
              <w:bottom w:val="single" w:sz="6" w:space="0" w:color="auto"/>
              <w:right w:val="nil"/>
            </w:tcBorders>
            <w:shd w:val="thinDiagCross" w:color="auto" w:fill="D9D9D9" w:themeFill="background1" w:themeFillShade="D9"/>
            <w:vAlign w:val="center"/>
          </w:tcPr>
          <w:p w:rsidR="00227E8F" w:rsidRDefault="00935523" w:rsidP="00227E8F">
            <w:pPr>
              <w:spacing w:line="276" w:lineRule="auto"/>
              <w:rPr>
                <w:rFonts w:cs="Arial"/>
                <w:sz w:val="16"/>
              </w:rPr>
            </w:pPr>
          </w:p>
        </w:tc>
        <w:tc>
          <w:tcPr>
            <w:tcW w:w="1018" w:type="dxa"/>
            <w:tcBorders>
              <w:top w:val="single" w:sz="6" w:space="0" w:color="auto"/>
              <w:left w:val="nil"/>
              <w:bottom w:val="single" w:sz="6" w:space="0" w:color="auto"/>
              <w:right w:val="nil"/>
            </w:tcBorders>
            <w:shd w:val="thinDiagCross" w:color="auto" w:fill="D9D9D9" w:themeFill="background1" w:themeFillShade="D9"/>
            <w:vAlign w:val="center"/>
          </w:tcPr>
          <w:p w:rsidR="00227E8F" w:rsidRDefault="00935523" w:rsidP="00227E8F">
            <w:pPr>
              <w:spacing w:line="276" w:lineRule="auto"/>
              <w:jc w:val="center"/>
              <w:rPr>
                <w:rFonts w:cs="Arial"/>
                <w:sz w:val="16"/>
                <w:lang w:val="fr-FR"/>
              </w:rPr>
            </w:pPr>
          </w:p>
        </w:tc>
        <w:tc>
          <w:tcPr>
            <w:tcW w:w="3510" w:type="dxa"/>
            <w:tcBorders>
              <w:top w:val="single" w:sz="6" w:space="0" w:color="auto"/>
              <w:left w:val="nil"/>
              <w:bottom w:val="single" w:sz="6" w:space="0" w:color="auto"/>
              <w:right w:val="nil"/>
            </w:tcBorders>
            <w:shd w:val="thinDiagCross" w:color="auto" w:fill="D9D9D9" w:themeFill="background1" w:themeFillShade="D9"/>
          </w:tcPr>
          <w:p w:rsidR="00227E8F" w:rsidRDefault="00935523" w:rsidP="00227E8F">
            <w:pPr>
              <w:spacing w:line="276" w:lineRule="auto"/>
              <w:jc w:val="center"/>
              <w:rPr>
                <w:rFonts w:cs="Arial"/>
                <w:sz w:val="16"/>
                <w:lang w:val="fr-FR"/>
              </w:rPr>
            </w:pPr>
          </w:p>
        </w:tc>
        <w:tc>
          <w:tcPr>
            <w:tcW w:w="4615" w:type="dxa"/>
            <w:gridSpan w:val="2"/>
            <w:tcBorders>
              <w:top w:val="single" w:sz="6" w:space="0" w:color="auto"/>
              <w:left w:val="nil"/>
              <w:bottom w:val="single" w:sz="6" w:space="0" w:color="auto"/>
              <w:right w:val="single" w:sz="6" w:space="0" w:color="auto"/>
            </w:tcBorders>
            <w:shd w:val="thinDiagCross" w:color="auto" w:fill="D9D9D9" w:themeFill="background1" w:themeFillShade="D9"/>
          </w:tcPr>
          <w:p w:rsidR="00227E8F" w:rsidRDefault="00935523" w:rsidP="00227E8F">
            <w:pPr>
              <w:spacing w:line="276" w:lineRule="auto"/>
              <w:rPr>
                <w:rFonts w:cs="Arial"/>
                <w:sz w:val="16"/>
              </w:rPr>
            </w:pPr>
          </w:p>
        </w:tc>
      </w:tr>
      <w:tr w:rsidR="00124B87" w:rsidRPr="00F103DC" w:rsidTr="005D1656">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16"/>
          <w:jc w:val="center"/>
        </w:trPr>
        <w:tc>
          <w:tcPr>
            <w:tcW w:w="1764" w:type="dxa"/>
            <w:tcBorders>
              <w:top w:val="single" w:sz="6" w:space="0" w:color="auto"/>
              <w:left w:val="single" w:sz="6" w:space="0" w:color="auto"/>
              <w:bottom w:val="single" w:sz="6" w:space="0" w:color="auto"/>
              <w:right w:val="single" w:sz="6" w:space="0" w:color="auto"/>
            </w:tcBorders>
          </w:tcPr>
          <w:p w:rsidR="00124B87" w:rsidRPr="00F103DC" w:rsidRDefault="00935523" w:rsidP="00227E8F">
            <w:pPr>
              <w:spacing w:line="276" w:lineRule="auto"/>
              <w:rPr>
                <w:rFonts w:cs="Arial"/>
                <w:b/>
                <w:sz w:val="16"/>
              </w:rPr>
            </w:pPr>
            <w:r>
              <w:rPr>
                <w:rFonts w:cs="Arial"/>
                <w:b/>
                <w:sz w:val="16"/>
              </w:rPr>
              <w:t>August 18, 2017</w:t>
            </w:r>
          </w:p>
        </w:tc>
        <w:tc>
          <w:tcPr>
            <w:tcW w:w="1018" w:type="dxa"/>
            <w:tcBorders>
              <w:top w:val="single" w:sz="6" w:space="0" w:color="auto"/>
              <w:left w:val="single" w:sz="6" w:space="0" w:color="auto"/>
              <w:bottom w:val="single" w:sz="6" w:space="0" w:color="auto"/>
              <w:right w:val="single" w:sz="6" w:space="0" w:color="auto"/>
            </w:tcBorders>
          </w:tcPr>
          <w:p w:rsidR="00124B87" w:rsidRPr="00F103DC" w:rsidRDefault="00935523" w:rsidP="00227E8F">
            <w:pPr>
              <w:spacing w:line="276" w:lineRule="auto"/>
              <w:jc w:val="center"/>
              <w:rPr>
                <w:rFonts w:cs="Arial"/>
                <w:b/>
                <w:sz w:val="16"/>
                <w:lang w:val="fr-FR"/>
              </w:rPr>
            </w:pPr>
            <w:r>
              <w:rPr>
                <w:rFonts w:cs="Arial"/>
                <w:b/>
                <w:sz w:val="16"/>
                <w:lang w:val="fr-FR"/>
              </w:rPr>
              <w:t>1.7</w:t>
            </w:r>
          </w:p>
        </w:tc>
        <w:tc>
          <w:tcPr>
            <w:tcW w:w="8125" w:type="dxa"/>
            <w:gridSpan w:val="3"/>
            <w:tcBorders>
              <w:top w:val="single" w:sz="6" w:space="0" w:color="auto"/>
              <w:left w:val="single" w:sz="6" w:space="0" w:color="auto"/>
              <w:bottom w:val="single" w:sz="6" w:space="0" w:color="auto"/>
              <w:right w:val="single" w:sz="6" w:space="0" w:color="auto"/>
            </w:tcBorders>
          </w:tcPr>
          <w:p w:rsidR="00124B87" w:rsidRPr="00F103DC" w:rsidRDefault="00935523" w:rsidP="00227E8F">
            <w:pPr>
              <w:spacing w:line="276" w:lineRule="auto"/>
              <w:rPr>
                <w:rFonts w:cs="Arial"/>
                <w:b/>
                <w:sz w:val="16"/>
              </w:rPr>
            </w:pPr>
          </w:p>
        </w:tc>
      </w:tr>
      <w:tr w:rsidR="00227E8F" w:rsidRPr="007451D1"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single" w:sz="6" w:space="0" w:color="auto"/>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rFonts w:cs="Arial"/>
                <w:sz w:val="16"/>
                <w:szCs w:val="16"/>
              </w:rPr>
            </w:pPr>
            <w:r w:rsidRPr="007161FD">
              <w:rPr>
                <w:rFonts w:cs="Arial"/>
                <w:sz w:val="16"/>
                <w:szCs w:val="16"/>
              </w:rPr>
              <w:t>405481/C-HotKey Shortcut Menu General Requirements</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sz w:val="16"/>
                <w:szCs w:val="16"/>
              </w:rPr>
            </w:pPr>
            <w:r w:rsidRPr="007161FD">
              <w:rPr>
                <w:sz w:val="16"/>
                <w:szCs w:val="16"/>
              </w:rPr>
              <w:t>schapeki: structure update, add mykey requirements</w:t>
            </w:r>
          </w:p>
        </w:tc>
      </w:tr>
      <w:tr w:rsidR="00227E8F" w:rsidRPr="007451D1"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rFonts w:cs="Arial"/>
                <w:sz w:val="16"/>
                <w:szCs w:val="16"/>
              </w:rPr>
            </w:pPr>
            <w:r w:rsidRPr="007161FD">
              <w:rPr>
                <w:rFonts w:cs="Arial"/>
                <w:sz w:val="16"/>
                <w:szCs w:val="16"/>
              </w:rPr>
              <w:t>405489/C-HotKey Shortcut Menu Signal Processing</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sz w:val="16"/>
                <w:szCs w:val="16"/>
              </w:rPr>
            </w:pPr>
            <w:r w:rsidRPr="007161FD">
              <w:rPr>
                <w:sz w:val="16"/>
                <w:szCs w:val="16"/>
              </w:rPr>
              <w:t>Update</w:t>
            </w:r>
          </w:p>
        </w:tc>
      </w:tr>
      <w:tr w:rsidR="00227E8F" w:rsidRPr="007451D1"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rFonts w:cs="Arial"/>
                <w:sz w:val="16"/>
                <w:szCs w:val="16"/>
              </w:rPr>
            </w:pPr>
            <w:r w:rsidRPr="007161FD">
              <w:rPr>
                <w:rFonts w:cs="Arial"/>
                <w:sz w:val="16"/>
                <w:szCs w:val="16"/>
              </w:rPr>
              <w:t>CAMERA-FUR-REQ-130444/F-Active Park Assist Graphical Layout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sz w:val="16"/>
                <w:szCs w:val="16"/>
              </w:rPr>
            </w:pPr>
            <w:r w:rsidRPr="007161FD">
              <w:rPr>
                <w:sz w:val="16"/>
                <w:szCs w:val="16"/>
              </w:rPr>
              <w:t>schapeki: Remove diagram and reference the appropriate HMI specification.</w:t>
            </w:r>
          </w:p>
        </w:tc>
      </w:tr>
      <w:tr w:rsidR="00227E8F" w:rsidRPr="007451D1"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rFonts w:cs="Arial"/>
                <w:sz w:val="16"/>
                <w:szCs w:val="16"/>
              </w:rPr>
            </w:pPr>
            <w:r w:rsidRPr="007161FD">
              <w:rPr>
                <w:rFonts w:cs="Arial"/>
                <w:sz w:val="16"/>
                <w:szCs w:val="16"/>
              </w:rPr>
              <w:t>CAMERA-FUR-REQ-130498/K-Active Park Assist (APA) Signal Processing - Positional Text1</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sz w:val="16"/>
                <w:szCs w:val="16"/>
              </w:rPr>
            </w:pPr>
            <w:r w:rsidRPr="007161FD">
              <w:rPr>
                <w:sz w:val="16"/>
                <w:szCs w:val="16"/>
              </w:rPr>
              <w:t>schapeki: Update /048 text per ApaCsi</w:t>
            </w:r>
          </w:p>
        </w:tc>
      </w:tr>
      <w:tr w:rsidR="00227E8F" w:rsidRPr="007451D1"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rFonts w:cs="Arial"/>
                <w:sz w:val="16"/>
                <w:szCs w:val="16"/>
              </w:rPr>
            </w:pPr>
            <w:r w:rsidRPr="007161FD">
              <w:rPr>
                <w:rFonts w:cs="Arial"/>
                <w:sz w:val="16"/>
                <w:szCs w:val="16"/>
              </w:rPr>
              <w:t>CAMERA-FUR-REQ-130500/K-Active Park Assist (APA) Signa</w:t>
            </w:r>
            <w:r w:rsidRPr="007161FD">
              <w:rPr>
                <w:rFonts w:cs="Arial"/>
                <w:sz w:val="16"/>
                <w:szCs w:val="16"/>
              </w:rPr>
              <w:t>l Processing - Positional Text2</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sz w:val="16"/>
                <w:szCs w:val="16"/>
              </w:rPr>
            </w:pPr>
            <w:r w:rsidRPr="007161FD">
              <w:rPr>
                <w:sz w:val="16"/>
                <w:szCs w:val="16"/>
              </w:rPr>
              <w:t>schapeki: Delete /071 per ApaCsi</w:t>
            </w:r>
          </w:p>
        </w:tc>
      </w:tr>
      <w:tr w:rsidR="00227E8F" w:rsidRPr="007451D1"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rFonts w:cs="Arial"/>
                <w:sz w:val="16"/>
                <w:szCs w:val="16"/>
              </w:rPr>
            </w:pPr>
            <w:r w:rsidRPr="007161FD">
              <w:rPr>
                <w:rFonts w:cs="Arial"/>
                <w:sz w:val="16"/>
                <w:szCs w:val="16"/>
              </w:rPr>
              <w:t>CAMERA-FUR-REQ-131023/H-HMI Screen Logical Arbitration - PDC Dedicated Display</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sz w:val="16"/>
                <w:szCs w:val="16"/>
              </w:rPr>
            </w:pPr>
            <w:r w:rsidRPr="007161FD">
              <w:rPr>
                <w:sz w:val="16"/>
                <w:szCs w:val="16"/>
              </w:rPr>
              <w:t>schapeki: Remove redundant variable setting on exit from states 4 and 5</w:t>
            </w:r>
          </w:p>
        </w:tc>
      </w:tr>
      <w:tr w:rsidR="00227E8F" w:rsidRPr="007451D1"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rFonts w:cs="Arial"/>
                <w:sz w:val="16"/>
                <w:szCs w:val="16"/>
              </w:rPr>
            </w:pPr>
            <w:r w:rsidRPr="007161FD">
              <w:rPr>
                <w:rFonts w:cs="Arial"/>
                <w:sz w:val="16"/>
                <w:szCs w:val="16"/>
              </w:rPr>
              <w:t xml:space="preserve">CAMERA-FUR-REQ-161348/H-Active Park </w:t>
            </w:r>
            <w:r w:rsidRPr="007161FD">
              <w:rPr>
                <w:rFonts w:cs="Arial"/>
                <w:sz w:val="16"/>
                <w:szCs w:val="16"/>
              </w:rPr>
              <w:t>Assist (APA) Signal Processing - Positional POAleft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sz w:val="16"/>
                <w:szCs w:val="16"/>
              </w:rPr>
            </w:pPr>
            <w:r w:rsidRPr="007161FD">
              <w:rPr>
                <w:sz w:val="16"/>
                <w:szCs w:val="16"/>
              </w:rPr>
              <w:t>schapeki: update reference graphics per ApaCsi direction</w:t>
            </w:r>
          </w:p>
        </w:tc>
      </w:tr>
      <w:tr w:rsidR="00227E8F" w:rsidRPr="007451D1"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rFonts w:cs="Arial"/>
                <w:sz w:val="16"/>
                <w:szCs w:val="16"/>
              </w:rPr>
            </w:pPr>
            <w:r w:rsidRPr="007161FD">
              <w:rPr>
                <w:rFonts w:cs="Arial"/>
                <w:sz w:val="16"/>
                <w:szCs w:val="16"/>
              </w:rPr>
              <w:t>CAMERA-FUR-REQ-161349/H-Active Park Assist (APA) Signal Processing - Positional POAright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sz w:val="16"/>
                <w:szCs w:val="16"/>
              </w:rPr>
            </w:pPr>
            <w:r w:rsidRPr="007161FD">
              <w:rPr>
                <w:sz w:val="16"/>
                <w:szCs w:val="16"/>
              </w:rPr>
              <w:t>schapeki: update reference graphics per ApaCsi direction</w:t>
            </w:r>
          </w:p>
        </w:tc>
      </w:tr>
      <w:tr w:rsidR="00227E8F" w:rsidRPr="007451D1"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rFonts w:cs="Arial"/>
                <w:sz w:val="16"/>
                <w:szCs w:val="16"/>
              </w:rPr>
            </w:pPr>
            <w:r w:rsidRPr="007161FD">
              <w:rPr>
                <w:rFonts w:cs="Arial"/>
                <w:sz w:val="16"/>
                <w:szCs w:val="16"/>
              </w:rPr>
              <w:t>CAMERA-FUR-REQ-161358/J-Reverse Video Camera with Active Park Assist (APA) and Park Distance Control (PDC) - Positional Text4</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sz w:val="16"/>
                <w:szCs w:val="16"/>
              </w:rPr>
            </w:pPr>
            <w:r w:rsidRPr="007161FD">
              <w:rPr>
                <w:sz w:val="16"/>
                <w:szCs w:val="16"/>
              </w:rPr>
              <w:t>schapeki: Update row /134 per ApaCsi</w:t>
            </w:r>
          </w:p>
        </w:tc>
      </w:tr>
      <w:tr w:rsidR="00227E8F" w:rsidRPr="007451D1"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rFonts w:cs="Arial"/>
                <w:sz w:val="16"/>
                <w:szCs w:val="16"/>
              </w:rPr>
            </w:pPr>
            <w:r w:rsidRPr="007161FD">
              <w:rPr>
                <w:rFonts w:cs="Arial"/>
                <w:sz w:val="16"/>
                <w:szCs w:val="16"/>
              </w:rPr>
              <w:t xml:space="preserve">CAMERA-FUR-REQ-165437/G-Active Park Assist (APA) Signal Processing - Positional </w:t>
            </w:r>
            <w:r w:rsidRPr="007161FD">
              <w:rPr>
                <w:rFonts w:cs="Arial"/>
                <w:sz w:val="16"/>
                <w:szCs w:val="16"/>
              </w:rPr>
              <w:t>POArightSelectd</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sz w:val="16"/>
                <w:szCs w:val="16"/>
              </w:rPr>
            </w:pPr>
            <w:r w:rsidRPr="007161FD">
              <w:rPr>
                <w:sz w:val="16"/>
                <w:szCs w:val="16"/>
              </w:rPr>
              <w:t>schapeki: update reference graphics per ApaCsi direction</w:t>
            </w:r>
          </w:p>
        </w:tc>
      </w:tr>
      <w:tr w:rsidR="00227E8F" w:rsidRPr="007451D1"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rFonts w:cs="Arial"/>
                <w:sz w:val="16"/>
                <w:szCs w:val="16"/>
              </w:rPr>
            </w:pPr>
            <w:r w:rsidRPr="007161FD">
              <w:rPr>
                <w:rFonts w:cs="Arial"/>
                <w:sz w:val="16"/>
                <w:szCs w:val="16"/>
              </w:rPr>
              <w:t>CAMERA-FUR-REQ-165441/G-Active Park Assist (APA) Signal Processing - Positional POAleftSelectd</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sz w:val="16"/>
                <w:szCs w:val="16"/>
              </w:rPr>
            </w:pPr>
            <w:r w:rsidRPr="007161FD">
              <w:rPr>
                <w:sz w:val="16"/>
                <w:szCs w:val="16"/>
              </w:rPr>
              <w:t>schapeki: update reference graphics per ApaCsi direction</w:t>
            </w:r>
          </w:p>
        </w:tc>
      </w:tr>
      <w:tr w:rsidR="00227E8F" w:rsidRPr="007451D1"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rFonts w:cs="Arial"/>
                <w:sz w:val="16"/>
                <w:szCs w:val="16"/>
              </w:rPr>
            </w:pPr>
            <w:r w:rsidRPr="007161FD">
              <w:rPr>
                <w:rFonts w:cs="Arial"/>
                <w:sz w:val="16"/>
                <w:szCs w:val="16"/>
              </w:rPr>
              <w:t>CAMERA-FUR-REQ-196898/E-HMI</w:t>
            </w:r>
            <w:r w:rsidRPr="007161FD">
              <w:rPr>
                <w:rFonts w:cs="Arial"/>
                <w:sz w:val="16"/>
                <w:szCs w:val="16"/>
              </w:rPr>
              <w:t xml:space="preserve"> Screen Logical Arbitration - Determine Dynamic Variables (PDC_Stat)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sz w:val="16"/>
                <w:szCs w:val="16"/>
              </w:rPr>
            </w:pPr>
            <w:r w:rsidRPr="007161FD">
              <w:rPr>
                <w:sz w:val="16"/>
                <w:szCs w:val="16"/>
              </w:rPr>
              <w:t>schapeki: Add note for how to handle RVC exit delay mode</w:t>
            </w:r>
          </w:p>
        </w:tc>
      </w:tr>
      <w:tr w:rsidR="00227E8F" w:rsidRPr="007451D1"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rFonts w:cs="Arial"/>
                <w:sz w:val="16"/>
                <w:szCs w:val="16"/>
              </w:rPr>
            </w:pPr>
            <w:r w:rsidRPr="007161FD">
              <w:rPr>
                <w:rFonts w:cs="Arial"/>
                <w:sz w:val="16"/>
                <w:szCs w:val="16"/>
              </w:rPr>
              <w:t>CAMERA-FUR-REQ-235910/C-HotKey Shortcut Menu Signal Processing Requirements 4</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sz w:val="16"/>
                <w:szCs w:val="16"/>
              </w:rPr>
            </w:pPr>
            <w:r w:rsidRPr="007161FD">
              <w:rPr>
                <w:sz w:val="16"/>
                <w:szCs w:val="16"/>
              </w:rPr>
              <w:t>schapeki: Update per latest VDOC059291</w:t>
            </w:r>
          </w:p>
        </w:tc>
      </w:tr>
      <w:tr w:rsidR="00227E8F" w:rsidRPr="007451D1"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rFonts w:cs="Arial"/>
                <w:sz w:val="16"/>
                <w:szCs w:val="16"/>
              </w:rPr>
            </w:pPr>
            <w:r w:rsidRPr="007161FD">
              <w:rPr>
                <w:rFonts w:cs="Arial"/>
                <w:sz w:val="16"/>
                <w:szCs w:val="16"/>
              </w:rPr>
              <w:t>CAMERA-FUR-REQ-235912/C-HotKey Shortcut Menu Signal Processing Requirements 6</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sz w:val="16"/>
                <w:szCs w:val="16"/>
              </w:rPr>
            </w:pPr>
            <w:r w:rsidRPr="007161FD">
              <w:rPr>
                <w:sz w:val="16"/>
                <w:szCs w:val="16"/>
              </w:rPr>
              <w:t>schapeki: fix broken references per latest VDOC059291</w:t>
            </w:r>
          </w:p>
        </w:tc>
      </w:tr>
      <w:tr w:rsidR="00227E8F" w:rsidRPr="007451D1"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rFonts w:cs="Arial"/>
                <w:sz w:val="16"/>
                <w:szCs w:val="16"/>
              </w:rPr>
            </w:pPr>
            <w:r w:rsidRPr="007161FD">
              <w:rPr>
                <w:rFonts w:cs="Arial"/>
                <w:sz w:val="16"/>
                <w:szCs w:val="16"/>
              </w:rPr>
              <w:t>CAMERA-FUR-REQ-235914/C-HotKey Shortcut Menu Signal Processing Requirements 8</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sz w:val="16"/>
                <w:szCs w:val="16"/>
              </w:rPr>
            </w:pPr>
            <w:r w:rsidRPr="007161FD">
              <w:rPr>
                <w:sz w:val="16"/>
                <w:szCs w:val="16"/>
              </w:rPr>
              <w:t>schapeki: Update table per latest VDOC059291</w:t>
            </w:r>
          </w:p>
        </w:tc>
      </w:tr>
      <w:tr w:rsidR="00227E8F" w:rsidRPr="007451D1"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rFonts w:cs="Arial"/>
                <w:sz w:val="16"/>
                <w:szCs w:val="16"/>
              </w:rPr>
            </w:pPr>
            <w:r w:rsidRPr="007161FD">
              <w:rPr>
                <w:rFonts w:cs="Arial"/>
                <w:sz w:val="16"/>
                <w:szCs w:val="16"/>
              </w:rPr>
              <w:t>CAMERA-FUR-REQ-236533/C-HotKey Shortcut Menu General Requirements 13</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sz w:val="16"/>
                <w:szCs w:val="16"/>
              </w:rPr>
            </w:pPr>
            <w:r w:rsidRPr="007161FD">
              <w:rPr>
                <w:sz w:val="16"/>
                <w:szCs w:val="16"/>
              </w:rPr>
              <w:t>schapeki: Description updates per latest VDOC059291</w:t>
            </w:r>
          </w:p>
        </w:tc>
      </w:tr>
      <w:tr w:rsidR="00227E8F" w:rsidRPr="007451D1"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rFonts w:cs="Arial"/>
                <w:sz w:val="16"/>
                <w:szCs w:val="16"/>
              </w:rPr>
            </w:pPr>
            <w:r w:rsidRPr="007161FD">
              <w:rPr>
                <w:rFonts w:cs="Arial"/>
                <w:sz w:val="16"/>
                <w:szCs w:val="16"/>
              </w:rPr>
              <w:t>CAMERA-FUR-REQ-236837/C-HotKey Shortcut Menu General Requirements 1</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sz w:val="16"/>
                <w:szCs w:val="16"/>
              </w:rPr>
            </w:pPr>
            <w:r w:rsidRPr="007161FD">
              <w:rPr>
                <w:sz w:val="16"/>
                <w:szCs w:val="16"/>
              </w:rPr>
              <w:t>schapeki: Description updates per latest VDOC059291</w:t>
            </w:r>
          </w:p>
        </w:tc>
      </w:tr>
      <w:tr w:rsidR="00227E8F" w:rsidRPr="007451D1"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rFonts w:cs="Arial"/>
                <w:sz w:val="16"/>
                <w:szCs w:val="16"/>
              </w:rPr>
            </w:pPr>
            <w:r w:rsidRPr="007161FD">
              <w:rPr>
                <w:rFonts w:cs="Arial"/>
                <w:sz w:val="16"/>
                <w:szCs w:val="16"/>
              </w:rPr>
              <w:t>CAMERA-FUR-REQ-236839/C-HotKey Shortcut Menu General Requirements 3</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sz w:val="16"/>
                <w:szCs w:val="16"/>
              </w:rPr>
            </w:pPr>
            <w:r w:rsidRPr="007161FD">
              <w:rPr>
                <w:sz w:val="16"/>
                <w:szCs w:val="16"/>
              </w:rPr>
              <w:t>schapeki: Description updates per latest VDOC059291</w:t>
            </w:r>
          </w:p>
        </w:tc>
      </w:tr>
      <w:tr w:rsidR="00227E8F" w:rsidRPr="007451D1"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rFonts w:cs="Arial"/>
                <w:sz w:val="16"/>
                <w:szCs w:val="16"/>
              </w:rPr>
            </w:pPr>
            <w:r w:rsidRPr="007161FD">
              <w:rPr>
                <w:rFonts w:cs="Arial"/>
                <w:sz w:val="16"/>
                <w:szCs w:val="16"/>
              </w:rPr>
              <w:t>CAMERA-FUR-REQ-236840/C-HotKey Shortcut Menu Signal Processing Requirements 13</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sz w:val="16"/>
                <w:szCs w:val="16"/>
              </w:rPr>
            </w:pPr>
            <w:r w:rsidRPr="007161FD">
              <w:rPr>
                <w:sz w:val="16"/>
                <w:szCs w:val="16"/>
              </w:rPr>
              <w:t>schapeki: Updates per latest VDOC059291</w:t>
            </w:r>
          </w:p>
        </w:tc>
      </w:tr>
      <w:tr w:rsidR="00227E8F" w:rsidRPr="007451D1"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rFonts w:cs="Arial"/>
                <w:sz w:val="16"/>
                <w:szCs w:val="16"/>
              </w:rPr>
            </w:pPr>
            <w:r w:rsidRPr="007161FD">
              <w:rPr>
                <w:rFonts w:cs="Arial"/>
                <w:sz w:val="16"/>
                <w:szCs w:val="16"/>
              </w:rPr>
              <w:t>CAMERA-FUR-RE</w:t>
            </w:r>
            <w:r w:rsidRPr="007161FD">
              <w:rPr>
                <w:rFonts w:cs="Arial"/>
                <w:sz w:val="16"/>
                <w:szCs w:val="16"/>
              </w:rPr>
              <w:t>Q-237606/C-HotKey Shortcut Menu Signal Processing Requirements 15</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sz w:val="16"/>
                <w:szCs w:val="16"/>
              </w:rPr>
            </w:pPr>
            <w:r w:rsidRPr="007161FD">
              <w:rPr>
                <w:sz w:val="16"/>
                <w:szCs w:val="16"/>
              </w:rPr>
              <w:t>schapeki: fix broken references per latest VDOC059291</w:t>
            </w:r>
          </w:p>
        </w:tc>
      </w:tr>
      <w:tr w:rsidR="00227E8F" w:rsidRPr="007451D1"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rFonts w:cs="Arial"/>
                <w:sz w:val="16"/>
                <w:szCs w:val="16"/>
              </w:rPr>
            </w:pPr>
            <w:r w:rsidRPr="007161FD">
              <w:rPr>
                <w:rFonts w:cs="Arial"/>
                <w:sz w:val="16"/>
                <w:szCs w:val="16"/>
              </w:rPr>
              <w:t>CAMERA-FUR-REQ-250031/B-HotKey Shortcut Menu Signal Processing Requirements 25</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sz w:val="16"/>
                <w:szCs w:val="16"/>
              </w:rPr>
            </w:pPr>
            <w:r w:rsidRPr="007161FD">
              <w:rPr>
                <w:sz w:val="16"/>
                <w:szCs w:val="16"/>
              </w:rPr>
              <w:t xml:space="preserve">schapeki: Delete text, this was a incorrectly shown as </w:t>
            </w:r>
            <w:r w:rsidRPr="007161FD">
              <w:rPr>
                <w:sz w:val="16"/>
                <w:szCs w:val="16"/>
              </w:rPr>
              <w:t>a duplicate requirement.</w:t>
            </w:r>
          </w:p>
        </w:tc>
      </w:tr>
      <w:tr w:rsidR="00227E8F" w:rsidRPr="007451D1"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rFonts w:cs="Arial"/>
                <w:sz w:val="16"/>
                <w:szCs w:val="16"/>
              </w:rPr>
            </w:pPr>
            <w:r w:rsidRPr="007161FD">
              <w:rPr>
                <w:rFonts w:cs="Arial"/>
                <w:sz w:val="16"/>
                <w:szCs w:val="16"/>
              </w:rPr>
              <w:t>CAMERA-FUR-REQ-250491/B-HotKey Shortcut Menu General Requirements 25</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sz w:val="16"/>
                <w:szCs w:val="16"/>
              </w:rPr>
            </w:pPr>
            <w:r w:rsidRPr="007161FD">
              <w:rPr>
                <w:sz w:val="16"/>
                <w:szCs w:val="16"/>
              </w:rPr>
              <w:t>schapeki: Remove duplicate table per latest VDOC059291</w:t>
            </w:r>
          </w:p>
        </w:tc>
      </w:tr>
      <w:tr w:rsidR="00227E8F" w:rsidRPr="007451D1"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rFonts w:cs="Arial"/>
                <w:sz w:val="16"/>
                <w:szCs w:val="16"/>
              </w:rPr>
            </w:pPr>
            <w:r w:rsidRPr="007161FD">
              <w:rPr>
                <w:rFonts w:cs="Arial"/>
                <w:sz w:val="16"/>
                <w:szCs w:val="16"/>
              </w:rPr>
              <w:t>CAMERA-FUR-REQ-250492/B-HotKey Shortcut Menu Signal Processing Requirements 24</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sz w:val="16"/>
                <w:szCs w:val="16"/>
              </w:rPr>
            </w:pPr>
            <w:r w:rsidRPr="007161FD">
              <w:rPr>
                <w:sz w:val="16"/>
                <w:szCs w:val="16"/>
              </w:rPr>
              <w:t>schapeki: Description up</w:t>
            </w:r>
            <w:r w:rsidRPr="007161FD">
              <w:rPr>
                <w:sz w:val="16"/>
                <w:szCs w:val="16"/>
              </w:rPr>
              <w:t>dates per latest VDOC059291</w:t>
            </w:r>
          </w:p>
        </w:tc>
      </w:tr>
      <w:tr w:rsidR="00227E8F" w:rsidRPr="007451D1"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rFonts w:cs="Arial"/>
                <w:sz w:val="16"/>
                <w:szCs w:val="16"/>
              </w:rPr>
            </w:pPr>
            <w:r w:rsidRPr="007161FD">
              <w:rPr>
                <w:rFonts w:cs="Arial"/>
                <w:sz w:val="16"/>
                <w:szCs w:val="16"/>
              </w:rPr>
              <w:t>CAMERA-FUR-REQ-272559/A-HotKey Shortcut Menu General Requirements 26</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sz w:val="16"/>
                <w:szCs w:val="16"/>
              </w:rPr>
            </w:pPr>
            <w:r w:rsidRPr="007161FD">
              <w:rPr>
                <w:sz w:val="16"/>
                <w:szCs w:val="16"/>
              </w:rPr>
              <w:t>schapeki: Add for MyKey interdependence per latest VDOC059291</w:t>
            </w:r>
          </w:p>
        </w:tc>
      </w:tr>
      <w:tr w:rsidR="00227E8F" w:rsidRPr="007451D1"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rFonts w:cs="Arial"/>
                <w:sz w:val="16"/>
                <w:szCs w:val="16"/>
              </w:rPr>
            </w:pPr>
            <w:r w:rsidRPr="007161FD">
              <w:rPr>
                <w:rFonts w:cs="Arial"/>
                <w:sz w:val="16"/>
                <w:szCs w:val="16"/>
              </w:rPr>
              <w:t>CAMERA-FUR-REQ-272563/A-HotKey Shortcut Menu General Requirements 27</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sz w:val="16"/>
                <w:szCs w:val="16"/>
              </w:rPr>
            </w:pPr>
            <w:r w:rsidRPr="007161FD">
              <w:rPr>
                <w:sz w:val="16"/>
                <w:szCs w:val="16"/>
              </w:rPr>
              <w:t>schapeki: Add per latest</w:t>
            </w:r>
            <w:r w:rsidRPr="007161FD">
              <w:rPr>
                <w:sz w:val="16"/>
                <w:szCs w:val="16"/>
              </w:rPr>
              <w:t xml:space="preserve"> VDOC059291</w:t>
            </w:r>
          </w:p>
        </w:tc>
      </w:tr>
      <w:tr w:rsidR="00227E8F" w:rsidRPr="007451D1"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rFonts w:cs="Arial"/>
                <w:sz w:val="16"/>
                <w:szCs w:val="16"/>
              </w:rPr>
            </w:pPr>
            <w:r w:rsidRPr="007161FD">
              <w:rPr>
                <w:rFonts w:cs="Arial"/>
                <w:sz w:val="16"/>
                <w:szCs w:val="16"/>
              </w:rPr>
              <w:t>CAMERA-FUR-REQ-272598/A-HotKey Shortcut Menu Signal Processing Requirements 28</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sz w:val="16"/>
                <w:szCs w:val="16"/>
              </w:rPr>
            </w:pPr>
            <w:r w:rsidRPr="007161FD">
              <w:rPr>
                <w:sz w:val="16"/>
                <w:szCs w:val="16"/>
              </w:rPr>
              <w:t>schapeki: Create new anti-race requirement per latest VDOC059291</w:t>
            </w:r>
          </w:p>
        </w:tc>
      </w:tr>
      <w:tr w:rsidR="00227E8F" w:rsidRPr="007451D1"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rFonts w:cs="Arial"/>
                <w:sz w:val="16"/>
                <w:szCs w:val="16"/>
              </w:rPr>
            </w:pPr>
            <w:r w:rsidRPr="007161FD">
              <w:rPr>
                <w:rFonts w:cs="Arial"/>
                <w:sz w:val="16"/>
                <w:szCs w:val="16"/>
              </w:rPr>
              <w:t>MD-REQ-013905/B-ApaMdeStat_D_RqDrv (TcSE ROIN-202254-2)</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sz w:val="16"/>
                <w:szCs w:val="16"/>
              </w:rPr>
            </w:pPr>
            <w:r w:rsidRPr="007161FD">
              <w:rPr>
                <w:sz w:val="16"/>
                <w:szCs w:val="16"/>
              </w:rPr>
              <w:t>update signal parameters</w:t>
            </w:r>
          </w:p>
        </w:tc>
      </w:tr>
      <w:tr w:rsidR="00227E8F" w:rsidRPr="007451D1"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rFonts w:cs="Arial"/>
                <w:sz w:val="16"/>
                <w:szCs w:val="16"/>
              </w:rPr>
            </w:pPr>
            <w:r w:rsidRPr="007161FD">
              <w:rPr>
                <w:rFonts w:cs="Arial"/>
                <w:sz w:val="16"/>
                <w:szCs w:val="16"/>
              </w:rPr>
              <w:t>MD-REQ-013908/B-ApaMde_D_Stat (TcSE ROIN-202256-1)</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sz w:val="16"/>
                <w:szCs w:val="16"/>
              </w:rPr>
            </w:pPr>
            <w:r w:rsidRPr="007161FD">
              <w:rPr>
                <w:sz w:val="16"/>
                <w:szCs w:val="16"/>
              </w:rPr>
              <w:t>update signal parameters</w:t>
            </w:r>
          </w:p>
        </w:tc>
      </w:tr>
      <w:tr w:rsidR="00227E8F" w:rsidRPr="007451D1"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rFonts w:cs="Arial"/>
                <w:sz w:val="16"/>
                <w:szCs w:val="16"/>
              </w:rPr>
            </w:pPr>
            <w:r w:rsidRPr="007161FD">
              <w:rPr>
                <w:rFonts w:cs="Arial"/>
                <w:sz w:val="16"/>
                <w:szCs w:val="16"/>
              </w:rPr>
              <w:t>MD-REQ-128709/B-ApaActvSide2_D_Stat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sz w:val="16"/>
                <w:szCs w:val="16"/>
              </w:rPr>
            </w:pPr>
            <w:r w:rsidRPr="007161FD">
              <w:rPr>
                <w:sz w:val="16"/>
                <w:szCs w:val="16"/>
              </w:rPr>
              <w:t>update signal parameters</w:t>
            </w:r>
          </w:p>
        </w:tc>
      </w:tr>
      <w:tr w:rsidR="00227E8F" w:rsidRPr="007451D1"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rFonts w:cs="Arial"/>
                <w:sz w:val="16"/>
                <w:szCs w:val="16"/>
              </w:rPr>
            </w:pPr>
            <w:r w:rsidRPr="007161FD">
              <w:rPr>
                <w:rFonts w:cs="Arial"/>
                <w:sz w:val="16"/>
                <w:szCs w:val="16"/>
              </w:rPr>
              <w:t>MD-REQ-128712/D-ApaAcsy_D_RqDrv</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sz w:val="16"/>
                <w:szCs w:val="16"/>
              </w:rPr>
            </w:pPr>
            <w:r w:rsidRPr="007161FD">
              <w:rPr>
                <w:sz w:val="16"/>
                <w:szCs w:val="16"/>
              </w:rPr>
              <w:t>update signal parameters</w:t>
            </w:r>
          </w:p>
        </w:tc>
      </w:tr>
      <w:tr w:rsidR="00227E8F" w:rsidRPr="007451D1"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rFonts w:cs="Arial"/>
                <w:sz w:val="16"/>
                <w:szCs w:val="16"/>
              </w:rPr>
            </w:pPr>
            <w:r w:rsidRPr="007161FD">
              <w:rPr>
                <w:rFonts w:cs="Arial"/>
                <w:sz w:val="16"/>
                <w:szCs w:val="16"/>
              </w:rPr>
              <w:t>MD-REQ-128763/B-ApaGearShif_D_RqDrv</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sz w:val="16"/>
                <w:szCs w:val="16"/>
              </w:rPr>
            </w:pPr>
            <w:r w:rsidRPr="007161FD">
              <w:rPr>
                <w:sz w:val="16"/>
                <w:szCs w:val="16"/>
              </w:rPr>
              <w:t>update signal parame</w:t>
            </w:r>
            <w:r w:rsidRPr="007161FD">
              <w:rPr>
                <w:sz w:val="16"/>
                <w:szCs w:val="16"/>
              </w:rPr>
              <w:t>ters</w:t>
            </w:r>
          </w:p>
        </w:tc>
      </w:tr>
      <w:tr w:rsidR="00227E8F" w:rsidRPr="007451D1"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single" w:sz="6" w:space="0" w:color="auto"/>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rFonts w:cs="Arial"/>
                <w:sz w:val="16"/>
                <w:szCs w:val="16"/>
              </w:rPr>
            </w:pPr>
            <w:r w:rsidRPr="007161FD">
              <w:rPr>
                <w:rFonts w:cs="Arial"/>
                <w:sz w:val="16"/>
                <w:szCs w:val="16"/>
              </w:rPr>
              <w:t>MD-REQ-128764/C-ApaLongCtl_D_RqDrv</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7161FD" w:rsidRDefault="00935523" w:rsidP="00227E8F">
            <w:pPr>
              <w:rPr>
                <w:sz w:val="16"/>
                <w:szCs w:val="16"/>
              </w:rPr>
            </w:pPr>
            <w:r w:rsidRPr="007161FD">
              <w:rPr>
                <w:sz w:val="16"/>
                <w:szCs w:val="16"/>
              </w:rPr>
              <w:t>update signal parameters</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45"/>
          <w:jc w:val="center"/>
        </w:trPr>
        <w:tc>
          <w:tcPr>
            <w:tcW w:w="1764" w:type="dxa"/>
            <w:tcBorders>
              <w:top w:val="single" w:sz="6" w:space="0" w:color="auto"/>
              <w:left w:val="single" w:sz="6" w:space="0" w:color="auto"/>
              <w:bottom w:val="single" w:sz="6" w:space="0" w:color="auto"/>
              <w:right w:val="nil"/>
            </w:tcBorders>
            <w:shd w:val="thinDiagCross" w:color="auto" w:fill="D9D9D9" w:themeFill="background1" w:themeFillShade="D9"/>
            <w:vAlign w:val="center"/>
          </w:tcPr>
          <w:p w:rsidR="00227E8F" w:rsidRDefault="00935523" w:rsidP="00227E8F">
            <w:pPr>
              <w:spacing w:line="276" w:lineRule="auto"/>
              <w:rPr>
                <w:rFonts w:cs="Arial"/>
                <w:sz w:val="16"/>
              </w:rPr>
            </w:pPr>
          </w:p>
        </w:tc>
        <w:tc>
          <w:tcPr>
            <w:tcW w:w="1018" w:type="dxa"/>
            <w:tcBorders>
              <w:top w:val="single" w:sz="6" w:space="0" w:color="auto"/>
              <w:left w:val="nil"/>
              <w:bottom w:val="single" w:sz="6" w:space="0" w:color="auto"/>
              <w:right w:val="nil"/>
            </w:tcBorders>
            <w:shd w:val="thinDiagCross" w:color="auto" w:fill="D9D9D9" w:themeFill="background1" w:themeFillShade="D9"/>
            <w:vAlign w:val="center"/>
          </w:tcPr>
          <w:p w:rsidR="00227E8F" w:rsidRDefault="00935523" w:rsidP="00227E8F">
            <w:pPr>
              <w:spacing w:line="276" w:lineRule="auto"/>
              <w:jc w:val="center"/>
              <w:rPr>
                <w:rFonts w:cs="Arial"/>
                <w:sz w:val="16"/>
                <w:lang w:val="fr-FR"/>
              </w:rPr>
            </w:pPr>
          </w:p>
        </w:tc>
        <w:tc>
          <w:tcPr>
            <w:tcW w:w="3510" w:type="dxa"/>
            <w:tcBorders>
              <w:top w:val="single" w:sz="6" w:space="0" w:color="auto"/>
              <w:left w:val="nil"/>
              <w:bottom w:val="single" w:sz="6" w:space="0" w:color="auto"/>
              <w:right w:val="nil"/>
            </w:tcBorders>
            <w:shd w:val="thinDiagCross" w:color="auto" w:fill="D9D9D9" w:themeFill="background1" w:themeFillShade="D9"/>
          </w:tcPr>
          <w:p w:rsidR="00227E8F" w:rsidRDefault="00935523" w:rsidP="00227E8F">
            <w:pPr>
              <w:spacing w:line="276" w:lineRule="auto"/>
              <w:jc w:val="center"/>
              <w:rPr>
                <w:rFonts w:cs="Arial"/>
                <w:sz w:val="16"/>
                <w:lang w:val="fr-FR"/>
              </w:rPr>
            </w:pPr>
          </w:p>
        </w:tc>
        <w:tc>
          <w:tcPr>
            <w:tcW w:w="4615" w:type="dxa"/>
            <w:gridSpan w:val="2"/>
            <w:tcBorders>
              <w:top w:val="single" w:sz="6" w:space="0" w:color="auto"/>
              <w:left w:val="nil"/>
              <w:bottom w:val="single" w:sz="6" w:space="0" w:color="auto"/>
              <w:right w:val="single" w:sz="6" w:space="0" w:color="auto"/>
            </w:tcBorders>
            <w:shd w:val="thinDiagCross" w:color="auto" w:fill="D9D9D9" w:themeFill="background1" w:themeFillShade="D9"/>
          </w:tcPr>
          <w:p w:rsidR="00227E8F" w:rsidRDefault="00935523" w:rsidP="00227E8F">
            <w:pPr>
              <w:spacing w:line="276" w:lineRule="auto"/>
              <w:rPr>
                <w:rFonts w:cs="Arial"/>
                <w:sz w:val="16"/>
              </w:rPr>
            </w:pPr>
          </w:p>
        </w:tc>
      </w:tr>
      <w:tr w:rsidR="00124B87" w:rsidRPr="00F103DC" w:rsidTr="001138FD">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16"/>
          <w:jc w:val="center"/>
        </w:trPr>
        <w:tc>
          <w:tcPr>
            <w:tcW w:w="1764" w:type="dxa"/>
            <w:tcBorders>
              <w:top w:val="single" w:sz="6" w:space="0" w:color="auto"/>
              <w:left w:val="single" w:sz="6" w:space="0" w:color="auto"/>
              <w:bottom w:val="single" w:sz="6" w:space="0" w:color="auto"/>
              <w:right w:val="single" w:sz="6" w:space="0" w:color="auto"/>
            </w:tcBorders>
          </w:tcPr>
          <w:p w:rsidR="00124B87" w:rsidRPr="00F103DC" w:rsidRDefault="00935523" w:rsidP="00227E8F">
            <w:pPr>
              <w:spacing w:line="276" w:lineRule="auto"/>
              <w:rPr>
                <w:rFonts w:cs="Arial"/>
                <w:b/>
                <w:sz w:val="16"/>
              </w:rPr>
            </w:pPr>
            <w:r>
              <w:rPr>
                <w:rFonts w:cs="Arial"/>
                <w:b/>
                <w:sz w:val="16"/>
              </w:rPr>
              <w:t>December 8, 2017</w:t>
            </w:r>
          </w:p>
        </w:tc>
        <w:tc>
          <w:tcPr>
            <w:tcW w:w="1018" w:type="dxa"/>
            <w:tcBorders>
              <w:top w:val="single" w:sz="6" w:space="0" w:color="auto"/>
              <w:left w:val="single" w:sz="6" w:space="0" w:color="auto"/>
              <w:bottom w:val="single" w:sz="6" w:space="0" w:color="auto"/>
              <w:right w:val="single" w:sz="6" w:space="0" w:color="auto"/>
            </w:tcBorders>
          </w:tcPr>
          <w:p w:rsidR="00124B87" w:rsidRPr="00F103DC" w:rsidRDefault="00935523" w:rsidP="00227E8F">
            <w:pPr>
              <w:spacing w:line="276" w:lineRule="auto"/>
              <w:jc w:val="center"/>
              <w:rPr>
                <w:rFonts w:cs="Arial"/>
                <w:b/>
                <w:sz w:val="16"/>
                <w:lang w:val="fr-FR"/>
              </w:rPr>
            </w:pPr>
            <w:r>
              <w:rPr>
                <w:rFonts w:cs="Arial"/>
                <w:b/>
                <w:sz w:val="16"/>
                <w:lang w:val="fr-FR"/>
              </w:rPr>
              <w:t>1.8</w:t>
            </w:r>
          </w:p>
        </w:tc>
        <w:tc>
          <w:tcPr>
            <w:tcW w:w="8125" w:type="dxa"/>
            <w:gridSpan w:val="3"/>
            <w:tcBorders>
              <w:top w:val="single" w:sz="6" w:space="0" w:color="auto"/>
              <w:left w:val="single" w:sz="6" w:space="0" w:color="auto"/>
              <w:bottom w:val="single" w:sz="6" w:space="0" w:color="auto"/>
              <w:right w:val="single" w:sz="6" w:space="0" w:color="auto"/>
            </w:tcBorders>
          </w:tcPr>
          <w:p w:rsidR="00124B87" w:rsidRPr="00F103DC" w:rsidRDefault="00935523" w:rsidP="00227E8F">
            <w:pPr>
              <w:spacing w:line="276" w:lineRule="auto"/>
              <w:rPr>
                <w:rFonts w:cs="Arial"/>
                <w:b/>
                <w:sz w:val="16"/>
              </w:rPr>
            </w:pP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single" w:sz="6" w:space="0" w:color="auto"/>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rFonts w:cs="Arial"/>
                <w:sz w:val="16"/>
                <w:szCs w:val="16"/>
              </w:rPr>
            </w:pPr>
            <w:r w:rsidRPr="00980770">
              <w:rPr>
                <w:rFonts w:cs="Arial"/>
                <w:sz w:val="16"/>
                <w:szCs w:val="16"/>
              </w:rPr>
              <w:t>CAMERA-FUR-REQ-161327/E-Display HMI Arbitration Internal Variable Table (Timers and Debounce)</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sz w:val="16"/>
                <w:szCs w:val="16"/>
              </w:rPr>
            </w:pPr>
            <w:r w:rsidRPr="00980770">
              <w:rPr>
                <w:sz w:val="16"/>
                <w:szCs w:val="16"/>
              </w:rPr>
              <w:t xml:space="preserve">schapeki: Clarification-add notes for choosing program-specific </w:t>
            </w:r>
            <w:r w:rsidRPr="00980770">
              <w:rPr>
                <w:sz w:val="16"/>
                <w:szCs w:val="16"/>
              </w:rPr>
              <w:t>timeouts (per F. Krins feedback)</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rFonts w:cs="Arial"/>
                <w:sz w:val="16"/>
                <w:szCs w:val="16"/>
              </w:rPr>
            </w:pPr>
            <w:r w:rsidRPr="00980770">
              <w:rPr>
                <w:rFonts w:cs="Arial"/>
                <w:sz w:val="16"/>
                <w:szCs w:val="16"/>
              </w:rPr>
              <w:t>CAMERA-FUR-REQ-197168/D-Active Park Assist (APA) Signal - [ApaMsgTxt_D_Rq]</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sz w:val="16"/>
                <w:szCs w:val="16"/>
              </w:rPr>
            </w:pPr>
            <w:r w:rsidRPr="00980770">
              <w:rPr>
                <w:sz w:val="16"/>
                <w:szCs w:val="16"/>
              </w:rPr>
              <w:t>schapeki: Clarification-update notes to show an example of how to treat the "signal not present" case.</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rFonts w:cs="Arial"/>
                <w:sz w:val="16"/>
                <w:szCs w:val="16"/>
              </w:rPr>
            </w:pPr>
            <w:r w:rsidRPr="00980770">
              <w:rPr>
                <w:rFonts w:cs="Arial"/>
                <w:sz w:val="16"/>
                <w:szCs w:val="16"/>
              </w:rPr>
              <w:t xml:space="preserve">CAMERA-FUR-REQ-203878/C-Active Park </w:t>
            </w:r>
            <w:r w:rsidRPr="00980770">
              <w:rPr>
                <w:rFonts w:cs="Arial"/>
                <w:sz w:val="16"/>
                <w:szCs w:val="16"/>
              </w:rPr>
              <w:t>Assist (APA) Signal - [ApaTrgtDist_D_Stat]+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sz w:val="16"/>
                <w:szCs w:val="16"/>
              </w:rPr>
            </w:pPr>
            <w:r w:rsidRPr="00980770">
              <w:rPr>
                <w:sz w:val="16"/>
                <w:szCs w:val="16"/>
              </w:rPr>
              <w:t>schapeki: Clarification-update notes to show an example of how to treat the "signal not present" case.</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rFonts w:cs="Arial"/>
                <w:sz w:val="16"/>
                <w:szCs w:val="16"/>
              </w:rPr>
            </w:pPr>
            <w:r w:rsidRPr="00980770">
              <w:rPr>
                <w:rFonts w:cs="Arial"/>
                <w:sz w:val="16"/>
                <w:szCs w:val="16"/>
              </w:rPr>
              <w:t>CAMERA-FUR-REQ-203878/D-Active Park Assist (APA) Signal - [ApaTrgtDist_D_Stat]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sz w:val="16"/>
                <w:szCs w:val="16"/>
              </w:rPr>
            </w:pPr>
            <w:r w:rsidRPr="00980770">
              <w:rPr>
                <w:sz w:val="16"/>
                <w:szCs w:val="16"/>
              </w:rPr>
              <w:t>schapeki: Clarification-upda</w:t>
            </w:r>
            <w:r w:rsidRPr="00980770">
              <w:rPr>
                <w:sz w:val="16"/>
                <w:szCs w:val="16"/>
              </w:rPr>
              <w:t>te notes to show an example of how to treat the "signal not present" case.</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rFonts w:cs="Arial"/>
                <w:sz w:val="16"/>
                <w:szCs w:val="16"/>
              </w:rPr>
            </w:pPr>
            <w:r w:rsidRPr="00980770">
              <w:rPr>
                <w:rFonts w:cs="Arial"/>
                <w:sz w:val="16"/>
                <w:szCs w:val="16"/>
              </w:rPr>
              <w:t>CAMERA-FUR-REQ-247261/B-Active Park Assist (APA) Method 2 Configuration - Parking Assistance_Cfg</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sz w:val="16"/>
                <w:szCs w:val="16"/>
              </w:rPr>
            </w:pPr>
            <w:r w:rsidRPr="00980770">
              <w:rPr>
                <w:sz w:val="16"/>
                <w:szCs w:val="16"/>
              </w:rPr>
              <w:t>schapeki: Clarification-add notes for CTR since the usage example is for APIM.</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rFonts w:cs="Arial"/>
                <w:sz w:val="16"/>
                <w:szCs w:val="16"/>
              </w:rPr>
            </w:pPr>
            <w:r w:rsidRPr="00980770">
              <w:rPr>
                <w:rFonts w:cs="Arial"/>
                <w:sz w:val="16"/>
                <w:szCs w:val="16"/>
              </w:rPr>
              <w:t>CAMERA-FUR-REQ-130494/I-Active Park Assist (APA) Signal Processing - Positional ScanLeft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sz w:val="16"/>
                <w:szCs w:val="16"/>
              </w:rPr>
            </w:pPr>
            <w:r w:rsidRPr="00980770">
              <w:rPr>
                <w:sz w:val="16"/>
                <w:szCs w:val="16"/>
              </w:rPr>
              <w:t>schapeki: clerical: have ApaTrgtDist_D_Stat refer to 0x0 instead of 0xF</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rFonts w:cs="Arial"/>
                <w:sz w:val="16"/>
                <w:szCs w:val="16"/>
              </w:rPr>
            </w:pPr>
            <w:r w:rsidRPr="00980770">
              <w:rPr>
                <w:rFonts w:cs="Arial"/>
                <w:sz w:val="16"/>
                <w:szCs w:val="16"/>
              </w:rPr>
              <w:t>CAMERA-FUR-REQ-130495/I-Active Park Assist (APA) Signal Processing - Positional ScanRight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sz w:val="16"/>
                <w:szCs w:val="16"/>
              </w:rPr>
            </w:pPr>
            <w:r w:rsidRPr="00980770">
              <w:rPr>
                <w:sz w:val="16"/>
                <w:szCs w:val="16"/>
              </w:rPr>
              <w:t>sch</w:t>
            </w:r>
            <w:r w:rsidRPr="00980770">
              <w:rPr>
                <w:sz w:val="16"/>
                <w:szCs w:val="16"/>
              </w:rPr>
              <w:t>apeki: clerical: have ApaTrgtDist_D_Stat refer to 0x0 instead of 0xF</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rFonts w:cs="Arial"/>
                <w:sz w:val="16"/>
                <w:szCs w:val="16"/>
              </w:rPr>
            </w:pPr>
            <w:r w:rsidRPr="00980770">
              <w:rPr>
                <w:rFonts w:cs="Arial"/>
                <w:sz w:val="16"/>
                <w:szCs w:val="16"/>
              </w:rPr>
              <w:t>CAMERA-FUR-REQ-130496/K-Active Park Assist (APA) Signal Processing - Positional Symbol1+</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sz w:val="16"/>
                <w:szCs w:val="16"/>
              </w:rPr>
            </w:pPr>
            <w:r w:rsidRPr="00980770">
              <w:rPr>
                <w:sz w:val="16"/>
                <w:szCs w:val="16"/>
              </w:rPr>
              <w:t>schapeki: Clerical-Switch reference graphics for forward/reverse arrows on #16, #19 and #559. Th</w:t>
            </w:r>
            <w:r w:rsidRPr="00980770">
              <w:rPr>
                <w:sz w:val="16"/>
                <w:szCs w:val="16"/>
              </w:rPr>
              <w:t>e ApaTrgtDist_D_Stat of 0x0 refers to empty arrow; 0xF is a full arrow. Also update reference graphics for informational #404, it's currently a "book" icon, should be an "i" icon.</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rFonts w:cs="Arial"/>
                <w:sz w:val="16"/>
                <w:szCs w:val="16"/>
              </w:rPr>
            </w:pPr>
            <w:r w:rsidRPr="00980770">
              <w:rPr>
                <w:rFonts w:cs="Arial"/>
                <w:sz w:val="16"/>
                <w:szCs w:val="16"/>
              </w:rPr>
              <w:t>CAMERA-FUR-REQ-130496/L-Active Park Assist (APA) Signal Processing - Posit</w:t>
            </w:r>
            <w:r w:rsidRPr="00980770">
              <w:rPr>
                <w:rFonts w:cs="Arial"/>
                <w:sz w:val="16"/>
                <w:szCs w:val="16"/>
              </w:rPr>
              <w:t>ional Symbol1</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sz w:val="16"/>
                <w:szCs w:val="16"/>
              </w:rPr>
            </w:pPr>
            <w:r w:rsidRPr="00980770">
              <w:rPr>
                <w:sz w:val="16"/>
                <w:szCs w:val="16"/>
              </w:rPr>
              <w:t>schapeki: clerical: #404 reference graphic from book to "i" icon, have ApaTrgtDist_D_Stat refer to 0x0 instead of 0xF</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rFonts w:cs="Arial"/>
                <w:sz w:val="16"/>
                <w:szCs w:val="16"/>
              </w:rPr>
            </w:pPr>
            <w:r w:rsidRPr="00980770">
              <w:rPr>
                <w:rFonts w:cs="Arial"/>
                <w:sz w:val="16"/>
                <w:szCs w:val="16"/>
              </w:rPr>
              <w:t>CAMERA-FUR-REQ-130497/J-Active Park Assist (APA) Signal Processing - Positional Symbol2</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sz w:val="16"/>
                <w:szCs w:val="16"/>
              </w:rPr>
            </w:pPr>
            <w:r w:rsidRPr="00980770">
              <w:rPr>
                <w:sz w:val="16"/>
                <w:szCs w:val="16"/>
              </w:rPr>
              <w:t xml:space="preserve">schapeki: clerical: have </w:t>
            </w:r>
            <w:r w:rsidRPr="00980770">
              <w:rPr>
                <w:sz w:val="16"/>
                <w:szCs w:val="16"/>
              </w:rPr>
              <w:t>ApaTrgtDist_D_Stat refer to 0x0 instead of 0xF</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rFonts w:cs="Arial"/>
                <w:sz w:val="16"/>
                <w:szCs w:val="16"/>
              </w:rPr>
            </w:pPr>
            <w:r w:rsidRPr="00980770">
              <w:rPr>
                <w:rFonts w:cs="Arial"/>
                <w:sz w:val="16"/>
                <w:szCs w:val="16"/>
              </w:rPr>
              <w:t>CAMERA-FUR-REQ-130498/L-Active Park Assist (APA) Signal Processing - Positional Text1</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sz w:val="16"/>
                <w:szCs w:val="16"/>
              </w:rPr>
            </w:pPr>
            <w:r w:rsidRPr="00980770">
              <w:rPr>
                <w:sz w:val="16"/>
                <w:szCs w:val="16"/>
              </w:rPr>
              <w:t>schapeki: clerical: have ApaTrgtDist_D_Stat refer to 0x0 instead of 0xF</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rFonts w:cs="Arial"/>
                <w:sz w:val="16"/>
                <w:szCs w:val="16"/>
              </w:rPr>
            </w:pPr>
            <w:r w:rsidRPr="00980770">
              <w:rPr>
                <w:rFonts w:cs="Arial"/>
                <w:sz w:val="16"/>
                <w:szCs w:val="16"/>
              </w:rPr>
              <w:t>CAMERA-FUR-REQ-130500/L-Active Park Assist (APA</w:t>
            </w:r>
            <w:r w:rsidRPr="00980770">
              <w:rPr>
                <w:rFonts w:cs="Arial"/>
                <w:sz w:val="16"/>
                <w:szCs w:val="16"/>
              </w:rPr>
              <w:t>) Signal Processing - Positional Text2</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sz w:val="16"/>
                <w:szCs w:val="16"/>
              </w:rPr>
            </w:pPr>
            <w:r w:rsidRPr="00980770">
              <w:rPr>
                <w:sz w:val="16"/>
                <w:szCs w:val="16"/>
              </w:rPr>
              <w:t>schapeki: clerical: have ApaTrgtDist_D_Stat refer to 0x0 instead of 0xF</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rFonts w:cs="Arial"/>
                <w:sz w:val="16"/>
                <w:szCs w:val="16"/>
              </w:rPr>
            </w:pPr>
            <w:r w:rsidRPr="00980770">
              <w:rPr>
                <w:rFonts w:cs="Arial"/>
                <w:sz w:val="16"/>
                <w:szCs w:val="16"/>
              </w:rPr>
              <w:t>CAMERA-FUR-REQ-130502/I-Active Park Assist (APA) Signal Processing - Positional CarLeft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sz w:val="16"/>
                <w:szCs w:val="16"/>
              </w:rPr>
            </w:pPr>
            <w:r w:rsidRPr="00980770">
              <w:rPr>
                <w:sz w:val="16"/>
                <w:szCs w:val="16"/>
              </w:rPr>
              <w:t xml:space="preserve">schapeki: clerical: have ApaTrgtDist_D_Stat refer to </w:t>
            </w:r>
            <w:r w:rsidRPr="00980770">
              <w:rPr>
                <w:sz w:val="16"/>
                <w:szCs w:val="16"/>
              </w:rPr>
              <w:t>0x0 instead of 0xF</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rFonts w:cs="Arial"/>
                <w:sz w:val="16"/>
                <w:szCs w:val="16"/>
              </w:rPr>
            </w:pPr>
            <w:r w:rsidRPr="00980770">
              <w:rPr>
                <w:rFonts w:cs="Arial"/>
                <w:sz w:val="16"/>
                <w:szCs w:val="16"/>
              </w:rPr>
              <w:t>CAMERA-FUR-REQ-165423/G-Active Park Assist (APA) Signal Processing - Positional CarRight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sz w:val="16"/>
                <w:szCs w:val="16"/>
              </w:rPr>
            </w:pPr>
            <w:r w:rsidRPr="00980770">
              <w:rPr>
                <w:sz w:val="16"/>
                <w:szCs w:val="16"/>
              </w:rPr>
              <w:t>schapeki: clerical: have ApaTrgtDist_D_Stat refer to 0x0 instead of 0xF</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rFonts w:cs="Arial"/>
                <w:sz w:val="16"/>
                <w:szCs w:val="16"/>
              </w:rPr>
            </w:pPr>
            <w:r w:rsidRPr="00980770">
              <w:rPr>
                <w:rFonts w:cs="Arial"/>
                <w:sz w:val="16"/>
                <w:szCs w:val="16"/>
              </w:rPr>
              <w:t>CAMERA-FUR-REQ-165424/G-Active Park Assist (APA) Signal Processing - Pos</w:t>
            </w:r>
            <w:r w:rsidRPr="00980770">
              <w:rPr>
                <w:rFonts w:cs="Arial"/>
                <w:sz w:val="16"/>
                <w:szCs w:val="16"/>
              </w:rPr>
              <w:t>itional CarPOA</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sz w:val="16"/>
                <w:szCs w:val="16"/>
              </w:rPr>
            </w:pPr>
            <w:r w:rsidRPr="00980770">
              <w:rPr>
                <w:sz w:val="16"/>
                <w:szCs w:val="16"/>
              </w:rPr>
              <w:t>schapeki: clerical: have ApaTrgtDist_D_Stat refer to 0x0 instead of 0xF</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rFonts w:cs="Arial"/>
                <w:sz w:val="16"/>
                <w:szCs w:val="16"/>
              </w:rPr>
            </w:pPr>
            <w:r w:rsidRPr="00980770">
              <w:rPr>
                <w:rFonts w:cs="Arial"/>
                <w:sz w:val="16"/>
                <w:szCs w:val="16"/>
              </w:rPr>
              <w:t>CAMERA-FUR-REQ-130503/K-Active Park Assist (APA) Signal Processing - Positional ParkPilot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sz w:val="16"/>
                <w:szCs w:val="16"/>
              </w:rPr>
            </w:pPr>
            <w:r w:rsidRPr="00980770">
              <w:rPr>
                <w:sz w:val="16"/>
                <w:szCs w:val="16"/>
              </w:rPr>
              <w:t>schapeki: clerical: have ApaTrgtDist_D_Stat refer to 0x0 instead of 0xF</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rFonts w:cs="Arial"/>
                <w:sz w:val="16"/>
                <w:szCs w:val="16"/>
              </w:rPr>
            </w:pPr>
            <w:r w:rsidRPr="00980770">
              <w:rPr>
                <w:rFonts w:cs="Arial"/>
                <w:sz w:val="16"/>
                <w:szCs w:val="16"/>
              </w:rPr>
              <w:t>CAMERA-FUR-REQ-130504/J-Active Park Assist (APA) Signal Processing - Positional ParkScenarioLeft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sz w:val="16"/>
                <w:szCs w:val="16"/>
              </w:rPr>
            </w:pPr>
            <w:r w:rsidRPr="00980770">
              <w:rPr>
                <w:sz w:val="16"/>
                <w:szCs w:val="16"/>
              </w:rPr>
              <w:t>schapeki: clerical: have ApaTrgtDist_D_Stat refer to 0x0 instead of 0xF</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rFonts w:cs="Arial"/>
                <w:sz w:val="16"/>
                <w:szCs w:val="16"/>
              </w:rPr>
            </w:pPr>
            <w:r w:rsidRPr="00980770">
              <w:rPr>
                <w:rFonts w:cs="Arial"/>
                <w:sz w:val="16"/>
                <w:szCs w:val="16"/>
              </w:rPr>
              <w:t>CAMERA-FUR-REQ-130505/J-Active Park Assist (APA) Signal Processing - Positional ParkS</w:t>
            </w:r>
            <w:r w:rsidRPr="00980770">
              <w:rPr>
                <w:rFonts w:cs="Arial"/>
                <w:sz w:val="16"/>
                <w:szCs w:val="16"/>
              </w:rPr>
              <w:t>cenarioRight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sz w:val="16"/>
                <w:szCs w:val="16"/>
              </w:rPr>
            </w:pPr>
            <w:r w:rsidRPr="00980770">
              <w:rPr>
                <w:sz w:val="16"/>
                <w:szCs w:val="16"/>
              </w:rPr>
              <w:t>schapeki: clerical: have ApaTrgtDist_D_Stat refer to 0x0 instead of 0xF</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rFonts w:cs="Arial"/>
                <w:sz w:val="16"/>
                <w:szCs w:val="16"/>
              </w:rPr>
            </w:pPr>
            <w:r w:rsidRPr="00980770">
              <w:rPr>
                <w:rFonts w:cs="Arial"/>
                <w:sz w:val="16"/>
                <w:szCs w:val="16"/>
              </w:rPr>
              <w:t>CAMERA-FUR-REQ-161347/H-Active Park Assist (APA) Signal Processing - Positional ParkScenarioPOA</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sz w:val="16"/>
                <w:szCs w:val="16"/>
              </w:rPr>
            </w:pPr>
            <w:r w:rsidRPr="00980770">
              <w:rPr>
                <w:sz w:val="16"/>
                <w:szCs w:val="16"/>
              </w:rPr>
              <w:t>schapeki: clerical: have ApaTrgtDist_D_Stat refer to 0x0 instead of 0xF</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rFonts w:cs="Arial"/>
                <w:sz w:val="16"/>
                <w:szCs w:val="16"/>
              </w:rPr>
            </w:pPr>
            <w:r w:rsidRPr="00980770">
              <w:rPr>
                <w:rFonts w:cs="Arial"/>
                <w:sz w:val="16"/>
                <w:szCs w:val="16"/>
              </w:rPr>
              <w:t>CAMERA-FUR-REQ-165427/H-Active Park Assist (APA) Signal Processing - Positional CarNonRVCSac</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sz w:val="16"/>
                <w:szCs w:val="16"/>
              </w:rPr>
            </w:pPr>
            <w:r w:rsidRPr="00980770">
              <w:rPr>
                <w:sz w:val="16"/>
                <w:szCs w:val="16"/>
              </w:rPr>
              <w:t>schapeki: clerical: have ApaTrgtDist_D_Stat refer to 0x0 instead of 0xF</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rFonts w:cs="Arial"/>
                <w:sz w:val="16"/>
                <w:szCs w:val="16"/>
              </w:rPr>
            </w:pPr>
            <w:r w:rsidRPr="00980770">
              <w:rPr>
                <w:rFonts w:cs="Arial"/>
                <w:sz w:val="16"/>
                <w:szCs w:val="16"/>
              </w:rPr>
              <w:t xml:space="preserve">CAMERA-FUR-REQ-165428/G-Active Park Assist (APA) Signal Processing - Positional </w:t>
            </w:r>
            <w:r w:rsidRPr="00980770">
              <w:rPr>
                <w:rFonts w:cs="Arial"/>
                <w:sz w:val="16"/>
                <w:szCs w:val="16"/>
              </w:rPr>
              <w:t>ParkInArrow</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sz w:val="16"/>
                <w:szCs w:val="16"/>
              </w:rPr>
            </w:pPr>
            <w:r w:rsidRPr="00980770">
              <w:rPr>
                <w:sz w:val="16"/>
                <w:szCs w:val="16"/>
              </w:rPr>
              <w:t>schapeki: clerical: have ApaTrgtDist_D_Stat refer to 0x0 instead of 0xF</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rFonts w:cs="Arial"/>
                <w:sz w:val="16"/>
                <w:szCs w:val="16"/>
              </w:rPr>
            </w:pPr>
            <w:r w:rsidRPr="00980770">
              <w:rPr>
                <w:rFonts w:cs="Arial"/>
                <w:sz w:val="16"/>
                <w:szCs w:val="16"/>
              </w:rPr>
              <w:t>CAMERA-FUR-REQ-161348/I-Active Park Assist (APA) Signal Processing - Positional POAleft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sz w:val="16"/>
                <w:szCs w:val="16"/>
              </w:rPr>
            </w:pPr>
            <w:r w:rsidRPr="00980770">
              <w:rPr>
                <w:sz w:val="16"/>
                <w:szCs w:val="16"/>
              </w:rPr>
              <w:t>schapeki: clerical: have ApaTrgtDist_D_Stat refer to 0x0 instead of 0xF</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rFonts w:cs="Arial"/>
                <w:sz w:val="16"/>
                <w:szCs w:val="16"/>
              </w:rPr>
            </w:pPr>
            <w:r w:rsidRPr="00980770">
              <w:rPr>
                <w:rFonts w:cs="Arial"/>
                <w:sz w:val="16"/>
                <w:szCs w:val="16"/>
              </w:rPr>
              <w:t>CAMERA-F</w:t>
            </w:r>
            <w:r w:rsidRPr="00980770">
              <w:rPr>
                <w:rFonts w:cs="Arial"/>
                <w:sz w:val="16"/>
                <w:szCs w:val="16"/>
              </w:rPr>
              <w:t>UR-REQ-161349/I-Active Park Assist (APA) Signal Processing - Positional POAright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sz w:val="16"/>
                <w:szCs w:val="16"/>
              </w:rPr>
            </w:pPr>
            <w:r w:rsidRPr="00980770">
              <w:rPr>
                <w:sz w:val="16"/>
                <w:szCs w:val="16"/>
              </w:rPr>
              <w:t>schapeki: clerical: have ApaTrgtDist_D_Stat refer to 0x0 instead of 0xF</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rFonts w:cs="Arial"/>
                <w:sz w:val="16"/>
                <w:szCs w:val="16"/>
              </w:rPr>
            </w:pPr>
            <w:r w:rsidRPr="00980770">
              <w:rPr>
                <w:rFonts w:cs="Arial"/>
                <w:sz w:val="16"/>
                <w:szCs w:val="16"/>
              </w:rPr>
              <w:t>CAMERA-FUR-REQ-165437/H-Active Park Assist (APA) Signal Processing - Positional POArightSelectd</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sz w:val="16"/>
                <w:szCs w:val="16"/>
              </w:rPr>
            </w:pPr>
            <w:r w:rsidRPr="00980770">
              <w:rPr>
                <w:sz w:val="16"/>
                <w:szCs w:val="16"/>
              </w:rPr>
              <w:t>schapeki: clerical: have ApaTrgtDist_D_Stat refer to 0x0 instead of 0xF</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rFonts w:cs="Arial"/>
                <w:sz w:val="16"/>
                <w:szCs w:val="16"/>
              </w:rPr>
            </w:pPr>
            <w:r w:rsidRPr="00980770">
              <w:rPr>
                <w:rFonts w:cs="Arial"/>
                <w:sz w:val="16"/>
                <w:szCs w:val="16"/>
              </w:rPr>
              <w:t>CAMERA-FUR-REQ-165441/H-Active Park Assist (APA) Signal Processing - Positional POAleftSelectd</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sz w:val="16"/>
                <w:szCs w:val="16"/>
              </w:rPr>
            </w:pPr>
            <w:r w:rsidRPr="00980770">
              <w:rPr>
                <w:sz w:val="16"/>
                <w:szCs w:val="16"/>
              </w:rPr>
              <w:t>schapeki: clerical: have ApaTrgtDist_D_Stat refer to 0x0 instead of 0xF</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rFonts w:cs="Arial"/>
                <w:sz w:val="16"/>
                <w:szCs w:val="16"/>
              </w:rPr>
            </w:pPr>
            <w:r w:rsidRPr="00980770">
              <w:rPr>
                <w:rFonts w:cs="Arial"/>
                <w:sz w:val="16"/>
                <w:szCs w:val="16"/>
              </w:rPr>
              <w:t>CAMERA-FUR-REQ-165442/I-Active Park Assist (APA) Signal Processing - Positional SAPFeatureMenuBarVisibility</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sz w:val="16"/>
                <w:szCs w:val="16"/>
              </w:rPr>
            </w:pPr>
            <w:r w:rsidRPr="00980770">
              <w:rPr>
                <w:sz w:val="16"/>
                <w:szCs w:val="16"/>
              </w:rPr>
              <w:t>schapeki: clerical: have ApaTrgtDist_D_Stat refer to 0x0 instead of 0xF</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rFonts w:cs="Arial"/>
                <w:sz w:val="16"/>
                <w:szCs w:val="16"/>
              </w:rPr>
            </w:pPr>
            <w:r w:rsidRPr="00980770">
              <w:rPr>
                <w:rFonts w:cs="Arial"/>
                <w:sz w:val="16"/>
                <w:szCs w:val="16"/>
              </w:rPr>
              <w:t>CAMERA-FUR-REQ-165445/G-Active Park Assist (APA) Signal Processing - Posit</w:t>
            </w:r>
            <w:r w:rsidRPr="00980770">
              <w:rPr>
                <w:rFonts w:cs="Arial"/>
                <w:sz w:val="16"/>
                <w:szCs w:val="16"/>
              </w:rPr>
              <w:t>ional SAPFeatureMenuBarHighlight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sz w:val="16"/>
                <w:szCs w:val="16"/>
              </w:rPr>
            </w:pPr>
            <w:r w:rsidRPr="00980770">
              <w:rPr>
                <w:sz w:val="16"/>
                <w:szCs w:val="16"/>
              </w:rPr>
              <w:t>schapeki: clerical: have ApaTrgtDist_D_Stat refer to 0x0 instead of 0xF</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rFonts w:cs="Arial"/>
                <w:sz w:val="16"/>
                <w:szCs w:val="16"/>
              </w:rPr>
            </w:pPr>
            <w:r w:rsidRPr="00980770">
              <w:rPr>
                <w:rFonts w:cs="Arial"/>
                <w:sz w:val="16"/>
                <w:szCs w:val="16"/>
              </w:rPr>
              <w:t>CAMERA-FUR-REQ-165446/H-Active Park Assist (APA) Signal Processing - Positional SAPFeatureMenuBarGreyout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sz w:val="16"/>
                <w:szCs w:val="16"/>
              </w:rPr>
            </w:pPr>
            <w:r w:rsidRPr="00980770">
              <w:rPr>
                <w:sz w:val="16"/>
                <w:szCs w:val="16"/>
              </w:rPr>
              <w:t xml:space="preserve">schapeki: clerical: have ApaTrgtDist_D_Stat </w:t>
            </w:r>
            <w:r w:rsidRPr="00980770">
              <w:rPr>
                <w:sz w:val="16"/>
                <w:szCs w:val="16"/>
              </w:rPr>
              <w:t>refer to 0x0 instead of 0xF</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rFonts w:cs="Arial"/>
                <w:sz w:val="16"/>
                <w:szCs w:val="16"/>
              </w:rPr>
            </w:pPr>
            <w:r w:rsidRPr="00980770">
              <w:rPr>
                <w:rFonts w:cs="Arial"/>
                <w:sz w:val="16"/>
                <w:szCs w:val="16"/>
              </w:rPr>
              <w:t>CAMERA-FUR-REQ-165449/G-Active Park Assist (APA) Signal Processing - Positional SAPFeatureMenuContent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sz w:val="16"/>
                <w:szCs w:val="16"/>
              </w:rPr>
            </w:pPr>
            <w:r w:rsidRPr="00980770">
              <w:rPr>
                <w:sz w:val="16"/>
                <w:szCs w:val="16"/>
              </w:rPr>
              <w:t>schapeki: clerical: have ApaTrgtDist_D_Stat refer to 0x0 instead of 0xF</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rFonts w:cs="Arial"/>
                <w:sz w:val="16"/>
                <w:szCs w:val="16"/>
              </w:rPr>
            </w:pPr>
            <w:r w:rsidRPr="00980770">
              <w:rPr>
                <w:rFonts w:cs="Arial"/>
                <w:sz w:val="16"/>
                <w:szCs w:val="16"/>
              </w:rPr>
              <w:t xml:space="preserve">CAMERA-FUR-REQ-161355/J-Reverse Video Camera with </w:t>
            </w:r>
            <w:r w:rsidRPr="00980770">
              <w:rPr>
                <w:rFonts w:cs="Arial"/>
                <w:sz w:val="16"/>
                <w:szCs w:val="16"/>
              </w:rPr>
              <w:t>Active Park Assist (APA) and Park Distance Control (PDC) - Positional Symbol3+</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sz w:val="16"/>
                <w:szCs w:val="16"/>
              </w:rPr>
            </w:pPr>
            <w:r w:rsidRPr="00980770">
              <w:rPr>
                <w:sz w:val="16"/>
                <w:szCs w:val="16"/>
              </w:rPr>
              <w:t>schapeki: Clerical-Switch reference graphics for forward/reverse arrows on #109 and #112. The ApaTrgtDist_D_Stat of 0x0 refers to empty arrow; 0xF is a full arrow.</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rFonts w:cs="Arial"/>
                <w:sz w:val="16"/>
                <w:szCs w:val="16"/>
              </w:rPr>
            </w:pPr>
            <w:r w:rsidRPr="00980770">
              <w:rPr>
                <w:rFonts w:cs="Arial"/>
                <w:sz w:val="16"/>
                <w:szCs w:val="16"/>
              </w:rPr>
              <w:t>CAMERA-FUR-</w:t>
            </w:r>
            <w:r w:rsidRPr="00980770">
              <w:rPr>
                <w:rFonts w:cs="Arial"/>
                <w:sz w:val="16"/>
                <w:szCs w:val="16"/>
              </w:rPr>
              <w:t>REQ-161355/K-Reverse Video Camera with Active Park Assist (APA) and Park Distance Control (PDC) - Positional Symbol3</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sz w:val="16"/>
                <w:szCs w:val="16"/>
              </w:rPr>
            </w:pPr>
            <w:r w:rsidRPr="00980770">
              <w:rPr>
                <w:sz w:val="16"/>
                <w:szCs w:val="16"/>
              </w:rPr>
              <w:t>schapeki: clerical: have ApaTrgtDist_D_Stat refer to 0x0 instead of 0xF</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rFonts w:cs="Arial"/>
                <w:sz w:val="16"/>
                <w:szCs w:val="16"/>
              </w:rPr>
            </w:pPr>
            <w:r w:rsidRPr="00980770">
              <w:rPr>
                <w:rFonts w:cs="Arial"/>
                <w:sz w:val="16"/>
                <w:szCs w:val="16"/>
              </w:rPr>
              <w:t xml:space="preserve">CAMERA-FUR-REQ-161356/J-Reverse Video Camera with Active Park </w:t>
            </w:r>
            <w:r w:rsidRPr="00980770">
              <w:rPr>
                <w:rFonts w:cs="Arial"/>
                <w:sz w:val="16"/>
                <w:szCs w:val="16"/>
              </w:rPr>
              <w:t>Assist (APA) and Park Distance Control (PDC) - Positional Symbol4</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sz w:val="16"/>
                <w:szCs w:val="16"/>
              </w:rPr>
            </w:pPr>
            <w:r w:rsidRPr="00980770">
              <w:rPr>
                <w:sz w:val="16"/>
                <w:szCs w:val="16"/>
              </w:rPr>
              <w:t>schapeki: clerical: have ApaTrgtDist_D_Stat refer to 0x0 instead of 0xF</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rFonts w:cs="Arial"/>
                <w:sz w:val="16"/>
                <w:szCs w:val="16"/>
              </w:rPr>
            </w:pPr>
            <w:r w:rsidRPr="00980770">
              <w:rPr>
                <w:rFonts w:cs="Arial"/>
                <w:sz w:val="16"/>
                <w:szCs w:val="16"/>
              </w:rPr>
              <w:t>CAMERA-FUR-REQ-161357/J-Reverse Video Camera with Active Park Assist (APA) and Park Distance Control (PDC) - Positio</w:t>
            </w:r>
            <w:r w:rsidRPr="00980770">
              <w:rPr>
                <w:rFonts w:cs="Arial"/>
                <w:sz w:val="16"/>
                <w:szCs w:val="16"/>
              </w:rPr>
              <w:t>nal Text3</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sz w:val="16"/>
                <w:szCs w:val="16"/>
              </w:rPr>
            </w:pPr>
            <w:r w:rsidRPr="00980770">
              <w:rPr>
                <w:sz w:val="16"/>
                <w:szCs w:val="16"/>
              </w:rPr>
              <w:t>schapeki: clerical: #128 and #222 update reference text, have ApaTrgtDist_D_Stat refer to 0x0 instead of 0xF</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rFonts w:cs="Arial"/>
                <w:sz w:val="16"/>
                <w:szCs w:val="16"/>
              </w:rPr>
            </w:pPr>
            <w:r w:rsidRPr="00980770">
              <w:rPr>
                <w:rFonts w:cs="Arial"/>
                <w:sz w:val="16"/>
                <w:szCs w:val="16"/>
              </w:rPr>
              <w:t>CAMERA-FUR-REQ-161358/K-Reverse Video Camera with Active Park Assist (APA) and Park Distance Control (PDC) - Positional Text4+</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sz w:val="16"/>
                <w:szCs w:val="16"/>
              </w:rPr>
            </w:pPr>
            <w:r w:rsidRPr="00980770">
              <w:rPr>
                <w:sz w:val="16"/>
                <w:szCs w:val="16"/>
              </w:rPr>
              <w:t>schapeki</w:t>
            </w:r>
            <w:r w:rsidRPr="00980770">
              <w:rPr>
                <w:sz w:val="16"/>
                <w:szCs w:val="16"/>
              </w:rPr>
              <w:t>: Correction-change "Autobrake Activated/377" column "Parking Assistance (Cfg)" from 0x2 --&gt; 0xA|0xB (per F. Krins feedback)</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rFonts w:cs="Arial"/>
                <w:sz w:val="16"/>
                <w:szCs w:val="16"/>
              </w:rPr>
            </w:pPr>
            <w:r w:rsidRPr="00980770">
              <w:rPr>
                <w:rFonts w:cs="Arial"/>
                <w:sz w:val="16"/>
                <w:szCs w:val="16"/>
              </w:rPr>
              <w:t>CAMERA-FUR-REQ-161358/L-Reverse Video Camera with Active Park Assist (APA) and Park Distance Control (PDC) - Positional Text4</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sz w:val="16"/>
                <w:szCs w:val="16"/>
              </w:rPr>
            </w:pPr>
            <w:r w:rsidRPr="00980770">
              <w:rPr>
                <w:sz w:val="16"/>
                <w:szCs w:val="16"/>
              </w:rPr>
              <w:t>sch</w:t>
            </w:r>
            <w:r w:rsidRPr="00980770">
              <w:rPr>
                <w:sz w:val="16"/>
                <w:szCs w:val="16"/>
              </w:rPr>
              <w:t>apeki: clarification: #377 configuration from 0x2-&gt;0xA, have ApaTrgtDist_D_Stat refer to 0x0 instead of 0xF</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single" w:sz="6" w:space="0" w:color="auto"/>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rFonts w:cs="Arial"/>
                <w:sz w:val="16"/>
                <w:szCs w:val="16"/>
              </w:rPr>
            </w:pPr>
            <w:r w:rsidRPr="00980770">
              <w:rPr>
                <w:rFonts w:cs="Arial"/>
                <w:sz w:val="16"/>
                <w:szCs w:val="16"/>
              </w:rPr>
              <w:t>CAMERA-FUR-REQ-204405/E-Reverse Video Camera with Active Park Assist (APA) and Park Distance Control (PDC) - Positional Text5</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980770" w:rsidRDefault="00935523" w:rsidP="00227E8F">
            <w:pPr>
              <w:rPr>
                <w:sz w:val="16"/>
                <w:szCs w:val="16"/>
              </w:rPr>
            </w:pPr>
            <w:r w:rsidRPr="00980770">
              <w:rPr>
                <w:sz w:val="16"/>
                <w:szCs w:val="16"/>
              </w:rPr>
              <w:t xml:space="preserve">schapeki: clerical: </w:t>
            </w:r>
            <w:r w:rsidRPr="00980770">
              <w:rPr>
                <w:sz w:val="16"/>
                <w:szCs w:val="16"/>
              </w:rPr>
              <w:t>have ApaTrgtDist_D_Stat refer to 0x0 instead of 0xF</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45"/>
          <w:jc w:val="center"/>
        </w:trPr>
        <w:tc>
          <w:tcPr>
            <w:tcW w:w="1764" w:type="dxa"/>
            <w:tcBorders>
              <w:top w:val="single" w:sz="6" w:space="0" w:color="auto"/>
              <w:left w:val="single" w:sz="6" w:space="0" w:color="auto"/>
              <w:bottom w:val="single" w:sz="6" w:space="0" w:color="auto"/>
              <w:right w:val="nil"/>
            </w:tcBorders>
            <w:shd w:val="thinDiagCross" w:color="auto" w:fill="D9D9D9" w:themeFill="background1" w:themeFillShade="D9"/>
            <w:vAlign w:val="center"/>
          </w:tcPr>
          <w:p w:rsidR="00227E8F" w:rsidRDefault="00935523" w:rsidP="00227E8F">
            <w:pPr>
              <w:spacing w:line="276" w:lineRule="auto"/>
              <w:rPr>
                <w:rFonts w:cs="Arial"/>
                <w:sz w:val="16"/>
              </w:rPr>
            </w:pPr>
          </w:p>
        </w:tc>
        <w:tc>
          <w:tcPr>
            <w:tcW w:w="1018" w:type="dxa"/>
            <w:tcBorders>
              <w:top w:val="single" w:sz="6" w:space="0" w:color="auto"/>
              <w:left w:val="nil"/>
              <w:bottom w:val="single" w:sz="6" w:space="0" w:color="auto"/>
              <w:right w:val="nil"/>
            </w:tcBorders>
            <w:shd w:val="thinDiagCross" w:color="auto" w:fill="D9D9D9" w:themeFill="background1" w:themeFillShade="D9"/>
            <w:vAlign w:val="center"/>
          </w:tcPr>
          <w:p w:rsidR="00227E8F" w:rsidRDefault="00935523" w:rsidP="00227E8F">
            <w:pPr>
              <w:spacing w:line="276" w:lineRule="auto"/>
              <w:jc w:val="center"/>
              <w:rPr>
                <w:rFonts w:cs="Arial"/>
                <w:sz w:val="16"/>
                <w:lang w:val="fr-FR"/>
              </w:rPr>
            </w:pPr>
          </w:p>
        </w:tc>
        <w:tc>
          <w:tcPr>
            <w:tcW w:w="3510" w:type="dxa"/>
            <w:tcBorders>
              <w:top w:val="single" w:sz="6" w:space="0" w:color="auto"/>
              <w:left w:val="nil"/>
              <w:bottom w:val="single" w:sz="6" w:space="0" w:color="auto"/>
              <w:right w:val="nil"/>
            </w:tcBorders>
            <w:shd w:val="thinDiagCross" w:color="auto" w:fill="D9D9D9" w:themeFill="background1" w:themeFillShade="D9"/>
          </w:tcPr>
          <w:p w:rsidR="00227E8F" w:rsidRDefault="00935523" w:rsidP="00227E8F">
            <w:pPr>
              <w:spacing w:line="276" w:lineRule="auto"/>
              <w:jc w:val="center"/>
              <w:rPr>
                <w:rFonts w:cs="Arial"/>
                <w:sz w:val="16"/>
                <w:lang w:val="fr-FR"/>
              </w:rPr>
            </w:pPr>
          </w:p>
        </w:tc>
        <w:tc>
          <w:tcPr>
            <w:tcW w:w="4615" w:type="dxa"/>
            <w:gridSpan w:val="2"/>
            <w:tcBorders>
              <w:top w:val="single" w:sz="6" w:space="0" w:color="auto"/>
              <w:left w:val="nil"/>
              <w:bottom w:val="single" w:sz="6" w:space="0" w:color="auto"/>
              <w:right w:val="single" w:sz="6" w:space="0" w:color="auto"/>
            </w:tcBorders>
            <w:shd w:val="thinDiagCross" w:color="auto" w:fill="D9D9D9" w:themeFill="background1" w:themeFillShade="D9"/>
          </w:tcPr>
          <w:p w:rsidR="00227E8F" w:rsidRDefault="00935523" w:rsidP="00227E8F">
            <w:pPr>
              <w:spacing w:line="276" w:lineRule="auto"/>
              <w:rPr>
                <w:rFonts w:cs="Arial"/>
                <w:sz w:val="16"/>
              </w:rPr>
            </w:pPr>
          </w:p>
        </w:tc>
      </w:tr>
      <w:tr w:rsidR="00124B87" w:rsidRPr="00F103DC" w:rsidTr="00CE7383">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16"/>
          <w:jc w:val="center"/>
        </w:trPr>
        <w:tc>
          <w:tcPr>
            <w:tcW w:w="1764" w:type="dxa"/>
            <w:tcBorders>
              <w:top w:val="single" w:sz="6" w:space="0" w:color="auto"/>
              <w:left w:val="single" w:sz="6" w:space="0" w:color="auto"/>
              <w:bottom w:val="single" w:sz="6" w:space="0" w:color="auto"/>
              <w:right w:val="single" w:sz="6" w:space="0" w:color="auto"/>
            </w:tcBorders>
          </w:tcPr>
          <w:p w:rsidR="00124B87" w:rsidRPr="00F103DC" w:rsidRDefault="00935523" w:rsidP="00227E8F">
            <w:pPr>
              <w:spacing w:line="276" w:lineRule="auto"/>
              <w:rPr>
                <w:rFonts w:cs="Arial"/>
                <w:b/>
                <w:sz w:val="16"/>
              </w:rPr>
            </w:pPr>
            <w:r>
              <w:rPr>
                <w:rFonts w:cs="Arial"/>
                <w:b/>
                <w:sz w:val="16"/>
              </w:rPr>
              <w:t>April 10, 2018</w:t>
            </w:r>
          </w:p>
        </w:tc>
        <w:tc>
          <w:tcPr>
            <w:tcW w:w="1018" w:type="dxa"/>
            <w:tcBorders>
              <w:top w:val="single" w:sz="6" w:space="0" w:color="auto"/>
              <w:left w:val="single" w:sz="6" w:space="0" w:color="auto"/>
              <w:bottom w:val="single" w:sz="6" w:space="0" w:color="auto"/>
              <w:right w:val="single" w:sz="6" w:space="0" w:color="auto"/>
            </w:tcBorders>
          </w:tcPr>
          <w:p w:rsidR="00124B87" w:rsidRPr="00F103DC" w:rsidRDefault="00935523" w:rsidP="00227E8F">
            <w:pPr>
              <w:spacing w:line="276" w:lineRule="auto"/>
              <w:jc w:val="center"/>
              <w:rPr>
                <w:rFonts w:cs="Arial"/>
                <w:b/>
                <w:sz w:val="16"/>
                <w:lang w:val="fr-FR"/>
              </w:rPr>
            </w:pPr>
            <w:r>
              <w:rPr>
                <w:rFonts w:cs="Arial"/>
                <w:b/>
                <w:sz w:val="16"/>
                <w:lang w:val="fr-FR"/>
              </w:rPr>
              <w:t>1.9</w:t>
            </w:r>
          </w:p>
        </w:tc>
        <w:tc>
          <w:tcPr>
            <w:tcW w:w="8125" w:type="dxa"/>
            <w:gridSpan w:val="3"/>
            <w:tcBorders>
              <w:top w:val="single" w:sz="6" w:space="0" w:color="auto"/>
              <w:left w:val="single" w:sz="6" w:space="0" w:color="auto"/>
              <w:bottom w:val="single" w:sz="6" w:space="0" w:color="auto"/>
              <w:right w:val="single" w:sz="6" w:space="0" w:color="auto"/>
            </w:tcBorders>
          </w:tcPr>
          <w:p w:rsidR="00124B87" w:rsidRPr="00F103DC" w:rsidRDefault="00935523" w:rsidP="00227E8F">
            <w:pPr>
              <w:spacing w:line="276" w:lineRule="auto"/>
              <w:rPr>
                <w:rFonts w:cs="Arial"/>
                <w:b/>
                <w:sz w:val="16"/>
              </w:rPr>
            </w:pPr>
          </w:p>
        </w:tc>
      </w:tr>
      <w:tr w:rsidR="00227E8F" w:rsidRPr="00980770"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single" w:sz="6" w:space="0" w:color="auto"/>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9C7152" w:rsidRDefault="00935523" w:rsidP="00227E8F">
            <w:pPr>
              <w:rPr>
                <w:rFonts w:cs="Arial"/>
                <w:sz w:val="16"/>
                <w:szCs w:val="16"/>
              </w:rPr>
            </w:pPr>
            <w:r w:rsidRPr="009C7152">
              <w:rPr>
                <w:rFonts w:cs="Arial"/>
                <w:sz w:val="16"/>
                <w:szCs w:val="16"/>
              </w:rPr>
              <w:t>CAMERA-FUR-REQ-130494/J-Active Park Assist (APA) Signal Processing - Positional ScanLeft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9C7152" w:rsidRDefault="00935523" w:rsidP="00227E8F">
            <w:pPr>
              <w:rPr>
                <w:sz w:val="16"/>
                <w:szCs w:val="16"/>
              </w:rPr>
            </w:pPr>
            <w:r w:rsidRPr="009C7152">
              <w:rPr>
                <w:sz w:val="16"/>
                <w:szCs w:val="16"/>
              </w:rPr>
              <w:t>schapeki: update to allow display of VPA (ParkPilot) during scanning. Per M. Mould</w:t>
            </w:r>
            <w:r w:rsidRPr="009C7152">
              <w:rPr>
                <w:sz w:val="16"/>
                <w:szCs w:val="16"/>
              </w:rPr>
              <w:t xml:space="preserve"> 2/20/2018</w:t>
            </w:r>
          </w:p>
        </w:tc>
      </w:tr>
      <w:tr w:rsidR="00227E8F" w:rsidRPr="00980770"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9C7152" w:rsidRDefault="00935523" w:rsidP="00227E8F">
            <w:pPr>
              <w:rPr>
                <w:rFonts w:cs="Arial"/>
                <w:sz w:val="16"/>
                <w:szCs w:val="16"/>
              </w:rPr>
            </w:pPr>
            <w:r w:rsidRPr="009C7152">
              <w:rPr>
                <w:rFonts w:cs="Arial"/>
                <w:sz w:val="16"/>
                <w:szCs w:val="16"/>
              </w:rPr>
              <w:t>CAMERA-FUR-REQ-130495/J-Active Park Assist (APA) Signal Processing - Positional ScanRight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9C7152" w:rsidRDefault="00935523" w:rsidP="00227E8F">
            <w:pPr>
              <w:rPr>
                <w:sz w:val="16"/>
                <w:szCs w:val="16"/>
              </w:rPr>
            </w:pPr>
            <w:r w:rsidRPr="009C7152">
              <w:rPr>
                <w:sz w:val="16"/>
                <w:szCs w:val="16"/>
              </w:rPr>
              <w:t>schapeki: update to allow display of VPA (ParkPilot) during scanning. Per M. Mould 2/20/2018</w:t>
            </w:r>
          </w:p>
        </w:tc>
      </w:tr>
      <w:tr w:rsidR="00227E8F" w:rsidRPr="00980770"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9C7152" w:rsidRDefault="00935523" w:rsidP="00227E8F">
            <w:pPr>
              <w:rPr>
                <w:rFonts w:cs="Arial"/>
                <w:sz w:val="16"/>
                <w:szCs w:val="16"/>
              </w:rPr>
            </w:pPr>
            <w:r w:rsidRPr="009C7152">
              <w:rPr>
                <w:rFonts w:cs="Arial"/>
                <w:sz w:val="16"/>
                <w:szCs w:val="16"/>
              </w:rPr>
              <w:t xml:space="preserve">CAMERA-FUR-REQ-130498/M-Active Park Assist (APA) Signal </w:t>
            </w:r>
            <w:r w:rsidRPr="009C7152">
              <w:rPr>
                <w:rFonts w:cs="Arial"/>
                <w:sz w:val="16"/>
                <w:szCs w:val="16"/>
              </w:rPr>
              <w:t>Processing - Positional Text1</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9C7152" w:rsidRDefault="00935523" w:rsidP="00227E8F">
            <w:pPr>
              <w:rPr>
                <w:sz w:val="16"/>
                <w:szCs w:val="16"/>
              </w:rPr>
            </w:pPr>
            <w:r w:rsidRPr="009C7152">
              <w:rPr>
                <w:sz w:val="16"/>
                <w:szCs w:val="16"/>
              </w:rPr>
              <w:t>schapeki: clerical: updates #053, 054, 055, 056, 057, 349, 350, 379, 383, 050, 428, 429, 426 per HMI and APA team concurrence 2/19/2018.</w:t>
            </w:r>
          </w:p>
        </w:tc>
      </w:tr>
      <w:tr w:rsidR="00227E8F" w:rsidRPr="00980770"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single" w:sz="4" w:space="0" w:color="auto"/>
              <w:right w:val="single" w:sz="6" w:space="0" w:color="auto"/>
            </w:tcBorders>
          </w:tcPr>
          <w:p w:rsidR="00227E8F" w:rsidRDefault="00935523" w:rsidP="00227E8F">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227E8F" w:rsidRPr="009C7152" w:rsidRDefault="00935523" w:rsidP="00227E8F">
            <w:pPr>
              <w:rPr>
                <w:rFonts w:cs="Arial"/>
                <w:sz w:val="16"/>
                <w:szCs w:val="16"/>
              </w:rPr>
            </w:pPr>
            <w:r w:rsidRPr="009C7152">
              <w:rPr>
                <w:rFonts w:cs="Arial"/>
                <w:sz w:val="16"/>
                <w:szCs w:val="16"/>
              </w:rPr>
              <w:t>CAMERA-FUR-REQ-130500/M-Active Park Assist (APA) Signal Processing - Positional Text2</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227E8F" w:rsidRPr="009C7152" w:rsidRDefault="00935523" w:rsidP="00227E8F">
            <w:pPr>
              <w:rPr>
                <w:sz w:val="16"/>
                <w:szCs w:val="16"/>
              </w:rPr>
            </w:pPr>
            <w:r w:rsidRPr="009C7152">
              <w:rPr>
                <w:sz w:val="16"/>
                <w:szCs w:val="16"/>
              </w:rPr>
              <w:t>s</w:t>
            </w:r>
            <w:r w:rsidRPr="009C7152">
              <w:rPr>
                <w:sz w:val="16"/>
                <w:szCs w:val="16"/>
              </w:rPr>
              <w:t>chapeki: clerical: updates #435, 280, 281, 059, 259, 352, 356, 437, 557, 438, 440, 441, 442, add "Ensure Park Brake Released" per HMI and APA team concurrence 2/19/2018.</w:t>
            </w:r>
          </w:p>
        </w:tc>
      </w:tr>
      <w:tr w:rsidR="00227E8F"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45"/>
          <w:jc w:val="center"/>
        </w:trPr>
        <w:tc>
          <w:tcPr>
            <w:tcW w:w="1764" w:type="dxa"/>
            <w:tcBorders>
              <w:top w:val="single" w:sz="6" w:space="0" w:color="auto"/>
              <w:left w:val="single" w:sz="6" w:space="0" w:color="auto"/>
              <w:bottom w:val="single" w:sz="6" w:space="0" w:color="auto"/>
              <w:right w:val="nil"/>
            </w:tcBorders>
            <w:shd w:val="thinDiagCross" w:color="auto" w:fill="D9D9D9" w:themeFill="background1" w:themeFillShade="D9"/>
            <w:vAlign w:val="center"/>
          </w:tcPr>
          <w:p w:rsidR="00227E8F" w:rsidRDefault="00935523" w:rsidP="00227E8F">
            <w:pPr>
              <w:spacing w:line="276" w:lineRule="auto"/>
              <w:rPr>
                <w:rFonts w:cs="Arial"/>
                <w:sz w:val="16"/>
              </w:rPr>
            </w:pPr>
          </w:p>
        </w:tc>
        <w:tc>
          <w:tcPr>
            <w:tcW w:w="1018" w:type="dxa"/>
            <w:tcBorders>
              <w:top w:val="single" w:sz="6" w:space="0" w:color="auto"/>
              <w:left w:val="nil"/>
              <w:bottom w:val="single" w:sz="6" w:space="0" w:color="auto"/>
              <w:right w:val="nil"/>
            </w:tcBorders>
            <w:shd w:val="thinDiagCross" w:color="auto" w:fill="D9D9D9" w:themeFill="background1" w:themeFillShade="D9"/>
            <w:vAlign w:val="center"/>
          </w:tcPr>
          <w:p w:rsidR="00227E8F" w:rsidRDefault="00935523" w:rsidP="00227E8F">
            <w:pPr>
              <w:spacing w:line="276" w:lineRule="auto"/>
              <w:jc w:val="center"/>
              <w:rPr>
                <w:rFonts w:cs="Arial"/>
                <w:sz w:val="16"/>
                <w:lang w:val="fr-FR"/>
              </w:rPr>
            </w:pPr>
          </w:p>
        </w:tc>
        <w:tc>
          <w:tcPr>
            <w:tcW w:w="3510" w:type="dxa"/>
            <w:tcBorders>
              <w:top w:val="single" w:sz="6" w:space="0" w:color="auto"/>
              <w:left w:val="nil"/>
              <w:bottom w:val="single" w:sz="6" w:space="0" w:color="auto"/>
              <w:right w:val="nil"/>
            </w:tcBorders>
            <w:shd w:val="thinDiagCross" w:color="auto" w:fill="D9D9D9" w:themeFill="background1" w:themeFillShade="D9"/>
          </w:tcPr>
          <w:p w:rsidR="00227E8F" w:rsidRDefault="00935523" w:rsidP="00227E8F">
            <w:pPr>
              <w:spacing w:line="276" w:lineRule="auto"/>
              <w:jc w:val="center"/>
              <w:rPr>
                <w:rFonts w:cs="Arial"/>
                <w:sz w:val="16"/>
                <w:lang w:val="fr-FR"/>
              </w:rPr>
            </w:pPr>
          </w:p>
        </w:tc>
        <w:tc>
          <w:tcPr>
            <w:tcW w:w="4615" w:type="dxa"/>
            <w:gridSpan w:val="2"/>
            <w:tcBorders>
              <w:top w:val="single" w:sz="6" w:space="0" w:color="auto"/>
              <w:left w:val="nil"/>
              <w:bottom w:val="single" w:sz="6" w:space="0" w:color="auto"/>
              <w:right w:val="single" w:sz="6" w:space="0" w:color="auto"/>
            </w:tcBorders>
            <w:shd w:val="thinDiagCross" w:color="auto" w:fill="D9D9D9" w:themeFill="background1" w:themeFillShade="D9"/>
          </w:tcPr>
          <w:p w:rsidR="00227E8F" w:rsidRDefault="00935523" w:rsidP="00227E8F">
            <w:pPr>
              <w:spacing w:line="276" w:lineRule="auto"/>
              <w:rPr>
                <w:rFonts w:cs="Arial"/>
                <w:sz w:val="16"/>
              </w:rPr>
            </w:pPr>
          </w:p>
        </w:tc>
      </w:tr>
      <w:tr w:rsidR="00124B87" w:rsidRPr="00F103DC" w:rsidTr="00FC2E9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16"/>
          <w:jc w:val="center"/>
        </w:trPr>
        <w:tc>
          <w:tcPr>
            <w:tcW w:w="1764" w:type="dxa"/>
            <w:tcBorders>
              <w:top w:val="single" w:sz="6" w:space="0" w:color="auto"/>
              <w:left w:val="single" w:sz="6" w:space="0" w:color="auto"/>
              <w:bottom w:val="single" w:sz="6" w:space="0" w:color="auto"/>
              <w:right w:val="single" w:sz="6" w:space="0" w:color="auto"/>
            </w:tcBorders>
          </w:tcPr>
          <w:p w:rsidR="00124B87" w:rsidRPr="00F103DC" w:rsidRDefault="00935523" w:rsidP="00227E8F">
            <w:pPr>
              <w:spacing w:line="276" w:lineRule="auto"/>
              <w:rPr>
                <w:rFonts w:cs="Arial"/>
                <w:b/>
                <w:sz w:val="16"/>
              </w:rPr>
            </w:pPr>
            <w:r>
              <w:rPr>
                <w:rFonts w:cs="Arial"/>
                <w:b/>
                <w:sz w:val="16"/>
              </w:rPr>
              <w:t>October 18, 2019</w:t>
            </w:r>
          </w:p>
        </w:tc>
        <w:tc>
          <w:tcPr>
            <w:tcW w:w="1018" w:type="dxa"/>
            <w:tcBorders>
              <w:top w:val="single" w:sz="6" w:space="0" w:color="auto"/>
              <w:left w:val="single" w:sz="6" w:space="0" w:color="auto"/>
              <w:bottom w:val="single" w:sz="6" w:space="0" w:color="auto"/>
              <w:right w:val="single" w:sz="6" w:space="0" w:color="auto"/>
            </w:tcBorders>
          </w:tcPr>
          <w:p w:rsidR="00124B87" w:rsidRPr="00F103DC" w:rsidRDefault="00935523" w:rsidP="00227E8F">
            <w:pPr>
              <w:spacing w:line="276" w:lineRule="auto"/>
              <w:jc w:val="center"/>
              <w:rPr>
                <w:rFonts w:cs="Arial"/>
                <w:b/>
                <w:sz w:val="16"/>
                <w:lang w:val="fr-FR"/>
              </w:rPr>
            </w:pPr>
            <w:r>
              <w:rPr>
                <w:rFonts w:cs="Arial"/>
                <w:b/>
                <w:sz w:val="16"/>
                <w:lang w:val="fr-FR"/>
              </w:rPr>
              <w:t>1.10</w:t>
            </w:r>
          </w:p>
        </w:tc>
        <w:tc>
          <w:tcPr>
            <w:tcW w:w="8125" w:type="dxa"/>
            <w:gridSpan w:val="3"/>
            <w:tcBorders>
              <w:top w:val="single" w:sz="6" w:space="0" w:color="auto"/>
              <w:left w:val="single" w:sz="6" w:space="0" w:color="auto"/>
              <w:bottom w:val="single" w:sz="6" w:space="0" w:color="auto"/>
              <w:right w:val="single" w:sz="6" w:space="0" w:color="auto"/>
            </w:tcBorders>
          </w:tcPr>
          <w:p w:rsidR="00124B87" w:rsidRPr="00F103DC" w:rsidRDefault="00935523" w:rsidP="00227E8F">
            <w:pPr>
              <w:spacing w:line="276" w:lineRule="auto"/>
              <w:rPr>
                <w:rFonts w:cs="Arial"/>
                <w:b/>
                <w:sz w:val="16"/>
              </w:rPr>
            </w:pPr>
          </w:p>
        </w:tc>
      </w:tr>
      <w:tr w:rsidR="00124B87" w:rsidRPr="00980770"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single" w:sz="6" w:space="0" w:color="auto"/>
              <w:left w:val="single" w:sz="6" w:space="0" w:color="auto"/>
              <w:bottom w:val="nil"/>
              <w:right w:val="single" w:sz="6" w:space="0" w:color="auto"/>
            </w:tcBorders>
          </w:tcPr>
          <w:p w:rsidR="00124B87" w:rsidRDefault="00935523" w:rsidP="00124B87">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Arial"/>
                <w:sz w:val="16"/>
                <w:szCs w:val="16"/>
              </w:rPr>
            </w:pPr>
            <w:r w:rsidRPr="00124B87">
              <w:rPr>
                <w:rFonts w:cs="Arial"/>
                <w:sz w:val="16"/>
                <w:szCs w:val="16"/>
              </w:rPr>
              <w:t xml:space="preserve">CAMERA-FUR-REQ-161327/F-Display HMI Arbitration </w:t>
            </w:r>
            <w:r w:rsidRPr="00124B87">
              <w:rPr>
                <w:rFonts w:cs="Arial"/>
                <w:sz w:val="16"/>
                <w:szCs w:val="16"/>
              </w:rPr>
              <w:t>Internal Variable Table (Timers and Debounce)</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Calibri"/>
                <w:sz w:val="16"/>
                <w:szCs w:val="16"/>
              </w:rPr>
            </w:pPr>
            <w:r w:rsidRPr="00124B87">
              <w:rPr>
                <w:rFonts w:cs="Calibri"/>
                <w:sz w:val="16"/>
                <w:szCs w:val="16"/>
              </w:rPr>
              <w:t>schapeki: Change default for Camra_Exit_Timr_Cfg from 2000ms to 0ms.</w:t>
            </w:r>
          </w:p>
        </w:tc>
      </w:tr>
      <w:tr w:rsidR="00124B87" w:rsidRPr="00980770"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72"/>
          <w:jc w:val="center"/>
        </w:trPr>
        <w:tc>
          <w:tcPr>
            <w:tcW w:w="1764" w:type="dxa"/>
            <w:tcBorders>
              <w:top w:val="nil"/>
              <w:left w:val="single" w:sz="6" w:space="0" w:color="auto"/>
              <w:bottom w:val="nil"/>
              <w:right w:val="single" w:sz="6" w:space="0" w:color="auto"/>
            </w:tcBorders>
          </w:tcPr>
          <w:p w:rsidR="00124B87" w:rsidRDefault="00935523" w:rsidP="00124B87">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Arial"/>
                <w:sz w:val="16"/>
                <w:szCs w:val="16"/>
              </w:rPr>
            </w:pPr>
            <w:r w:rsidRPr="00124B87">
              <w:rPr>
                <w:rFonts w:cs="Arial"/>
                <w:sz w:val="16"/>
                <w:szCs w:val="16"/>
              </w:rPr>
              <w:t>CAMERA-FUR-REQ-197168/E-Active Park Assist (APA) Signal - [ApaMsgTxt_D_Rq]</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Calibri"/>
                <w:sz w:val="16"/>
                <w:szCs w:val="16"/>
              </w:rPr>
            </w:pPr>
            <w:r w:rsidRPr="00124B87">
              <w:rPr>
                <w:rFonts w:cs="Calibri"/>
                <w:sz w:val="16"/>
                <w:szCs w:val="16"/>
              </w:rPr>
              <w:t xml:space="preserve">schapeki: Update note to clarify what to do with data not </w:t>
            </w:r>
            <w:r w:rsidRPr="00124B87">
              <w:rPr>
                <w:rFonts w:cs="Calibri"/>
                <w:sz w:val="16"/>
                <w:szCs w:val="16"/>
              </w:rPr>
              <w:t>present.</w:t>
            </w:r>
          </w:p>
        </w:tc>
      </w:tr>
      <w:tr w:rsidR="00124B87" w:rsidRPr="00980770"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124B87" w:rsidRDefault="00935523" w:rsidP="00124B87">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Arial"/>
                <w:sz w:val="16"/>
                <w:szCs w:val="16"/>
              </w:rPr>
            </w:pPr>
            <w:r w:rsidRPr="00124B87">
              <w:rPr>
                <w:rFonts w:cs="Arial"/>
                <w:sz w:val="16"/>
                <w:szCs w:val="16"/>
              </w:rPr>
              <w:t>CAMERA-FUR-REQ-203878/E-Active Park Assist (APA) Signal - [ApaTrgtDist_D_Stat]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Calibri"/>
                <w:sz w:val="16"/>
                <w:szCs w:val="16"/>
              </w:rPr>
            </w:pPr>
            <w:r w:rsidRPr="00124B87">
              <w:rPr>
                <w:rFonts w:cs="Calibri"/>
                <w:sz w:val="16"/>
                <w:szCs w:val="16"/>
              </w:rPr>
              <w:t>schapeki: Update note to clarify what to do with data not present.</w:t>
            </w:r>
          </w:p>
        </w:tc>
      </w:tr>
      <w:tr w:rsidR="00124B87" w:rsidRPr="00980770"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124B87" w:rsidRDefault="00935523" w:rsidP="00124B87">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Arial"/>
                <w:sz w:val="16"/>
                <w:szCs w:val="16"/>
              </w:rPr>
            </w:pPr>
            <w:r w:rsidRPr="00124B87">
              <w:rPr>
                <w:rFonts w:cs="Arial"/>
                <w:sz w:val="16"/>
                <w:szCs w:val="16"/>
              </w:rPr>
              <w:t>202081/F-Active Park Assist (APA) Signal Processing</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Calibri"/>
                <w:sz w:val="16"/>
                <w:szCs w:val="16"/>
              </w:rPr>
            </w:pPr>
            <w:r w:rsidRPr="00124B87">
              <w:rPr>
                <w:rFonts w:cs="Calibri"/>
                <w:sz w:val="16"/>
                <w:szCs w:val="16"/>
              </w:rPr>
              <w:t xml:space="preserve">schapeki: Update structure for 8/20/2018 </w:t>
            </w:r>
            <w:r w:rsidRPr="00124B87">
              <w:rPr>
                <w:rFonts w:cs="Calibri"/>
                <w:sz w:val="16"/>
                <w:szCs w:val="16"/>
              </w:rPr>
              <w:t>on-cadence release to remove 165423-CarRight and 165424-CarPOA, they are absorbed into the renamed 130502-SmallCar. Delete 161348-POAleft and 161349-POAright, they are absorbed into 130496-Symbol1 and 130497-Symbol2. Rename 165441-POArightSelectd to ParkOu</w:t>
            </w:r>
            <w:r w:rsidRPr="00124B87">
              <w:rPr>
                <w:rFonts w:cs="Calibri"/>
                <w:sz w:val="16"/>
                <w:szCs w:val="16"/>
              </w:rPr>
              <w:t>tArrow, delete 165441-POAleftSelectd, it's absorbed into ParkOutArrow. Changes are per ApaCsiGEN7</w:t>
            </w:r>
          </w:p>
        </w:tc>
      </w:tr>
      <w:tr w:rsidR="00124B87" w:rsidRPr="00980770"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124B87" w:rsidRDefault="00935523" w:rsidP="00124B87">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Arial"/>
                <w:sz w:val="16"/>
                <w:szCs w:val="16"/>
              </w:rPr>
            </w:pPr>
            <w:r w:rsidRPr="00124B87">
              <w:rPr>
                <w:rFonts w:cs="Arial"/>
                <w:sz w:val="16"/>
                <w:szCs w:val="16"/>
              </w:rPr>
              <w:t>CAMERA-FUR-REQ-130496/M-Active Park Assist (APA) Signal Processing - Positional Symbol1</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Calibri"/>
                <w:sz w:val="16"/>
                <w:szCs w:val="16"/>
              </w:rPr>
            </w:pPr>
            <w:r w:rsidRPr="00124B87">
              <w:rPr>
                <w:rFonts w:cs="Calibri"/>
                <w:sz w:val="16"/>
                <w:szCs w:val="16"/>
              </w:rPr>
              <w:t>schapeki: Update per ApaCsiGEN7: 8" delete #277, update #402, add #2</w:t>
            </w:r>
            <w:r w:rsidRPr="00124B87">
              <w:rPr>
                <w:rFonts w:cs="Calibri"/>
                <w:sz w:val="16"/>
                <w:szCs w:val="16"/>
              </w:rPr>
              <w:t>43, 365, 540, 553, 580, 584 to capture POA table as symbol1. Update notes. 4": add #402, 243, 540, 365, 553</w:t>
            </w:r>
          </w:p>
        </w:tc>
      </w:tr>
      <w:tr w:rsidR="00124B87" w:rsidRPr="00980770"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124B87" w:rsidRDefault="00935523" w:rsidP="00124B87">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Arial"/>
                <w:sz w:val="16"/>
                <w:szCs w:val="16"/>
              </w:rPr>
            </w:pPr>
            <w:r w:rsidRPr="00124B87">
              <w:rPr>
                <w:rFonts w:cs="Arial"/>
                <w:sz w:val="16"/>
                <w:szCs w:val="16"/>
              </w:rPr>
              <w:t>CAMERA-FUR-REQ-130497/K-Active Park Assist (APA) Signal Processing - Positional Symbol2</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Calibri"/>
                <w:sz w:val="16"/>
                <w:szCs w:val="16"/>
              </w:rPr>
            </w:pPr>
            <w:r w:rsidRPr="00124B87">
              <w:rPr>
                <w:rFonts w:cs="Calibri"/>
                <w:sz w:val="16"/>
                <w:szCs w:val="16"/>
              </w:rPr>
              <w:t>schapeki: Update per ApaCsiGEN7: 8" delete #257, add #244,</w:t>
            </w:r>
            <w:r w:rsidRPr="00124B87">
              <w:rPr>
                <w:rFonts w:cs="Calibri"/>
                <w:sz w:val="16"/>
                <w:szCs w:val="16"/>
              </w:rPr>
              <w:t xml:space="preserve"> 366, 545, 554. 4": add #491, 244, 545, 366, 554</w:t>
            </w:r>
          </w:p>
        </w:tc>
      </w:tr>
      <w:tr w:rsidR="00124B87" w:rsidRPr="00980770"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124B87" w:rsidRDefault="00935523" w:rsidP="00124B87">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Arial"/>
                <w:sz w:val="16"/>
                <w:szCs w:val="16"/>
              </w:rPr>
            </w:pPr>
            <w:r w:rsidRPr="00124B87">
              <w:rPr>
                <w:rFonts w:cs="Arial"/>
                <w:sz w:val="16"/>
                <w:szCs w:val="16"/>
              </w:rPr>
              <w:t>CAMERA-FUR-REQ-130498/N-Active Park Assist (APA) Signal Processing - Positional Text1</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Calibri"/>
                <w:sz w:val="16"/>
                <w:szCs w:val="16"/>
              </w:rPr>
            </w:pPr>
            <w:r w:rsidRPr="00124B87">
              <w:rPr>
                <w:rFonts w:cs="Calibri"/>
                <w:sz w:val="16"/>
                <w:szCs w:val="16"/>
              </w:rPr>
              <w:t>schapeki: Update per ApaCsiGEN7: 8" update #265, 266, 420, add #581, 585. 4": Update #037, 048, add #492, 947, 069, 552</w:t>
            </w:r>
          </w:p>
        </w:tc>
      </w:tr>
      <w:tr w:rsidR="00124B87" w:rsidRPr="00980770"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124B87" w:rsidRDefault="00935523" w:rsidP="00124B87">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Arial"/>
                <w:sz w:val="16"/>
                <w:szCs w:val="16"/>
              </w:rPr>
            </w:pPr>
            <w:r w:rsidRPr="00124B87">
              <w:rPr>
                <w:rFonts w:cs="Arial"/>
                <w:sz w:val="16"/>
                <w:szCs w:val="16"/>
              </w:rPr>
              <w:t>CAMERA-FUR-REQ-130500/N-Active Park Assist (APA) Signal Processing - Positional Text2</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Calibri"/>
                <w:sz w:val="16"/>
                <w:szCs w:val="16"/>
              </w:rPr>
            </w:pPr>
            <w:r w:rsidRPr="00124B87">
              <w:rPr>
                <w:rFonts w:cs="Calibri"/>
                <w:sz w:val="16"/>
                <w:szCs w:val="16"/>
              </w:rPr>
              <w:t>schapeki: Update per ApaCsiGEN7: 8" delete #353, 354, 357, 358, 359. 4" add #390, 493, delete #069, 071</w:t>
            </w:r>
          </w:p>
        </w:tc>
      </w:tr>
      <w:tr w:rsidR="00124B87" w:rsidRPr="00980770"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124B87" w:rsidRDefault="00935523" w:rsidP="00124B87">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Arial"/>
                <w:sz w:val="16"/>
                <w:szCs w:val="16"/>
              </w:rPr>
            </w:pPr>
            <w:r w:rsidRPr="00124B87">
              <w:rPr>
                <w:rFonts w:cs="Arial"/>
                <w:sz w:val="16"/>
                <w:szCs w:val="16"/>
              </w:rPr>
              <w:t>CAMERA-FUR-REQ-130502/J-Active Park Assist (APA) Signal Proce</w:t>
            </w:r>
            <w:r w:rsidRPr="00124B87">
              <w:rPr>
                <w:rFonts w:cs="Arial"/>
                <w:sz w:val="16"/>
                <w:szCs w:val="16"/>
              </w:rPr>
              <w:t>ssing - Positional SmallCar</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Calibri"/>
                <w:sz w:val="16"/>
                <w:szCs w:val="16"/>
              </w:rPr>
            </w:pPr>
            <w:r w:rsidRPr="00124B87">
              <w:rPr>
                <w:rFonts w:cs="Calibri"/>
                <w:sz w:val="16"/>
                <w:szCs w:val="16"/>
              </w:rPr>
              <w:t>schapeki: Update per ApaCsiGEN7: change name to "SmallCar". 8" update #075, 076, 236, 561, 562, 563, 564 add #081, 569. 4" update #075, 076, 236, Add #081, 561, 563, 569</w:t>
            </w:r>
          </w:p>
        </w:tc>
      </w:tr>
      <w:tr w:rsidR="00124B87" w:rsidRPr="00980770"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124B87" w:rsidRDefault="00935523" w:rsidP="00124B87">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Arial"/>
                <w:sz w:val="16"/>
                <w:szCs w:val="16"/>
              </w:rPr>
            </w:pPr>
            <w:r w:rsidRPr="00124B87">
              <w:rPr>
                <w:rFonts w:cs="Arial"/>
                <w:sz w:val="16"/>
                <w:szCs w:val="16"/>
              </w:rPr>
              <w:t xml:space="preserve">CAMERA-FUR-REQ-130504/K-Active Park Assist (APA) Signal </w:t>
            </w:r>
            <w:r w:rsidRPr="00124B87">
              <w:rPr>
                <w:rFonts w:cs="Arial"/>
                <w:sz w:val="16"/>
                <w:szCs w:val="16"/>
              </w:rPr>
              <w:t>Processing - Positional ParkScenarioLeft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Calibri"/>
                <w:sz w:val="16"/>
                <w:szCs w:val="16"/>
              </w:rPr>
            </w:pPr>
            <w:r w:rsidRPr="00124B87">
              <w:rPr>
                <w:rFonts w:cs="Calibri"/>
                <w:sz w:val="16"/>
                <w:szCs w:val="16"/>
              </w:rPr>
              <w:t>schapeki: Update per ApaCsiGEN7: 4" add #523, 524</w:t>
            </w:r>
          </w:p>
        </w:tc>
      </w:tr>
      <w:tr w:rsidR="00124B87" w:rsidRPr="00980770"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124B87" w:rsidRDefault="00935523" w:rsidP="00124B87">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Arial"/>
                <w:sz w:val="16"/>
                <w:szCs w:val="16"/>
              </w:rPr>
            </w:pPr>
            <w:r w:rsidRPr="00124B87">
              <w:rPr>
                <w:rFonts w:cs="Arial"/>
                <w:sz w:val="16"/>
                <w:szCs w:val="16"/>
              </w:rPr>
              <w:t>CAMERA-FUR-REQ-130505/K-Active Park Assist (APA) Signal Processing - Positional ParkScenarioRight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Calibri"/>
                <w:sz w:val="16"/>
                <w:szCs w:val="16"/>
              </w:rPr>
            </w:pPr>
            <w:r w:rsidRPr="00124B87">
              <w:rPr>
                <w:rFonts w:cs="Calibri"/>
                <w:sz w:val="16"/>
                <w:szCs w:val="16"/>
              </w:rPr>
              <w:t>schapeki: Update per ApaCsiGEN7: 4" add #525, 526, 574</w:t>
            </w:r>
          </w:p>
        </w:tc>
      </w:tr>
      <w:tr w:rsidR="00124B87" w:rsidRPr="00980770"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124B87" w:rsidRDefault="00935523" w:rsidP="00124B87">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Arial"/>
                <w:sz w:val="16"/>
                <w:szCs w:val="16"/>
              </w:rPr>
            </w:pPr>
            <w:r w:rsidRPr="00124B87">
              <w:rPr>
                <w:rFonts w:cs="Arial"/>
                <w:sz w:val="16"/>
                <w:szCs w:val="16"/>
              </w:rPr>
              <w:t>CAMERA-FUR-REQ-161347/I-Active Park Assist (APA) Signal Processing - Positional ParkScenarioPOA</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Calibri"/>
                <w:sz w:val="16"/>
                <w:szCs w:val="16"/>
              </w:rPr>
            </w:pPr>
            <w:r w:rsidRPr="00124B87">
              <w:rPr>
                <w:rFonts w:cs="Calibri"/>
                <w:sz w:val="16"/>
                <w:szCs w:val="16"/>
              </w:rPr>
              <w:t>fkrins: ApaCsi600: New element for POA-ParkSceanrio on "Release EPB" screens as ApaCsi098 needed to be changed in ApaMsgTxt.</w:t>
            </w:r>
          </w:p>
        </w:tc>
      </w:tr>
      <w:tr w:rsidR="00124B87" w:rsidRPr="00980770"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124B87" w:rsidRDefault="00935523" w:rsidP="00124B87">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Arial"/>
                <w:sz w:val="16"/>
                <w:szCs w:val="16"/>
              </w:rPr>
            </w:pPr>
            <w:r w:rsidRPr="00124B87">
              <w:rPr>
                <w:rFonts w:cs="Arial"/>
                <w:sz w:val="16"/>
                <w:szCs w:val="16"/>
              </w:rPr>
              <w:t>CAMERA-FUR-REQ-165428/H-Active Pa</w:t>
            </w:r>
            <w:r w:rsidRPr="00124B87">
              <w:rPr>
                <w:rFonts w:cs="Arial"/>
                <w:sz w:val="16"/>
                <w:szCs w:val="16"/>
              </w:rPr>
              <w:t>rk Assist (APA) Signal Processing - Positional ParkInArrow</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Calibri"/>
                <w:sz w:val="16"/>
                <w:szCs w:val="16"/>
              </w:rPr>
            </w:pPr>
            <w:r w:rsidRPr="00124B87">
              <w:rPr>
                <w:rFonts w:cs="Calibri"/>
                <w:sz w:val="16"/>
                <w:szCs w:val="16"/>
              </w:rPr>
              <w:t>schapeki: Update per ApaCsiGEN7: 8" add #586, 587, 588, 589</w:t>
            </w:r>
          </w:p>
        </w:tc>
      </w:tr>
      <w:tr w:rsidR="00124B87" w:rsidRPr="00980770"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124B87" w:rsidRDefault="00935523" w:rsidP="00124B87">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Arial"/>
                <w:sz w:val="16"/>
                <w:szCs w:val="16"/>
              </w:rPr>
            </w:pPr>
            <w:r w:rsidRPr="00124B87">
              <w:rPr>
                <w:rFonts w:cs="Arial"/>
                <w:sz w:val="16"/>
                <w:szCs w:val="16"/>
              </w:rPr>
              <w:t>CAMERA-FUR-REQ-165437/I-Active Park Assist (APA) Signal Processing - Positional ParkOutArrow</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Calibri"/>
                <w:sz w:val="16"/>
                <w:szCs w:val="16"/>
              </w:rPr>
            </w:pPr>
            <w:r w:rsidRPr="00124B87">
              <w:rPr>
                <w:rFonts w:cs="Calibri"/>
                <w:sz w:val="16"/>
                <w:szCs w:val="16"/>
              </w:rPr>
              <w:t xml:space="preserve">schapeki: Update per ApaCsiGEN7: change </w:t>
            </w:r>
            <w:r w:rsidRPr="00124B87">
              <w:rPr>
                <w:rFonts w:cs="Calibri"/>
                <w:sz w:val="16"/>
                <w:szCs w:val="16"/>
              </w:rPr>
              <w:t>name to "ParkOutArrow." 8": add #263, 273, 4" add #263, 273</w:t>
            </w:r>
          </w:p>
        </w:tc>
      </w:tr>
      <w:tr w:rsidR="00124B87" w:rsidRPr="00980770"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124B87" w:rsidRDefault="00935523" w:rsidP="00124B87">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Arial"/>
                <w:sz w:val="16"/>
                <w:szCs w:val="16"/>
              </w:rPr>
            </w:pPr>
            <w:r w:rsidRPr="00124B87">
              <w:rPr>
                <w:rFonts w:cs="Arial"/>
                <w:sz w:val="16"/>
                <w:szCs w:val="16"/>
              </w:rPr>
              <w:t>CAMERA-FUR-REQ-165446/I-Active Park Assist (APA) Signal Processing - Positional SAPFeatureMenuBarGreyout</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Calibri"/>
                <w:sz w:val="16"/>
                <w:szCs w:val="16"/>
              </w:rPr>
            </w:pPr>
            <w:r w:rsidRPr="00124B87">
              <w:rPr>
                <w:rFonts w:cs="Calibri"/>
                <w:sz w:val="16"/>
                <w:szCs w:val="16"/>
              </w:rPr>
              <w:t>fkrins: ApaCsi590, ApaCsi591, ApaCsi592, ApaCsi593, ApaCsi594, ApaCsi595: New elements to</w:t>
            </w:r>
            <w:r w:rsidRPr="00124B87">
              <w:rPr>
                <w:rFonts w:cs="Calibri"/>
                <w:sz w:val="16"/>
                <w:szCs w:val="16"/>
              </w:rPr>
              <w:t xml:space="preserve"> grey out the Off-button (when it is without function from PAM side of view)</w:t>
            </w:r>
          </w:p>
        </w:tc>
      </w:tr>
      <w:tr w:rsidR="00124B87" w:rsidRPr="00980770"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124B87" w:rsidRDefault="00935523" w:rsidP="00124B87">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Arial"/>
                <w:sz w:val="16"/>
                <w:szCs w:val="16"/>
              </w:rPr>
            </w:pPr>
            <w:r w:rsidRPr="00124B87">
              <w:rPr>
                <w:rFonts w:cs="Arial"/>
                <w:sz w:val="16"/>
                <w:szCs w:val="16"/>
              </w:rPr>
              <w:t>CAMERA-FUR-REQ-161350/D-Active Park Assist (APA) Soft Menu Interface General Requirements 2a</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Calibri"/>
                <w:sz w:val="16"/>
                <w:szCs w:val="16"/>
              </w:rPr>
            </w:pPr>
            <w:r w:rsidRPr="00124B87">
              <w:rPr>
                <w:rFonts w:cs="Calibri"/>
                <w:sz w:val="16"/>
                <w:szCs w:val="16"/>
              </w:rPr>
              <w:t>schapeki: Clarify notes to include initialization due to timeout, per F. Krins</w:t>
            </w:r>
          </w:p>
        </w:tc>
      </w:tr>
      <w:tr w:rsidR="00124B87" w:rsidRPr="00980770"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124B87" w:rsidRDefault="00935523" w:rsidP="00124B87">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Arial"/>
                <w:sz w:val="16"/>
                <w:szCs w:val="16"/>
              </w:rPr>
            </w:pPr>
            <w:r w:rsidRPr="00124B87">
              <w:rPr>
                <w:rFonts w:cs="Arial"/>
                <w:sz w:val="16"/>
                <w:szCs w:val="16"/>
              </w:rPr>
              <w:t>CAM</w:t>
            </w:r>
            <w:r w:rsidRPr="00124B87">
              <w:rPr>
                <w:rFonts w:cs="Arial"/>
                <w:sz w:val="16"/>
                <w:szCs w:val="16"/>
              </w:rPr>
              <w:t>ERA-FUR-REQ-165450/C-Active Park Assist (APA) Soft Menu Interface General Requirements 2b</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Calibri"/>
                <w:sz w:val="16"/>
                <w:szCs w:val="16"/>
              </w:rPr>
            </w:pPr>
            <w:r w:rsidRPr="00124B87">
              <w:rPr>
                <w:rFonts w:cs="Calibri"/>
                <w:sz w:val="16"/>
                <w:szCs w:val="16"/>
              </w:rPr>
              <w:t>schapeki: Clarify notes to include initialization due to timeout, per F. Krins</w:t>
            </w:r>
          </w:p>
        </w:tc>
      </w:tr>
      <w:tr w:rsidR="00124B87" w:rsidRPr="00980770"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124B87" w:rsidRDefault="00935523" w:rsidP="00124B87">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Arial"/>
                <w:sz w:val="16"/>
                <w:szCs w:val="16"/>
              </w:rPr>
            </w:pPr>
            <w:r w:rsidRPr="00124B87">
              <w:rPr>
                <w:rFonts w:cs="Arial"/>
                <w:sz w:val="16"/>
                <w:szCs w:val="16"/>
              </w:rPr>
              <w:t>CAMERA-FUR-REQ-165451/C-Active Park Assist (APA) Soft Menu Interface General Requriem</w:t>
            </w:r>
            <w:r w:rsidRPr="00124B87">
              <w:rPr>
                <w:rFonts w:cs="Arial"/>
                <w:sz w:val="16"/>
                <w:szCs w:val="16"/>
              </w:rPr>
              <w:t>ents 2c</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Calibri"/>
                <w:sz w:val="16"/>
                <w:szCs w:val="16"/>
              </w:rPr>
            </w:pPr>
            <w:r w:rsidRPr="00124B87">
              <w:rPr>
                <w:rFonts w:cs="Calibri"/>
                <w:sz w:val="16"/>
                <w:szCs w:val="16"/>
              </w:rPr>
              <w:t>schapeki: Clarify notes to include initialization due to timeout, per F. Krins</w:t>
            </w:r>
          </w:p>
        </w:tc>
      </w:tr>
      <w:tr w:rsidR="00124B87" w:rsidRPr="00980770"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124B87" w:rsidRDefault="00935523" w:rsidP="00124B87">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Arial"/>
                <w:sz w:val="16"/>
                <w:szCs w:val="16"/>
              </w:rPr>
            </w:pPr>
            <w:r w:rsidRPr="00124B87">
              <w:rPr>
                <w:rFonts w:cs="Arial"/>
                <w:sz w:val="16"/>
                <w:szCs w:val="16"/>
              </w:rPr>
              <w:t>CAMERA-FUR-REQ-161355/L-Reverse Video Camera with Active Park Assist (APA) and Park Distance Control (PDC) - Positional Symbol3</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Calibri"/>
                <w:sz w:val="16"/>
                <w:szCs w:val="16"/>
              </w:rPr>
            </w:pPr>
            <w:r w:rsidRPr="00124B87">
              <w:rPr>
                <w:rFonts w:cs="Calibri"/>
                <w:sz w:val="16"/>
                <w:szCs w:val="16"/>
              </w:rPr>
              <w:t xml:space="preserve">Update per ApaCsiGEN7: 8" update #449, </w:t>
            </w:r>
            <w:r w:rsidRPr="00124B87">
              <w:rPr>
                <w:rFonts w:cs="Calibri"/>
                <w:sz w:val="16"/>
                <w:szCs w:val="16"/>
              </w:rPr>
              <w:t>add #582. 4" add #494, 449</w:t>
            </w:r>
          </w:p>
        </w:tc>
      </w:tr>
      <w:tr w:rsidR="00124B87" w:rsidRPr="00980770"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124B87" w:rsidRDefault="00935523" w:rsidP="00124B87">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Arial"/>
                <w:sz w:val="16"/>
                <w:szCs w:val="16"/>
              </w:rPr>
            </w:pPr>
            <w:r w:rsidRPr="00124B87">
              <w:rPr>
                <w:rFonts w:cs="Arial"/>
                <w:sz w:val="16"/>
                <w:szCs w:val="16"/>
              </w:rPr>
              <w:t>CAMERA-FUR-REQ-161356/K-Reverse Video Camera with Active Park Assist (APA) and Park Distance Control (PDC) - Positional Symbol4</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Calibri"/>
                <w:sz w:val="16"/>
                <w:szCs w:val="16"/>
              </w:rPr>
            </w:pPr>
            <w:r w:rsidRPr="00124B87">
              <w:rPr>
                <w:rFonts w:cs="Calibri"/>
                <w:sz w:val="16"/>
                <w:szCs w:val="16"/>
              </w:rPr>
              <w:t>Update per ApaCsiGEN7: 4" add #495</w:t>
            </w:r>
          </w:p>
        </w:tc>
      </w:tr>
      <w:tr w:rsidR="00124B87" w:rsidRPr="00980770"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124B87" w:rsidRDefault="00935523" w:rsidP="00124B87">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Arial"/>
                <w:sz w:val="16"/>
                <w:szCs w:val="16"/>
              </w:rPr>
            </w:pPr>
            <w:r w:rsidRPr="00124B87">
              <w:rPr>
                <w:rFonts w:cs="Arial"/>
                <w:sz w:val="16"/>
                <w:szCs w:val="16"/>
              </w:rPr>
              <w:t xml:space="preserve">CAMERA-FUR-REQ-161357/K-Reverse Video Camera with Active Park </w:t>
            </w:r>
            <w:r w:rsidRPr="00124B87">
              <w:rPr>
                <w:rFonts w:cs="Arial"/>
                <w:sz w:val="16"/>
                <w:szCs w:val="16"/>
              </w:rPr>
              <w:t>Assist (APA) and Park Distance Control (PDC) - Positional Text3</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Calibri"/>
                <w:sz w:val="16"/>
                <w:szCs w:val="16"/>
              </w:rPr>
            </w:pPr>
            <w:r w:rsidRPr="00124B87">
              <w:rPr>
                <w:rFonts w:cs="Calibri"/>
                <w:sz w:val="16"/>
                <w:szCs w:val="16"/>
              </w:rPr>
              <w:t>Update per ApaCsiGEN7: 8" update #465, add #583. 4" add #465</w:t>
            </w:r>
          </w:p>
        </w:tc>
      </w:tr>
      <w:tr w:rsidR="00124B87" w:rsidRPr="00980770"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single" w:sz="4" w:space="0" w:color="auto"/>
              <w:right w:val="single" w:sz="6" w:space="0" w:color="auto"/>
            </w:tcBorders>
          </w:tcPr>
          <w:p w:rsidR="00124B87" w:rsidRDefault="00935523" w:rsidP="00124B87">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Arial"/>
                <w:sz w:val="16"/>
                <w:szCs w:val="16"/>
              </w:rPr>
            </w:pPr>
            <w:r w:rsidRPr="00124B87">
              <w:rPr>
                <w:rFonts w:cs="Arial"/>
                <w:sz w:val="16"/>
                <w:szCs w:val="16"/>
              </w:rPr>
              <w:t>CAMERA-FUR-REQ-161358/M-Reverse Video Camera with Active Park Assist (APA) and Park Distance Control (PDC) - Positional Text4</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124B87" w:rsidRPr="00124B87" w:rsidRDefault="00935523" w:rsidP="00124B87">
            <w:pPr>
              <w:rPr>
                <w:rFonts w:cs="Calibri"/>
                <w:sz w:val="16"/>
                <w:szCs w:val="16"/>
              </w:rPr>
            </w:pPr>
            <w:r w:rsidRPr="00124B87">
              <w:rPr>
                <w:rFonts w:cs="Calibri"/>
                <w:sz w:val="16"/>
                <w:szCs w:val="16"/>
              </w:rPr>
              <w:t>Update per ApaCsiGEN7: 8" delete #367, 370, 371, 372. 4" add #497</w:t>
            </w:r>
          </w:p>
        </w:tc>
      </w:tr>
      <w:tr w:rsidR="007A014E"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45"/>
          <w:jc w:val="center"/>
        </w:trPr>
        <w:tc>
          <w:tcPr>
            <w:tcW w:w="1764" w:type="dxa"/>
            <w:tcBorders>
              <w:top w:val="single" w:sz="6" w:space="0" w:color="auto"/>
              <w:left w:val="single" w:sz="6" w:space="0" w:color="auto"/>
              <w:bottom w:val="single" w:sz="6" w:space="0" w:color="auto"/>
              <w:right w:val="nil"/>
            </w:tcBorders>
            <w:shd w:val="thinDiagCross" w:color="auto" w:fill="D9D9D9" w:themeFill="background1" w:themeFillShade="D9"/>
            <w:vAlign w:val="center"/>
          </w:tcPr>
          <w:p w:rsidR="007A014E" w:rsidRDefault="00935523" w:rsidP="000F07D8">
            <w:pPr>
              <w:spacing w:line="276" w:lineRule="auto"/>
              <w:rPr>
                <w:rFonts w:cs="Arial"/>
                <w:sz w:val="16"/>
              </w:rPr>
            </w:pPr>
          </w:p>
        </w:tc>
        <w:tc>
          <w:tcPr>
            <w:tcW w:w="1018" w:type="dxa"/>
            <w:tcBorders>
              <w:top w:val="single" w:sz="6" w:space="0" w:color="auto"/>
              <w:left w:val="nil"/>
              <w:bottom w:val="single" w:sz="6" w:space="0" w:color="auto"/>
              <w:right w:val="nil"/>
            </w:tcBorders>
            <w:shd w:val="thinDiagCross" w:color="auto" w:fill="D9D9D9" w:themeFill="background1" w:themeFillShade="D9"/>
            <w:vAlign w:val="center"/>
          </w:tcPr>
          <w:p w:rsidR="007A014E" w:rsidRDefault="00935523" w:rsidP="000F07D8">
            <w:pPr>
              <w:spacing w:line="276" w:lineRule="auto"/>
              <w:jc w:val="center"/>
              <w:rPr>
                <w:rFonts w:cs="Arial"/>
                <w:sz w:val="16"/>
                <w:lang w:val="fr-FR"/>
              </w:rPr>
            </w:pPr>
          </w:p>
        </w:tc>
        <w:tc>
          <w:tcPr>
            <w:tcW w:w="3510" w:type="dxa"/>
            <w:tcBorders>
              <w:top w:val="single" w:sz="6" w:space="0" w:color="auto"/>
              <w:left w:val="nil"/>
              <w:bottom w:val="single" w:sz="6" w:space="0" w:color="auto"/>
              <w:right w:val="nil"/>
            </w:tcBorders>
            <w:shd w:val="thinDiagCross" w:color="auto" w:fill="D9D9D9" w:themeFill="background1" w:themeFillShade="D9"/>
          </w:tcPr>
          <w:p w:rsidR="007A014E" w:rsidRDefault="00935523" w:rsidP="000F07D8">
            <w:pPr>
              <w:spacing w:line="276" w:lineRule="auto"/>
              <w:jc w:val="center"/>
              <w:rPr>
                <w:rFonts w:cs="Arial"/>
                <w:sz w:val="16"/>
                <w:lang w:val="fr-FR"/>
              </w:rPr>
            </w:pPr>
          </w:p>
        </w:tc>
        <w:tc>
          <w:tcPr>
            <w:tcW w:w="4615" w:type="dxa"/>
            <w:gridSpan w:val="2"/>
            <w:tcBorders>
              <w:top w:val="single" w:sz="6" w:space="0" w:color="auto"/>
              <w:left w:val="nil"/>
              <w:bottom w:val="single" w:sz="6" w:space="0" w:color="auto"/>
              <w:right w:val="single" w:sz="6" w:space="0" w:color="auto"/>
            </w:tcBorders>
            <w:shd w:val="thinDiagCross" w:color="auto" w:fill="D9D9D9" w:themeFill="background1" w:themeFillShade="D9"/>
          </w:tcPr>
          <w:p w:rsidR="007A014E" w:rsidRDefault="00935523" w:rsidP="000F07D8">
            <w:pPr>
              <w:spacing w:line="276" w:lineRule="auto"/>
              <w:rPr>
                <w:rFonts w:cs="Arial"/>
                <w:sz w:val="16"/>
              </w:rPr>
            </w:pPr>
          </w:p>
        </w:tc>
      </w:tr>
      <w:tr w:rsidR="007A014E" w:rsidRPr="00F103DC" w:rsidTr="000F07D8">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16"/>
          <w:jc w:val="center"/>
        </w:trPr>
        <w:tc>
          <w:tcPr>
            <w:tcW w:w="1764" w:type="dxa"/>
            <w:tcBorders>
              <w:top w:val="single" w:sz="6" w:space="0" w:color="auto"/>
              <w:left w:val="single" w:sz="6" w:space="0" w:color="auto"/>
              <w:bottom w:val="single" w:sz="6" w:space="0" w:color="auto"/>
              <w:right w:val="single" w:sz="6" w:space="0" w:color="auto"/>
            </w:tcBorders>
          </w:tcPr>
          <w:p w:rsidR="007A014E" w:rsidRPr="00F103DC" w:rsidRDefault="00935523" w:rsidP="000F07D8">
            <w:pPr>
              <w:spacing w:line="276" w:lineRule="auto"/>
              <w:rPr>
                <w:rFonts w:cs="Arial"/>
                <w:b/>
                <w:sz w:val="16"/>
              </w:rPr>
            </w:pPr>
            <w:r>
              <w:rPr>
                <w:rFonts w:cs="Arial"/>
                <w:b/>
                <w:sz w:val="16"/>
              </w:rPr>
              <w:t>March 23, 2020</w:t>
            </w:r>
          </w:p>
        </w:tc>
        <w:tc>
          <w:tcPr>
            <w:tcW w:w="1018" w:type="dxa"/>
            <w:tcBorders>
              <w:top w:val="single" w:sz="6" w:space="0" w:color="auto"/>
              <w:left w:val="single" w:sz="6" w:space="0" w:color="auto"/>
              <w:bottom w:val="single" w:sz="6" w:space="0" w:color="auto"/>
              <w:right w:val="single" w:sz="6" w:space="0" w:color="auto"/>
            </w:tcBorders>
          </w:tcPr>
          <w:p w:rsidR="007A014E" w:rsidRPr="00F103DC" w:rsidRDefault="00935523" w:rsidP="000F07D8">
            <w:pPr>
              <w:spacing w:line="276" w:lineRule="auto"/>
              <w:jc w:val="center"/>
              <w:rPr>
                <w:rFonts w:cs="Arial"/>
                <w:b/>
                <w:sz w:val="16"/>
                <w:lang w:val="fr-FR"/>
              </w:rPr>
            </w:pPr>
            <w:r>
              <w:rPr>
                <w:rFonts w:cs="Arial"/>
                <w:b/>
                <w:sz w:val="16"/>
                <w:lang w:val="fr-FR"/>
              </w:rPr>
              <w:t>1.11</w:t>
            </w:r>
          </w:p>
        </w:tc>
        <w:tc>
          <w:tcPr>
            <w:tcW w:w="8125" w:type="dxa"/>
            <w:gridSpan w:val="3"/>
            <w:tcBorders>
              <w:top w:val="single" w:sz="6" w:space="0" w:color="auto"/>
              <w:left w:val="single" w:sz="6" w:space="0" w:color="auto"/>
              <w:bottom w:val="single" w:sz="6" w:space="0" w:color="auto"/>
              <w:right w:val="single" w:sz="6" w:space="0" w:color="auto"/>
            </w:tcBorders>
          </w:tcPr>
          <w:p w:rsidR="007A014E" w:rsidRPr="00F103DC" w:rsidRDefault="00935523" w:rsidP="000F07D8">
            <w:pPr>
              <w:spacing w:line="276" w:lineRule="auto"/>
              <w:rPr>
                <w:rFonts w:cs="Arial"/>
                <w:b/>
                <w:sz w:val="16"/>
              </w:rPr>
            </w:pPr>
          </w:p>
        </w:tc>
      </w:tr>
      <w:tr w:rsidR="007A014E" w:rsidRPr="00124B87"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single" w:sz="6" w:space="0" w:color="auto"/>
              <w:left w:val="single" w:sz="6" w:space="0" w:color="auto"/>
              <w:bottom w:val="nil"/>
              <w:right w:val="single" w:sz="6" w:space="0" w:color="auto"/>
            </w:tcBorders>
          </w:tcPr>
          <w:p w:rsidR="007A014E" w:rsidRDefault="00935523" w:rsidP="007A014E">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7A014E" w:rsidRPr="007A014E" w:rsidRDefault="00935523" w:rsidP="007A014E">
            <w:pPr>
              <w:rPr>
                <w:rFonts w:cs="Arial"/>
                <w:sz w:val="16"/>
                <w:szCs w:val="16"/>
              </w:rPr>
            </w:pPr>
            <w:r w:rsidRPr="007A014E">
              <w:rPr>
                <w:rFonts w:cs="Arial"/>
                <w:sz w:val="16"/>
                <w:szCs w:val="16"/>
              </w:rPr>
              <w:t>405481/D-HotKey Shortcut Menu General Requirements</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7A014E" w:rsidRPr="007A014E" w:rsidRDefault="00935523" w:rsidP="007A014E">
            <w:pPr>
              <w:rPr>
                <w:rFonts w:cs="Calibri"/>
                <w:sz w:val="16"/>
                <w:szCs w:val="16"/>
              </w:rPr>
            </w:pPr>
            <w:r w:rsidRPr="007A014E">
              <w:rPr>
                <w:rFonts w:cs="Calibri"/>
                <w:sz w:val="16"/>
                <w:szCs w:val="16"/>
              </w:rPr>
              <w:t>tmertiri: add additional requirements for hotkey</w:t>
            </w:r>
          </w:p>
        </w:tc>
      </w:tr>
      <w:tr w:rsidR="007A014E" w:rsidRPr="00124B87"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72"/>
          <w:jc w:val="center"/>
        </w:trPr>
        <w:tc>
          <w:tcPr>
            <w:tcW w:w="1764" w:type="dxa"/>
            <w:tcBorders>
              <w:top w:val="nil"/>
              <w:left w:val="single" w:sz="6" w:space="0" w:color="auto"/>
              <w:bottom w:val="nil"/>
              <w:right w:val="single" w:sz="6" w:space="0" w:color="auto"/>
            </w:tcBorders>
          </w:tcPr>
          <w:p w:rsidR="007A014E" w:rsidRDefault="00935523" w:rsidP="007A014E">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7A014E" w:rsidRPr="007A014E" w:rsidRDefault="00935523" w:rsidP="007A014E">
            <w:pPr>
              <w:rPr>
                <w:rFonts w:cs="Arial"/>
                <w:sz w:val="16"/>
                <w:szCs w:val="16"/>
              </w:rPr>
            </w:pPr>
            <w:r w:rsidRPr="007A014E">
              <w:rPr>
                <w:rFonts w:cs="Arial"/>
                <w:sz w:val="16"/>
                <w:szCs w:val="16"/>
              </w:rPr>
              <w:t>CAMERA-FUR-REQ-236838/C-HotKey</w:t>
            </w:r>
            <w:r w:rsidRPr="007A014E">
              <w:rPr>
                <w:rFonts w:cs="Arial"/>
                <w:sz w:val="16"/>
                <w:szCs w:val="16"/>
              </w:rPr>
              <w:t xml:space="preserve"> Shortcut Menu General Requirements 2</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7A014E" w:rsidRPr="007A014E" w:rsidRDefault="00935523" w:rsidP="007A014E">
            <w:pPr>
              <w:rPr>
                <w:rFonts w:cs="Calibri"/>
                <w:sz w:val="16"/>
                <w:szCs w:val="16"/>
              </w:rPr>
            </w:pPr>
            <w:r w:rsidRPr="007A014E">
              <w:rPr>
                <w:rFonts w:cs="Calibri"/>
                <w:sz w:val="16"/>
                <w:szCs w:val="16"/>
              </w:rPr>
              <w:t>tmertiri: update requirement.</w:t>
            </w:r>
          </w:p>
        </w:tc>
      </w:tr>
      <w:tr w:rsidR="007A014E" w:rsidRPr="00124B87"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7A014E" w:rsidRDefault="00935523" w:rsidP="007A014E">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7A014E" w:rsidRPr="007A014E" w:rsidRDefault="00935523" w:rsidP="007A014E">
            <w:pPr>
              <w:rPr>
                <w:rFonts w:cs="Arial"/>
                <w:sz w:val="16"/>
                <w:szCs w:val="16"/>
              </w:rPr>
            </w:pPr>
            <w:r w:rsidRPr="007A014E">
              <w:rPr>
                <w:rFonts w:cs="Arial"/>
                <w:sz w:val="16"/>
                <w:szCs w:val="16"/>
              </w:rPr>
              <w:t>CAMERA-FUR-REQ-236529/C-HotKey Shortcut Menu General Requirements 9</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7A014E" w:rsidRPr="007A014E" w:rsidRDefault="00935523" w:rsidP="007A014E">
            <w:pPr>
              <w:rPr>
                <w:rFonts w:cs="Calibri"/>
                <w:sz w:val="16"/>
                <w:szCs w:val="16"/>
              </w:rPr>
            </w:pPr>
            <w:r w:rsidRPr="007A014E">
              <w:rPr>
                <w:rFonts w:cs="Calibri"/>
                <w:sz w:val="16"/>
                <w:szCs w:val="16"/>
              </w:rPr>
              <w:t>tmertiri: update requirement.</w:t>
            </w:r>
          </w:p>
        </w:tc>
      </w:tr>
      <w:tr w:rsidR="007A014E" w:rsidRPr="00124B87"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7A014E" w:rsidRDefault="00935523" w:rsidP="007A014E">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7A014E" w:rsidRPr="007A014E" w:rsidRDefault="00935523" w:rsidP="007A014E">
            <w:pPr>
              <w:rPr>
                <w:rFonts w:cs="Arial"/>
                <w:sz w:val="16"/>
                <w:szCs w:val="16"/>
              </w:rPr>
            </w:pPr>
            <w:r w:rsidRPr="007A014E">
              <w:rPr>
                <w:rFonts w:cs="Arial"/>
                <w:sz w:val="16"/>
                <w:szCs w:val="16"/>
              </w:rPr>
              <w:t>CAMERA-FUR-REQ-250046/B-HotKey Shortcut Menu General Requirements 23</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7A014E" w:rsidRPr="007A014E" w:rsidRDefault="00935523" w:rsidP="007A014E">
            <w:pPr>
              <w:rPr>
                <w:rFonts w:cs="Calibri"/>
                <w:sz w:val="16"/>
                <w:szCs w:val="16"/>
              </w:rPr>
            </w:pPr>
            <w:r w:rsidRPr="007A014E">
              <w:rPr>
                <w:rFonts w:cs="Calibri"/>
                <w:sz w:val="16"/>
                <w:szCs w:val="16"/>
              </w:rPr>
              <w:t xml:space="preserve">tmertiri: update </w:t>
            </w:r>
            <w:r w:rsidRPr="007A014E">
              <w:rPr>
                <w:rFonts w:cs="Calibri"/>
                <w:sz w:val="16"/>
                <w:szCs w:val="16"/>
              </w:rPr>
              <w:t>requirement.</w:t>
            </w:r>
          </w:p>
        </w:tc>
      </w:tr>
      <w:tr w:rsidR="007A014E" w:rsidRPr="00124B87"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7A014E" w:rsidRDefault="00935523" w:rsidP="007A014E">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7A014E" w:rsidRPr="007A014E" w:rsidRDefault="00935523" w:rsidP="007A014E">
            <w:pPr>
              <w:rPr>
                <w:rFonts w:cs="Arial"/>
                <w:sz w:val="16"/>
                <w:szCs w:val="16"/>
              </w:rPr>
            </w:pPr>
            <w:r w:rsidRPr="007A014E">
              <w:rPr>
                <w:rFonts w:cs="Arial"/>
                <w:sz w:val="16"/>
                <w:szCs w:val="16"/>
              </w:rPr>
              <w:t>CAMERA-FUR-REQ-250491/C-HotKey Shortcut Menu General Requirements 25</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7A014E" w:rsidRPr="007A014E" w:rsidRDefault="00935523" w:rsidP="007A014E">
            <w:pPr>
              <w:rPr>
                <w:rFonts w:cs="Calibri"/>
                <w:sz w:val="16"/>
                <w:szCs w:val="16"/>
              </w:rPr>
            </w:pPr>
            <w:r w:rsidRPr="007A014E">
              <w:rPr>
                <w:rFonts w:cs="Calibri"/>
                <w:sz w:val="16"/>
                <w:szCs w:val="16"/>
              </w:rPr>
              <w:t>tmertiri: update requirement.</w:t>
            </w:r>
          </w:p>
        </w:tc>
      </w:tr>
      <w:tr w:rsidR="007A014E" w:rsidRPr="00124B87"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7A014E" w:rsidRDefault="00935523" w:rsidP="007A014E">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7A014E" w:rsidRPr="007A014E" w:rsidRDefault="00935523" w:rsidP="007A014E">
            <w:pPr>
              <w:rPr>
                <w:rFonts w:cs="Arial"/>
                <w:sz w:val="16"/>
                <w:szCs w:val="16"/>
              </w:rPr>
            </w:pPr>
            <w:r w:rsidRPr="007A014E">
              <w:rPr>
                <w:rFonts w:cs="Arial"/>
                <w:sz w:val="16"/>
                <w:szCs w:val="16"/>
              </w:rPr>
              <w:t>CAMERA-FUR-REQ-384844/A-HotKey Shortcut Menu General Requirements 28</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7A014E" w:rsidRPr="007A014E" w:rsidRDefault="00935523" w:rsidP="007A014E">
            <w:pPr>
              <w:rPr>
                <w:rFonts w:cs="Calibri"/>
                <w:sz w:val="16"/>
                <w:szCs w:val="16"/>
              </w:rPr>
            </w:pPr>
            <w:r w:rsidRPr="007A014E">
              <w:rPr>
                <w:rFonts w:cs="Calibri"/>
                <w:sz w:val="16"/>
                <w:szCs w:val="16"/>
              </w:rPr>
              <w:t>tmertiri: new requirement</w:t>
            </w:r>
          </w:p>
        </w:tc>
      </w:tr>
      <w:tr w:rsidR="007A014E" w:rsidRPr="00124B87"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7A014E" w:rsidRDefault="00935523" w:rsidP="007A014E">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7A014E" w:rsidRPr="007A014E" w:rsidRDefault="00935523" w:rsidP="007A014E">
            <w:pPr>
              <w:rPr>
                <w:rFonts w:cs="Arial"/>
                <w:sz w:val="16"/>
                <w:szCs w:val="16"/>
              </w:rPr>
            </w:pPr>
            <w:r w:rsidRPr="007A014E">
              <w:rPr>
                <w:rFonts w:cs="Arial"/>
                <w:sz w:val="16"/>
                <w:szCs w:val="16"/>
              </w:rPr>
              <w:t>CAMERA-FUR-REQ-384848/A-HotKey Shortcut Men</w:t>
            </w:r>
            <w:r w:rsidRPr="007A014E">
              <w:rPr>
                <w:rFonts w:cs="Arial"/>
                <w:sz w:val="16"/>
                <w:szCs w:val="16"/>
              </w:rPr>
              <w:t>u General Requirements 29</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7A014E" w:rsidRPr="007A014E" w:rsidRDefault="00935523" w:rsidP="007A014E">
            <w:pPr>
              <w:rPr>
                <w:rFonts w:cs="Calibri"/>
                <w:sz w:val="16"/>
                <w:szCs w:val="16"/>
              </w:rPr>
            </w:pPr>
            <w:r w:rsidRPr="007A014E">
              <w:rPr>
                <w:rFonts w:cs="Calibri"/>
                <w:sz w:val="16"/>
                <w:szCs w:val="16"/>
              </w:rPr>
              <w:t>tmertiri: new requirement</w:t>
            </w:r>
          </w:p>
        </w:tc>
      </w:tr>
      <w:tr w:rsidR="007A014E" w:rsidRPr="00124B87"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7A014E" w:rsidRDefault="00935523" w:rsidP="007A014E">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7A014E" w:rsidRPr="007A014E" w:rsidRDefault="00935523" w:rsidP="007A014E">
            <w:pPr>
              <w:rPr>
                <w:rFonts w:cs="Arial"/>
                <w:sz w:val="16"/>
                <w:szCs w:val="16"/>
              </w:rPr>
            </w:pPr>
            <w:r w:rsidRPr="007A014E">
              <w:rPr>
                <w:rFonts w:cs="Arial"/>
                <w:sz w:val="16"/>
                <w:szCs w:val="16"/>
              </w:rPr>
              <w:t>CAMERA-FUR-REQ-384849/A-Hotkey Shortcut Menu General Requirements 30</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7A014E" w:rsidRPr="007A014E" w:rsidRDefault="00935523" w:rsidP="007A014E">
            <w:pPr>
              <w:rPr>
                <w:rFonts w:cs="Calibri"/>
                <w:sz w:val="16"/>
                <w:szCs w:val="16"/>
              </w:rPr>
            </w:pPr>
            <w:r w:rsidRPr="007A014E">
              <w:rPr>
                <w:rFonts w:cs="Calibri"/>
                <w:sz w:val="16"/>
                <w:szCs w:val="16"/>
              </w:rPr>
              <w:t>tmertiri: new requirement</w:t>
            </w:r>
          </w:p>
        </w:tc>
      </w:tr>
      <w:tr w:rsidR="007A014E" w:rsidRPr="00124B87"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7A014E" w:rsidRDefault="00935523" w:rsidP="007A014E">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7A014E" w:rsidRPr="007A014E" w:rsidRDefault="00935523" w:rsidP="007A014E">
            <w:pPr>
              <w:rPr>
                <w:rFonts w:cs="Arial"/>
                <w:sz w:val="16"/>
                <w:szCs w:val="16"/>
              </w:rPr>
            </w:pPr>
            <w:r w:rsidRPr="007A014E">
              <w:rPr>
                <w:rFonts w:cs="Arial"/>
                <w:sz w:val="16"/>
                <w:szCs w:val="16"/>
              </w:rPr>
              <w:t>CAMERA-FUR-REQ-235910/D-HotKey Shortcut Menu Signal Processing Requirements 4</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7A014E" w:rsidRPr="007A014E" w:rsidRDefault="00935523" w:rsidP="007A014E">
            <w:pPr>
              <w:rPr>
                <w:rFonts w:cs="Calibri"/>
                <w:sz w:val="16"/>
                <w:szCs w:val="16"/>
              </w:rPr>
            </w:pPr>
            <w:r w:rsidRPr="007A014E">
              <w:rPr>
                <w:rFonts w:cs="Calibri"/>
                <w:sz w:val="16"/>
                <w:szCs w:val="16"/>
              </w:rPr>
              <w:t xml:space="preserve">tmertiri: add new items in </w:t>
            </w:r>
            <w:r w:rsidRPr="007A014E">
              <w:rPr>
                <w:rFonts w:cs="Calibri"/>
                <w:sz w:val="16"/>
                <w:szCs w:val="16"/>
              </w:rPr>
              <w:t>the table</w:t>
            </w:r>
          </w:p>
        </w:tc>
      </w:tr>
      <w:tr w:rsidR="007A014E" w:rsidRPr="00124B87"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7A014E" w:rsidRDefault="00935523" w:rsidP="007A014E">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7A014E" w:rsidRPr="007A014E" w:rsidRDefault="00935523" w:rsidP="007A014E">
            <w:pPr>
              <w:rPr>
                <w:rFonts w:cs="Arial"/>
                <w:sz w:val="16"/>
                <w:szCs w:val="16"/>
              </w:rPr>
            </w:pPr>
            <w:r w:rsidRPr="007A014E">
              <w:rPr>
                <w:rFonts w:cs="Arial"/>
                <w:sz w:val="16"/>
                <w:szCs w:val="16"/>
              </w:rPr>
              <w:t>CAMERA-FUR-REQ-235911/C-HotKey Shortcut Menu Signal Processing Requirements 5</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7A014E" w:rsidRPr="007A014E" w:rsidRDefault="00935523" w:rsidP="007A014E">
            <w:pPr>
              <w:rPr>
                <w:rFonts w:cs="Calibri"/>
                <w:sz w:val="16"/>
                <w:szCs w:val="16"/>
              </w:rPr>
            </w:pPr>
            <w:r w:rsidRPr="007A014E">
              <w:rPr>
                <w:rFonts w:cs="Calibri"/>
                <w:sz w:val="16"/>
                <w:szCs w:val="16"/>
              </w:rPr>
              <w:t>tmertiri: add new items in the table</w:t>
            </w:r>
          </w:p>
        </w:tc>
      </w:tr>
      <w:tr w:rsidR="007A014E" w:rsidRPr="00124B87"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7A014E" w:rsidRDefault="00935523" w:rsidP="007A014E">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7A014E" w:rsidRPr="007A014E" w:rsidRDefault="00935523" w:rsidP="007A014E">
            <w:pPr>
              <w:rPr>
                <w:rFonts w:cs="Arial"/>
                <w:sz w:val="16"/>
                <w:szCs w:val="16"/>
              </w:rPr>
            </w:pPr>
            <w:r w:rsidRPr="007A014E">
              <w:rPr>
                <w:rFonts w:cs="Arial"/>
                <w:sz w:val="16"/>
                <w:szCs w:val="16"/>
              </w:rPr>
              <w:t>CAMERA-FUR-REQ-235912/D-HotKey Shortcut Menu Signal Processing Requirements 6</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7A014E" w:rsidRPr="007A014E" w:rsidRDefault="00935523" w:rsidP="007A014E">
            <w:pPr>
              <w:rPr>
                <w:rFonts w:cs="Calibri"/>
                <w:sz w:val="16"/>
                <w:szCs w:val="16"/>
              </w:rPr>
            </w:pPr>
            <w:r w:rsidRPr="007A014E">
              <w:rPr>
                <w:rFonts w:cs="Calibri"/>
                <w:sz w:val="16"/>
                <w:szCs w:val="16"/>
              </w:rPr>
              <w:t>tmertiri: add new items in the table</w:t>
            </w:r>
          </w:p>
        </w:tc>
      </w:tr>
      <w:tr w:rsidR="007A014E" w:rsidRPr="00124B87"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7A014E" w:rsidRDefault="00935523" w:rsidP="007A014E">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7A014E" w:rsidRPr="007A014E" w:rsidRDefault="00935523" w:rsidP="007A014E">
            <w:pPr>
              <w:rPr>
                <w:rFonts w:cs="Arial"/>
                <w:sz w:val="16"/>
                <w:szCs w:val="16"/>
              </w:rPr>
            </w:pPr>
            <w:r w:rsidRPr="007A014E">
              <w:rPr>
                <w:rFonts w:cs="Arial"/>
                <w:sz w:val="16"/>
                <w:szCs w:val="16"/>
              </w:rPr>
              <w:t>CAMERA-FUR-REQ-130496/N-Active Park Assist (APA) Signal Processing - Positional Symbol1</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7A014E" w:rsidRPr="007A014E" w:rsidRDefault="00935523" w:rsidP="007A014E">
            <w:pPr>
              <w:rPr>
                <w:rFonts w:cs="Calibri"/>
                <w:sz w:val="16"/>
                <w:szCs w:val="16"/>
              </w:rPr>
            </w:pPr>
            <w:r w:rsidRPr="007A014E">
              <w:rPr>
                <w:rFonts w:cs="Calibri"/>
                <w:sz w:val="16"/>
                <w:szCs w:val="16"/>
              </w:rPr>
              <w:t>tmertiri: update table symbol</w:t>
            </w:r>
          </w:p>
        </w:tc>
      </w:tr>
      <w:tr w:rsidR="007A014E" w:rsidRPr="00124B87"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7A014E" w:rsidRDefault="00935523" w:rsidP="007A014E">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7A014E" w:rsidRPr="007A014E" w:rsidRDefault="00935523" w:rsidP="007A014E">
            <w:pPr>
              <w:rPr>
                <w:rFonts w:cs="Arial"/>
                <w:sz w:val="16"/>
                <w:szCs w:val="16"/>
              </w:rPr>
            </w:pPr>
            <w:r w:rsidRPr="007A014E">
              <w:rPr>
                <w:rFonts w:cs="Arial"/>
                <w:sz w:val="16"/>
                <w:szCs w:val="16"/>
              </w:rPr>
              <w:t>CAMERA-FUR-REQ-130497/L-Active Park Assist (APA) Signal Processing - Positional Symbol2</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7A014E" w:rsidRPr="007A014E" w:rsidRDefault="00935523" w:rsidP="007A014E">
            <w:pPr>
              <w:rPr>
                <w:rFonts w:cs="Calibri"/>
                <w:sz w:val="16"/>
                <w:szCs w:val="16"/>
              </w:rPr>
            </w:pPr>
            <w:r w:rsidRPr="007A014E">
              <w:rPr>
                <w:rFonts w:cs="Calibri"/>
                <w:sz w:val="16"/>
                <w:szCs w:val="16"/>
              </w:rPr>
              <w:t>tmertiri: update table symbol</w:t>
            </w:r>
          </w:p>
        </w:tc>
      </w:tr>
      <w:tr w:rsidR="007A014E" w:rsidRPr="00124B87"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7A014E" w:rsidRDefault="00935523" w:rsidP="007A014E">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7A014E" w:rsidRPr="007A014E" w:rsidRDefault="00935523" w:rsidP="007A014E">
            <w:pPr>
              <w:rPr>
                <w:rFonts w:cs="Arial"/>
                <w:sz w:val="16"/>
                <w:szCs w:val="16"/>
              </w:rPr>
            </w:pPr>
            <w:r w:rsidRPr="007A014E">
              <w:rPr>
                <w:rFonts w:cs="Arial"/>
                <w:sz w:val="16"/>
                <w:szCs w:val="16"/>
              </w:rPr>
              <w:t>CAMERA-FUR-REQ-1</w:t>
            </w:r>
            <w:r w:rsidRPr="007A014E">
              <w:rPr>
                <w:rFonts w:cs="Arial"/>
                <w:sz w:val="16"/>
                <w:szCs w:val="16"/>
              </w:rPr>
              <w:t>61355/M-Reverse Video Camera with Active Park Assist (APA) and Park Distance Control (PDC) - Positional Symbol3</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7A014E" w:rsidRPr="007A014E" w:rsidRDefault="00935523" w:rsidP="007A014E">
            <w:pPr>
              <w:rPr>
                <w:rFonts w:cs="Calibri"/>
                <w:sz w:val="16"/>
                <w:szCs w:val="16"/>
              </w:rPr>
            </w:pPr>
            <w:r w:rsidRPr="007A014E">
              <w:rPr>
                <w:rFonts w:cs="Calibri"/>
                <w:sz w:val="16"/>
                <w:szCs w:val="16"/>
              </w:rPr>
              <w:t>tmertiri: update table symbol</w:t>
            </w:r>
          </w:p>
        </w:tc>
      </w:tr>
      <w:tr w:rsidR="007A014E" w:rsidRPr="00124B87" w:rsidTr="007A01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single" w:sz="4" w:space="0" w:color="auto"/>
              <w:right w:val="single" w:sz="6" w:space="0" w:color="auto"/>
            </w:tcBorders>
          </w:tcPr>
          <w:p w:rsidR="007A014E" w:rsidRDefault="00935523" w:rsidP="007A014E">
            <w:pPr>
              <w:rPr>
                <w:rFonts w:cs="Arial"/>
                <w:sz w:val="16"/>
              </w:rPr>
            </w:pPr>
          </w:p>
        </w:tc>
        <w:tc>
          <w:tcPr>
            <w:tcW w:w="4528" w:type="dxa"/>
            <w:gridSpan w:val="2"/>
            <w:tcBorders>
              <w:top w:val="single" w:sz="6" w:space="0" w:color="auto"/>
              <w:left w:val="single" w:sz="6" w:space="0" w:color="auto"/>
              <w:bottom w:val="single" w:sz="6" w:space="0" w:color="auto"/>
              <w:right w:val="single" w:sz="6" w:space="0" w:color="auto"/>
            </w:tcBorders>
            <w:vAlign w:val="center"/>
          </w:tcPr>
          <w:p w:rsidR="007A014E" w:rsidRPr="007A014E" w:rsidRDefault="00935523" w:rsidP="007A014E">
            <w:pPr>
              <w:rPr>
                <w:rFonts w:cs="Arial"/>
                <w:sz w:val="16"/>
                <w:szCs w:val="16"/>
              </w:rPr>
            </w:pPr>
            <w:r w:rsidRPr="007A014E">
              <w:rPr>
                <w:rFonts w:cs="Arial"/>
                <w:sz w:val="16"/>
                <w:szCs w:val="16"/>
              </w:rPr>
              <w:t xml:space="preserve">CAMERA-FUR-REQ-161356/L-Reverse Video Camera with Active Park Assist (APA) and Park Distance Control (PDC) - </w:t>
            </w:r>
            <w:r w:rsidRPr="007A014E">
              <w:rPr>
                <w:rFonts w:cs="Arial"/>
                <w:sz w:val="16"/>
                <w:szCs w:val="16"/>
              </w:rPr>
              <w:t>Positional Symbol4</w:t>
            </w:r>
          </w:p>
        </w:tc>
        <w:tc>
          <w:tcPr>
            <w:tcW w:w="4615" w:type="dxa"/>
            <w:gridSpan w:val="2"/>
            <w:tcBorders>
              <w:top w:val="single" w:sz="6" w:space="0" w:color="auto"/>
              <w:left w:val="single" w:sz="6" w:space="0" w:color="auto"/>
              <w:bottom w:val="single" w:sz="6" w:space="0" w:color="auto"/>
              <w:right w:val="single" w:sz="6" w:space="0" w:color="auto"/>
            </w:tcBorders>
            <w:vAlign w:val="center"/>
          </w:tcPr>
          <w:p w:rsidR="007A014E" w:rsidRPr="007A014E" w:rsidRDefault="00935523" w:rsidP="007A014E">
            <w:pPr>
              <w:rPr>
                <w:rFonts w:cs="Calibri"/>
                <w:sz w:val="16"/>
                <w:szCs w:val="16"/>
              </w:rPr>
            </w:pPr>
            <w:r w:rsidRPr="007A014E">
              <w:rPr>
                <w:rFonts w:cs="Calibri"/>
                <w:sz w:val="16"/>
                <w:szCs w:val="16"/>
              </w:rPr>
              <w:t>tmertiri: update table symbol</w:t>
            </w:r>
          </w:p>
        </w:tc>
      </w:tr>
    </w:tbl>
    <w:p w:rsidR="00227E8F" w:rsidRDefault="00935523">
      <w:pPr>
        <w:jc w:val="center"/>
        <w:rPr>
          <w:rFonts w:cs="Arial"/>
          <w:b/>
          <w:sz w:val="36"/>
          <w:szCs w:val="36"/>
        </w:rPr>
      </w:pPr>
      <w:r>
        <w:rPr>
          <w:b/>
          <w:sz w:val="36"/>
          <w:szCs w:val="36"/>
        </w:rPr>
        <w:br w:type="page"/>
      </w:r>
      <w:r>
        <w:rPr>
          <w:rFonts w:cs="Arial"/>
          <w:b/>
          <w:sz w:val="36"/>
          <w:szCs w:val="36"/>
        </w:rPr>
        <w:lastRenderedPageBreak/>
        <w:t>Table of Contents</w:t>
      </w:r>
    </w:p>
    <w:p w:rsidR="00CC6E4C" w:rsidRDefault="00935523">
      <w:pPr>
        <w:pStyle w:val="TOC1"/>
        <w:tabs>
          <w:tab w:val="right" w:leader="dot" w:pos="11107"/>
        </w:tabs>
        <w:rPr>
          <w:rFonts w:asciiTheme="minorHAnsi" w:eastAsiaTheme="minorEastAsia" w:hAnsiTheme="minorHAnsi" w:cstheme="minorBidi"/>
          <w:b w:val="0"/>
          <w:smallCaps w:val="0"/>
          <w:noProof/>
          <w:sz w:val="22"/>
          <w:szCs w:val="22"/>
        </w:rPr>
      </w:pPr>
      <w:r>
        <w:rPr>
          <w:b w:val="0"/>
          <w:sz w:val="36"/>
          <w:szCs w:val="36"/>
        </w:rPr>
        <w:fldChar w:fldCharType="begin"/>
      </w:r>
      <w:r>
        <w:rPr>
          <w:sz w:val="36"/>
          <w:szCs w:val="36"/>
        </w:rPr>
        <w:instrText xml:space="preserve"> TOC \o "1-3" \h \z \u </w:instrText>
      </w:r>
      <w:r>
        <w:rPr>
          <w:b w:val="0"/>
          <w:sz w:val="36"/>
          <w:szCs w:val="36"/>
        </w:rPr>
        <w:fldChar w:fldCharType="separate"/>
      </w:r>
      <w:hyperlink w:anchor="_Toc35850614" w:history="1">
        <w:r w:rsidR="00CC6E4C" w:rsidRPr="00FC2C34">
          <w:rPr>
            <w:rStyle w:val="Hyperlink"/>
            <w:rFonts w:cs="Arial"/>
            <w:bCs/>
            <w:noProof/>
          </w:rPr>
          <w:t>Revision History</w:t>
        </w:r>
        <w:r w:rsidR="00CC6E4C">
          <w:rPr>
            <w:noProof/>
            <w:webHidden/>
          </w:rPr>
          <w:tab/>
        </w:r>
        <w:r w:rsidR="00CC6E4C">
          <w:rPr>
            <w:noProof/>
            <w:webHidden/>
          </w:rPr>
          <w:fldChar w:fldCharType="begin"/>
        </w:r>
        <w:r w:rsidR="00CC6E4C">
          <w:rPr>
            <w:noProof/>
            <w:webHidden/>
          </w:rPr>
          <w:instrText xml:space="preserve"> PAGEREF _Toc35850614 \h </w:instrText>
        </w:r>
        <w:r w:rsidR="00CC6E4C">
          <w:rPr>
            <w:noProof/>
            <w:webHidden/>
          </w:rPr>
        </w:r>
        <w:r w:rsidR="00CC6E4C">
          <w:rPr>
            <w:noProof/>
            <w:webHidden/>
          </w:rPr>
          <w:fldChar w:fldCharType="separate"/>
        </w:r>
        <w:r w:rsidR="00CC6E4C">
          <w:rPr>
            <w:noProof/>
            <w:webHidden/>
          </w:rPr>
          <w:t>2</w:t>
        </w:r>
        <w:r w:rsidR="00CC6E4C">
          <w:rPr>
            <w:noProof/>
            <w:webHidden/>
          </w:rPr>
          <w:fldChar w:fldCharType="end"/>
        </w:r>
      </w:hyperlink>
    </w:p>
    <w:p w:rsidR="00CC6E4C" w:rsidRDefault="00CC6E4C">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35850615" w:history="1">
        <w:r w:rsidRPr="00FC2C34">
          <w:rPr>
            <w:rStyle w:val="Hyperlink"/>
            <w:noProof/>
          </w:rPr>
          <w:t>1</w:t>
        </w:r>
        <w:r>
          <w:rPr>
            <w:rFonts w:asciiTheme="minorHAnsi" w:eastAsiaTheme="minorEastAsia" w:hAnsiTheme="minorHAnsi" w:cstheme="minorBidi"/>
            <w:b w:val="0"/>
            <w:smallCaps w:val="0"/>
            <w:noProof/>
            <w:sz w:val="22"/>
            <w:szCs w:val="22"/>
          </w:rPr>
          <w:tab/>
        </w:r>
        <w:r w:rsidRPr="00FC2C34">
          <w:rPr>
            <w:rStyle w:val="Hyperlink"/>
            <w:noProof/>
          </w:rPr>
          <w:t>Architectural Design</w:t>
        </w:r>
        <w:r>
          <w:rPr>
            <w:noProof/>
            <w:webHidden/>
          </w:rPr>
          <w:tab/>
        </w:r>
        <w:r>
          <w:rPr>
            <w:noProof/>
            <w:webHidden/>
          </w:rPr>
          <w:fldChar w:fldCharType="begin"/>
        </w:r>
        <w:r>
          <w:rPr>
            <w:noProof/>
            <w:webHidden/>
          </w:rPr>
          <w:instrText xml:space="preserve"> PAGEREF _Toc35850615 \h </w:instrText>
        </w:r>
        <w:r>
          <w:rPr>
            <w:noProof/>
            <w:webHidden/>
          </w:rPr>
        </w:r>
        <w:r>
          <w:rPr>
            <w:noProof/>
            <w:webHidden/>
          </w:rPr>
          <w:fldChar w:fldCharType="separate"/>
        </w:r>
        <w:r>
          <w:rPr>
            <w:noProof/>
            <w:webHidden/>
          </w:rPr>
          <w:t>17</w:t>
        </w:r>
        <w:r>
          <w:rPr>
            <w:noProof/>
            <w:webHidden/>
          </w:rPr>
          <w:fldChar w:fldCharType="end"/>
        </w:r>
      </w:hyperlink>
    </w:p>
    <w:p w:rsidR="00CC6E4C" w:rsidRDefault="00CC6E4C">
      <w:pPr>
        <w:pStyle w:val="TOC2"/>
        <w:tabs>
          <w:tab w:val="left" w:pos="880"/>
          <w:tab w:val="right" w:leader="dot" w:pos="11107"/>
        </w:tabs>
        <w:rPr>
          <w:rFonts w:asciiTheme="minorHAnsi" w:eastAsiaTheme="minorEastAsia" w:hAnsiTheme="minorHAnsi" w:cstheme="minorBidi"/>
          <w:i w:val="0"/>
          <w:noProof/>
          <w:sz w:val="22"/>
          <w:szCs w:val="22"/>
        </w:rPr>
      </w:pPr>
      <w:hyperlink w:anchor="_Toc35850616" w:history="1">
        <w:r w:rsidRPr="00FC2C34">
          <w:rPr>
            <w:rStyle w:val="Hyperlink"/>
            <w:noProof/>
          </w:rPr>
          <w:t>1.1</w:t>
        </w:r>
        <w:r>
          <w:rPr>
            <w:rFonts w:asciiTheme="minorHAnsi" w:eastAsiaTheme="minorEastAsia" w:hAnsiTheme="minorHAnsi" w:cstheme="minorBidi"/>
            <w:i w:val="0"/>
            <w:noProof/>
            <w:sz w:val="22"/>
            <w:szCs w:val="22"/>
          </w:rPr>
          <w:tab/>
        </w:r>
        <w:r w:rsidRPr="00FC2C34">
          <w:rPr>
            <w:rStyle w:val="Hyperlink"/>
            <w:noProof/>
          </w:rPr>
          <w:t>APA-CLD-REQ-013903/A-Active Park Assist Manager Client (TcSE ROIN-205558-1)</w:t>
        </w:r>
        <w:r>
          <w:rPr>
            <w:noProof/>
            <w:webHidden/>
          </w:rPr>
          <w:tab/>
        </w:r>
        <w:r>
          <w:rPr>
            <w:noProof/>
            <w:webHidden/>
          </w:rPr>
          <w:fldChar w:fldCharType="begin"/>
        </w:r>
        <w:r>
          <w:rPr>
            <w:noProof/>
            <w:webHidden/>
          </w:rPr>
          <w:instrText xml:space="preserve"> PAGEREF _Toc35850616 \h </w:instrText>
        </w:r>
        <w:r>
          <w:rPr>
            <w:noProof/>
            <w:webHidden/>
          </w:rPr>
        </w:r>
        <w:r>
          <w:rPr>
            <w:noProof/>
            <w:webHidden/>
          </w:rPr>
          <w:fldChar w:fldCharType="separate"/>
        </w:r>
        <w:r>
          <w:rPr>
            <w:noProof/>
            <w:webHidden/>
          </w:rPr>
          <w:t>17</w:t>
        </w:r>
        <w:r>
          <w:rPr>
            <w:noProof/>
            <w:webHidden/>
          </w:rPr>
          <w:fldChar w:fldCharType="end"/>
        </w:r>
      </w:hyperlink>
    </w:p>
    <w:p w:rsidR="00CC6E4C" w:rsidRDefault="00CC6E4C">
      <w:pPr>
        <w:pStyle w:val="TOC2"/>
        <w:tabs>
          <w:tab w:val="left" w:pos="880"/>
          <w:tab w:val="right" w:leader="dot" w:pos="11107"/>
        </w:tabs>
        <w:rPr>
          <w:rFonts w:asciiTheme="minorHAnsi" w:eastAsiaTheme="minorEastAsia" w:hAnsiTheme="minorHAnsi" w:cstheme="minorBidi"/>
          <w:i w:val="0"/>
          <w:noProof/>
          <w:sz w:val="22"/>
          <w:szCs w:val="22"/>
        </w:rPr>
      </w:pPr>
      <w:hyperlink w:anchor="_Toc35850617" w:history="1">
        <w:r w:rsidRPr="00FC2C34">
          <w:rPr>
            <w:rStyle w:val="Hyperlink"/>
            <w:noProof/>
          </w:rPr>
          <w:t>1.2</w:t>
        </w:r>
        <w:r>
          <w:rPr>
            <w:rFonts w:asciiTheme="minorHAnsi" w:eastAsiaTheme="minorEastAsia" w:hAnsiTheme="minorHAnsi" w:cstheme="minorBidi"/>
            <w:i w:val="0"/>
            <w:noProof/>
            <w:sz w:val="22"/>
            <w:szCs w:val="22"/>
          </w:rPr>
          <w:tab/>
        </w:r>
        <w:r w:rsidRPr="00FC2C34">
          <w:rPr>
            <w:rStyle w:val="Hyperlink"/>
            <w:noProof/>
          </w:rPr>
          <w:t>APA-CLD-REQ-013965/A-Active Park Assist Client (TcSE ROIN-204023-1)</w:t>
        </w:r>
        <w:r>
          <w:rPr>
            <w:noProof/>
            <w:webHidden/>
          </w:rPr>
          <w:tab/>
        </w:r>
        <w:r>
          <w:rPr>
            <w:noProof/>
            <w:webHidden/>
          </w:rPr>
          <w:fldChar w:fldCharType="begin"/>
        </w:r>
        <w:r>
          <w:rPr>
            <w:noProof/>
            <w:webHidden/>
          </w:rPr>
          <w:instrText xml:space="preserve"> PAGEREF _Toc35850617 \h </w:instrText>
        </w:r>
        <w:r>
          <w:rPr>
            <w:noProof/>
            <w:webHidden/>
          </w:rPr>
        </w:r>
        <w:r>
          <w:rPr>
            <w:noProof/>
            <w:webHidden/>
          </w:rPr>
          <w:fldChar w:fldCharType="separate"/>
        </w:r>
        <w:r>
          <w:rPr>
            <w:noProof/>
            <w:webHidden/>
          </w:rPr>
          <w:t>17</w:t>
        </w:r>
        <w:r>
          <w:rPr>
            <w:noProof/>
            <w:webHidden/>
          </w:rPr>
          <w:fldChar w:fldCharType="end"/>
        </w:r>
      </w:hyperlink>
    </w:p>
    <w:p w:rsidR="00CC6E4C" w:rsidRDefault="00CC6E4C">
      <w:pPr>
        <w:pStyle w:val="TOC2"/>
        <w:tabs>
          <w:tab w:val="left" w:pos="880"/>
          <w:tab w:val="right" w:leader="dot" w:pos="11107"/>
        </w:tabs>
        <w:rPr>
          <w:rFonts w:asciiTheme="minorHAnsi" w:eastAsiaTheme="minorEastAsia" w:hAnsiTheme="minorHAnsi" w:cstheme="minorBidi"/>
          <w:i w:val="0"/>
          <w:noProof/>
          <w:sz w:val="22"/>
          <w:szCs w:val="22"/>
        </w:rPr>
      </w:pPr>
      <w:hyperlink w:anchor="_Toc35850618" w:history="1">
        <w:r w:rsidRPr="00FC2C34">
          <w:rPr>
            <w:rStyle w:val="Hyperlink"/>
            <w:noProof/>
          </w:rPr>
          <w:t>1.3</w:t>
        </w:r>
        <w:r>
          <w:rPr>
            <w:rFonts w:asciiTheme="minorHAnsi" w:eastAsiaTheme="minorEastAsia" w:hAnsiTheme="minorHAnsi" w:cstheme="minorBidi"/>
            <w:i w:val="0"/>
            <w:noProof/>
            <w:sz w:val="22"/>
            <w:szCs w:val="22"/>
          </w:rPr>
          <w:tab/>
        </w:r>
        <w:r w:rsidRPr="00FC2C34">
          <w:rPr>
            <w:rStyle w:val="Hyperlink"/>
            <w:noProof/>
          </w:rPr>
          <w:t>ActiveParkAssistManagerClient Interface</w:t>
        </w:r>
        <w:r>
          <w:rPr>
            <w:noProof/>
            <w:webHidden/>
          </w:rPr>
          <w:tab/>
        </w:r>
        <w:r>
          <w:rPr>
            <w:noProof/>
            <w:webHidden/>
          </w:rPr>
          <w:fldChar w:fldCharType="begin"/>
        </w:r>
        <w:r>
          <w:rPr>
            <w:noProof/>
            <w:webHidden/>
          </w:rPr>
          <w:instrText xml:space="preserve"> PAGEREF _Toc35850618 \h </w:instrText>
        </w:r>
        <w:r>
          <w:rPr>
            <w:noProof/>
            <w:webHidden/>
          </w:rPr>
        </w:r>
        <w:r>
          <w:rPr>
            <w:noProof/>
            <w:webHidden/>
          </w:rPr>
          <w:fldChar w:fldCharType="separate"/>
        </w:r>
        <w:r>
          <w:rPr>
            <w:noProof/>
            <w:webHidden/>
          </w:rPr>
          <w:t>17</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19" w:history="1">
        <w:r w:rsidRPr="00FC2C34">
          <w:rPr>
            <w:rStyle w:val="Hyperlink"/>
            <w:noProof/>
          </w:rPr>
          <w:t>1.3.1</w:t>
        </w:r>
        <w:r>
          <w:rPr>
            <w:rFonts w:asciiTheme="minorHAnsi" w:eastAsiaTheme="minorEastAsia" w:hAnsiTheme="minorHAnsi" w:cstheme="minorBidi"/>
            <w:noProof/>
            <w:sz w:val="22"/>
            <w:szCs w:val="22"/>
          </w:rPr>
          <w:tab/>
        </w:r>
        <w:r w:rsidRPr="00FC2C34">
          <w:rPr>
            <w:rStyle w:val="Hyperlink"/>
            <w:noProof/>
          </w:rPr>
          <w:t>APAM-IIR-REQ-013917/A-ActiveParkAssistManagerClient_Tx (TcSE ROIN-265660-1)</w:t>
        </w:r>
        <w:r>
          <w:rPr>
            <w:noProof/>
            <w:webHidden/>
          </w:rPr>
          <w:tab/>
        </w:r>
        <w:r>
          <w:rPr>
            <w:noProof/>
            <w:webHidden/>
          </w:rPr>
          <w:fldChar w:fldCharType="begin"/>
        </w:r>
        <w:r>
          <w:rPr>
            <w:noProof/>
            <w:webHidden/>
          </w:rPr>
          <w:instrText xml:space="preserve"> PAGEREF _Toc35850619 \h </w:instrText>
        </w:r>
        <w:r>
          <w:rPr>
            <w:noProof/>
            <w:webHidden/>
          </w:rPr>
        </w:r>
        <w:r>
          <w:rPr>
            <w:noProof/>
            <w:webHidden/>
          </w:rPr>
          <w:fldChar w:fldCharType="separate"/>
        </w:r>
        <w:r>
          <w:rPr>
            <w:noProof/>
            <w:webHidden/>
          </w:rPr>
          <w:t>17</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20" w:history="1">
        <w:r w:rsidRPr="00FC2C34">
          <w:rPr>
            <w:rStyle w:val="Hyperlink"/>
            <w:noProof/>
          </w:rPr>
          <w:t>1.3.2</w:t>
        </w:r>
        <w:r>
          <w:rPr>
            <w:rFonts w:asciiTheme="minorHAnsi" w:eastAsiaTheme="minorEastAsia" w:hAnsiTheme="minorHAnsi" w:cstheme="minorBidi"/>
            <w:noProof/>
            <w:sz w:val="22"/>
            <w:szCs w:val="22"/>
          </w:rPr>
          <w:tab/>
        </w:r>
        <w:r w:rsidRPr="00FC2C34">
          <w:rPr>
            <w:rStyle w:val="Hyperlink"/>
            <w:noProof/>
          </w:rPr>
          <w:t>APAMv2-IIR-REQ-128772/A-ActiveParkAssistManagerClient_Rx</w:t>
        </w:r>
        <w:r>
          <w:rPr>
            <w:noProof/>
            <w:webHidden/>
          </w:rPr>
          <w:tab/>
        </w:r>
        <w:r>
          <w:rPr>
            <w:noProof/>
            <w:webHidden/>
          </w:rPr>
          <w:fldChar w:fldCharType="begin"/>
        </w:r>
        <w:r>
          <w:rPr>
            <w:noProof/>
            <w:webHidden/>
          </w:rPr>
          <w:instrText xml:space="preserve"> PAGEREF _Toc35850620 \h </w:instrText>
        </w:r>
        <w:r>
          <w:rPr>
            <w:noProof/>
            <w:webHidden/>
          </w:rPr>
        </w:r>
        <w:r>
          <w:rPr>
            <w:noProof/>
            <w:webHidden/>
          </w:rPr>
          <w:fldChar w:fldCharType="separate"/>
        </w:r>
        <w:r>
          <w:rPr>
            <w:noProof/>
            <w:webHidden/>
          </w:rPr>
          <w:t>17</w:t>
        </w:r>
        <w:r>
          <w:rPr>
            <w:noProof/>
            <w:webHidden/>
          </w:rPr>
          <w:fldChar w:fldCharType="end"/>
        </w:r>
      </w:hyperlink>
    </w:p>
    <w:p w:rsidR="00CC6E4C" w:rsidRDefault="00CC6E4C">
      <w:pPr>
        <w:pStyle w:val="TOC2"/>
        <w:tabs>
          <w:tab w:val="left" w:pos="880"/>
          <w:tab w:val="right" w:leader="dot" w:pos="11107"/>
        </w:tabs>
        <w:rPr>
          <w:rFonts w:asciiTheme="minorHAnsi" w:eastAsiaTheme="minorEastAsia" w:hAnsiTheme="minorHAnsi" w:cstheme="minorBidi"/>
          <w:i w:val="0"/>
          <w:noProof/>
          <w:sz w:val="22"/>
          <w:szCs w:val="22"/>
        </w:rPr>
      </w:pPr>
      <w:hyperlink w:anchor="_Toc35850621" w:history="1">
        <w:r w:rsidRPr="00FC2C34">
          <w:rPr>
            <w:rStyle w:val="Hyperlink"/>
            <w:noProof/>
          </w:rPr>
          <w:t>1.4</w:t>
        </w:r>
        <w:r>
          <w:rPr>
            <w:rFonts w:asciiTheme="minorHAnsi" w:eastAsiaTheme="minorEastAsia" w:hAnsiTheme="minorHAnsi" w:cstheme="minorBidi"/>
            <w:i w:val="0"/>
            <w:noProof/>
            <w:sz w:val="22"/>
            <w:szCs w:val="22"/>
          </w:rPr>
          <w:tab/>
        </w:r>
        <w:r w:rsidRPr="00FC2C34">
          <w:rPr>
            <w:rStyle w:val="Hyperlink"/>
            <w:noProof/>
          </w:rPr>
          <w:t>ActiveParkAssistClient Interface</w:t>
        </w:r>
        <w:r>
          <w:rPr>
            <w:noProof/>
            <w:webHidden/>
          </w:rPr>
          <w:tab/>
        </w:r>
        <w:r>
          <w:rPr>
            <w:noProof/>
            <w:webHidden/>
          </w:rPr>
          <w:fldChar w:fldCharType="begin"/>
        </w:r>
        <w:r>
          <w:rPr>
            <w:noProof/>
            <w:webHidden/>
          </w:rPr>
          <w:instrText xml:space="preserve"> PAGEREF _Toc35850621 \h </w:instrText>
        </w:r>
        <w:r>
          <w:rPr>
            <w:noProof/>
            <w:webHidden/>
          </w:rPr>
        </w:r>
        <w:r>
          <w:rPr>
            <w:noProof/>
            <w:webHidden/>
          </w:rPr>
          <w:fldChar w:fldCharType="separate"/>
        </w:r>
        <w:r>
          <w:rPr>
            <w:noProof/>
            <w:webHidden/>
          </w:rPr>
          <w:t>19</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22" w:history="1">
        <w:r w:rsidRPr="00FC2C34">
          <w:rPr>
            <w:rStyle w:val="Hyperlink"/>
            <w:noProof/>
          </w:rPr>
          <w:t>1.4.1</w:t>
        </w:r>
        <w:r>
          <w:rPr>
            <w:rFonts w:asciiTheme="minorHAnsi" w:eastAsiaTheme="minorEastAsia" w:hAnsiTheme="minorHAnsi" w:cstheme="minorBidi"/>
            <w:noProof/>
            <w:sz w:val="22"/>
            <w:szCs w:val="22"/>
          </w:rPr>
          <w:tab/>
        </w:r>
        <w:r w:rsidRPr="00FC2C34">
          <w:rPr>
            <w:rStyle w:val="Hyperlink"/>
            <w:noProof/>
          </w:rPr>
          <w:t>APAv2-IIR-REQ-128529/A-ActiveParkAssistClient_Rx</w:t>
        </w:r>
        <w:r>
          <w:rPr>
            <w:noProof/>
            <w:webHidden/>
          </w:rPr>
          <w:tab/>
        </w:r>
        <w:r>
          <w:rPr>
            <w:noProof/>
            <w:webHidden/>
          </w:rPr>
          <w:fldChar w:fldCharType="begin"/>
        </w:r>
        <w:r>
          <w:rPr>
            <w:noProof/>
            <w:webHidden/>
          </w:rPr>
          <w:instrText xml:space="preserve"> PAGEREF _Toc35850622 \h </w:instrText>
        </w:r>
        <w:r>
          <w:rPr>
            <w:noProof/>
            <w:webHidden/>
          </w:rPr>
        </w:r>
        <w:r>
          <w:rPr>
            <w:noProof/>
            <w:webHidden/>
          </w:rPr>
          <w:fldChar w:fldCharType="separate"/>
        </w:r>
        <w:r>
          <w:rPr>
            <w:noProof/>
            <w:webHidden/>
          </w:rPr>
          <w:t>19</w:t>
        </w:r>
        <w:r>
          <w:rPr>
            <w:noProof/>
            <w:webHidden/>
          </w:rPr>
          <w:fldChar w:fldCharType="end"/>
        </w:r>
      </w:hyperlink>
    </w:p>
    <w:p w:rsidR="00CC6E4C" w:rsidRDefault="00CC6E4C">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35850623" w:history="1">
        <w:r w:rsidRPr="00FC2C34">
          <w:rPr>
            <w:rStyle w:val="Hyperlink"/>
            <w:noProof/>
          </w:rPr>
          <w:t>2</w:t>
        </w:r>
        <w:r>
          <w:rPr>
            <w:rFonts w:asciiTheme="minorHAnsi" w:eastAsiaTheme="minorEastAsia" w:hAnsiTheme="minorHAnsi" w:cstheme="minorBidi"/>
            <w:b w:val="0"/>
            <w:smallCaps w:val="0"/>
            <w:noProof/>
            <w:sz w:val="22"/>
            <w:szCs w:val="22"/>
          </w:rPr>
          <w:tab/>
        </w:r>
        <w:r w:rsidRPr="00FC2C34">
          <w:rPr>
            <w:rStyle w:val="Hyperlink"/>
            <w:noProof/>
          </w:rPr>
          <w:t>General Requirements</w:t>
        </w:r>
        <w:r>
          <w:rPr>
            <w:noProof/>
            <w:webHidden/>
          </w:rPr>
          <w:tab/>
        </w:r>
        <w:r>
          <w:rPr>
            <w:noProof/>
            <w:webHidden/>
          </w:rPr>
          <w:fldChar w:fldCharType="begin"/>
        </w:r>
        <w:r>
          <w:rPr>
            <w:noProof/>
            <w:webHidden/>
          </w:rPr>
          <w:instrText xml:space="preserve"> PAGEREF _Toc35850623 \h </w:instrText>
        </w:r>
        <w:r>
          <w:rPr>
            <w:noProof/>
            <w:webHidden/>
          </w:rPr>
        </w:r>
        <w:r>
          <w:rPr>
            <w:noProof/>
            <w:webHidden/>
          </w:rPr>
          <w:fldChar w:fldCharType="separate"/>
        </w:r>
        <w:r>
          <w:rPr>
            <w:noProof/>
            <w:webHidden/>
          </w:rPr>
          <w:t>23</w:t>
        </w:r>
        <w:r>
          <w:rPr>
            <w:noProof/>
            <w:webHidden/>
          </w:rPr>
          <w:fldChar w:fldCharType="end"/>
        </w:r>
      </w:hyperlink>
    </w:p>
    <w:p w:rsidR="00CC6E4C" w:rsidRDefault="00CC6E4C">
      <w:pPr>
        <w:pStyle w:val="TOC2"/>
        <w:tabs>
          <w:tab w:val="left" w:pos="880"/>
          <w:tab w:val="right" w:leader="dot" w:pos="11107"/>
        </w:tabs>
        <w:rPr>
          <w:rFonts w:asciiTheme="minorHAnsi" w:eastAsiaTheme="minorEastAsia" w:hAnsiTheme="minorHAnsi" w:cstheme="minorBidi"/>
          <w:i w:val="0"/>
          <w:noProof/>
          <w:sz w:val="22"/>
          <w:szCs w:val="22"/>
        </w:rPr>
      </w:pPr>
      <w:hyperlink w:anchor="_Toc35850624" w:history="1">
        <w:r w:rsidRPr="00FC2C34">
          <w:rPr>
            <w:rStyle w:val="Hyperlink"/>
            <w:noProof/>
          </w:rPr>
          <w:t>2.1</w:t>
        </w:r>
        <w:r>
          <w:rPr>
            <w:rFonts w:asciiTheme="minorHAnsi" w:eastAsiaTheme="minorEastAsia" w:hAnsiTheme="minorHAnsi" w:cstheme="minorBidi"/>
            <w:i w:val="0"/>
            <w:noProof/>
            <w:sz w:val="22"/>
            <w:szCs w:val="22"/>
          </w:rPr>
          <w:tab/>
        </w:r>
        <w:r w:rsidRPr="00FC2C34">
          <w:rPr>
            <w:rStyle w:val="Hyperlink"/>
            <w:noProof/>
          </w:rPr>
          <w:t>General Signal Interface</w:t>
        </w:r>
        <w:r>
          <w:rPr>
            <w:noProof/>
            <w:webHidden/>
          </w:rPr>
          <w:tab/>
        </w:r>
        <w:r>
          <w:rPr>
            <w:noProof/>
            <w:webHidden/>
          </w:rPr>
          <w:fldChar w:fldCharType="begin"/>
        </w:r>
        <w:r>
          <w:rPr>
            <w:noProof/>
            <w:webHidden/>
          </w:rPr>
          <w:instrText xml:space="preserve"> PAGEREF _Toc35850624 \h </w:instrText>
        </w:r>
        <w:r>
          <w:rPr>
            <w:noProof/>
            <w:webHidden/>
          </w:rPr>
        </w:r>
        <w:r>
          <w:rPr>
            <w:noProof/>
            <w:webHidden/>
          </w:rPr>
          <w:fldChar w:fldCharType="separate"/>
        </w:r>
        <w:r>
          <w:rPr>
            <w:noProof/>
            <w:webHidden/>
          </w:rPr>
          <w:t>23</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25" w:history="1">
        <w:r w:rsidRPr="00FC2C34">
          <w:rPr>
            <w:rStyle w:val="Hyperlink"/>
            <w:noProof/>
          </w:rPr>
          <w:t>2.1.1</w:t>
        </w:r>
        <w:r>
          <w:rPr>
            <w:rFonts w:asciiTheme="minorHAnsi" w:eastAsiaTheme="minorEastAsia" w:hAnsiTheme="minorHAnsi" w:cstheme="minorBidi"/>
            <w:noProof/>
            <w:sz w:val="22"/>
            <w:szCs w:val="22"/>
          </w:rPr>
          <w:tab/>
        </w:r>
        <w:r w:rsidRPr="00FC2C34">
          <w:rPr>
            <w:rStyle w:val="Hyperlink"/>
            <w:noProof/>
          </w:rPr>
          <w:t>CAMERA-FUR-REQ-130570/B-General Signal Interface 1</w:t>
        </w:r>
        <w:r>
          <w:rPr>
            <w:noProof/>
            <w:webHidden/>
          </w:rPr>
          <w:tab/>
        </w:r>
        <w:r>
          <w:rPr>
            <w:noProof/>
            <w:webHidden/>
          </w:rPr>
          <w:fldChar w:fldCharType="begin"/>
        </w:r>
        <w:r>
          <w:rPr>
            <w:noProof/>
            <w:webHidden/>
          </w:rPr>
          <w:instrText xml:space="preserve"> PAGEREF _Toc35850625 \h </w:instrText>
        </w:r>
        <w:r>
          <w:rPr>
            <w:noProof/>
            <w:webHidden/>
          </w:rPr>
        </w:r>
        <w:r>
          <w:rPr>
            <w:noProof/>
            <w:webHidden/>
          </w:rPr>
          <w:fldChar w:fldCharType="separate"/>
        </w:r>
        <w:r>
          <w:rPr>
            <w:noProof/>
            <w:webHidden/>
          </w:rPr>
          <w:t>23</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26" w:history="1">
        <w:r w:rsidRPr="00FC2C34">
          <w:rPr>
            <w:rStyle w:val="Hyperlink"/>
            <w:noProof/>
          </w:rPr>
          <w:t>2.1.2</w:t>
        </w:r>
        <w:r>
          <w:rPr>
            <w:rFonts w:asciiTheme="minorHAnsi" w:eastAsiaTheme="minorEastAsia" w:hAnsiTheme="minorHAnsi" w:cstheme="minorBidi"/>
            <w:noProof/>
            <w:sz w:val="22"/>
            <w:szCs w:val="22"/>
          </w:rPr>
          <w:tab/>
        </w:r>
        <w:r w:rsidRPr="00FC2C34">
          <w:rPr>
            <w:rStyle w:val="Hyperlink"/>
            <w:noProof/>
          </w:rPr>
          <w:t>CAMERA-FUR-REQ-130571/B-General Signal Interface 2</w:t>
        </w:r>
        <w:r>
          <w:rPr>
            <w:noProof/>
            <w:webHidden/>
          </w:rPr>
          <w:tab/>
        </w:r>
        <w:r>
          <w:rPr>
            <w:noProof/>
            <w:webHidden/>
          </w:rPr>
          <w:fldChar w:fldCharType="begin"/>
        </w:r>
        <w:r>
          <w:rPr>
            <w:noProof/>
            <w:webHidden/>
          </w:rPr>
          <w:instrText xml:space="preserve"> PAGEREF _Toc35850626 \h </w:instrText>
        </w:r>
        <w:r>
          <w:rPr>
            <w:noProof/>
            <w:webHidden/>
          </w:rPr>
        </w:r>
        <w:r>
          <w:rPr>
            <w:noProof/>
            <w:webHidden/>
          </w:rPr>
          <w:fldChar w:fldCharType="separate"/>
        </w:r>
        <w:r>
          <w:rPr>
            <w:noProof/>
            <w:webHidden/>
          </w:rPr>
          <w:t>23</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27" w:history="1">
        <w:r w:rsidRPr="00FC2C34">
          <w:rPr>
            <w:rStyle w:val="Hyperlink"/>
            <w:noProof/>
          </w:rPr>
          <w:t>2.1.3</w:t>
        </w:r>
        <w:r>
          <w:rPr>
            <w:rFonts w:asciiTheme="minorHAnsi" w:eastAsiaTheme="minorEastAsia" w:hAnsiTheme="minorHAnsi" w:cstheme="minorBidi"/>
            <w:noProof/>
            <w:sz w:val="22"/>
            <w:szCs w:val="22"/>
          </w:rPr>
          <w:tab/>
        </w:r>
        <w:r w:rsidRPr="00FC2C34">
          <w:rPr>
            <w:rStyle w:val="Hyperlink"/>
            <w:noProof/>
          </w:rPr>
          <w:t>CAMERA-FUR-REQ-157189/B-General Signal Interface 3</w:t>
        </w:r>
        <w:r>
          <w:rPr>
            <w:noProof/>
            <w:webHidden/>
          </w:rPr>
          <w:tab/>
        </w:r>
        <w:r>
          <w:rPr>
            <w:noProof/>
            <w:webHidden/>
          </w:rPr>
          <w:fldChar w:fldCharType="begin"/>
        </w:r>
        <w:r>
          <w:rPr>
            <w:noProof/>
            <w:webHidden/>
          </w:rPr>
          <w:instrText xml:space="preserve"> PAGEREF _Toc35850627 \h </w:instrText>
        </w:r>
        <w:r>
          <w:rPr>
            <w:noProof/>
            <w:webHidden/>
          </w:rPr>
        </w:r>
        <w:r>
          <w:rPr>
            <w:noProof/>
            <w:webHidden/>
          </w:rPr>
          <w:fldChar w:fldCharType="separate"/>
        </w:r>
        <w:r>
          <w:rPr>
            <w:noProof/>
            <w:webHidden/>
          </w:rPr>
          <w:t>23</w:t>
        </w:r>
        <w:r>
          <w:rPr>
            <w:noProof/>
            <w:webHidden/>
          </w:rPr>
          <w:fldChar w:fldCharType="end"/>
        </w:r>
      </w:hyperlink>
    </w:p>
    <w:p w:rsidR="00CC6E4C" w:rsidRDefault="00CC6E4C">
      <w:pPr>
        <w:pStyle w:val="TOC2"/>
        <w:tabs>
          <w:tab w:val="left" w:pos="880"/>
          <w:tab w:val="right" w:leader="dot" w:pos="11107"/>
        </w:tabs>
        <w:rPr>
          <w:rFonts w:asciiTheme="minorHAnsi" w:eastAsiaTheme="minorEastAsia" w:hAnsiTheme="minorHAnsi" w:cstheme="minorBidi"/>
          <w:i w:val="0"/>
          <w:noProof/>
          <w:sz w:val="22"/>
          <w:szCs w:val="22"/>
        </w:rPr>
      </w:pPr>
      <w:hyperlink w:anchor="_Toc35850628" w:history="1">
        <w:r w:rsidRPr="00FC2C34">
          <w:rPr>
            <w:rStyle w:val="Hyperlink"/>
            <w:noProof/>
          </w:rPr>
          <w:t>2.2</w:t>
        </w:r>
        <w:r>
          <w:rPr>
            <w:rFonts w:asciiTheme="minorHAnsi" w:eastAsiaTheme="minorEastAsia" w:hAnsiTheme="minorHAnsi" w:cstheme="minorBidi"/>
            <w:i w:val="0"/>
            <w:noProof/>
            <w:sz w:val="22"/>
            <w:szCs w:val="22"/>
          </w:rPr>
          <w:tab/>
        </w:r>
        <w:r w:rsidRPr="00FC2C34">
          <w:rPr>
            <w:rStyle w:val="Hyperlink"/>
            <w:noProof/>
          </w:rPr>
          <w:t>Graphical Position Definition</w:t>
        </w:r>
        <w:r>
          <w:rPr>
            <w:noProof/>
            <w:webHidden/>
          </w:rPr>
          <w:tab/>
        </w:r>
        <w:r>
          <w:rPr>
            <w:noProof/>
            <w:webHidden/>
          </w:rPr>
          <w:fldChar w:fldCharType="begin"/>
        </w:r>
        <w:r>
          <w:rPr>
            <w:noProof/>
            <w:webHidden/>
          </w:rPr>
          <w:instrText xml:space="preserve"> PAGEREF _Toc35850628 \h </w:instrText>
        </w:r>
        <w:r>
          <w:rPr>
            <w:noProof/>
            <w:webHidden/>
          </w:rPr>
        </w:r>
        <w:r>
          <w:rPr>
            <w:noProof/>
            <w:webHidden/>
          </w:rPr>
          <w:fldChar w:fldCharType="separate"/>
        </w:r>
        <w:r>
          <w:rPr>
            <w:noProof/>
            <w:webHidden/>
          </w:rPr>
          <w:t>23</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29" w:history="1">
        <w:r w:rsidRPr="00FC2C34">
          <w:rPr>
            <w:rStyle w:val="Hyperlink"/>
            <w:noProof/>
          </w:rPr>
          <w:t>2.2.1</w:t>
        </w:r>
        <w:r>
          <w:rPr>
            <w:rFonts w:asciiTheme="minorHAnsi" w:eastAsiaTheme="minorEastAsia" w:hAnsiTheme="minorHAnsi" w:cstheme="minorBidi"/>
            <w:noProof/>
            <w:sz w:val="22"/>
            <w:szCs w:val="22"/>
          </w:rPr>
          <w:tab/>
        </w:r>
        <w:r w:rsidRPr="00FC2C34">
          <w:rPr>
            <w:rStyle w:val="Hyperlink"/>
            <w:noProof/>
          </w:rPr>
          <w:t>CAMERA-FUR-REQ-130574/B-Infotainment Graphical Position Definition 1</w:t>
        </w:r>
        <w:r>
          <w:rPr>
            <w:noProof/>
            <w:webHidden/>
          </w:rPr>
          <w:tab/>
        </w:r>
        <w:r>
          <w:rPr>
            <w:noProof/>
            <w:webHidden/>
          </w:rPr>
          <w:fldChar w:fldCharType="begin"/>
        </w:r>
        <w:r>
          <w:rPr>
            <w:noProof/>
            <w:webHidden/>
          </w:rPr>
          <w:instrText xml:space="preserve"> PAGEREF _Toc35850629 \h </w:instrText>
        </w:r>
        <w:r>
          <w:rPr>
            <w:noProof/>
            <w:webHidden/>
          </w:rPr>
        </w:r>
        <w:r>
          <w:rPr>
            <w:noProof/>
            <w:webHidden/>
          </w:rPr>
          <w:fldChar w:fldCharType="separate"/>
        </w:r>
        <w:r>
          <w:rPr>
            <w:noProof/>
            <w:webHidden/>
          </w:rPr>
          <w:t>23</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30" w:history="1">
        <w:r w:rsidRPr="00FC2C34">
          <w:rPr>
            <w:rStyle w:val="Hyperlink"/>
            <w:noProof/>
          </w:rPr>
          <w:t>2.2.2</w:t>
        </w:r>
        <w:r>
          <w:rPr>
            <w:rFonts w:asciiTheme="minorHAnsi" w:eastAsiaTheme="minorEastAsia" w:hAnsiTheme="minorHAnsi" w:cstheme="minorBidi"/>
            <w:noProof/>
            <w:sz w:val="22"/>
            <w:szCs w:val="22"/>
          </w:rPr>
          <w:tab/>
        </w:r>
        <w:r w:rsidRPr="00FC2C34">
          <w:rPr>
            <w:rStyle w:val="Hyperlink"/>
            <w:noProof/>
          </w:rPr>
          <w:t>CAMERA-FUR-REQ-130575/B-Infotainment Graphical Position Definition 2</w:t>
        </w:r>
        <w:r>
          <w:rPr>
            <w:noProof/>
            <w:webHidden/>
          </w:rPr>
          <w:tab/>
        </w:r>
        <w:r>
          <w:rPr>
            <w:noProof/>
            <w:webHidden/>
          </w:rPr>
          <w:fldChar w:fldCharType="begin"/>
        </w:r>
        <w:r>
          <w:rPr>
            <w:noProof/>
            <w:webHidden/>
          </w:rPr>
          <w:instrText xml:space="preserve"> PAGEREF _Toc35850630 \h </w:instrText>
        </w:r>
        <w:r>
          <w:rPr>
            <w:noProof/>
            <w:webHidden/>
          </w:rPr>
        </w:r>
        <w:r>
          <w:rPr>
            <w:noProof/>
            <w:webHidden/>
          </w:rPr>
          <w:fldChar w:fldCharType="separate"/>
        </w:r>
        <w:r>
          <w:rPr>
            <w:noProof/>
            <w:webHidden/>
          </w:rPr>
          <w:t>23</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31" w:history="1">
        <w:r w:rsidRPr="00FC2C34">
          <w:rPr>
            <w:rStyle w:val="Hyperlink"/>
            <w:noProof/>
          </w:rPr>
          <w:t>2.2.3</w:t>
        </w:r>
        <w:r>
          <w:rPr>
            <w:rFonts w:asciiTheme="minorHAnsi" w:eastAsiaTheme="minorEastAsia" w:hAnsiTheme="minorHAnsi" w:cstheme="minorBidi"/>
            <w:noProof/>
            <w:sz w:val="22"/>
            <w:szCs w:val="22"/>
          </w:rPr>
          <w:tab/>
        </w:r>
        <w:r w:rsidRPr="00FC2C34">
          <w:rPr>
            <w:rStyle w:val="Hyperlink"/>
            <w:noProof/>
          </w:rPr>
          <w:t>CAMERA-FUR-REQ-130576/B-Infotainment Graphical Position Definition 3</w:t>
        </w:r>
        <w:r>
          <w:rPr>
            <w:noProof/>
            <w:webHidden/>
          </w:rPr>
          <w:tab/>
        </w:r>
        <w:r>
          <w:rPr>
            <w:noProof/>
            <w:webHidden/>
          </w:rPr>
          <w:fldChar w:fldCharType="begin"/>
        </w:r>
        <w:r>
          <w:rPr>
            <w:noProof/>
            <w:webHidden/>
          </w:rPr>
          <w:instrText xml:space="preserve"> PAGEREF _Toc35850631 \h </w:instrText>
        </w:r>
        <w:r>
          <w:rPr>
            <w:noProof/>
            <w:webHidden/>
          </w:rPr>
        </w:r>
        <w:r>
          <w:rPr>
            <w:noProof/>
            <w:webHidden/>
          </w:rPr>
          <w:fldChar w:fldCharType="separate"/>
        </w:r>
        <w:r>
          <w:rPr>
            <w:noProof/>
            <w:webHidden/>
          </w:rPr>
          <w:t>23</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32" w:history="1">
        <w:r w:rsidRPr="00FC2C34">
          <w:rPr>
            <w:rStyle w:val="Hyperlink"/>
            <w:noProof/>
          </w:rPr>
          <w:t>2.2.4</w:t>
        </w:r>
        <w:r>
          <w:rPr>
            <w:rFonts w:asciiTheme="minorHAnsi" w:eastAsiaTheme="minorEastAsia" w:hAnsiTheme="minorHAnsi" w:cstheme="minorBidi"/>
            <w:noProof/>
            <w:sz w:val="22"/>
            <w:szCs w:val="22"/>
          </w:rPr>
          <w:tab/>
        </w:r>
        <w:r w:rsidRPr="00FC2C34">
          <w:rPr>
            <w:rStyle w:val="Hyperlink"/>
            <w:noProof/>
          </w:rPr>
          <w:t>CAMERA-FUR-REQ-130577/B-Infotainment Graphical Position Definition 4</w:t>
        </w:r>
        <w:r>
          <w:rPr>
            <w:noProof/>
            <w:webHidden/>
          </w:rPr>
          <w:tab/>
        </w:r>
        <w:r>
          <w:rPr>
            <w:noProof/>
            <w:webHidden/>
          </w:rPr>
          <w:fldChar w:fldCharType="begin"/>
        </w:r>
        <w:r>
          <w:rPr>
            <w:noProof/>
            <w:webHidden/>
          </w:rPr>
          <w:instrText xml:space="preserve"> PAGEREF _Toc35850632 \h </w:instrText>
        </w:r>
        <w:r>
          <w:rPr>
            <w:noProof/>
            <w:webHidden/>
          </w:rPr>
        </w:r>
        <w:r>
          <w:rPr>
            <w:noProof/>
            <w:webHidden/>
          </w:rPr>
          <w:fldChar w:fldCharType="separate"/>
        </w:r>
        <w:r>
          <w:rPr>
            <w:noProof/>
            <w:webHidden/>
          </w:rPr>
          <w:t>23</w:t>
        </w:r>
        <w:r>
          <w:rPr>
            <w:noProof/>
            <w:webHidden/>
          </w:rPr>
          <w:fldChar w:fldCharType="end"/>
        </w:r>
      </w:hyperlink>
    </w:p>
    <w:p w:rsidR="00CC6E4C" w:rsidRDefault="00CC6E4C">
      <w:pPr>
        <w:pStyle w:val="TOC2"/>
        <w:tabs>
          <w:tab w:val="left" w:pos="880"/>
          <w:tab w:val="right" w:leader="dot" w:pos="11107"/>
        </w:tabs>
        <w:rPr>
          <w:rFonts w:asciiTheme="minorHAnsi" w:eastAsiaTheme="minorEastAsia" w:hAnsiTheme="minorHAnsi" w:cstheme="minorBidi"/>
          <w:i w:val="0"/>
          <w:noProof/>
          <w:sz w:val="22"/>
          <w:szCs w:val="22"/>
        </w:rPr>
      </w:pPr>
      <w:hyperlink w:anchor="_Toc35850633" w:history="1">
        <w:r w:rsidRPr="00FC2C34">
          <w:rPr>
            <w:rStyle w:val="Hyperlink"/>
            <w:noProof/>
          </w:rPr>
          <w:t>2.3</w:t>
        </w:r>
        <w:r>
          <w:rPr>
            <w:rFonts w:asciiTheme="minorHAnsi" w:eastAsiaTheme="minorEastAsia" w:hAnsiTheme="minorHAnsi" w:cstheme="minorBidi"/>
            <w:i w:val="0"/>
            <w:noProof/>
            <w:sz w:val="22"/>
            <w:szCs w:val="22"/>
          </w:rPr>
          <w:tab/>
        </w:r>
        <w:r w:rsidRPr="00FC2C34">
          <w:rPr>
            <w:rStyle w:val="Hyperlink"/>
            <w:noProof/>
          </w:rPr>
          <w:t>Active Park Assist Graphical Requirements</w:t>
        </w:r>
        <w:r>
          <w:rPr>
            <w:noProof/>
            <w:webHidden/>
          </w:rPr>
          <w:tab/>
        </w:r>
        <w:r>
          <w:rPr>
            <w:noProof/>
            <w:webHidden/>
          </w:rPr>
          <w:fldChar w:fldCharType="begin"/>
        </w:r>
        <w:r>
          <w:rPr>
            <w:noProof/>
            <w:webHidden/>
          </w:rPr>
          <w:instrText xml:space="preserve"> PAGEREF _Toc35850633 \h </w:instrText>
        </w:r>
        <w:r>
          <w:rPr>
            <w:noProof/>
            <w:webHidden/>
          </w:rPr>
        </w:r>
        <w:r>
          <w:rPr>
            <w:noProof/>
            <w:webHidden/>
          </w:rPr>
          <w:fldChar w:fldCharType="separate"/>
        </w:r>
        <w:r>
          <w:rPr>
            <w:noProof/>
            <w:webHidden/>
          </w:rPr>
          <w:t>24</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34" w:history="1">
        <w:r w:rsidRPr="00FC2C34">
          <w:rPr>
            <w:rStyle w:val="Hyperlink"/>
            <w:noProof/>
          </w:rPr>
          <w:t>2.3.1</w:t>
        </w:r>
        <w:r>
          <w:rPr>
            <w:rFonts w:asciiTheme="minorHAnsi" w:eastAsiaTheme="minorEastAsia" w:hAnsiTheme="minorHAnsi" w:cstheme="minorBidi"/>
            <w:noProof/>
            <w:sz w:val="22"/>
            <w:szCs w:val="22"/>
          </w:rPr>
          <w:tab/>
        </w:r>
        <w:r w:rsidRPr="00FC2C34">
          <w:rPr>
            <w:rStyle w:val="Hyperlink"/>
            <w:noProof/>
          </w:rPr>
          <w:t>CAMERA-FUR-REQ-130444/F-Active Park Assist Graphical Layout</w:t>
        </w:r>
        <w:r>
          <w:rPr>
            <w:noProof/>
            <w:webHidden/>
          </w:rPr>
          <w:tab/>
        </w:r>
        <w:r>
          <w:rPr>
            <w:noProof/>
            <w:webHidden/>
          </w:rPr>
          <w:fldChar w:fldCharType="begin"/>
        </w:r>
        <w:r>
          <w:rPr>
            <w:noProof/>
            <w:webHidden/>
          </w:rPr>
          <w:instrText xml:space="preserve"> PAGEREF _Toc35850634 \h </w:instrText>
        </w:r>
        <w:r>
          <w:rPr>
            <w:noProof/>
            <w:webHidden/>
          </w:rPr>
        </w:r>
        <w:r>
          <w:rPr>
            <w:noProof/>
            <w:webHidden/>
          </w:rPr>
          <w:fldChar w:fldCharType="separate"/>
        </w:r>
        <w:r>
          <w:rPr>
            <w:noProof/>
            <w:webHidden/>
          </w:rPr>
          <w:t>24</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35" w:history="1">
        <w:r w:rsidRPr="00FC2C34">
          <w:rPr>
            <w:rStyle w:val="Hyperlink"/>
            <w:noProof/>
          </w:rPr>
          <w:t>2.3.2</w:t>
        </w:r>
        <w:r>
          <w:rPr>
            <w:rFonts w:asciiTheme="minorHAnsi" w:eastAsiaTheme="minorEastAsia" w:hAnsiTheme="minorHAnsi" w:cstheme="minorBidi"/>
            <w:noProof/>
            <w:sz w:val="22"/>
            <w:szCs w:val="22"/>
          </w:rPr>
          <w:tab/>
        </w:r>
        <w:r w:rsidRPr="00FC2C34">
          <w:rPr>
            <w:rStyle w:val="Hyperlink"/>
            <w:noProof/>
          </w:rPr>
          <w:t>CAMERA-FUR-REQ-131003/B-Active Park Assist Graphical Requirements - 1</w:t>
        </w:r>
        <w:r>
          <w:rPr>
            <w:noProof/>
            <w:webHidden/>
          </w:rPr>
          <w:tab/>
        </w:r>
        <w:r>
          <w:rPr>
            <w:noProof/>
            <w:webHidden/>
          </w:rPr>
          <w:fldChar w:fldCharType="begin"/>
        </w:r>
        <w:r>
          <w:rPr>
            <w:noProof/>
            <w:webHidden/>
          </w:rPr>
          <w:instrText xml:space="preserve"> PAGEREF _Toc35850635 \h </w:instrText>
        </w:r>
        <w:r>
          <w:rPr>
            <w:noProof/>
            <w:webHidden/>
          </w:rPr>
        </w:r>
        <w:r>
          <w:rPr>
            <w:noProof/>
            <w:webHidden/>
          </w:rPr>
          <w:fldChar w:fldCharType="separate"/>
        </w:r>
        <w:r>
          <w:rPr>
            <w:noProof/>
            <w:webHidden/>
          </w:rPr>
          <w:t>24</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36" w:history="1">
        <w:r w:rsidRPr="00FC2C34">
          <w:rPr>
            <w:rStyle w:val="Hyperlink"/>
            <w:noProof/>
          </w:rPr>
          <w:t>2.3.3</w:t>
        </w:r>
        <w:r>
          <w:rPr>
            <w:rFonts w:asciiTheme="minorHAnsi" w:eastAsiaTheme="minorEastAsia" w:hAnsiTheme="minorHAnsi" w:cstheme="minorBidi"/>
            <w:noProof/>
            <w:sz w:val="22"/>
            <w:szCs w:val="22"/>
          </w:rPr>
          <w:tab/>
        </w:r>
        <w:r w:rsidRPr="00FC2C34">
          <w:rPr>
            <w:rStyle w:val="Hyperlink"/>
            <w:noProof/>
          </w:rPr>
          <w:t>CAMERA-FUR-REQ-131004/B-Active Park Assist Graphical Requirements - 2</w:t>
        </w:r>
        <w:r>
          <w:rPr>
            <w:noProof/>
            <w:webHidden/>
          </w:rPr>
          <w:tab/>
        </w:r>
        <w:r>
          <w:rPr>
            <w:noProof/>
            <w:webHidden/>
          </w:rPr>
          <w:fldChar w:fldCharType="begin"/>
        </w:r>
        <w:r>
          <w:rPr>
            <w:noProof/>
            <w:webHidden/>
          </w:rPr>
          <w:instrText xml:space="preserve"> PAGEREF _Toc35850636 \h </w:instrText>
        </w:r>
        <w:r>
          <w:rPr>
            <w:noProof/>
            <w:webHidden/>
          </w:rPr>
        </w:r>
        <w:r>
          <w:rPr>
            <w:noProof/>
            <w:webHidden/>
          </w:rPr>
          <w:fldChar w:fldCharType="separate"/>
        </w:r>
        <w:r>
          <w:rPr>
            <w:noProof/>
            <w:webHidden/>
          </w:rPr>
          <w:t>24</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37" w:history="1">
        <w:r w:rsidRPr="00FC2C34">
          <w:rPr>
            <w:rStyle w:val="Hyperlink"/>
            <w:noProof/>
          </w:rPr>
          <w:t>2.3.4</w:t>
        </w:r>
        <w:r>
          <w:rPr>
            <w:rFonts w:asciiTheme="minorHAnsi" w:eastAsiaTheme="minorEastAsia" w:hAnsiTheme="minorHAnsi" w:cstheme="minorBidi"/>
            <w:noProof/>
            <w:sz w:val="22"/>
            <w:szCs w:val="22"/>
          </w:rPr>
          <w:tab/>
        </w:r>
        <w:r w:rsidRPr="00FC2C34">
          <w:rPr>
            <w:rStyle w:val="Hyperlink"/>
            <w:noProof/>
          </w:rPr>
          <w:t>CAMERA-FUR-REQ-131005/C-Active Park Assist Graphical Requirements - 3</w:t>
        </w:r>
        <w:r>
          <w:rPr>
            <w:noProof/>
            <w:webHidden/>
          </w:rPr>
          <w:tab/>
        </w:r>
        <w:r>
          <w:rPr>
            <w:noProof/>
            <w:webHidden/>
          </w:rPr>
          <w:fldChar w:fldCharType="begin"/>
        </w:r>
        <w:r>
          <w:rPr>
            <w:noProof/>
            <w:webHidden/>
          </w:rPr>
          <w:instrText xml:space="preserve"> PAGEREF _Toc35850637 \h </w:instrText>
        </w:r>
        <w:r>
          <w:rPr>
            <w:noProof/>
            <w:webHidden/>
          </w:rPr>
        </w:r>
        <w:r>
          <w:rPr>
            <w:noProof/>
            <w:webHidden/>
          </w:rPr>
          <w:fldChar w:fldCharType="separate"/>
        </w:r>
        <w:r>
          <w:rPr>
            <w:noProof/>
            <w:webHidden/>
          </w:rPr>
          <w:t>24</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38" w:history="1">
        <w:r w:rsidRPr="00FC2C34">
          <w:rPr>
            <w:rStyle w:val="Hyperlink"/>
            <w:noProof/>
          </w:rPr>
          <w:t>2.3.5</w:t>
        </w:r>
        <w:r>
          <w:rPr>
            <w:rFonts w:asciiTheme="minorHAnsi" w:eastAsiaTheme="minorEastAsia" w:hAnsiTheme="minorHAnsi" w:cstheme="minorBidi"/>
            <w:noProof/>
            <w:sz w:val="22"/>
            <w:szCs w:val="22"/>
          </w:rPr>
          <w:tab/>
        </w:r>
        <w:r w:rsidRPr="00FC2C34">
          <w:rPr>
            <w:rStyle w:val="Hyperlink"/>
            <w:noProof/>
          </w:rPr>
          <w:t>CAMERA-FUR-REQ-131006/B-Active Park Assist Graphical Requirements - 4</w:t>
        </w:r>
        <w:r>
          <w:rPr>
            <w:noProof/>
            <w:webHidden/>
          </w:rPr>
          <w:tab/>
        </w:r>
        <w:r>
          <w:rPr>
            <w:noProof/>
            <w:webHidden/>
          </w:rPr>
          <w:fldChar w:fldCharType="begin"/>
        </w:r>
        <w:r>
          <w:rPr>
            <w:noProof/>
            <w:webHidden/>
          </w:rPr>
          <w:instrText xml:space="preserve"> PAGEREF _Toc35850638 \h </w:instrText>
        </w:r>
        <w:r>
          <w:rPr>
            <w:noProof/>
            <w:webHidden/>
          </w:rPr>
        </w:r>
        <w:r>
          <w:rPr>
            <w:noProof/>
            <w:webHidden/>
          </w:rPr>
          <w:fldChar w:fldCharType="separate"/>
        </w:r>
        <w:r>
          <w:rPr>
            <w:noProof/>
            <w:webHidden/>
          </w:rPr>
          <w:t>24</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39" w:history="1">
        <w:r w:rsidRPr="00FC2C34">
          <w:rPr>
            <w:rStyle w:val="Hyperlink"/>
            <w:noProof/>
          </w:rPr>
          <w:t>2.3.6</w:t>
        </w:r>
        <w:r>
          <w:rPr>
            <w:rFonts w:asciiTheme="minorHAnsi" w:eastAsiaTheme="minorEastAsia" w:hAnsiTheme="minorHAnsi" w:cstheme="minorBidi"/>
            <w:noProof/>
            <w:sz w:val="22"/>
            <w:szCs w:val="22"/>
          </w:rPr>
          <w:tab/>
        </w:r>
        <w:r w:rsidRPr="00FC2C34">
          <w:rPr>
            <w:rStyle w:val="Hyperlink"/>
            <w:noProof/>
          </w:rPr>
          <w:t>CAMERA-FUR-REQ-131007/B-Active Park Assist Graphical Requirements - 5</w:t>
        </w:r>
        <w:r>
          <w:rPr>
            <w:noProof/>
            <w:webHidden/>
          </w:rPr>
          <w:tab/>
        </w:r>
        <w:r>
          <w:rPr>
            <w:noProof/>
            <w:webHidden/>
          </w:rPr>
          <w:fldChar w:fldCharType="begin"/>
        </w:r>
        <w:r>
          <w:rPr>
            <w:noProof/>
            <w:webHidden/>
          </w:rPr>
          <w:instrText xml:space="preserve"> PAGEREF _Toc35850639 \h </w:instrText>
        </w:r>
        <w:r>
          <w:rPr>
            <w:noProof/>
            <w:webHidden/>
          </w:rPr>
        </w:r>
        <w:r>
          <w:rPr>
            <w:noProof/>
            <w:webHidden/>
          </w:rPr>
          <w:fldChar w:fldCharType="separate"/>
        </w:r>
        <w:r>
          <w:rPr>
            <w:noProof/>
            <w:webHidden/>
          </w:rPr>
          <w:t>24</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40" w:history="1">
        <w:r w:rsidRPr="00FC2C34">
          <w:rPr>
            <w:rStyle w:val="Hyperlink"/>
            <w:noProof/>
          </w:rPr>
          <w:t>2.3.7</w:t>
        </w:r>
        <w:r>
          <w:rPr>
            <w:rFonts w:asciiTheme="minorHAnsi" w:eastAsiaTheme="minorEastAsia" w:hAnsiTheme="minorHAnsi" w:cstheme="minorBidi"/>
            <w:noProof/>
            <w:sz w:val="22"/>
            <w:szCs w:val="22"/>
          </w:rPr>
          <w:tab/>
        </w:r>
        <w:r w:rsidRPr="00FC2C34">
          <w:rPr>
            <w:rStyle w:val="Hyperlink"/>
            <w:noProof/>
          </w:rPr>
          <w:t>CAMERA-FUR-REQ-165413/B-Active Park Assist Graphical Requirements - 6</w:t>
        </w:r>
        <w:r>
          <w:rPr>
            <w:noProof/>
            <w:webHidden/>
          </w:rPr>
          <w:tab/>
        </w:r>
        <w:r>
          <w:rPr>
            <w:noProof/>
            <w:webHidden/>
          </w:rPr>
          <w:fldChar w:fldCharType="begin"/>
        </w:r>
        <w:r>
          <w:rPr>
            <w:noProof/>
            <w:webHidden/>
          </w:rPr>
          <w:instrText xml:space="preserve"> PAGEREF _Toc35850640 \h </w:instrText>
        </w:r>
        <w:r>
          <w:rPr>
            <w:noProof/>
            <w:webHidden/>
          </w:rPr>
        </w:r>
        <w:r>
          <w:rPr>
            <w:noProof/>
            <w:webHidden/>
          </w:rPr>
          <w:fldChar w:fldCharType="separate"/>
        </w:r>
        <w:r>
          <w:rPr>
            <w:noProof/>
            <w:webHidden/>
          </w:rPr>
          <w:t>24</w:t>
        </w:r>
        <w:r>
          <w:rPr>
            <w:noProof/>
            <w:webHidden/>
          </w:rPr>
          <w:fldChar w:fldCharType="end"/>
        </w:r>
      </w:hyperlink>
    </w:p>
    <w:p w:rsidR="00CC6E4C" w:rsidRDefault="00CC6E4C">
      <w:pPr>
        <w:pStyle w:val="TOC2"/>
        <w:tabs>
          <w:tab w:val="left" w:pos="880"/>
          <w:tab w:val="right" w:leader="dot" w:pos="11107"/>
        </w:tabs>
        <w:rPr>
          <w:rFonts w:asciiTheme="minorHAnsi" w:eastAsiaTheme="minorEastAsia" w:hAnsiTheme="minorHAnsi" w:cstheme="minorBidi"/>
          <w:i w:val="0"/>
          <w:noProof/>
          <w:sz w:val="22"/>
          <w:szCs w:val="22"/>
        </w:rPr>
      </w:pPr>
      <w:hyperlink w:anchor="_Toc35850641" w:history="1">
        <w:r w:rsidRPr="00FC2C34">
          <w:rPr>
            <w:rStyle w:val="Hyperlink"/>
            <w:noProof/>
          </w:rPr>
          <w:t>2.4</w:t>
        </w:r>
        <w:r>
          <w:rPr>
            <w:rFonts w:asciiTheme="minorHAnsi" w:eastAsiaTheme="minorEastAsia" w:hAnsiTheme="minorHAnsi" w:cstheme="minorBidi"/>
            <w:i w:val="0"/>
            <w:noProof/>
            <w:sz w:val="22"/>
            <w:szCs w:val="22"/>
          </w:rPr>
          <w:tab/>
        </w:r>
        <w:r w:rsidRPr="00FC2C34">
          <w:rPr>
            <w:rStyle w:val="Hyperlink"/>
            <w:noProof/>
          </w:rPr>
          <w:t>Active Park Assist (APA) and Park Distance Control (PDC) during Rear Video Camera (RVC) Graphical Requirements</w:t>
        </w:r>
        <w:r>
          <w:rPr>
            <w:noProof/>
            <w:webHidden/>
          </w:rPr>
          <w:tab/>
        </w:r>
        <w:r>
          <w:rPr>
            <w:noProof/>
            <w:webHidden/>
          </w:rPr>
          <w:fldChar w:fldCharType="begin"/>
        </w:r>
        <w:r>
          <w:rPr>
            <w:noProof/>
            <w:webHidden/>
          </w:rPr>
          <w:instrText xml:space="preserve"> PAGEREF _Toc35850641 \h </w:instrText>
        </w:r>
        <w:r>
          <w:rPr>
            <w:noProof/>
            <w:webHidden/>
          </w:rPr>
        </w:r>
        <w:r>
          <w:rPr>
            <w:noProof/>
            <w:webHidden/>
          </w:rPr>
          <w:fldChar w:fldCharType="separate"/>
        </w:r>
        <w:r>
          <w:rPr>
            <w:noProof/>
            <w:webHidden/>
          </w:rPr>
          <w:t>25</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42" w:history="1">
        <w:r w:rsidRPr="00FC2C34">
          <w:rPr>
            <w:rStyle w:val="Hyperlink"/>
            <w:noProof/>
          </w:rPr>
          <w:t>2.4.1</w:t>
        </w:r>
        <w:r>
          <w:rPr>
            <w:rFonts w:asciiTheme="minorHAnsi" w:eastAsiaTheme="minorEastAsia" w:hAnsiTheme="minorHAnsi" w:cstheme="minorBidi"/>
            <w:noProof/>
            <w:sz w:val="22"/>
            <w:szCs w:val="22"/>
          </w:rPr>
          <w:tab/>
        </w:r>
        <w:r w:rsidRPr="00FC2C34">
          <w:rPr>
            <w:rStyle w:val="Hyperlink"/>
            <w:noProof/>
          </w:rPr>
          <w:t>CAMERA-FUR-REQ-161276/B-Active Park Assist (APA) and Park Distance Control (PDC) during Rear Video Camera (RVC) Graphical Layout</w:t>
        </w:r>
        <w:r>
          <w:rPr>
            <w:noProof/>
            <w:webHidden/>
          </w:rPr>
          <w:tab/>
        </w:r>
        <w:r>
          <w:rPr>
            <w:noProof/>
            <w:webHidden/>
          </w:rPr>
          <w:fldChar w:fldCharType="begin"/>
        </w:r>
        <w:r>
          <w:rPr>
            <w:noProof/>
            <w:webHidden/>
          </w:rPr>
          <w:instrText xml:space="preserve"> PAGEREF _Toc35850642 \h </w:instrText>
        </w:r>
        <w:r>
          <w:rPr>
            <w:noProof/>
            <w:webHidden/>
          </w:rPr>
        </w:r>
        <w:r>
          <w:rPr>
            <w:noProof/>
            <w:webHidden/>
          </w:rPr>
          <w:fldChar w:fldCharType="separate"/>
        </w:r>
        <w:r>
          <w:rPr>
            <w:noProof/>
            <w:webHidden/>
          </w:rPr>
          <w:t>25</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43" w:history="1">
        <w:r w:rsidRPr="00FC2C34">
          <w:rPr>
            <w:rStyle w:val="Hyperlink"/>
            <w:noProof/>
          </w:rPr>
          <w:t>2.4.2</w:t>
        </w:r>
        <w:r>
          <w:rPr>
            <w:rFonts w:asciiTheme="minorHAnsi" w:eastAsiaTheme="minorEastAsia" w:hAnsiTheme="minorHAnsi" w:cstheme="minorBidi"/>
            <w:noProof/>
            <w:sz w:val="22"/>
            <w:szCs w:val="22"/>
          </w:rPr>
          <w:tab/>
        </w:r>
        <w:r w:rsidRPr="00FC2C34">
          <w:rPr>
            <w:rStyle w:val="Hyperlink"/>
            <w:noProof/>
          </w:rPr>
          <w:t>CAMERA-FUR-REQ-161271/B-Active Park Assist (APA) and Park Distance Control (PDC) during Rear Video Camera (RVC) Graphical Requirements 1</w:t>
        </w:r>
        <w:r>
          <w:rPr>
            <w:noProof/>
            <w:webHidden/>
          </w:rPr>
          <w:tab/>
        </w:r>
        <w:r>
          <w:rPr>
            <w:noProof/>
            <w:webHidden/>
          </w:rPr>
          <w:fldChar w:fldCharType="begin"/>
        </w:r>
        <w:r>
          <w:rPr>
            <w:noProof/>
            <w:webHidden/>
          </w:rPr>
          <w:instrText xml:space="preserve"> PAGEREF _Toc35850643 \h </w:instrText>
        </w:r>
        <w:r>
          <w:rPr>
            <w:noProof/>
            <w:webHidden/>
          </w:rPr>
        </w:r>
        <w:r>
          <w:rPr>
            <w:noProof/>
            <w:webHidden/>
          </w:rPr>
          <w:fldChar w:fldCharType="separate"/>
        </w:r>
        <w:r>
          <w:rPr>
            <w:noProof/>
            <w:webHidden/>
          </w:rPr>
          <w:t>25</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44" w:history="1">
        <w:r w:rsidRPr="00FC2C34">
          <w:rPr>
            <w:rStyle w:val="Hyperlink"/>
            <w:noProof/>
          </w:rPr>
          <w:t>2.4.3</w:t>
        </w:r>
        <w:r>
          <w:rPr>
            <w:rFonts w:asciiTheme="minorHAnsi" w:eastAsiaTheme="minorEastAsia" w:hAnsiTheme="minorHAnsi" w:cstheme="minorBidi"/>
            <w:noProof/>
            <w:sz w:val="22"/>
            <w:szCs w:val="22"/>
          </w:rPr>
          <w:tab/>
        </w:r>
        <w:r w:rsidRPr="00FC2C34">
          <w:rPr>
            <w:rStyle w:val="Hyperlink"/>
            <w:noProof/>
          </w:rPr>
          <w:t>CAMERA-FUR-REQ-161272/B-Active Park Assist (APA) and Park Distance Control (PDC) during Rear Video Camera (RVC) Graphical Requirements 2</w:t>
        </w:r>
        <w:r>
          <w:rPr>
            <w:noProof/>
            <w:webHidden/>
          </w:rPr>
          <w:tab/>
        </w:r>
        <w:r>
          <w:rPr>
            <w:noProof/>
            <w:webHidden/>
          </w:rPr>
          <w:fldChar w:fldCharType="begin"/>
        </w:r>
        <w:r>
          <w:rPr>
            <w:noProof/>
            <w:webHidden/>
          </w:rPr>
          <w:instrText xml:space="preserve"> PAGEREF _Toc35850644 \h </w:instrText>
        </w:r>
        <w:r>
          <w:rPr>
            <w:noProof/>
            <w:webHidden/>
          </w:rPr>
        </w:r>
        <w:r>
          <w:rPr>
            <w:noProof/>
            <w:webHidden/>
          </w:rPr>
          <w:fldChar w:fldCharType="separate"/>
        </w:r>
        <w:r>
          <w:rPr>
            <w:noProof/>
            <w:webHidden/>
          </w:rPr>
          <w:t>25</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45" w:history="1">
        <w:r w:rsidRPr="00FC2C34">
          <w:rPr>
            <w:rStyle w:val="Hyperlink"/>
            <w:noProof/>
          </w:rPr>
          <w:t>2.4.4</w:t>
        </w:r>
        <w:r>
          <w:rPr>
            <w:rFonts w:asciiTheme="minorHAnsi" w:eastAsiaTheme="minorEastAsia" w:hAnsiTheme="minorHAnsi" w:cstheme="minorBidi"/>
            <w:noProof/>
            <w:sz w:val="22"/>
            <w:szCs w:val="22"/>
          </w:rPr>
          <w:tab/>
        </w:r>
        <w:r w:rsidRPr="00FC2C34">
          <w:rPr>
            <w:rStyle w:val="Hyperlink"/>
            <w:noProof/>
          </w:rPr>
          <w:t>CAMERA-FUR-REQ-161273/B-Active Park Assist (APA) and Park Distance Control (PDC) during Rear Video Camera (RVC) Graphical Requirements 3</w:t>
        </w:r>
        <w:r>
          <w:rPr>
            <w:noProof/>
            <w:webHidden/>
          </w:rPr>
          <w:tab/>
        </w:r>
        <w:r>
          <w:rPr>
            <w:noProof/>
            <w:webHidden/>
          </w:rPr>
          <w:fldChar w:fldCharType="begin"/>
        </w:r>
        <w:r>
          <w:rPr>
            <w:noProof/>
            <w:webHidden/>
          </w:rPr>
          <w:instrText xml:space="preserve"> PAGEREF _Toc35850645 \h </w:instrText>
        </w:r>
        <w:r>
          <w:rPr>
            <w:noProof/>
            <w:webHidden/>
          </w:rPr>
        </w:r>
        <w:r>
          <w:rPr>
            <w:noProof/>
            <w:webHidden/>
          </w:rPr>
          <w:fldChar w:fldCharType="separate"/>
        </w:r>
        <w:r>
          <w:rPr>
            <w:noProof/>
            <w:webHidden/>
          </w:rPr>
          <w:t>25</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46" w:history="1">
        <w:r w:rsidRPr="00FC2C34">
          <w:rPr>
            <w:rStyle w:val="Hyperlink"/>
            <w:noProof/>
          </w:rPr>
          <w:t>2.4.5</w:t>
        </w:r>
        <w:r>
          <w:rPr>
            <w:rFonts w:asciiTheme="minorHAnsi" w:eastAsiaTheme="minorEastAsia" w:hAnsiTheme="minorHAnsi" w:cstheme="minorBidi"/>
            <w:noProof/>
            <w:sz w:val="22"/>
            <w:szCs w:val="22"/>
          </w:rPr>
          <w:tab/>
        </w:r>
        <w:r w:rsidRPr="00FC2C34">
          <w:rPr>
            <w:rStyle w:val="Hyperlink"/>
            <w:noProof/>
          </w:rPr>
          <w:t>CAMERA-FUR-REQ-161274/B-Active Park Assist (APA) and Park Distance Control (PDC) during Rear Video Camera (RVC) Graphical Requirements 4</w:t>
        </w:r>
        <w:r>
          <w:rPr>
            <w:noProof/>
            <w:webHidden/>
          </w:rPr>
          <w:tab/>
        </w:r>
        <w:r>
          <w:rPr>
            <w:noProof/>
            <w:webHidden/>
          </w:rPr>
          <w:fldChar w:fldCharType="begin"/>
        </w:r>
        <w:r>
          <w:rPr>
            <w:noProof/>
            <w:webHidden/>
          </w:rPr>
          <w:instrText xml:space="preserve"> PAGEREF _Toc35850646 \h </w:instrText>
        </w:r>
        <w:r>
          <w:rPr>
            <w:noProof/>
            <w:webHidden/>
          </w:rPr>
        </w:r>
        <w:r>
          <w:rPr>
            <w:noProof/>
            <w:webHidden/>
          </w:rPr>
          <w:fldChar w:fldCharType="separate"/>
        </w:r>
        <w:r>
          <w:rPr>
            <w:noProof/>
            <w:webHidden/>
          </w:rPr>
          <w:t>25</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47" w:history="1">
        <w:r w:rsidRPr="00FC2C34">
          <w:rPr>
            <w:rStyle w:val="Hyperlink"/>
            <w:noProof/>
          </w:rPr>
          <w:t>2.4.6</w:t>
        </w:r>
        <w:r>
          <w:rPr>
            <w:rFonts w:asciiTheme="minorHAnsi" w:eastAsiaTheme="minorEastAsia" w:hAnsiTheme="minorHAnsi" w:cstheme="minorBidi"/>
            <w:noProof/>
            <w:sz w:val="22"/>
            <w:szCs w:val="22"/>
          </w:rPr>
          <w:tab/>
        </w:r>
        <w:r w:rsidRPr="00FC2C34">
          <w:rPr>
            <w:rStyle w:val="Hyperlink"/>
            <w:noProof/>
          </w:rPr>
          <w:t>CAMERA-FUR-REQ-161275/B-Active Park Assist (APA) and Park Distance Control (PDC) during Rear Video Camera (RVC) Graphical Requirements 5</w:t>
        </w:r>
        <w:r>
          <w:rPr>
            <w:noProof/>
            <w:webHidden/>
          </w:rPr>
          <w:tab/>
        </w:r>
        <w:r>
          <w:rPr>
            <w:noProof/>
            <w:webHidden/>
          </w:rPr>
          <w:fldChar w:fldCharType="begin"/>
        </w:r>
        <w:r>
          <w:rPr>
            <w:noProof/>
            <w:webHidden/>
          </w:rPr>
          <w:instrText xml:space="preserve"> PAGEREF _Toc35850647 \h </w:instrText>
        </w:r>
        <w:r>
          <w:rPr>
            <w:noProof/>
            <w:webHidden/>
          </w:rPr>
        </w:r>
        <w:r>
          <w:rPr>
            <w:noProof/>
            <w:webHidden/>
          </w:rPr>
          <w:fldChar w:fldCharType="separate"/>
        </w:r>
        <w:r>
          <w:rPr>
            <w:noProof/>
            <w:webHidden/>
          </w:rPr>
          <w:t>26</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48" w:history="1">
        <w:r w:rsidRPr="00FC2C34">
          <w:rPr>
            <w:rStyle w:val="Hyperlink"/>
            <w:noProof/>
          </w:rPr>
          <w:t>2.4.7</w:t>
        </w:r>
        <w:r>
          <w:rPr>
            <w:rFonts w:asciiTheme="minorHAnsi" w:eastAsiaTheme="minorEastAsia" w:hAnsiTheme="minorHAnsi" w:cstheme="minorBidi"/>
            <w:noProof/>
            <w:sz w:val="22"/>
            <w:szCs w:val="22"/>
          </w:rPr>
          <w:tab/>
        </w:r>
        <w:r w:rsidRPr="00FC2C34">
          <w:rPr>
            <w:rStyle w:val="Hyperlink"/>
            <w:noProof/>
          </w:rPr>
          <w:t>CAMERA-FUR-REQ-165415/A-Active Park Assist (APA) and Park Distance Control (PDC) during Rear Video Camera (RVC) Graphical Requirements 6</w:t>
        </w:r>
        <w:r>
          <w:rPr>
            <w:noProof/>
            <w:webHidden/>
          </w:rPr>
          <w:tab/>
        </w:r>
        <w:r>
          <w:rPr>
            <w:noProof/>
            <w:webHidden/>
          </w:rPr>
          <w:fldChar w:fldCharType="begin"/>
        </w:r>
        <w:r>
          <w:rPr>
            <w:noProof/>
            <w:webHidden/>
          </w:rPr>
          <w:instrText xml:space="preserve"> PAGEREF _Toc35850648 \h </w:instrText>
        </w:r>
        <w:r>
          <w:rPr>
            <w:noProof/>
            <w:webHidden/>
          </w:rPr>
        </w:r>
        <w:r>
          <w:rPr>
            <w:noProof/>
            <w:webHidden/>
          </w:rPr>
          <w:fldChar w:fldCharType="separate"/>
        </w:r>
        <w:r>
          <w:rPr>
            <w:noProof/>
            <w:webHidden/>
          </w:rPr>
          <w:t>26</w:t>
        </w:r>
        <w:r>
          <w:rPr>
            <w:noProof/>
            <w:webHidden/>
          </w:rPr>
          <w:fldChar w:fldCharType="end"/>
        </w:r>
      </w:hyperlink>
    </w:p>
    <w:p w:rsidR="00CC6E4C" w:rsidRDefault="00CC6E4C">
      <w:pPr>
        <w:pStyle w:val="TOC2"/>
        <w:tabs>
          <w:tab w:val="left" w:pos="880"/>
          <w:tab w:val="right" w:leader="dot" w:pos="11107"/>
        </w:tabs>
        <w:rPr>
          <w:rFonts w:asciiTheme="minorHAnsi" w:eastAsiaTheme="minorEastAsia" w:hAnsiTheme="minorHAnsi" w:cstheme="minorBidi"/>
          <w:i w:val="0"/>
          <w:noProof/>
          <w:sz w:val="22"/>
          <w:szCs w:val="22"/>
        </w:rPr>
      </w:pPr>
      <w:hyperlink w:anchor="_Toc35850649" w:history="1">
        <w:r w:rsidRPr="00FC2C34">
          <w:rPr>
            <w:rStyle w:val="Hyperlink"/>
            <w:noProof/>
          </w:rPr>
          <w:t>2.5</w:t>
        </w:r>
        <w:r>
          <w:rPr>
            <w:rFonts w:asciiTheme="minorHAnsi" w:eastAsiaTheme="minorEastAsia" w:hAnsiTheme="minorHAnsi" w:cstheme="minorBidi"/>
            <w:i w:val="0"/>
            <w:noProof/>
            <w:sz w:val="22"/>
            <w:szCs w:val="22"/>
          </w:rPr>
          <w:tab/>
        </w:r>
        <w:r w:rsidRPr="00FC2C34">
          <w:rPr>
            <w:rStyle w:val="Hyperlink"/>
            <w:noProof/>
          </w:rPr>
          <w:t>HotKey Shortcut Menu Interface</w:t>
        </w:r>
        <w:r>
          <w:rPr>
            <w:noProof/>
            <w:webHidden/>
          </w:rPr>
          <w:tab/>
        </w:r>
        <w:r>
          <w:rPr>
            <w:noProof/>
            <w:webHidden/>
          </w:rPr>
          <w:fldChar w:fldCharType="begin"/>
        </w:r>
        <w:r>
          <w:rPr>
            <w:noProof/>
            <w:webHidden/>
          </w:rPr>
          <w:instrText xml:space="preserve"> PAGEREF _Toc35850649 \h </w:instrText>
        </w:r>
        <w:r>
          <w:rPr>
            <w:noProof/>
            <w:webHidden/>
          </w:rPr>
        </w:r>
        <w:r>
          <w:rPr>
            <w:noProof/>
            <w:webHidden/>
          </w:rPr>
          <w:fldChar w:fldCharType="separate"/>
        </w:r>
        <w:r>
          <w:rPr>
            <w:noProof/>
            <w:webHidden/>
          </w:rPr>
          <w:t>26</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50" w:history="1">
        <w:r w:rsidRPr="00FC2C34">
          <w:rPr>
            <w:rStyle w:val="Hyperlink"/>
            <w:noProof/>
          </w:rPr>
          <w:t>2.5.1</w:t>
        </w:r>
        <w:r>
          <w:rPr>
            <w:rFonts w:asciiTheme="minorHAnsi" w:eastAsiaTheme="minorEastAsia" w:hAnsiTheme="minorHAnsi" w:cstheme="minorBidi"/>
            <w:noProof/>
            <w:sz w:val="22"/>
            <w:szCs w:val="22"/>
          </w:rPr>
          <w:tab/>
        </w:r>
        <w:r w:rsidRPr="00FC2C34">
          <w:rPr>
            <w:rStyle w:val="Hyperlink"/>
            <w:noProof/>
          </w:rPr>
          <w:t>HotKey Shortcut Menu General Requirements</w:t>
        </w:r>
        <w:r>
          <w:rPr>
            <w:noProof/>
            <w:webHidden/>
          </w:rPr>
          <w:tab/>
        </w:r>
        <w:r>
          <w:rPr>
            <w:noProof/>
            <w:webHidden/>
          </w:rPr>
          <w:fldChar w:fldCharType="begin"/>
        </w:r>
        <w:r>
          <w:rPr>
            <w:noProof/>
            <w:webHidden/>
          </w:rPr>
          <w:instrText xml:space="preserve"> PAGEREF _Toc35850650 \h </w:instrText>
        </w:r>
        <w:r>
          <w:rPr>
            <w:noProof/>
            <w:webHidden/>
          </w:rPr>
        </w:r>
        <w:r>
          <w:rPr>
            <w:noProof/>
            <w:webHidden/>
          </w:rPr>
          <w:fldChar w:fldCharType="separate"/>
        </w:r>
        <w:r>
          <w:rPr>
            <w:noProof/>
            <w:webHidden/>
          </w:rPr>
          <w:t>26</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51" w:history="1">
        <w:r w:rsidRPr="00FC2C34">
          <w:rPr>
            <w:rStyle w:val="Hyperlink"/>
            <w:noProof/>
          </w:rPr>
          <w:t>2.5.2</w:t>
        </w:r>
        <w:r>
          <w:rPr>
            <w:rFonts w:asciiTheme="minorHAnsi" w:eastAsiaTheme="minorEastAsia" w:hAnsiTheme="minorHAnsi" w:cstheme="minorBidi"/>
            <w:noProof/>
            <w:sz w:val="22"/>
            <w:szCs w:val="22"/>
          </w:rPr>
          <w:tab/>
        </w:r>
        <w:r w:rsidRPr="00FC2C34">
          <w:rPr>
            <w:rStyle w:val="Hyperlink"/>
            <w:noProof/>
          </w:rPr>
          <w:t>HotKey Shortcut Menu Signal List</w:t>
        </w:r>
        <w:r>
          <w:rPr>
            <w:noProof/>
            <w:webHidden/>
          </w:rPr>
          <w:tab/>
        </w:r>
        <w:r>
          <w:rPr>
            <w:noProof/>
            <w:webHidden/>
          </w:rPr>
          <w:fldChar w:fldCharType="begin"/>
        </w:r>
        <w:r>
          <w:rPr>
            <w:noProof/>
            <w:webHidden/>
          </w:rPr>
          <w:instrText xml:space="preserve"> PAGEREF _Toc35850651 \h </w:instrText>
        </w:r>
        <w:r>
          <w:rPr>
            <w:noProof/>
            <w:webHidden/>
          </w:rPr>
        </w:r>
        <w:r>
          <w:rPr>
            <w:noProof/>
            <w:webHidden/>
          </w:rPr>
          <w:fldChar w:fldCharType="separate"/>
        </w:r>
        <w:r>
          <w:rPr>
            <w:noProof/>
            <w:webHidden/>
          </w:rPr>
          <w:t>32</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52" w:history="1">
        <w:r w:rsidRPr="00FC2C34">
          <w:rPr>
            <w:rStyle w:val="Hyperlink"/>
            <w:noProof/>
          </w:rPr>
          <w:t>2.5.3</w:t>
        </w:r>
        <w:r>
          <w:rPr>
            <w:rFonts w:asciiTheme="minorHAnsi" w:eastAsiaTheme="minorEastAsia" w:hAnsiTheme="minorHAnsi" w:cstheme="minorBidi"/>
            <w:noProof/>
            <w:sz w:val="22"/>
            <w:szCs w:val="22"/>
          </w:rPr>
          <w:tab/>
        </w:r>
        <w:r w:rsidRPr="00FC2C34">
          <w:rPr>
            <w:rStyle w:val="Hyperlink"/>
            <w:noProof/>
          </w:rPr>
          <w:t>HotKey Shortcut Menu Signal Processing</w:t>
        </w:r>
        <w:r>
          <w:rPr>
            <w:noProof/>
            <w:webHidden/>
          </w:rPr>
          <w:tab/>
        </w:r>
        <w:r>
          <w:rPr>
            <w:noProof/>
            <w:webHidden/>
          </w:rPr>
          <w:fldChar w:fldCharType="begin"/>
        </w:r>
        <w:r>
          <w:rPr>
            <w:noProof/>
            <w:webHidden/>
          </w:rPr>
          <w:instrText xml:space="preserve"> PAGEREF _Toc35850652 \h </w:instrText>
        </w:r>
        <w:r>
          <w:rPr>
            <w:noProof/>
            <w:webHidden/>
          </w:rPr>
        </w:r>
        <w:r>
          <w:rPr>
            <w:noProof/>
            <w:webHidden/>
          </w:rPr>
          <w:fldChar w:fldCharType="separate"/>
        </w:r>
        <w:r>
          <w:rPr>
            <w:noProof/>
            <w:webHidden/>
          </w:rPr>
          <w:t>32</w:t>
        </w:r>
        <w:r>
          <w:rPr>
            <w:noProof/>
            <w:webHidden/>
          </w:rPr>
          <w:fldChar w:fldCharType="end"/>
        </w:r>
      </w:hyperlink>
    </w:p>
    <w:p w:rsidR="00CC6E4C" w:rsidRDefault="00CC6E4C">
      <w:pPr>
        <w:pStyle w:val="TOC2"/>
        <w:tabs>
          <w:tab w:val="left" w:pos="880"/>
          <w:tab w:val="right" w:leader="dot" w:pos="11107"/>
        </w:tabs>
        <w:rPr>
          <w:rFonts w:asciiTheme="minorHAnsi" w:eastAsiaTheme="minorEastAsia" w:hAnsiTheme="minorHAnsi" w:cstheme="minorBidi"/>
          <w:i w:val="0"/>
          <w:noProof/>
          <w:sz w:val="22"/>
          <w:szCs w:val="22"/>
        </w:rPr>
      </w:pPr>
      <w:hyperlink w:anchor="_Toc35850653" w:history="1">
        <w:r w:rsidRPr="00FC2C34">
          <w:rPr>
            <w:rStyle w:val="Hyperlink"/>
            <w:noProof/>
          </w:rPr>
          <w:t>2.6</w:t>
        </w:r>
        <w:r>
          <w:rPr>
            <w:rFonts w:asciiTheme="minorHAnsi" w:eastAsiaTheme="minorEastAsia" w:hAnsiTheme="minorHAnsi" w:cstheme="minorBidi"/>
            <w:i w:val="0"/>
            <w:noProof/>
            <w:sz w:val="22"/>
            <w:szCs w:val="22"/>
          </w:rPr>
          <w:tab/>
        </w:r>
        <w:r w:rsidRPr="00FC2C34">
          <w:rPr>
            <w:rStyle w:val="Hyperlink"/>
            <w:noProof/>
          </w:rPr>
          <w:t>Display HMI Arbitration</w:t>
        </w:r>
        <w:r>
          <w:rPr>
            <w:noProof/>
            <w:webHidden/>
          </w:rPr>
          <w:tab/>
        </w:r>
        <w:r>
          <w:rPr>
            <w:noProof/>
            <w:webHidden/>
          </w:rPr>
          <w:fldChar w:fldCharType="begin"/>
        </w:r>
        <w:r>
          <w:rPr>
            <w:noProof/>
            <w:webHidden/>
          </w:rPr>
          <w:instrText xml:space="preserve"> PAGEREF _Toc35850653 \h </w:instrText>
        </w:r>
        <w:r>
          <w:rPr>
            <w:noProof/>
            <w:webHidden/>
          </w:rPr>
        </w:r>
        <w:r>
          <w:rPr>
            <w:noProof/>
            <w:webHidden/>
          </w:rPr>
          <w:fldChar w:fldCharType="separate"/>
        </w:r>
        <w:r>
          <w:rPr>
            <w:noProof/>
            <w:webHidden/>
          </w:rPr>
          <w:t>41</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54" w:history="1">
        <w:r w:rsidRPr="00FC2C34">
          <w:rPr>
            <w:rStyle w:val="Hyperlink"/>
            <w:noProof/>
          </w:rPr>
          <w:t>2.6.1</w:t>
        </w:r>
        <w:r>
          <w:rPr>
            <w:rFonts w:asciiTheme="minorHAnsi" w:eastAsiaTheme="minorEastAsia" w:hAnsiTheme="minorHAnsi" w:cstheme="minorBidi"/>
            <w:noProof/>
            <w:sz w:val="22"/>
            <w:szCs w:val="22"/>
          </w:rPr>
          <w:tab/>
        </w:r>
        <w:r w:rsidRPr="00FC2C34">
          <w:rPr>
            <w:rStyle w:val="Hyperlink"/>
            <w:noProof/>
          </w:rPr>
          <w:t>Display HMI Arbitration General Requirements</w:t>
        </w:r>
        <w:r>
          <w:rPr>
            <w:noProof/>
            <w:webHidden/>
          </w:rPr>
          <w:tab/>
        </w:r>
        <w:r>
          <w:rPr>
            <w:noProof/>
            <w:webHidden/>
          </w:rPr>
          <w:fldChar w:fldCharType="begin"/>
        </w:r>
        <w:r>
          <w:rPr>
            <w:noProof/>
            <w:webHidden/>
          </w:rPr>
          <w:instrText xml:space="preserve"> PAGEREF _Toc35850654 \h </w:instrText>
        </w:r>
        <w:r>
          <w:rPr>
            <w:noProof/>
            <w:webHidden/>
          </w:rPr>
        </w:r>
        <w:r>
          <w:rPr>
            <w:noProof/>
            <w:webHidden/>
          </w:rPr>
          <w:fldChar w:fldCharType="separate"/>
        </w:r>
        <w:r>
          <w:rPr>
            <w:noProof/>
            <w:webHidden/>
          </w:rPr>
          <w:t>41</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55" w:history="1">
        <w:r w:rsidRPr="00FC2C34">
          <w:rPr>
            <w:rStyle w:val="Hyperlink"/>
            <w:noProof/>
          </w:rPr>
          <w:t>2.6.2</w:t>
        </w:r>
        <w:r>
          <w:rPr>
            <w:rFonts w:asciiTheme="minorHAnsi" w:eastAsiaTheme="minorEastAsia" w:hAnsiTheme="minorHAnsi" w:cstheme="minorBidi"/>
            <w:noProof/>
            <w:sz w:val="22"/>
            <w:szCs w:val="22"/>
          </w:rPr>
          <w:tab/>
        </w:r>
        <w:r w:rsidRPr="00FC2C34">
          <w:rPr>
            <w:rStyle w:val="Hyperlink"/>
            <w:noProof/>
          </w:rPr>
          <w:t>Display HMI Arbitration Internal Arbitration Variables</w:t>
        </w:r>
        <w:r>
          <w:rPr>
            <w:noProof/>
            <w:webHidden/>
          </w:rPr>
          <w:tab/>
        </w:r>
        <w:r>
          <w:rPr>
            <w:noProof/>
            <w:webHidden/>
          </w:rPr>
          <w:fldChar w:fldCharType="begin"/>
        </w:r>
        <w:r>
          <w:rPr>
            <w:noProof/>
            <w:webHidden/>
          </w:rPr>
          <w:instrText xml:space="preserve"> PAGEREF _Toc35850655 \h </w:instrText>
        </w:r>
        <w:r>
          <w:rPr>
            <w:noProof/>
            <w:webHidden/>
          </w:rPr>
        </w:r>
        <w:r>
          <w:rPr>
            <w:noProof/>
            <w:webHidden/>
          </w:rPr>
          <w:fldChar w:fldCharType="separate"/>
        </w:r>
        <w:r>
          <w:rPr>
            <w:noProof/>
            <w:webHidden/>
          </w:rPr>
          <w:t>42</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56" w:history="1">
        <w:r w:rsidRPr="00FC2C34">
          <w:rPr>
            <w:rStyle w:val="Hyperlink"/>
            <w:noProof/>
          </w:rPr>
          <w:t>2.6.3</w:t>
        </w:r>
        <w:r>
          <w:rPr>
            <w:rFonts w:asciiTheme="minorHAnsi" w:eastAsiaTheme="minorEastAsia" w:hAnsiTheme="minorHAnsi" w:cstheme="minorBidi"/>
            <w:noProof/>
            <w:sz w:val="22"/>
            <w:szCs w:val="22"/>
          </w:rPr>
          <w:tab/>
        </w:r>
        <w:r w:rsidRPr="00FC2C34">
          <w:rPr>
            <w:rStyle w:val="Hyperlink"/>
            <w:noProof/>
          </w:rPr>
          <w:t>CAMERA-FUR-REQ-131018/D-HMI Screen Logical Arbitration - Determine Static Variables (Camra_Cfg)</w:t>
        </w:r>
        <w:r>
          <w:rPr>
            <w:noProof/>
            <w:webHidden/>
          </w:rPr>
          <w:tab/>
        </w:r>
        <w:r>
          <w:rPr>
            <w:noProof/>
            <w:webHidden/>
          </w:rPr>
          <w:fldChar w:fldCharType="begin"/>
        </w:r>
        <w:r>
          <w:rPr>
            <w:noProof/>
            <w:webHidden/>
          </w:rPr>
          <w:instrText xml:space="preserve"> PAGEREF _Toc35850656 \h </w:instrText>
        </w:r>
        <w:r>
          <w:rPr>
            <w:noProof/>
            <w:webHidden/>
          </w:rPr>
        </w:r>
        <w:r>
          <w:rPr>
            <w:noProof/>
            <w:webHidden/>
          </w:rPr>
          <w:fldChar w:fldCharType="separate"/>
        </w:r>
        <w:r>
          <w:rPr>
            <w:noProof/>
            <w:webHidden/>
          </w:rPr>
          <w:t>46</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57" w:history="1">
        <w:r w:rsidRPr="00FC2C34">
          <w:rPr>
            <w:rStyle w:val="Hyperlink"/>
            <w:noProof/>
          </w:rPr>
          <w:t>2.6.4</w:t>
        </w:r>
        <w:r>
          <w:rPr>
            <w:rFonts w:asciiTheme="minorHAnsi" w:eastAsiaTheme="minorEastAsia" w:hAnsiTheme="minorHAnsi" w:cstheme="minorBidi"/>
            <w:noProof/>
            <w:sz w:val="22"/>
            <w:szCs w:val="22"/>
          </w:rPr>
          <w:tab/>
        </w:r>
        <w:r w:rsidRPr="00FC2C34">
          <w:rPr>
            <w:rStyle w:val="Hyperlink"/>
            <w:noProof/>
          </w:rPr>
          <w:t>CAMERA-FUR-REQ-131019/C-HMI Screen Logical Arbitration - Determine Static Variables (APA_Cfg, PDC_Cfg)</w:t>
        </w:r>
        <w:r>
          <w:rPr>
            <w:noProof/>
            <w:webHidden/>
          </w:rPr>
          <w:tab/>
        </w:r>
        <w:r>
          <w:rPr>
            <w:noProof/>
            <w:webHidden/>
          </w:rPr>
          <w:fldChar w:fldCharType="begin"/>
        </w:r>
        <w:r>
          <w:rPr>
            <w:noProof/>
            <w:webHidden/>
          </w:rPr>
          <w:instrText xml:space="preserve"> PAGEREF _Toc35850657 \h </w:instrText>
        </w:r>
        <w:r>
          <w:rPr>
            <w:noProof/>
            <w:webHidden/>
          </w:rPr>
        </w:r>
        <w:r>
          <w:rPr>
            <w:noProof/>
            <w:webHidden/>
          </w:rPr>
          <w:fldChar w:fldCharType="separate"/>
        </w:r>
        <w:r>
          <w:rPr>
            <w:noProof/>
            <w:webHidden/>
          </w:rPr>
          <w:t>46</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58" w:history="1">
        <w:r w:rsidRPr="00FC2C34">
          <w:rPr>
            <w:rStyle w:val="Hyperlink"/>
            <w:noProof/>
          </w:rPr>
          <w:t>2.6.5</w:t>
        </w:r>
        <w:r>
          <w:rPr>
            <w:rFonts w:asciiTheme="minorHAnsi" w:eastAsiaTheme="minorEastAsia" w:hAnsiTheme="minorHAnsi" w:cstheme="minorBidi"/>
            <w:noProof/>
            <w:sz w:val="22"/>
            <w:szCs w:val="22"/>
          </w:rPr>
          <w:tab/>
        </w:r>
        <w:r w:rsidRPr="00FC2C34">
          <w:rPr>
            <w:rStyle w:val="Hyperlink"/>
            <w:noProof/>
          </w:rPr>
          <w:t>CAMERA-FUR-REQ-131020/F-HMI Screen Logical Arbitration - Determine Dynamic Variables (GearPosHMI)</w:t>
        </w:r>
        <w:r>
          <w:rPr>
            <w:noProof/>
            <w:webHidden/>
          </w:rPr>
          <w:tab/>
        </w:r>
        <w:r>
          <w:rPr>
            <w:noProof/>
            <w:webHidden/>
          </w:rPr>
          <w:fldChar w:fldCharType="begin"/>
        </w:r>
        <w:r>
          <w:rPr>
            <w:noProof/>
            <w:webHidden/>
          </w:rPr>
          <w:instrText xml:space="preserve"> PAGEREF _Toc35850658 \h </w:instrText>
        </w:r>
        <w:r>
          <w:rPr>
            <w:noProof/>
            <w:webHidden/>
          </w:rPr>
        </w:r>
        <w:r>
          <w:rPr>
            <w:noProof/>
            <w:webHidden/>
          </w:rPr>
          <w:fldChar w:fldCharType="separate"/>
        </w:r>
        <w:r>
          <w:rPr>
            <w:noProof/>
            <w:webHidden/>
          </w:rPr>
          <w:t>47</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59" w:history="1">
        <w:r w:rsidRPr="00FC2C34">
          <w:rPr>
            <w:rStyle w:val="Hyperlink"/>
            <w:noProof/>
          </w:rPr>
          <w:t>2.6.6</w:t>
        </w:r>
        <w:r>
          <w:rPr>
            <w:rFonts w:asciiTheme="minorHAnsi" w:eastAsiaTheme="minorEastAsia" w:hAnsiTheme="minorHAnsi" w:cstheme="minorBidi"/>
            <w:noProof/>
            <w:sz w:val="22"/>
            <w:szCs w:val="22"/>
          </w:rPr>
          <w:tab/>
        </w:r>
        <w:r w:rsidRPr="00FC2C34">
          <w:rPr>
            <w:rStyle w:val="Hyperlink"/>
            <w:noProof/>
          </w:rPr>
          <w:t>CAMERA-FUR-REQ-161328/B-HMI Screen Logical Arbitration - Determine Dynamic Variables (FVCScrRq)</w:t>
        </w:r>
        <w:r>
          <w:rPr>
            <w:noProof/>
            <w:webHidden/>
          </w:rPr>
          <w:tab/>
        </w:r>
        <w:r>
          <w:rPr>
            <w:noProof/>
            <w:webHidden/>
          </w:rPr>
          <w:fldChar w:fldCharType="begin"/>
        </w:r>
        <w:r>
          <w:rPr>
            <w:noProof/>
            <w:webHidden/>
          </w:rPr>
          <w:instrText xml:space="preserve"> PAGEREF _Toc35850659 \h </w:instrText>
        </w:r>
        <w:r>
          <w:rPr>
            <w:noProof/>
            <w:webHidden/>
          </w:rPr>
        </w:r>
        <w:r>
          <w:rPr>
            <w:noProof/>
            <w:webHidden/>
          </w:rPr>
          <w:fldChar w:fldCharType="separate"/>
        </w:r>
        <w:r>
          <w:rPr>
            <w:noProof/>
            <w:webHidden/>
          </w:rPr>
          <w:t>50</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60" w:history="1">
        <w:r w:rsidRPr="00FC2C34">
          <w:rPr>
            <w:rStyle w:val="Hyperlink"/>
            <w:noProof/>
          </w:rPr>
          <w:t>2.6.7</w:t>
        </w:r>
        <w:r>
          <w:rPr>
            <w:rFonts w:asciiTheme="minorHAnsi" w:eastAsiaTheme="minorEastAsia" w:hAnsiTheme="minorHAnsi" w:cstheme="minorBidi"/>
            <w:noProof/>
            <w:sz w:val="22"/>
            <w:szCs w:val="22"/>
          </w:rPr>
          <w:tab/>
        </w:r>
        <w:r w:rsidRPr="00FC2C34">
          <w:rPr>
            <w:rStyle w:val="Hyperlink"/>
            <w:noProof/>
          </w:rPr>
          <w:t>CAMERA-FUR-REQ-196894/A-HMI Screen Logical Arbitration - Determine Dynamic Variables (RVC_OverSpd_Thres)</w:t>
        </w:r>
        <w:r>
          <w:rPr>
            <w:noProof/>
            <w:webHidden/>
          </w:rPr>
          <w:tab/>
        </w:r>
        <w:r>
          <w:rPr>
            <w:noProof/>
            <w:webHidden/>
          </w:rPr>
          <w:fldChar w:fldCharType="begin"/>
        </w:r>
        <w:r>
          <w:rPr>
            <w:noProof/>
            <w:webHidden/>
          </w:rPr>
          <w:instrText xml:space="preserve"> PAGEREF _Toc35850660 \h </w:instrText>
        </w:r>
        <w:r>
          <w:rPr>
            <w:noProof/>
            <w:webHidden/>
          </w:rPr>
        </w:r>
        <w:r>
          <w:rPr>
            <w:noProof/>
            <w:webHidden/>
          </w:rPr>
          <w:fldChar w:fldCharType="separate"/>
        </w:r>
        <w:r>
          <w:rPr>
            <w:noProof/>
            <w:webHidden/>
          </w:rPr>
          <w:t>50</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61" w:history="1">
        <w:r w:rsidRPr="00FC2C34">
          <w:rPr>
            <w:rStyle w:val="Hyperlink"/>
            <w:noProof/>
          </w:rPr>
          <w:t>2.6.8</w:t>
        </w:r>
        <w:r>
          <w:rPr>
            <w:rFonts w:asciiTheme="minorHAnsi" w:eastAsiaTheme="minorEastAsia" w:hAnsiTheme="minorHAnsi" w:cstheme="minorBidi"/>
            <w:noProof/>
            <w:sz w:val="22"/>
            <w:szCs w:val="22"/>
          </w:rPr>
          <w:tab/>
        </w:r>
        <w:r w:rsidRPr="00FC2C34">
          <w:rPr>
            <w:rStyle w:val="Hyperlink"/>
            <w:noProof/>
          </w:rPr>
          <w:t>CAMERA-FUR-REQ-196895/B-HMI Screen Logical Arbitration - Determine Dynamic Variables (APA_Mode)</w:t>
        </w:r>
        <w:r>
          <w:rPr>
            <w:noProof/>
            <w:webHidden/>
          </w:rPr>
          <w:tab/>
        </w:r>
        <w:r>
          <w:rPr>
            <w:noProof/>
            <w:webHidden/>
          </w:rPr>
          <w:fldChar w:fldCharType="begin"/>
        </w:r>
        <w:r>
          <w:rPr>
            <w:noProof/>
            <w:webHidden/>
          </w:rPr>
          <w:instrText xml:space="preserve"> PAGEREF _Toc35850661 \h </w:instrText>
        </w:r>
        <w:r>
          <w:rPr>
            <w:noProof/>
            <w:webHidden/>
          </w:rPr>
        </w:r>
        <w:r>
          <w:rPr>
            <w:noProof/>
            <w:webHidden/>
          </w:rPr>
          <w:fldChar w:fldCharType="separate"/>
        </w:r>
        <w:r>
          <w:rPr>
            <w:noProof/>
            <w:webHidden/>
          </w:rPr>
          <w:t>50</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62" w:history="1">
        <w:r w:rsidRPr="00FC2C34">
          <w:rPr>
            <w:rStyle w:val="Hyperlink"/>
            <w:noProof/>
          </w:rPr>
          <w:t>2.6.9</w:t>
        </w:r>
        <w:r>
          <w:rPr>
            <w:rFonts w:asciiTheme="minorHAnsi" w:eastAsiaTheme="minorEastAsia" w:hAnsiTheme="minorHAnsi" w:cstheme="minorBidi"/>
            <w:noProof/>
            <w:sz w:val="22"/>
            <w:szCs w:val="22"/>
          </w:rPr>
          <w:tab/>
        </w:r>
        <w:r w:rsidRPr="00FC2C34">
          <w:rPr>
            <w:rStyle w:val="Hyperlink"/>
            <w:noProof/>
          </w:rPr>
          <w:t>CAMERA-FUR-REQ-196896/A-HMI Screen Logical Arbitration - Determine Dynamic Variables (APA_Sys_Stat)</w:t>
        </w:r>
        <w:r>
          <w:rPr>
            <w:noProof/>
            <w:webHidden/>
          </w:rPr>
          <w:tab/>
        </w:r>
        <w:r>
          <w:rPr>
            <w:noProof/>
            <w:webHidden/>
          </w:rPr>
          <w:fldChar w:fldCharType="begin"/>
        </w:r>
        <w:r>
          <w:rPr>
            <w:noProof/>
            <w:webHidden/>
          </w:rPr>
          <w:instrText xml:space="preserve"> PAGEREF _Toc35850662 \h </w:instrText>
        </w:r>
        <w:r>
          <w:rPr>
            <w:noProof/>
            <w:webHidden/>
          </w:rPr>
        </w:r>
        <w:r>
          <w:rPr>
            <w:noProof/>
            <w:webHidden/>
          </w:rPr>
          <w:fldChar w:fldCharType="separate"/>
        </w:r>
        <w:r>
          <w:rPr>
            <w:noProof/>
            <w:webHidden/>
          </w:rPr>
          <w:t>51</w:t>
        </w:r>
        <w:r>
          <w:rPr>
            <w:noProof/>
            <w:webHidden/>
          </w:rPr>
          <w:fldChar w:fldCharType="end"/>
        </w:r>
      </w:hyperlink>
    </w:p>
    <w:p w:rsidR="00CC6E4C" w:rsidRDefault="00CC6E4C">
      <w:pPr>
        <w:pStyle w:val="TOC3"/>
        <w:tabs>
          <w:tab w:val="left" w:pos="1320"/>
          <w:tab w:val="right" w:leader="dot" w:pos="11107"/>
        </w:tabs>
        <w:rPr>
          <w:rFonts w:asciiTheme="minorHAnsi" w:eastAsiaTheme="minorEastAsia" w:hAnsiTheme="minorHAnsi" w:cstheme="minorBidi"/>
          <w:noProof/>
          <w:sz w:val="22"/>
          <w:szCs w:val="22"/>
        </w:rPr>
      </w:pPr>
      <w:hyperlink w:anchor="_Toc35850663" w:history="1">
        <w:r w:rsidRPr="00FC2C34">
          <w:rPr>
            <w:rStyle w:val="Hyperlink"/>
            <w:noProof/>
          </w:rPr>
          <w:t>2.6.10</w:t>
        </w:r>
        <w:r>
          <w:rPr>
            <w:rFonts w:asciiTheme="minorHAnsi" w:eastAsiaTheme="minorEastAsia" w:hAnsiTheme="minorHAnsi" w:cstheme="minorBidi"/>
            <w:noProof/>
            <w:sz w:val="22"/>
            <w:szCs w:val="22"/>
          </w:rPr>
          <w:tab/>
        </w:r>
        <w:r w:rsidRPr="00FC2C34">
          <w:rPr>
            <w:rStyle w:val="Hyperlink"/>
            <w:noProof/>
          </w:rPr>
          <w:t>CAMERA-FUR-REQ-196897/A-HMI Screen Logical Arbitration - Determine Dynamic Variables (APA_Gear_Shif)</w:t>
        </w:r>
        <w:r>
          <w:rPr>
            <w:noProof/>
            <w:webHidden/>
          </w:rPr>
          <w:tab/>
        </w:r>
        <w:r>
          <w:rPr>
            <w:noProof/>
            <w:webHidden/>
          </w:rPr>
          <w:fldChar w:fldCharType="begin"/>
        </w:r>
        <w:r>
          <w:rPr>
            <w:noProof/>
            <w:webHidden/>
          </w:rPr>
          <w:instrText xml:space="preserve"> PAGEREF _Toc35850663 \h </w:instrText>
        </w:r>
        <w:r>
          <w:rPr>
            <w:noProof/>
            <w:webHidden/>
          </w:rPr>
        </w:r>
        <w:r>
          <w:rPr>
            <w:noProof/>
            <w:webHidden/>
          </w:rPr>
          <w:fldChar w:fldCharType="separate"/>
        </w:r>
        <w:r>
          <w:rPr>
            <w:noProof/>
            <w:webHidden/>
          </w:rPr>
          <w:t>51</w:t>
        </w:r>
        <w:r>
          <w:rPr>
            <w:noProof/>
            <w:webHidden/>
          </w:rPr>
          <w:fldChar w:fldCharType="end"/>
        </w:r>
      </w:hyperlink>
    </w:p>
    <w:p w:rsidR="00CC6E4C" w:rsidRDefault="00CC6E4C">
      <w:pPr>
        <w:pStyle w:val="TOC3"/>
        <w:tabs>
          <w:tab w:val="left" w:pos="1320"/>
          <w:tab w:val="right" w:leader="dot" w:pos="11107"/>
        </w:tabs>
        <w:rPr>
          <w:rFonts w:asciiTheme="minorHAnsi" w:eastAsiaTheme="minorEastAsia" w:hAnsiTheme="minorHAnsi" w:cstheme="minorBidi"/>
          <w:noProof/>
          <w:sz w:val="22"/>
          <w:szCs w:val="22"/>
        </w:rPr>
      </w:pPr>
      <w:hyperlink w:anchor="_Toc35850664" w:history="1">
        <w:r w:rsidRPr="00FC2C34">
          <w:rPr>
            <w:rStyle w:val="Hyperlink"/>
            <w:noProof/>
          </w:rPr>
          <w:t>2.6.11</w:t>
        </w:r>
        <w:r>
          <w:rPr>
            <w:rFonts w:asciiTheme="minorHAnsi" w:eastAsiaTheme="minorEastAsia" w:hAnsiTheme="minorHAnsi" w:cstheme="minorBidi"/>
            <w:noProof/>
            <w:sz w:val="22"/>
            <w:szCs w:val="22"/>
          </w:rPr>
          <w:tab/>
        </w:r>
        <w:r w:rsidRPr="00FC2C34">
          <w:rPr>
            <w:rStyle w:val="Hyperlink"/>
            <w:noProof/>
          </w:rPr>
          <w:t>CAMERA-FUR-REQ-196898/E-HMI Screen Logical Arbitration - Determine Dynamic Variables (PDC_Stat)</w:t>
        </w:r>
        <w:r>
          <w:rPr>
            <w:noProof/>
            <w:webHidden/>
          </w:rPr>
          <w:tab/>
        </w:r>
        <w:r>
          <w:rPr>
            <w:noProof/>
            <w:webHidden/>
          </w:rPr>
          <w:fldChar w:fldCharType="begin"/>
        </w:r>
        <w:r>
          <w:rPr>
            <w:noProof/>
            <w:webHidden/>
          </w:rPr>
          <w:instrText xml:space="preserve"> PAGEREF _Toc35850664 \h </w:instrText>
        </w:r>
        <w:r>
          <w:rPr>
            <w:noProof/>
            <w:webHidden/>
          </w:rPr>
        </w:r>
        <w:r>
          <w:rPr>
            <w:noProof/>
            <w:webHidden/>
          </w:rPr>
          <w:fldChar w:fldCharType="separate"/>
        </w:r>
        <w:r>
          <w:rPr>
            <w:noProof/>
            <w:webHidden/>
          </w:rPr>
          <w:t>52</w:t>
        </w:r>
        <w:r>
          <w:rPr>
            <w:noProof/>
            <w:webHidden/>
          </w:rPr>
          <w:fldChar w:fldCharType="end"/>
        </w:r>
      </w:hyperlink>
    </w:p>
    <w:p w:rsidR="00CC6E4C" w:rsidRDefault="00CC6E4C">
      <w:pPr>
        <w:pStyle w:val="TOC3"/>
        <w:tabs>
          <w:tab w:val="left" w:pos="1320"/>
          <w:tab w:val="right" w:leader="dot" w:pos="11107"/>
        </w:tabs>
        <w:rPr>
          <w:rFonts w:asciiTheme="minorHAnsi" w:eastAsiaTheme="minorEastAsia" w:hAnsiTheme="minorHAnsi" w:cstheme="minorBidi"/>
          <w:noProof/>
          <w:sz w:val="22"/>
          <w:szCs w:val="22"/>
        </w:rPr>
      </w:pPr>
      <w:hyperlink w:anchor="_Toc35850665" w:history="1">
        <w:r w:rsidRPr="00FC2C34">
          <w:rPr>
            <w:rStyle w:val="Hyperlink"/>
            <w:noProof/>
          </w:rPr>
          <w:t>2.6.12</w:t>
        </w:r>
        <w:r>
          <w:rPr>
            <w:rFonts w:asciiTheme="minorHAnsi" w:eastAsiaTheme="minorEastAsia" w:hAnsiTheme="minorHAnsi" w:cstheme="minorBidi"/>
            <w:noProof/>
            <w:sz w:val="22"/>
            <w:szCs w:val="22"/>
          </w:rPr>
          <w:tab/>
        </w:r>
        <w:r w:rsidRPr="00FC2C34">
          <w:rPr>
            <w:rStyle w:val="Hyperlink"/>
            <w:noProof/>
          </w:rPr>
          <w:t>CAMERA-FUR-REQ-166820/E-HMI Screen Logical Arbitration - Camera</w:t>
        </w:r>
        <w:r>
          <w:rPr>
            <w:noProof/>
            <w:webHidden/>
          </w:rPr>
          <w:tab/>
        </w:r>
        <w:r>
          <w:rPr>
            <w:noProof/>
            <w:webHidden/>
          </w:rPr>
          <w:fldChar w:fldCharType="begin"/>
        </w:r>
        <w:r>
          <w:rPr>
            <w:noProof/>
            <w:webHidden/>
          </w:rPr>
          <w:instrText xml:space="preserve"> PAGEREF _Toc35850665 \h </w:instrText>
        </w:r>
        <w:r>
          <w:rPr>
            <w:noProof/>
            <w:webHidden/>
          </w:rPr>
        </w:r>
        <w:r>
          <w:rPr>
            <w:noProof/>
            <w:webHidden/>
          </w:rPr>
          <w:fldChar w:fldCharType="separate"/>
        </w:r>
        <w:r>
          <w:rPr>
            <w:noProof/>
            <w:webHidden/>
          </w:rPr>
          <w:t>54</w:t>
        </w:r>
        <w:r>
          <w:rPr>
            <w:noProof/>
            <w:webHidden/>
          </w:rPr>
          <w:fldChar w:fldCharType="end"/>
        </w:r>
      </w:hyperlink>
    </w:p>
    <w:p w:rsidR="00CC6E4C" w:rsidRDefault="00CC6E4C">
      <w:pPr>
        <w:pStyle w:val="TOC3"/>
        <w:tabs>
          <w:tab w:val="left" w:pos="1320"/>
          <w:tab w:val="right" w:leader="dot" w:pos="11107"/>
        </w:tabs>
        <w:rPr>
          <w:rFonts w:asciiTheme="minorHAnsi" w:eastAsiaTheme="minorEastAsia" w:hAnsiTheme="minorHAnsi" w:cstheme="minorBidi"/>
          <w:noProof/>
          <w:sz w:val="22"/>
          <w:szCs w:val="22"/>
        </w:rPr>
      </w:pPr>
      <w:hyperlink w:anchor="_Toc35850666" w:history="1">
        <w:r w:rsidRPr="00FC2C34">
          <w:rPr>
            <w:rStyle w:val="Hyperlink"/>
            <w:noProof/>
          </w:rPr>
          <w:t>2.6.13</w:t>
        </w:r>
        <w:r>
          <w:rPr>
            <w:rFonts w:asciiTheme="minorHAnsi" w:eastAsiaTheme="minorEastAsia" w:hAnsiTheme="minorHAnsi" w:cstheme="minorBidi"/>
            <w:noProof/>
            <w:sz w:val="22"/>
            <w:szCs w:val="22"/>
          </w:rPr>
          <w:tab/>
        </w:r>
        <w:r w:rsidRPr="00FC2C34">
          <w:rPr>
            <w:rStyle w:val="Hyperlink"/>
            <w:noProof/>
          </w:rPr>
          <w:t>CAMERA-FUR-REQ-166823/E-HMI Screen Logical Arbitration - APA Dedicated Display</w:t>
        </w:r>
        <w:r>
          <w:rPr>
            <w:noProof/>
            <w:webHidden/>
          </w:rPr>
          <w:tab/>
        </w:r>
        <w:r>
          <w:rPr>
            <w:noProof/>
            <w:webHidden/>
          </w:rPr>
          <w:fldChar w:fldCharType="begin"/>
        </w:r>
        <w:r>
          <w:rPr>
            <w:noProof/>
            <w:webHidden/>
          </w:rPr>
          <w:instrText xml:space="preserve"> PAGEREF _Toc35850666 \h </w:instrText>
        </w:r>
        <w:r>
          <w:rPr>
            <w:noProof/>
            <w:webHidden/>
          </w:rPr>
        </w:r>
        <w:r>
          <w:rPr>
            <w:noProof/>
            <w:webHidden/>
          </w:rPr>
          <w:fldChar w:fldCharType="separate"/>
        </w:r>
        <w:r>
          <w:rPr>
            <w:noProof/>
            <w:webHidden/>
          </w:rPr>
          <w:t>55</w:t>
        </w:r>
        <w:r>
          <w:rPr>
            <w:noProof/>
            <w:webHidden/>
          </w:rPr>
          <w:fldChar w:fldCharType="end"/>
        </w:r>
      </w:hyperlink>
    </w:p>
    <w:p w:rsidR="00CC6E4C" w:rsidRDefault="00CC6E4C">
      <w:pPr>
        <w:pStyle w:val="TOC3"/>
        <w:tabs>
          <w:tab w:val="left" w:pos="1320"/>
          <w:tab w:val="right" w:leader="dot" w:pos="11107"/>
        </w:tabs>
        <w:rPr>
          <w:rFonts w:asciiTheme="minorHAnsi" w:eastAsiaTheme="minorEastAsia" w:hAnsiTheme="minorHAnsi" w:cstheme="minorBidi"/>
          <w:noProof/>
          <w:sz w:val="22"/>
          <w:szCs w:val="22"/>
        </w:rPr>
      </w:pPr>
      <w:hyperlink w:anchor="_Toc35850667" w:history="1">
        <w:r w:rsidRPr="00FC2C34">
          <w:rPr>
            <w:rStyle w:val="Hyperlink"/>
            <w:noProof/>
          </w:rPr>
          <w:t>2.6.14</w:t>
        </w:r>
        <w:r>
          <w:rPr>
            <w:rFonts w:asciiTheme="minorHAnsi" w:eastAsiaTheme="minorEastAsia" w:hAnsiTheme="minorHAnsi" w:cstheme="minorBidi"/>
            <w:noProof/>
            <w:sz w:val="22"/>
            <w:szCs w:val="22"/>
          </w:rPr>
          <w:tab/>
        </w:r>
        <w:r w:rsidRPr="00FC2C34">
          <w:rPr>
            <w:rStyle w:val="Hyperlink"/>
            <w:noProof/>
          </w:rPr>
          <w:t>CAMERA-FUR-REQ-131023/H-HMI Screen Logical Arbitration - PDC Dedicated Display</w:t>
        </w:r>
        <w:r>
          <w:rPr>
            <w:noProof/>
            <w:webHidden/>
          </w:rPr>
          <w:tab/>
        </w:r>
        <w:r>
          <w:rPr>
            <w:noProof/>
            <w:webHidden/>
          </w:rPr>
          <w:fldChar w:fldCharType="begin"/>
        </w:r>
        <w:r>
          <w:rPr>
            <w:noProof/>
            <w:webHidden/>
          </w:rPr>
          <w:instrText xml:space="preserve"> PAGEREF _Toc35850667 \h </w:instrText>
        </w:r>
        <w:r>
          <w:rPr>
            <w:noProof/>
            <w:webHidden/>
          </w:rPr>
        </w:r>
        <w:r>
          <w:rPr>
            <w:noProof/>
            <w:webHidden/>
          </w:rPr>
          <w:fldChar w:fldCharType="separate"/>
        </w:r>
        <w:r>
          <w:rPr>
            <w:noProof/>
            <w:webHidden/>
          </w:rPr>
          <w:t>56</w:t>
        </w:r>
        <w:r>
          <w:rPr>
            <w:noProof/>
            <w:webHidden/>
          </w:rPr>
          <w:fldChar w:fldCharType="end"/>
        </w:r>
      </w:hyperlink>
    </w:p>
    <w:p w:rsidR="00CC6E4C" w:rsidRDefault="00CC6E4C">
      <w:pPr>
        <w:pStyle w:val="TOC3"/>
        <w:tabs>
          <w:tab w:val="left" w:pos="1320"/>
          <w:tab w:val="right" w:leader="dot" w:pos="11107"/>
        </w:tabs>
        <w:rPr>
          <w:rFonts w:asciiTheme="minorHAnsi" w:eastAsiaTheme="minorEastAsia" w:hAnsiTheme="minorHAnsi" w:cstheme="minorBidi"/>
          <w:noProof/>
          <w:sz w:val="22"/>
          <w:szCs w:val="22"/>
        </w:rPr>
      </w:pPr>
      <w:hyperlink w:anchor="_Toc35850668" w:history="1">
        <w:r w:rsidRPr="00FC2C34">
          <w:rPr>
            <w:rStyle w:val="Hyperlink"/>
            <w:noProof/>
          </w:rPr>
          <w:t>2.6.15</w:t>
        </w:r>
        <w:r>
          <w:rPr>
            <w:rFonts w:asciiTheme="minorHAnsi" w:eastAsiaTheme="minorEastAsia" w:hAnsiTheme="minorHAnsi" w:cstheme="minorBidi"/>
            <w:noProof/>
            <w:sz w:val="22"/>
            <w:szCs w:val="22"/>
          </w:rPr>
          <w:tab/>
        </w:r>
        <w:r w:rsidRPr="00FC2C34">
          <w:rPr>
            <w:rStyle w:val="Hyperlink"/>
            <w:noProof/>
          </w:rPr>
          <w:t>CAMERA-FUR-REQ-196899/A-HMI Screen Logical Arbitration - Screen Controller</w:t>
        </w:r>
        <w:r>
          <w:rPr>
            <w:noProof/>
            <w:webHidden/>
          </w:rPr>
          <w:tab/>
        </w:r>
        <w:r>
          <w:rPr>
            <w:noProof/>
            <w:webHidden/>
          </w:rPr>
          <w:fldChar w:fldCharType="begin"/>
        </w:r>
        <w:r>
          <w:rPr>
            <w:noProof/>
            <w:webHidden/>
          </w:rPr>
          <w:instrText xml:space="preserve"> PAGEREF _Toc35850668 \h </w:instrText>
        </w:r>
        <w:r>
          <w:rPr>
            <w:noProof/>
            <w:webHidden/>
          </w:rPr>
        </w:r>
        <w:r>
          <w:rPr>
            <w:noProof/>
            <w:webHidden/>
          </w:rPr>
          <w:fldChar w:fldCharType="separate"/>
        </w:r>
        <w:r>
          <w:rPr>
            <w:noProof/>
            <w:webHidden/>
          </w:rPr>
          <w:t>56</w:t>
        </w:r>
        <w:r>
          <w:rPr>
            <w:noProof/>
            <w:webHidden/>
          </w:rPr>
          <w:fldChar w:fldCharType="end"/>
        </w:r>
      </w:hyperlink>
    </w:p>
    <w:p w:rsidR="00CC6E4C" w:rsidRDefault="00CC6E4C">
      <w:pPr>
        <w:pStyle w:val="TOC2"/>
        <w:tabs>
          <w:tab w:val="left" w:pos="880"/>
          <w:tab w:val="right" w:leader="dot" w:pos="11107"/>
        </w:tabs>
        <w:rPr>
          <w:rFonts w:asciiTheme="minorHAnsi" w:eastAsiaTheme="minorEastAsia" w:hAnsiTheme="minorHAnsi" w:cstheme="minorBidi"/>
          <w:i w:val="0"/>
          <w:noProof/>
          <w:sz w:val="22"/>
          <w:szCs w:val="22"/>
        </w:rPr>
      </w:pPr>
      <w:hyperlink w:anchor="_Toc35850669" w:history="1">
        <w:r w:rsidRPr="00FC2C34">
          <w:rPr>
            <w:rStyle w:val="Hyperlink"/>
            <w:noProof/>
          </w:rPr>
          <w:t>2.7</w:t>
        </w:r>
        <w:r>
          <w:rPr>
            <w:rFonts w:asciiTheme="minorHAnsi" w:eastAsiaTheme="minorEastAsia" w:hAnsiTheme="minorHAnsi" w:cstheme="minorBidi"/>
            <w:i w:val="0"/>
            <w:noProof/>
            <w:sz w:val="22"/>
            <w:szCs w:val="22"/>
          </w:rPr>
          <w:tab/>
        </w:r>
        <w:r w:rsidRPr="00FC2C34">
          <w:rPr>
            <w:rStyle w:val="Hyperlink"/>
            <w:noProof/>
          </w:rPr>
          <w:t>Active Park Assist (APA) Signal Interface</w:t>
        </w:r>
        <w:r>
          <w:rPr>
            <w:noProof/>
            <w:webHidden/>
          </w:rPr>
          <w:tab/>
        </w:r>
        <w:r>
          <w:rPr>
            <w:noProof/>
            <w:webHidden/>
          </w:rPr>
          <w:fldChar w:fldCharType="begin"/>
        </w:r>
        <w:r>
          <w:rPr>
            <w:noProof/>
            <w:webHidden/>
          </w:rPr>
          <w:instrText xml:space="preserve"> PAGEREF _Toc35850669 \h </w:instrText>
        </w:r>
        <w:r>
          <w:rPr>
            <w:noProof/>
            <w:webHidden/>
          </w:rPr>
        </w:r>
        <w:r>
          <w:rPr>
            <w:noProof/>
            <w:webHidden/>
          </w:rPr>
          <w:fldChar w:fldCharType="separate"/>
        </w:r>
        <w:r>
          <w:rPr>
            <w:noProof/>
            <w:webHidden/>
          </w:rPr>
          <w:t>57</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70" w:history="1">
        <w:r w:rsidRPr="00FC2C34">
          <w:rPr>
            <w:rStyle w:val="Hyperlink"/>
            <w:noProof/>
          </w:rPr>
          <w:t>2.7.1</w:t>
        </w:r>
        <w:r>
          <w:rPr>
            <w:rFonts w:asciiTheme="minorHAnsi" w:eastAsiaTheme="minorEastAsia" w:hAnsiTheme="minorHAnsi" w:cstheme="minorBidi"/>
            <w:noProof/>
            <w:sz w:val="22"/>
            <w:szCs w:val="22"/>
          </w:rPr>
          <w:tab/>
        </w:r>
        <w:r w:rsidRPr="00FC2C34">
          <w:rPr>
            <w:rStyle w:val="Hyperlink"/>
            <w:noProof/>
          </w:rPr>
          <w:t>Active Park Assist (APA) Signal list – Received by Infotainment ECU (from PAM)</w:t>
        </w:r>
        <w:r>
          <w:rPr>
            <w:noProof/>
            <w:webHidden/>
          </w:rPr>
          <w:tab/>
        </w:r>
        <w:r>
          <w:rPr>
            <w:noProof/>
            <w:webHidden/>
          </w:rPr>
          <w:fldChar w:fldCharType="begin"/>
        </w:r>
        <w:r>
          <w:rPr>
            <w:noProof/>
            <w:webHidden/>
          </w:rPr>
          <w:instrText xml:space="preserve"> PAGEREF _Toc35850670 \h </w:instrText>
        </w:r>
        <w:r>
          <w:rPr>
            <w:noProof/>
            <w:webHidden/>
          </w:rPr>
        </w:r>
        <w:r>
          <w:rPr>
            <w:noProof/>
            <w:webHidden/>
          </w:rPr>
          <w:fldChar w:fldCharType="separate"/>
        </w:r>
        <w:r>
          <w:rPr>
            <w:noProof/>
            <w:webHidden/>
          </w:rPr>
          <w:t>57</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71" w:history="1">
        <w:r w:rsidRPr="00FC2C34">
          <w:rPr>
            <w:rStyle w:val="Hyperlink"/>
            <w:noProof/>
          </w:rPr>
          <w:t>2.7.2</w:t>
        </w:r>
        <w:r>
          <w:rPr>
            <w:rFonts w:asciiTheme="minorHAnsi" w:eastAsiaTheme="minorEastAsia" w:hAnsiTheme="minorHAnsi" w:cstheme="minorBidi"/>
            <w:noProof/>
            <w:sz w:val="22"/>
            <w:szCs w:val="22"/>
          </w:rPr>
          <w:tab/>
        </w:r>
        <w:r w:rsidRPr="00FC2C34">
          <w:rPr>
            <w:rStyle w:val="Hyperlink"/>
            <w:noProof/>
          </w:rPr>
          <w:t>Active Park Assist (APA) Signal list - Internal HMI ECU Configuration Variables</w:t>
        </w:r>
        <w:r>
          <w:rPr>
            <w:noProof/>
            <w:webHidden/>
          </w:rPr>
          <w:tab/>
        </w:r>
        <w:r>
          <w:rPr>
            <w:noProof/>
            <w:webHidden/>
          </w:rPr>
          <w:fldChar w:fldCharType="begin"/>
        </w:r>
        <w:r>
          <w:rPr>
            <w:noProof/>
            <w:webHidden/>
          </w:rPr>
          <w:instrText xml:space="preserve"> PAGEREF _Toc35850671 \h </w:instrText>
        </w:r>
        <w:r>
          <w:rPr>
            <w:noProof/>
            <w:webHidden/>
          </w:rPr>
        </w:r>
        <w:r>
          <w:rPr>
            <w:noProof/>
            <w:webHidden/>
          </w:rPr>
          <w:fldChar w:fldCharType="separate"/>
        </w:r>
        <w:r>
          <w:rPr>
            <w:noProof/>
            <w:webHidden/>
          </w:rPr>
          <w:t>65</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72" w:history="1">
        <w:r w:rsidRPr="00FC2C34">
          <w:rPr>
            <w:rStyle w:val="Hyperlink"/>
            <w:noProof/>
          </w:rPr>
          <w:t>2.7.3</w:t>
        </w:r>
        <w:r>
          <w:rPr>
            <w:rFonts w:asciiTheme="minorHAnsi" w:eastAsiaTheme="minorEastAsia" w:hAnsiTheme="minorHAnsi" w:cstheme="minorBidi"/>
            <w:noProof/>
            <w:sz w:val="22"/>
            <w:szCs w:val="22"/>
          </w:rPr>
          <w:tab/>
        </w:r>
        <w:r w:rsidRPr="00FC2C34">
          <w:rPr>
            <w:rStyle w:val="Hyperlink"/>
            <w:noProof/>
          </w:rPr>
          <w:t>Active Park Assist (APA) Signal Processing</w:t>
        </w:r>
        <w:r>
          <w:rPr>
            <w:noProof/>
            <w:webHidden/>
          </w:rPr>
          <w:tab/>
        </w:r>
        <w:r>
          <w:rPr>
            <w:noProof/>
            <w:webHidden/>
          </w:rPr>
          <w:fldChar w:fldCharType="begin"/>
        </w:r>
        <w:r>
          <w:rPr>
            <w:noProof/>
            <w:webHidden/>
          </w:rPr>
          <w:instrText xml:space="preserve"> PAGEREF _Toc35850672 \h </w:instrText>
        </w:r>
        <w:r>
          <w:rPr>
            <w:noProof/>
            <w:webHidden/>
          </w:rPr>
        </w:r>
        <w:r>
          <w:rPr>
            <w:noProof/>
            <w:webHidden/>
          </w:rPr>
          <w:fldChar w:fldCharType="separate"/>
        </w:r>
        <w:r>
          <w:rPr>
            <w:noProof/>
            <w:webHidden/>
          </w:rPr>
          <w:t>65</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73" w:history="1">
        <w:r w:rsidRPr="00FC2C34">
          <w:rPr>
            <w:rStyle w:val="Hyperlink"/>
            <w:noProof/>
          </w:rPr>
          <w:t>2.7.4</w:t>
        </w:r>
        <w:r>
          <w:rPr>
            <w:rFonts w:asciiTheme="minorHAnsi" w:eastAsiaTheme="minorEastAsia" w:hAnsiTheme="minorHAnsi" w:cstheme="minorBidi"/>
            <w:noProof/>
            <w:sz w:val="22"/>
            <w:szCs w:val="22"/>
          </w:rPr>
          <w:tab/>
        </w:r>
        <w:r w:rsidRPr="00FC2C34">
          <w:rPr>
            <w:rStyle w:val="Hyperlink"/>
            <w:noProof/>
          </w:rPr>
          <w:t>Active Park Assist (APA) Soft Menu Interface</w:t>
        </w:r>
        <w:r>
          <w:rPr>
            <w:noProof/>
            <w:webHidden/>
          </w:rPr>
          <w:tab/>
        </w:r>
        <w:r>
          <w:rPr>
            <w:noProof/>
            <w:webHidden/>
          </w:rPr>
          <w:fldChar w:fldCharType="begin"/>
        </w:r>
        <w:r>
          <w:rPr>
            <w:noProof/>
            <w:webHidden/>
          </w:rPr>
          <w:instrText xml:space="preserve"> PAGEREF _Toc35850673 \h </w:instrText>
        </w:r>
        <w:r>
          <w:rPr>
            <w:noProof/>
            <w:webHidden/>
          </w:rPr>
        </w:r>
        <w:r>
          <w:rPr>
            <w:noProof/>
            <w:webHidden/>
          </w:rPr>
          <w:fldChar w:fldCharType="separate"/>
        </w:r>
        <w:r>
          <w:rPr>
            <w:noProof/>
            <w:webHidden/>
          </w:rPr>
          <w:t>110</w:t>
        </w:r>
        <w:r>
          <w:rPr>
            <w:noProof/>
            <w:webHidden/>
          </w:rPr>
          <w:fldChar w:fldCharType="end"/>
        </w:r>
      </w:hyperlink>
    </w:p>
    <w:p w:rsidR="00CC6E4C" w:rsidRDefault="00CC6E4C">
      <w:pPr>
        <w:pStyle w:val="TOC2"/>
        <w:tabs>
          <w:tab w:val="left" w:pos="880"/>
          <w:tab w:val="right" w:leader="dot" w:pos="11107"/>
        </w:tabs>
        <w:rPr>
          <w:rFonts w:asciiTheme="minorHAnsi" w:eastAsiaTheme="minorEastAsia" w:hAnsiTheme="minorHAnsi" w:cstheme="minorBidi"/>
          <w:i w:val="0"/>
          <w:noProof/>
          <w:sz w:val="22"/>
          <w:szCs w:val="22"/>
        </w:rPr>
      </w:pPr>
      <w:hyperlink w:anchor="_Toc35850674" w:history="1">
        <w:r w:rsidRPr="00FC2C34">
          <w:rPr>
            <w:rStyle w:val="Hyperlink"/>
            <w:noProof/>
          </w:rPr>
          <w:t>2.8</w:t>
        </w:r>
        <w:r>
          <w:rPr>
            <w:rFonts w:asciiTheme="minorHAnsi" w:eastAsiaTheme="minorEastAsia" w:hAnsiTheme="minorHAnsi" w:cstheme="minorBidi"/>
            <w:i w:val="0"/>
            <w:noProof/>
            <w:sz w:val="22"/>
            <w:szCs w:val="22"/>
          </w:rPr>
          <w:tab/>
        </w:r>
        <w:r w:rsidRPr="00FC2C34">
          <w:rPr>
            <w:rStyle w:val="Hyperlink"/>
            <w:noProof/>
          </w:rPr>
          <w:t>Reverse Video Camera (RVC) with Active Park Assist (APA) and Park Distance Control (PDC) Signal Interface</w:t>
        </w:r>
        <w:r>
          <w:rPr>
            <w:noProof/>
            <w:webHidden/>
          </w:rPr>
          <w:tab/>
        </w:r>
        <w:r>
          <w:rPr>
            <w:noProof/>
            <w:webHidden/>
          </w:rPr>
          <w:fldChar w:fldCharType="begin"/>
        </w:r>
        <w:r>
          <w:rPr>
            <w:noProof/>
            <w:webHidden/>
          </w:rPr>
          <w:instrText xml:space="preserve"> PAGEREF _Toc35850674 \h </w:instrText>
        </w:r>
        <w:r>
          <w:rPr>
            <w:noProof/>
            <w:webHidden/>
          </w:rPr>
        </w:r>
        <w:r>
          <w:rPr>
            <w:noProof/>
            <w:webHidden/>
          </w:rPr>
          <w:fldChar w:fldCharType="separate"/>
        </w:r>
        <w:r>
          <w:rPr>
            <w:noProof/>
            <w:webHidden/>
          </w:rPr>
          <w:t>115</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75" w:history="1">
        <w:r w:rsidRPr="00FC2C34">
          <w:rPr>
            <w:rStyle w:val="Hyperlink"/>
            <w:noProof/>
          </w:rPr>
          <w:t>2.8.1</w:t>
        </w:r>
        <w:r>
          <w:rPr>
            <w:rFonts w:asciiTheme="minorHAnsi" w:eastAsiaTheme="minorEastAsia" w:hAnsiTheme="minorHAnsi" w:cstheme="minorBidi"/>
            <w:noProof/>
            <w:sz w:val="22"/>
            <w:szCs w:val="22"/>
          </w:rPr>
          <w:tab/>
        </w:r>
        <w:r w:rsidRPr="00FC2C34">
          <w:rPr>
            <w:rStyle w:val="Hyperlink"/>
            <w:noProof/>
          </w:rPr>
          <w:t>Reverse Video Camera (RVC) with Active Park Assist (APA) and Park Distance Control (PDC) Signal List - Received by HMI from PAM</w:t>
        </w:r>
        <w:r>
          <w:rPr>
            <w:noProof/>
            <w:webHidden/>
          </w:rPr>
          <w:tab/>
        </w:r>
        <w:r>
          <w:rPr>
            <w:noProof/>
            <w:webHidden/>
          </w:rPr>
          <w:fldChar w:fldCharType="begin"/>
        </w:r>
        <w:r>
          <w:rPr>
            <w:noProof/>
            <w:webHidden/>
          </w:rPr>
          <w:instrText xml:space="preserve"> PAGEREF _Toc35850675 \h </w:instrText>
        </w:r>
        <w:r>
          <w:rPr>
            <w:noProof/>
            <w:webHidden/>
          </w:rPr>
        </w:r>
        <w:r>
          <w:rPr>
            <w:noProof/>
            <w:webHidden/>
          </w:rPr>
          <w:fldChar w:fldCharType="separate"/>
        </w:r>
        <w:r>
          <w:rPr>
            <w:noProof/>
            <w:webHidden/>
          </w:rPr>
          <w:t>115</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76" w:history="1">
        <w:r w:rsidRPr="00FC2C34">
          <w:rPr>
            <w:rStyle w:val="Hyperlink"/>
            <w:noProof/>
          </w:rPr>
          <w:t>2.8.2</w:t>
        </w:r>
        <w:r>
          <w:rPr>
            <w:rFonts w:asciiTheme="minorHAnsi" w:eastAsiaTheme="minorEastAsia" w:hAnsiTheme="minorHAnsi" w:cstheme="minorBidi"/>
            <w:noProof/>
            <w:sz w:val="22"/>
            <w:szCs w:val="22"/>
          </w:rPr>
          <w:tab/>
        </w:r>
        <w:r w:rsidRPr="00FC2C34">
          <w:rPr>
            <w:rStyle w:val="Hyperlink"/>
            <w:noProof/>
          </w:rPr>
          <w:t>Reverse Video Camera (RVC) with Active Park Assist (APA) and Park Distance Control (PDC) Signal List - HMI configuration</w:t>
        </w:r>
        <w:r>
          <w:rPr>
            <w:noProof/>
            <w:webHidden/>
          </w:rPr>
          <w:tab/>
        </w:r>
        <w:r>
          <w:rPr>
            <w:noProof/>
            <w:webHidden/>
          </w:rPr>
          <w:fldChar w:fldCharType="begin"/>
        </w:r>
        <w:r>
          <w:rPr>
            <w:noProof/>
            <w:webHidden/>
          </w:rPr>
          <w:instrText xml:space="preserve"> PAGEREF _Toc35850676 \h </w:instrText>
        </w:r>
        <w:r>
          <w:rPr>
            <w:noProof/>
            <w:webHidden/>
          </w:rPr>
        </w:r>
        <w:r>
          <w:rPr>
            <w:noProof/>
            <w:webHidden/>
          </w:rPr>
          <w:fldChar w:fldCharType="separate"/>
        </w:r>
        <w:r>
          <w:rPr>
            <w:noProof/>
            <w:webHidden/>
          </w:rPr>
          <w:t>115</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77" w:history="1">
        <w:r w:rsidRPr="00FC2C34">
          <w:rPr>
            <w:rStyle w:val="Hyperlink"/>
            <w:noProof/>
          </w:rPr>
          <w:t>2.8.3</w:t>
        </w:r>
        <w:r>
          <w:rPr>
            <w:rFonts w:asciiTheme="minorHAnsi" w:eastAsiaTheme="minorEastAsia" w:hAnsiTheme="minorHAnsi" w:cstheme="minorBidi"/>
            <w:noProof/>
            <w:sz w:val="22"/>
            <w:szCs w:val="22"/>
          </w:rPr>
          <w:tab/>
        </w:r>
        <w:r w:rsidRPr="00FC2C34">
          <w:rPr>
            <w:rStyle w:val="Hyperlink"/>
            <w:noProof/>
          </w:rPr>
          <w:t>Reverse Video Camera with Active Park Assist (APA) and Park Distance Control (PDC) Signal Processing</w:t>
        </w:r>
        <w:r>
          <w:rPr>
            <w:noProof/>
            <w:webHidden/>
          </w:rPr>
          <w:tab/>
        </w:r>
        <w:r>
          <w:rPr>
            <w:noProof/>
            <w:webHidden/>
          </w:rPr>
          <w:fldChar w:fldCharType="begin"/>
        </w:r>
        <w:r>
          <w:rPr>
            <w:noProof/>
            <w:webHidden/>
          </w:rPr>
          <w:instrText xml:space="preserve"> PAGEREF _Toc35850677 \h </w:instrText>
        </w:r>
        <w:r>
          <w:rPr>
            <w:noProof/>
            <w:webHidden/>
          </w:rPr>
        </w:r>
        <w:r>
          <w:rPr>
            <w:noProof/>
            <w:webHidden/>
          </w:rPr>
          <w:fldChar w:fldCharType="separate"/>
        </w:r>
        <w:r>
          <w:rPr>
            <w:noProof/>
            <w:webHidden/>
          </w:rPr>
          <w:t>116</w:t>
        </w:r>
        <w:r>
          <w:rPr>
            <w:noProof/>
            <w:webHidden/>
          </w:rPr>
          <w:fldChar w:fldCharType="end"/>
        </w:r>
      </w:hyperlink>
    </w:p>
    <w:p w:rsidR="00CC6E4C" w:rsidRDefault="00CC6E4C">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35850678" w:history="1">
        <w:r w:rsidRPr="00FC2C34">
          <w:rPr>
            <w:rStyle w:val="Hyperlink"/>
            <w:noProof/>
          </w:rPr>
          <w:t>3</w:t>
        </w:r>
        <w:r>
          <w:rPr>
            <w:rFonts w:asciiTheme="minorHAnsi" w:eastAsiaTheme="minorEastAsia" w:hAnsiTheme="minorHAnsi" w:cstheme="minorBidi"/>
            <w:b w:val="0"/>
            <w:smallCaps w:val="0"/>
            <w:noProof/>
            <w:sz w:val="22"/>
            <w:szCs w:val="22"/>
          </w:rPr>
          <w:tab/>
        </w:r>
        <w:r w:rsidRPr="00FC2C34">
          <w:rPr>
            <w:rStyle w:val="Hyperlink"/>
            <w:noProof/>
          </w:rPr>
          <w:t>Functional Definition</w:t>
        </w:r>
        <w:r>
          <w:rPr>
            <w:noProof/>
            <w:webHidden/>
          </w:rPr>
          <w:tab/>
        </w:r>
        <w:r>
          <w:rPr>
            <w:noProof/>
            <w:webHidden/>
          </w:rPr>
          <w:fldChar w:fldCharType="begin"/>
        </w:r>
        <w:r>
          <w:rPr>
            <w:noProof/>
            <w:webHidden/>
          </w:rPr>
          <w:instrText xml:space="preserve"> PAGEREF _Toc35850678 \h </w:instrText>
        </w:r>
        <w:r>
          <w:rPr>
            <w:noProof/>
            <w:webHidden/>
          </w:rPr>
        </w:r>
        <w:r>
          <w:rPr>
            <w:noProof/>
            <w:webHidden/>
          </w:rPr>
          <w:fldChar w:fldCharType="separate"/>
        </w:r>
        <w:r>
          <w:rPr>
            <w:noProof/>
            <w:webHidden/>
          </w:rPr>
          <w:t>131</w:t>
        </w:r>
        <w:r>
          <w:rPr>
            <w:noProof/>
            <w:webHidden/>
          </w:rPr>
          <w:fldChar w:fldCharType="end"/>
        </w:r>
      </w:hyperlink>
    </w:p>
    <w:p w:rsidR="00CC6E4C" w:rsidRDefault="00CC6E4C">
      <w:pPr>
        <w:pStyle w:val="TOC2"/>
        <w:tabs>
          <w:tab w:val="left" w:pos="880"/>
          <w:tab w:val="right" w:leader="dot" w:pos="11107"/>
        </w:tabs>
        <w:rPr>
          <w:rFonts w:asciiTheme="minorHAnsi" w:eastAsiaTheme="minorEastAsia" w:hAnsiTheme="minorHAnsi" w:cstheme="minorBidi"/>
          <w:i w:val="0"/>
          <w:noProof/>
          <w:sz w:val="22"/>
          <w:szCs w:val="22"/>
        </w:rPr>
      </w:pPr>
      <w:hyperlink w:anchor="_Toc35850679" w:history="1">
        <w:r w:rsidRPr="00FC2C34">
          <w:rPr>
            <w:rStyle w:val="Hyperlink"/>
            <w:noProof/>
          </w:rPr>
          <w:t>3.1</w:t>
        </w:r>
        <w:r>
          <w:rPr>
            <w:rFonts w:asciiTheme="minorHAnsi" w:eastAsiaTheme="minorEastAsia" w:hAnsiTheme="minorHAnsi" w:cstheme="minorBidi"/>
            <w:i w:val="0"/>
            <w:noProof/>
            <w:sz w:val="22"/>
            <w:szCs w:val="22"/>
          </w:rPr>
          <w:tab/>
        </w:r>
        <w:r w:rsidRPr="00FC2C34">
          <w:rPr>
            <w:rStyle w:val="Hyperlink"/>
            <w:noProof/>
          </w:rPr>
          <w:t>Active Park Assist Manager</w:t>
        </w:r>
        <w:r>
          <w:rPr>
            <w:noProof/>
            <w:webHidden/>
          </w:rPr>
          <w:tab/>
        </w:r>
        <w:r>
          <w:rPr>
            <w:noProof/>
            <w:webHidden/>
          </w:rPr>
          <w:fldChar w:fldCharType="begin"/>
        </w:r>
        <w:r>
          <w:rPr>
            <w:noProof/>
            <w:webHidden/>
          </w:rPr>
          <w:instrText xml:space="preserve"> PAGEREF _Toc35850679 \h </w:instrText>
        </w:r>
        <w:r>
          <w:rPr>
            <w:noProof/>
            <w:webHidden/>
          </w:rPr>
        </w:r>
        <w:r>
          <w:rPr>
            <w:noProof/>
            <w:webHidden/>
          </w:rPr>
          <w:fldChar w:fldCharType="separate"/>
        </w:r>
        <w:r>
          <w:rPr>
            <w:noProof/>
            <w:webHidden/>
          </w:rPr>
          <w:t>131</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80" w:history="1">
        <w:r w:rsidRPr="00FC2C34">
          <w:rPr>
            <w:rStyle w:val="Hyperlink"/>
            <w:noProof/>
          </w:rPr>
          <w:t>3.1.1</w:t>
        </w:r>
        <w:r>
          <w:rPr>
            <w:rFonts w:asciiTheme="minorHAnsi" w:eastAsiaTheme="minorEastAsia" w:hAnsiTheme="minorHAnsi" w:cstheme="minorBidi"/>
            <w:noProof/>
            <w:sz w:val="22"/>
            <w:szCs w:val="22"/>
          </w:rPr>
          <w:tab/>
        </w:r>
        <w:r w:rsidRPr="00FC2C34">
          <w:rPr>
            <w:rStyle w:val="Hyperlink"/>
            <w:noProof/>
          </w:rPr>
          <w:t>APAMv2-FUN-REQ-131088/A-Select Active Park Assist Mode</w:t>
        </w:r>
        <w:r>
          <w:rPr>
            <w:noProof/>
            <w:webHidden/>
          </w:rPr>
          <w:tab/>
        </w:r>
        <w:r>
          <w:rPr>
            <w:noProof/>
            <w:webHidden/>
          </w:rPr>
          <w:fldChar w:fldCharType="begin"/>
        </w:r>
        <w:r>
          <w:rPr>
            <w:noProof/>
            <w:webHidden/>
          </w:rPr>
          <w:instrText xml:space="preserve"> PAGEREF _Toc35850680 \h </w:instrText>
        </w:r>
        <w:r>
          <w:rPr>
            <w:noProof/>
            <w:webHidden/>
          </w:rPr>
        </w:r>
        <w:r>
          <w:rPr>
            <w:noProof/>
            <w:webHidden/>
          </w:rPr>
          <w:fldChar w:fldCharType="separate"/>
        </w:r>
        <w:r>
          <w:rPr>
            <w:noProof/>
            <w:webHidden/>
          </w:rPr>
          <w:t>131</w:t>
        </w:r>
        <w:r>
          <w:rPr>
            <w:noProof/>
            <w:webHidden/>
          </w:rPr>
          <w:fldChar w:fldCharType="end"/>
        </w:r>
      </w:hyperlink>
    </w:p>
    <w:p w:rsidR="00CC6E4C" w:rsidRDefault="00CC6E4C">
      <w:pPr>
        <w:pStyle w:val="TOC2"/>
        <w:tabs>
          <w:tab w:val="left" w:pos="880"/>
          <w:tab w:val="right" w:leader="dot" w:pos="11107"/>
        </w:tabs>
        <w:rPr>
          <w:rFonts w:asciiTheme="minorHAnsi" w:eastAsiaTheme="minorEastAsia" w:hAnsiTheme="minorHAnsi" w:cstheme="minorBidi"/>
          <w:i w:val="0"/>
          <w:noProof/>
          <w:sz w:val="22"/>
          <w:szCs w:val="22"/>
        </w:rPr>
      </w:pPr>
      <w:hyperlink w:anchor="_Toc35850681" w:history="1">
        <w:r w:rsidRPr="00FC2C34">
          <w:rPr>
            <w:rStyle w:val="Hyperlink"/>
            <w:noProof/>
          </w:rPr>
          <w:t>3.2</w:t>
        </w:r>
        <w:r>
          <w:rPr>
            <w:rFonts w:asciiTheme="minorHAnsi" w:eastAsiaTheme="minorEastAsia" w:hAnsiTheme="minorHAnsi" w:cstheme="minorBidi"/>
            <w:i w:val="0"/>
            <w:noProof/>
            <w:sz w:val="22"/>
            <w:szCs w:val="22"/>
          </w:rPr>
          <w:tab/>
        </w:r>
        <w:r w:rsidRPr="00FC2C34">
          <w:rPr>
            <w:rStyle w:val="Hyperlink"/>
            <w:noProof/>
          </w:rPr>
          <w:t>Active Park Assist</w:t>
        </w:r>
        <w:r>
          <w:rPr>
            <w:noProof/>
            <w:webHidden/>
          </w:rPr>
          <w:tab/>
        </w:r>
        <w:r>
          <w:rPr>
            <w:noProof/>
            <w:webHidden/>
          </w:rPr>
          <w:fldChar w:fldCharType="begin"/>
        </w:r>
        <w:r>
          <w:rPr>
            <w:noProof/>
            <w:webHidden/>
          </w:rPr>
          <w:instrText xml:space="preserve"> PAGEREF _Toc35850681 \h </w:instrText>
        </w:r>
        <w:r>
          <w:rPr>
            <w:noProof/>
            <w:webHidden/>
          </w:rPr>
        </w:r>
        <w:r>
          <w:rPr>
            <w:noProof/>
            <w:webHidden/>
          </w:rPr>
          <w:fldChar w:fldCharType="separate"/>
        </w:r>
        <w:r>
          <w:rPr>
            <w:noProof/>
            <w:webHidden/>
          </w:rPr>
          <w:t>136</w:t>
        </w:r>
        <w:r>
          <w:rPr>
            <w:noProof/>
            <w:webHidden/>
          </w:rPr>
          <w:fldChar w:fldCharType="end"/>
        </w:r>
      </w:hyperlink>
    </w:p>
    <w:p w:rsidR="00CC6E4C" w:rsidRDefault="00CC6E4C">
      <w:pPr>
        <w:pStyle w:val="TOC3"/>
        <w:tabs>
          <w:tab w:val="left" w:pos="1100"/>
          <w:tab w:val="right" w:leader="dot" w:pos="11107"/>
        </w:tabs>
        <w:rPr>
          <w:rFonts w:asciiTheme="minorHAnsi" w:eastAsiaTheme="minorEastAsia" w:hAnsiTheme="minorHAnsi" w:cstheme="minorBidi"/>
          <w:noProof/>
          <w:sz w:val="22"/>
          <w:szCs w:val="22"/>
        </w:rPr>
      </w:pPr>
      <w:hyperlink w:anchor="_Toc35850682" w:history="1">
        <w:r w:rsidRPr="00FC2C34">
          <w:rPr>
            <w:rStyle w:val="Hyperlink"/>
            <w:noProof/>
          </w:rPr>
          <w:t>3.2.1</w:t>
        </w:r>
        <w:r>
          <w:rPr>
            <w:rFonts w:asciiTheme="minorHAnsi" w:eastAsiaTheme="minorEastAsia" w:hAnsiTheme="minorHAnsi" w:cstheme="minorBidi"/>
            <w:noProof/>
            <w:sz w:val="22"/>
            <w:szCs w:val="22"/>
          </w:rPr>
          <w:tab/>
        </w:r>
        <w:r w:rsidRPr="00FC2C34">
          <w:rPr>
            <w:rStyle w:val="Hyperlink"/>
            <w:noProof/>
          </w:rPr>
          <w:t>APAv2-FUN-REQ-131658/A-Activate Active Park Assist</w:t>
        </w:r>
        <w:r>
          <w:rPr>
            <w:noProof/>
            <w:webHidden/>
          </w:rPr>
          <w:tab/>
        </w:r>
        <w:r>
          <w:rPr>
            <w:noProof/>
            <w:webHidden/>
          </w:rPr>
          <w:fldChar w:fldCharType="begin"/>
        </w:r>
        <w:r>
          <w:rPr>
            <w:noProof/>
            <w:webHidden/>
          </w:rPr>
          <w:instrText xml:space="preserve"> PAGEREF _Toc35850682 \h </w:instrText>
        </w:r>
        <w:r>
          <w:rPr>
            <w:noProof/>
            <w:webHidden/>
          </w:rPr>
        </w:r>
        <w:r>
          <w:rPr>
            <w:noProof/>
            <w:webHidden/>
          </w:rPr>
          <w:fldChar w:fldCharType="separate"/>
        </w:r>
        <w:r>
          <w:rPr>
            <w:noProof/>
            <w:webHidden/>
          </w:rPr>
          <w:t>136</w:t>
        </w:r>
        <w:r>
          <w:rPr>
            <w:noProof/>
            <w:webHidden/>
          </w:rPr>
          <w:fldChar w:fldCharType="end"/>
        </w:r>
      </w:hyperlink>
    </w:p>
    <w:p w:rsidR="00CC6E4C" w:rsidRDefault="00CC6E4C">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35850683" w:history="1">
        <w:r w:rsidRPr="00FC2C34">
          <w:rPr>
            <w:rStyle w:val="Hyperlink"/>
            <w:noProof/>
          </w:rPr>
          <w:t>4</w:t>
        </w:r>
        <w:r>
          <w:rPr>
            <w:rFonts w:asciiTheme="minorHAnsi" w:eastAsiaTheme="minorEastAsia" w:hAnsiTheme="minorHAnsi" w:cstheme="minorBidi"/>
            <w:b w:val="0"/>
            <w:smallCaps w:val="0"/>
            <w:noProof/>
            <w:sz w:val="22"/>
            <w:szCs w:val="22"/>
          </w:rPr>
          <w:tab/>
        </w:r>
        <w:r w:rsidRPr="00FC2C34">
          <w:rPr>
            <w:rStyle w:val="Hyperlink"/>
            <w:noProof/>
          </w:rPr>
          <w:t>Appendix: Reference Documents</w:t>
        </w:r>
        <w:r>
          <w:rPr>
            <w:noProof/>
            <w:webHidden/>
          </w:rPr>
          <w:tab/>
        </w:r>
        <w:r>
          <w:rPr>
            <w:noProof/>
            <w:webHidden/>
          </w:rPr>
          <w:fldChar w:fldCharType="begin"/>
        </w:r>
        <w:r>
          <w:rPr>
            <w:noProof/>
            <w:webHidden/>
          </w:rPr>
          <w:instrText xml:space="preserve"> PAGEREF _Toc35850683 \h </w:instrText>
        </w:r>
        <w:r>
          <w:rPr>
            <w:noProof/>
            <w:webHidden/>
          </w:rPr>
        </w:r>
        <w:r>
          <w:rPr>
            <w:noProof/>
            <w:webHidden/>
          </w:rPr>
          <w:fldChar w:fldCharType="separate"/>
        </w:r>
        <w:r>
          <w:rPr>
            <w:noProof/>
            <w:webHidden/>
          </w:rPr>
          <w:t>139</w:t>
        </w:r>
        <w:r>
          <w:rPr>
            <w:noProof/>
            <w:webHidden/>
          </w:rPr>
          <w:fldChar w:fldCharType="end"/>
        </w:r>
      </w:hyperlink>
    </w:p>
    <w:p w:rsidR="00227E8F" w:rsidRDefault="00935523">
      <w:pPr>
        <w:rPr>
          <w:b/>
          <w:sz w:val="36"/>
          <w:szCs w:val="36"/>
        </w:rPr>
      </w:pPr>
      <w:r>
        <w:rPr>
          <w:b/>
          <w:sz w:val="36"/>
          <w:szCs w:val="36"/>
        </w:rPr>
        <w:fldChar w:fldCharType="end"/>
      </w:r>
    </w:p>
    <w:p w:rsidR="00227E8F" w:rsidRDefault="00935523">
      <w:pPr>
        <w:rPr>
          <w:b/>
          <w:sz w:val="36"/>
          <w:szCs w:val="36"/>
        </w:rPr>
      </w:pPr>
    </w:p>
    <w:p w:rsidR="00406F39" w:rsidRDefault="00935523" w:rsidP="00CC6E4C">
      <w:pPr>
        <w:pStyle w:val="Heading1"/>
      </w:pPr>
      <w:bookmarkStart w:id="1" w:name="_Toc35850615"/>
      <w:r>
        <w:lastRenderedPageBreak/>
        <w:t>Architectural Design</w:t>
      </w:r>
      <w:bookmarkEnd w:id="1"/>
    </w:p>
    <w:p w:rsidR="00406F39" w:rsidRDefault="00935523" w:rsidP="00CC6E4C">
      <w:pPr>
        <w:pStyle w:val="Heading2"/>
      </w:pPr>
      <w:bookmarkStart w:id="2" w:name="_Toc35850616"/>
      <w:r w:rsidRPr="00B9479B">
        <w:t>APA-CLD-REQ-013903/A-Active Park Assist Manager Client (TcSE ROIN-205558-1)</w:t>
      </w:r>
      <w:bookmarkEnd w:id="2"/>
    </w:p>
    <w:p w:rsidR="00A46EE1" w:rsidRDefault="00935523">
      <w:pPr>
        <w:rPr>
          <w:rFonts w:cs="Arial"/>
          <w:szCs w:val="20"/>
        </w:rPr>
      </w:pPr>
      <w:r>
        <w:rPr>
          <w:rFonts w:cs="Arial"/>
          <w:szCs w:val="20"/>
        </w:rPr>
        <w:t>Responsibility: The ActiveParkAssistManagerClient is the interface of the Active Park Assist Manager (APAM) feature. The ActiveParkAssistManagerClient is responsible for di</w:t>
      </w:r>
      <w:r>
        <w:rPr>
          <w:rFonts w:cs="Arial"/>
          <w:szCs w:val="20"/>
        </w:rPr>
        <w:t>splaying the available Active Park Assist (APA) modes to the user. Additionally the ActiveParkAssistManagerClient accepts input from the driver for selection of the desired APA mode, and transmits the selection via CAN signal to the ActiveParkAssistManager</w:t>
      </w:r>
      <w:r>
        <w:rPr>
          <w:rFonts w:cs="Arial"/>
          <w:szCs w:val="20"/>
        </w:rPr>
        <w:t>Server.</w:t>
      </w:r>
    </w:p>
    <w:p w:rsidR="00A46EE1" w:rsidRDefault="00935523">
      <w:pPr>
        <w:rPr>
          <w:rFonts w:cs="Arial"/>
          <w:szCs w:val="20"/>
        </w:rPr>
      </w:pPr>
      <w:r>
        <w:rPr>
          <w:rFonts w:cs="Arial"/>
          <w:szCs w:val="20"/>
        </w:rPr>
        <w:t xml:space="preserve"> </w:t>
      </w:r>
    </w:p>
    <w:p w:rsidR="00A46EE1" w:rsidRDefault="00935523">
      <w:pPr>
        <w:rPr>
          <w:rFonts w:cs="Arial"/>
          <w:szCs w:val="20"/>
        </w:rPr>
      </w:pPr>
      <w:r>
        <w:rPr>
          <w:rFonts w:cs="Arial"/>
          <w:szCs w:val="20"/>
        </w:rPr>
        <w:t>Review the implementation guide/static view/block diagram to locate the ActiveParkAssistManagerClient object.</w:t>
      </w:r>
    </w:p>
    <w:p w:rsidR="00A46EE1" w:rsidRDefault="00A46EE1">
      <w:pPr>
        <w:rPr>
          <w:rFonts w:eastAsia="MS Mincho"/>
        </w:rPr>
      </w:pPr>
    </w:p>
    <w:p w:rsidR="00406F39" w:rsidRDefault="00935523" w:rsidP="00CC6E4C">
      <w:pPr>
        <w:pStyle w:val="Heading2"/>
      </w:pPr>
      <w:bookmarkStart w:id="3" w:name="_Toc35850617"/>
      <w:r w:rsidRPr="00B9479B">
        <w:t>APA-CLD-REQ-013965/A-Active Park Assist Client (TcSE ROIN-204023-1)</w:t>
      </w:r>
      <w:bookmarkEnd w:id="3"/>
    </w:p>
    <w:p w:rsidR="00A46EE1" w:rsidRDefault="00935523">
      <w:pPr>
        <w:rPr>
          <w:rFonts w:cs="Arial"/>
          <w:szCs w:val="20"/>
        </w:rPr>
      </w:pPr>
      <w:r>
        <w:rPr>
          <w:rFonts w:cs="Arial"/>
          <w:szCs w:val="20"/>
        </w:rPr>
        <w:t>Responsibility: The ActiveParkAssist</w:t>
      </w:r>
      <w:r>
        <w:rPr>
          <w:rFonts w:cs="Arial"/>
          <w:szCs w:val="20"/>
        </w:rPr>
        <w:t xml:space="preserve">Client is the interface of the Active Park Assist (APA) feature. The ActiveParkAssistClient is responsible for displaying the APA maneuver messages and/or graphics to driver during an APA session. </w:t>
      </w:r>
    </w:p>
    <w:p w:rsidR="00A46EE1" w:rsidRDefault="00A46EE1">
      <w:pPr>
        <w:rPr>
          <w:rFonts w:cs="Arial"/>
          <w:szCs w:val="20"/>
        </w:rPr>
      </w:pPr>
    </w:p>
    <w:p w:rsidR="00A46EE1" w:rsidRDefault="00935523">
      <w:pPr>
        <w:rPr>
          <w:rFonts w:cs="Arial"/>
          <w:szCs w:val="20"/>
        </w:rPr>
      </w:pPr>
      <w:r>
        <w:rPr>
          <w:rFonts w:cs="Arial"/>
          <w:szCs w:val="20"/>
        </w:rPr>
        <w:t>Review the implementation guide/static view/block diagram</w:t>
      </w:r>
      <w:r>
        <w:rPr>
          <w:rFonts w:cs="Arial"/>
          <w:szCs w:val="20"/>
        </w:rPr>
        <w:t xml:space="preserve"> to locate the ActiveParkAssistClient object.</w:t>
      </w:r>
    </w:p>
    <w:p w:rsidR="00A46EE1" w:rsidRDefault="00A46EE1">
      <w:pPr>
        <w:rPr>
          <w:rFonts w:eastAsia="MS Mincho" w:cs="Arial"/>
        </w:rPr>
      </w:pPr>
    </w:p>
    <w:p w:rsidR="00406F39" w:rsidRDefault="00935523" w:rsidP="00CC6E4C">
      <w:pPr>
        <w:pStyle w:val="Heading2"/>
      </w:pPr>
      <w:bookmarkStart w:id="4" w:name="_Toc35850618"/>
      <w:r>
        <w:t>ActiveParkAssistManagerClient Interface</w:t>
      </w:r>
      <w:bookmarkEnd w:id="4"/>
    </w:p>
    <w:p w:rsidR="00406F39" w:rsidRDefault="00935523" w:rsidP="00CC6E4C">
      <w:pPr>
        <w:pStyle w:val="Heading3"/>
      </w:pPr>
      <w:bookmarkStart w:id="5" w:name="_Toc35850619"/>
      <w:r w:rsidRPr="00B9479B">
        <w:t>APAM-IIR-REQ-013917/A-ActiveParkAssistManagerClient_Tx (TcSE ROIN-265660-1)</w:t>
      </w:r>
      <w:bookmarkEnd w:id="5"/>
    </w:p>
    <w:p w:rsidR="00406F39" w:rsidRDefault="00935523" w:rsidP="00CC6E4C">
      <w:pPr>
        <w:pStyle w:val="Heading4"/>
      </w:pPr>
      <w:r w:rsidRPr="00B9479B">
        <w:t>MD-REQ-013905/B-ApaMdeStat_D_RqDrv (TcSE ROIN-202254-2)</w:t>
      </w:r>
    </w:p>
    <w:p w:rsidR="00863E6E" w:rsidRDefault="00935523">
      <w:pPr>
        <w:rPr>
          <w:rFonts w:cs="Arial"/>
        </w:rPr>
      </w:pPr>
      <w:r>
        <w:rPr>
          <w:rFonts w:cs="Arial"/>
        </w:rPr>
        <w:t>Message Type: Request</w:t>
      </w:r>
    </w:p>
    <w:p w:rsidR="00863E6E" w:rsidRDefault="00935523">
      <w:pPr>
        <w:rPr>
          <w:rFonts w:cs="Arial"/>
        </w:rPr>
      </w:pPr>
    </w:p>
    <w:p w:rsidR="00863E6E" w:rsidRDefault="00935523">
      <w:pPr>
        <w:rPr>
          <w:rFonts w:cs="Arial"/>
        </w:rPr>
      </w:pPr>
      <w:r>
        <w:rPr>
          <w:rFonts w:cs="Arial"/>
        </w:rPr>
        <w:t xml:space="preserve">Represents a request from the Active Park Assist Manager Client to the Active Park Assist Manager Server to change the selected Active Park Assist mode . </w:t>
      </w:r>
    </w:p>
    <w:p w:rsidR="00863E6E" w:rsidRDefault="00935523">
      <w:pPr>
        <w:rPr>
          <w:rFonts w:cs="Arial"/>
        </w:rPr>
      </w:pPr>
    </w:p>
    <w:p w:rsidR="00863E6E" w:rsidRDefault="00935523">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762"/>
        <w:gridCol w:w="816"/>
        <w:gridCol w:w="4341"/>
      </w:tblGrid>
      <w:tr w:rsidR="00863E6E">
        <w:trPr>
          <w:jc w:val="center"/>
        </w:trPr>
        <w:tc>
          <w:tcPr>
            <w:tcW w:w="816" w:type="dxa"/>
            <w:tcBorders>
              <w:top w:val="single" w:sz="4" w:space="0" w:color="auto"/>
              <w:left w:val="single" w:sz="4" w:space="0" w:color="auto"/>
              <w:bottom w:val="single" w:sz="4" w:space="0" w:color="auto"/>
              <w:right w:val="single" w:sz="4" w:space="0" w:color="auto"/>
            </w:tcBorders>
            <w:hideMark/>
          </w:tcPr>
          <w:p w:rsidR="00863E6E" w:rsidRDefault="00935523">
            <w:pPr>
              <w:rPr>
                <w:rFonts w:cs="Arial"/>
                <w:b/>
              </w:rPr>
            </w:pPr>
            <w:r>
              <w:rPr>
                <w:rFonts w:cs="Arial"/>
                <w:b/>
              </w:rPr>
              <w:t>Name</w:t>
            </w:r>
          </w:p>
        </w:tc>
        <w:tc>
          <w:tcPr>
            <w:tcW w:w="1762" w:type="dxa"/>
            <w:tcBorders>
              <w:top w:val="single" w:sz="4" w:space="0" w:color="auto"/>
              <w:left w:val="single" w:sz="4" w:space="0" w:color="auto"/>
              <w:bottom w:val="single" w:sz="4" w:space="0" w:color="auto"/>
              <w:right w:val="single" w:sz="4" w:space="0" w:color="auto"/>
            </w:tcBorders>
            <w:hideMark/>
          </w:tcPr>
          <w:p w:rsidR="00863E6E" w:rsidRDefault="00935523">
            <w:pPr>
              <w:rPr>
                <w:rFonts w:cs="Arial"/>
                <w:b/>
              </w:rPr>
            </w:pPr>
            <w:r>
              <w:rPr>
                <w:rFonts w:cs="Arial"/>
                <w:b/>
              </w:rPr>
              <w:t>Literals</w:t>
            </w:r>
          </w:p>
        </w:tc>
        <w:tc>
          <w:tcPr>
            <w:tcW w:w="816" w:type="dxa"/>
            <w:tcBorders>
              <w:top w:val="single" w:sz="4" w:space="0" w:color="auto"/>
              <w:left w:val="single" w:sz="4" w:space="0" w:color="auto"/>
              <w:bottom w:val="single" w:sz="4" w:space="0" w:color="auto"/>
              <w:right w:val="single" w:sz="4" w:space="0" w:color="auto"/>
            </w:tcBorders>
            <w:hideMark/>
          </w:tcPr>
          <w:p w:rsidR="00863E6E" w:rsidRDefault="00935523">
            <w:pPr>
              <w:rPr>
                <w:rFonts w:cs="Arial"/>
                <w:b/>
              </w:rPr>
            </w:pPr>
            <w:r>
              <w:rPr>
                <w:rFonts w:cs="Arial"/>
                <w:b/>
              </w:rPr>
              <w:t>Value</w:t>
            </w:r>
          </w:p>
        </w:tc>
        <w:tc>
          <w:tcPr>
            <w:tcW w:w="4341" w:type="dxa"/>
            <w:tcBorders>
              <w:top w:val="single" w:sz="4" w:space="0" w:color="auto"/>
              <w:left w:val="single" w:sz="4" w:space="0" w:color="auto"/>
              <w:bottom w:val="single" w:sz="4" w:space="0" w:color="auto"/>
              <w:right w:val="single" w:sz="4" w:space="0" w:color="auto"/>
            </w:tcBorders>
            <w:hideMark/>
          </w:tcPr>
          <w:p w:rsidR="00863E6E" w:rsidRDefault="00935523">
            <w:pPr>
              <w:rPr>
                <w:rFonts w:cs="Arial"/>
                <w:b/>
              </w:rPr>
            </w:pPr>
            <w:r>
              <w:rPr>
                <w:rFonts w:cs="Arial"/>
                <w:b/>
              </w:rPr>
              <w:t>Description</w:t>
            </w:r>
          </w:p>
        </w:tc>
      </w:tr>
      <w:tr w:rsidR="00863E6E">
        <w:trPr>
          <w:jc w:val="center"/>
        </w:trPr>
        <w:tc>
          <w:tcPr>
            <w:tcW w:w="816" w:type="dxa"/>
            <w:tcBorders>
              <w:top w:val="single" w:sz="4" w:space="0" w:color="auto"/>
              <w:left w:val="single" w:sz="4" w:space="0" w:color="auto"/>
              <w:bottom w:val="single" w:sz="4" w:space="0" w:color="auto"/>
              <w:right w:val="single" w:sz="4" w:space="0" w:color="auto"/>
            </w:tcBorders>
            <w:hideMark/>
          </w:tcPr>
          <w:p w:rsidR="00863E6E" w:rsidRDefault="00935523">
            <w:pPr>
              <w:rPr>
                <w:rFonts w:cs="Arial"/>
              </w:rPr>
            </w:pPr>
            <w:r>
              <w:rPr>
                <w:rFonts w:cs="Arial"/>
              </w:rPr>
              <w:t>Type</w:t>
            </w:r>
          </w:p>
        </w:tc>
        <w:tc>
          <w:tcPr>
            <w:tcW w:w="1762" w:type="dxa"/>
            <w:tcBorders>
              <w:top w:val="single" w:sz="4" w:space="0" w:color="auto"/>
              <w:left w:val="single" w:sz="4" w:space="0" w:color="auto"/>
              <w:bottom w:val="single" w:sz="4" w:space="0" w:color="auto"/>
              <w:right w:val="single" w:sz="4" w:space="0" w:color="auto"/>
            </w:tcBorders>
            <w:hideMark/>
          </w:tcPr>
          <w:p w:rsidR="00863E6E" w:rsidRDefault="00935523">
            <w:pPr>
              <w:rPr>
                <w:rFonts w:cs="Arial"/>
              </w:rPr>
            </w:pPr>
            <w:r>
              <w:rPr>
                <w:rFonts w:cs="Arial"/>
              </w:rPr>
              <w:t>-</w:t>
            </w:r>
          </w:p>
        </w:tc>
        <w:tc>
          <w:tcPr>
            <w:tcW w:w="816" w:type="dxa"/>
            <w:tcBorders>
              <w:top w:val="single" w:sz="4" w:space="0" w:color="auto"/>
              <w:left w:val="single" w:sz="4" w:space="0" w:color="auto"/>
              <w:bottom w:val="single" w:sz="4" w:space="0" w:color="auto"/>
              <w:right w:val="single" w:sz="4" w:space="0" w:color="auto"/>
            </w:tcBorders>
            <w:hideMark/>
          </w:tcPr>
          <w:p w:rsidR="00863E6E" w:rsidRDefault="00935523">
            <w:pPr>
              <w:rPr>
                <w:rFonts w:cs="Arial"/>
              </w:rPr>
            </w:pPr>
            <w:r>
              <w:rPr>
                <w:rFonts w:cs="Arial"/>
              </w:rPr>
              <w:t>-</w:t>
            </w:r>
          </w:p>
        </w:tc>
        <w:tc>
          <w:tcPr>
            <w:tcW w:w="4341" w:type="dxa"/>
            <w:tcBorders>
              <w:top w:val="single" w:sz="4" w:space="0" w:color="auto"/>
              <w:left w:val="single" w:sz="4" w:space="0" w:color="auto"/>
              <w:bottom w:val="single" w:sz="4" w:space="0" w:color="auto"/>
              <w:right w:val="single" w:sz="4" w:space="0" w:color="auto"/>
            </w:tcBorders>
            <w:hideMark/>
          </w:tcPr>
          <w:p w:rsidR="00863E6E" w:rsidRDefault="00935523">
            <w:pPr>
              <w:rPr>
                <w:rFonts w:cs="Arial"/>
              </w:rPr>
            </w:pPr>
            <w:r>
              <w:rPr>
                <w:rFonts w:cs="Arial"/>
              </w:rPr>
              <w:t>Request for Active Park Assist mode change.</w:t>
            </w:r>
          </w:p>
        </w:tc>
      </w:tr>
      <w:tr w:rsidR="00164118" w:rsidTr="00337A4A">
        <w:trPr>
          <w:jc w:val="center"/>
        </w:trPr>
        <w:tc>
          <w:tcPr>
            <w:tcW w:w="816" w:type="dxa"/>
            <w:tcBorders>
              <w:top w:val="single" w:sz="4" w:space="0" w:color="auto"/>
              <w:left w:val="single" w:sz="4" w:space="0" w:color="auto"/>
              <w:bottom w:val="single" w:sz="4" w:space="0" w:color="auto"/>
              <w:right w:val="single" w:sz="4" w:space="0" w:color="auto"/>
            </w:tcBorders>
          </w:tcPr>
          <w:p w:rsidR="00164118"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164118" w:rsidRDefault="00935523">
            <w:pPr>
              <w:jc w:val="center"/>
              <w:rPr>
                <w:rFonts w:eastAsiaTheme="minorHAnsi" w:cs="Arial"/>
                <w:color w:val="000000"/>
              </w:rPr>
            </w:pPr>
            <w:r>
              <w:rPr>
                <w:rFonts w:cs="Arial"/>
                <w:color w:val="000000"/>
              </w:rPr>
              <w:t>Inactive</w:t>
            </w:r>
          </w:p>
        </w:tc>
        <w:tc>
          <w:tcPr>
            <w:tcW w:w="816" w:type="dxa"/>
            <w:tcBorders>
              <w:top w:val="single" w:sz="4" w:space="0" w:color="auto"/>
              <w:left w:val="single" w:sz="4" w:space="0" w:color="auto"/>
              <w:bottom w:val="single" w:sz="4" w:space="0" w:color="auto"/>
              <w:right w:val="single" w:sz="4" w:space="0" w:color="auto"/>
            </w:tcBorders>
            <w:vAlign w:val="center"/>
            <w:hideMark/>
          </w:tcPr>
          <w:p w:rsidR="00164118" w:rsidRDefault="00935523">
            <w:pPr>
              <w:jc w:val="center"/>
              <w:rPr>
                <w:rFonts w:eastAsiaTheme="minorHAnsi" w:cs="Arial"/>
                <w:color w:val="000000"/>
              </w:rPr>
            </w:pPr>
            <w:r>
              <w:rPr>
                <w:rFonts w:cs="Arial"/>
                <w:color w:val="000000"/>
              </w:rPr>
              <w:t>0x0</w:t>
            </w:r>
          </w:p>
        </w:tc>
        <w:tc>
          <w:tcPr>
            <w:tcW w:w="4341" w:type="dxa"/>
            <w:tcBorders>
              <w:top w:val="single" w:sz="4" w:space="0" w:color="auto"/>
              <w:left w:val="single" w:sz="4" w:space="0" w:color="auto"/>
              <w:bottom w:val="single" w:sz="4" w:space="0" w:color="auto"/>
              <w:right w:val="single" w:sz="4" w:space="0" w:color="auto"/>
            </w:tcBorders>
          </w:tcPr>
          <w:p w:rsidR="00164118" w:rsidRDefault="00935523">
            <w:pPr>
              <w:rPr>
                <w:rFonts w:cs="Arial"/>
              </w:rPr>
            </w:pPr>
          </w:p>
        </w:tc>
      </w:tr>
      <w:tr w:rsidR="00164118" w:rsidTr="00337A4A">
        <w:trPr>
          <w:jc w:val="center"/>
        </w:trPr>
        <w:tc>
          <w:tcPr>
            <w:tcW w:w="816" w:type="dxa"/>
            <w:tcBorders>
              <w:top w:val="single" w:sz="4" w:space="0" w:color="auto"/>
              <w:left w:val="single" w:sz="4" w:space="0" w:color="auto"/>
              <w:bottom w:val="single" w:sz="4" w:space="0" w:color="auto"/>
              <w:right w:val="single" w:sz="4" w:space="0" w:color="auto"/>
            </w:tcBorders>
          </w:tcPr>
          <w:p w:rsidR="00164118"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164118" w:rsidRDefault="00935523">
            <w:pPr>
              <w:jc w:val="center"/>
              <w:rPr>
                <w:rFonts w:eastAsiaTheme="minorHAnsi" w:cs="Arial"/>
                <w:color w:val="000000"/>
              </w:rPr>
            </w:pPr>
            <w:r>
              <w:rPr>
                <w:rFonts w:cs="Arial"/>
                <w:color w:val="000000"/>
              </w:rPr>
              <w:t>SAPP</w:t>
            </w:r>
          </w:p>
        </w:tc>
        <w:tc>
          <w:tcPr>
            <w:tcW w:w="816" w:type="dxa"/>
            <w:tcBorders>
              <w:top w:val="single" w:sz="4" w:space="0" w:color="auto"/>
              <w:left w:val="single" w:sz="4" w:space="0" w:color="auto"/>
              <w:bottom w:val="single" w:sz="4" w:space="0" w:color="auto"/>
              <w:right w:val="single" w:sz="4" w:space="0" w:color="auto"/>
            </w:tcBorders>
            <w:vAlign w:val="center"/>
            <w:hideMark/>
          </w:tcPr>
          <w:p w:rsidR="00164118" w:rsidRDefault="00935523">
            <w:pPr>
              <w:jc w:val="center"/>
              <w:rPr>
                <w:rFonts w:eastAsiaTheme="minorHAnsi" w:cs="Arial"/>
                <w:color w:val="000000"/>
              </w:rPr>
            </w:pPr>
            <w:r>
              <w:rPr>
                <w:rFonts w:cs="Arial"/>
                <w:color w:val="000000"/>
              </w:rPr>
              <w:t>0x1</w:t>
            </w:r>
          </w:p>
        </w:tc>
        <w:tc>
          <w:tcPr>
            <w:tcW w:w="4341" w:type="dxa"/>
            <w:tcBorders>
              <w:top w:val="single" w:sz="4" w:space="0" w:color="auto"/>
              <w:left w:val="single" w:sz="4" w:space="0" w:color="auto"/>
              <w:bottom w:val="single" w:sz="4" w:space="0" w:color="auto"/>
              <w:right w:val="single" w:sz="4" w:space="0" w:color="auto"/>
            </w:tcBorders>
          </w:tcPr>
          <w:p w:rsidR="00164118" w:rsidRDefault="00935523">
            <w:pPr>
              <w:rPr>
                <w:rFonts w:cs="Arial"/>
              </w:rPr>
            </w:pPr>
          </w:p>
        </w:tc>
      </w:tr>
      <w:tr w:rsidR="00164118" w:rsidTr="00337A4A">
        <w:trPr>
          <w:jc w:val="center"/>
        </w:trPr>
        <w:tc>
          <w:tcPr>
            <w:tcW w:w="816" w:type="dxa"/>
            <w:tcBorders>
              <w:top w:val="single" w:sz="4" w:space="0" w:color="auto"/>
              <w:left w:val="single" w:sz="4" w:space="0" w:color="auto"/>
              <w:bottom w:val="single" w:sz="4" w:space="0" w:color="auto"/>
              <w:right w:val="single" w:sz="4" w:space="0" w:color="auto"/>
            </w:tcBorders>
          </w:tcPr>
          <w:p w:rsidR="00164118"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164118" w:rsidRDefault="00935523">
            <w:pPr>
              <w:jc w:val="center"/>
              <w:rPr>
                <w:rFonts w:eastAsiaTheme="minorHAnsi" w:cs="Arial"/>
                <w:color w:val="000000"/>
              </w:rPr>
            </w:pPr>
            <w:r>
              <w:rPr>
                <w:rFonts w:cs="Arial"/>
                <w:color w:val="000000"/>
              </w:rPr>
              <w:t>PPA</w:t>
            </w:r>
          </w:p>
        </w:tc>
        <w:tc>
          <w:tcPr>
            <w:tcW w:w="816" w:type="dxa"/>
            <w:tcBorders>
              <w:top w:val="single" w:sz="4" w:space="0" w:color="auto"/>
              <w:left w:val="single" w:sz="4" w:space="0" w:color="auto"/>
              <w:bottom w:val="single" w:sz="4" w:space="0" w:color="auto"/>
              <w:right w:val="single" w:sz="4" w:space="0" w:color="auto"/>
            </w:tcBorders>
            <w:vAlign w:val="center"/>
            <w:hideMark/>
          </w:tcPr>
          <w:p w:rsidR="00164118" w:rsidRDefault="00935523">
            <w:pPr>
              <w:jc w:val="center"/>
              <w:rPr>
                <w:rFonts w:eastAsiaTheme="minorHAnsi" w:cs="Arial"/>
                <w:color w:val="000000"/>
              </w:rPr>
            </w:pPr>
            <w:r>
              <w:rPr>
                <w:rFonts w:cs="Arial"/>
                <w:color w:val="000000"/>
              </w:rPr>
              <w:t>0x2</w:t>
            </w:r>
          </w:p>
        </w:tc>
        <w:tc>
          <w:tcPr>
            <w:tcW w:w="4341" w:type="dxa"/>
            <w:tcBorders>
              <w:top w:val="single" w:sz="4" w:space="0" w:color="auto"/>
              <w:left w:val="single" w:sz="4" w:space="0" w:color="auto"/>
              <w:bottom w:val="single" w:sz="4" w:space="0" w:color="auto"/>
              <w:right w:val="single" w:sz="4" w:space="0" w:color="auto"/>
            </w:tcBorders>
          </w:tcPr>
          <w:p w:rsidR="00164118" w:rsidRDefault="00935523">
            <w:pPr>
              <w:rPr>
                <w:rFonts w:cs="Arial"/>
              </w:rPr>
            </w:pPr>
          </w:p>
        </w:tc>
      </w:tr>
      <w:tr w:rsidR="00164118" w:rsidTr="00337A4A">
        <w:trPr>
          <w:jc w:val="center"/>
        </w:trPr>
        <w:tc>
          <w:tcPr>
            <w:tcW w:w="816" w:type="dxa"/>
            <w:tcBorders>
              <w:top w:val="single" w:sz="4" w:space="0" w:color="auto"/>
              <w:left w:val="single" w:sz="4" w:space="0" w:color="auto"/>
              <w:bottom w:val="single" w:sz="4" w:space="0" w:color="auto"/>
              <w:right w:val="single" w:sz="4" w:space="0" w:color="auto"/>
            </w:tcBorders>
          </w:tcPr>
          <w:p w:rsidR="00164118"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164118" w:rsidRDefault="00935523">
            <w:pPr>
              <w:jc w:val="center"/>
              <w:rPr>
                <w:rFonts w:eastAsiaTheme="minorHAnsi" w:cs="Arial"/>
                <w:color w:val="000000"/>
              </w:rPr>
            </w:pPr>
            <w:r>
              <w:rPr>
                <w:rFonts w:cs="Arial"/>
                <w:color w:val="000000"/>
              </w:rPr>
              <w:t>POA</w:t>
            </w:r>
          </w:p>
        </w:tc>
        <w:tc>
          <w:tcPr>
            <w:tcW w:w="816" w:type="dxa"/>
            <w:tcBorders>
              <w:top w:val="single" w:sz="4" w:space="0" w:color="auto"/>
              <w:left w:val="single" w:sz="4" w:space="0" w:color="auto"/>
              <w:bottom w:val="single" w:sz="4" w:space="0" w:color="auto"/>
              <w:right w:val="single" w:sz="4" w:space="0" w:color="auto"/>
            </w:tcBorders>
            <w:vAlign w:val="center"/>
            <w:hideMark/>
          </w:tcPr>
          <w:p w:rsidR="00164118" w:rsidRDefault="00935523">
            <w:pPr>
              <w:jc w:val="center"/>
              <w:rPr>
                <w:rFonts w:eastAsiaTheme="minorHAnsi" w:cs="Arial"/>
                <w:color w:val="000000"/>
              </w:rPr>
            </w:pPr>
            <w:r>
              <w:rPr>
                <w:rFonts w:cs="Arial"/>
                <w:color w:val="000000"/>
              </w:rPr>
              <w:t>0x3</w:t>
            </w:r>
          </w:p>
        </w:tc>
        <w:tc>
          <w:tcPr>
            <w:tcW w:w="4341" w:type="dxa"/>
            <w:tcBorders>
              <w:top w:val="single" w:sz="4" w:space="0" w:color="auto"/>
              <w:left w:val="single" w:sz="4" w:space="0" w:color="auto"/>
              <w:bottom w:val="single" w:sz="4" w:space="0" w:color="auto"/>
              <w:right w:val="single" w:sz="4" w:space="0" w:color="auto"/>
            </w:tcBorders>
          </w:tcPr>
          <w:p w:rsidR="00164118" w:rsidRDefault="00935523">
            <w:pPr>
              <w:rPr>
                <w:rFonts w:cs="Arial"/>
              </w:rPr>
            </w:pPr>
          </w:p>
        </w:tc>
      </w:tr>
      <w:tr w:rsidR="00164118" w:rsidTr="00337A4A">
        <w:trPr>
          <w:jc w:val="center"/>
        </w:trPr>
        <w:tc>
          <w:tcPr>
            <w:tcW w:w="816" w:type="dxa"/>
            <w:tcBorders>
              <w:top w:val="single" w:sz="4" w:space="0" w:color="auto"/>
              <w:left w:val="single" w:sz="4" w:space="0" w:color="auto"/>
              <w:bottom w:val="single" w:sz="4" w:space="0" w:color="auto"/>
              <w:right w:val="single" w:sz="4" w:space="0" w:color="auto"/>
            </w:tcBorders>
          </w:tcPr>
          <w:p w:rsidR="00164118"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164118" w:rsidRDefault="00935523">
            <w:pPr>
              <w:jc w:val="center"/>
              <w:rPr>
                <w:rFonts w:eastAsiaTheme="minorHAnsi" w:cs="Arial"/>
                <w:color w:val="000000"/>
              </w:rPr>
            </w:pPr>
            <w:r>
              <w:rPr>
                <w:rFonts w:cs="Arial"/>
                <w:color w:val="000000"/>
              </w:rPr>
              <w:t>NotUsed1</w:t>
            </w:r>
          </w:p>
        </w:tc>
        <w:tc>
          <w:tcPr>
            <w:tcW w:w="816" w:type="dxa"/>
            <w:tcBorders>
              <w:top w:val="single" w:sz="4" w:space="0" w:color="auto"/>
              <w:left w:val="single" w:sz="4" w:space="0" w:color="auto"/>
              <w:bottom w:val="single" w:sz="4" w:space="0" w:color="auto"/>
              <w:right w:val="single" w:sz="4" w:space="0" w:color="auto"/>
            </w:tcBorders>
            <w:vAlign w:val="center"/>
            <w:hideMark/>
          </w:tcPr>
          <w:p w:rsidR="00164118" w:rsidRDefault="00935523">
            <w:pPr>
              <w:jc w:val="center"/>
              <w:rPr>
                <w:rFonts w:eastAsiaTheme="minorHAnsi" w:cs="Arial"/>
                <w:color w:val="000000"/>
              </w:rPr>
            </w:pPr>
            <w:r>
              <w:rPr>
                <w:rFonts w:cs="Arial"/>
                <w:color w:val="000000"/>
              </w:rPr>
              <w:t>0x4</w:t>
            </w:r>
          </w:p>
        </w:tc>
        <w:tc>
          <w:tcPr>
            <w:tcW w:w="4341" w:type="dxa"/>
            <w:tcBorders>
              <w:top w:val="single" w:sz="4" w:space="0" w:color="auto"/>
              <w:left w:val="single" w:sz="4" w:space="0" w:color="auto"/>
              <w:bottom w:val="single" w:sz="4" w:space="0" w:color="auto"/>
              <w:right w:val="single" w:sz="4" w:space="0" w:color="auto"/>
            </w:tcBorders>
          </w:tcPr>
          <w:p w:rsidR="00164118" w:rsidRDefault="00935523">
            <w:pPr>
              <w:rPr>
                <w:rFonts w:cs="Arial"/>
              </w:rPr>
            </w:pPr>
          </w:p>
        </w:tc>
      </w:tr>
      <w:tr w:rsidR="00164118" w:rsidTr="00337A4A">
        <w:trPr>
          <w:jc w:val="center"/>
        </w:trPr>
        <w:tc>
          <w:tcPr>
            <w:tcW w:w="816" w:type="dxa"/>
            <w:tcBorders>
              <w:top w:val="single" w:sz="4" w:space="0" w:color="auto"/>
              <w:left w:val="single" w:sz="4" w:space="0" w:color="auto"/>
              <w:bottom w:val="single" w:sz="4" w:space="0" w:color="auto"/>
              <w:right w:val="single" w:sz="4" w:space="0" w:color="auto"/>
            </w:tcBorders>
          </w:tcPr>
          <w:p w:rsidR="00164118"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164118" w:rsidRDefault="00935523">
            <w:pPr>
              <w:jc w:val="center"/>
              <w:rPr>
                <w:rFonts w:eastAsiaTheme="minorHAnsi" w:cs="Arial"/>
                <w:color w:val="000000"/>
              </w:rPr>
            </w:pPr>
            <w:r>
              <w:rPr>
                <w:rFonts w:cs="Arial"/>
                <w:color w:val="000000"/>
              </w:rPr>
              <w:t>NotUsed2</w:t>
            </w:r>
          </w:p>
        </w:tc>
        <w:tc>
          <w:tcPr>
            <w:tcW w:w="816" w:type="dxa"/>
            <w:tcBorders>
              <w:top w:val="single" w:sz="4" w:space="0" w:color="auto"/>
              <w:left w:val="single" w:sz="4" w:space="0" w:color="auto"/>
              <w:bottom w:val="single" w:sz="4" w:space="0" w:color="auto"/>
              <w:right w:val="single" w:sz="4" w:space="0" w:color="auto"/>
            </w:tcBorders>
            <w:vAlign w:val="center"/>
            <w:hideMark/>
          </w:tcPr>
          <w:p w:rsidR="00164118" w:rsidRDefault="00935523">
            <w:pPr>
              <w:jc w:val="center"/>
              <w:rPr>
                <w:rFonts w:eastAsiaTheme="minorHAnsi" w:cs="Arial"/>
                <w:color w:val="000000"/>
              </w:rPr>
            </w:pPr>
            <w:r>
              <w:rPr>
                <w:rFonts w:cs="Arial"/>
                <w:color w:val="000000"/>
              </w:rPr>
              <w:t>0x5</w:t>
            </w:r>
          </w:p>
        </w:tc>
        <w:tc>
          <w:tcPr>
            <w:tcW w:w="4341" w:type="dxa"/>
            <w:tcBorders>
              <w:top w:val="single" w:sz="4" w:space="0" w:color="auto"/>
              <w:left w:val="single" w:sz="4" w:space="0" w:color="auto"/>
              <w:bottom w:val="single" w:sz="4" w:space="0" w:color="auto"/>
              <w:right w:val="single" w:sz="4" w:space="0" w:color="auto"/>
            </w:tcBorders>
          </w:tcPr>
          <w:p w:rsidR="00164118" w:rsidRDefault="00935523">
            <w:pPr>
              <w:rPr>
                <w:rFonts w:cs="Arial"/>
              </w:rPr>
            </w:pPr>
          </w:p>
        </w:tc>
      </w:tr>
      <w:tr w:rsidR="00164118" w:rsidTr="00337A4A">
        <w:trPr>
          <w:jc w:val="center"/>
        </w:trPr>
        <w:tc>
          <w:tcPr>
            <w:tcW w:w="816" w:type="dxa"/>
            <w:tcBorders>
              <w:top w:val="single" w:sz="4" w:space="0" w:color="auto"/>
              <w:left w:val="single" w:sz="4" w:space="0" w:color="auto"/>
              <w:bottom w:val="single" w:sz="4" w:space="0" w:color="auto"/>
              <w:right w:val="single" w:sz="4" w:space="0" w:color="auto"/>
            </w:tcBorders>
          </w:tcPr>
          <w:p w:rsidR="00164118"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164118" w:rsidRDefault="00935523">
            <w:pPr>
              <w:jc w:val="center"/>
              <w:rPr>
                <w:rFonts w:eastAsiaTheme="minorHAnsi" w:cs="Arial"/>
                <w:color w:val="000000"/>
              </w:rPr>
            </w:pPr>
            <w:r>
              <w:rPr>
                <w:rFonts w:cs="Arial"/>
                <w:color w:val="000000"/>
              </w:rPr>
              <w:t>Off</w:t>
            </w:r>
          </w:p>
        </w:tc>
        <w:tc>
          <w:tcPr>
            <w:tcW w:w="816" w:type="dxa"/>
            <w:tcBorders>
              <w:top w:val="single" w:sz="4" w:space="0" w:color="auto"/>
              <w:left w:val="single" w:sz="4" w:space="0" w:color="auto"/>
              <w:bottom w:val="single" w:sz="4" w:space="0" w:color="auto"/>
              <w:right w:val="single" w:sz="4" w:space="0" w:color="auto"/>
            </w:tcBorders>
            <w:vAlign w:val="center"/>
            <w:hideMark/>
          </w:tcPr>
          <w:p w:rsidR="00164118" w:rsidRDefault="00935523">
            <w:pPr>
              <w:jc w:val="center"/>
              <w:rPr>
                <w:rFonts w:eastAsiaTheme="minorHAnsi" w:cs="Arial"/>
                <w:color w:val="000000"/>
              </w:rPr>
            </w:pPr>
            <w:r>
              <w:rPr>
                <w:rFonts w:cs="Arial"/>
                <w:color w:val="000000"/>
              </w:rPr>
              <w:t>0x6</w:t>
            </w:r>
          </w:p>
        </w:tc>
        <w:tc>
          <w:tcPr>
            <w:tcW w:w="4341" w:type="dxa"/>
            <w:tcBorders>
              <w:top w:val="single" w:sz="4" w:space="0" w:color="auto"/>
              <w:left w:val="single" w:sz="4" w:space="0" w:color="auto"/>
              <w:bottom w:val="single" w:sz="4" w:space="0" w:color="auto"/>
              <w:right w:val="single" w:sz="4" w:space="0" w:color="auto"/>
            </w:tcBorders>
          </w:tcPr>
          <w:p w:rsidR="00164118" w:rsidRDefault="00935523">
            <w:pPr>
              <w:rPr>
                <w:rFonts w:cs="Arial"/>
              </w:rPr>
            </w:pPr>
          </w:p>
        </w:tc>
      </w:tr>
      <w:tr w:rsidR="00164118" w:rsidTr="00337A4A">
        <w:trPr>
          <w:jc w:val="center"/>
        </w:trPr>
        <w:tc>
          <w:tcPr>
            <w:tcW w:w="816" w:type="dxa"/>
            <w:tcBorders>
              <w:top w:val="single" w:sz="4" w:space="0" w:color="auto"/>
              <w:left w:val="single" w:sz="4" w:space="0" w:color="auto"/>
              <w:bottom w:val="single" w:sz="4" w:space="0" w:color="auto"/>
              <w:right w:val="single" w:sz="4" w:space="0" w:color="auto"/>
            </w:tcBorders>
          </w:tcPr>
          <w:p w:rsidR="00164118"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164118" w:rsidRDefault="00935523">
            <w:pPr>
              <w:jc w:val="center"/>
              <w:rPr>
                <w:rFonts w:eastAsiaTheme="minorHAnsi" w:cs="Arial"/>
                <w:color w:val="000000"/>
              </w:rPr>
            </w:pPr>
            <w:r>
              <w:rPr>
                <w:rFonts w:cs="Arial"/>
                <w:color w:val="000000"/>
              </w:rPr>
              <w:t>Faulty</w:t>
            </w:r>
          </w:p>
        </w:tc>
        <w:tc>
          <w:tcPr>
            <w:tcW w:w="816" w:type="dxa"/>
            <w:tcBorders>
              <w:top w:val="single" w:sz="4" w:space="0" w:color="auto"/>
              <w:left w:val="single" w:sz="4" w:space="0" w:color="auto"/>
              <w:bottom w:val="single" w:sz="4" w:space="0" w:color="auto"/>
              <w:right w:val="single" w:sz="4" w:space="0" w:color="auto"/>
            </w:tcBorders>
            <w:vAlign w:val="center"/>
            <w:hideMark/>
          </w:tcPr>
          <w:p w:rsidR="00164118" w:rsidRDefault="00935523">
            <w:pPr>
              <w:jc w:val="center"/>
              <w:rPr>
                <w:rFonts w:eastAsiaTheme="minorHAnsi" w:cs="Arial"/>
                <w:color w:val="000000"/>
              </w:rPr>
            </w:pPr>
            <w:r>
              <w:rPr>
                <w:rFonts w:cs="Arial"/>
                <w:color w:val="000000"/>
              </w:rPr>
              <w:t>0x7</w:t>
            </w:r>
          </w:p>
        </w:tc>
        <w:tc>
          <w:tcPr>
            <w:tcW w:w="4341" w:type="dxa"/>
            <w:tcBorders>
              <w:top w:val="single" w:sz="4" w:space="0" w:color="auto"/>
              <w:left w:val="single" w:sz="4" w:space="0" w:color="auto"/>
              <w:bottom w:val="single" w:sz="4" w:space="0" w:color="auto"/>
              <w:right w:val="single" w:sz="4" w:space="0" w:color="auto"/>
            </w:tcBorders>
          </w:tcPr>
          <w:p w:rsidR="00164118" w:rsidRDefault="00935523">
            <w:pPr>
              <w:rPr>
                <w:rFonts w:cs="Arial"/>
              </w:rPr>
            </w:pPr>
          </w:p>
        </w:tc>
      </w:tr>
    </w:tbl>
    <w:p w:rsidR="00863E6E" w:rsidRDefault="00935523">
      <w:pPr>
        <w:rPr>
          <w:rFonts w:eastAsia="MS Mincho" w:cs="Arial"/>
        </w:rPr>
      </w:pPr>
    </w:p>
    <w:p w:rsidR="00406F39" w:rsidRDefault="00935523" w:rsidP="00CC6E4C">
      <w:pPr>
        <w:pStyle w:val="Heading3"/>
      </w:pPr>
      <w:bookmarkStart w:id="6" w:name="_Toc35850620"/>
      <w:r w:rsidRPr="00B9479B">
        <w:t>APAMv2-IIR-REQ-128772/A-ActiveParkAssistManagerClient_Rx</w:t>
      </w:r>
      <w:bookmarkEnd w:id="6"/>
    </w:p>
    <w:p w:rsidR="00406F39" w:rsidRDefault="00935523" w:rsidP="00CC6E4C">
      <w:pPr>
        <w:pStyle w:val="Heading4"/>
      </w:pPr>
      <w:r w:rsidRPr="00B9479B">
        <w:t>MD-REQ-128765/A-ApaSys_D_Stat</w:t>
      </w:r>
    </w:p>
    <w:p w:rsidR="00245947" w:rsidRDefault="00935523">
      <w:pPr>
        <w:rPr>
          <w:rFonts w:cs="Arial"/>
        </w:rPr>
      </w:pPr>
      <w:r>
        <w:rPr>
          <w:rFonts w:cs="Arial"/>
        </w:rPr>
        <w:t>Message Type: Status</w:t>
      </w:r>
    </w:p>
    <w:p w:rsidR="00245947" w:rsidRDefault="00935523">
      <w:pPr>
        <w:rPr>
          <w:rFonts w:cs="Arial"/>
        </w:rPr>
      </w:pPr>
    </w:p>
    <w:p w:rsidR="00245947" w:rsidRDefault="00935523">
      <w:pPr>
        <w:rPr>
          <w:rFonts w:cs="Arial"/>
        </w:rPr>
      </w:pPr>
      <w:r w:rsidRPr="00123322">
        <w:rPr>
          <w:rFonts w:cs="Arial"/>
        </w:rPr>
        <w:t>This signal communicates the system's operational state</w:t>
      </w:r>
      <w:r>
        <w:rPr>
          <w:rFonts w:cs="Arial"/>
        </w:rPr>
        <w:t xml:space="preserve"> to the driver.</w:t>
      </w:r>
    </w:p>
    <w:p w:rsidR="00245947" w:rsidRDefault="00935523">
      <w:pPr>
        <w:rPr>
          <w:rFonts w:cs="Arial"/>
        </w:rPr>
      </w:pPr>
    </w:p>
    <w:p w:rsidR="00245947" w:rsidRDefault="00935523">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762"/>
        <w:gridCol w:w="816"/>
        <w:gridCol w:w="5390"/>
      </w:tblGrid>
      <w:tr w:rsidR="00245947" w:rsidTr="00CD14E1">
        <w:trPr>
          <w:jc w:val="center"/>
        </w:trPr>
        <w:tc>
          <w:tcPr>
            <w:tcW w:w="816" w:type="dxa"/>
            <w:tcBorders>
              <w:top w:val="single" w:sz="4" w:space="0" w:color="auto"/>
              <w:left w:val="single" w:sz="4" w:space="0" w:color="auto"/>
              <w:bottom w:val="single" w:sz="4" w:space="0" w:color="auto"/>
              <w:right w:val="single" w:sz="4" w:space="0" w:color="auto"/>
            </w:tcBorders>
            <w:shd w:val="clear" w:color="auto" w:fill="8DB4E3"/>
            <w:hideMark/>
          </w:tcPr>
          <w:p w:rsidR="00245947" w:rsidRDefault="00935523">
            <w:pPr>
              <w:rPr>
                <w:rFonts w:cs="Arial"/>
                <w:b/>
              </w:rPr>
            </w:pPr>
            <w:r>
              <w:rPr>
                <w:rFonts w:cs="Arial"/>
                <w:b/>
              </w:rPr>
              <w:t>Name</w:t>
            </w:r>
          </w:p>
        </w:tc>
        <w:tc>
          <w:tcPr>
            <w:tcW w:w="1762" w:type="dxa"/>
            <w:tcBorders>
              <w:top w:val="single" w:sz="4" w:space="0" w:color="auto"/>
              <w:left w:val="single" w:sz="4" w:space="0" w:color="auto"/>
              <w:bottom w:val="single" w:sz="4" w:space="0" w:color="auto"/>
              <w:right w:val="single" w:sz="4" w:space="0" w:color="auto"/>
            </w:tcBorders>
            <w:shd w:val="clear" w:color="auto" w:fill="8DB4E3"/>
            <w:hideMark/>
          </w:tcPr>
          <w:p w:rsidR="00245947" w:rsidRDefault="00935523">
            <w:pPr>
              <w:rPr>
                <w:rFonts w:cs="Arial"/>
                <w:b/>
              </w:rPr>
            </w:pPr>
            <w:r>
              <w:rPr>
                <w:rFonts w:cs="Arial"/>
                <w:b/>
              </w:rPr>
              <w:t>Literals</w:t>
            </w:r>
          </w:p>
        </w:tc>
        <w:tc>
          <w:tcPr>
            <w:tcW w:w="816" w:type="dxa"/>
            <w:tcBorders>
              <w:top w:val="single" w:sz="4" w:space="0" w:color="auto"/>
              <w:left w:val="single" w:sz="4" w:space="0" w:color="auto"/>
              <w:bottom w:val="single" w:sz="4" w:space="0" w:color="auto"/>
              <w:right w:val="single" w:sz="4" w:space="0" w:color="auto"/>
            </w:tcBorders>
            <w:shd w:val="clear" w:color="auto" w:fill="8DB4E3"/>
            <w:hideMark/>
          </w:tcPr>
          <w:p w:rsidR="00245947" w:rsidRDefault="00935523">
            <w:pPr>
              <w:rPr>
                <w:rFonts w:cs="Arial"/>
                <w:b/>
              </w:rPr>
            </w:pPr>
            <w:r>
              <w:rPr>
                <w:rFonts w:cs="Arial"/>
                <w:b/>
              </w:rPr>
              <w:t>Value</w:t>
            </w:r>
          </w:p>
        </w:tc>
        <w:tc>
          <w:tcPr>
            <w:tcW w:w="5390" w:type="dxa"/>
            <w:tcBorders>
              <w:top w:val="single" w:sz="4" w:space="0" w:color="auto"/>
              <w:left w:val="single" w:sz="4" w:space="0" w:color="auto"/>
              <w:bottom w:val="single" w:sz="4" w:space="0" w:color="auto"/>
              <w:right w:val="single" w:sz="4" w:space="0" w:color="auto"/>
            </w:tcBorders>
            <w:shd w:val="clear" w:color="auto" w:fill="8DB4E3"/>
            <w:hideMark/>
          </w:tcPr>
          <w:p w:rsidR="00245947" w:rsidRDefault="00935523">
            <w:pPr>
              <w:rPr>
                <w:rFonts w:cs="Arial"/>
                <w:b/>
              </w:rPr>
            </w:pPr>
            <w:r>
              <w:rPr>
                <w:rFonts w:cs="Arial"/>
                <w:b/>
              </w:rPr>
              <w:t>Description</w:t>
            </w:r>
          </w:p>
        </w:tc>
      </w:tr>
      <w:tr w:rsidR="00245947" w:rsidTr="00CD14E1">
        <w:trPr>
          <w:jc w:val="center"/>
        </w:trPr>
        <w:tc>
          <w:tcPr>
            <w:tcW w:w="816" w:type="dxa"/>
            <w:tcBorders>
              <w:top w:val="single" w:sz="4" w:space="0" w:color="auto"/>
              <w:left w:val="single" w:sz="4" w:space="0" w:color="auto"/>
              <w:bottom w:val="nil"/>
              <w:right w:val="single" w:sz="4" w:space="0" w:color="auto"/>
            </w:tcBorders>
            <w:hideMark/>
          </w:tcPr>
          <w:p w:rsidR="00245947" w:rsidRDefault="00935523">
            <w:pPr>
              <w:rPr>
                <w:rFonts w:cs="Arial"/>
              </w:rPr>
            </w:pPr>
            <w:r>
              <w:rPr>
                <w:rFonts w:cs="Arial"/>
              </w:rPr>
              <w:t>Type</w:t>
            </w:r>
          </w:p>
        </w:tc>
        <w:tc>
          <w:tcPr>
            <w:tcW w:w="1762" w:type="dxa"/>
            <w:tcBorders>
              <w:top w:val="single" w:sz="4" w:space="0" w:color="auto"/>
              <w:left w:val="single" w:sz="4" w:space="0" w:color="auto"/>
              <w:bottom w:val="single" w:sz="4" w:space="0" w:color="auto"/>
              <w:right w:val="single" w:sz="4" w:space="0" w:color="auto"/>
            </w:tcBorders>
            <w:hideMark/>
          </w:tcPr>
          <w:p w:rsidR="00245947" w:rsidRDefault="00935523">
            <w:pPr>
              <w:rPr>
                <w:rFonts w:cs="Arial"/>
              </w:rPr>
            </w:pPr>
            <w:r>
              <w:rPr>
                <w:rFonts w:cs="Arial"/>
              </w:rPr>
              <w:t>-</w:t>
            </w:r>
          </w:p>
        </w:tc>
        <w:tc>
          <w:tcPr>
            <w:tcW w:w="816" w:type="dxa"/>
            <w:tcBorders>
              <w:top w:val="single" w:sz="4" w:space="0" w:color="auto"/>
              <w:left w:val="single" w:sz="4" w:space="0" w:color="auto"/>
              <w:bottom w:val="single" w:sz="4" w:space="0" w:color="auto"/>
              <w:right w:val="single" w:sz="4" w:space="0" w:color="auto"/>
            </w:tcBorders>
            <w:hideMark/>
          </w:tcPr>
          <w:p w:rsidR="00245947" w:rsidRDefault="00935523" w:rsidP="00123322">
            <w:pPr>
              <w:jc w:val="center"/>
              <w:rPr>
                <w:rFonts w:cs="Arial"/>
              </w:rPr>
            </w:pPr>
            <w:r>
              <w:rPr>
                <w:rFonts w:cs="Arial"/>
              </w:rPr>
              <w:t>-</w:t>
            </w:r>
          </w:p>
        </w:tc>
        <w:tc>
          <w:tcPr>
            <w:tcW w:w="5390" w:type="dxa"/>
            <w:tcBorders>
              <w:top w:val="single" w:sz="4" w:space="0" w:color="auto"/>
              <w:left w:val="single" w:sz="4" w:space="0" w:color="auto"/>
              <w:bottom w:val="nil"/>
              <w:right w:val="single" w:sz="4" w:space="0" w:color="auto"/>
            </w:tcBorders>
            <w:hideMark/>
          </w:tcPr>
          <w:p w:rsidR="00245947" w:rsidRDefault="00935523" w:rsidP="00CD14E1">
            <w:pPr>
              <w:rPr>
                <w:rFonts w:cs="Arial"/>
              </w:rPr>
            </w:pPr>
            <w:r w:rsidRPr="00CD14E1">
              <w:rPr>
                <w:rFonts w:cs="Arial"/>
              </w:rPr>
              <w:t>This signal communicates the system's operational state</w:t>
            </w:r>
            <w:r w:rsidRPr="00701591">
              <w:rPr>
                <w:rFonts w:cs="Arial"/>
              </w:rPr>
              <w:t xml:space="preserve"> </w:t>
            </w:r>
          </w:p>
        </w:tc>
      </w:tr>
      <w:tr w:rsidR="00C915D3" w:rsidTr="00CD14E1">
        <w:trPr>
          <w:jc w:val="center"/>
        </w:trPr>
        <w:tc>
          <w:tcPr>
            <w:tcW w:w="816" w:type="dxa"/>
            <w:tcBorders>
              <w:top w:val="nil"/>
              <w:left w:val="single" w:sz="4" w:space="0" w:color="auto"/>
              <w:bottom w:val="nil"/>
              <w:right w:val="single" w:sz="4" w:space="0" w:color="auto"/>
            </w:tcBorders>
          </w:tcPr>
          <w:p w:rsidR="00C915D3"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C915D3" w:rsidRDefault="00935523" w:rsidP="00123322">
            <w:pPr>
              <w:rPr>
                <w:rFonts w:cs="Arial"/>
              </w:rPr>
            </w:pPr>
            <w:r>
              <w:rPr>
                <w:rFonts w:cs="Arial"/>
              </w:rPr>
              <w:t>Null</w:t>
            </w:r>
          </w:p>
        </w:tc>
        <w:tc>
          <w:tcPr>
            <w:tcW w:w="816" w:type="dxa"/>
            <w:tcBorders>
              <w:top w:val="single" w:sz="4" w:space="0" w:color="auto"/>
              <w:left w:val="single" w:sz="4" w:space="0" w:color="auto"/>
              <w:bottom w:val="single" w:sz="4" w:space="0" w:color="auto"/>
              <w:right w:val="single" w:sz="4" w:space="0" w:color="auto"/>
            </w:tcBorders>
            <w:hideMark/>
          </w:tcPr>
          <w:p w:rsidR="00C915D3" w:rsidRDefault="00935523" w:rsidP="00123322">
            <w:pPr>
              <w:jc w:val="center"/>
              <w:rPr>
                <w:rFonts w:cs="Arial"/>
              </w:rPr>
            </w:pPr>
            <w:r>
              <w:rPr>
                <w:rFonts w:cs="Arial"/>
              </w:rPr>
              <w:t>0x0</w:t>
            </w:r>
          </w:p>
        </w:tc>
        <w:tc>
          <w:tcPr>
            <w:tcW w:w="5390" w:type="dxa"/>
            <w:tcBorders>
              <w:top w:val="nil"/>
              <w:left w:val="single" w:sz="4" w:space="0" w:color="auto"/>
              <w:bottom w:val="nil"/>
              <w:right w:val="single" w:sz="4" w:space="0" w:color="auto"/>
            </w:tcBorders>
          </w:tcPr>
          <w:p w:rsidR="00C915D3" w:rsidRDefault="00935523">
            <w:pPr>
              <w:rPr>
                <w:rFonts w:cs="Arial"/>
              </w:rPr>
            </w:pPr>
            <w:r w:rsidRPr="00CD14E1">
              <w:rPr>
                <w:rFonts w:cs="Arial"/>
              </w:rPr>
              <w:t>to the</w:t>
            </w:r>
            <w:r>
              <w:rPr>
                <w:rFonts w:cs="Arial"/>
              </w:rPr>
              <w:t xml:space="preserve"> driver</w:t>
            </w:r>
          </w:p>
        </w:tc>
      </w:tr>
      <w:tr w:rsidR="00123322" w:rsidTr="00CD14E1">
        <w:trPr>
          <w:jc w:val="center"/>
        </w:trPr>
        <w:tc>
          <w:tcPr>
            <w:tcW w:w="816" w:type="dxa"/>
            <w:tcBorders>
              <w:top w:val="nil"/>
              <w:left w:val="single" w:sz="4" w:space="0" w:color="auto"/>
              <w:bottom w:val="nil"/>
              <w:right w:val="single" w:sz="4" w:space="0" w:color="auto"/>
            </w:tcBorders>
          </w:tcPr>
          <w:p w:rsidR="00123322"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123322" w:rsidRDefault="00935523" w:rsidP="00123322">
            <w:pPr>
              <w:rPr>
                <w:rFonts w:cs="Arial"/>
              </w:rPr>
            </w:pPr>
            <w:r>
              <w:rPr>
                <w:rFonts w:cs="Arial"/>
              </w:rPr>
              <w:t>Off</w:t>
            </w:r>
          </w:p>
        </w:tc>
        <w:tc>
          <w:tcPr>
            <w:tcW w:w="816" w:type="dxa"/>
            <w:tcBorders>
              <w:top w:val="single" w:sz="4" w:space="0" w:color="auto"/>
              <w:left w:val="single" w:sz="4" w:space="0" w:color="auto"/>
              <w:bottom w:val="single" w:sz="4" w:space="0" w:color="auto"/>
              <w:right w:val="single" w:sz="4" w:space="0" w:color="auto"/>
            </w:tcBorders>
            <w:hideMark/>
          </w:tcPr>
          <w:p w:rsidR="00123322" w:rsidRDefault="00935523" w:rsidP="00123322">
            <w:pPr>
              <w:jc w:val="center"/>
              <w:rPr>
                <w:rFonts w:cs="Arial"/>
              </w:rPr>
            </w:pPr>
            <w:r>
              <w:rPr>
                <w:rFonts w:cs="Arial"/>
              </w:rPr>
              <w:t>0x1</w:t>
            </w:r>
          </w:p>
        </w:tc>
        <w:tc>
          <w:tcPr>
            <w:tcW w:w="5390" w:type="dxa"/>
            <w:tcBorders>
              <w:top w:val="nil"/>
              <w:left w:val="single" w:sz="4" w:space="0" w:color="auto"/>
              <w:bottom w:val="nil"/>
              <w:right w:val="single" w:sz="4" w:space="0" w:color="auto"/>
            </w:tcBorders>
          </w:tcPr>
          <w:p w:rsidR="00123322" w:rsidRDefault="00935523">
            <w:pPr>
              <w:rPr>
                <w:rFonts w:cs="Arial"/>
              </w:rPr>
            </w:pPr>
          </w:p>
        </w:tc>
      </w:tr>
      <w:tr w:rsidR="00123322" w:rsidTr="00CD14E1">
        <w:trPr>
          <w:jc w:val="center"/>
        </w:trPr>
        <w:tc>
          <w:tcPr>
            <w:tcW w:w="816" w:type="dxa"/>
            <w:tcBorders>
              <w:top w:val="nil"/>
              <w:left w:val="single" w:sz="4" w:space="0" w:color="auto"/>
              <w:bottom w:val="nil"/>
              <w:right w:val="single" w:sz="4" w:space="0" w:color="auto"/>
            </w:tcBorders>
          </w:tcPr>
          <w:p w:rsidR="00123322"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123322" w:rsidRDefault="00935523" w:rsidP="00123322">
            <w:pPr>
              <w:rPr>
                <w:rFonts w:cs="Arial"/>
              </w:rPr>
            </w:pPr>
            <w:r>
              <w:rPr>
                <w:rFonts w:cs="Arial"/>
              </w:rPr>
              <w:t>On</w:t>
            </w:r>
          </w:p>
        </w:tc>
        <w:tc>
          <w:tcPr>
            <w:tcW w:w="816" w:type="dxa"/>
            <w:tcBorders>
              <w:top w:val="single" w:sz="4" w:space="0" w:color="auto"/>
              <w:left w:val="single" w:sz="4" w:space="0" w:color="auto"/>
              <w:bottom w:val="single" w:sz="4" w:space="0" w:color="auto"/>
              <w:right w:val="single" w:sz="4" w:space="0" w:color="auto"/>
            </w:tcBorders>
            <w:hideMark/>
          </w:tcPr>
          <w:p w:rsidR="00123322" w:rsidRDefault="00935523" w:rsidP="00123322">
            <w:pPr>
              <w:jc w:val="center"/>
              <w:rPr>
                <w:rFonts w:cs="Arial"/>
              </w:rPr>
            </w:pPr>
            <w:r>
              <w:rPr>
                <w:rFonts w:cs="Arial"/>
              </w:rPr>
              <w:t>0x2</w:t>
            </w:r>
          </w:p>
        </w:tc>
        <w:tc>
          <w:tcPr>
            <w:tcW w:w="5390" w:type="dxa"/>
            <w:tcBorders>
              <w:top w:val="nil"/>
              <w:left w:val="single" w:sz="4" w:space="0" w:color="auto"/>
              <w:bottom w:val="nil"/>
              <w:right w:val="single" w:sz="4" w:space="0" w:color="auto"/>
            </w:tcBorders>
          </w:tcPr>
          <w:p w:rsidR="00123322" w:rsidRDefault="00935523">
            <w:pPr>
              <w:rPr>
                <w:rFonts w:cs="Arial"/>
              </w:rPr>
            </w:pPr>
          </w:p>
        </w:tc>
      </w:tr>
      <w:tr w:rsidR="00123322" w:rsidTr="00CD14E1">
        <w:trPr>
          <w:jc w:val="center"/>
        </w:trPr>
        <w:tc>
          <w:tcPr>
            <w:tcW w:w="816" w:type="dxa"/>
            <w:tcBorders>
              <w:top w:val="nil"/>
              <w:left w:val="single" w:sz="4" w:space="0" w:color="auto"/>
              <w:bottom w:val="nil"/>
              <w:right w:val="single" w:sz="4" w:space="0" w:color="auto"/>
            </w:tcBorders>
          </w:tcPr>
          <w:p w:rsidR="00123322"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123322" w:rsidRDefault="00935523" w:rsidP="00123322">
            <w:pPr>
              <w:rPr>
                <w:rFonts w:cs="Arial"/>
              </w:rPr>
            </w:pPr>
            <w:r>
              <w:rPr>
                <w:rFonts w:cs="Arial"/>
              </w:rPr>
              <w:t>Overspeed</w:t>
            </w:r>
          </w:p>
        </w:tc>
        <w:tc>
          <w:tcPr>
            <w:tcW w:w="816" w:type="dxa"/>
            <w:tcBorders>
              <w:top w:val="single" w:sz="4" w:space="0" w:color="auto"/>
              <w:left w:val="single" w:sz="4" w:space="0" w:color="auto"/>
              <w:bottom w:val="single" w:sz="4" w:space="0" w:color="auto"/>
              <w:right w:val="single" w:sz="4" w:space="0" w:color="auto"/>
            </w:tcBorders>
            <w:hideMark/>
          </w:tcPr>
          <w:p w:rsidR="00123322" w:rsidRDefault="00935523" w:rsidP="00123322">
            <w:pPr>
              <w:jc w:val="center"/>
              <w:rPr>
                <w:rFonts w:cs="Arial"/>
              </w:rPr>
            </w:pPr>
            <w:r>
              <w:rPr>
                <w:rFonts w:cs="Arial"/>
              </w:rPr>
              <w:t>0x3</w:t>
            </w:r>
          </w:p>
        </w:tc>
        <w:tc>
          <w:tcPr>
            <w:tcW w:w="5390" w:type="dxa"/>
            <w:tcBorders>
              <w:top w:val="nil"/>
              <w:left w:val="single" w:sz="4" w:space="0" w:color="auto"/>
              <w:bottom w:val="nil"/>
              <w:right w:val="single" w:sz="4" w:space="0" w:color="auto"/>
            </w:tcBorders>
          </w:tcPr>
          <w:p w:rsidR="00123322" w:rsidRDefault="00935523">
            <w:pPr>
              <w:rPr>
                <w:rFonts w:cs="Arial"/>
              </w:rPr>
            </w:pPr>
          </w:p>
        </w:tc>
      </w:tr>
      <w:tr w:rsidR="00123322" w:rsidTr="00CD14E1">
        <w:trPr>
          <w:jc w:val="center"/>
        </w:trPr>
        <w:tc>
          <w:tcPr>
            <w:tcW w:w="816" w:type="dxa"/>
            <w:tcBorders>
              <w:top w:val="nil"/>
              <w:left w:val="single" w:sz="4" w:space="0" w:color="auto"/>
              <w:bottom w:val="nil"/>
              <w:right w:val="single" w:sz="4" w:space="0" w:color="auto"/>
            </w:tcBorders>
          </w:tcPr>
          <w:p w:rsidR="00123322"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123322" w:rsidRDefault="00935523" w:rsidP="00123322">
            <w:pPr>
              <w:rPr>
                <w:rFonts w:cs="Arial"/>
              </w:rPr>
            </w:pPr>
            <w:r>
              <w:rPr>
                <w:rFonts w:cs="Arial"/>
              </w:rPr>
              <w:t>ApaCancelled</w:t>
            </w:r>
          </w:p>
        </w:tc>
        <w:tc>
          <w:tcPr>
            <w:tcW w:w="816" w:type="dxa"/>
            <w:tcBorders>
              <w:top w:val="single" w:sz="4" w:space="0" w:color="auto"/>
              <w:left w:val="single" w:sz="4" w:space="0" w:color="auto"/>
              <w:bottom w:val="single" w:sz="4" w:space="0" w:color="auto"/>
              <w:right w:val="single" w:sz="4" w:space="0" w:color="auto"/>
            </w:tcBorders>
            <w:hideMark/>
          </w:tcPr>
          <w:p w:rsidR="00123322" w:rsidRDefault="00935523" w:rsidP="00123322">
            <w:pPr>
              <w:jc w:val="center"/>
              <w:rPr>
                <w:rFonts w:cs="Arial"/>
              </w:rPr>
            </w:pPr>
            <w:r>
              <w:rPr>
                <w:rFonts w:cs="Arial"/>
              </w:rPr>
              <w:t>0x4</w:t>
            </w:r>
          </w:p>
        </w:tc>
        <w:tc>
          <w:tcPr>
            <w:tcW w:w="5390" w:type="dxa"/>
            <w:tcBorders>
              <w:top w:val="nil"/>
              <w:left w:val="single" w:sz="4" w:space="0" w:color="auto"/>
              <w:bottom w:val="nil"/>
              <w:right w:val="single" w:sz="4" w:space="0" w:color="auto"/>
            </w:tcBorders>
          </w:tcPr>
          <w:p w:rsidR="00123322" w:rsidRDefault="00935523">
            <w:pPr>
              <w:rPr>
                <w:rFonts w:cs="Arial"/>
              </w:rPr>
            </w:pPr>
          </w:p>
        </w:tc>
      </w:tr>
      <w:tr w:rsidR="00123322" w:rsidTr="00CD14E1">
        <w:trPr>
          <w:jc w:val="center"/>
        </w:trPr>
        <w:tc>
          <w:tcPr>
            <w:tcW w:w="816" w:type="dxa"/>
            <w:tcBorders>
              <w:top w:val="nil"/>
              <w:left w:val="single" w:sz="4" w:space="0" w:color="auto"/>
              <w:bottom w:val="nil"/>
              <w:right w:val="single" w:sz="4" w:space="0" w:color="auto"/>
            </w:tcBorders>
          </w:tcPr>
          <w:p w:rsidR="00123322"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123322" w:rsidRDefault="00935523" w:rsidP="00123322">
            <w:pPr>
              <w:rPr>
                <w:rFonts w:cs="Arial"/>
              </w:rPr>
            </w:pPr>
            <w:r>
              <w:rPr>
                <w:rFonts w:cs="Arial"/>
              </w:rPr>
              <w:t xml:space="preserve">NotAccessible </w:t>
            </w:r>
          </w:p>
        </w:tc>
        <w:tc>
          <w:tcPr>
            <w:tcW w:w="816" w:type="dxa"/>
            <w:tcBorders>
              <w:top w:val="single" w:sz="4" w:space="0" w:color="auto"/>
              <w:left w:val="single" w:sz="4" w:space="0" w:color="auto"/>
              <w:bottom w:val="single" w:sz="4" w:space="0" w:color="auto"/>
              <w:right w:val="single" w:sz="4" w:space="0" w:color="auto"/>
            </w:tcBorders>
            <w:hideMark/>
          </w:tcPr>
          <w:p w:rsidR="00123322" w:rsidRDefault="00935523" w:rsidP="00123322">
            <w:pPr>
              <w:jc w:val="center"/>
              <w:rPr>
                <w:rFonts w:cs="Arial"/>
              </w:rPr>
            </w:pPr>
            <w:r>
              <w:rPr>
                <w:rFonts w:cs="Arial"/>
              </w:rPr>
              <w:t>0x5</w:t>
            </w:r>
          </w:p>
        </w:tc>
        <w:tc>
          <w:tcPr>
            <w:tcW w:w="5390" w:type="dxa"/>
            <w:tcBorders>
              <w:top w:val="nil"/>
              <w:left w:val="single" w:sz="4" w:space="0" w:color="auto"/>
              <w:bottom w:val="nil"/>
              <w:right w:val="single" w:sz="4" w:space="0" w:color="auto"/>
            </w:tcBorders>
          </w:tcPr>
          <w:p w:rsidR="00123322" w:rsidRDefault="00935523">
            <w:pPr>
              <w:rPr>
                <w:rFonts w:cs="Arial"/>
              </w:rPr>
            </w:pPr>
          </w:p>
        </w:tc>
      </w:tr>
      <w:tr w:rsidR="00123322" w:rsidTr="00CD14E1">
        <w:trPr>
          <w:jc w:val="center"/>
        </w:trPr>
        <w:tc>
          <w:tcPr>
            <w:tcW w:w="816" w:type="dxa"/>
            <w:tcBorders>
              <w:top w:val="nil"/>
              <w:left w:val="single" w:sz="4" w:space="0" w:color="auto"/>
              <w:bottom w:val="nil"/>
              <w:right w:val="single" w:sz="4" w:space="0" w:color="auto"/>
            </w:tcBorders>
          </w:tcPr>
          <w:p w:rsidR="00123322"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123322" w:rsidRDefault="00935523" w:rsidP="00123322">
            <w:pPr>
              <w:rPr>
                <w:rFonts w:cs="Arial"/>
              </w:rPr>
            </w:pPr>
            <w:r>
              <w:rPr>
                <w:rFonts w:cs="Arial"/>
              </w:rPr>
              <w:t>Finished</w:t>
            </w:r>
          </w:p>
        </w:tc>
        <w:tc>
          <w:tcPr>
            <w:tcW w:w="816" w:type="dxa"/>
            <w:tcBorders>
              <w:top w:val="single" w:sz="4" w:space="0" w:color="auto"/>
              <w:left w:val="single" w:sz="4" w:space="0" w:color="auto"/>
              <w:bottom w:val="single" w:sz="4" w:space="0" w:color="auto"/>
              <w:right w:val="single" w:sz="4" w:space="0" w:color="auto"/>
            </w:tcBorders>
            <w:hideMark/>
          </w:tcPr>
          <w:p w:rsidR="00123322" w:rsidRDefault="00935523" w:rsidP="00123322">
            <w:pPr>
              <w:jc w:val="center"/>
              <w:rPr>
                <w:rFonts w:cs="Arial"/>
              </w:rPr>
            </w:pPr>
            <w:r>
              <w:rPr>
                <w:rFonts w:cs="Arial"/>
              </w:rPr>
              <w:t>0x6</w:t>
            </w:r>
          </w:p>
        </w:tc>
        <w:tc>
          <w:tcPr>
            <w:tcW w:w="5390" w:type="dxa"/>
            <w:tcBorders>
              <w:top w:val="nil"/>
              <w:left w:val="single" w:sz="4" w:space="0" w:color="auto"/>
              <w:bottom w:val="nil"/>
              <w:right w:val="single" w:sz="4" w:space="0" w:color="auto"/>
            </w:tcBorders>
          </w:tcPr>
          <w:p w:rsidR="00123322" w:rsidRDefault="00935523">
            <w:pPr>
              <w:rPr>
                <w:rFonts w:cs="Arial"/>
              </w:rPr>
            </w:pPr>
          </w:p>
        </w:tc>
      </w:tr>
      <w:tr w:rsidR="00123322" w:rsidTr="00CD14E1">
        <w:trPr>
          <w:jc w:val="center"/>
        </w:trPr>
        <w:tc>
          <w:tcPr>
            <w:tcW w:w="816" w:type="dxa"/>
            <w:tcBorders>
              <w:top w:val="nil"/>
              <w:left w:val="single" w:sz="4" w:space="0" w:color="auto"/>
              <w:bottom w:val="single" w:sz="4" w:space="0" w:color="auto"/>
              <w:right w:val="single" w:sz="4" w:space="0" w:color="auto"/>
            </w:tcBorders>
          </w:tcPr>
          <w:p w:rsidR="00123322"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123322" w:rsidRDefault="00935523" w:rsidP="00123322">
            <w:pPr>
              <w:rPr>
                <w:rFonts w:cs="Arial"/>
              </w:rPr>
            </w:pPr>
            <w:r>
              <w:rPr>
                <w:rFonts w:cs="Arial"/>
              </w:rPr>
              <w:t>Faulty</w:t>
            </w:r>
          </w:p>
        </w:tc>
        <w:tc>
          <w:tcPr>
            <w:tcW w:w="816" w:type="dxa"/>
            <w:tcBorders>
              <w:top w:val="single" w:sz="4" w:space="0" w:color="auto"/>
              <w:left w:val="single" w:sz="4" w:space="0" w:color="auto"/>
              <w:bottom w:val="single" w:sz="4" w:space="0" w:color="auto"/>
              <w:right w:val="single" w:sz="4" w:space="0" w:color="auto"/>
            </w:tcBorders>
            <w:hideMark/>
          </w:tcPr>
          <w:p w:rsidR="00123322" w:rsidRDefault="00935523" w:rsidP="00123322">
            <w:pPr>
              <w:jc w:val="center"/>
              <w:rPr>
                <w:rFonts w:cs="Arial"/>
              </w:rPr>
            </w:pPr>
            <w:r>
              <w:rPr>
                <w:rFonts w:cs="Arial"/>
              </w:rPr>
              <w:t>0x7</w:t>
            </w:r>
          </w:p>
        </w:tc>
        <w:tc>
          <w:tcPr>
            <w:tcW w:w="5390" w:type="dxa"/>
            <w:tcBorders>
              <w:top w:val="nil"/>
              <w:left w:val="single" w:sz="4" w:space="0" w:color="auto"/>
              <w:bottom w:val="single" w:sz="4" w:space="0" w:color="auto"/>
              <w:right w:val="single" w:sz="4" w:space="0" w:color="auto"/>
            </w:tcBorders>
          </w:tcPr>
          <w:p w:rsidR="00123322" w:rsidRDefault="00935523">
            <w:pPr>
              <w:rPr>
                <w:rFonts w:cs="Arial"/>
              </w:rPr>
            </w:pPr>
          </w:p>
        </w:tc>
      </w:tr>
    </w:tbl>
    <w:p w:rsidR="00245947" w:rsidRDefault="00935523">
      <w:pPr>
        <w:rPr>
          <w:rFonts w:eastAsia="MS Mincho" w:cs="Arial"/>
        </w:rPr>
      </w:pPr>
    </w:p>
    <w:p w:rsidR="00406F39" w:rsidRDefault="00935523" w:rsidP="00CC6E4C">
      <w:pPr>
        <w:pStyle w:val="Heading4"/>
      </w:pPr>
      <w:r w:rsidRPr="00B9479B">
        <w:t>MD-REQ-128770/B-ApaSteScanMde_D_Stat</w:t>
      </w:r>
    </w:p>
    <w:p w:rsidR="00BB48BF" w:rsidRDefault="00935523">
      <w:pPr>
        <w:rPr>
          <w:rFonts w:cs="Arial"/>
        </w:rPr>
      </w:pPr>
      <w:r>
        <w:rPr>
          <w:rFonts w:cs="Arial"/>
        </w:rPr>
        <w:t>Message Type: Status</w:t>
      </w:r>
    </w:p>
    <w:p w:rsidR="00BB48BF" w:rsidRDefault="00935523">
      <w:pPr>
        <w:rPr>
          <w:rFonts w:cs="Arial"/>
        </w:rPr>
      </w:pPr>
    </w:p>
    <w:p w:rsidR="00BB48BF" w:rsidRDefault="00935523">
      <w:pPr>
        <w:rPr>
          <w:rFonts w:cs="Arial"/>
        </w:rPr>
      </w:pPr>
      <w:r>
        <w:rPr>
          <w:rFonts w:cs="Arial"/>
        </w:rPr>
        <w:t>This signal is sent to the Active Park Assist Mana</w:t>
      </w:r>
      <w:r>
        <w:rPr>
          <w:rFonts w:cs="Arial"/>
        </w:rPr>
        <w:t>ger Client from the Active Park Assist Manager Server to communicate the APA system’s operational state.</w:t>
      </w:r>
    </w:p>
    <w:p w:rsidR="009A0DD9" w:rsidRDefault="00935523">
      <w:pPr>
        <w:rPr>
          <w:rFonts w:cs="Arial"/>
        </w:rPr>
      </w:pPr>
    </w:p>
    <w:p w:rsidR="00BB48BF" w:rsidRDefault="00935523">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492"/>
        <w:gridCol w:w="861"/>
        <w:gridCol w:w="5297"/>
      </w:tblGrid>
      <w:tr w:rsidR="00BB48BF" w:rsidTr="00D46BC0">
        <w:trPr>
          <w:jc w:val="center"/>
        </w:trPr>
        <w:tc>
          <w:tcPr>
            <w:tcW w:w="1008"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b/>
              </w:rPr>
            </w:pPr>
            <w:r>
              <w:rPr>
                <w:rFonts w:cs="Arial"/>
                <w:b/>
              </w:rPr>
              <w:t>Name</w:t>
            </w:r>
          </w:p>
        </w:tc>
        <w:tc>
          <w:tcPr>
            <w:tcW w:w="1492"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b/>
              </w:rPr>
            </w:pPr>
            <w:r>
              <w:rPr>
                <w:rFonts w:cs="Arial"/>
                <w:b/>
              </w:rPr>
              <w:t>Literals</w:t>
            </w:r>
          </w:p>
        </w:tc>
        <w:tc>
          <w:tcPr>
            <w:tcW w:w="861"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b/>
              </w:rPr>
            </w:pPr>
            <w:r>
              <w:rPr>
                <w:rFonts w:cs="Arial"/>
                <w:b/>
              </w:rPr>
              <w:t>Value</w:t>
            </w:r>
          </w:p>
        </w:tc>
        <w:tc>
          <w:tcPr>
            <w:tcW w:w="5297"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rPr>
            </w:pPr>
            <w:r>
              <w:rPr>
                <w:rFonts w:cs="Arial"/>
                <w:b/>
              </w:rPr>
              <w:t>Description</w:t>
            </w:r>
          </w:p>
        </w:tc>
      </w:tr>
      <w:tr w:rsidR="00BB48BF" w:rsidTr="008E5F65">
        <w:trPr>
          <w:jc w:val="center"/>
        </w:trPr>
        <w:tc>
          <w:tcPr>
            <w:tcW w:w="1008" w:type="dxa"/>
            <w:tcBorders>
              <w:top w:val="single" w:sz="4" w:space="0" w:color="auto"/>
              <w:left w:val="single" w:sz="4" w:space="0" w:color="auto"/>
              <w:bottom w:val="nil"/>
              <w:right w:val="single" w:sz="4" w:space="0" w:color="auto"/>
            </w:tcBorders>
            <w:hideMark/>
          </w:tcPr>
          <w:p w:rsidR="00BB48BF" w:rsidRDefault="00935523">
            <w:pPr>
              <w:rPr>
                <w:rFonts w:cs="Arial"/>
              </w:rPr>
            </w:pPr>
            <w:r>
              <w:rPr>
                <w:rFonts w:cs="Arial"/>
              </w:rPr>
              <w:t xml:space="preserve">Type </w:t>
            </w:r>
          </w:p>
        </w:tc>
        <w:tc>
          <w:tcPr>
            <w:tcW w:w="1492" w:type="dxa"/>
            <w:tcBorders>
              <w:top w:val="single" w:sz="4" w:space="0" w:color="auto"/>
              <w:left w:val="single" w:sz="4" w:space="0" w:color="auto"/>
              <w:bottom w:val="single" w:sz="4" w:space="0" w:color="auto"/>
              <w:right w:val="single" w:sz="4" w:space="0" w:color="auto"/>
            </w:tcBorders>
            <w:hideMark/>
          </w:tcPr>
          <w:p w:rsidR="00BB48BF" w:rsidRDefault="00935523">
            <w:pPr>
              <w:rPr>
                <w:rFonts w:cs="Arial"/>
              </w:rPr>
            </w:pPr>
            <w:r>
              <w:rPr>
                <w:rFonts w:cs="Arial"/>
              </w:rPr>
              <w:t>-</w:t>
            </w:r>
          </w:p>
        </w:tc>
        <w:tc>
          <w:tcPr>
            <w:tcW w:w="861" w:type="dxa"/>
            <w:tcBorders>
              <w:top w:val="single" w:sz="4" w:space="0" w:color="auto"/>
              <w:left w:val="single" w:sz="4" w:space="0" w:color="auto"/>
              <w:bottom w:val="single" w:sz="4" w:space="0" w:color="auto"/>
              <w:right w:val="single" w:sz="4" w:space="0" w:color="auto"/>
            </w:tcBorders>
            <w:hideMark/>
          </w:tcPr>
          <w:p w:rsidR="00BB48BF" w:rsidRDefault="00935523">
            <w:pPr>
              <w:rPr>
                <w:rFonts w:cs="Arial"/>
              </w:rPr>
            </w:pPr>
            <w:r>
              <w:rPr>
                <w:rFonts w:cs="Arial"/>
              </w:rPr>
              <w:t>-</w:t>
            </w:r>
          </w:p>
        </w:tc>
        <w:tc>
          <w:tcPr>
            <w:tcW w:w="5297" w:type="dxa"/>
            <w:tcBorders>
              <w:top w:val="single" w:sz="4" w:space="0" w:color="auto"/>
              <w:left w:val="single" w:sz="4" w:space="0" w:color="auto"/>
              <w:bottom w:val="nil"/>
              <w:right w:val="single" w:sz="4" w:space="0" w:color="auto"/>
            </w:tcBorders>
            <w:hideMark/>
          </w:tcPr>
          <w:p w:rsidR="00BB48BF" w:rsidRDefault="00935523" w:rsidP="00B1444C">
            <w:pPr>
              <w:rPr>
                <w:rFonts w:cs="Arial"/>
              </w:rPr>
            </w:pPr>
            <w:r>
              <w:rPr>
                <w:rFonts w:cs="Arial"/>
              </w:rPr>
              <w:t>C</w:t>
            </w:r>
            <w:r w:rsidRPr="009A0DD9">
              <w:rPr>
                <w:rFonts w:cs="Arial"/>
              </w:rPr>
              <w:t>ommunicates the system's operational state.</w:t>
            </w:r>
            <w:r>
              <w:rPr>
                <w:rFonts w:cs="Arial"/>
              </w:rPr>
              <w:t xml:space="preserve">  It is</w:t>
            </w:r>
          </w:p>
        </w:tc>
      </w:tr>
      <w:tr w:rsidR="008E5F65" w:rsidTr="008E5F65">
        <w:trPr>
          <w:jc w:val="center"/>
        </w:trPr>
        <w:tc>
          <w:tcPr>
            <w:tcW w:w="1008" w:type="dxa"/>
            <w:tcBorders>
              <w:top w:val="nil"/>
              <w:left w:val="single" w:sz="4" w:space="0" w:color="auto"/>
              <w:bottom w:val="nil"/>
              <w:right w:val="single" w:sz="4" w:space="0" w:color="auto"/>
            </w:tcBorders>
          </w:tcPr>
          <w:p w:rsidR="008E5F65" w:rsidRDefault="00935523">
            <w:pPr>
              <w:rPr>
                <w:rFonts w:cs="Arial"/>
              </w:rPr>
            </w:pPr>
          </w:p>
        </w:tc>
        <w:tc>
          <w:tcPr>
            <w:tcW w:w="1492" w:type="dxa"/>
            <w:tcBorders>
              <w:top w:val="single" w:sz="4" w:space="0" w:color="auto"/>
              <w:left w:val="single" w:sz="4" w:space="0" w:color="auto"/>
              <w:bottom w:val="single" w:sz="4" w:space="0" w:color="auto"/>
              <w:right w:val="single" w:sz="4" w:space="0" w:color="auto"/>
            </w:tcBorders>
            <w:vAlign w:val="center"/>
            <w:hideMark/>
          </w:tcPr>
          <w:p w:rsidR="008E5F65" w:rsidRDefault="00935523" w:rsidP="008E5F65">
            <w:pPr>
              <w:rPr>
                <w:rFonts w:cs="Arial"/>
              </w:rPr>
            </w:pPr>
            <w:r>
              <w:rPr>
                <w:rFonts w:cs="Arial"/>
              </w:rPr>
              <w:t>Null</w:t>
            </w:r>
          </w:p>
        </w:tc>
        <w:tc>
          <w:tcPr>
            <w:tcW w:w="861" w:type="dxa"/>
            <w:tcBorders>
              <w:top w:val="single" w:sz="4" w:space="0" w:color="auto"/>
              <w:left w:val="single" w:sz="4" w:space="0" w:color="auto"/>
              <w:bottom w:val="single" w:sz="4" w:space="0" w:color="auto"/>
              <w:right w:val="single" w:sz="4" w:space="0" w:color="auto"/>
            </w:tcBorders>
            <w:hideMark/>
          </w:tcPr>
          <w:p w:rsidR="008E5F65" w:rsidRDefault="00935523">
            <w:pPr>
              <w:rPr>
                <w:rFonts w:cs="Arial"/>
              </w:rPr>
            </w:pPr>
            <w:r>
              <w:rPr>
                <w:rFonts w:cs="Arial"/>
              </w:rPr>
              <w:t>0x0</w:t>
            </w:r>
          </w:p>
        </w:tc>
        <w:tc>
          <w:tcPr>
            <w:tcW w:w="5297" w:type="dxa"/>
            <w:tcBorders>
              <w:top w:val="nil"/>
              <w:left w:val="single" w:sz="4" w:space="0" w:color="auto"/>
              <w:bottom w:val="nil"/>
              <w:right w:val="single" w:sz="4" w:space="0" w:color="auto"/>
            </w:tcBorders>
          </w:tcPr>
          <w:p w:rsidR="008E5F65" w:rsidRDefault="00935523" w:rsidP="00D46BC0">
            <w:pPr>
              <w:rPr>
                <w:rFonts w:cs="Arial"/>
              </w:rPr>
            </w:pPr>
            <w:r w:rsidRPr="009A0DD9">
              <w:rPr>
                <w:rFonts w:cs="Arial"/>
              </w:rPr>
              <w:t>independent from the system's HMI.</w:t>
            </w:r>
          </w:p>
        </w:tc>
      </w:tr>
      <w:tr w:rsidR="000E089A" w:rsidTr="008E5F65">
        <w:trPr>
          <w:jc w:val="center"/>
        </w:trPr>
        <w:tc>
          <w:tcPr>
            <w:tcW w:w="1008" w:type="dxa"/>
            <w:tcBorders>
              <w:top w:val="nil"/>
              <w:left w:val="single" w:sz="4" w:space="0" w:color="auto"/>
              <w:bottom w:val="nil"/>
              <w:right w:val="single" w:sz="4" w:space="0" w:color="auto"/>
            </w:tcBorders>
          </w:tcPr>
          <w:p w:rsidR="000E089A" w:rsidRDefault="00935523">
            <w:pPr>
              <w:rPr>
                <w:rFonts w:cs="Arial"/>
              </w:rPr>
            </w:pPr>
          </w:p>
        </w:tc>
        <w:tc>
          <w:tcPr>
            <w:tcW w:w="1492" w:type="dxa"/>
            <w:tcBorders>
              <w:top w:val="single" w:sz="4" w:space="0" w:color="auto"/>
              <w:left w:val="single" w:sz="4" w:space="0" w:color="auto"/>
              <w:bottom w:val="single" w:sz="4" w:space="0" w:color="auto"/>
              <w:right w:val="single" w:sz="4" w:space="0" w:color="auto"/>
            </w:tcBorders>
            <w:vAlign w:val="center"/>
            <w:hideMark/>
          </w:tcPr>
          <w:p w:rsidR="000E089A" w:rsidRDefault="00935523" w:rsidP="000E089A">
            <w:pPr>
              <w:rPr>
                <w:rFonts w:cs="Arial"/>
              </w:rPr>
            </w:pPr>
            <w:r>
              <w:rPr>
                <w:rFonts w:cs="Arial"/>
              </w:rPr>
              <w:t>NotScanning</w:t>
            </w:r>
          </w:p>
        </w:tc>
        <w:tc>
          <w:tcPr>
            <w:tcW w:w="861" w:type="dxa"/>
            <w:tcBorders>
              <w:top w:val="single" w:sz="4" w:space="0" w:color="auto"/>
              <w:left w:val="single" w:sz="4" w:space="0" w:color="auto"/>
              <w:bottom w:val="single" w:sz="4" w:space="0" w:color="auto"/>
              <w:right w:val="single" w:sz="4" w:space="0" w:color="auto"/>
            </w:tcBorders>
            <w:hideMark/>
          </w:tcPr>
          <w:p w:rsidR="000E089A" w:rsidRDefault="00935523">
            <w:pPr>
              <w:rPr>
                <w:rFonts w:cs="Arial"/>
              </w:rPr>
            </w:pPr>
            <w:r>
              <w:rPr>
                <w:rFonts w:cs="Arial"/>
              </w:rPr>
              <w:t>0x1</w:t>
            </w:r>
          </w:p>
        </w:tc>
        <w:tc>
          <w:tcPr>
            <w:tcW w:w="5297" w:type="dxa"/>
            <w:tcBorders>
              <w:top w:val="nil"/>
              <w:left w:val="single" w:sz="4" w:space="0" w:color="auto"/>
              <w:bottom w:val="nil"/>
              <w:right w:val="single" w:sz="4" w:space="0" w:color="auto"/>
            </w:tcBorders>
          </w:tcPr>
          <w:p w:rsidR="000E089A" w:rsidRDefault="00935523">
            <w:pPr>
              <w:rPr>
                <w:rFonts w:cs="Arial"/>
              </w:rPr>
            </w:pPr>
          </w:p>
        </w:tc>
      </w:tr>
      <w:tr w:rsidR="000E089A" w:rsidTr="008E5F65">
        <w:trPr>
          <w:jc w:val="center"/>
        </w:trPr>
        <w:tc>
          <w:tcPr>
            <w:tcW w:w="1008" w:type="dxa"/>
            <w:tcBorders>
              <w:top w:val="nil"/>
              <w:left w:val="single" w:sz="4" w:space="0" w:color="auto"/>
              <w:bottom w:val="nil"/>
              <w:right w:val="single" w:sz="4" w:space="0" w:color="auto"/>
            </w:tcBorders>
          </w:tcPr>
          <w:p w:rsidR="000E089A" w:rsidRDefault="00935523">
            <w:pPr>
              <w:rPr>
                <w:rFonts w:cs="Arial"/>
              </w:rPr>
            </w:pPr>
          </w:p>
        </w:tc>
        <w:tc>
          <w:tcPr>
            <w:tcW w:w="1492" w:type="dxa"/>
            <w:tcBorders>
              <w:top w:val="single" w:sz="4" w:space="0" w:color="auto"/>
              <w:left w:val="single" w:sz="4" w:space="0" w:color="auto"/>
              <w:bottom w:val="single" w:sz="4" w:space="0" w:color="auto"/>
              <w:right w:val="single" w:sz="4" w:space="0" w:color="auto"/>
            </w:tcBorders>
            <w:vAlign w:val="center"/>
            <w:hideMark/>
          </w:tcPr>
          <w:p w:rsidR="000E089A" w:rsidRDefault="00935523" w:rsidP="000E089A">
            <w:pPr>
              <w:rPr>
                <w:rFonts w:cs="Arial"/>
              </w:rPr>
            </w:pPr>
            <w:r>
              <w:rPr>
                <w:rFonts w:cs="Arial"/>
              </w:rPr>
              <w:t>Scanning</w:t>
            </w:r>
          </w:p>
        </w:tc>
        <w:tc>
          <w:tcPr>
            <w:tcW w:w="861" w:type="dxa"/>
            <w:tcBorders>
              <w:top w:val="single" w:sz="4" w:space="0" w:color="auto"/>
              <w:left w:val="single" w:sz="4" w:space="0" w:color="auto"/>
              <w:bottom w:val="single" w:sz="4" w:space="0" w:color="auto"/>
              <w:right w:val="single" w:sz="4" w:space="0" w:color="auto"/>
            </w:tcBorders>
            <w:hideMark/>
          </w:tcPr>
          <w:p w:rsidR="000E089A" w:rsidRDefault="00935523">
            <w:pPr>
              <w:rPr>
                <w:rFonts w:cs="Arial"/>
              </w:rPr>
            </w:pPr>
            <w:r>
              <w:rPr>
                <w:rFonts w:cs="Arial"/>
              </w:rPr>
              <w:t>0x2</w:t>
            </w:r>
          </w:p>
        </w:tc>
        <w:tc>
          <w:tcPr>
            <w:tcW w:w="5297" w:type="dxa"/>
            <w:tcBorders>
              <w:top w:val="nil"/>
              <w:left w:val="single" w:sz="4" w:space="0" w:color="auto"/>
              <w:bottom w:val="nil"/>
              <w:right w:val="single" w:sz="4" w:space="0" w:color="auto"/>
            </w:tcBorders>
          </w:tcPr>
          <w:p w:rsidR="000E089A" w:rsidRDefault="00935523">
            <w:pPr>
              <w:rPr>
                <w:rFonts w:cs="Arial"/>
              </w:rPr>
            </w:pPr>
          </w:p>
        </w:tc>
      </w:tr>
      <w:tr w:rsidR="000E089A" w:rsidTr="008E5F65">
        <w:trPr>
          <w:jc w:val="center"/>
        </w:trPr>
        <w:tc>
          <w:tcPr>
            <w:tcW w:w="1008" w:type="dxa"/>
            <w:tcBorders>
              <w:top w:val="nil"/>
              <w:left w:val="single" w:sz="4" w:space="0" w:color="auto"/>
              <w:bottom w:val="single" w:sz="4" w:space="0" w:color="auto"/>
              <w:right w:val="single" w:sz="4" w:space="0" w:color="auto"/>
            </w:tcBorders>
          </w:tcPr>
          <w:p w:rsidR="000E089A" w:rsidRDefault="00935523">
            <w:pPr>
              <w:rPr>
                <w:rFonts w:cs="Arial"/>
              </w:rPr>
            </w:pPr>
          </w:p>
        </w:tc>
        <w:tc>
          <w:tcPr>
            <w:tcW w:w="1492" w:type="dxa"/>
            <w:tcBorders>
              <w:top w:val="single" w:sz="4" w:space="0" w:color="auto"/>
              <w:left w:val="single" w:sz="4" w:space="0" w:color="auto"/>
              <w:bottom w:val="single" w:sz="4" w:space="0" w:color="auto"/>
              <w:right w:val="single" w:sz="4" w:space="0" w:color="auto"/>
            </w:tcBorders>
            <w:vAlign w:val="center"/>
            <w:hideMark/>
          </w:tcPr>
          <w:p w:rsidR="000E089A" w:rsidRDefault="00935523" w:rsidP="000E089A">
            <w:pPr>
              <w:rPr>
                <w:rFonts w:cs="Arial"/>
              </w:rPr>
            </w:pPr>
            <w:r>
              <w:rPr>
                <w:rFonts w:cs="Arial"/>
              </w:rPr>
              <w:t>Steering</w:t>
            </w:r>
          </w:p>
        </w:tc>
        <w:tc>
          <w:tcPr>
            <w:tcW w:w="861" w:type="dxa"/>
            <w:tcBorders>
              <w:top w:val="single" w:sz="4" w:space="0" w:color="auto"/>
              <w:left w:val="single" w:sz="4" w:space="0" w:color="auto"/>
              <w:bottom w:val="single" w:sz="4" w:space="0" w:color="auto"/>
              <w:right w:val="single" w:sz="4" w:space="0" w:color="auto"/>
            </w:tcBorders>
            <w:hideMark/>
          </w:tcPr>
          <w:p w:rsidR="000E089A" w:rsidRDefault="00935523">
            <w:pPr>
              <w:rPr>
                <w:rFonts w:cs="Arial"/>
              </w:rPr>
            </w:pPr>
            <w:r>
              <w:rPr>
                <w:rFonts w:cs="Arial"/>
              </w:rPr>
              <w:t>0x3</w:t>
            </w:r>
          </w:p>
        </w:tc>
        <w:tc>
          <w:tcPr>
            <w:tcW w:w="5297" w:type="dxa"/>
            <w:tcBorders>
              <w:top w:val="nil"/>
              <w:left w:val="single" w:sz="4" w:space="0" w:color="auto"/>
              <w:bottom w:val="single" w:sz="4" w:space="0" w:color="auto"/>
              <w:right w:val="single" w:sz="4" w:space="0" w:color="auto"/>
            </w:tcBorders>
          </w:tcPr>
          <w:p w:rsidR="000E089A" w:rsidRDefault="00935523">
            <w:pPr>
              <w:rPr>
                <w:rFonts w:cs="Arial"/>
              </w:rPr>
            </w:pPr>
          </w:p>
        </w:tc>
      </w:tr>
    </w:tbl>
    <w:p w:rsidR="00BB48BF" w:rsidRDefault="00935523">
      <w:pPr>
        <w:rPr>
          <w:rFonts w:cs="Arial"/>
        </w:rPr>
      </w:pPr>
      <w:r>
        <w:rPr>
          <w:rFonts w:cs="Arial"/>
        </w:rPr>
        <w:t xml:space="preserve"> </w:t>
      </w:r>
    </w:p>
    <w:p w:rsidR="00406F39" w:rsidRDefault="00935523" w:rsidP="00CC6E4C">
      <w:pPr>
        <w:pStyle w:val="Heading4"/>
      </w:pPr>
      <w:r w:rsidRPr="00B9479B">
        <w:t>MD-REQ-013908/B-ApaMde_D_Stat (TcSE ROIN-202256-1)</w:t>
      </w:r>
    </w:p>
    <w:p w:rsidR="007F4AF4" w:rsidRDefault="00935523">
      <w:pPr>
        <w:rPr>
          <w:rFonts w:cs="Arial"/>
        </w:rPr>
      </w:pPr>
      <w:r>
        <w:rPr>
          <w:rFonts w:cs="Arial"/>
        </w:rPr>
        <w:t>Message Type: Status</w:t>
      </w:r>
    </w:p>
    <w:p w:rsidR="007F4AF4" w:rsidRDefault="00935523">
      <w:pPr>
        <w:rPr>
          <w:rFonts w:cs="Arial"/>
        </w:rPr>
      </w:pPr>
    </w:p>
    <w:p w:rsidR="007F4AF4" w:rsidRDefault="00935523">
      <w:pPr>
        <w:rPr>
          <w:rFonts w:cs="Arial"/>
        </w:rPr>
      </w:pPr>
      <w:r>
        <w:rPr>
          <w:rFonts w:cs="Arial"/>
        </w:rPr>
        <w:t xml:space="preserve">Represents the status of the Active Park Assist Manager function. </w:t>
      </w:r>
    </w:p>
    <w:p w:rsidR="007F4AF4" w:rsidRDefault="00935523">
      <w:pPr>
        <w:rPr>
          <w:rFonts w:cs="Arial"/>
        </w:rPr>
      </w:pPr>
    </w:p>
    <w:p w:rsidR="007F4AF4" w:rsidRDefault="00935523">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378"/>
        <w:gridCol w:w="816"/>
        <w:gridCol w:w="5285"/>
      </w:tblGrid>
      <w:tr w:rsidR="007F4AF4">
        <w:trPr>
          <w:jc w:val="center"/>
        </w:trPr>
        <w:tc>
          <w:tcPr>
            <w:tcW w:w="816" w:type="dxa"/>
            <w:tcBorders>
              <w:top w:val="single" w:sz="4" w:space="0" w:color="auto"/>
              <w:left w:val="single" w:sz="4" w:space="0" w:color="auto"/>
              <w:bottom w:val="single" w:sz="4" w:space="0" w:color="auto"/>
              <w:right w:val="single" w:sz="4" w:space="0" w:color="auto"/>
            </w:tcBorders>
            <w:hideMark/>
          </w:tcPr>
          <w:p w:rsidR="007F4AF4" w:rsidRDefault="00935523">
            <w:pPr>
              <w:rPr>
                <w:rFonts w:cs="Arial"/>
                <w:b/>
              </w:rPr>
            </w:pPr>
            <w:r>
              <w:rPr>
                <w:rFonts w:cs="Arial"/>
                <w:b/>
              </w:rPr>
              <w:t>Name</w:t>
            </w:r>
          </w:p>
        </w:tc>
        <w:tc>
          <w:tcPr>
            <w:tcW w:w="1378" w:type="dxa"/>
            <w:tcBorders>
              <w:top w:val="single" w:sz="4" w:space="0" w:color="auto"/>
              <w:left w:val="single" w:sz="4" w:space="0" w:color="auto"/>
              <w:bottom w:val="single" w:sz="4" w:space="0" w:color="auto"/>
              <w:right w:val="single" w:sz="4" w:space="0" w:color="auto"/>
            </w:tcBorders>
            <w:hideMark/>
          </w:tcPr>
          <w:p w:rsidR="007F4AF4" w:rsidRDefault="00935523">
            <w:pPr>
              <w:rPr>
                <w:rFonts w:cs="Arial"/>
                <w:b/>
              </w:rPr>
            </w:pPr>
            <w:r>
              <w:rPr>
                <w:rFonts w:cs="Arial"/>
                <w:b/>
              </w:rPr>
              <w:t>Literals</w:t>
            </w:r>
          </w:p>
        </w:tc>
        <w:tc>
          <w:tcPr>
            <w:tcW w:w="816" w:type="dxa"/>
            <w:tcBorders>
              <w:top w:val="single" w:sz="4" w:space="0" w:color="auto"/>
              <w:left w:val="single" w:sz="4" w:space="0" w:color="auto"/>
              <w:bottom w:val="single" w:sz="4" w:space="0" w:color="auto"/>
              <w:right w:val="single" w:sz="4" w:space="0" w:color="auto"/>
            </w:tcBorders>
            <w:hideMark/>
          </w:tcPr>
          <w:p w:rsidR="007F4AF4" w:rsidRDefault="00935523">
            <w:pPr>
              <w:rPr>
                <w:rFonts w:cs="Arial"/>
                <w:b/>
              </w:rPr>
            </w:pPr>
            <w:r>
              <w:rPr>
                <w:rFonts w:cs="Arial"/>
                <w:b/>
              </w:rPr>
              <w:t>Value</w:t>
            </w:r>
          </w:p>
        </w:tc>
        <w:tc>
          <w:tcPr>
            <w:tcW w:w="5285" w:type="dxa"/>
            <w:tcBorders>
              <w:top w:val="single" w:sz="4" w:space="0" w:color="auto"/>
              <w:left w:val="single" w:sz="4" w:space="0" w:color="auto"/>
              <w:bottom w:val="single" w:sz="4" w:space="0" w:color="auto"/>
              <w:right w:val="single" w:sz="4" w:space="0" w:color="auto"/>
            </w:tcBorders>
            <w:hideMark/>
          </w:tcPr>
          <w:p w:rsidR="007F4AF4" w:rsidRDefault="00935523">
            <w:pPr>
              <w:rPr>
                <w:rFonts w:cs="Arial"/>
                <w:b/>
              </w:rPr>
            </w:pPr>
            <w:r>
              <w:rPr>
                <w:rFonts w:cs="Arial"/>
                <w:b/>
              </w:rPr>
              <w:t>Description</w:t>
            </w:r>
          </w:p>
        </w:tc>
      </w:tr>
      <w:tr w:rsidR="007F4AF4">
        <w:trPr>
          <w:jc w:val="center"/>
        </w:trPr>
        <w:tc>
          <w:tcPr>
            <w:tcW w:w="816" w:type="dxa"/>
            <w:tcBorders>
              <w:top w:val="single" w:sz="4" w:space="0" w:color="auto"/>
              <w:left w:val="single" w:sz="4" w:space="0" w:color="auto"/>
              <w:bottom w:val="single" w:sz="4" w:space="0" w:color="auto"/>
              <w:right w:val="single" w:sz="4" w:space="0" w:color="auto"/>
            </w:tcBorders>
            <w:hideMark/>
          </w:tcPr>
          <w:p w:rsidR="007F4AF4" w:rsidRDefault="00935523">
            <w:pPr>
              <w:rPr>
                <w:rFonts w:cs="Arial"/>
              </w:rPr>
            </w:pPr>
            <w:r>
              <w:rPr>
                <w:rFonts w:cs="Arial"/>
              </w:rPr>
              <w:t xml:space="preserve">Type </w:t>
            </w:r>
          </w:p>
        </w:tc>
        <w:tc>
          <w:tcPr>
            <w:tcW w:w="1378" w:type="dxa"/>
            <w:tcBorders>
              <w:top w:val="single" w:sz="4" w:space="0" w:color="auto"/>
              <w:left w:val="single" w:sz="4" w:space="0" w:color="auto"/>
              <w:bottom w:val="single" w:sz="4" w:space="0" w:color="auto"/>
              <w:right w:val="single" w:sz="4" w:space="0" w:color="auto"/>
            </w:tcBorders>
            <w:hideMark/>
          </w:tcPr>
          <w:p w:rsidR="007F4AF4" w:rsidRDefault="00935523">
            <w:pPr>
              <w:rPr>
                <w:rFonts w:cs="Arial"/>
              </w:rPr>
            </w:pPr>
            <w:r>
              <w:rPr>
                <w:rFonts w:cs="Arial"/>
              </w:rPr>
              <w:t>-</w:t>
            </w:r>
          </w:p>
        </w:tc>
        <w:tc>
          <w:tcPr>
            <w:tcW w:w="816" w:type="dxa"/>
            <w:tcBorders>
              <w:top w:val="single" w:sz="4" w:space="0" w:color="auto"/>
              <w:left w:val="single" w:sz="4" w:space="0" w:color="auto"/>
              <w:bottom w:val="single" w:sz="4" w:space="0" w:color="auto"/>
              <w:right w:val="single" w:sz="4" w:space="0" w:color="auto"/>
            </w:tcBorders>
            <w:hideMark/>
          </w:tcPr>
          <w:p w:rsidR="007F4AF4" w:rsidRDefault="00935523">
            <w:pPr>
              <w:rPr>
                <w:rFonts w:cs="Arial"/>
              </w:rPr>
            </w:pPr>
            <w:r>
              <w:rPr>
                <w:rFonts w:cs="Arial"/>
              </w:rPr>
              <w:t>-</w:t>
            </w:r>
          </w:p>
        </w:tc>
        <w:tc>
          <w:tcPr>
            <w:tcW w:w="5285" w:type="dxa"/>
            <w:tcBorders>
              <w:top w:val="single" w:sz="4" w:space="0" w:color="auto"/>
              <w:left w:val="single" w:sz="4" w:space="0" w:color="auto"/>
              <w:bottom w:val="single" w:sz="4" w:space="0" w:color="auto"/>
              <w:right w:val="single" w:sz="4" w:space="0" w:color="auto"/>
            </w:tcBorders>
            <w:hideMark/>
          </w:tcPr>
          <w:p w:rsidR="007F4AF4" w:rsidRDefault="00935523">
            <w:pPr>
              <w:rPr>
                <w:rFonts w:cs="Arial"/>
              </w:rPr>
            </w:pPr>
            <w:r>
              <w:rPr>
                <w:rFonts w:cs="Arial"/>
              </w:rPr>
              <w:t>Status of the currently selected Active Park Assist Mode</w:t>
            </w:r>
          </w:p>
        </w:tc>
      </w:tr>
      <w:tr w:rsidR="00086B5D" w:rsidTr="009D0538">
        <w:trPr>
          <w:jc w:val="center"/>
        </w:trPr>
        <w:tc>
          <w:tcPr>
            <w:tcW w:w="816" w:type="dxa"/>
            <w:tcBorders>
              <w:top w:val="single" w:sz="4" w:space="0" w:color="auto"/>
              <w:left w:val="single" w:sz="4" w:space="0" w:color="auto"/>
              <w:bottom w:val="single" w:sz="4" w:space="0" w:color="auto"/>
              <w:right w:val="single" w:sz="4" w:space="0" w:color="auto"/>
            </w:tcBorders>
          </w:tcPr>
          <w:p w:rsidR="00086B5D" w:rsidRDefault="00935523">
            <w:pPr>
              <w:rPr>
                <w:rFonts w:cs="Arial"/>
              </w:rPr>
            </w:pPr>
          </w:p>
        </w:tc>
        <w:tc>
          <w:tcPr>
            <w:tcW w:w="1378" w:type="dxa"/>
            <w:tcBorders>
              <w:top w:val="single" w:sz="4" w:space="0" w:color="auto"/>
              <w:left w:val="single" w:sz="4" w:space="0" w:color="auto"/>
              <w:bottom w:val="single" w:sz="4" w:space="0" w:color="auto"/>
              <w:right w:val="single" w:sz="4" w:space="0" w:color="auto"/>
            </w:tcBorders>
            <w:vAlign w:val="center"/>
            <w:hideMark/>
          </w:tcPr>
          <w:p w:rsidR="00086B5D" w:rsidRDefault="00935523">
            <w:pPr>
              <w:jc w:val="center"/>
              <w:rPr>
                <w:rFonts w:eastAsiaTheme="minorHAnsi" w:cs="Arial"/>
                <w:color w:val="000000"/>
              </w:rPr>
            </w:pPr>
            <w:r>
              <w:rPr>
                <w:rFonts w:cs="Arial"/>
                <w:color w:val="000000"/>
              </w:rPr>
              <w:t>Null</w:t>
            </w:r>
          </w:p>
        </w:tc>
        <w:tc>
          <w:tcPr>
            <w:tcW w:w="816" w:type="dxa"/>
            <w:tcBorders>
              <w:top w:val="single" w:sz="4" w:space="0" w:color="auto"/>
              <w:left w:val="single" w:sz="4" w:space="0" w:color="auto"/>
              <w:bottom w:val="single" w:sz="4" w:space="0" w:color="auto"/>
              <w:right w:val="single" w:sz="4" w:space="0" w:color="auto"/>
            </w:tcBorders>
            <w:vAlign w:val="center"/>
            <w:hideMark/>
          </w:tcPr>
          <w:p w:rsidR="00086B5D" w:rsidRDefault="00935523">
            <w:pPr>
              <w:jc w:val="center"/>
              <w:rPr>
                <w:rFonts w:eastAsiaTheme="minorHAnsi" w:cs="Arial"/>
                <w:color w:val="000000"/>
              </w:rPr>
            </w:pPr>
            <w:r>
              <w:rPr>
                <w:rFonts w:cs="Arial"/>
                <w:color w:val="000000"/>
              </w:rPr>
              <w:t>0x0</w:t>
            </w:r>
          </w:p>
        </w:tc>
        <w:tc>
          <w:tcPr>
            <w:tcW w:w="5285" w:type="dxa"/>
            <w:tcBorders>
              <w:top w:val="single" w:sz="4" w:space="0" w:color="auto"/>
              <w:left w:val="single" w:sz="4" w:space="0" w:color="auto"/>
              <w:bottom w:val="single" w:sz="4" w:space="0" w:color="auto"/>
              <w:right w:val="single" w:sz="4" w:space="0" w:color="auto"/>
            </w:tcBorders>
          </w:tcPr>
          <w:p w:rsidR="00086B5D" w:rsidRDefault="00935523">
            <w:pPr>
              <w:rPr>
                <w:rFonts w:cs="Arial"/>
              </w:rPr>
            </w:pPr>
          </w:p>
        </w:tc>
      </w:tr>
      <w:tr w:rsidR="00086B5D" w:rsidTr="009D0538">
        <w:trPr>
          <w:jc w:val="center"/>
        </w:trPr>
        <w:tc>
          <w:tcPr>
            <w:tcW w:w="816" w:type="dxa"/>
            <w:tcBorders>
              <w:top w:val="single" w:sz="4" w:space="0" w:color="auto"/>
              <w:left w:val="single" w:sz="4" w:space="0" w:color="auto"/>
              <w:bottom w:val="single" w:sz="4" w:space="0" w:color="auto"/>
              <w:right w:val="single" w:sz="4" w:space="0" w:color="auto"/>
            </w:tcBorders>
          </w:tcPr>
          <w:p w:rsidR="00086B5D" w:rsidRDefault="00935523">
            <w:pPr>
              <w:rPr>
                <w:rFonts w:cs="Arial"/>
              </w:rPr>
            </w:pPr>
          </w:p>
        </w:tc>
        <w:tc>
          <w:tcPr>
            <w:tcW w:w="1378" w:type="dxa"/>
            <w:tcBorders>
              <w:top w:val="single" w:sz="4" w:space="0" w:color="auto"/>
              <w:left w:val="single" w:sz="4" w:space="0" w:color="auto"/>
              <w:bottom w:val="single" w:sz="4" w:space="0" w:color="auto"/>
              <w:right w:val="single" w:sz="4" w:space="0" w:color="auto"/>
            </w:tcBorders>
            <w:vAlign w:val="center"/>
            <w:hideMark/>
          </w:tcPr>
          <w:p w:rsidR="00086B5D" w:rsidRDefault="00935523">
            <w:pPr>
              <w:jc w:val="center"/>
              <w:rPr>
                <w:rFonts w:eastAsiaTheme="minorHAnsi" w:cs="Arial"/>
                <w:color w:val="000000"/>
              </w:rPr>
            </w:pPr>
            <w:r>
              <w:rPr>
                <w:rFonts w:cs="Arial"/>
                <w:color w:val="000000"/>
              </w:rPr>
              <w:t>Off</w:t>
            </w:r>
          </w:p>
        </w:tc>
        <w:tc>
          <w:tcPr>
            <w:tcW w:w="816" w:type="dxa"/>
            <w:tcBorders>
              <w:top w:val="single" w:sz="4" w:space="0" w:color="auto"/>
              <w:left w:val="single" w:sz="4" w:space="0" w:color="auto"/>
              <w:bottom w:val="single" w:sz="4" w:space="0" w:color="auto"/>
              <w:right w:val="single" w:sz="4" w:space="0" w:color="auto"/>
            </w:tcBorders>
            <w:vAlign w:val="center"/>
            <w:hideMark/>
          </w:tcPr>
          <w:p w:rsidR="00086B5D" w:rsidRDefault="00935523">
            <w:pPr>
              <w:jc w:val="center"/>
              <w:rPr>
                <w:rFonts w:eastAsiaTheme="minorHAnsi" w:cs="Arial"/>
                <w:color w:val="000000"/>
              </w:rPr>
            </w:pPr>
            <w:r>
              <w:rPr>
                <w:rFonts w:cs="Arial"/>
                <w:color w:val="000000"/>
              </w:rPr>
              <w:t>0x1</w:t>
            </w:r>
          </w:p>
        </w:tc>
        <w:tc>
          <w:tcPr>
            <w:tcW w:w="5285" w:type="dxa"/>
            <w:tcBorders>
              <w:top w:val="single" w:sz="4" w:space="0" w:color="auto"/>
              <w:left w:val="single" w:sz="4" w:space="0" w:color="auto"/>
              <w:bottom w:val="single" w:sz="4" w:space="0" w:color="auto"/>
              <w:right w:val="single" w:sz="4" w:space="0" w:color="auto"/>
            </w:tcBorders>
          </w:tcPr>
          <w:p w:rsidR="00086B5D" w:rsidRDefault="00935523">
            <w:pPr>
              <w:rPr>
                <w:rFonts w:cs="Arial"/>
              </w:rPr>
            </w:pPr>
          </w:p>
        </w:tc>
      </w:tr>
      <w:tr w:rsidR="00086B5D" w:rsidTr="009D0538">
        <w:trPr>
          <w:jc w:val="center"/>
        </w:trPr>
        <w:tc>
          <w:tcPr>
            <w:tcW w:w="816" w:type="dxa"/>
            <w:tcBorders>
              <w:top w:val="single" w:sz="4" w:space="0" w:color="auto"/>
              <w:left w:val="single" w:sz="4" w:space="0" w:color="auto"/>
              <w:bottom w:val="single" w:sz="4" w:space="0" w:color="auto"/>
              <w:right w:val="single" w:sz="4" w:space="0" w:color="auto"/>
            </w:tcBorders>
          </w:tcPr>
          <w:p w:rsidR="00086B5D" w:rsidRDefault="00935523">
            <w:pPr>
              <w:rPr>
                <w:rFonts w:cs="Arial"/>
              </w:rPr>
            </w:pPr>
          </w:p>
        </w:tc>
        <w:tc>
          <w:tcPr>
            <w:tcW w:w="1378" w:type="dxa"/>
            <w:tcBorders>
              <w:top w:val="single" w:sz="4" w:space="0" w:color="auto"/>
              <w:left w:val="single" w:sz="4" w:space="0" w:color="auto"/>
              <w:bottom w:val="single" w:sz="4" w:space="0" w:color="auto"/>
              <w:right w:val="single" w:sz="4" w:space="0" w:color="auto"/>
            </w:tcBorders>
            <w:vAlign w:val="center"/>
            <w:hideMark/>
          </w:tcPr>
          <w:p w:rsidR="00086B5D" w:rsidRDefault="00935523">
            <w:pPr>
              <w:jc w:val="center"/>
              <w:rPr>
                <w:rFonts w:eastAsiaTheme="minorHAnsi" w:cs="Arial"/>
                <w:color w:val="000000"/>
              </w:rPr>
            </w:pPr>
            <w:r>
              <w:rPr>
                <w:rFonts w:cs="Arial"/>
                <w:color w:val="000000"/>
              </w:rPr>
              <w:t>SAPP</w:t>
            </w:r>
          </w:p>
        </w:tc>
        <w:tc>
          <w:tcPr>
            <w:tcW w:w="816" w:type="dxa"/>
            <w:tcBorders>
              <w:top w:val="single" w:sz="4" w:space="0" w:color="auto"/>
              <w:left w:val="single" w:sz="4" w:space="0" w:color="auto"/>
              <w:bottom w:val="single" w:sz="4" w:space="0" w:color="auto"/>
              <w:right w:val="single" w:sz="4" w:space="0" w:color="auto"/>
            </w:tcBorders>
            <w:vAlign w:val="center"/>
            <w:hideMark/>
          </w:tcPr>
          <w:p w:rsidR="00086B5D" w:rsidRDefault="00935523">
            <w:pPr>
              <w:jc w:val="center"/>
              <w:rPr>
                <w:rFonts w:eastAsiaTheme="minorHAnsi" w:cs="Arial"/>
                <w:color w:val="000000"/>
              </w:rPr>
            </w:pPr>
            <w:r>
              <w:rPr>
                <w:rFonts w:cs="Arial"/>
                <w:color w:val="000000"/>
              </w:rPr>
              <w:t>0x2</w:t>
            </w:r>
          </w:p>
        </w:tc>
        <w:tc>
          <w:tcPr>
            <w:tcW w:w="5285" w:type="dxa"/>
            <w:tcBorders>
              <w:top w:val="single" w:sz="4" w:space="0" w:color="auto"/>
              <w:left w:val="single" w:sz="4" w:space="0" w:color="auto"/>
              <w:bottom w:val="single" w:sz="4" w:space="0" w:color="auto"/>
              <w:right w:val="single" w:sz="4" w:space="0" w:color="auto"/>
            </w:tcBorders>
          </w:tcPr>
          <w:p w:rsidR="00086B5D" w:rsidRDefault="00935523">
            <w:pPr>
              <w:rPr>
                <w:rFonts w:cs="Arial"/>
              </w:rPr>
            </w:pPr>
          </w:p>
        </w:tc>
      </w:tr>
      <w:tr w:rsidR="00086B5D" w:rsidTr="009D0538">
        <w:trPr>
          <w:jc w:val="center"/>
        </w:trPr>
        <w:tc>
          <w:tcPr>
            <w:tcW w:w="816" w:type="dxa"/>
            <w:tcBorders>
              <w:top w:val="single" w:sz="4" w:space="0" w:color="auto"/>
              <w:left w:val="single" w:sz="4" w:space="0" w:color="auto"/>
              <w:bottom w:val="single" w:sz="4" w:space="0" w:color="auto"/>
              <w:right w:val="single" w:sz="4" w:space="0" w:color="auto"/>
            </w:tcBorders>
          </w:tcPr>
          <w:p w:rsidR="00086B5D" w:rsidRDefault="00935523">
            <w:pPr>
              <w:rPr>
                <w:rFonts w:cs="Arial"/>
              </w:rPr>
            </w:pPr>
          </w:p>
        </w:tc>
        <w:tc>
          <w:tcPr>
            <w:tcW w:w="1378" w:type="dxa"/>
            <w:tcBorders>
              <w:top w:val="single" w:sz="4" w:space="0" w:color="auto"/>
              <w:left w:val="single" w:sz="4" w:space="0" w:color="auto"/>
              <w:bottom w:val="single" w:sz="4" w:space="0" w:color="auto"/>
              <w:right w:val="single" w:sz="4" w:space="0" w:color="auto"/>
            </w:tcBorders>
            <w:vAlign w:val="center"/>
            <w:hideMark/>
          </w:tcPr>
          <w:p w:rsidR="00086B5D" w:rsidRDefault="00935523">
            <w:pPr>
              <w:jc w:val="center"/>
              <w:rPr>
                <w:rFonts w:eastAsiaTheme="minorHAnsi" w:cs="Arial"/>
                <w:color w:val="000000"/>
              </w:rPr>
            </w:pPr>
            <w:r>
              <w:rPr>
                <w:rFonts w:cs="Arial"/>
                <w:color w:val="000000"/>
              </w:rPr>
              <w:t>PPA</w:t>
            </w:r>
          </w:p>
        </w:tc>
        <w:tc>
          <w:tcPr>
            <w:tcW w:w="816" w:type="dxa"/>
            <w:tcBorders>
              <w:top w:val="single" w:sz="4" w:space="0" w:color="auto"/>
              <w:left w:val="single" w:sz="4" w:space="0" w:color="auto"/>
              <w:bottom w:val="single" w:sz="4" w:space="0" w:color="auto"/>
              <w:right w:val="single" w:sz="4" w:space="0" w:color="auto"/>
            </w:tcBorders>
            <w:vAlign w:val="center"/>
            <w:hideMark/>
          </w:tcPr>
          <w:p w:rsidR="00086B5D" w:rsidRDefault="00935523">
            <w:pPr>
              <w:jc w:val="center"/>
              <w:rPr>
                <w:rFonts w:eastAsiaTheme="minorHAnsi" w:cs="Arial"/>
                <w:color w:val="000000"/>
              </w:rPr>
            </w:pPr>
            <w:r>
              <w:rPr>
                <w:rFonts w:cs="Arial"/>
                <w:color w:val="000000"/>
              </w:rPr>
              <w:t>0x3</w:t>
            </w:r>
          </w:p>
        </w:tc>
        <w:tc>
          <w:tcPr>
            <w:tcW w:w="5285" w:type="dxa"/>
            <w:tcBorders>
              <w:top w:val="single" w:sz="4" w:space="0" w:color="auto"/>
              <w:left w:val="single" w:sz="4" w:space="0" w:color="auto"/>
              <w:bottom w:val="single" w:sz="4" w:space="0" w:color="auto"/>
              <w:right w:val="single" w:sz="4" w:space="0" w:color="auto"/>
            </w:tcBorders>
          </w:tcPr>
          <w:p w:rsidR="00086B5D" w:rsidRDefault="00935523">
            <w:pPr>
              <w:rPr>
                <w:rFonts w:cs="Arial"/>
              </w:rPr>
            </w:pPr>
          </w:p>
        </w:tc>
      </w:tr>
      <w:tr w:rsidR="00086B5D" w:rsidTr="009D0538">
        <w:trPr>
          <w:jc w:val="center"/>
        </w:trPr>
        <w:tc>
          <w:tcPr>
            <w:tcW w:w="816" w:type="dxa"/>
            <w:tcBorders>
              <w:top w:val="single" w:sz="4" w:space="0" w:color="auto"/>
              <w:left w:val="single" w:sz="4" w:space="0" w:color="auto"/>
              <w:bottom w:val="single" w:sz="4" w:space="0" w:color="auto"/>
              <w:right w:val="single" w:sz="4" w:space="0" w:color="auto"/>
            </w:tcBorders>
          </w:tcPr>
          <w:p w:rsidR="00086B5D" w:rsidRDefault="00935523">
            <w:pPr>
              <w:rPr>
                <w:rFonts w:cs="Arial"/>
              </w:rPr>
            </w:pPr>
          </w:p>
        </w:tc>
        <w:tc>
          <w:tcPr>
            <w:tcW w:w="1378" w:type="dxa"/>
            <w:tcBorders>
              <w:top w:val="single" w:sz="4" w:space="0" w:color="auto"/>
              <w:left w:val="single" w:sz="4" w:space="0" w:color="auto"/>
              <w:bottom w:val="single" w:sz="4" w:space="0" w:color="auto"/>
              <w:right w:val="single" w:sz="4" w:space="0" w:color="auto"/>
            </w:tcBorders>
            <w:vAlign w:val="center"/>
            <w:hideMark/>
          </w:tcPr>
          <w:p w:rsidR="00086B5D" w:rsidRDefault="00935523">
            <w:pPr>
              <w:jc w:val="center"/>
              <w:rPr>
                <w:rFonts w:eastAsiaTheme="minorHAnsi" w:cs="Arial"/>
                <w:color w:val="000000"/>
              </w:rPr>
            </w:pPr>
            <w:r>
              <w:rPr>
                <w:rFonts w:cs="Arial"/>
                <w:color w:val="000000"/>
              </w:rPr>
              <w:t>POA</w:t>
            </w:r>
          </w:p>
        </w:tc>
        <w:tc>
          <w:tcPr>
            <w:tcW w:w="816" w:type="dxa"/>
            <w:tcBorders>
              <w:top w:val="single" w:sz="4" w:space="0" w:color="auto"/>
              <w:left w:val="single" w:sz="4" w:space="0" w:color="auto"/>
              <w:bottom w:val="single" w:sz="4" w:space="0" w:color="auto"/>
              <w:right w:val="single" w:sz="4" w:space="0" w:color="auto"/>
            </w:tcBorders>
            <w:vAlign w:val="center"/>
            <w:hideMark/>
          </w:tcPr>
          <w:p w:rsidR="00086B5D" w:rsidRDefault="00935523">
            <w:pPr>
              <w:jc w:val="center"/>
              <w:rPr>
                <w:rFonts w:eastAsiaTheme="minorHAnsi" w:cs="Arial"/>
                <w:color w:val="000000"/>
              </w:rPr>
            </w:pPr>
            <w:r>
              <w:rPr>
                <w:rFonts w:cs="Arial"/>
                <w:color w:val="000000"/>
              </w:rPr>
              <w:t>0x4</w:t>
            </w:r>
          </w:p>
        </w:tc>
        <w:tc>
          <w:tcPr>
            <w:tcW w:w="5285" w:type="dxa"/>
            <w:tcBorders>
              <w:top w:val="single" w:sz="4" w:space="0" w:color="auto"/>
              <w:left w:val="single" w:sz="4" w:space="0" w:color="auto"/>
              <w:bottom w:val="single" w:sz="4" w:space="0" w:color="auto"/>
              <w:right w:val="single" w:sz="4" w:space="0" w:color="auto"/>
            </w:tcBorders>
          </w:tcPr>
          <w:p w:rsidR="00086B5D" w:rsidRDefault="00935523">
            <w:pPr>
              <w:rPr>
                <w:rFonts w:cs="Arial"/>
              </w:rPr>
            </w:pPr>
          </w:p>
        </w:tc>
      </w:tr>
      <w:tr w:rsidR="00086B5D" w:rsidTr="009D0538">
        <w:trPr>
          <w:jc w:val="center"/>
        </w:trPr>
        <w:tc>
          <w:tcPr>
            <w:tcW w:w="816" w:type="dxa"/>
            <w:tcBorders>
              <w:top w:val="single" w:sz="4" w:space="0" w:color="auto"/>
              <w:left w:val="single" w:sz="4" w:space="0" w:color="auto"/>
              <w:bottom w:val="single" w:sz="4" w:space="0" w:color="auto"/>
              <w:right w:val="single" w:sz="4" w:space="0" w:color="auto"/>
            </w:tcBorders>
          </w:tcPr>
          <w:p w:rsidR="00086B5D" w:rsidRDefault="00935523">
            <w:pPr>
              <w:rPr>
                <w:rFonts w:cs="Arial"/>
              </w:rPr>
            </w:pPr>
          </w:p>
        </w:tc>
        <w:tc>
          <w:tcPr>
            <w:tcW w:w="1378" w:type="dxa"/>
            <w:tcBorders>
              <w:top w:val="single" w:sz="4" w:space="0" w:color="auto"/>
              <w:left w:val="single" w:sz="4" w:space="0" w:color="auto"/>
              <w:bottom w:val="single" w:sz="4" w:space="0" w:color="auto"/>
              <w:right w:val="single" w:sz="4" w:space="0" w:color="auto"/>
            </w:tcBorders>
            <w:vAlign w:val="center"/>
          </w:tcPr>
          <w:p w:rsidR="00086B5D" w:rsidRDefault="00935523">
            <w:pPr>
              <w:jc w:val="center"/>
              <w:rPr>
                <w:rFonts w:eastAsiaTheme="minorHAnsi" w:cs="Arial"/>
                <w:color w:val="000000"/>
              </w:rPr>
            </w:pPr>
            <w:r>
              <w:rPr>
                <w:rFonts w:cs="Arial"/>
                <w:color w:val="000000"/>
              </w:rPr>
              <w:t>NotUsed1</w:t>
            </w:r>
          </w:p>
        </w:tc>
        <w:tc>
          <w:tcPr>
            <w:tcW w:w="816" w:type="dxa"/>
            <w:tcBorders>
              <w:top w:val="single" w:sz="4" w:space="0" w:color="auto"/>
              <w:left w:val="single" w:sz="4" w:space="0" w:color="auto"/>
              <w:bottom w:val="single" w:sz="4" w:space="0" w:color="auto"/>
              <w:right w:val="single" w:sz="4" w:space="0" w:color="auto"/>
            </w:tcBorders>
            <w:vAlign w:val="center"/>
          </w:tcPr>
          <w:p w:rsidR="00086B5D" w:rsidRDefault="00935523">
            <w:pPr>
              <w:jc w:val="center"/>
              <w:rPr>
                <w:rFonts w:eastAsiaTheme="minorHAnsi" w:cs="Arial"/>
                <w:color w:val="000000"/>
              </w:rPr>
            </w:pPr>
            <w:r>
              <w:rPr>
                <w:rFonts w:cs="Arial"/>
                <w:color w:val="000000"/>
              </w:rPr>
              <w:t>0x5</w:t>
            </w:r>
          </w:p>
        </w:tc>
        <w:tc>
          <w:tcPr>
            <w:tcW w:w="5285" w:type="dxa"/>
            <w:tcBorders>
              <w:top w:val="single" w:sz="4" w:space="0" w:color="auto"/>
              <w:left w:val="single" w:sz="4" w:space="0" w:color="auto"/>
              <w:bottom w:val="single" w:sz="4" w:space="0" w:color="auto"/>
              <w:right w:val="single" w:sz="4" w:space="0" w:color="auto"/>
            </w:tcBorders>
          </w:tcPr>
          <w:p w:rsidR="00086B5D" w:rsidRDefault="00935523">
            <w:pPr>
              <w:rPr>
                <w:rFonts w:cs="Arial"/>
              </w:rPr>
            </w:pPr>
          </w:p>
        </w:tc>
      </w:tr>
      <w:tr w:rsidR="00086B5D" w:rsidTr="009D0538">
        <w:trPr>
          <w:jc w:val="center"/>
        </w:trPr>
        <w:tc>
          <w:tcPr>
            <w:tcW w:w="816" w:type="dxa"/>
            <w:tcBorders>
              <w:top w:val="single" w:sz="4" w:space="0" w:color="auto"/>
              <w:left w:val="single" w:sz="4" w:space="0" w:color="auto"/>
              <w:bottom w:val="single" w:sz="4" w:space="0" w:color="auto"/>
              <w:right w:val="single" w:sz="4" w:space="0" w:color="auto"/>
            </w:tcBorders>
          </w:tcPr>
          <w:p w:rsidR="00086B5D" w:rsidRDefault="00935523">
            <w:pPr>
              <w:rPr>
                <w:rFonts w:cs="Arial"/>
              </w:rPr>
            </w:pPr>
          </w:p>
        </w:tc>
        <w:tc>
          <w:tcPr>
            <w:tcW w:w="1378" w:type="dxa"/>
            <w:tcBorders>
              <w:top w:val="single" w:sz="4" w:space="0" w:color="auto"/>
              <w:left w:val="single" w:sz="4" w:space="0" w:color="auto"/>
              <w:bottom w:val="single" w:sz="4" w:space="0" w:color="auto"/>
              <w:right w:val="single" w:sz="4" w:space="0" w:color="auto"/>
            </w:tcBorders>
            <w:vAlign w:val="center"/>
          </w:tcPr>
          <w:p w:rsidR="00086B5D" w:rsidRDefault="00935523">
            <w:pPr>
              <w:jc w:val="center"/>
              <w:rPr>
                <w:rFonts w:eastAsiaTheme="minorHAnsi" w:cs="Arial"/>
                <w:color w:val="000000"/>
              </w:rPr>
            </w:pPr>
            <w:r>
              <w:rPr>
                <w:rFonts w:cs="Arial"/>
                <w:color w:val="000000"/>
              </w:rPr>
              <w:t>NotUsed2</w:t>
            </w:r>
          </w:p>
        </w:tc>
        <w:tc>
          <w:tcPr>
            <w:tcW w:w="816" w:type="dxa"/>
            <w:tcBorders>
              <w:top w:val="single" w:sz="4" w:space="0" w:color="auto"/>
              <w:left w:val="single" w:sz="4" w:space="0" w:color="auto"/>
              <w:bottom w:val="single" w:sz="4" w:space="0" w:color="auto"/>
              <w:right w:val="single" w:sz="4" w:space="0" w:color="auto"/>
            </w:tcBorders>
            <w:vAlign w:val="center"/>
          </w:tcPr>
          <w:p w:rsidR="00086B5D" w:rsidRDefault="00935523">
            <w:pPr>
              <w:jc w:val="center"/>
              <w:rPr>
                <w:rFonts w:eastAsiaTheme="minorHAnsi" w:cs="Arial"/>
                <w:color w:val="000000"/>
              </w:rPr>
            </w:pPr>
            <w:r>
              <w:rPr>
                <w:rFonts w:cs="Arial"/>
                <w:color w:val="000000"/>
              </w:rPr>
              <w:t>0x6</w:t>
            </w:r>
          </w:p>
        </w:tc>
        <w:tc>
          <w:tcPr>
            <w:tcW w:w="5285" w:type="dxa"/>
            <w:tcBorders>
              <w:top w:val="single" w:sz="4" w:space="0" w:color="auto"/>
              <w:left w:val="single" w:sz="4" w:space="0" w:color="auto"/>
              <w:bottom w:val="single" w:sz="4" w:space="0" w:color="auto"/>
              <w:right w:val="single" w:sz="4" w:space="0" w:color="auto"/>
            </w:tcBorders>
          </w:tcPr>
          <w:p w:rsidR="00086B5D" w:rsidRDefault="00935523">
            <w:pPr>
              <w:rPr>
                <w:rFonts w:cs="Arial"/>
              </w:rPr>
            </w:pPr>
          </w:p>
        </w:tc>
      </w:tr>
      <w:tr w:rsidR="00086B5D" w:rsidTr="009D0538">
        <w:trPr>
          <w:jc w:val="center"/>
        </w:trPr>
        <w:tc>
          <w:tcPr>
            <w:tcW w:w="816" w:type="dxa"/>
            <w:tcBorders>
              <w:top w:val="single" w:sz="4" w:space="0" w:color="auto"/>
              <w:left w:val="single" w:sz="4" w:space="0" w:color="auto"/>
              <w:bottom w:val="single" w:sz="4" w:space="0" w:color="auto"/>
              <w:right w:val="single" w:sz="4" w:space="0" w:color="auto"/>
            </w:tcBorders>
          </w:tcPr>
          <w:p w:rsidR="00086B5D" w:rsidRDefault="00935523">
            <w:pPr>
              <w:rPr>
                <w:rFonts w:cs="Arial"/>
              </w:rPr>
            </w:pPr>
          </w:p>
        </w:tc>
        <w:tc>
          <w:tcPr>
            <w:tcW w:w="1378" w:type="dxa"/>
            <w:tcBorders>
              <w:top w:val="single" w:sz="4" w:space="0" w:color="auto"/>
              <w:left w:val="single" w:sz="4" w:space="0" w:color="auto"/>
              <w:bottom w:val="single" w:sz="4" w:space="0" w:color="auto"/>
              <w:right w:val="single" w:sz="4" w:space="0" w:color="auto"/>
            </w:tcBorders>
            <w:vAlign w:val="center"/>
          </w:tcPr>
          <w:p w:rsidR="00086B5D" w:rsidRDefault="00935523">
            <w:pPr>
              <w:jc w:val="center"/>
              <w:rPr>
                <w:rFonts w:eastAsiaTheme="minorHAnsi" w:cs="Arial"/>
                <w:color w:val="000000"/>
              </w:rPr>
            </w:pPr>
            <w:r>
              <w:rPr>
                <w:rFonts w:cs="Arial"/>
                <w:color w:val="000000"/>
              </w:rPr>
              <w:t>NotUsed3</w:t>
            </w:r>
          </w:p>
        </w:tc>
        <w:tc>
          <w:tcPr>
            <w:tcW w:w="816" w:type="dxa"/>
            <w:tcBorders>
              <w:top w:val="single" w:sz="4" w:space="0" w:color="auto"/>
              <w:left w:val="single" w:sz="4" w:space="0" w:color="auto"/>
              <w:bottom w:val="single" w:sz="4" w:space="0" w:color="auto"/>
              <w:right w:val="single" w:sz="4" w:space="0" w:color="auto"/>
            </w:tcBorders>
            <w:vAlign w:val="center"/>
          </w:tcPr>
          <w:p w:rsidR="00086B5D" w:rsidRDefault="00935523">
            <w:pPr>
              <w:jc w:val="center"/>
              <w:rPr>
                <w:rFonts w:eastAsiaTheme="minorHAnsi" w:cs="Arial"/>
                <w:color w:val="000000"/>
              </w:rPr>
            </w:pPr>
            <w:r>
              <w:rPr>
                <w:rFonts w:cs="Arial"/>
                <w:color w:val="000000"/>
              </w:rPr>
              <w:t>0x7</w:t>
            </w:r>
          </w:p>
        </w:tc>
        <w:tc>
          <w:tcPr>
            <w:tcW w:w="5285" w:type="dxa"/>
            <w:tcBorders>
              <w:top w:val="single" w:sz="4" w:space="0" w:color="auto"/>
              <w:left w:val="single" w:sz="4" w:space="0" w:color="auto"/>
              <w:bottom w:val="single" w:sz="4" w:space="0" w:color="auto"/>
              <w:right w:val="single" w:sz="4" w:space="0" w:color="auto"/>
            </w:tcBorders>
          </w:tcPr>
          <w:p w:rsidR="00086B5D" w:rsidRDefault="00935523">
            <w:pPr>
              <w:rPr>
                <w:rFonts w:cs="Arial"/>
              </w:rPr>
            </w:pPr>
          </w:p>
        </w:tc>
      </w:tr>
    </w:tbl>
    <w:p w:rsidR="007F4AF4" w:rsidRDefault="00935523">
      <w:pPr>
        <w:rPr>
          <w:rFonts w:eastAsia="MS Mincho" w:cs="Arial"/>
        </w:rPr>
      </w:pPr>
    </w:p>
    <w:p w:rsidR="00406F39" w:rsidRDefault="00935523" w:rsidP="00CC6E4C">
      <w:pPr>
        <w:pStyle w:val="Heading4"/>
      </w:pPr>
      <w:r w:rsidRPr="00B9479B">
        <w:t>MD-REQ-128767/A-ApaSelSapp_D_Stat</w:t>
      </w:r>
    </w:p>
    <w:p w:rsidR="00BB48BF" w:rsidRDefault="00935523">
      <w:pPr>
        <w:rPr>
          <w:rFonts w:cs="Arial"/>
        </w:rPr>
      </w:pPr>
      <w:r>
        <w:rPr>
          <w:rFonts w:cs="Arial"/>
        </w:rPr>
        <w:t>Message Type: Status</w:t>
      </w:r>
    </w:p>
    <w:p w:rsidR="00BB48BF" w:rsidRDefault="00935523">
      <w:pPr>
        <w:rPr>
          <w:rFonts w:cs="Arial"/>
        </w:rPr>
      </w:pPr>
    </w:p>
    <w:p w:rsidR="00BB48BF" w:rsidRDefault="00935523">
      <w:pPr>
        <w:rPr>
          <w:rFonts w:cs="Arial"/>
        </w:rPr>
      </w:pPr>
      <w:r w:rsidRPr="00BE31F5">
        <w:rPr>
          <w:rFonts w:cs="Arial"/>
        </w:rPr>
        <w:t>This signal communicates Active Park Assist sub-feature selectability for Semi Automatic Parallel Parking (SAPP)</w:t>
      </w:r>
      <w:r>
        <w:rPr>
          <w:rFonts w:cs="Arial"/>
        </w:rPr>
        <w:t>.</w:t>
      </w:r>
    </w:p>
    <w:p w:rsidR="00BE31F5" w:rsidRDefault="00935523">
      <w:pPr>
        <w:rPr>
          <w:rFonts w:cs="Arial"/>
        </w:rPr>
      </w:pPr>
    </w:p>
    <w:p w:rsidR="00BB48BF" w:rsidRDefault="00935523">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617"/>
        <w:gridCol w:w="861"/>
        <w:gridCol w:w="5297"/>
      </w:tblGrid>
      <w:tr w:rsidR="00BB48BF" w:rsidTr="00BE31F5">
        <w:trPr>
          <w:jc w:val="center"/>
        </w:trPr>
        <w:tc>
          <w:tcPr>
            <w:tcW w:w="1008"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b/>
              </w:rPr>
            </w:pPr>
            <w:r>
              <w:rPr>
                <w:rFonts w:cs="Arial"/>
                <w:b/>
              </w:rPr>
              <w:t>Name</w:t>
            </w:r>
          </w:p>
        </w:tc>
        <w:tc>
          <w:tcPr>
            <w:tcW w:w="1617"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b/>
              </w:rPr>
            </w:pPr>
            <w:r>
              <w:rPr>
                <w:rFonts w:cs="Arial"/>
                <w:b/>
              </w:rPr>
              <w:t>Literals</w:t>
            </w:r>
          </w:p>
        </w:tc>
        <w:tc>
          <w:tcPr>
            <w:tcW w:w="861"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b/>
              </w:rPr>
            </w:pPr>
            <w:r>
              <w:rPr>
                <w:rFonts w:cs="Arial"/>
                <w:b/>
              </w:rPr>
              <w:t>Value</w:t>
            </w:r>
          </w:p>
        </w:tc>
        <w:tc>
          <w:tcPr>
            <w:tcW w:w="5297"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rPr>
            </w:pPr>
            <w:r>
              <w:rPr>
                <w:rFonts w:cs="Arial"/>
                <w:b/>
              </w:rPr>
              <w:t>Description</w:t>
            </w:r>
          </w:p>
        </w:tc>
      </w:tr>
      <w:tr w:rsidR="00BB48BF" w:rsidTr="00BE31F5">
        <w:trPr>
          <w:jc w:val="center"/>
        </w:trPr>
        <w:tc>
          <w:tcPr>
            <w:tcW w:w="1008" w:type="dxa"/>
            <w:tcBorders>
              <w:top w:val="single" w:sz="4" w:space="0" w:color="auto"/>
              <w:left w:val="single" w:sz="4" w:space="0" w:color="auto"/>
              <w:bottom w:val="nil"/>
              <w:right w:val="single" w:sz="4" w:space="0" w:color="auto"/>
            </w:tcBorders>
            <w:hideMark/>
          </w:tcPr>
          <w:p w:rsidR="00BB48BF" w:rsidRDefault="00935523">
            <w:pPr>
              <w:rPr>
                <w:rFonts w:cs="Arial"/>
              </w:rPr>
            </w:pPr>
            <w:r>
              <w:rPr>
                <w:rFonts w:cs="Arial"/>
              </w:rPr>
              <w:t xml:space="preserve">Type </w:t>
            </w:r>
          </w:p>
        </w:tc>
        <w:tc>
          <w:tcPr>
            <w:tcW w:w="1617" w:type="dxa"/>
            <w:tcBorders>
              <w:top w:val="single" w:sz="4" w:space="0" w:color="auto"/>
              <w:left w:val="single" w:sz="4" w:space="0" w:color="auto"/>
              <w:bottom w:val="single" w:sz="4" w:space="0" w:color="auto"/>
              <w:right w:val="single" w:sz="4" w:space="0" w:color="auto"/>
            </w:tcBorders>
            <w:hideMark/>
          </w:tcPr>
          <w:p w:rsidR="00BB48BF" w:rsidRDefault="00935523">
            <w:pPr>
              <w:rPr>
                <w:rFonts w:cs="Arial"/>
              </w:rPr>
            </w:pPr>
            <w:r>
              <w:rPr>
                <w:rFonts w:cs="Arial"/>
              </w:rPr>
              <w:t>-</w:t>
            </w:r>
          </w:p>
        </w:tc>
        <w:tc>
          <w:tcPr>
            <w:tcW w:w="861" w:type="dxa"/>
            <w:tcBorders>
              <w:top w:val="single" w:sz="4" w:space="0" w:color="auto"/>
              <w:left w:val="single" w:sz="4" w:space="0" w:color="auto"/>
              <w:bottom w:val="single" w:sz="4" w:space="0" w:color="auto"/>
              <w:right w:val="single" w:sz="4" w:space="0" w:color="auto"/>
            </w:tcBorders>
            <w:hideMark/>
          </w:tcPr>
          <w:p w:rsidR="00BB48BF" w:rsidRDefault="00935523">
            <w:pPr>
              <w:rPr>
                <w:rFonts w:cs="Arial"/>
              </w:rPr>
            </w:pPr>
            <w:r>
              <w:rPr>
                <w:rFonts w:cs="Arial"/>
              </w:rPr>
              <w:t>-</w:t>
            </w:r>
          </w:p>
        </w:tc>
        <w:tc>
          <w:tcPr>
            <w:tcW w:w="5297" w:type="dxa"/>
            <w:tcBorders>
              <w:top w:val="single" w:sz="4" w:space="0" w:color="auto"/>
              <w:left w:val="single" w:sz="4" w:space="0" w:color="auto"/>
              <w:bottom w:val="nil"/>
              <w:right w:val="single" w:sz="4" w:space="0" w:color="auto"/>
            </w:tcBorders>
            <w:hideMark/>
          </w:tcPr>
          <w:p w:rsidR="00BB48BF" w:rsidRDefault="00935523" w:rsidP="00B1444C">
            <w:pPr>
              <w:rPr>
                <w:rFonts w:cs="Arial"/>
              </w:rPr>
            </w:pPr>
            <w:r w:rsidRPr="00BE31F5">
              <w:rPr>
                <w:rFonts w:cs="Arial"/>
              </w:rPr>
              <w:t xml:space="preserve">Communicates if the SAPP feature </w:t>
            </w:r>
            <w:r w:rsidRPr="00BE31F5">
              <w:rPr>
                <w:rFonts w:cs="Arial"/>
              </w:rPr>
              <w:t>is selectable.</w:t>
            </w:r>
          </w:p>
        </w:tc>
      </w:tr>
      <w:tr w:rsidR="008E5F65" w:rsidTr="00BE31F5">
        <w:trPr>
          <w:jc w:val="center"/>
        </w:trPr>
        <w:tc>
          <w:tcPr>
            <w:tcW w:w="1008" w:type="dxa"/>
            <w:tcBorders>
              <w:top w:val="nil"/>
              <w:left w:val="single" w:sz="4" w:space="0" w:color="auto"/>
              <w:bottom w:val="nil"/>
              <w:right w:val="single" w:sz="4" w:space="0" w:color="auto"/>
            </w:tcBorders>
          </w:tcPr>
          <w:p w:rsidR="008E5F65" w:rsidRDefault="00935523">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8E5F65" w:rsidRDefault="00935523" w:rsidP="008E5F65">
            <w:pPr>
              <w:rPr>
                <w:rFonts w:cs="Arial"/>
              </w:rPr>
            </w:pPr>
            <w:r>
              <w:rPr>
                <w:rFonts w:cs="Arial"/>
              </w:rPr>
              <w:t>Null</w:t>
            </w:r>
          </w:p>
        </w:tc>
        <w:tc>
          <w:tcPr>
            <w:tcW w:w="861" w:type="dxa"/>
            <w:tcBorders>
              <w:top w:val="single" w:sz="4" w:space="0" w:color="auto"/>
              <w:left w:val="single" w:sz="4" w:space="0" w:color="auto"/>
              <w:bottom w:val="single" w:sz="4" w:space="0" w:color="auto"/>
              <w:right w:val="single" w:sz="4" w:space="0" w:color="auto"/>
            </w:tcBorders>
            <w:hideMark/>
          </w:tcPr>
          <w:p w:rsidR="008E5F65" w:rsidRDefault="00935523">
            <w:pPr>
              <w:rPr>
                <w:rFonts w:cs="Arial"/>
              </w:rPr>
            </w:pPr>
            <w:r>
              <w:rPr>
                <w:rFonts w:cs="Arial"/>
              </w:rPr>
              <w:t>0x0</w:t>
            </w:r>
          </w:p>
        </w:tc>
        <w:tc>
          <w:tcPr>
            <w:tcW w:w="5297" w:type="dxa"/>
            <w:tcBorders>
              <w:top w:val="nil"/>
              <w:left w:val="single" w:sz="4" w:space="0" w:color="auto"/>
              <w:bottom w:val="nil"/>
              <w:right w:val="single" w:sz="4" w:space="0" w:color="auto"/>
            </w:tcBorders>
          </w:tcPr>
          <w:p w:rsidR="008E5F65" w:rsidRDefault="00935523" w:rsidP="00D46BC0">
            <w:pPr>
              <w:rPr>
                <w:rFonts w:cs="Arial"/>
              </w:rPr>
            </w:pPr>
          </w:p>
        </w:tc>
      </w:tr>
      <w:tr w:rsidR="00BE31F5" w:rsidTr="00BE31F5">
        <w:trPr>
          <w:jc w:val="center"/>
        </w:trPr>
        <w:tc>
          <w:tcPr>
            <w:tcW w:w="1008" w:type="dxa"/>
            <w:tcBorders>
              <w:top w:val="nil"/>
              <w:left w:val="single" w:sz="4" w:space="0" w:color="auto"/>
              <w:bottom w:val="nil"/>
              <w:right w:val="single" w:sz="4" w:space="0" w:color="auto"/>
            </w:tcBorders>
          </w:tcPr>
          <w:p w:rsidR="00BE31F5" w:rsidRDefault="00935523">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BE31F5" w:rsidRDefault="00935523" w:rsidP="00BE31F5">
            <w:pPr>
              <w:rPr>
                <w:rFonts w:cs="Arial"/>
              </w:rPr>
            </w:pPr>
            <w:r>
              <w:rPr>
                <w:rFonts w:cs="Arial"/>
              </w:rPr>
              <w:t>Selectable</w:t>
            </w:r>
          </w:p>
        </w:tc>
        <w:tc>
          <w:tcPr>
            <w:tcW w:w="861" w:type="dxa"/>
            <w:tcBorders>
              <w:top w:val="single" w:sz="4" w:space="0" w:color="auto"/>
              <w:left w:val="single" w:sz="4" w:space="0" w:color="auto"/>
              <w:bottom w:val="single" w:sz="4" w:space="0" w:color="auto"/>
              <w:right w:val="single" w:sz="4" w:space="0" w:color="auto"/>
            </w:tcBorders>
            <w:hideMark/>
          </w:tcPr>
          <w:p w:rsidR="00BE31F5" w:rsidRDefault="00935523">
            <w:pPr>
              <w:rPr>
                <w:rFonts w:cs="Arial"/>
              </w:rPr>
            </w:pPr>
            <w:r>
              <w:rPr>
                <w:rFonts w:cs="Arial"/>
              </w:rPr>
              <w:t>0x1</w:t>
            </w:r>
          </w:p>
        </w:tc>
        <w:tc>
          <w:tcPr>
            <w:tcW w:w="5297" w:type="dxa"/>
            <w:tcBorders>
              <w:top w:val="nil"/>
              <w:left w:val="single" w:sz="4" w:space="0" w:color="auto"/>
              <w:bottom w:val="nil"/>
              <w:right w:val="single" w:sz="4" w:space="0" w:color="auto"/>
            </w:tcBorders>
          </w:tcPr>
          <w:p w:rsidR="00BE31F5" w:rsidRDefault="00935523">
            <w:pPr>
              <w:rPr>
                <w:rFonts w:cs="Arial"/>
              </w:rPr>
            </w:pPr>
          </w:p>
        </w:tc>
      </w:tr>
      <w:tr w:rsidR="00BE31F5" w:rsidTr="00BE31F5">
        <w:trPr>
          <w:jc w:val="center"/>
        </w:trPr>
        <w:tc>
          <w:tcPr>
            <w:tcW w:w="1008" w:type="dxa"/>
            <w:tcBorders>
              <w:top w:val="nil"/>
              <w:left w:val="single" w:sz="4" w:space="0" w:color="auto"/>
              <w:bottom w:val="nil"/>
              <w:right w:val="single" w:sz="4" w:space="0" w:color="auto"/>
            </w:tcBorders>
          </w:tcPr>
          <w:p w:rsidR="00BE31F5" w:rsidRDefault="00935523">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BE31F5" w:rsidRDefault="00935523" w:rsidP="00BE31F5">
            <w:pPr>
              <w:rPr>
                <w:rFonts w:cs="Arial"/>
              </w:rPr>
            </w:pPr>
            <w:r>
              <w:rPr>
                <w:rFonts w:cs="Arial"/>
              </w:rPr>
              <w:t>NotSelectable</w:t>
            </w:r>
          </w:p>
        </w:tc>
        <w:tc>
          <w:tcPr>
            <w:tcW w:w="861" w:type="dxa"/>
            <w:tcBorders>
              <w:top w:val="single" w:sz="4" w:space="0" w:color="auto"/>
              <w:left w:val="single" w:sz="4" w:space="0" w:color="auto"/>
              <w:bottom w:val="single" w:sz="4" w:space="0" w:color="auto"/>
              <w:right w:val="single" w:sz="4" w:space="0" w:color="auto"/>
            </w:tcBorders>
            <w:hideMark/>
          </w:tcPr>
          <w:p w:rsidR="00BE31F5" w:rsidRDefault="00935523">
            <w:pPr>
              <w:rPr>
                <w:rFonts w:cs="Arial"/>
              </w:rPr>
            </w:pPr>
            <w:r>
              <w:rPr>
                <w:rFonts w:cs="Arial"/>
              </w:rPr>
              <w:t>0x2</w:t>
            </w:r>
          </w:p>
        </w:tc>
        <w:tc>
          <w:tcPr>
            <w:tcW w:w="5297" w:type="dxa"/>
            <w:tcBorders>
              <w:top w:val="nil"/>
              <w:left w:val="single" w:sz="4" w:space="0" w:color="auto"/>
              <w:bottom w:val="nil"/>
              <w:right w:val="single" w:sz="4" w:space="0" w:color="auto"/>
            </w:tcBorders>
          </w:tcPr>
          <w:p w:rsidR="00BE31F5" w:rsidRDefault="00935523">
            <w:pPr>
              <w:rPr>
                <w:rFonts w:cs="Arial"/>
              </w:rPr>
            </w:pPr>
          </w:p>
        </w:tc>
      </w:tr>
      <w:tr w:rsidR="00BE31F5" w:rsidTr="00BE31F5">
        <w:trPr>
          <w:jc w:val="center"/>
        </w:trPr>
        <w:tc>
          <w:tcPr>
            <w:tcW w:w="1008" w:type="dxa"/>
            <w:tcBorders>
              <w:top w:val="nil"/>
              <w:left w:val="single" w:sz="4" w:space="0" w:color="auto"/>
              <w:bottom w:val="single" w:sz="4" w:space="0" w:color="auto"/>
              <w:right w:val="single" w:sz="4" w:space="0" w:color="auto"/>
            </w:tcBorders>
          </w:tcPr>
          <w:p w:rsidR="00BE31F5" w:rsidRDefault="00935523">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BE31F5" w:rsidRDefault="00935523" w:rsidP="00BE31F5">
            <w:pPr>
              <w:rPr>
                <w:rFonts w:cs="Arial"/>
              </w:rPr>
            </w:pPr>
            <w:r>
              <w:rPr>
                <w:rFonts w:cs="Arial"/>
              </w:rPr>
              <w:t>NotConfigured</w:t>
            </w:r>
          </w:p>
        </w:tc>
        <w:tc>
          <w:tcPr>
            <w:tcW w:w="861" w:type="dxa"/>
            <w:tcBorders>
              <w:top w:val="single" w:sz="4" w:space="0" w:color="auto"/>
              <w:left w:val="single" w:sz="4" w:space="0" w:color="auto"/>
              <w:bottom w:val="single" w:sz="4" w:space="0" w:color="auto"/>
              <w:right w:val="single" w:sz="4" w:space="0" w:color="auto"/>
            </w:tcBorders>
            <w:hideMark/>
          </w:tcPr>
          <w:p w:rsidR="00BE31F5" w:rsidRDefault="00935523">
            <w:pPr>
              <w:rPr>
                <w:rFonts w:cs="Arial"/>
              </w:rPr>
            </w:pPr>
            <w:r>
              <w:rPr>
                <w:rFonts w:cs="Arial"/>
              </w:rPr>
              <w:t>0x3</w:t>
            </w:r>
          </w:p>
        </w:tc>
        <w:tc>
          <w:tcPr>
            <w:tcW w:w="5297" w:type="dxa"/>
            <w:tcBorders>
              <w:top w:val="nil"/>
              <w:left w:val="single" w:sz="4" w:space="0" w:color="auto"/>
              <w:bottom w:val="single" w:sz="4" w:space="0" w:color="auto"/>
              <w:right w:val="single" w:sz="4" w:space="0" w:color="auto"/>
            </w:tcBorders>
          </w:tcPr>
          <w:p w:rsidR="00BE31F5" w:rsidRDefault="00935523">
            <w:pPr>
              <w:rPr>
                <w:rFonts w:cs="Arial"/>
              </w:rPr>
            </w:pPr>
          </w:p>
        </w:tc>
      </w:tr>
    </w:tbl>
    <w:p w:rsidR="00BB48BF" w:rsidRDefault="00935523">
      <w:pPr>
        <w:rPr>
          <w:rFonts w:cs="Arial"/>
        </w:rPr>
      </w:pPr>
      <w:r>
        <w:rPr>
          <w:rFonts w:cs="Arial"/>
        </w:rPr>
        <w:t xml:space="preserve"> </w:t>
      </w:r>
    </w:p>
    <w:p w:rsidR="00406F39" w:rsidRDefault="00935523" w:rsidP="00CC6E4C">
      <w:pPr>
        <w:pStyle w:val="Heading4"/>
      </w:pPr>
      <w:r w:rsidRPr="00B9479B">
        <w:t>MD-REQ-128768/A-ApaSelPpa_D_Stat</w:t>
      </w:r>
    </w:p>
    <w:p w:rsidR="00BB48BF" w:rsidRDefault="00935523">
      <w:pPr>
        <w:rPr>
          <w:rFonts w:cs="Arial"/>
        </w:rPr>
      </w:pPr>
      <w:r>
        <w:rPr>
          <w:rFonts w:cs="Arial"/>
        </w:rPr>
        <w:t>Message Type: Status</w:t>
      </w:r>
    </w:p>
    <w:p w:rsidR="00BB48BF" w:rsidRDefault="00935523">
      <w:pPr>
        <w:rPr>
          <w:rFonts w:cs="Arial"/>
        </w:rPr>
      </w:pPr>
    </w:p>
    <w:p w:rsidR="00BB48BF" w:rsidRDefault="00935523">
      <w:pPr>
        <w:rPr>
          <w:rFonts w:cs="Arial"/>
        </w:rPr>
      </w:pPr>
      <w:r w:rsidRPr="00551B75">
        <w:rPr>
          <w:rFonts w:cs="Arial"/>
        </w:rPr>
        <w:lastRenderedPageBreak/>
        <w:t xml:space="preserve">This signal communicates Active Park Assist sub-feature selectability for Perpendicular </w:t>
      </w:r>
      <w:r w:rsidRPr="00551B75">
        <w:rPr>
          <w:rFonts w:cs="Arial"/>
        </w:rPr>
        <w:t>Park Assist (PPA)</w:t>
      </w:r>
      <w:r>
        <w:rPr>
          <w:rFonts w:cs="Arial"/>
        </w:rPr>
        <w:t>.</w:t>
      </w:r>
    </w:p>
    <w:p w:rsidR="00551B75" w:rsidRDefault="00935523">
      <w:pPr>
        <w:rPr>
          <w:rFonts w:cs="Arial"/>
        </w:rPr>
      </w:pPr>
    </w:p>
    <w:p w:rsidR="00BB48BF" w:rsidRDefault="00935523">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617"/>
        <w:gridCol w:w="861"/>
        <w:gridCol w:w="5297"/>
      </w:tblGrid>
      <w:tr w:rsidR="00BB48BF" w:rsidTr="00551B75">
        <w:trPr>
          <w:jc w:val="center"/>
        </w:trPr>
        <w:tc>
          <w:tcPr>
            <w:tcW w:w="1008"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b/>
              </w:rPr>
            </w:pPr>
            <w:r>
              <w:rPr>
                <w:rFonts w:cs="Arial"/>
                <w:b/>
              </w:rPr>
              <w:t>Name</w:t>
            </w:r>
          </w:p>
        </w:tc>
        <w:tc>
          <w:tcPr>
            <w:tcW w:w="1617"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b/>
              </w:rPr>
            </w:pPr>
            <w:r>
              <w:rPr>
                <w:rFonts w:cs="Arial"/>
                <w:b/>
              </w:rPr>
              <w:t>Literals</w:t>
            </w:r>
          </w:p>
        </w:tc>
        <w:tc>
          <w:tcPr>
            <w:tcW w:w="861"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b/>
              </w:rPr>
            </w:pPr>
            <w:r>
              <w:rPr>
                <w:rFonts w:cs="Arial"/>
                <w:b/>
              </w:rPr>
              <w:t>Value</w:t>
            </w:r>
          </w:p>
        </w:tc>
        <w:tc>
          <w:tcPr>
            <w:tcW w:w="5297"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rPr>
            </w:pPr>
            <w:r>
              <w:rPr>
                <w:rFonts w:cs="Arial"/>
                <w:b/>
              </w:rPr>
              <w:t>Description</w:t>
            </w:r>
          </w:p>
        </w:tc>
      </w:tr>
      <w:tr w:rsidR="00BB48BF" w:rsidTr="00551B75">
        <w:trPr>
          <w:jc w:val="center"/>
        </w:trPr>
        <w:tc>
          <w:tcPr>
            <w:tcW w:w="1008" w:type="dxa"/>
            <w:tcBorders>
              <w:top w:val="single" w:sz="4" w:space="0" w:color="auto"/>
              <w:left w:val="single" w:sz="4" w:space="0" w:color="auto"/>
              <w:bottom w:val="nil"/>
              <w:right w:val="single" w:sz="4" w:space="0" w:color="auto"/>
            </w:tcBorders>
            <w:hideMark/>
          </w:tcPr>
          <w:p w:rsidR="00BB48BF" w:rsidRDefault="00935523">
            <w:pPr>
              <w:rPr>
                <w:rFonts w:cs="Arial"/>
              </w:rPr>
            </w:pPr>
            <w:r>
              <w:rPr>
                <w:rFonts w:cs="Arial"/>
              </w:rPr>
              <w:t xml:space="preserve">Type </w:t>
            </w:r>
          </w:p>
        </w:tc>
        <w:tc>
          <w:tcPr>
            <w:tcW w:w="1617" w:type="dxa"/>
            <w:tcBorders>
              <w:top w:val="single" w:sz="4" w:space="0" w:color="auto"/>
              <w:left w:val="single" w:sz="4" w:space="0" w:color="auto"/>
              <w:bottom w:val="single" w:sz="4" w:space="0" w:color="auto"/>
              <w:right w:val="single" w:sz="4" w:space="0" w:color="auto"/>
            </w:tcBorders>
            <w:hideMark/>
          </w:tcPr>
          <w:p w:rsidR="00BB48BF" w:rsidRDefault="00935523">
            <w:pPr>
              <w:rPr>
                <w:rFonts w:cs="Arial"/>
              </w:rPr>
            </w:pPr>
            <w:r>
              <w:rPr>
                <w:rFonts w:cs="Arial"/>
              </w:rPr>
              <w:t>-</w:t>
            </w:r>
          </w:p>
        </w:tc>
        <w:tc>
          <w:tcPr>
            <w:tcW w:w="861" w:type="dxa"/>
            <w:tcBorders>
              <w:top w:val="single" w:sz="4" w:space="0" w:color="auto"/>
              <w:left w:val="single" w:sz="4" w:space="0" w:color="auto"/>
              <w:bottom w:val="single" w:sz="4" w:space="0" w:color="auto"/>
              <w:right w:val="single" w:sz="4" w:space="0" w:color="auto"/>
            </w:tcBorders>
            <w:hideMark/>
          </w:tcPr>
          <w:p w:rsidR="00BB48BF" w:rsidRDefault="00935523">
            <w:pPr>
              <w:rPr>
                <w:rFonts w:cs="Arial"/>
              </w:rPr>
            </w:pPr>
            <w:r>
              <w:rPr>
                <w:rFonts w:cs="Arial"/>
              </w:rPr>
              <w:t>-</w:t>
            </w:r>
          </w:p>
        </w:tc>
        <w:tc>
          <w:tcPr>
            <w:tcW w:w="5297" w:type="dxa"/>
            <w:tcBorders>
              <w:top w:val="single" w:sz="4" w:space="0" w:color="auto"/>
              <w:left w:val="single" w:sz="4" w:space="0" w:color="auto"/>
              <w:bottom w:val="nil"/>
              <w:right w:val="single" w:sz="4" w:space="0" w:color="auto"/>
            </w:tcBorders>
            <w:hideMark/>
          </w:tcPr>
          <w:p w:rsidR="00BB48BF" w:rsidRDefault="00935523" w:rsidP="00B1444C">
            <w:pPr>
              <w:rPr>
                <w:rFonts w:cs="Arial"/>
              </w:rPr>
            </w:pPr>
            <w:r w:rsidRPr="00551B75">
              <w:rPr>
                <w:rFonts w:cs="Arial"/>
              </w:rPr>
              <w:t>Communicates if the PPA feature is selectable.</w:t>
            </w:r>
          </w:p>
        </w:tc>
      </w:tr>
      <w:tr w:rsidR="00551B75" w:rsidTr="00551B75">
        <w:trPr>
          <w:jc w:val="center"/>
        </w:trPr>
        <w:tc>
          <w:tcPr>
            <w:tcW w:w="1008" w:type="dxa"/>
            <w:tcBorders>
              <w:top w:val="nil"/>
              <w:left w:val="single" w:sz="4" w:space="0" w:color="auto"/>
              <w:bottom w:val="nil"/>
              <w:right w:val="single" w:sz="4" w:space="0" w:color="auto"/>
            </w:tcBorders>
          </w:tcPr>
          <w:p w:rsidR="00551B75" w:rsidRDefault="00935523">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551B75" w:rsidRDefault="00935523">
            <w:pPr>
              <w:spacing w:line="276" w:lineRule="auto"/>
              <w:rPr>
                <w:rFonts w:cs="Arial"/>
              </w:rPr>
            </w:pPr>
            <w:r>
              <w:rPr>
                <w:rFonts w:cs="Arial"/>
              </w:rPr>
              <w:t>Null</w:t>
            </w:r>
          </w:p>
        </w:tc>
        <w:tc>
          <w:tcPr>
            <w:tcW w:w="861" w:type="dxa"/>
            <w:tcBorders>
              <w:top w:val="single" w:sz="4" w:space="0" w:color="auto"/>
              <w:left w:val="single" w:sz="4" w:space="0" w:color="auto"/>
              <w:bottom w:val="single" w:sz="4" w:space="0" w:color="auto"/>
              <w:right w:val="single" w:sz="4" w:space="0" w:color="auto"/>
            </w:tcBorders>
            <w:hideMark/>
          </w:tcPr>
          <w:p w:rsidR="00551B75" w:rsidRDefault="00935523">
            <w:pPr>
              <w:rPr>
                <w:rFonts w:cs="Arial"/>
              </w:rPr>
            </w:pPr>
            <w:r>
              <w:rPr>
                <w:rFonts w:cs="Arial"/>
              </w:rPr>
              <w:t>0x0</w:t>
            </w:r>
          </w:p>
        </w:tc>
        <w:tc>
          <w:tcPr>
            <w:tcW w:w="5297" w:type="dxa"/>
            <w:tcBorders>
              <w:top w:val="nil"/>
              <w:left w:val="single" w:sz="4" w:space="0" w:color="auto"/>
              <w:bottom w:val="nil"/>
              <w:right w:val="single" w:sz="4" w:space="0" w:color="auto"/>
            </w:tcBorders>
          </w:tcPr>
          <w:p w:rsidR="00551B75" w:rsidRDefault="00935523" w:rsidP="00D46BC0">
            <w:pPr>
              <w:rPr>
                <w:rFonts w:cs="Arial"/>
              </w:rPr>
            </w:pPr>
          </w:p>
        </w:tc>
      </w:tr>
      <w:tr w:rsidR="00551B75" w:rsidTr="00551B75">
        <w:trPr>
          <w:jc w:val="center"/>
        </w:trPr>
        <w:tc>
          <w:tcPr>
            <w:tcW w:w="1008" w:type="dxa"/>
            <w:tcBorders>
              <w:top w:val="nil"/>
              <w:left w:val="single" w:sz="4" w:space="0" w:color="auto"/>
              <w:bottom w:val="nil"/>
              <w:right w:val="single" w:sz="4" w:space="0" w:color="auto"/>
            </w:tcBorders>
          </w:tcPr>
          <w:p w:rsidR="00551B75" w:rsidRDefault="00935523">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551B75" w:rsidRDefault="00935523">
            <w:pPr>
              <w:spacing w:line="276" w:lineRule="auto"/>
              <w:rPr>
                <w:rFonts w:cs="Arial"/>
              </w:rPr>
            </w:pPr>
            <w:r>
              <w:rPr>
                <w:rFonts w:cs="Arial"/>
              </w:rPr>
              <w:t>Selectable</w:t>
            </w:r>
          </w:p>
        </w:tc>
        <w:tc>
          <w:tcPr>
            <w:tcW w:w="861" w:type="dxa"/>
            <w:tcBorders>
              <w:top w:val="single" w:sz="4" w:space="0" w:color="auto"/>
              <w:left w:val="single" w:sz="4" w:space="0" w:color="auto"/>
              <w:bottom w:val="single" w:sz="4" w:space="0" w:color="auto"/>
              <w:right w:val="single" w:sz="4" w:space="0" w:color="auto"/>
            </w:tcBorders>
            <w:hideMark/>
          </w:tcPr>
          <w:p w:rsidR="00551B75" w:rsidRDefault="00935523">
            <w:pPr>
              <w:rPr>
                <w:rFonts w:cs="Arial"/>
              </w:rPr>
            </w:pPr>
            <w:r>
              <w:rPr>
                <w:rFonts w:cs="Arial"/>
              </w:rPr>
              <w:t>0x1</w:t>
            </w:r>
          </w:p>
        </w:tc>
        <w:tc>
          <w:tcPr>
            <w:tcW w:w="5297" w:type="dxa"/>
            <w:tcBorders>
              <w:top w:val="nil"/>
              <w:left w:val="single" w:sz="4" w:space="0" w:color="auto"/>
              <w:bottom w:val="nil"/>
              <w:right w:val="single" w:sz="4" w:space="0" w:color="auto"/>
            </w:tcBorders>
          </w:tcPr>
          <w:p w:rsidR="00551B75" w:rsidRDefault="00935523">
            <w:pPr>
              <w:rPr>
                <w:rFonts w:cs="Arial"/>
              </w:rPr>
            </w:pPr>
          </w:p>
        </w:tc>
      </w:tr>
      <w:tr w:rsidR="00551B75" w:rsidTr="00551B75">
        <w:trPr>
          <w:jc w:val="center"/>
        </w:trPr>
        <w:tc>
          <w:tcPr>
            <w:tcW w:w="1008" w:type="dxa"/>
            <w:tcBorders>
              <w:top w:val="nil"/>
              <w:left w:val="single" w:sz="4" w:space="0" w:color="auto"/>
              <w:bottom w:val="nil"/>
              <w:right w:val="single" w:sz="4" w:space="0" w:color="auto"/>
            </w:tcBorders>
          </w:tcPr>
          <w:p w:rsidR="00551B75" w:rsidRDefault="00935523">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551B75" w:rsidRDefault="00935523">
            <w:pPr>
              <w:spacing w:line="276" w:lineRule="auto"/>
              <w:rPr>
                <w:rFonts w:cs="Arial"/>
              </w:rPr>
            </w:pPr>
            <w:r>
              <w:rPr>
                <w:rFonts w:cs="Arial"/>
              </w:rPr>
              <w:t>NotSelectable</w:t>
            </w:r>
          </w:p>
        </w:tc>
        <w:tc>
          <w:tcPr>
            <w:tcW w:w="861" w:type="dxa"/>
            <w:tcBorders>
              <w:top w:val="single" w:sz="4" w:space="0" w:color="auto"/>
              <w:left w:val="single" w:sz="4" w:space="0" w:color="auto"/>
              <w:bottom w:val="single" w:sz="4" w:space="0" w:color="auto"/>
              <w:right w:val="single" w:sz="4" w:space="0" w:color="auto"/>
            </w:tcBorders>
            <w:hideMark/>
          </w:tcPr>
          <w:p w:rsidR="00551B75" w:rsidRDefault="00935523">
            <w:pPr>
              <w:rPr>
                <w:rFonts w:cs="Arial"/>
              </w:rPr>
            </w:pPr>
            <w:r>
              <w:rPr>
                <w:rFonts w:cs="Arial"/>
              </w:rPr>
              <w:t>0x2</w:t>
            </w:r>
          </w:p>
        </w:tc>
        <w:tc>
          <w:tcPr>
            <w:tcW w:w="5297" w:type="dxa"/>
            <w:tcBorders>
              <w:top w:val="nil"/>
              <w:left w:val="single" w:sz="4" w:space="0" w:color="auto"/>
              <w:bottom w:val="nil"/>
              <w:right w:val="single" w:sz="4" w:space="0" w:color="auto"/>
            </w:tcBorders>
          </w:tcPr>
          <w:p w:rsidR="00551B75" w:rsidRDefault="00935523">
            <w:pPr>
              <w:rPr>
                <w:rFonts w:cs="Arial"/>
              </w:rPr>
            </w:pPr>
          </w:p>
        </w:tc>
      </w:tr>
      <w:tr w:rsidR="00551B75" w:rsidTr="00551B75">
        <w:trPr>
          <w:jc w:val="center"/>
        </w:trPr>
        <w:tc>
          <w:tcPr>
            <w:tcW w:w="1008" w:type="dxa"/>
            <w:tcBorders>
              <w:top w:val="nil"/>
              <w:left w:val="single" w:sz="4" w:space="0" w:color="auto"/>
              <w:bottom w:val="single" w:sz="4" w:space="0" w:color="auto"/>
              <w:right w:val="single" w:sz="4" w:space="0" w:color="auto"/>
            </w:tcBorders>
          </w:tcPr>
          <w:p w:rsidR="00551B75" w:rsidRDefault="00935523">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551B75" w:rsidRDefault="00935523">
            <w:pPr>
              <w:spacing w:line="276" w:lineRule="auto"/>
              <w:rPr>
                <w:rFonts w:cs="Arial"/>
              </w:rPr>
            </w:pPr>
            <w:r>
              <w:rPr>
                <w:rFonts w:cs="Arial"/>
              </w:rPr>
              <w:t>NotConfigured</w:t>
            </w:r>
          </w:p>
        </w:tc>
        <w:tc>
          <w:tcPr>
            <w:tcW w:w="861" w:type="dxa"/>
            <w:tcBorders>
              <w:top w:val="single" w:sz="4" w:space="0" w:color="auto"/>
              <w:left w:val="single" w:sz="4" w:space="0" w:color="auto"/>
              <w:bottom w:val="single" w:sz="4" w:space="0" w:color="auto"/>
              <w:right w:val="single" w:sz="4" w:space="0" w:color="auto"/>
            </w:tcBorders>
            <w:hideMark/>
          </w:tcPr>
          <w:p w:rsidR="00551B75" w:rsidRDefault="00935523">
            <w:pPr>
              <w:rPr>
                <w:rFonts w:cs="Arial"/>
              </w:rPr>
            </w:pPr>
            <w:r>
              <w:rPr>
                <w:rFonts w:cs="Arial"/>
              </w:rPr>
              <w:t>0x3</w:t>
            </w:r>
          </w:p>
        </w:tc>
        <w:tc>
          <w:tcPr>
            <w:tcW w:w="5297" w:type="dxa"/>
            <w:tcBorders>
              <w:top w:val="nil"/>
              <w:left w:val="single" w:sz="4" w:space="0" w:color="auto"/>
              <w:bottom w:val="single" w:sz="4" w:space="0" w:color="auto"/>
              <w:right w:val="single" w:sz="4" w:space="0" w:color="auto"/>
            </w:tcBorders>
          </w:tcPr>
          <w:p w:rsidR="00551B75" w:rsidRDefault="00935523">
            <w:pPr>
              <w:rPr>
                <w:rFonts w:cs="Arial"/>
              </w:rPr>
            </w:pPr>
          </w:p>
        </w:tc>
      </w:tr>
    </w:tbl>
    <w:p w:rsidR="00BB48BF" w:rsidRDefault="00935523">
      <w:pPr>
        <w:rPr>
          <w:rFonts w:cs="Arial"/>
        </w:rPr>
      </w:pPr>
      <w:r>
        <w:rPr>
          <w:rFonts w:cs="Arial"/>
        </w:rPr>
        <w:t xml:space="preserve"> </w:t>
      </w:r>
    </w:p>
    <w:p w:rsidR="00406F39" w:rsidRDefault="00935523" w:rsidP="00CC6E4C">
      <w:pPr>
        <w:pStyle w:val="Heading4"/>
      </w:pPr>
      <w:r w:rsidRPr="00B9479B">
        <w:t>MD-REQ-128769/A-ApaSelPoa_D_Stat</w:t>
      </w:r>
    </w:p>
    <w:p w:rsidR="00BB48BF" w:rsidRDefault="00935523">
      <w:pPr>
        <w:rPr>
          <w:rFonts w:cs="Arial"/>
        </w:rPr>
      </w:pPr>
      <w:r>
        <w:rPr>
          <w:rFonts w:cs="Arial"/>
        </w:rPr>
        <w:t>Message Type: Status</w:t>
      </w:r>
    </w:p>
    <w:p w:rsidR="00BB48BF" w:rsidRDefault="00935523">
      <w:pPr>
        <w:rPr>
          <w:rFonts w:cs="Arial"/>
        </w:rPr>
      </w:pPr>
    </w:p>
    <w:p w:rsidR="00D75A7C" w:rsidRDefault="00935523">
      <w:pPr>
        <w:rPr>
          <w:rFonts w:cs="Arial"/>
        </w:rPr>
      </w:pPr>
      <w:r w:rsidRPr="00D75A7C">
        <w:rPr>
          <w:rFonts w:cs="Arial"/>
        </w:rPr>
        <w:t>This signal communicates Active Park Assist sub-feature selectability for Pull Out Assist (POA)</w:t>
      </w:r>
    </w:p>
    <w:p w:rsidR="00BB48BF" w:rsidRDefault="00935523">
      <w:pPr>
        <w:rPr>
          <w:rFonts w:cs="Arial"/>
        </w:rPr>
      </w:pPr>
      <w:r>
        <w:rPr>
          <w:rFonts w:cs="Arial"/>
        </w:rPr>
        <w:t>.</w:t>
      </w:r>
    </w:p>
    <w:p w:rsidR="00BB48BF" w:rsidRDefault="00935523">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617"/>
        <w:gridCol w:w="861"/>
        <w:gridCol w:w="5297"/>
      </w:tblGrid>
      <w:tr w:rsidR="00BB48BF" w:rsidTr="00D75A7C">
        <w:trPr>
          <w:jc w:val="center"/>
        </w:trPr>
        <w:tc>
          <w:tcPr>
            <w:tcW w:w="1008"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b/>
              </w:rPr>
            </w:pPr>
            <w:r>
              <w:rPr>
                <w:rFonts w:cs="Arial"/>
                <w:b/>
              </w:rPr>
              <w:t>Name</w:t>
            </w:r>
          </w:p>
        </w:tc>
        <w:tc>
          <w:tcPr>
            <w:tcW w:w="1617"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b/>
              </w:rPr>
            </w:pPr>
            <w:r>
              <w:rPr>
                <w:rFonts w:cs="Arial"/>
                <w:b/>
              </w:rPr>
              <w:t>Literals</w:t>
            </w:r>
          </w:p>
        </w:tc>
        <w:tc>
          <w:tcPr>
            <w:tcW w:w="861"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b/>
              </w:rPr>
            </w:pPr>
            <w:r>
              <w:rPr>
                <w:rFonts w:cs="Arial"/>
                <w:b/>
              </w:rPr>
              <w:t>Value</w:t>
            </w:r>
          </w:p>
        </w:tc>
        <w:tc>
          <w:tcPr>
            <w:tcW w:w="5297"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rPr>
            </w:pPr>
            <w:r>
              <w:rPr>
                <w:rFonts w:cs="Arial"/>
                <w:b/>
              </w:rPr>
              <w:t>Description</w:t>
            </w:r>
          </w:p>
        </w:tc>
      </w:tr>
      <w:tr w:rsidR="00BB48BF" w:rsidTr="00D75A7C">
        <w:trPr>
          <w:jc w:val="center"/>
        </w:trPr>
        <w:tc>
          <w:tcPr>
            <w:tcW w:w="1008" w:type="dxa"/>
            <w:tcBorders>
              <w:top w:val="single" w:sz="4" w:space="0" w:color="auto"/>
              <w:left w:val="single" w:sz="4" w:space="0" w:color="auto"/>
              <w:bottom w:val="nil"/>
              <w:right w:val="single" w:sz="4" w:space="0" w:color="auto"/>
            </w:tcBorders>
            <w:hideMark/>
          </w:tcPr>
          <w:p w:rsidR="00BB48BF" w:rsidRDefault="00935523">
            <w:pPr>
              <w:rPr>
                <w:rFonts w:cs="Arial"/>
              </w:rPr>
            </w:pPr>
            <w:r>
              <w:rPr>
                <w:rFonts w:cs="Arial"/>
              </w:rPr>
              <w:t xml:space="preserve">Type </w:t>
            </w:r>
          </w:p>
        </w:tc>
        <w:tc>
          <w:tcPr>
            <w:tcW w:w="1617" w:type="dxa"/>
            <w:tcBorders>
              <w:top w:val="single" w:sz="4" w:space="0" w:color="auto"/>
              <w:left w:val="single" w:sz="4" w:space="0" w:color="auto"/>
              <w:bottom w:val="single" w:sz="4" w:space="0" w:color="auto"/>
              <w:right w:val="single" w:sz="4" w:space="0" w:color="auto"/>
            </w:tcBorders>
            <w:hideMark/>
          </w:tcPr>
          <w:p w:rsidR="00BB48BF" w:rsidRDefault="00935523">
            <w:pPr>
              <w:rPr>
                <w:rFonts w:cs="Arial"/>
              </w:rPr>
            </w:pPr>
            <w:r>
              <w:rPr>
                <w:rFonts w:cs="Arial"/>
              </w:rPr>
              <w:t>-</w:t>
            </w:r>
          </w:p>
        </w:tc>
        <w:tc>
          <w:tcPr>
            <w:tcW w:w="861" w:type="dxa"/>
            <w:tcBorders>
              <w:top w:val="single" w:sz="4" w:space="0" w:color="auto"/>
              <w:left w:val="single" w:sz="4" w:space="0" w:color="auto"/>
              <w:bottom w:val="single" w:sz="4" w:space="0" w:color="auto"/>
              <w:right w:val="single" w:sz="4" w:space="0" w:color="auto"/>
            </w:tcBorders>
            <w:hideMark/>
          </w:tcPr>
          <w:p w:rsidR="00BB48BF" w:rsidRDefault="00935523">
            <w:pPr>
              <w:rPr>
                <w:rFonts w:cs="Arial"/>
              </w:rPr>
            </w:pPr>
            <w:r>
              <w:rPr>
                <w:rFonts w:cs="Arial"/>
              </w:rPr>
              <w:t>-</w:t>
            </w:r>
          </w:p>
        </w:tc>
        <w:tc>
          <w:tcPr>
            <w:tcW w:w="5297" w:type="dxa"/>
            <w:tcBorders>
              <w:top w:val="single" w:sz="4" w:space="0" w:color="auto"/>
              <w:left w:val="single" w:sz="4" w:space="0" w:color="auto"/>
              <w:bottom w:val="nil"/>
              <w:right w:val="single" w:sz="4" w:space="0" w:color="auto"/>
            </w:tcBorders>
            <w:hideMark/>
          </w:tcPr>
          <w:p w:rsidR="00BB48BF" w:rsidRDefault="00935523" w:rsidP="00B1444C">
            <w:pPr>
              <w:rPr>
                <w:rFonts w:cs="Arial"/>
              </w:rPr>
            </w:pPr>
            <w:r w:rsidRPr="00D75A7C">
              <w:rPr>
                <w:rFonts w:cs="Arial"/>
              </w:rPr>
              <w:t>Communicates if the POA feature is selectable.</w:t>
            </w:r>
          </w:p>
        </w:tc>
      </w:tr>
      <w:tr w:rsidR="00D75A7C" w:rsidTr="00D75A7C">
        <w:trPr>
          <w:jc w:val="center"/>
        </w:trPr>
        <w:tc>
          <w:tcPr>
            <w:tcW w:w="1008" w:type="dxa"/>
            <w:tcBorders>
              <w:top w:val="nil"/>
              <w:left w:val="single" w:sz="4" w:space="0" w:color="auto"/>
              <w:bottom w:val="nil"/>
              <w:right w:val="single" w:sz="4" w:space="0" w:color="auto"/>
            </w:tcBorders>
          </w:tcPr>
          <w:p w:rsidR="00D75A7C" w:rsidRDefault="00935523">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D75A7C" w:rsidRDefault="00935523">
            <w:pPr>
              <w:spacing w:line="276" w:lineRule="auto"/>
              <w:rPr>
                <w:rFonts w:cs="Arial"/>
              </w:rPr>
            </w:pPr>
            <w:r>
              <w:rPr>
                <w:rFonts w:cs="Arial"/>
              </w:rPr>
              <w:t>Null</w:t>
            </w:r>
          </w:p>
        </w:tc>
        <w:tc>
          <w:tcPr>
            <w:tcW w:w="861" w:type="dxa"/>
            <w:tcBorders>
              <w:top w:val="single" w:sz="4" w:space="0" w:color="auto"/>
              <w:left w:val="single" w:sz="4" w:space="0" w:color="auto"/>
              <w:bottom w:val="single" w:sz="4" w:space="0" w:color="auto"/>
              <w:right w:val="single" w:sz="4" w:space="0" w:color="auto"/>
            </w:tcBorders>
            <w:hideMark/>
          </w:tcPr>
          <w:p w:rsidR="00D75A7C" w:rsidRDefault="00935523">
            <w:pPr>
              <w:rPr>
                <w:rFonts w:cs="Arial"/>
              </w:rPr>
            </w:pPr>
            <w:r>
              <w:rPr>
                <w:rFonts w:cs="Arial"/>
              </w:rPr>
              <w:t>0x0</w:t>
            </w:r>
          </w:p>
        </w:tc>
        <w:tc>
          <w:tcPr>
            <w:tcW w:w="5297" w:type="dxa"/>
            <w:tcBorders>
              <w:top w:val="nil"/>
              <w:left w:val="single" w:sz="4" w:space="0" w:color="auto"/>
              <w:bottom w:val="nil"/>
              <w:right w:val="single" w:sz="4" w:space="0" w:color="auto"/>
            </w:tcBorders>
          </w:tcPr>
          <w:p w:rsidR="00D75A7C" w:rsidRDefault="00935523" w:rsidP="00D46BC0">
            <w:pPr>
              <w:rPr>
                <w:rFonts w:cs="Arial"/>
              </w:rPr>
            </w:pPr>
          </w:p>
        </w:tc>
      </w:tr>
      <w:tr w:rsidR="00D75A7C" w:rsidTr="00D75A7C">
        <w:trPr>
          <w:jc w:val="center"/>
        </w:trPr>
        <w:tc>
          <w:tcPr>
            <w:tcW w:w="1008" w:type="dxa"/>
            <w:tcBorders>
              <w:top w:val="nil"/>
              <w:left w:val="single" w:sz="4" w:space="0" w:color="auto"/>
              <w:bottom w:val="nil"/>
              <w:right w:val="single" w:sz="4" w:space="0" w:color="auto"/>
            </w:tcBorders>
          </w:tcPr>
          <w:p w:rsidR="00D75A7C" w:rsidRDefault="00935523">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D75A7C" w:rsidRDefault="00935523">
            <w:pPr>
              <w:spacing w:line="276" w:lineRule="auto"/>
              <w:rPr>
                <w:rFonts w:cs="Arial"/>
              </w:rPr>
            </w:pPr>
            <w:r>
              <w:rPr>
                <w:rFonts w:cs="Arial"/>
              </w:rPr>
              <w:t>Selectable</w:t>
            </w:r>
          </w:p>
        </w:tc>
        <w:tc>
          <w:tcPr>
            <w:tcW w:w="861" w:type="dxa"/>
            <w:tcBorders>
              <w:top w:val="single" w:sz="4" w:space="0" w:color="auto"/>
              <w:left w:val="single" w:sz="4" w:space="0" w:color="auto"/>
              <w:bottom w:val="single" w:sz="4" w:space="0" w:color="auto"/>
              <w:right w:val="single" w:sz="4" w:space="0" w:color="auto"/>
            </w:tcBorders>
            <w:hideMark/>
          </w:tcPr>
          <w:p w:rsidR="00D75A7C" w:rsidRDefault="00935523">
            <w:pPr>
              <w:rPr>
                <w:rFonts w:cs="Arial"/>
              </w:rPr>
            </w:pPr>
            <w:r>
              <w:rPr>
                <w:rFonts w:cs="Arial"/>
              </w:rPr>
              <w:t>0x1</w:t>
            </w:r>
          </w:p>
        </w:tc>
        <w:tc>
          <w:tcPr>
            <w:tcW w:w="5297" w:type="dxa"/>
            <w:tcBorders>
              <w:top w:val="nil"/>
              <w:left w:val="single" w:sz="4" w:space="0" w:color="auto"/>
              <w:bottom w:val="nil"/>
              <w:right w:val="single" w:sz="4" w:space="0" w:color="auto"/>
            </w:tcBorders>
          </w:tcPr>
          <w:p w:rsidR="00D75A7C" w:rsidRDefault="00935523">
            <w:pPr>
              <w:rPr>
                <w:rFonts w:cs="Arial"/>
              </w:rPr>
            </w:pPr>
          </w:p>
        </w:tc>
      </w:tr>
      <w:tr w:rsidR="00D75A7C" w:rsidTr="00D75A7C">
        <w:trPr>
          <w:jc w:val="center"/>
        </w:trPr>
        <w:tc>
          <w:tcPr>
            <w:tcW w:w="1008" w:type="dxa"/>
            <w:tcBorders>
              <w:top w:val="nil"/>
              <w:left w:val="single" w:sz="4" w:space="0" w:color="auto"/>
              <w:bottom w:val="nil"/>
              <w:right w:val="single" w:sz="4" w:space="0" w:color="auto"/>
            </w:tcBorders>
          </w:tcPr>
          <w:p w:rsidR="00D75A7C" w:rsidRDefault="00935523">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D75A7C" w:rsidRDefault="00935523">
            <w:pPr>
              <w:spacing w:line="276" w:lineRule="auto"/>
              <w:rPr>
                <w:rFonts w:cs="Arial"/>
              </w:rPr>
            </w:pPr>
            <w:r>
              <w:rPr>
                <w:rFonts w:cs="Arial"/>
              </w:rPr>
              <w:t>NotSelectable</w:t>
            </w:r>
          </w:p>
        </w:tc>
        <w:tc>
          <w:tcPr>
            <w:tcW w:w="861" w:type="dxa"/>
            <w:tcBorders>
              <w:top w:val="single" w:sz="4" w:space="0" w:color="auto"/>
              <w:left w:val="single" w:sz="4" w:space="0" w:color="auto"/>
              <w:bottom w:val="single" w:sz="4" w:space="0" w:color="auto"/>
              <w:right w:val="single" w:sz="4" w:space="0" w:color="auto"/>
            </w:tcBorders>
            <w:hideMark/>
          </w:tcPr>
          <w:p w:rsidR="00D75A7C" w:rsidRDefault="00935523">
            <w:pPr>
              <w:rPr>
                <w:rFonts w:cs="Arial"/>
              </w:rPr>
            </w:pPr>
            <w:r>
              <w:rPr>
                <w:rFonts w:cs="Arial"/>
              </w:rPr>
              <w:t>0x2</w:t>
            </w:r>
          </w:p>
        </w:tc>
        <w:tc>
          <w:tcPr>
            <w:tcW w:w="5297" w:type="dxa"/>
            <w:tcBorders>
              <w:top w:val="nil"/>
              <w:left w:val="single" w:sz="4" w:space="0" w:color="auto"/>
              <w:bottom w:val="nil"/>
              <w:right w:val="single" w:sz="4" w:space="0" w:color="auto"/>
            </w:tcBorders>
          </w:tcPr>
          <w:p w:rsidR="00D75A7C" w:rsidRDefault="00935523">
            <w:pPr>
              <w:rPr>
                <w:rFonts w:cs="Arial"/>
              </w:rPr>
            </w:pPr>
          </w:p>
        </w:tc>
      </w:tr>
      <w:tr w:rsidR="00D75A7C" w:rsidTr="00D75A7C">
        <w:trPr>
          <w:jc w:val="center"/>
        </w:trPr>
        <w:tc>
          <w:tcPr>
            <w:tcW w:w="1008" w:type="dxa"/>
            <w:tcBorders>
              <w:top w:val="nil"/>
              <w:left w:val="single" w:sz="4" w:space="0" w:color="auto"/>
              <w:bottom w:val="single" w:sz="4" w:space="0" w:color="auto"/>
              <w:right w:val="single" w:sz="4" w:space="0" w:color="auto"/>
            </w:tcBorders>
          </w:tcPr>
          <w:p w:rsidR="00D75A7C" w:rsidRDefault="00935523">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D75A7C" w:rsidRDefault="00935523">
            <w:pPr>
              <w:spacing w:line="276" w:lineRule="auto"/>
              <w:rPr>
                <w:rFonts w:cs="Arial"/>
              </w:rPr>
            </w:pPr>
            <w:r>
              <w:rPr>
                <w:rFonts w:cs="Arial"/>
              </w:rPr>
              <w:t>NotConfigured</w:t>
            </w:r>
          </w:p>
        </w:tc>
        <w:tc>
          <w:tcPr>
            <w:tcW w:w="861" w:type="dxa"/>
            <w:tcBorders>
              <w:top w:val="single" w:sz="4" w:space="0" w:color="auto"/>
              <w:left w:val="single" w:sz="4" w:space="0" w:color="auto"/>
              <w:bottom w:val="single" w:sz="4" w:space="0" w:color="auto"/>
              <w:right w:val="single" w:sz="4" w:space="0" w:color="auto"/>
            </w:tcBorders>
            <w:hideMark/>
          </w:tcPr>
          <w:p w:rsidR="00D75A7C" w:rsidRDefault="00935523">
            <w:pPr>
              <w:rPr>
                <w:rFonts w:cs="Arial"/>
              </w:rPr>
            </w:pPr>
            <w:r>
              <w:rPr>
                <w:rFonts w:cs="Arial"/>
              </w:rPr>
              <w:t>0x3</w:t>
            </w:r>
          </w:p>
        </w:tc>
        <w:tc>
          <w:tcPr>
            <w:tcW w:w="5297" w:type="dxa"/>
            <w:tcBorders>
              <w:top w:val="nil"/>
              <w:left w:val="single" w:sz="4" w:space="0" w:color="auto"/>
              <w:bottom w:val="single" w:sz="4" w:space="0" w:color="auto"/>
              <w:right w:val="single" w:sz="4" w:space="0" w:color="auto"/>
            </w:tcBorders>
          </w:tcPr>
          <w:p w:rsidR="00D75A7C" w:rsidRDefault="00935523">
            <w:pPr>
              <w:rPr>
                <w:rFonts w:cs="Arial"/>
              </w:rPr>
            </w:pPr>
          </w:p>
        </w:tc>
      </w:tr>
    </w:tbl>
    <w:p w:rsidR="00BB48BF" w:rsidRDefault="00935523">
      <w:pPr>
        <w:rPr>
          <w:rFonts w:cs="Arial"/>
        </w:rPr>
      </w:pPr>
      <w:r>
        <w:rPr>
          <w:rFonts w:cs="Arial"/>
        </w:rPr>
        <w:t xml:space="preserve"> </w:t>
      </w:r>
    </w:p>
    <w:p w:rsidR="00406F39" w:rsidRDefault="00935523" w:rsidP="00CC6E4C">
      <w:pPr>
        <w:pStyle w:val="Heading2"/>
      </w:pPr>
      <w:bookmarkStart w:id="7" w:name="_Toc35850621"/>
      <w:r>
        <w:t>ActiveParkAssistClient Interface</w:t>
      </w:r>
      <w:bookmarkEnd w:id="7"/>
    </w:p>
    <w:p w:rsidR="00406F39" w:rsidRDefault="00935523" w:rsidP="00CC6E4C">
      <w:pPr>
        <w:pStyle w:val="Heading3"/>
      </w:pPr>
      <w:bookmarkStart w:id="8" w:name="_Toc35850622"/>
      <w:r w:rsidRPr="00B9479B">
        <w:t>APAv2-IIR-REQ-128529/A-ActiveParkAssistClient_Rx</w:t>
      </w:r>
      <w:bookmarkEnd w:id="8"/>
    </w:p>
    <w:p w:rsidR="00406F39" w:rsidRDefault="00935523" w:rsidP="00CC6E4C">
      <w:pPr>
        <w:pStyle w:val="Heading4"/>
      </w:pPr>
      <w:r w:rsidRPr="00B9479B">
        <w:t>MD-REQ-128765/A-ApaSys_D_Stat</w:t>
      </w:r>
    </w:p>
    <w:p w:rsidR="00245947" w:rsidRDefault="00935523">
      <w:pPr>
        <w:rPr>
          <w:rFonts w:cs="Arial"/>
        </w:rPr>
      </w:pPr>
      <w:r>
        <w:rPr>
          <w:rFonts w:cs="Arial"/>
        </w:rPr>
        <w:t>Message Type: Status</w:t>
      </w:r>
    </w:p>
    <w:p w:rsidR="00245947" w:rsidRDefault="00935523">
      <w:pPr>
        <w:rPr>
          <w:rFonts w:cs="Arial"/>
        </w:rPr>
      </w:pPr>
    </w:p>
    <w:p w:rsidR="00245947" w:rsidRDefault="00935523">
      <w:pPr>
        <w:rPr>
          <w:rFonts w:cs="Arial"/>
        </w:rPr>
      </w:pPr>
      <w:r w:rsidRPr="00123322">
        <w:rPr>
          <w:rFonts w:cs="Arial"/>
        </w:rPr>
        <w:t>This signal communicates the system's operational state</w:t>
      </w:r>
      <w:r>
        <w:rPr>
          <w:rFonts w:cs="Arial"/>
        </w:rPr>
        <w:t xml:space="preserve"> to the driver.</w:t>
      </w:r>
    </w:p>
    <w:p w:rsidR="00245947" w:rsidRDefault="00935523">
      <w:pPr>
        <w:rPr>
          <w:rFonts w:cs="Arial"/>
        </w:rPr>
      </w:pPr>
    </w:p>
    <w:p w:rsidR="00245947" w:rsidRDefault="00935523">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762"/>
        <w:gridCol w:w="816"/>
        <w:gridCol w:w="5390"/>
      </w:tblGrid>
      <w:tr w:rsidR="00245947" w:rsidTr="00CD14E1">
        <w:trPr>
          <w:jc w:val="center"/>
        </w:trPr>
        <w:tc>
          <w:tcPr>
            <w:tcW w:w="816" w:type="dxa"/>
            <w:tcBorders>
              <w:top w:val="single" w:sz="4" w:space="0" w:color="auto"/>
              <w:left w:val="single" w:sz="4" w:space="0" w:color="auto"/>
              <w:bottom w:val="single" w:sz="4" w:space="0" w:color="auto"/>
              <w:right w:val="single" w:sz="4" w:space="0" w:color="auto"/>
            </w:tcBorders>
            <w:shd w:val="clear" w:color="auto" w:fill="8DB4E3"/>
            <w:hideMark/>
          </w:tcPr>
          <w:p w:rsidR="00245947" w:rsidRDefault="00935523">
            <w:pPr>
              <w:rPr>
                <w:rFonts w:cs="Arial"/>
                <w:b/>
              </w:rPr>
            </w:pPr>
            <w:r>
              <w:rPr>
                <w:rFonts w:cs="Arial"/>
                <w:b/>
              </w:rPr>
              <w:t>Name</w:t>
            </w:r>
          </w:p>
        </w:tc>
        <w:tc>
          <w:tcPr>
            <w:tcW w:w="1762" w:type="dxa"/>
            <w:tcBorders>
              <w:top w:val="single" w:sz="4" w:space="0" w:color="auto"/>
              <w:left w:val="single" w:sz="4" w:space="0" w:color="auto"/>
              <w:bottom w:val="single" w:sz="4" w:space="0" w:color="auto"/>
              <w:right w:val="single" w:sz="4" w:space="0" w:color="auto"/>
            </w:tcBorders>
            <w:shd w:val="clear" w:color="auto" w:fill="8DB4E3"/>
            <w:hideMark/>
          </w:tcPr>
          <w:p w:rsidR="00245947" w:rsidRDefault="00935523">
            <w:pPr>
              <w:rPr>
                <w:rFonts w:cs="Arial"/>
                <w:b/>
              </w:rPr>
            </w:pPr>
            <w:r>
              <w:rPr>
                <w:rFonts w:cs="Arial"/>
                <w:b/>
              </w:rPr>
              <w:t>Literals</w:t>
            </w:r>
          </w:p>
        </w:tc>
        <w:tc>
          <w:tcPr>
            <w:tcW w:w="816" w:type="dxa"/>
            <w:tcBorders>
              <w:top w:val="single" w:sz="4" w:space="0" w:color="auto"/>
              <w:left w:val="single" w:sz="4" w:space="0" w:color="auto"/>
              <w:bottom w:val="single" w:sz="4" w:space="0" w:color="auto"/>
              <w:right w:val="single" w:sz="4" w:space="0" w:color="auto"/>
            </w:tcBorders>
            <w:shd w:val="clear" w:color="auto" w:fill="8DB4E3"/>
            <w:hideMark/>
          </w:tcPr>
          <w:p w:rsidR="00245947" w:rsidRDefault="00935523">
            <w:pPr>
              <w:rPr>
                <w:rFonts w:cs="Arial"/>
                <w:b/>
              </w:rPr>
            </w:pPr>
            <w:r>
              <w:rPr>
                <w:rFonts w:cs="Arial"/>
                <w:b/>
              </w:rPr>
              <w:t>Value</w:t>
            </w:r>
          </w:p>
        </w:tc>
        <w:tc>
          <w:tcPr>
            <w:tcW w:w="5390" w:type="dxa"/>
            <w:tcBorders>
              <w:top w:val="single" w:sz="4" w:space="0" w:color="auto"/>
              <w:left w:val="single" w:sz="4" w:space="0" w:color="auto"/>
              <w:bottom w:val="single" w:sz="4" w:space="0" w:color="auto"/>
              <w:right w:val="single" w:sz="4" w:space="0" w:color="auto"/>
            </w:tcBorders>
            <w:shd w:val="clear" w:color="auto" w:fill="8DB4E3"/>
            <w:hideMark/>
          </w:tcPr>
          <w:p w:rsidR="00245947" w:rsidRDefault="00935523">
            <w:pPr>
              <w:rPr>
                <w:rFonts w:cs="Arial"/>
                <w:b/>
              </w:rPr>
            </w:pPr>
            <w:r>
              <w:rPr>
                <w:rFonts w:cs="Arial"/>
                <w:b/>
              </w:rPr>
              <w:t>Description</w:t>
            </w:r>
          </w:p>
        </w:tc>
      </w:tr>
      <w:tr w:rsidR="00245947" w:rsidTr="00CD14E1">
        <w:trPr>
          <w:jc w:val="center"/>
        </w:trPr>
        <w:tc>
          <w:tcPr>
            <w:tcW w:w="816" w:type="dxa"/>
            <w:tcBorders>
              <w:top w:val="single" w:sz="4" w:space="0" w:color="auto"/>
              <w:left w:val="single" w:sz="4" w:space="0" w:color="auto"/>
              <w:bottom w:val="nil"/>
              <w:right w:val="single" w:sz="4" w:space="0" w:color="auto"/>
            </w:tcBorders>
            <w:hideMark/>
          </w:tcPr>
          <w:p w:rsidR="00245947" w:rsidRDefault="00935523">
            <w:pPr>
              <w:rPr>
                <w:rFonts w:cs="Arial"/>
              </w:rPr>
            </w:pPr>
            <w:r>
              <w:rPr>
                <w:rFonts w:cs="Arial"/>
              </w:rPr>
              <w:t>Type</w:t>
            </w:r>
          </w:p>
        </w:tc>
        <w:tc>
          <w:tcPr>
            <w:tcW w:w="1762" w:type="dxa"/>
            <w:tcBorders>
              <w:top w:val="single" w:sz="4" w:space="0" w:color="auto"/>
              <w:left w:val="single" w:sz="4" w:space="0" w:color="auto"/>
              <w:bottom w:val="single" w:sz="4" w:space="0" w:color="auto"/>
              <w:right w:val="single" w:sz="4" w:space="0" w:color="auto"/>
            </w:tcBorders>
            <w:hideMark/>
          </w:tcPr>
          <w:p w:rsidR="00245947" w:rsidRDefault="00935523">
            <w:pPr>
              <w:rPr>
                <w:rFonts w:cs="Arial"/>
              </w:rPr>
            </w:pPr>
            <w:r>
              <w:rPr>
                <w:rFonts w:cs="Arial"/>
              </w:rPr>
              <w:t>-</w:t>
            </w:r>
          </w:p>
        </w:tc>
        <w:tc>
          <w:tcPr>
            <w:tcW w:w="816" w:type="dxa"/>
            <w:tcBorders>
              <w:top w:val="single" w:sz="4" w:space="0" w:color="auto"/>
              <w:left w:val="single" w:sz="4" w:space="0" w:color="auto"/>
              <w:bottom w:val="single" w:sz="4" w:space="0" w:color="auto"/>
              <w:right w:val="single" w:sz="4" w:space="0" w:color="auto"/>
            </w:tcBorders>
            <w:hideMark/>
          </w:tcPr>
          <w:p w:rsidR="00245947" w:rsidRDefault="00935523" w:rsidP="00123322">
            <w:pPr>
              <w:jc w:val="center"/>
              <w:rPr>
                <w:rFonts w:cs="Arial"/>
              </w:rPr>
            </w:pPr>
            <w:r>
              <w:rPr>
                <w:rFonts w:cs="Arial"/>
              </w:rPr>
              <w:t>-</w:t>
            </w:r>
          </w:p>
        </w:tc>
        <w:tc>
          <w:tcPr>
            <w:tcW w:w="5390" w:type="dxa"/>
            <w:tcBorders>
              <w:top w:val="single" w:sz="4" w:space="0" w:color="auto"/>
              <w:left w:val="single" w:sz="4" w:space="0" w:color="auto"/>
              <w:bottom w:val="nil"/>
              <w:right w:val="single" w:sz="4" w:space="0" w:color="auto"/>
            </w:tcBorders>
            <w:hideMark/>
          </w:tcPr>
          <w:p w:rsidR="00245947" w:rsidRDefault="00935523" w:rsidP="00CD14E1">
            <w:pPr>
              <w:rPr>
                <w:rFonts w:cs="Arial"/>
              </w:rPr>
            </w:pPr>
            <w:r w:rsidRPr="00CD14E1">
              <w:rPr>
                <w:rFonts w:cs="Arial"/>
              </w:rPr>
              <w:t>This signal communicates the system's operational state</w:t>
            </w:r>
            <w:r w:rsidRPr="00701591">
              <w:rPr>
                <w:rFonts w:cs="Arial"/>
              </w:rPr>
              <w:t xml:space="preserve"> </w:t>
            </w:r>
          </w:p>
        </w:tc>
      </w:tr>
      <w:tr w:rsidR="00C915D3" w:rsidTr="00CD14E1">
        <w:trPr>
          <w:jc w:val="center"/>
        </w:trPr>
        <w:tc>
          <w:tcPr>
            <w:tcW w:w="816" w:type="dxa"/>
            <w:tcBorders>
              <w:top w:val="nil"/>
              <w:left w:val="single" w:sz="4" w:space="0" w:color="auto"/>
              <w:bottom w:val="nil"/>
              <w:right w:val="single" w:sz="4" w:space="0" w:color="auto"/>
            </w:tcBorders>
          </w:tcPr>
          <w:p w:rsidR="00C915D3"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C915D3" w:rsidRDefault="00935523" w:rsidP="00123322">
            <w:pPr>
              <w:rPr>
                <w:rFonts w:cs="Arial"/>
              </w:rPr>
            </w:pPr>
            <w:r>
              <w:rPr>
                <w:rFonts w:cs="Arial"/>
              </w:rPr>
              <w:t>Null</w:t>
            </w:r>
          </w:p>
        </w:tc>
        <w:tc>
          <w:tcPr>
            <w:tcW w:w="816" w:type="dxa"/>
            <w:tcBorders>
              <w:top w:val="single" w:sz="4" w:space="0" w:color="auto"/>
              <w:left w:val="single" w:sz="4" w:space="0" w:color="auto"/>
              <w:bottom w:val="single" w:sz="4" w:space="0" w:color="auto"/>
              <w:right w:val="single" w:sz="4" w:space="0" w:color="auto"/>
            </w:tcBorders>
            <w:hideMark/>
          </w:tcPr>
          <w:p w:rsidR="00C915D3" w:rsidRDefault="00935523" w:rsidP="00123322">
            <w:pPr>
              <w:jc w:val="center"/>
              <w:rPr>
                <w:rFonts w:cs="Arial"/>
              </w:rPr>
            </w:pPr>
            <w:r>
              <w:rPr>
                <w:rFonts w:cs="Arial"/>
              </w:rPr>
              <w:t>0x0</w:t>
            </w:r>
          </w:p>
        </w:tc>
        <w:tc>
          <w:tcPr>
            <w:tcW w:w="5390" w:type="dxa"/>
            <w:tcBorders>
              <w:top w:val="nil"/>
              <w:left w:val="single" w:sz="4" w:space="0" w:color="auto"/>
              <w:bottom w:val="nil"/>
              <w:right w:val="single" w:sz="4" w:space="0" w:color="auto"/>
            </w:tcBorders>
          </w:tcPr>
          <w:p w:rsidR="00C915D3" w:rsidRDefault="00935523">
            <w:pPr>
              <w:rPr>
                <w:rFonts w:cs="Arial"/>
              </w:rPr>
            </w:pPr>
            <w:r w:rsidRPr="00CD14E1">
              <w:rPr>
                <w:rFonts w:cs="Arial"/>
              </w:rPr>
              <w:t>to the</w:t>
            </w:r>
            <w:r>
              <w:rPr>
                <w:rFonts w:cs="Arial"/>
              </w:rPr>
              <w:t xml:space="preserve"> driver</w:t>
            </w:r>
          </w:p>
        </w:tc>
      </w:tr>
      <w:tr w:rsidR="00123322" w:rsidTr="00CD14E1">
        <w:trPr>
          <w:jc w:val="center"/>
        </w:trPr>
        <w:tc>
          <w:tcPr>
            <w:tcW w:w="816" w:type="dxa"/>
            <w:tcBorders>
              <w:top w:val="nil"/>
              <w:left w:val="single" w:sz="4" w:space="0" w:color="auto"/>
              <w:bottom w:val="nil"/>
              <w:right w:val="single" w:sz="4" w:space="0" w:color="auto"/>
            </w:tcBorders>
          </w:tcPr>
          <w:p w:rsidR="00123322"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123322" w:rsidRDefault="00935523" w:rsidP="00123322">
            <w:pPr>
              <w:rPr>
                <w:rFonts w:cs="Arial"/>
              </w:rPr>
            </w:pPr>
            <w:r>
              <w:rPr>
                <w:rFonts w:cs="Arial"/>
              </w:rPr>
              <w:t>Off</w:t>
            </w:r>
          </w:p>
        </w:tc>
        <w:tc>
          <w:tcPr>
            <w:tcW w:w="816" w:type="dxa"/>
            <w:tcBorders>
              <w:top w:val="single" w:sz="4" w:space="0" w:color="auto"/>
              <w:left w:val="single" w:sz="4" w:space="0" w:color="auto"/>
              <w:bottom w:val="single" w:sz="4" w:space="0" w:color="auto"/>
              <w:right w:val="single" w:sz="4" w:space="0" w:color="auto"/>
            </w:tcBorders>
            <w:hideMark/>
          </w:tcPr>
          <w:p w:rsidR="00123322" w:rsidRDefault="00935523" w:rsidP="00123322">
            <w:pPr>
              <w:jc w:val="center"/>
              <w:rPr>
                <w:rFonts w:cs="Arial"/>
              </w:rPr>
            </w:pPr>
            <w:r>
              <w:rPr>
                <w:rFonts w:cs="Arial"/>
              </w:rPr>
              <w:t>0x1</w:t>
            </w:r>
          </w:p>
        </w:tc>
        <w:tc>
          <w:tcPr>
            <w:tcW w:w="5390" w:type="dxa"/>
            <w:tcBorders>
              <w:top w:val="nil"/>
              <w:left w:val="single" w:sz="4" w:space="0" w:color="auto"/>
              <w:bottom w:val="nil"/>
              <w:right w:val="single" w:sz="4" w:space="0" w:color="auto"/>
            </w:tcBorders>
          </w:tcPr>
          <w:p w:rsidR="00123322" w:rsidRDefault="00935523">
            <w:pPr>
              <w:rPr>
                <w:rFonts w:cs="Arial"/>
              </w:rPr>
            </w:pPr>
          </w:p>
        </w:tc>
      </w:tr>
      <w:tr w:rsidR="00123322" w:rsidTr="00CD14E1">
        <w:trPr>
          <w:jc w:val="center"/>
        </w:trPr>
        <w:tc>
          <w:tcPr>
            <w:tcW w:w="816" w:type="dxa"/>
            <w:tcBorders>
              <w:top w:val="nil"/>
              <w:left w:val="single" w:sz="4" w:space="0" w:color="auto"/>
              <w:bottom w:val="nil"/>
              <w:right w:val="single" w:sz="4" w:space="0" w:color="auto"/>
            </w:tcBorders>
          </w:tcPr>
          <w:p w:rsidR="00123322"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123322" w:rsidRDefault="00935523" w:rsidP="00123322">
            <w:pPr>
              <w:rPr>
                <w:rFonts w:cs="Arial"/>
              </w:rPr>
            </w:pPr>
            <w:r>
              <w:rPr>
                <w:rFonts w:cs="Arial"/>
              </w:rPr>
              <w:t>On</w:t>
            </w:r>
          </w:p>
        </w:tc>
        <w:tc>
          <w:tcPr>
            <w:tcW w:w="816" w:type="dxa"/>
            <w:tcBorders>
              <w:top w:val="single" w:sz="4" w:space="0" w:color="auto"/>
              <w:left w:val="single" w:sz="4" w:space="0" w:color="auto"/>
              <w:bottom w:val="single" w:sz="4" w:space="0" w:color="auto"/>
              <w:right w:val="single" w:sz="4" w:space="0" w:color="auto"/>
            </w:tcBorders>
            <w:hideMark/>
          </w:tcPr>
          <w:p w:rsidR="00123322" w:rsidRDefault="00935523" w:rsidP="00123322">
            <w:pPr>
              <w:jc w:val="center"/>
              <w:rPr>
                <w:rFonts w:cs="Arial"/>
              </w:rPr>
            </w:pPr>
            <w:r>
              <w:rPr>
                <w:rFonts w:cs="Arial"/>
              </w:rPr>
              <w:t>0x2</w:t>
            </w:r>
          </w:p>
        </w:tc>
        <w:tc>
          <w:tcPr>
            <w:tcW w:w="5390" w:type="dxa"/>
            <w:tcBorders>
              <w:top w:val="nil"/>
              <w:left w:val="single" w:sz="4" w:space="0" w:color="auto"/>
              <w:bottom w:val="nil"/>
              <w:right w:val="single" w:sz="4" w:space="0" w:color="auto"/>
            </w:tcBorders>
          </w:tcPr>
          <w:p w:rsidR="00123322" w:rsidRDefault="00935523">
            <w:pPr>
              <w:rPr>
                <w:rFonts w:cs="Arial"/>
              </w:rPr>
            </w:pPr>
          </w:p>
        </w:tc>
      </w:tr>
      <w:tr w:rsidR="00123322" w:rsidTr="00CD14E1">
        <w:trPr>
          <w:jc w:val="center"/>
        </w:trPr>
        <w:tc>
          <w:tcPr>
            <w:tcW w:w="816" w:type="dxa"/>
            <w:tcBorders>
              <w:top w:val="nil"/>
              <w:left w:val="single" w:sz="4" w:space="0" w:color="auto"/>
              <w:bottom w:val="nil"/>
              <w:right w:val="single" w:sz="4" w:space="0" w:color="auto"/>
            </w:tcBorders>
          </w:tcPr>
          <w:p w:rsidR="00123322"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123322" w:rsidRDefault="00935523" w:rsidP="00123322">
            <w:pPr>
              <w:rPr>
                <w:rFonts w:cs="Arial"/>
              </w:rPr>
            </w:pPr>
            <w:r>
              <w:rPr>
                <w:rFonts w:cs="Arial"/>
              </w:rPr>
              <w:t>Overspeed</w:t>
            </w:r>
          </w:p>
        </w:tc>
        <w:tc>
          <w:tcPr>
            <w:tcW w:w="816" w:type="dxa"/>
            <w:tcBorders>
              <w:top w:val="single" w:sz="4" w:space="0" w:color="auto"/>
              <w:left w:val="single" w:sz="4" w:space="0" w:color="auto"/>
              <w:bottom w:val="single" w:sz="4" w:space="0" w:color="auto"/>
              <w:right w:val="single" w:sz="4" w:space="0" w:color="auto"/>
            </w:tcBorders>
            <w:hideMark/>
          </w:tcPr>
          <w:p w:rsidR="00123322" w:rsidRDefault="00935523" w:rsidP="00123322">
            <w:pPr>
              <w:jc w:val="center"/>
              <w:rPr>
                <w:rFonts w:cs="Arial"/>
              </w:rPr>
            </w:pPr>
            <w:r>
              <w:rPr>
                <w:rFonts w:cs="Arial"/>
              </w:rPr>
              <w:t>0x3</w:t>
            </w:r>
          </w:p>
        </w:tc>
        <w:tc>
          <w:tcPr>
            <w:tcW w:w="5390" w:type="dxa"/>
            <w:tcBorders>
              <w:top w:val="nil"/>
              <w:left w:val="single" w:sz="4" w:space="0" w:color="auto"/>
              <w:bottom w:val="nil"/>
              <w:right w:val="single" w:sz="4" w:space="0" w:color="auto"/>
            </w:tcBorders>
          </w:tcPr>
          <w:p w:rsidR="00123322" w:rsidRDefault="00935523">
            <w:pPr>
              <w:rPr>
                <w:rFonts w:cs="Arial"/>
              </w:rPr>
            </w:pPr>
          </w:p>
        </w:tc>
      </w:tr>
      <w:tr w:rsidR="00123322" w:rsidTr="00CD14E1">
        <w:trPr>
          <w:jc w:val="center"/>
        </w:trPr>
        <w:tc>
          <w:tcPr>
            <w:tcW w:w="816" w:type="dxa"/>
            <w:tcBorders>
              <w:top w:val="nil"/>
              <w:left w:val="single" w:sz="4" w:space="0" w:color="auto"/>
              <w:bottom w:val="nil"/>
              <w:right w:val="single" w:sz="4" w:space="0" w:color="auto"/>
            </w:tcBorders>
          </w:tcPr>
          <w:p w:rsidR="00123322"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123322" w:rsidRDefault="00935523" w:rsidP="00123322">
            <w:pPr>
              <w:rPr>
                <w:rFonts w:cs="Arial"/>
              </w:rPr>
            </w:pPr>
            <w:r>
              <w:rPr>
                <w:rFonts w:cs="Arial"/>
              </w:rPr>
              <w:t>ApaCancelled</w:t>
            </w:r>
          </w:p>
        </w:tc>
        <w:tc>
          <w:tcPr>
            <w:tcW w:w="816" w:type="dxa"/>
            <w:tcBorders>
              <w:top w:val="single" w:sz="4" w:space="0" w:color="auto"/>
              <w:left w:val="single" w:sz="4" w:space="0" w:color="auto"/>
              <w:bottom w:val="single" w:sz="4" w:space="0" w:color="auto"/>
              <w:right w:val="single" w:sz="4" w:space="0" w:color="auto"/>
            </w:tcBorders>
            <w:hideMark/>
          </w:tcPr>
          <w:p w:rsidR="00123322" w:rsidRDefault="00935523" w:rsidP="00123322">
            <w:pPr>
              <w:jc w:val="center"/>
              <w:rPr>
                <w:rFonts w:cs="Arial"/>
              </w:rPr>
            </w:pPr>
            <w:r>
              <w:rPr>
                <w:rFonts w:cs="Arial"/>
              </w:rPr>
              <w:t>0x4</w:t>
            </w:r>
          </w:p>
        </w:tc>
        <w:tc>
          <w:tcPr>
            <w:tcW w:w="5390" w:type="dxa"/>
            <w:tcBorders>
              <w:top w:val="nil"/>
              <w:left w:val="single" w:sz="4" w:space="0" w:color="auto"/>
              <w:bottom w:val="nil"/>
              <w:right w:val="single" w:sz="4" w:space="0" w:color="auto"/>
            </w:tcBorders>
          </w:tcPr>
          <w:p w:rsidR="00123322" w:rsidRDefault="00935523">
            <w:pPr>
              <w:rPr>
                <w:rFonts w:cs="Arial"/>
              </w:rPr>
            </w:pPr>
          </w:p>
        </w:tc>
      </w:tr>
      <w:tr w:rsidR="00123322" w:rsidTr="00CD14E1">
        <w:trPr>
          <w:jc w:val="center"/>
        </w:trPr>
        <w:tc>
          <w:tcPr>
            <w:tcW w:w="816" w:type="dxa"/>
            <w:tcBorders>
              <w:top w:val="nil"/>
              <w:left w:val="single" w:sz="4" w:space="0" w:color="auto"/>
              <w:bottom w:val="nil"/>
              <w:right w:val="single" w:sz="4" w:space="0" w:color="auto"/>
            </w:tcBorders>
          </w:tcPr>
          <w:p w:rsidR="00123322"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123322" w:rsidRDefault="00935523" w:rsidP="00123322">
            <w:pPr>
              <w:rPr>
                <w:rFonts w:cs="Arial"/>
              </w:rPr>
            </w:pPr>
            <w:r>
              <w:rPr>
                <w:rFonts w:cs="Arial"/>
              </w:rPr>
              <w:t xml:space="preserve">NotAccessible </w:t>
            </w:r>
          </w:p>
        </w:tc>
        <w:tc>
          <w:tcPr>
            <w:tcW w:w="816" w:type="dxa"/>
            <w:tcBorders>
              <w:top w:val="single" w:sz="4" w:space="0" w:color="auto"/>
              <w:left w:val="single" w:sz="4" w:space="0" w:color="auto"/>
              <w:bottom w:val="single" w:sz="4" w:space="0" w:color="auto"/>
              <w:right w:val="single" w:sz="4" w:space="0" w:color="auto"/>
            </w:tcBorders>
            <w:hideMark/>
          </w:tcPr>
          <w:p w:rsidR="00123322" w:rsidRDefault="00935523" w:rsidP="00123322">
            <w:pPr>
              <w:jc w:val="center"/>
              <w:rPr>
                <w:rFonts w:cs="Arial"/>
              </w:rPr>
            </w:pPr>
            <w:r>
              <w:rPr>
                <w:rFonts w:cs="Arial"/>
              </w:rPr>
              <w:t>0x5</w:t>
            </w:r>
          </w:p>
        </w:tc>
        <w:tc>
          <w:tcPr>
            <w:tcW w:w="5390" w:type="dxa"/>
            <w:tcBorders>
              <w:top w:val="nil"/>
              <w:left w:val="single" w:sz="4" w:space="0" w:color="auto"/>
              <w:bottom w:val="nil"/>
              <w:right w:val="single" w:sz="4" w:space="0" w:color="auto"/>
            </w:tcBorders>
          </w:tcPr>
          <w:p w:rsidR="00123322" w:rsidRDefault="00935523">
            <w:pPr>
              <w:rPr>
                <w:rFonts w:cs="Arial"/>
              </w:rPr>
            </w:pPr>
          </w:p>
        </w:tc>
      </w:tr>
      <w:tr w:rsidR="00123322" w:rsidTr="00CD14E1">
        <w:trPr>
          <w:jc w:val="center"/>
        </w:trPr>
        <w:tc>
          <w:tcPr>
            <w:tcW w:w="816" w:type="dxa"/>
            <w:tcBorders>
              <w:top w:val="nil"/>
              <w:left w:val="single" w:sz="4" w:space="0" w:color="auto"/>
              <w:bottom w:val="nil"/>
              <w:right w:val="single" w:sz="4" w:space="0" w:color="auto"/>
            </w:tcBorders>
          </w:tcPr>
          <w:p w:rsidR="00123322"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123322" w:rsidRDefault="00935523" w:rsidP="00123322">
            <w:pPr>
              <w:rPr>
                <w:rFonts w:cs="Arial"/>
              </w:rPr>
            </w:pPr>
            <w:r>
              <w:rPr>
                <w:rFonts w:cs="Arial"/>
              </w:rPr>
              <w:t>Finished</w:t>
            </w:r>
          </w:p>
        </w:tc>
        <w:tc>
          <w:tcPr>
            <w:tcW w:w="816" w:type="dxa"/>
            <w:tcBorders>
              <w:top w:val="single" w:sz="4" w:space="0" w:color="auto"/>
              <w:left w:val="single" w:sz="4" w:space="0" w:color="auto"/>
              <w:bottom w:val="single" w:sz="4" w:space="0" w:color="auto"/>
              <w:right w:val="single" w:sz="4" w:space="0" w:color="auto"/>
            </w:tcBorders>
            <w:hideMark/>
          </w:tcPr>
          <w:p w:rsidR="00123322" w:rsidRDefault="00935523" w:rsidP="00123322">
            <w:pPr>
              <w:jc w:val="center"/>
              <w:rPr>
                <w:rFonts w:cs="Arial"/>
              </w:rPr>
            </w:pPr>
            <w:r>
              <w:rPr>
                <w:rFonts w:cs="Arial"/>
              </w:rPr>
              <w:t>0x6</w:t>
            </w:r>
          </w:p>
        </w:tc>
        <w:tc>
          <w:tcPr>
            <w:tcW w:w="5390" w:type="dxa"/>
            <w:tcBorders>
              <w:top w:val="nil"/>
              <w:left w:val="single" w:sz="4" w:space="0" w:color="auto"/>
              <w:bottom w:val="nil"/>
              <w:right w:val="single" w:sz="4" w:space="0" w:color="auto"/>
            </w:tcBorders>
          </w:tcPr>
          <w:p w:rsidR="00123322" w:rsidRDefault="00935523">
            <w:pPr>
              <w:rPr>
                <w:rFonts w:cs="Arial"/>
              </w:rPr>
            </w:pPr>
          </w:p>
        </w:tc>
      </w:tr>
      <w:tr w:rsidR="00123322" w:rsidTr="00CD14E1">
        <w:trPr>
          <w:jc w:val="center"/>
        </w:trPr>
        <w:tc>
          <w:tcPr>
            <w:tcW w:w="816" w:type="dxa"/>
            <w:tcBorders>
              <w:top w:val="nil"/>
              <w:left w:val="single" w:sz="4" w:space="0" w:color="auto"/>
              <w:bottom w:val="single" w:sz="4" w:space="0" w:color="auto"/>
              <w:right w:val="single" w:sz="4" w:space="0" w:color="auto"/>
            </w:tcBorders>
          </w:tcPr>
          <w:p w:rsidR="00123322"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123322" w:rsidRDefault="00935523" w:rsidP="00123322">
            <w:pPr>
              <w:rPr>
                <w:rFonts w:cs="Arial"/>
              </w:rPr>
            </w:pPr>
            <w:r>
              <w:rPr>
                <w:rFonts w:cs="Arial"/>
              </w:rPr>
              <w:t>Faulty</w:t>
            </w:r>
          </w:p>
        </w:tc>
        <w:tc>
          <w:tcPr>
            <w:tcW w:w="816" w:type="dxa"/>
            <w:tcBorders>
              <w:top w:val="single" w:sz="4" w:space="0" w:color="auto"/>
              <w:left w:val="single" w:sz="4" w:space="0" w:color="auto"/>
              <w:bottom w:val="single" w:sz="4" w:space="0" w:color="auto"/>
              <w:right w:val="single" w:sz="4" w:space="0" w:color="auto"/>
            </w:tcBorders>
            <w:hideMark/>
          </w:tcPr>
          <w:p w:rsidR="00123322" w:rsidRDefault="00935523" w:rsidP="00123322">
            <w:pPr>
              <w:jc w:val="center"/>
              <w:rPr>
                <w:rFonts w:cs="Arial"/>
              </w:rPr>
            </w:pPr>
            <w:r>
              <w:rPr>
                <w:rFonts w:cs="Arial"/>
              </w:rPr>
              <w:t>0x7</w:t>
            </w:r>
          </w:p>
        </w:tc>
        <w:tc>
          <w:tcPr>
            <w:tcW w:w="5390" w:type="dxa"/>
            <w:tcBorders>
              <w:top w:val="nil"/>
              <w:left w:val="single" w:sz="4" w:space="0" w:color="auto"/>
              <w:bottom w:val="single" w:sz="4" w:space="0" w:color="auto"/>
              <w:right w:val="single" w:sz="4" w:space="0" w:color="auto"/>
            </w:tcBorders>
          </w:tcPr>
          <w:p w:rsidR="00123322" w:rsidRDefault="00935523">
            <w:pPr>
              <w:rPr>
                <w:rFonts w:cs="Arial"/>
              </w:rPr>
            </w:pPr>
          </w:p>
        </w:tc>
      </w:tr>
    </w:tbl>
    <w:p w:rsidR="00245947" w:rsidRDefault="00935523">
      <w:pPr>
        <w:rPr>
          <w:rFonts w:eastAsia="MS Mincho" w:cs="Arial"/>
        </w:rPr>
      </w:pPr>
    </w:p>
    <w:p w:rsidR="00406F39" w:rsidRDefault="00935523" w:rsidP="00CC6E4C">
      <w:pPr>
        <w:pStyle w:val="Heading4"/>
      </w:pPr>
      <w:r w:rsidRPr="00B9479B">
        <w:t>MD-REQ-128770/B-ApaSteScanMde_D_Stat</w:t>
      </w:r>
    </w:p>
    <w:p w:rsidR="00BB48BF" w:rsidRDefault="00935523">
      <w:pPr>
        <w:rPr>
          <w:rFonts w:cs="Arial"/>
        </w:rPr>
      </w:pPr>
      <w:r>
        <w:rPr>
          <w:rFonts w:cs="Arial"/>
        </w:rPr>
        <w:t>Message Type: Status</w:t>
      </w:r>
    </w:p>
    <w:p w:rsidR="00BB48BF" w:rsidRDefault="00935523">
      <w:pPr>
        <w:rPr>
          <w:rFonts w:cs="Arial"/>
        </w:rPr>
      </w:pPr>
    </w:p>
    <w:p w:rsidR="00BB48BF" w:rsidRDefault="00935523">
      <w:pPr>
        <w:rPr>
          <w:rFonts w:cs="Arial"/>
        </w:rPr>
      </w:pPr>
      <w:r>
        <w:rPr>
          <w:rFonts w:cs="Arial"/>
        </w:rPr>
        <w:t>This signal is sent to the Active Park Assist Manager Client from the Active Park Assi</w:t>
      </w:r>
      <w:r>
        <w:rPr>
          <w:rFonts w:cs="Arial"/>
        </w:rPr>
        <w:t>st Manager Server to communicate the APA system’s operational state.</w:t>
      </w:r>
    </w:p>
    <w:p w:rsidR="009A0DD9" w:rsidRDefault="00935523">
      <w:pPr>
        <w:rPr>
          <w:rFonts w:cs="Arial"/>
        </w:rPr>
      </w:pPr>
    </w:p>
    <w:p w:rsidR="00BB48BF" w:rsidRDefault="00935523">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492"/>
        <w:gridCol w:w="861"/>
        <w:gridCol w:w="5297"/>
      </w:tblGrid>
      <w:tr w:rsidR="00BB48BF" w:rsidTr="00D46BC0">
        <w:trPr>
          <w:jc w:val="center"/>
        </w:trPr>
        <w:tc>
          <w:tcPr>
            <w:tcW w:w="1008"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b/>
              </w:rPr>
            </w:pPr>
            <w:r>
              <w:rPr>
                <w:rFonts w:cs="Arial"/>
                <w:b/>
              </w:rPr>
              <w:t>Name</w:t>
            </w:r>
          </w:p>
        </w:tc>
        <w:tc>
          <w:tcPr>
            <w:tcW w:w="1492"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b/>
              </w:rPr>
            </w:pPr>
            <w:r>
              <w:rPr>
                <w:rFonts w:cs="Arial"/>
                <w:b/>
              </w:rPr>
              <w:t>Literals</w:t>
            </w:r>
          </w:p>
        </w:tc>
        <w:tc>
          <w:tcPr>
            <w:tcW w:w="861"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b/>
              </w:rPr>
            </w:pPr>
            <w:r>
              <w:rPr>
                <w:rFonts w:cs="Arial"/>
                <w:b/>
              </w:rPr>
              <w:t>Value</w:t>
            </w:r>
          </w:p>
        </w:tc>
        <w:tc>
          <w:tcPr>
            <w:tcW w:w="5297"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rPr>
            </w:pPr>
            <w:r>
              <w:rPr>
                <w:rFonts w:cs="Arial"/>
                <w:b/>
              </w:rPr>
              <w:t>Description</w:t>
            </w:r>
          </w:p>
        </w:tc>
      </w:tr>
      <w:tr w:rsidR="00BB48BF" w:rsidTr="008E5F65">
        <w:trPr>
          <w:jc w:val="center"/>
        </w:trPr>
        <w:tc>
          <w:tcPr>
            <w:tcW w:w="1008" w:type="dxa"/>
            <w:tcBorders>
              <w:top w:val="single" w:sz="4" w:space="0" w:color="auto"/>
              <w:left w:val="single" w:sz="4" w:space="0" w:color="auto"/>
              <w:bottom w:val="nil"/>
              <w:right w:val="single" w:sz="4" w:space="0" w:color="auto"/>
            </w:tcBorders>
            <w:hideMark/>
          </w:tcPr>
          <w:p w:rsidR="00BB48BF" w:rsidRDefault="00935523">
            <w:pPr>
              <w:rPr>
                <w:rFonts w:cs="Arial"/>
              </w:rPr>
            </w:pPr>
            <w:r>
              <w:rPr>
                <w:rFonts w:cs="Arial"/>
              </w:rPr>
              <w:lastRenderedPageBreak/>
              <w:t xml:space="preserve">Type </w:t>
            </w:r>
          </w:p>
        </w:tc>
        <w:tc>
          <w:tcPr>
            <w:tcW w:w="1492" w:type="dxa"/>
            <w:tcBorders>
              <w:top w:val="single" w:sz="4" w:space="0" w:color="auto"/>
              <w:left w:val="single" w:sz="4" w:space="0" w:color="auto"/>
              <w:bottom w:val="single" w:sz="4" w:space="0" w:color="auto"/>
              <w:right w:val="single" w:sz="4" w:space="0" w:color="auto"/>
            </w:tcBorders>
            <w:hideMark/>
          </w:tcPr>
          <w:p w:rsidR="00BB48BF" w:rsidRDefault="00935523">
            <w:pPr>
              <w:rPr>
                <w:rFonts w:cs="Arial"/>
              </w:rPr>
            </w:pPr>
            <w:r>
              <w:rPr>
                <w:rFonts w:cs="Arial"/>
              </w:rPr>
              <w:t>-</w:t>
            </w:r>
          </w:p>
        </w:tc>
        <w:tc>
          <w:tcPr>
            <w:tcW w:w="861" w:type="dxa"/>
            <w:tcBorders>
              <w:top w:val="single" w:sz="4" w:space="0" w:color="auto"/>
              <w:left w:val="single" w:sz="4" w:space="0" w:color="auto"/>
              <w:bottom w:val="single" w:sz="4" w:space="0" w:color="auto"/>
              <w:right w:val="single" w:sz="4" w:space="0" w:color="auto"/>
            </w:tcBorders>
            <w:hideMark/>
          </w:tcPr>
          <w:p w:rsidR="00BB48BF" w:rsidRDefault="00935523">
            <w:pPr>
              <w:rPr>
                <w:rFonts w:cs="Arial"/>
              </w:rPr>
            </w:pPr>
            <w:r>
              <w:rPr>
                <w:rFonts w:cs="Arial"/>
              </w:rPr>
              <w:t>-</w:t>
            </w:r>
          </w:p>
        </w:tc>
        <w:tc>
          <w:tcPr>
            <w:tcW w:w="5297" w:type="dxa"/>
            <w:tcBorders>
              <w:top w:val="single" w:sz="4" w:space="0" w:color="auto"/>
              <w:left w:val="single" w:sz="4" w:space="0" w:color="auto"/>
              <w:bottom w:val="nil"/>
              <w:right w:val="single" w:sz="4" w:space="0" w:color="auto"/>
            </w:tcBorders>
            <w:hideMark/>
          </w:tcPr>
          <w:p w:rsidR="00BB48BF" w:rsidRDefault="00935523" w:rsidP="00B1444C">
            <w:pPr>
              <w:rPr>
                <w:rFonts w:cs="Arial"/>
              </w:rPr>
            </w:pPr>
            <w:r>
              <w:rPr>
                <w:rFonts w:cs="Arial"/>
              </w:rPr>
              <w:t>C</w:t>
            </w:r>
            <w:r w:rsidRPr="009A0DD9">
              <w:rPr>
                <w:rFonts w:cs="Arial"/>
              </w:rPr>
              <w:t>ommunicates the system's operational state.</w:t>
            </w:r>
            <w:r>
              <w:rPr>
                <w:rFonts w:cs="Arial"/>
              </w:rPr>
              <w:t xml:space="preserve">  It is</w:t>
            </w:r>
          </w:p>
        </w:tc>
      </w:tr>
      <w:tr w:rsidR="008E5F65" w:rsidTr="008E5F65">
        <w:trPr>
          <w:jc w:val="center"/>
        </w:trPr>
        <w:tc>
          <w:tcPr>
            <w:tcW w:w="1008" w:type="dxa"/>
            <w:tcBorders>
              <w:top w:val="nil"/>
              <w:left w:val="single" w:sz="4" w:space="0" w:color="auto"/>
              <w:bottom w:val="nil"/>
              <w:right w:val="single" w:sz="4" w:space="0" w:color="auto"/>
            </w:tcBorders>
          </w:tcPr>
          <w:p w:rsidR="008E5F65" w:rsidRDefault="00935523">
            <w:pPr>
              <w:rPr>
                <w:rFonts w:cs="Arial"/>
              </w:rPr>
            </w:pPr>
          </w:p>
        </w:tc>
        <w:tc>
          <w:tcPr>
            <w:tcW w:w="1492" w:type="dxa"/>
            <w:tcBorders>
              <w:top w:val="single" w:sz="4" w:space="0" w:color="auto"/>
              <w:left w:val="single" w:sz="4" w:space="0" w:color="auto"/>
              <w:bottom w:val="single" w:sz="4" w:space="0" w:color="auto"/>
              <w:right w:val="single" w:sz="4" w:space="0" w:color="auto"/>
            </w:tcBorders>
            <w:vAlign w:val="center"/>
            <w:hideMark/>
          </w:tcPr>
          <w:p w:rsidR="008E5F65" w:rsidRDefault="00935523" w:rsidP="008E5F65">
            <w:pPr>
              <w:rPr>
                <w:rFonts w:cs="Arial"/>
              </w:rPr>
            </w:pPr>
            <w:r>
              <w:rPr>
                <w:rFonts w:cs="Arial"/>
              </w:rPr>
              <w:t>Null</w:t>
            </w:r>
          </w:p>
        </w:tc>
        <w:tc>
          <w:tcPr>
            <w:tcW w:w="861" w:type="dxa"/>
            <w:tcBorders>
              <w:top w:val="single" w:sz="4" w:space="0" w:color="auto"/>
              <w:left w:val="single" w:sz="4" w:space="0" w:color="auto"/>
              <w:bottom w:val="single" w:sz="4" w:space="0" w:color="auto"/>
              <w:right w:val="single" w:sz="4" w:space="0" w:color="auto"/>
            </w:tcBorders>
            <w:hideMark/>
          </w:tcPr>
          <w:p w:rsidR="008E5F65" w:rsidRDefault="00935523">
            <w:pPr>
              <w:rPr>
                <w:rFonts w:cs="Arial"/>
              </w:rPr>
            </w:pPr>
            <w:r>
              <w:rPr>
                <w:rFonts w:cs="Arial"/>
              </w:rPr>
              <w:t>0x0</w:t>
            </w:r>
          </w:p>
        </w:tc>
        <w:tc>
          <w:tcPr>
            <w:tcW w:w="5297" w:type="dxa"/>
            <w:tcBorders>
              <w:top w:val="nil"/>
              <w:left w:val="single" w:sz="4" w:space="0" w:color="auto"/>
              <w:bottom w:val="nil"/>
              <w:right w:val="single" w:sz="4" w:space="0" w:color="auto"/>
            </w:tcBorders>
          </w:tcPr>
          <w:p w:rsidR="008E5F65" w:rsidRDefault="00935523" w:rsidP="00D46BC0">
            <w:pPr>
              <w:rPr>
                <w:rFonts w:cs="Arial"/>
              </w:rPr>
            </w:pPr>
            <w:r w:rsidRPr="009A0DD9">
              <w:rPr>
                <w:rFonts w:cs="Arial"/>
              </w:rPr>
              <w:t>independent from the system's HMI.</w:t>
            </w:r>
          </w:p>
        </w:tc>
      </w:tr>
      <w:tr w:rsidR="000E089A" w:rsidTr="008E5F65">
        <w:trPr>
          <w:jc w:val="center"/>
        </w:trPr>
        <w:tc>
          <w:tcPr>
            <w:tcW w:w="1008" w:type="dxa"/>
            <w:tcBorders>
              <w:top w:val="nil"/>
              <w:left w:val="single" w:sz="4" w:space="0" w:color="auto"/>
              <w:bottom w:val="nil"/>
              <w:right w:val="single" w:sz="4" w:space="0" w:color="auto"/>
            </w:tcBorders>
          </w:tcPr>
          <w:p w:rsidR="000E089A" w:rsidRDefault="00935523">
            <w:pPr>
              <w:rPr>
                <w:rFonts w:cs="Arial"/>
              </w:rPr>
            </w:pPr>
          </w:p>
        </w:tc>
        <w:tc>
          <w:tcPr>
            <w:tcW w:w="1492" w:type="dxa"/>
            <w:tcBorders>
              <w:top w:val="single" w:sz="4" w:space="0" w:color="auto"/>
              <w:left w:val="single" w:sz="4" w:space="0" w:color="auto"/>
              <w:bottom w:val="single" w:sz="4" w:space="0" w:color="auto"/>
              <w:right w:val="single" w:sz="4" w:space="0" w:color="auto"/>
            </w:tcBorders>
            <w:vAlign w:val="center"/>
            <w:hideMark/>
          </w:tcPr>
          <w:p w:rsidR="000E089A" w:rsidRDefault="00935523" w:rsidP="000E089A">
            <w:pPr>
              <w:rPr>
                <w:rFonts w:cs="Arial"/>
              </w:rPr>
            </w:pPr>
            <w:r>
              <w:rPr>
                <w:rFonts w:cs="Arial"/>
              </w:rPr>
              <w:t>NotScanning</w:t>
            </w:r>
          </w:p>
        </w:tc>
        <w:tc>
          <w:tcPr>
            <w:tcW w:w="861" w:type="dxa"/>
            <w:tcBorders>
              <w:top w:val="single" w:sz="4" w:space="0" w:color="auto"/>
              <w:left w:val="single" w:sz="4" w:space="0" w:color="auto"/>
              <w:bottom w:val="single" w:sz="4" w:space="0" w:color="auto"/>
              <w:right w:val="single" w:sz="4" w:space="0" w:color="auto"/>
            </w:tcBorders>
            <w:hideMark/>
          </w:tcPr>
          <w:p w:rsidR="000E089A" w:rsidRDefault="00935523">
            <w:pPr>
              <w:rPr>
                <w:rFonts w:cs="Arial"/>
              </w:rPr>
            </w:pPr>
            <w:r>
              <w:rPr>
                <w:rFonts w:cs="Arial"/>
              </w:rPr>
              <w:t>0x1</w:t>
            </w:r>
          </w:p>
        </w:tc>
        <w:tc>
          <w:tcPr>
            <w:tcW w:w="5297" w:type="dxa"/>
            <w:tcBorders>
              <w:top w:val="nil"/>
              <w:left w:val="single" w:sz="4" w:space="0" w:color="auto"/>
              <w:bottom w:val="nil"/>
              <w:right w:val="single" w:sz="4" w:space="0" w:color="auto"/>
            </w:tcBorders>
          </w:tcPr>
          <w:p w:rsidR="000E089A" w:rsidRDefault="00935523">
            <w:pPr>
              <w:rPr>
                <w:rFonts w:cs="Arial"/>
              </w:rPr>
            </w:pPr>
          </w:p>
        </w:tc>
      </w:tr>
      <w:tr w:rsidR="000E089A" w:rsidTr="008E5F65">
        <w:trPr>
          <w:jc w:val="center"/>
        </w:trPr>
        <w:tc>
          <w:tcPr>
            <w:tcW w:w="1008" w:type="dxa"/>
            <w:tcBorders>
              <w:top w:val="nil"/>
              <w:left w:val="single" w:sz="4" w:space="0" w:color="auto"/>
              <w:bottom w:val="nil"/>
              <w:right w:val="single" w:sz="4" w:space="0" w:color="auto"/>
            </w:tcBorders>
          </w:tcPr>
          <w:p w:rsidR="000E089A" w:rsidRDefault="00935523">
            <w:pPr>
              <w:rPr>
                <w:rFonts w:cs="Arial"/>
              </w:rPr>
            </w:pPr>
          </w:p>
        </w:tc>
        <w:tc>
          <w:tcPr>
            <w:tcW w:w="1492" w:type="dxa"/>
            <w:tcBorders>
              <w:top w:val="single" w:sz="4" w:space="0" w:color="auto"/>
              <w:left w:val="single" w:sz="4" w:space="0" w:color="auto"/>
              <w:bottom w:val="single" w:sz="4" w:space="0" w:color="auto"/>
              <w:right w:val="single" w:sz="4" w:space="0" w:color="auto"/>
            </w:tcBorders>
            <w:vAlign w:val="center"/>
            <w:hideMark/>
          </w:tcPr>
          <w:p w:rsidR="000E089A" w:rsidRDefault="00935523" w:rsidP="000E089A">
            <w:pPr>
              <w:rPr>
                <w:rFonts w:cs="Arial"/>
              </w:rPr>
            </w:pPr>
            <w:r>
              <w:rPr>
                <w:rFonts w:cs="Arial"/>
              </w:rPr>
              <w:t>Scanning</w:t>
            </w:r>
          </w:p>
        </w:tc>
        <w:tc>
          <w:tcPr>
            <w:tcW w:w="861" w:type="dxa"/>
            <w:tcBorders>
              <w:top w:val="single" w:sz="4" w:space="0" w:color="auto"/>
              <w:left w:val="single" w:sz="4" w:space="0" w:color="auto"/>
              <w:bottom w:val="single" w:sz="4" w:space="0" w:color="auto"/>
              <w:right w:val="single" w:sz="4" w:space="0" w:color="auto"/>
            </w:tcBorders>
            <w:hideMark/>
          </w:tcPr>
          <w:p w:rsidR="000E089A" w:rsidRDefault="00935523">
            <w:pPr>
              <w:rPr>
                <w:rFonts w:cs="Arial"/>
              </w:rPr>
            </w:pPr>
            <w:r>
              <w:rPr>
                <w:rFonts w:cs="Arial"/>
              </w:rPr>
              <w:t>0x2</w:t>
            </w:r>
          </w:p>
        </w:tc>
        <w:tc>
          <w:tcPr>
            <w:tcW w:w="5297" w:type="dxa"/>
            <w:tcBorders>
              <w:top w:val="nil"/>
              <w:left w:val="single" w:sz="4" w:space="0" w:color="auto"/>
              <w:bottom w:val="nil"/>
              <w:right w:val="single" w:sz="4" w:space="0" w:color="auto"/>
            </w:tcBorders>
          </w:tcPr>
          <w:p w:rsidR="000E089A" w:rsidRDefault="00935523">
            <w:pPr>
              <w:rPr>
                <w:rFonts w:cs="Arial"/>
              </w:rPr>
            </w:pPr>
          </w:p>
        </w:tc>
      </w:tr>
      <w:tr w:rsidR="000E089A" w:rsidTr="008E5F65">
        <w:trPr>
          <w:jc w:val="center"/>
        </w:trPr>
        <w:tc>
          <w:tcPr>
            <w:tcW w:w="1008" w:type="dxa"/>
            <w:tcBorders>
              <w:top w:val="nil"/>
              <w:left w:val="single" w:sz="4" w:space="0" w:color="auto"/>
              <w:bottom w:val="single" w:sz="4" w:space="0" w:color="auto"/>
              <w:right w:val="single" w:sz="4" w:space="0" w:color="auto"/>
            </w:tcBorders>
          </w:tcPr>
          <w:p w:rsidR="000E089A" w:rsidRDefault="00935523">
            <w:pPr>
              <w:rPr>
                <w:rFonts w:cs="Arial"/>
              </w:rPr>
            </w:pPr>
          </w:p>
        </w:tc>
        <w:tc>
          <w:tcPr>
            <w:tcW w:w="1492" w:type="dxa"/>
            <w:tcBorders>
              <w:top w:val="single" w:sz="4" w:space="0" w:color="auto"/>
              <w:left w:val="single" w:sz="4" w:space="0" w:color="auto"/>
              <w:bottom w:val="single" w:sz="4" w:space="0" w:color="auto"/>
              <w:right w:val="single" w:sz="4" w:space="0" w:color="auto"/>
            </w:tcBorders>
            <w:vAlign w:val="center"/>
            <w:hideMark/>
          </w:tcPr>
          <w:p w:rsidR="000E089A" w:rsidRDefault="00935523" w:rsidP="000E089A">
            <w:pPr>
              <w:rPr>
                <w:rFonts w:cs="Arial"/>
              </w:rPr>
            </w:pPr>
            <w:r>
              <w:rPr>
                <w:rFonts w:cs="Arial"/>
              </w:rPr>
              <w:t>Steering</w:t>
            </w:r>
          </w:p>
        </w:tc>
        <w:tc>
          <w:tcPr>
            <w:tcW w:w="861" w:type="dxa"/>
            <w:tcBorders>
              <w:top w:val="single" w:sz="4" w:space="0" w:color="auto"/>
              <w:left w:val="single" w:sz="4" w:space="0" w:color="auto"/>
              <w:bottom w:val="single" w:sz="4" w:space="0" w:color="auto"/>
              <w:right w:val="single" w:sz="4" w:space="0" w:color="auto"/>
            </w:tcBorders>
            <w:hideMark/>
          </w:tcPr>
          <w:p w:rsidR="000E089A" w:rsidRDefault="00935523">
            <w:pPr>
              <w:rPr>
                <w:rFonts w:cs="Arial"/>
              </w:rPr>
            </w:pPr>
            <w:r>
              <w:rPr>
                <w:rFonts w:cs="Arial"/>
              </w:rPr>
              <w:t>0x3</w:t>
            </w:r>
          </w:p>
        </w:tc>
        <w:tc>
          <w:tcPr>
            <w:tcW w:w="5297" w:type="dxa"/>
            <w:tcBorders>
              <w:top w:val="nil"/>
              <w:left w:val="single" w:sz="4" w:space="0" w:color="auto"/>
              <w:bottom w:val="single" w:sz="4" w:space="0" w:color="auto"/>
              <w:right w:val="single" w:sz="4" w:space="0" w:color="auto"/>
            </w:tcBorders>
          </w:tcPr>
          <w:p w:rsidR="000E089A" w:rsidRDefault="00935523">
            <w:pPr>
              <w:rPr>
                <w:rFonts w:cs="Arial"/>
              </w:rPr>
            </w:pPr>
          </w:p>
        </w:tc>
      </w:tr>
    </w:tbl>
    <w:p w:rsidR="00BB48BF" w:rsidRDefault="00935523">
      <w:pPr>
        <w:rPr>
          <w:rFonts w:cs="Arial"/>
        </w:rPr>
      </w:pPr>
      <w:r>
        <w:rPr>
          <w:rFonts w:cs="Arial"/>
        </w:rPr>
        <w:t xml:space="preserve"> </w:t>
      </w:r>
    </w:p>
    <w:p w:rsidR="00406F39" w:rsidRDefault="00935523" w:rsidP="00CC6E4C">
      <w:pPr>
        <w:pStyle w:val="Heading4"/>
      </w:pPr>
      <w:r w:rsidRPr="00B9479B">
        <w:t>MD-REQ-128767/A-ApaSelSapp_D_Stat</w:t>
      </w:r>
    </w:p>
    <w:p w:rsidR="00BB48BF" w:rsidRDefault="00935523">
      <w:pPr>
        <w:rPr>
          <w:rFonts w:cs="Arial"/>
        </w:rPr>
      </w:pPr>
      <w:r>
        <w:rPr>
          <w:rFonts w:cs="Arial"/>
        </w:rPr>
        <w:t>Message Type: Status</w:t>
      </w:r>
    </w:p>
    <w:p w:rsidR="00BB48BF" w:rsidRDefault="00935523">
      <w:pPr>
        <w:rPr>
          <w:rFonts w:cs="Arial"/>
        </w:rPr>
      </w:pPr>
    </w:p>
    <w:p w:rsidR="00BB48BF" w:rsidRDefault="00935523">
      <w:pPr>
        <w:rPr>
          <w:rFonts w:cs="Arial"/>
        </w:rPr>
      </w:pPr>
      <w:r w:rsidRPr="00BE31F5">
        <w:rPr>
          <w:rFonts w:cs="Arial"/>
        </w:rPr>
        <w:t>This signal communicates Active Park Assist sub-feature selectability for Semi Automatic Parallel Parking (SAPP)</w:t>
      </w:r>
      <w:r>
        <w:rPr>
          <w:rFonts w:cs="Arial"/>
        </w:rPr>
        <w:t>.</w:t>
      </w:r>
    </w:p>
    <w:p w:rsidR="00BE31F5" w:rsidRDefault="00935523">
      <w:pPr>
        <w:rPr>
          <w:rFonts w:cs="Arial"/>
        </w:rPr>
      </w:pPr>
    </w:p>
    <w:p w:rsidR="00BB48BF" w:rsidRDefault="00935523">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617"/>
        <w:gridCol w:w="861"/>
        <w:gridCol w:w="5297"/>
      </w:tblGrid>
      <w:tr w:rsidR="00BB48BF" w:rsidTr="00BE31F5">
        <w:trPr>
          <w:jc w:val="center"/>
        </w:trPr>
        <w:tc>
          <w:tcPr>
            <w:tcW w:w="1008"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b/>
              </w:rPr>
            </w:pPr>
            <w:r>
              <w:rPr>
                <w:rFonts w:cs="Arial"/>
                <w:b/>
              </w:rPr>
              <w:t>Name</w:t>
            </w:r>
          </w:p>
        </w:tc>
        <w:tc>
          <w:tcPr>
            <w:tcW w:w="1617"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b/>
              </w:rPr>
            </w:pPr>
            <w:r>
              <w:rPr>
                <w:rFonts w:cs="Arial"/>
                <w:b/>
              </w:rPr>
              <w:t>Literals</w:t>
            </w:r>
          </w:p>
        </w:tc>
        <w:tc>
          <w:tcPr>
            <w:tcW w:w="861"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b/>
              </w:rPr>
            </w:pPr>
            <w:r>
              <w:rPr>
                <w:rFonts w:cs="Arial"/>
                <w:b/>
              </w:rPr>
              <w:t>Value</w:t>
            </w:r>
          </w:p>
        </w:tc>
        <w:tc>
          <w:tcPr>
            <w:tcW w:w="5297"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rPr>
            </w:pPr>
            <w:r>
              <w:rPr>
                <w:rFonts w:cs="Arial"/>
                <w:b/>
              </w:rPr>
              <w:t>Description</w:t>
            </w:r>
          </w:p>
        </w:tc>
      </w:tr>
      <w:tr w:rsidR="00BB48BF" w:rsidTr="00BE31F5">
        <w:trPr>
          <w:jc w:val="center"/>
        </w:trPr>
        <w:tc>
          <w:tcPr>
            <w:tcW w:w="1008" w:type="dxa"/>
            <w:tcBorders>
              <w:top w:val="single" w:sz="4" w:space="0" w:color="auto"/>
              <w:left w:val="single" w:sz="4" w:space="0" w:color="auto"/>
              <w:bottom w:val="nil"/>
              <w:right w:val="single" w:sz="4" w:space="0" w:color="auto"/>
            </w:tcBorders>
            <w:hideMark/>
          </w:tcPr>
          <w:p w:rsidR="00BB48BF" w:rsidRDefault="00935523">
            <w:pPr>
              <w:rPr>
                <w:rFonts w:cs="Arial"/>
              </w:rPr>
            </w:pPr>
            <w:r>
              <w:rPr>
                <w:rFonts w:cs="Arial"/>
              </w:rPr>
              <w:t xml:space="preserve">Type </w:t>
            </w:r>
          </w:p>
        </w:tc>
        <w:tc>
          <w:tcPr>
            <w:tcW w:w="1617" w:type="dxa"/>
            <w:tcBorders>
              <w:top w:val="single" w:sz="4" w:space="0" w:color="auto"/>
              <w:left w:val="single" w:sz="4" w:space="0" w:color="auto"/>
              <w:bottom w:val="single" w:sz="4" w:space="0" w:color="auto"/>
              <w:right w:val="single" w:sz="4" w:space="0" w:color="auto"/>
            </w:tcBorders>
            <w:hideMark/>
          </w:tcPr>
          <w:p w:rsidR="00BB48BF" w:rsidRDefault="00935523">
            <w:pPr>
              <w:rPr>
                <w:rFonts w:cs="Arial"/>
              </w:rPr>
            </w:pPr>
            <w:r>
              <w:rPr>
                <w:rFonts w:cs="Arial"/>
              </w:rPr>
              <w:t>-</w:t>
            </w:r>
          </w:p>
        </w:tc>
        <w:tc>
          <w:tcPr>
            <w:tcW w:w="861" w:type="dxa"/>
            <w:tcBorders>
              <w:top w:val="single" w:sz="4" w:space="0" w:color="auto"/>
              <w:left w:val="single" w:sz="4" w:space="0" w:color="auto"/>
              <w:bottom w:val="single" w:sz="4" w:space="0" w:color="auto"/>
              <w:right w:val="single" w:sz="4" w:space="0" w:color="auto"/>
            </w:tcBorders>
            <w:hideMark/>
          </w:tcPr>
          <w:p w:rsidR="00BB48BF" w:rsidRDefault="00935523">
            <w:pPr>
              <w:rPr>
                <w:rFonts w:cs="Arial"/>
              </w:rPr>
            </w:pPr>
            <w:r>
              <w:rPr>
                <w:rFonts w:cs="Arial"/>
              </w:rPr>
              <w:t>-</w:t>
            </w:r>
          </w:p>
        </w:tc>
        <w:tc>
          <w:tcPr>
            <w:tcW w:w="5297" w:type="dxa"/>
            <w:tcBorders>
              <w:top w:val="single" w:sz="4" w:space="0" w:color="auto"/>
              <w:left w:val="single" w:sz="4" w:space="0" w:color="auto"/>
              <w:bottom w:val="nil"/>
              <w:right w:val="single" w:sz="4" w:space="0" w:color="auto"/>
            </w:tcBorders>
            <w:hideMark/>
          </w:tcPr>
          <w:p w:rsidR="00BB48BF" w:rsidRDefault="00935523" w:rsidP="00B1444C">
            <w:pPr>
              <w:rPr>
                <w:rFonts w:cs="Arial"/>
              </w:rPr>
            </w:pPr>
            <w:r w:rsidRPr="00BE31F5">
              <w:rPr>
                <w:rFonts w:cs="Arial"/>
              </w:rPr>
              <w:t>Communicates if the SAPP feature is selectable.</w:t>
            </w:r>
          </w:p>
        </w:tc>
      </w:tr>
      <w:tr w:rsidR="008E5F65" w:rsidTr="00BE31F5">
        <w:trPr>
          <w:jc w:val="center"/>
        </w:trPr>
        <w:tc>
          <w:tcPr>
            <w:tcW w:w="1008" w:type="dxa"/>
            <w:tcBorders>
              <w:top w:val="nil"/>
              <w:left w:val="single" w:sz="4" w:space="0" w:color="auto"/>
              <w:bottom w:val="nil"/>
              <w:right w:val="single" w:sz="4" w:space="0" w:color="auto"/>
            </w:tcBorders>
          </w:tcPr>
          <w:p w:rsidR="008E5F65" w:rsidRDefault="00935523">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8E5F65" w:rsidRDefault="00935523" w:rsidP="008E5F65">
            <w:pPr>
              <w:rPr>
                <w:rFonts w:cs="Arial"/>
              </w:rPr>
            </w:pPr>
            <w:r>
              <w:rPr>
                <w:rFonts w:cs="Arial"/>
              </w:rPr>
              <w:t>Null</w:t>
            </w:r>
          </w:p>
        </w:tc>
        <w:tc>
          <w:tcPr>
            <w:tcW w:w="861" w:type="dxa"/>
            <w:tcBorders>
              <w:top w:val="single" w:sz="4" w:space="0" w:color="auto"/>
              <w:left w:val="single" w:sz="4" w:space="0" w:color="auto"/>
              <w:bottom w:val="single" w:sz="4" w:space="0" w:color="auto"/>
              <w:right w:val="single" w:sz="4" w:space="0" w:color="auto"/>
            </w:tcBorders>
            <w:hideMark/>
          </w:tcPr>
          <w:p w:rsidR="008E5F65" w:rsidRDefault="00935523">
            <w:pPr>
              <w:rPr>
                <w:rFonts w:cs="Arial"/>
              </w:rPr>
            </w:pPr>
            <w:r>
              <w:rPr>
                <w:rFonts w:cs="Arial"/>
              </w:rPr>
              <w:t>0x0</w:t>
            </w:r>
          </w:p>
        </w:tc>
        <w:tc>
          <w:tcPr>
            <w:tcW w:w="5297" w:type="dxa"/>
            <w:tcBorders>
              <w:top w:val="nil"/>
              <w:left w:val="single" w:sz="4" w:space="0" w:color="auto"/>
              <w:bottom w:val="nil"/>
              <w:right w:val="single" w:sz="4" w:space="0" w:color="auto"/>
            </w:tcBorders>
          </w:tcPr>
          <w:p w:rsidR="008E5F65" w:rsidRDefault="00935523" w:rsidP="00D46BC0">
            <w:pPr>
              <w:rPr>
                <w:rFonts w:cs="Arial"/>
              </w:rPr>
            </w:pPr>
          </w:p>
        </w:tc>
      </w:tr>
      <w:tr w:rsidR="00BE31F5" w:rsidTr="00BE31F5">
        <w:trPr>
          <w:jc w:val="center"/>
        </w:trPr>
        <w:tc>
          <w:tcPr>
            <w:tcW w:w="1008" w:type="dxa"/>
            <w:tcBorders>
              <w:top w:val="nil"/>
              <w:left w:val="single" w:sz="4" w:space="0" w:color="auto"/>
              <w:bottom w:val="nil"/>
              <w:right w:val="single" w:sz="4" w:space="0" w:color="auto"/>
            </w:tcBorders>
          </w:tcPr>
          <w:p w:rsidR="00BE31F5" w:rsidRDefault="00935523">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BE31F5" w:rsidRDefault="00935523" w:rsidP="00BE31F5">
            <w:pPr>
              <w:rPr>
                <w:rFonts w:cs="Arial"/>
              </w:rPr>
            </w:pPr>
            <w:r>
              <w:rPr>
                <w:rFonts w:cs="Arial"/>
              </w:rPr>
              <w:t>Selectable</w:t>
            </w:r>
          </w:p>
        </w:tc>
        <w:tc>
          <w:tcPr>
            <w:tcW w:w="861" w:type="dxa"/>
            <w:tcBorders>
              <w:top w:val="single" w:sz="4" w:space="0" w:color="auto"/>
              <w:left w:val="single" w:sz="4" w:space="0" w:color="auto"/>
              <w:bottom w:val="single" w:sz="4" w:space="0" w:color="auto"/>
              <w:right w:val="single" w:sz="4" w:space="0" w:color="auto"/>
            </w:tcBorders>
            <w:hideMark/>
          </w:tcPr>
          <w:p w:rsidR="00BE31F5" w:rsidRDefault="00935523">
            <w:pPr>
              <w:rPr>
                <w:rFonts w:cs="Arial"/>
              </w:rPr>
            </w:pPr>
            <w:r>
              <w:rPr>
                <w:rFonts w:cs="Arial"/>
              </w:rPr>
              <w:t>0x1</w:t>
            </w:r>
          </w:p>
        </w:tc>
        <w:tc>
          <w:tcPr>
            <w:tcW w:w="5297" w:type="dxa"/>
            <w:tcBorders>
              <w:top w:val="nil"/>
              <w:left w:val="single" w:sz="4" w:space="0" w:color="auto"/>
              <w:bottom w:val="nil"/>
              <w:right w:val="single" w:sz="4" w:space="0" w:color="auto"/>
            </w:tcBorders>
          </w:tcPr>
          <w:p w:rsidR="00BE31F5" w:rsidRDefault="00935523">
            <w:pPr>
              <w:rPr>
                <w:rFonts w:cs="Arial"/>
              </w:rPr>
            </w:pPr>
          </w:p>
        </w:tc>
      </w:tr>
      <w:tr w:rsidR="00BE31F5" w:rsidTr="00BE31F5">
        <w:trPr>
          <w:jc w:val="center"/>
        </w:trPr>
        <w:tc>
          <w:tcPr>
            <w:tcW w:w="1008" w:type="dxa"/>
            <w:tcBorders>
              <w:top w:val="nil"/>
              <w:left w:val="single" w:sz="4" w:space="0" w:color="auto"/>
              <w:bottom w:val="nil"/>
              <w:right w:val="single" w:sz="4" w:space="0" w:color="auto"/>
            </w:tcBorders>
          </w:tcPr>
          <w:p w:rsidR="00BE31F5" w:rsidRDefault="00935523">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BE31F5" w:rsidRDefault="00935523" w:rsidP="00BE31F5">
            <w:pPr>
              <w:rPr>
                <w:rFonts w:cs="Arial"/>
              </w:rPr>
            </w:pPr>
            <w:r>
              <w:rPr>
                <w:rFonts w:cs="Arial"/>
              </w:rPr>
              <w:t>NotSelectable</w:t>
            </w:r>
          </w:p>
        </w:tc>
        <w:tc>
          <w:tcPr>
            <w:tcW w:w="861" w:type="dxa"/>
            <w:tcBorders>
              <w:top w:val="single" w:sz="4" w:space="0" w:color="auto"/>
              <w:left w:val="single" w:sz="4" w:space="0" w:color="auto"/>
              <w:bottom w:val="single" w:sz="4" w:space="0" w:color="auto"/>
              <w:right w:val="single" w:sz="4" w:space="0" w:color="auto"/>
            </w:tcBorders>
            <w:hideMark/>
          </w:tcPr>
          <w:p w:rsidR="00BE31F5" w:rsidRDefault="00935523">
            <w:pPr>
              <w:rPr>
                <w:rFonts w:cs="Arial"/>
              </w:rPr>
            </w:pPr>
            <w:r>
              <w:rPr>
                <w:rFonts w:cs="Arial"/>
              </w:rPr>
              <w:t>0x2</w:t>
            </w:r>
          </w:p>
        </w:tc>
        <w:tc>
          <w:tcPr>
            <w:tcW w:w="5297" w:type="dxa"/>
            <w:tcBorders>
              <w:top w:val="nil"/>
              <w:left w:val="single" w:sz="4" w:space="0" w:color="auto"/>
              <w:bottom w:val="nil"/>
              <w:right w:val="single" w:sz="4" w:space="0" w:color="auto"/>
            </w:tcBorders>
          </w:tcPr>
          <w:p w:rsidR="00BE31F5" w:rsidRDefault="00935523">
            <w:pPr>
              <w:rPr>
                <w:rFonts w:cs="Arial"/>
              </w:rPr>
            </w:pPr>
          </w:p>
        </w:tc>
      </w:tr>
      <w:tr w:rsidR="00BE31F5" w:rsidTr="00BE31F5">
        <w:trPr>
          <w:jc w:val="center"/>
        </w:trPr>
        <w:tc>
          <w:tcPr>
            <w:tcW w:w="1008" w:type="dxa"/>
            <w:tcBorders>
              <w:top w:val="nil"/>
              <w:left w:val="single" w:sz="4" w:space="0" w:color="auto"/>
              <w:bottom w:val="single" w:sz="4" w:space="0" w:color="auto"/>
              <w:right w:val="single" w:sz="4" w:space="0" w:color="auto"/>
            </w:tcBorders>
          </w:tcPr>
          <w:p w:rsidR="00BE31F5" w:rsidRDefault="00935523">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BE31F5" w:rsidRDefault="00935523" w:rsidP="00BE31F5">
            <w:pPr>
              <w:rPr>
                <w:rFonts w:cs="Arial"/>
              </w:rPr>
            </w:pPr>
            <w:r>
              <w:rPr>
                <w:rFonts w:cs="Arial"/>
              </w:rPr>
              <w:t>NotConfigured</w:t>
            </w:r>
          </w:p>
        </w:tc>
        <w:tc>
          <w:tcPr>
            <w:tcW w:w="861" w:type="dxa"/>
            <w:tcBorders>
              <w:top w:val="single" w:sz="4" w:space="0" w:color="auto"/>
              <w:left w:val="single" w:sz="4" w:space="0" w:color="auto"/>
              <w:bottom w:val="single" w:sz="4" w:space="0" w:color="auto"/>
              <w:right w:val="single" w:sz="4" w:space="0" w:color="auto"/>
            </w:tcBorders>
            <w:hideMark/>
          </w:tcPr>
          <w:p w:rsidR="00BE31F5" w:rsidRDefault="00935523">
            <w:pPr>
              <w:rPr>
                <w:rFonts w:cs="Arial"/>
              </w:rPr>
            </w:pPr>
            <w:r>
              <w:rPr>
                <w:rFonts w:cs="Arial"/>
              </w:rPr>
              <w:t>0x3</w:t>
            </w:r>
          </w:p>
        </w:tc>
        <w:tc>
          <w:tcPr>
            <w:tcW w:w="5297" w:type="dxa"/>
            <w:tcBorders>
              <w:top w:val="nil"/>
              <w:left w:val="single" w:sz="4" w:space="0" w:color="auto"/>
              <w:bottom w:val="single" w:sz="4" w:space="0" w:color="auto"/>
              <w:right w:val="single" w:sz="4" w:space="0" w:color="auto"/>
            </w:tcBorders>
          </w:tcPr>
          <w:p w:rsidR="00BE31F5" w:rsidRDefault="00935523">
            <w:pPr>
              <w:rPr>
                <w:rFonts w:cs="Arial"/>
              </w:rPr>
            </w:pPr>
          </w:p>
        </w:tc>
      </w:tr>
    </w:tbl>
    <w:p w:rsidR="00BB48BF" w:rsidRDefault="00935523">
      <w:pPr>
        <w:rPr>
          <w:rFonts w:cs="Arial"/>
        </w:rPr>
      </w:pPr>
      <w:r>
        <w:rPr>
          <w:rFonts w:cs="Arial"/>
        </w:rPr>
        <w:t xml:space="preserve"> </w:t>
      </w:r>
    </w:p>
    <w:p w:rsidR="00406F39" w:rsidRDefault="00935523" w:rsidP="00CC6E4C">
      <w:pPr>
        <w:pStyle w:val="Heading4"/>
      </w:pPr>
      <w:r w:rsidRPr="00B9479B">
        <w:t>MD-REQ-128768/A-ApaSelPpa_D_Stat</w:t>
      </w:r>
    </w:p>
    <w:p w:rsidR="00BB48BF" w:rsidRDefault="00935523">
      <w:pPr>
        <w:rPr>
          <w:rFonts w:cs="Arial"/>
        </w:rPr>
      </w:pPr>
      <w:r>
        <w:rPr>
          <w:rFonts w:cs="Arial"/>
        </w:rPr>
        <w:t>Message Type: Status</w:t>
      </w:r>
    </w:p>
    <w:p w:rsidR="00BB48BF" w:rsidRDefault="00935523">
      <w:pPr>
        <w:rPr>
          <w:rFonts w:cs="Arial"/>
        </w:rPr>
      </w:pPr>
    </w:p>
    <w:p w:rsidR="00BB48BF" w:rsidRDefault="00935523">
      <w:pPr>
        <w:rPr>
          <w:rFonts w:cs="Arial"/>
        </w:rPr>
      </w:pPr>
      <w:r w:rsidRPr="00551B75">
        <w:rPr>
          <w:rFonts w:cs="Arial"/>
        </w:rPr>
        <w:t xml:space="preserve">This signal communicates Active Park Assist sub-feature </w:t>
      </w:r>
      <w:r w:rsidRPr="00551B75">
        <w:rPr>
          <w:rFonts w:cs="Arial"/>
        </w:rPr>
        <w:t>selectability for Perpendicular Park Assist (PPA)</w:t>
      </w:r>
      <w:r>
        <w:rPr>
          <w:rFonts w:cs="Arial"/>
        </w:rPr>
        <w:t>.</w:t>
      </w:r>
    </w:p>
    <w:p w:rsidR="00551B75" w:rsidRDefault="00935523">
      <w:pPr>
        <w:rPr>
          <w:rFonts w:cs="Arial"/>
        </w:rPr>
      </w:pPr>
    </w:p>
    <w:p w:rsidR="00BB48BF" w:rsidRDefault="00935523">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617"/>
        <w:gridCol w:w="861"/>
        <w:gridCol w:w="5297"/>
      </w:tblGrid>
      <w:tr w:rsidR="00BB48BF" w:rsidTr="00551B75">
        <w:trPr>
          <w:jc w:val="center"/>
        </w:trPr>
        <w:tc>
          <w:tcPr>
            <w:tcW w:w="1008"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b/>
              </w:rPr>
            </w:pPr>
            <w:r>
              <w:rPr>
                <w:rFonts w:cs="Arial"/>
                <w:b/>
              </w:rPr>
              <w:t>Name</w:t>
            </w:r>
          </w:p>
        </w:tc>
        <w:tc>
          <w:tcPr>
            <w:tcW w:w="1617"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b/>
              </w:rPr>
            </w:pPr>
            <w:r>
              <w:rPr>
                <w:rFonts w:cs="Arial"/>
                <w:b/>
              </w:rPr>
              <w:t>Literals</w:t>
            </w:r>
          </w:p>
        </w:tc>
        <w:tc>
          <w:tcPr>
            <w:tcW w:w="861"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b/>
              </w:rPr>
            </w:pPr>
            <w:r>
              <w:rPr>
                <w:rFonts w:cs="Arial"/>
                <w:b/>
              </w:rPr>
              <w:t>Value</w:t>
            </w:r>
          </w:p>
        </w:tc>
        <w:tc>
          <w:tcPr>
            <w:tcW w:w="5297"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rPr>
            </w:pPr>
            <w:r>
              <w:rPr>
                <w:rFonts w:cs="Arial"/>
                <w:b/>
              </w:rPr>
              <w:t>Description</w:t>
            </w:r>
          </w:p>
        </w:tc>
      </w:tr>
      <w:tr w:rsidR="00BB48BF" w:rsidTr="00551B75">
        <w:trPr>
          <w:jc w:val="center"/>
        </w:trPr>
        <w:tc>
          <w:tcPr>
            <w:tcW w:w="1008" w:type="dxa"/>
            <w:tcBorders>
              <w:top w:val="single" w:sz="4" w:space="0" w:color="auto"/>
              <w:left w:val="single" w:sz="4" w:space="0" w:color="auto"/>
              <w:bottom w:val="nil"/>
              <w:right w:val="single" w:sz="4" w:space="0" w:color="auto"/>
            </w:tcBorders>
            <w:hideMark/>
          </w:tcPr>
          <w:p w:rsidR="00BB48BF" w:rsidRDefault="00935523">
            <w:pPr>
              <w:rPr>
                <w:rFonts w:cs="Arial"/>
              </w:rPr>
            </w:pPr>
            <w:r>
              <w:rPr>
                <w:rFonts w:cs="Arial"/>
              </w:rPr>
              <w:t xml:space="preserve">Type </w:t>
            </w:r>
          </w:p>
        </w:tc>
        <w:tc>
          <w:tcPr>
            <w:tcW w:w="1617" w:type="dxa"/>
            <w:tcBorders>
              <w:top w:val="single" w:sz="4" w:space="0" w:color="auto"/>
              <w:left w:val="single" w:sz="4" w:space="0" w:color="auto"/>
              <w:bottom w:val="single" w:sz="4" w:space="0" w:color="auto"/>
              <w:right w:val="single" w:sz="4" w:space="0" w:color="auto"/>
            </w:tcBorders>
            <w:hideMark/>
          </w:tcPr>
          <w:p w:rsidR="00BB48BF" w:rsidRDefault="00935523">
            <w:pPr>
              <w:rPr>
                <w:rFonts w:cs="Arial"/>
              </w:rPr>
            </w:pPr>
            <w:r>
              <w:rPr>
                <w:rFonts w:cs="Arial"/>
              </w:rPr>
              <w:t>-</w:t>
            </w:r>
          </w:p>
        </w:tc>
        <w:tc>
          <w:tcPr>
            <w:tcW w:w="861" w:type="dxa"/>
            <w:tcBorders>
              <w:top w:val="single" w:sz="4" w:space="0" w:color="auto"/>
              <w:left w:val="single" w:sz="4" w:space="0" w:color="auto"/>
              <w:bottom w:val="single" w:sz="4" w:space="0" w:color="auto"/>
              <w:right w:val="single" w:sz="4" w:space="0" w:color="auto"/>
            </w:tcBorders>
            <w:hideMark/>
          </w:tcPr>
          <w:p w:rsidR="00BB48BF" w:rsidRDefault="00935523">
            <w:pPr>
              <w:rPr>
                <w:rFonts w:cs="Arial"/>
              </w:rPr>
            </w:pPr>
            <w:r>
              <w:rPr>
                <w:rFonts w:cs="Arial"/>
              </w:rPr>
              <w:t>-</w:t>
            </w:r>
          </w:p>
        </w:tc>
        <w:tc>
          <w:tcPr>
            <w:tcW w:w="5297" w:type="dxa"/>
            <w:tcBorders>
              <w:top w:val="single" w:sz="4" w:space="0" w:color="auto"/>
              <w:left w:val="single" w:sz="4" w:space="0" w:color="auto"/>
              <w:bottom w:val="nil"/>
              <w:right w:val="single" w:sz="4" w:space="0" w:color="auto"/>
            </w:tcBorders>
            <w:hideMark/>
          </w:tcPr>
          <w:p w:rsidR="00BB48BF" w:rsidRDefault="00935523" w:rsidP="00B1444C">
            <w:pPr>
              <w:rPr>
                <w:rFonts w:cs="Arial"/>
              </w:rPr>
            </w:pPr>
            <w:r w:rsidRPr="00551B75">
              <w:rPr>
                <w:rFonts w:cs="Arial"/>
              </w:rPr>
              <w:t>Communicates if the PPA feature is selectable.</w:t>
            </w:r>
          </w:p>
        </w:tc>
      </w:tr>
      <w:tr w:rsidR="00551B75" w:rsidTr="00551B75">
        <w:trPr>
          <w:jc w:val="center"/>
        </w:trPr>
        <w:tc>
          <w:tcPr>
            <w:tcW w:w="1008" w:type="dxa"/>
            <w:tcBorders>
              <w:top w:val="nil"/>
              <w:left w:val="single" w:sz="4" w:space="0" w:color="auto"/>
              <w:bottom w:val="nil"/>
              <w:right w:val="single" w:sz="4" w:space="0" w:color="auto"/>
            </w:tcBorders>
          </w:tcPr>
          <w:p w:rsidR="00551B75" w:rsidRDefault="00935523">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551B75" w:rsidRDefault="00935523">
            <w:pPr>
              <w:spacing w:line="276" w:lineRule="auto"/>
              <w:rPr>
                <w:rFonts w:cs="Arial"/>
              </w:rPr>
            </w:pPr>
            <w:r>
              <w:rPr>
                <w:rFonts w:cs="Arial"/>
              </w:rPr>
              <w:t>Null</w:t>
            </w:r>
          </w:p>
        </w:tc>
        <w:tc>
          <w:tcPr>
            <w:tcW w:w="861" w:type="dxa"/>
            <w:tcBorders>
              <w:top w:val="single" w:sz="4" w:space="0" w:color="auto"/>
              <w:left w:val="single" w:sz="4" w:space="0" w:color="auto"/>
              <w:bottom w:val="single" w:sz="4" w:space="0" w:color="auto"/>
              <w:right w:val="single" w:sz="4" w:space="0" w:color="auto"/>
            </w:tcBorders>
            <w:hideMark/>
          </w:tcPr>
          <w:p w:rsidR="00551B75" w:rsidRDefault="00935523">
            <w:pPr>
              <w:rPr>
                <w:rFonts w:cs="Arial"/>
              </w:rPr>
            </w:pPr>
            <w:r>
              <w:rPr>
                <w:rFonts w:cs="Arial"/>
              </w:rPr>
              <w:t>0x0</w:t>
            </w:r>
          </w:p>
        </w:tc>
        <w:tc>
          <w:tcPr>
            <w:tcW w:w="5297" w:type="dxa"/>
            <w:tcBorders>
              <w:top w:val="nil"/>
              <w:left w:val="single" w:sz="4" w:space="0" w:color="auto"/>
              <w:bottom w:val="nil"/>
              <w:right w:val="single" w:sz="4" w:space="0" w:color="auto"/>
            </w:tcBorders>
          </w:tcPr>
          <w:p w:rsidR="00551B75" w:rsidRDefault="00935523" w:rsidP="00D46BC0">
            <w:pPr>
              <w:rPr>
                <w:rFonts w:cs="Arial"/>
              </w:rPr>
            </w:pPr>
          </w:p>
        </w:tc>
      </w:tr>
      <w:tr w:rsidR="00551B75" w:rsidTr="00551B75">
        <w:trPr>
          <w:jc w:val="center"/>
        </w:trPr>
        <w:tc>
          <w:tcPr>
            <w:tcW w:w="1008" w:type="dxa"/>
            <w:tcBorders>
              <w:top w:val="nil"/>
              <w:left w:val="single" w:sz="4" w:space="0" w:color="auto"/>
              <w:bottom w:val="nil"/>
              <w:right w:val="single" w:sz="4" w:space="0" w:color="auto"/>
            </w:tcBorders>
          </w:tcPr>
          <w:p w:rsidR="00551B75" w:rsidRDefault="00935523">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551B75" w:rsidRDefault="00935523">
            <w:pPr>
              <w:spacing w:line="276" w:lineRule="auto"/>
              <w:rPr>
                <w:rFonts w:cs="Arial"/>
              </w:rPr>
            </w:pPr>
            <w:r>
              <w:rPr>
                <w:rFonts w:cs="Arial"/>
              </w:rPr>
              <w:t>Selectable</w:t>
            </w:r>
          </w:p>
        </w:tc>
        <w:tc>
          <w:tcPr>
            <w:tcW w:w="861" w:type="dxa"/>
            <w:tcBorders>
              <w:top w:val="single" w:sz="4" w:space="0" w:color="auto"/>
              <w:left w:val="single" w:sz="4" w:space="0" w:color="auto"/>
              <w:bottom w:val="single" w:sz="4" w:space="0" w:color="auto"/>
              <w:right w:val="single" w:sz="4" w:space="0" w:color="auto"/>
            </w:tcBorders>
            <w:hideMark/>
          </w:tcPr>
          <w:p w:rsidR="00551B75" w:rsidRDefault="00935523">
            <w:pPr>
              <w:rPr>
                <w:rFonts w:cs="Arial"/>
              </w:rPr>
            </w:pPr>
            <w:r>
              <w:rPr>
                <w:rFonts w:cs="Arial"/>
              </w:rPr>
              <w:t>0x1</w:t>
            </w:r>
          </w:p>
        </w:tc>
        <w:tc>
          <w:tcPr>
            <w:tcW w:w="5297" w:type="dxa"/>
            <w:tcBorders>
              <w:top w:val="nil"/>
              <w:left w:val="single" w:sz="4" w:space="0" w:color="auto"/>
              <w:bottom w:val="nil"/>
              <w:right w:val="single" w:sz="4" w:space="0" w:color="auto"/>
            </w:tcBorders>
          </w:tcPr>
          <w:p w:rsidR="00551B75" w:rsidRDefault="00935523">
            <w:pPr>
              <w:rPr>
                <w:rFonts w:cs="Arial"/>
              </w:rPr>
            </w:pPr>
          </w:p>
        </w:tc>
      </w:tr>
      <w:tr w:rsidR="00551B75" w:rsidTr="00551B75">
        <w:trPr>
          <w:jc w:val="center"/>
        </w:trPr>
        <w:tc>
          <w:tcPr>
            <w:tcW w:w="1008" w:type="dxa"/>
            <w:tcBorders>
              <w:top w:val="nil"/>
              <w:left w:val="single" w:sz="4" w:space="0" w:color="auto"/>
              <w:bottom w:val="nil"/>
              <w:right w:val="single" w:sz="4" w:space="0" w:color="auto"/>
            </w:tcBorders>
          </w:tcPr>
          <w:p w:rsidR="00551B75" w:rsidRDefault="00935523">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551B75" w:rsidRDefault="00935523">
            <w:pPr>
              <w:spacing w:line="276" w:lineRule="auto"/>
              <w:rPr>
                <w:rFonts w:cs="Arial"/>
              </w:rPr>
            </w:pPr>
            <w:r>
              <w:rPr>
                <w:rFonts w:cs="Arial"/>
              </w:rPr>
              <w:t>NotSelectable</w:t>
            </w:r>
          </w:p>
        </w:tc>
        <w:tc>
          <w:tcPr>
            <w:tcW w:w="861" w:type="dxa"/>
            <w:tcBorders>
              <w:top w:val="single" w:sz="4" w:space="0" w:color="auto"/>
              <w:left w:val="single" w:sz="4" w:space="0" w:color="auto"/>
              <w:bottom w:val="single" w:sz="4" w:space="0" w:color="auto"/>
              <w:right w:val="single" w:sz="4" w:space="0" w:color="auto"/>
            </w:tcBorders>
            <w:hideMark/>
          </w:tcPr>
          <w:p w:rsidR="00551B75" w:rsidRDefault="00935523">
            <w:pPr>
              <w:rPr>
                <w:rFonts w:cs="Arial"/>
              </w:rPr>
            </w:pPr>
            <w:r>
              <w:rPr>
                <w:rFonts w:cs="Arial"/>
              </w:rPr>
              <w:t>0x2</w:t>
            </w:r>
          </w:p>
        </w:tc>
        <w:tc>
          <w:tcPr>
            <w:tcW w:w="5297" w:type="dxa"/>
            <w:tcBorders>
              <w:top w:val="nil"/>
              <w:left w:val="single" w:sz="4" w:space="0" w:color="auto"/>
              <w:bottom w:val="nil"/>
              <w:right w:val="single" w:sz="4" w:space="0" w:color="auto"/>
            </w:tcBorders>
          </w:tcPr>
          <w:p w:rsidR="00551B75" w:rsidRDefault="00935523">
            <w:pPr>
              <w:rPr>
                <w:rFonts w:cs="Arial"/>
              </w:rPr>
            </w:pPr>
          </w:p>
        </w:tc>
      </w:tr>
      <w:tr w:rsidR="00551B75" w:rsidTr="00551B75">
        <w:trPr>
          <w:jc w:val="center"/>
        </w:trPr>
        <w:tc>
          <w:tcPr>
            <w:tcW w:w="1008" w:type="dxa"/>
            <w:tcBorders>
              <w:top w:val="nil"/>
              <w:left w:val="single" w:sz="4" w:space="0" w:color="auto"/>
              <w:bottom w:val="single" w:sz="4" w:space="0" w:color="auto"/>
              <w:right w:val="single" w:sz="4" w:space="0" w:color="auto"/>
            </w:tcBorders>
          </w:tcPr>
          <w:p w:rsidR="00551B75" w:rsidRDefault="00935523">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551B75" w:rsidRDefault="00935523">
            <w:pPr>
              <w:spacing w:line="276" w:lineRule="auto"/>
              <w:rPr>
                <w:rFonts w:cs="Arial"/>
              </w:rPr>
            </w:pPr>
            <w:r>
              <w:rPr>
                <w:rFonts w:cs="Arial"/>
              </w:rPr>
              <w:t>NotConfigured</w:t>
            </w:r>
          </w:p>
        </w:tc>
        <w:tc>
          <w:tcPr>
            <w:tcW w:w="861" w:type="dxa"/>
            <w:tcBorders>
              <w:top w:val="single" w:sz="4" w:space="0" w:color="auto"/>
              <w:left w:val="single" w:sz="4" w:space="0" w:color="auto"/>
              <w:bottom w:val="single" w:sz="4" w:space="0" w:color="auto"/>
              <w:right w:val="single" w:sz="4" w:space="0" w:color="auto"/>
            </w:tcBorders>
            <w:hideMark/>
          </w:tcPr>
          <w:p w:rsidR="00551B75" w:rsidRDefault="00935523">
            <w:pPr>
              <w:rPr>
                <w:rFonts w:cs="Arial"/>
              </w:rPr>
            </w:pPr>
            <w:r>
              <w:rPr>
                <w:rFonts w:cs="Arial"/>
              </w:rPr>
              <w:t>0x3</w:t>
            </w:r>
          </w:p>
        </w:tc>
        <w:tc>
          <w:tcPr>
            <w:tcW w:w="5297" w:type="dxa"/>
            <w:tcBorders>
              <w:top w:val="nil"/>
              <w:left w:val="single" w:sz="4" w:space="0" w:color="auto"/>
              <w:bottom w:val="single" w:sz="4" w:space="0" w:color="auto"/>
              <w:right w:val="single" w:sz="4" w:space="0" w:color="auto"/>
            </w:tcBorders>
          </w:tcPr>
          <w:p w:rsidR="00551B75" w:rsidRDefault="00935523">
            <w:pPr>
              <w:rPr>
                <w:rFonts w:cs="Arial"/>
              </w:rPr>
            </w:pPr>
          </w:p>
        </w:tc>
      </w:tr>
    </w:tbl>
    <w:p w:rsidR="00BB48BF" w:rsidRDefault="00935523">
      <w:pPr>
        <w:rPr>
          <w:rFonts w:cs="Arial"/>
        </w:rPr>
      </w:pPr>
      <w:r>
        <w:rPr>
          <w:rFonts w:cs="Arial"/>
        </w:rPr>
        <w:t xml:space="preserve"> </w:t>
      </w:r>
    </w:p>
    <w:p w:rsidR="00406F39" w:rsidRDefault="00935523" w:rsidP="00CC6E4C">
      <w:pPr>
        <w:pStyle w:val="Heading4"/>
      </w:pPr>
      <w:r w:rsidRPr="00B9479B">
        <w:t>MD-REQ-128769/A-ApaSelPoa_D_Stat</w:t>
      </w:r>
    </w:p>
    <w:p w:rsidR="00BB48BF" w:rsidRDefault="00935523">
      <w:pPr>
        <w:rPr>
          <w:rFonts w:cs="Arial"/>
        </w:rPr>
      </w:pPr>
      <w:r>
        <w:rPr>
          <w:rFonts w:cs="Arial"/>
        </w:rPr>
        <w:t>Message Type: Status</w:t>
      </w:r>
    </w:p>
    <w:p w:rsidR="00BB48BF" w:rsidRDefault="00935523">
      <w:pPr>
        <w:rPr>
          <w:rFonts w:cs="Arial"/>
        </w:rPr>
      </w:pPr>
    </w:p>
    <w:p w:rsidR="00D75A7C" w:rsidRDefault="00935523">
      <w:pPr>
        <w:rPr>
          <w:rFonts w:cs="Arial"/>
        </w:rPr>
      </w:pPr>
      <w:r w:rsidRPr="00D75A7C">
        <w:rPr>
          <w:rFonts w:cs="Arial"/>
        </w:rPr>
        <w:t>This signal communicates Active Park Assist sub-feature selectability for Pull Out Assist (POA)</w:t>
      </w:r>
    </w:p>
    <w:p w:rsidR="00BB48BF" w:rsidRDefault="00935523">
      <w:pPr>
        <w:rPr>
          <w:rFonts w:cs="Arial"/>
        </w:rPr>
      </w:pPr>
      <w:r>
        <w:rPr>
          <w:rFonts w:cs="Arial"/>
        </w:rPr>
        <w:t>.</w:t>
      </w:r>
    </w:p>
    <w:p w:rsidR="00BB48BF" w:rsidRDefault="00935523">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617"/>
        <w:gridCol w:w="861"/>
        <w:gridCol w:w="5297"/>
      </w:tblGrid>
      <w:tr w:rsidR="00BB48BF" w:rsidTr="00D75A7C">
        <w:trPr>
          <w:jc w:val="center"/>
        </w:trPr>
        <w:tc>
          <w:tcPr>
            <w:tcW w:w="1008"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b/>
              </w:rPr>
            </w:pPr>
            <w:r>
              <w:rPr>
                <w:rFonts w:cs="Arial"/>
                <w:b/>
              </w:rPr>
              <w:t>Name</w:t>
            </w:r>
          </w:p>
        </w:tc>
        <w:tc>
          <w:tcPr>
            <w:tcW w:w="1617"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b/>
              </w:rPr>
            </w:pPr>
            <w:r>
              <w:rPr>
                <w:rFonts w:cs="Arial"/>
                <w:b/>
              </w:rPr>
              <w:t>Literals</w:t>
            </w:r>
          </w:p>
        </w:tc>
        <w:tc>
          <w:tcPr>
            <w:tcW w:w="861"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b/>
              </w:rPr>
            </w:pPr>
            <w:r>
              <w:rPr>
                <w:rFonts w:cs="Arial"/>
                <w:b/>
              </w:rPr>
              <w:t>Value</w:t>
            </w:r>
          </w:p>
        </w:tc>
        <w:tc>
          <w:tcPr>
            <w:tcW w:w="5297"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rPr>
            </w:pPr>
            <w:r>
              <w:rPr>
                <w:rFonts w:cs="Arial"/>
                <w:b/>
              </w:rPr>
              <w:t>Description</w:t>
            </w:r>
          </w:p>
        </w:tc>
      </w:tr>
      <w:tr w:rsidR="00BB48BF" w:rsidTr="00D75A7C">
        <w:trPr>
          <w:jc w:val="center"/>
        </w:trPr>
        <w:tc>
          <w:tcPr>
            <w:tcW w:w="1008" w:type="dxa"/>
            <w:tcBorders>
              <w:top w:val="single" w:sz="4" w:space="0" w:color="auto"/>
              <w:left w:val="single" w:sz="4" w:space="0" w:color="auto"/>
              <w:bottom w:val="nil"/>
              <w:right w:val="single" w:sz="4" w:space="0" w:color="auto"/>
            </w:tcBorders>
            <w:hideMark/>
          </w:tcPr>
          <w:p w:rsidR="00BB48BF" w:rsidRDefault="00935523">
            <w:pPr>
              <w:rPr>
                <w:rFonts w:cs="Arial"/>
              </w:rPr>
            </w:pPr>
            <w:r>
              <w:rPr>
                <w:rFonts w:cs="Arial"/>
              </w:rPr>
              <w:t xml:space="preserve">Type </w:t>
            </w:r>
          </w:p>
        </w:tc>
        <w:tc>
          <w:tcPr>
            <w:tcW w:w="1617" w:type="dxa"/>
            <w:tcBorders>
              <w:top w:val="single" w:sz="4" w:space="0" w:color="auto"/>
              <w:left w:val="single" w:sz="4" w:space="0" w:color="auto"/>
              <w:bottom w:val="single" w:sz="4" w:space="0" w:color="auto"/>
              <w:right w:val="single" w:sz="4" w:space="0" w:color="auto"/>
            </w:tcBorders>
            <w:hideMark/>
          </w:tcPr>
          <w:p w:rsidR="00BB48BF" w:rsidRDefault="00935523">
            <w:pPr>
              <w:rPr>
                <w:rFonts w:cs="Arial"/>
              </w:rPr>
            </w:pPr>
            <w:r>
              <w:rPr>
                <w:rFonts w:cs="Arial"/>
              </w:rPr>
              <w:t>-</w:t>
            </w:r>
          </w:p>
        </w:tc>
        <w:tc>
          <w:tcPr>
            <w:tcW w:w="861" w:type="dxa"/>
            <w:tcBorders>
              <w:top w:val="single" w:sz="4" w:space="0" w:color="auto"/>
              <w:left w:val="single" w:sz="4" w:space="0" w:color="auto"/>
              <w:bottom w:val="single" w:sz="4" w:space="0" w:color="auto"/>
              <w:right w:val="single" w:sz="4" w:space="0" w:color="auto"/>
            </w:tcBorders>
            <w:hideMark/>
          </w:tcPr>
          <w:p w:rsidR="00BB48BF" w:rsidRDefault="00935523">
            <w:pPr>
              <w:rPr>
                <w:rFonts w:cs="Arial"/>
              </w:rPr>
            </w:pPr>
            <w:r>
              <w:rPr>
                <w:rFonts w:cs="Arial"/>
              </w:rPr>
              <w:t>-</w:t>
            </w:r>
          </w:p>
        </w:tc>
        <w:tc>
          <w:tcPr>
            <w:tcW w:w="5297" w:type="dxa"/>
            <w:tcBorders>
              <w:top w:val="single" w:sz="4" w:space="0" w:color="auto"/>
              <w:left w:val="single" w:sz="4" w:space="0" w:color="auto"/>
              <w:bottom w:val="nil"/>
              <w:right w:val="single" w:sz="4" w:space="0" w:color="auto"/>
            </w:tcBorders>
            <w:hideMark/>
          </w:tcPr>
          <w:p w:rsidR="00BB48BF" w:rsidRDefault="00935523" w:rsidP="00B1444C">
            <w:pPr>
              <w:rPr>
                <w:rFonts w:cs="Arial"/>
              </w:rPr>
            </w:pPr>
            <w:r w:rsidRPr="00D75A7C">
              <w:rPr>
                <w:rFonts w:cs="Arial"/>
              </w:rPr>
              <w:t>Communicates if the POA feature is selectable.</w:t>
            </w:r>
          </w:p>
        </w:tc>
      </w:tr>
      <w:tr w:rsidR="00D75A7C" w:rsidTr="00D75A7C">
        <w:trPr>
          <w:jc w:val="center"/>
        </w:trPr>
        <w:tc>
          <w:tcPr>
            <w:tcW w:w="1008" w:type="dxa"/>
            <w:tcBorders>
              <w:top w:val="nil"/>
              <w:left w:val="single" w:sz="4" w:space="0" w:color="auto"/>
              <w:bottom w:val="nil"/>
              <w:right w:val="single" w:sz="4" w:space="0" w:color="auto"/>
            </w:tcBorders>
          </w:tcPr>
          <w:p w:rsidR="00D75A7C" w:rsidRDefault="00935523">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D75A7C" w:rsidRDefault="00935523">
            <w:pPr>
              <w:spacing w:line="276" w:lineRule="auto"/>
              <w:rPr>
                <w:rFonts w:cs="Arial"/>
              </w:rPr>
            </w:pPr>
            <w:r>
              <w:rPr>
                <w:rFonts w:cs="Arial"/>
              </w:rPr>
              <w:t>Null</w:t>
            </w:r>
          </w:p>
        </w:tc>
        <w:tc>
          <w:tcPr>
            <w:tcW w:w="861" w:type="dxa"/>
            <w:tcBorders>
              <w:top w:val="single" w:sz="4" w:space="0" w:color="auto"/>
              <w:left w:val="single" w:sz="4" w:space="0" w:color="auto"/>
              <w:bottom w:val="single" w:sz="4" w:space="0" w:color="auto"/>
              <w:right w:val="single" w:sz="4" w:space="0" w:color="auto"/>
            </w:tcBorders>
            <w:hideMark/>
          </w:tcPr>
          <w:p w:rsidR="00D75A7C" w:rsidRDefault="00935523">
            <w:pPr>
              <w:rPr>
                <w:rFonts w:cs="Arial"/>
              </w:rPr>
            </w:pPr>
            <w:r>
              <w:rPr>
                <w:rFonts w:cs="Arial"/>
              </w:rPr>
              <w:t>0x0</w:t>
            </w:r>
          </w:p>
        </w:tc>
        <w:tc>
          <w:tcPr>
            <w:tcW w:w="5297" w:type="dxa"/>
            <w:tcBorders>
              <w:top w:val="nil"/>
              <w:left w:val="single" w:sz="4" w:space="0" w:color="auto"/>
              <w:bottom w:val="nil"/>
              <w:right w:val="single" w:sz="4" w:space="0" w:color="auto"/>
            </w:tcBorders>
          </w:tcPr>
          <w:p w:rsidR="00D75A7C" w:rsidRDefault="00935523" w:rsidP="00D46BC0">
            <w:pPr>
              <w:rPr>
                <w:rFonts w:cs="Arial"/>
              </w:rPr>
            </w:pPr>
          </w:p>
        </w:tc>
      </w:tr>
      <w:tr w:rsidR="00D75A7C" w:rsidTr="00D75A7C">
        <w:trPr>
          <w:jc w:val="center"/>
        </w:trPr>
        <w:tc>
          <w:tcPr>
            <w:tcW w:w="1008" w:type="dxa"/>
            <w:tcBorders>
              <w:top w:val="nil"/>
              <w:left w:val="single" w:sz="4" w:space="0" w:color="auto"/>
              <w:bottom w:val="nil"/>
              <w:right w:val="single" w:sz="4" w:space="0" w:color="auto"/>
            </w:tcBorders>
          </w:tcPr>
          <w:p w:rsidR="00D75A7C" w:rsidRDefault="00935523">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D75A7C" w:rsidRDefault="00935523">
            <w:pPr>
              <w:spacing w:line="276" w:lineRule="auto"/>
              <w:rPr>
                <w:rFonts w:cs="Arial"/>
              </w:rPr>
            </w:pPr>
            <w:r>
              <w:rPr>
                <w:rFonts w:cs="Arial"/>
              </w:rPr>
              <w:t>Selectable</w:t>
            </w:r>
          </w:p>
        </w:tc>
        <w:tc>
          <w:tcPr>
            <w:tcW w:w="861" w:type="dxa"/>
            <w:tcBorders>
              <w:top w:val="single" w:sz="4" w:space="0" w:color="auto"/>
              <w:left w:val="single" w:sz="4" w:space="0" w:color="auto"/>
              <w:bottom w:val="single" w:sz="4" w:space="0" w:color="auto"/>
              <w:right w:val="single" w:sz="4" w:space="0" w:color="auto"/>
            </w:tcBorders>
            <w:hideMark/>
          </w:tcPr>
          <w:p w:rsidR="00D75A7C" w:rsidRDefault="00935523">
            <w:pPr>
              <w:rPr>
                <w:rFonts w:cs="Arial"/>
              </w:rPr>
            </w:pPr>
            <w:r>
              <w:rPr>
                <w:rFonts w:cs="Arial"/>
              </w:rPr>
              <w:t>0x1</w:t>
            </w:r>
          </w:p>
        </w:tc>
        <w:tc>
          <w:tcPr>
            <w:tcW w:w="5297" w:type="dxa"/>
            <w:tcBorders>
              <w:top w:val="nil"/>
              <w:left w:val="single" w:sz="4" w:space="0" w:color="auto"/>
              <w:bottom w:val="nil"/>
              <w:right w:val="single" w:sz="4" w:space="0" w:color="auto"/>
            </w:tcBorders>
          </w:tcPr>
          <w:p w:rsidR="00D75A7C" w:rsidRDefault="00935523">
            <w:pPr>
              <w:rPr>
                <w:rFonts w:cs="Arial"/>
              </w:rPr>
            </w:pPr>
          </w:p>
        </w:tc>
      </w:tr>
      <w:tr w:rsidR="00D75A7C" w:rsidTr="00D75A7C">
        <w:trPr>
          <w:jc w:val="center"/>
        </w:trPr>
        <w:tc>
          <w:tcPr>
            <w:tcW w:w="1008" w:type="dxa"/>
            <w:tcBorders>
              <w:top w:val="nil"/>
              <w:left w:val="single" w:sz="4" w:space="0" w:color="auto"/>
              <w:bottom w:val="nil"/>
              <w:right w:val="single" w:sz="4" w:space="0" w:color="auto"/>
            </w:tcBorders>
          </w:tcPr>
          <w:p w:rsidR="00D75A7C" w:rsidRDefault="00935523">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D75A7C" w:rsidRDefault="00935523">
            <w:pPr>
              <w:spacing w:line="276" w:lineRule="auto"/>
              <w:rPr>
                <w:rFonts w:cs="Arial"/>
              </w:rPr>
            </w:pPr>
            <w:r>
              <w:rPr>
                <w:rFonts w:cs="Arial"/>
              </w:rPr>
              <w:t>NotSelectable</w:t>
            </w:r>
          </w:p>
        </w:tc>
        <w:tc>
          <w:tcPr>
            <w:tcW w:w="861" w:type="dxa"/>
            <w:tcBorders>
              <w:top w:val="single" w:sz="4" w:space="0" w:color="auto"/>
              <w:left w:val="single" w:sz="4" w:space="0" w:color="auto"/>
              <w:bottom w:val="single" w:sz="4" w:space="0" w:color="auto"/>
              <w:right w:val="single" w:sz="4" w:space="0" w:color="auto"/>
            </w:tcBorders>
            <w:hideMark/>
          </w:tcPr>
          <w:p w:rsidR="00D75A7C" w:rsidRDefault="00935523">
            <w:pPr>
              <w:rPr>
                <w:rFonts w:cs="Arial"/>
              </w:rPr>
            </w:pPr>
            <w:r>
              <w:rPr>
                <w:rFonts w:cs="Arial"/>
              </w:rPr>
              <w:t>0x2</w:t>
            </w:r>
          </w:p>
        </w:tc>
        <w:tc>
          <w:tcPr>
            <w:tcW w:w="5297" w:type="dxa"/>
            <w:tcBorders>
              <w:top w:val="nil"/>
              <w:left w:val="single" w:sz="4" w:space="0" w:color="auto"/>
              <w:bottom w:val="nil"/>
              <w:right w:val="single" w:sz="4" w:space="0" w:color="auto"/>
            </w:tcBorders>
          </w:tcPr>
          <w:p w:rsidR="00D75A7C" w:rsidRDefault="00935523">
            <w:pPr>
              <w:rPr>
                <w:rFonts w:cs="Arial"/>
              </w:rPr>
            </w:pPr>
          </w:p>
        </w:tc>
      </w:tr>
      <w:tr w:rsidR="00D75A7C" w:rsidTr="00D75A7C">
        <w:trPr>
          <w:jc w:val="center"/>
        </w:trPr>
        <w:tc>
          <w:tcPr>
            <w:tcW w:w="1008" w:type="dxa"/>
            <w:tcBorders>
              <w:top w:val="nil"/>
              <w:left w:val="single" w:sz="4" w:space="0" w:color="auto"/>
              <w:bottom w:val="single" w:sz="4" w:space="0" w:color="auto"/>
              <w:right w:val="single" w:sz="4" w:space="0" w:color="auto"/>
            </w:tcBorders>
          </w:tcPr>
          <w:p w:rsidR="00D75A7C" w:rsidRDefault="00935523">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D75A7C" w:rsidRDefault="00935523">
            <w:pPr>
              <w:spacing w:line="276" w:lineRule="auto"/>
              <w:rPr>
                <w:rFonts w:cs="Arial"/>
              </w:rPr>
            </w:pPr>
            <w:r>
              <w:rPr>
                <w:rFonts w:cs="Arial"/>
              </w:rPr>
              <w:t>NotConfigured</w:t>
            </w:r>
          </w:p>
        </w:tc>
        <w:tc>
          <w:tcPr>
            <w:tcW w:w="861" w:type="dxa"/>
            <w:tcBorders>
              <w:top w:val="single" w:sz="4" w:space="0" w:color="auto"/>
              <w:left w:val="single" w:sz="4" w:space="0" w:color="auto"/>
              <w:bottom w:val="single" w:sz="4" w:space="0" w:color="auto"/>
              <w:right w:val="single" w:sz="4" w:space="0" w:color="auto"/>
            </w:tcBorders>
            <w:hideMark/>
          </w:tcPr>
          <w:p w:rsidR="00D75A7C" w:rsidRDefault="00935523">
            <w:pPr>
              <w:rPr>
                <w:rFonts w:cs="Arial"/>
              </w:rPr>
            </w:pPr>
            <w:r>
              <w:rPr>
                <w:rFonts w:cs="Arial"/>
              </w:rPr>
              <w:t>0x3</w:t>
            </w:r>
          </w:p>
        </w:tc>
        <w:tc>
          <w:tcPr>
            <w:tcW w:w="5297" w:type="dxa"/>
            <w:tcBorders>
              <w:top w:val="nil"/>
              <w:left w:val="single" w:sz="4" w:space="0" w:color="auto"/>
              <w:bottom w:val="single" w:sz="4" w:space="0" w:color="auto"/>
              <w:right w:val="single" w:sz="4" w:space="0" w:color="auto"/>
            </w:tcBorders>
          </w:tcPr>
          <w:p w:rsidR="00D75A7C" w:rsidRDefault="00935523">
            <w:pPr>
              <w:rPr>
                <w:rFonts w:cs="Arial"/>
              </w:rPr>
            </w:pPr>
          </w:p>
        </w:tc>
      </w:tr>
    </w:tbl>
    <w:p w:rsidR="00BB48BF" w:rsidRDefault="00935523">
      <w:pPr>
        <w:rPr>
          <w:rFonts w:cs="Arial"/>
        </w:rPr>
      </w:pPr>
      <w:r>
        <w:rPr>
          <w:rFonts w:cs="Arial"/>
        </w:rPr>
        <w:t xml:space="preserve"> </w:t>
      </w:r>
    </w:p>
    <w:p w:rsidR="00406F39" w:rsidRDefault="00935523" w:rsidP="00CC6E4C">
      <w:pPr>
        <w:pStyle w:val="Heading4"/>
      </w:pPr>
      <w:r w:rsidRPr="00B9479B">
        <w:t>MD-REQ-013908/B-ApaMde_D_Stat (TcSE ROIN-202256-1)</w:t>
      </w:r>
    </w:p>
    <w:p w:rsidR="007F4AF4" w:rsidRDefault="00935523">
      <w:pPr>
        <w:rPr>
          <w:rFonts w:cs="Arial"/>
        </w:rPr>
      </w:pPr>
      <w:r>
        <w:rPr>
          <w:rFonts w:cs="Arial"/>
        </w:rPr>
        <w:t>Message Type: Status</w:t>
      </w:r>
    </w:p>
    <w:p w:rsidR="007F4AF4" w:rsidRDefault="00935523">
      <w:pPr>
        <w:rPr>
          <w:rFonts w:cs="Arial"/>
        </w:rPr>
      </w:pPr>
    </w:p>
    <w:p w:rsidR="007F4AF4" w:rsidRDefault="00935523">
      <w:pPr>
        <w:rPr>
          <w:rFonts w:cs="Arial"/>
        </w:rPr>
      </w:pPr>
      <w:r>
        <w:rPr>
          <w:rFonts w:cs="Arial"/>
        </w:rPr>
        <w:t xml:space="preserve">Represents the status of the Active Park Assist Manager function. </w:t>
      </w:r>
    </w:p>
    <w:p w:rsidR="007F4AF4" w:rsidRDefault="00935523">
      <w:pPr>
        <w:rPr>
          <w:rFonts w:cs="Arial"/>
        </w:rPr>
      </w:pPr>
    </w:p>
    <w:p w:rsidR="007F4AF4" w:rsidRDefault="00935523">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378"/>
        <w:gridCol w:w="816"/>
        <w:gridCol w:w="5285"/>
      </w:tblGrid>
      <w:tr w:rsidR="007F4AF4">
        <w:trPr>
          <w:jc w:val="center"/>
        </w:trPr>
        <w:tc>
          <w:tcPr>
            <w:tcW w:w="816" w:type="dxa"/>
            <w:tcBorders>
              <w:top w:val="single" w:sz="4" w:space="0" w:color="auto"/>
              <w:left w:val="single" w:sz="4" w:space="0" w:color="auto"/>
              <w:bottom w:val="single" w:sz="4" w:space="0" w:color="auto"/>
              <w:right w:val="single" w:sz="4" w:space="0" w:color="auto"/>
            </w:tcBorders>
            <w:hideMark/>
          </w:tcPr>
          <w:p w:rsidR="007F4AF4" w:rsidRDefault="00935523">
            <w:pPr>
              <w:rPr>
                <w:rFonts w:cs="Arial"/>
                <w:b/>
              </w:rPr>
            </w:pPr>
            <w:r>
              <w:rPr>
                <w:rFonts w:cs="Arial"/>
                <w:b/>
              </w:rPr>
              <w:lastRenderedPageBreak/>
              <w:t>Name</w:t>
            </w:r>
          </w:p>
        </w:tc>
        <w:tc>
          <w:tcPr>
            <w:tcW w:w="1378" w:type="dxa"/>
            <w:tcBorders>
              <w:top w:val="single" w:sz="4" w:space="0" w:color="auto"/>
              <w:left w:val="single" w:sz="4" w:space="0" w:color="auto"/>
              <w:bottom w:val="single" w:sz="4" w:space="0" w:color="auto"/>
              <w:right w:val="single" w:sz="4" w:space="0" w:color="auto"/>
            </w:tcBorders>
            <w:hideMark/>
          </w:tcPr>
          <w:p w:rsidR="007F4AF4" w:rsidRDefault="00935523">
            <w:pPr>
              <w:rPr>
                <w:rFonts w:cs="Arial"/>
                <w:b/>
              </w:rPr>
            </w:pPr>
            <w:r>
              <w:rPr>
                <w:rFonts w:cs="Arial"/>
                <w:b/>
              </w:rPr>
              <w:t>Literals</w:t>
            </w:r>
          </w:p>
        </w:tc>
        <w:tc>
          <w:tcPr>
            <w:tcW w:w="816" w:type="dxa"/>
            <w:tcBorders>
              <w:top w:val="single" w:sz="4" w:space="0" w:color="auto"/>
              <w:left w:val="single" w:sz="4" w:space="0" w:color="auto"/>
              <w:bottom w:val="single" w:sz="4" w:space="0" w:color="auto"/>
              <w:right w:val="single" w:sz="4" w:space="0" w:color="auto"/>
            </w:tcBorders>
            <w:hideMark/>
          </w:tcPr>
          <w:p w:rsidR="007F4AF4" w:rsidRDefault="00935523">
            <w:pPr>
              <w:rPr>
                <w:rFonts w:cs="Arial"/>
                <w:b/>
              </w:rPr>
            </w:pPr>
            <w:r>
              <w:rPr>
                <w:rFonts w:cs="Arial"/>
                <w:b/>
              </w:rPr>
              <w:t>Value</w:t>
            </w:r>
          </w:p>
        </w:tc>
        <w:tc>
          <w:tcPr>
            <w:tcW w:w="5285" w:type="dxa"/>
            <w:tcBorders>
              <w:top w:val="single" w:sz="4" w:space="0" w:color="auto"/>
              <w:left w:val="single" w:sz="4" w:space="0" w:color="auto"/>
              <w:bottom w:val="single" w:sz="4" w:space="0" w:color="auto"/>
              <w:right w:val="single" w:sz="4" w:space="0" w:color="auto"/>
            </w:tcBorders>
            <w:hideMark/>
          </w:tcPr>
          <w:p w:rsidR="007F4AF4" w:rsidRDefault="00935523">
            <w:pPr>
              <w:rPr>
                <w:rFonts w:cs="Arial"/>
                <w:b/>
              </w:rPr>
            </w:pPr>
            <w:r>
              <w:rPr>
                <w:rFonts w:cs="Arial"/>
                <w:b/>
              </w:rPr>
              <w:t>Description</w:t>
            </w:r>
          </w:p>
        </w:tc>
      </w:tr>
      <w:tr w:rsidR="007F4AF4">
        <w:trPr>
          <w:jc w:val="center"/>
        </w:trPr>
        <w:tc>
          <w:tcPr>
            <w:tcW w:w="816" w:type="dxa"/>
            <w:tcBorders>
              <w:top w:val="single" w:sz="4" w:space="0" w:color="auto"/>
              <w:left w:val="single" w:sz="4" w:space="0" w:color="auto"/>
              <w:bottom w:val="single" w:sz="4" w:space="0" w:color="auto"/>
              <w:right w:val="single" w:sz="4" w:space="0" w:color="auto"/>
            </w:tcBorders>
            <w:hideMark/>
          </w:tcPr>
          <w:p w:rsidR="007F4AF4" w:rsidRDefault="00935523">
            <w:pPr>
              <w:rPr>
                <w:rFonts w:cs="Arial"/>
              </w:rPr>
            </w:pPr>
            <w:r>
              <w:rPr>
                <w:rFonts w:cs="Arial"/>
              </w:rPr>
              <w:t xml:space="preserve">Type </w:t>
            </w:r>
          </w:p>
        </w:tc>
        <w:tc>
          <w:tcPr>
            <w:tcW w:w="1378" w:type="dxa"/>
            <w:tcBorders>
              <w:top w:val="single" w:sz="4" w:space="0" w:color="auto"/>
              <w:left w:val="single" w:sz="4" w:space="0" w:color="auto"/>
              <w:bottom w:val="single" w:sz="4" w:space="0" w:color="auto"/>
              <w:right w:val="single" w:sz="4" w:space="0" w:color="auto"/>
            </w:tcBorders>
            <w:hideMark/>
          </w:tcPr>
          <w:p w:rsidR="007F4AF4" w:rsidRDefault="00935523">
            <w:pPr>
              <w:rPr>
                <w:rFonts w:cs="Arial"/>
              </w:rPr>
            </w:pPr>
            <w:r>
              <w:rPr>
                <w:rFonts w:cs="Arial"/>
              </w:rPr>
              <w:t>-</w:t>
            </w:r>
          </w:p>
        </w:tc>
        <w:tc>
          <w:tcPr>
            <w:tcW w:w="816" w:type="dxa"/>
            <w:tcBorders>
              <w:top w:val="single" w:sz="4" w:space="0" w:color="auto"/>
              <w:left w:val="single" w:sz="4" w:space="0" w:color="auto"/>
              <w:bottom w:val="single" w:sz="4" w:space="0" w:color="auto"/>
              <w:right w:val="single" w:sz="4" w:space="0" w:color="auto"/>
            </w:tcBorders>
            <w:hideMark/>
          </w:tcPr>
          <w:p w:rsidR="007F4AF4" w:rsidRDefault="00935523">
            <w:pPr>
              <w:rPr>
                <w:rFonts w:cs="Arial"/>
              </w:rPr>
            </w:pPr>
            <w:r>
              <w:rPr>
                <w:rFonts w:cs="Arial"/>
              </w:rPr>
              <w:t>-</w:t>
            </w:r>
          </w:p>
        </w:tc>
        <w:tc>
          <w:tcPr>
            <w:tcW w:w="5285" w:type="dxa"/>
            <w:tcBorders>
              <w:top w:val="single" w:sz="4" w:space="0" w:color="auto"/>
              <w:left w:val="single" w:sz="4" w:space="0" w:color="auto"/>
              <w:bottom w:val="single" w:sz="4" w:space="0" w:color="auto"/>
              <w:right w:val="single" w:sz="4" w:space="0" w:color="auto"/>
            </w:tcBorders>
            <w:hideMark/>
          </w:tcPr>
          <w:p w:rsidR="007F4AF4" w:rsidRDefault="00935523">
            <w:pPr>
              <w:rPr>
                <w:rFonts w:cs="Arial"/>
              </w:rPr>
            </w:pPr>
            <w:r>
              <w:rPr>
                <w:rFonts w:cs="Arial"/>
              </w:rPr>
              <w:t xml:space="preserve">Status of the currently </w:t>
            </w:r>
            <w:r>
              <w:rPr>
                <w:rFonts w:cs="Arial"/>
              </w:rPr>
              <w:t>selected Active Park Assist Mode</w:t>
            </w:r>
          </w:p>
        </w:tc>
      </w:tr>
      <w:tr w:rsidR="00086B5D" w:rsidTr="009D0538">
        <w:trPr>
          <w:jc w:val="center"/>
        </w:trPr>
        <w:tc>
          <w:tcPr>
            <w:tcW w:w="816" w:type="dxa"/>
            <w:tcBorders>
              <w:top w:val="single" w:sz="4" w:space="0" w:color="auto"/>
              <w:left w:val="single" w:sz="4" w:space="0" w:color="auto"/>
              <w:bottom w:val="single" w:sz="4" w:space="0" w:color="auto"/>
              <w:right w:val="single" w:sz="4" w:space="0" w:color="auto"/>
            </w:tcBorders>
          </w:tcPr>
          <w:p w:rsidR="00086B5D" w:rsidRDefault="00935523">
            <w:pPr>
              <w:rPr>
                <w:rFonts w:cs="Arial"/>
              </w:rPr>
            </w:pPr>
          </w:p>
        </w:tc>
        <w:tc>
          <w:tcPr>
            <w:tcW w:w="1378" w:type="dxa"/>
            <w:tcBorders>
              <w:top w:val="single" w:sz="4" w:space="0" w:color="auto"/>
              <w:left w:val="single" w:sz="4" w:space="0" w:color="auto"/>
              <w:bottom w:val="single" w:sz="4" w:space="0" w:color="auto"/>
              <w:right w:val="single" w:sz="4" w:space="0" w:color="auto"/>
            </w:tcBorders>
            <w:vAlign w:val="center"/>
            <w:hideMark/>
          </w:tcPr>
          <w:p w:rsidR="00086B5D" w:rsidRDefault="00935523">
            <w:pPr>
              <w:jc w:val="center"/>
              <w:rPr>
                <w:rFonts w:eastAsiaTheme="minorHAnsi" w:cs="Arial"/>
                <w:color w:val="000000"/>
              </w:rPr>
            </w:pPr>
            <w:r>
              <w:rPr>
                <w:rFonts w:cs="Arial"/>
                <w:color w:val="000000"/>
              </w:rPr>
              <w:t>Null</w:t>
            </w:r>
          </w:p>
        </w:tc>
        <w:tc>
          <w:tcPr>
            <w:tcW w:w="816" w:type="dxa"/>
            <w:tcBorders>
              <w:top w:val="single" w:sz="4" w:space="0" w:color="auto"/>
              <w:left w:val="single" w:sz="4" w:space="0" w:color="auto"/>
              <w:bottom w:val="single" w:sz="4" w:space="0" w:color="auto"/>
              <w:right w:val="single" w:sz="4" w:space="0" w:color="auto"/>
            </w:tcBorders>
            <w:vAlign w:val="center"/>
            <w:hideMark/>
          </w:tcPr>
          <w:p w:rsidR="00086B5D" w:rsidRDefault="00935523">
            <w:pPr>
              <w:jc w:val="center"/>
              <w:rPr>
                <w:rFonts w:eastAsiaTheme="minorHAnsi" w:cs="Arial"/>
                <w:color w:val="000000"/>
              </w:rPr>
            </w:pPr>
            <w:r>
              <w:rPr>
                <w:rFonts w:cs="Arial"/>
                <w:color w:val="000000"/>
              </w:rPr>
              <w:t>0x0</w:t>
            </w:r>
          </w:p>
        </w:tc>
        <w:tc>
          <w:tcPr>
            <w:tcW w:w="5285" w:type="dxa"/>
            <w:tcBorders>
              <w:top w:val="single" w:sz="4" w:space="0" w:color="auto"/>
              <w:left w:val="single" w:sz="4" w:space="0" w:color="auto"/>
              <w:bottom w:val="single" w:sz="4" w:space="0" w:color="auto"/>
              <w:right w:val="single" w:sz="4" w:space="0" w:color="auto"/>
            </w:tcBorders>
          </w:tcPr>
          <w:p w:rsidR="00086B5D" w:rsidRDefault="00935523">
            <w:pPr>
              <w:rPr>
                <w:rFonts w:cs="Arial"/>
              </w:rPr>
            </w:pPr>
          </w:p>
        </w:tc>
      </w:tr>
      <w:tr w:rsidR="00086B5D" w:rsidTr="009D0538">
        <w:trPr>
          <w:jc w:val="center"/>
        </w:trPr>
        <w:tc>
          <w:tcPr>
            <w:tcW w:w="816" w:type="dxa"/>
            <w:tcBorders>
              <w:top w:val="single" w:sz="4" w:space="0" w:color="auto"/>
              <w:left w:val="single" w:sz="4" w:space="0" w:color="auto"/>
              <w:bottom w:val="single" w:sz="4" w:space="0" w:color="auto"/>
              <w:right w:val="single" w:sz="4" w:space="0" w:color="auto"/>
            </w:tcBorders>
          </w:tcPr>
          <w:p w:rsidR="00086B5D" w:rsidRDefault="00935523">
            <w:pPr>
              <w:rPr>
                <w:rFonts w:cs="Arial"/>
              </w:rPr>
            </w:pPr>
          </w:p>
        </w:tc>
        <w:tc>
          <w:tcPr>
            <w:tcW w:w="1378" w:type="dxa"/>
            <w:tcBorders>
              <w:top w:val="single" w:sz="4" w:space="0" w:color="auto"/>
              <w:left w:val="single" w:sz="4" w:space="0" w:color="auto"/>
              <w:bottom w:val="single" w:sz="4" w:space="0" w:color="auto"/>
              <w:right w:val="single" w:sz="4" w:space="0" w:color="auto"/>
            </w:tcBorders>
            <w:vAlign w:val="center"/>
            <w:hideMark/>
          </w:tcPr>
          <w:p w:rsidR="00086B5D" w:rsidRDefault="00935523">
            <w:pPr>
              <w:jc w:val="center"/>
              <w:rPr>
                <w:rFonts w:eastAsiaTheme="minorHAnsi" w:cs="Arial"/>
                <w:color w:val="000000"/>
              </w:rPr>
            </w:pPr>
            <w:r>
              <w:rPr>
                <w:rFonts w:cs="Arial"/>
                <w:color w:val="000000"/>
              </w:rPr>
              <w:t>Off</w:t>
            </w:r>
          </w:p>
        </w:tc>
        <w:tc>
          <w:tcPr>
            <w:tcW w:w="816" w:type="dxa"/>
            <w:tcBorders>
              <w:top w:val="single" w:sz="4" w:space="0" w:color="auto"/>
              <w:left w:val="single" w:sz="4" w:space="0" w:color="auto"/>
              <w:bottom w:val="single" w:sz="4" w:space="0" w:color="auto"/>
              <w:right w:val="single" w:sz="4" w:space="0" w:color="auto"/>
            </w:tcBorders>
            <w:vAlign w:val="center"/>
            <w:hideMark/>
          </w:tcPr>
          <w:p w:rsidR="00086B5D" w:rsidRDefault="00935523">
            <w:pPr>
              <w:jc w:val="center"/>
              <w:rPr>
                <w:rFonts w:eastAsiaTheme="minorHAnsi" w:cs="Arial"/>
                <w:color w:val="000000"/>
              </w:rPr>
            </w:pPr>
            <w:r>
              <w:rPr>
                <w:rFonts w:cs="Arial"/>
                <w:color w:val="000000"/>
              </w:rPr>
              <w:t>0x1</w:t>
            </w:r>
          </w:p>
        </w:tc>
        <w:tc>
          <w:tcPr>
            <w:tcW w:w="5285" w:type="dxa"/>
            <w:tcBorders>
              <w:top w:val="single" w:sz="4" w:space="0" w:color="auto"/>
              <w:left w:val="single" w:sz="4" w:space="0" w:color="auto"/>
              <w:bottom w:val="single" w:sz="4" w:space="0" w:color="auto"/>
              <w:right w:val="single" w:sz="4" w:space="0" w:color="auto"/>
            </w:tcBorders>
          </w:tcPr>
          <w:p w:rsidR="00086B5D" w:rsidRDefault="00935523">
            <w:pPr>
              <w:rPr>
                <w:rFonts w:cs="Arial"/>
              </w:rPr>
            </w:pPr>
          </w:p>
        </w:tc>
      </w:tr>
      <w:tr w:rsidR="00086B5D" w:rsidTr="009D0538">
        <w:trPr>
          <w:jc w:val="center"/>
        </w:trPr>
        <w:tc>
          <w:tcPr>
            <w:tcW w:w="816" w:type="dxa"/>
            <w:tcBorders>
              <w:top w:val="single" w:sz="4" w:space="0" w:color="auto"/>
              <w:left w:val="single" w:sz="4" w:space="0" w:color="auto"/>
              <w:bottom w:val="single" w:sz="4" w:space="0" w:color="auto"/>
              <w:right w:val="single" w:sz="4" w:space="0" w:color="auto"/>
            </w:tcBorders>
          </w:tcPr>
          <w:p w:rsidR="00086B5D" w:rsidRDefault="00935523">
            <w:pPr>
              <w:rPr>
                <w:rFonts w:cs="Arial"/>
              </w:rPr>
            </w:pPr>
          </w:p>
        </w:tc>
        <w:tc>
          <w:tcPr>
            <w:tcW w:w="1378" w:type="dxa"/>
            <w:tcBorders>
              <w:top w:val="single" w:sz="4" w:space="0" w:color="auto"/>
              <w:left w:val="single" w:sz="4" w:space="0" w:color="auto"/>
              <w:bottom w:val="single" w:sz="4" w:space="0" w:color="auto"/>
              <w:right w:val="single" w:sz="4" w:space="0" w:color="auto"/>
            </w:tcBorders>
            <w:vAlign w:val="center"/>
            <w:hideMark/>
          </w:tcPr>
          <w:p w:rsidR="00086B5D" w:rsidRDefault="00935523">
            <w:pPr>
              <w:jc w:val="center"/>
              <w:rPr>
                <w:rFonts w:eastAsiaTheme="minorHAnsi" w:cs="Arial"/>
                <w:color w:val="000000"/>
              </w:rPr>
            </w:pPr>
            <w:r>
              <w:rPr>
                <w:rFonts w:cs="Arial"/>
                <w:color w:val="000000"/>
              </w:rPr>
              <w:t>SAPP</w:t>
            </w:r>
          </w:p>
        </w:tc>
        <w:tc>
          <w:tcPr>
            <w:tcW w:w="816" w:type="dxa"/>
            <w:tcBorders>
              <w:top w:val="single" w:sz="4" w:space="0" w:color="auto"/>
              <w:left w:val="single" w:sz="4" w:space="0" w:color="auto"/>
              <w:bottom w:val="single" w:sz="4" w:space="0" w:color="auto"/>
              <w:right w:val="single" w:sz="4" w:space="0" w:color="auto"/>
            </w:tcBorders>
            <w:vAlign w:val="center"/>
            <w:hideMark/>
          </w:tcPr>
          <w:p w:rsidR="00086B5D" w:rsidRDefault="00935523">
            <w:pPr>
              <w:jc w:val="center"/>
              <w:rPr>
                <w:rFonts w:eastAsiaTheme="minorHAnsi" w:cs="Arial"/>
                <w:color w:val="000000"/>
              </w:rPr>
            </w:pPr>
            <w:r>
              <w:rPr>
                <w:rFonts w:cs="Arial"/>
                <w:color w:val="000000"/>
              </w:rPr>
              <w:t>0x2</w:t>
            </w:r>
          </w:p>
        </w:tc>
        <w:tc>
          <w:tcPr>
            <w:tcW w:w="5285" w:type="dxa"/>
            <w:tcBorders>
              <w:top w:val="single" w:sz="4" w:space="0" w:color="auto"/>
              <w:left w:val="single" w:sz="4" w:space="0" w:color="auto"/>
              <w:bottom w:val="single" w:sz="4" w:space="0" w:color="auto"/>
              <w:right w:val="single" w:sz="4" w:space="0" w:color="auto"/>
            </w:tcBorders>
          </w:tcPr>
          <w:p w:rsidR="00086B5D" w:rsidRDefault="00935523">
            <w:pPr>
              <w:rPr>
                <w:rFonts w:cs="Arial"/>
              </w:rPr>
            </w:pPr>
          </w:p>
        </w:tc>
      </w:tr>
      <w:tr w:rsidR="00086B5D" w:rsidTr="009D0538">
        <w:trPr>
          <w:jc w:val="center"/>
        </w:trPr>
        <w:tc>
          <w:tcPr>
            <w:tcW w:w="816" w:type="dxa"/>
            <w:tcBorders>
              <w:top w:val="single" w:sz="4" w:space="0" w:color="auto"/>
              <w:left w:val="single" w:sz="4" w:space="0" w:color="auto"/>
              <w:bottom w:val="single" w:sz="4" w:space="0" w:color="auto"/>
              <w:right w:val="single" w:sz="4" w:space="0" w:color="auto"/>
            </w:tcBorders>
          </w:tcPr>
          <w:p w:rsidR="00086B5D" w:rsidRDefault="00935523">
            <w:pPr>
              <w:rPr>
                <w:rFonts w:cs="Arial"/>
              </w:rPr>
            </w:pPr>
          </w:p>
        </w:tc>
        <w:tc>
          <w:tcPr>
            <w:tcW w:w="1378" w:type="dxa"/>
            <w:tcBorders>
              <w:top w:val="single" w:sz="4" w:space="0" w:color="auto"/>
              <w:left w:val="single" w:sz="4" w:space="0" w:color="auto"/>
              <w:bottom w:val="single" w:sz="4" w:space="0" w:color="auto"/>
              <w:right w:val="single" w:sz="4" w:space="0" w:color="auto"/>
            </w:tcBorders>
            <w:vAlign w:val="center"/>
            <w:hideMark/>
          </w:tcPr>
          <w:p w:rsidR="00086B5D" w:rsidRDefault="00935523">
            <w:pPr>
              <w:jc w:val="center"/>
              <w:rPr>
                <w:rFonts w:eastAsiaTheme="minorHAnsi" w:cs="Arial"/>
                <w:color w:val="000000"/>
              </w:rPr>
            </w:pPr>
            <w:r>
              <w:rPr>
                <w:rFonts w:cs="Arial"/>
                <w:color w:val="000000"/>
              </w:rPr>
              <w:t>PPA</w:t>
            </w:r>
          </w:p>
        </w:tc>
        <w:tc>
          <w:tcPr>
            <w:tcW w:w="816" w:type="dxa"/>
            <w:tcBorders>
              <w:top w:val="single" w:sz="4" w:space="0" w:color="auto"/>
              <w:left w:val="single" w:sz="4" w:space="0" w:color="auto"/>
              <w:bottom w:val="single" w:sz="4" w:space="0" w:color="auto"/>
              <w:right w:val="single" w:sz="4" w:space="0" w:color="auto"/>
            </w:tcBorders>
            <w:vAlign w:val="center"/>
            <w:hideMark/>
          </w:tcPr>
          <w:p w:rsidR="00086B5D" w:rsidRDefault="00935523">
            <w:pPr>
              <w:jc w:val="center"/>
              <w:rPr>
                <w:rFonts w:eastAsiaTheme="minorHAnsi" w:cs="Arial"/>
                <w:color w:val="000000"/>
              </w:rPr>
            </w:pPr>
            <w:r>
              <w:rPr>
                <w:rFonts w:cs="Arial"/>
                <w:color w:val="000000"/>
              </w:rPr>
              <w:t>0x3</w:t>
            </w:r>
          </w:p>
        </w:tc>
        <w:tc>
          <w:tcPr>
            <w:tcW w:w="5285" w:type="dxa"/>
            <w:tcBorders>
              <w:top w:val="single" w:sz="4" w:space="0" w:color="auto"/>
              <w:left w:val="single" w:sz="4" w:space="0" w:color="auto"/>
              <w:bottom w:val="single" w:sz="4" w:space="0" w:color="auto"/>
              <w:right w:val="single" w:sz="4" w:space="0" w:color="auto"/>
            </w:tcBorders>
          </w:tcPr>
          <w:p w:rsidR="00086B5D" w:rsidRDefault="00935523">
            <w:pPr>
              <w:rPr>
                <w:rFonts w:cs="Arial"/>
              </w:rPr>
            </w:pPr>
          </w:p>
        </w:tc>
      </w:tr>
      <w:tr w:rsidR="00086B5D" w:rsidTr="009D0538">
        <w:trPr>
          <w:jc w:val="center"/>
        </w:trPr>
        <w:tc>
          <w:tcPr>
            <w:tcW w:w="816" w:type="dxa"/>
            <w:tcBorders>
              <w:top w:val="single" w:sz="4" w:space="0" w:color="auto"/>
              <w:left w:val="single" w:sz="4" w:space="0" w:color="auto"/>
              <w:bottom w:val="single" w:sz="4" w:space="0" w:color="auto"/>
              <w:right w:val="single" w:sz="4" w:space="0" w:color="auto"/>
            </w:tcBorders>
          </w:tcPr>
          <w:p w:rsidR="00086B5D" w:rsidRDefault="00935523">
            <w:pPr>
              <w:rPr>
                <w:rFonts w:cs="Arial"/>
              </w:rPr>
            </w:pPr>
          </w:p>
        </w:tc>
        <w:tc>
          <w:tcPr>
            <w:tcW w:w="1378" w:type="dxa"/>
            <w:tcBorders>
              <w:top w:val="single" w:sz="4" w:space="0" w:color="auto"/>
              <w:left w:val="single" w:sz="4" w:space="0" w:color="auto"/>
              <w:bottom w:val="single" w:sz="4" w:space="0" w:color="auto"/>
              <w:right w:val="single" w:sz="4" w:space="0" w:color="auto"/>
            </w:tcBorders>
            <w:vAlign w:val="center"/>
            <w:hideMark/>
          </w:tcPr>
          <w:p w:rsidR="00086B5D" w:rsidRDefault="00935523">
            <w:pPr>
              <w:jc w:val="center"/>
              <w:rPr>
                <w:rFonts w:eastAsiaTheme="minorHAnsi" w:cs="Arial"/>
                <w:color w:val="000000"/>
              </w:rPr>
            </w:pPr>
            <w:r>
              <w:rPr>
                <w:rFonts w:cs="Arial"/>
                <w:color w:val="000000"/>
              </w:rPr>
              <w:t>POA</w:t>
            </w:r>
          </w:p>
        </w:tc>
        <w:tc>
          <w:tcPr>
            <w:tcW w:w="816" w:type="dxa"/>
            <w:tcBorders>
              <w:top w:val="single" w:sz="4" w:space="0" w:color="auto"/>
              <w:left w:val="single" w:sz="4" w:space="0" w:color="auto"/>
              <w:bottom w:val="single" w:sz="4" w:space="0" w:color="auto"/>
              <w:right w:val="single" w:sz="4" w:space="0" w:color="auto"/>
            </w:tcBorders>
            <w:vAlign w:val="center"/>
            <w:hideMark/>
          </w:tcPr>
          <w:p w:rsidR="00086B5D" w:rsidRDefault="00935523">
            <w:pPr>
              <w:jc w:val="center"/>
              <w:rPr>
                <w:rFonts w:eastAsiaTheme="minorHAnsi" w:cs="Arial"/>
                <w:color w:val="000000"/>
              </w:rPr>
            </w:pPr>
            <w:r>
              <w:rPr>
                <w:rFonts w:cs="Arial"/>
                <w:color w:val="000000"/>
              </w:rPr>
              <w:t>0x4</w:t>
            </w:r>
          </w:p>
        </w:tc>
        <w:tc>
          <w:tcPr>
            <w:tcW w:w="5285" w:type="dxa"/>
            <w:tcBorders>
              <w:top w:val="single" w:sz="4" w:space="0" w:color="auto"/>
              <w:left w:val="single" w:sz="4" w:space="0" w:color="auto"/>
              <w:bottom w:val="single" w:sz="4" w:space="0" w:color="auto"/>
              <w:right w:val="single" w:sz="4" w:space="0" w:color="auto"/>
            </w:tcBorders>
          </w:tcPr>
          <w:p w:rsidR="00086B5D" w:rsidRDefault="00935523">
            <w:pPr>
              <w:rPr>
                <w:rFonts w:cs="Arial"/>
              </w:rPr>
            </w:pPr>
          </w:p>
        </w:tc>
      </w:tr>
      <w:tr w:rsidR="00086B5D" w:rsidTr="009D0538">
        <w:trPr>
          <w:jc w:val="center"/>
        </w:trPr>
        <w:tc>
          <w:tcPr>
            <w:tcW w:w="816" w:type="dxa"/>
            <w:tcBorders>
              <w:top w:val="single" w:sz="4" w:space="0" w:color="auto"/>
              <w:left w:val="single" w:sz="4" w:space="0" w:color="auto"/>
              <w:bottom w:val="single" w:sz="4" w:space="0" w:color="auto"/>
              <w:right w:val="single" w:sz="4" w:space="0" w:color="auto"/>
            </w:tcBorders>
          </w:tcPr>
          <w:p w:rsidR="00086B5D" w:rsidRDefault="00935523">
            <w:pPr>
              <w:rPr>
                <w:rFonts w:cs="Arial"/>
              </w:rPr>
            </w:pPr>
          </w:p>
        </w:tc>
        <w:tc>
          <w:tcPr>
            <w:tcW w:w="1378" w:type="dxa"/>
            <w:tcBorders>
              <w:top w:val="single" w:sz="4" w:space="0" w:color="auto"/>
              <w:left w:val="single" w:sz="4" w:space="0" w:color="auto"/>
              <w:bottom w:val="single" w:sz="4" w:space="0" w:color="auto"/>
              <w:right w:val="single" w:sz="4" w:space="0" w:color="auto"/>
            </w:tcBorders>
            <w:vAlign w:val="center"/>
          </w:tcPr>
          <w:p w:rsidR="00086B5D" w:rsidRDefault="00935523">
            <w:pPr>
              <w:jc w:val="center"/>
              <w:rPr>
                <w:rFonts w:eastAsiaTheme="minorHAnsi" w:cs="Arial"/>
                <w:color w:val="000000"/>
              </w:rPr>
            </w:pPr>
            <w:r>
              <w:rPr>
                <w:rFonts w:cs="Arial"/>
                <w:color w:val="000000"/>
              </w:rPr>
              <w:t>NotUsed1</w:t>
            </w:r>
          </w:p>
        </w:tc>
        <w:tc>
          <w:tcPr>
            <w:tcW w:w="816" w:type="dxa"/>
            <w:tcBorders>
              <w:top w:val="single" w:sz="4" w:space="0" w:color="auto"/>
              <w:left w:val="single" w:sz="4" w:space="0" w:color="auto"/>
              <w:bottom w:val="single" w:sz="4" w:space="0" w:color="auto"/>
              <w:right w:val="single" w:sz="4" w:space="0" w:color="auto"/>
            </w:tcBorders>
            <w:vAlign w:val="center"/>
          </w:tcPr>
          <w:p w:rsidR="00086B5D" w:rsidRDefault="00935523">
            <w:pPr>
              <w:jc w:val="center"/>
              <w:rPr>
                <w:rFonts w:eastAsiaTheme="minorHAnsi" w:cs="Arial"/>
                <w:color w:val="000000"/>
              </w:rPr>
            </w:pPr>
            <w:r>
              <w:rPr>
                <w:rFonts w:cs="Arial"/>
                <w:color w:val="000000"/>
              </w:rPr>
              <w:t>0x5</w:t>
            </w:r>
          </w:p>
        </w:tc>
        <w:tc>
          <w:tcPr>
            <w:tcW w:w="5285" w:type="dxa"/>
            <w:tcBorders>
              <w:top w:val="single" w:sz="4" w:space="0" w:color="auto"/>
              <w:left w:val="single" w:sz="4" w:space="0" w:color="auto"/>
              <w:bottom w:val="single" w:sz="4" w:space="0" w:color="auto"/>
              <w:right w:val="single" w:sz="4" w:space="0" w:color="auto"/>
            </w:tcBorders>
          </w:tcPr>
          <w:p w:rsidR="00086B5D" w:rsidRDefault="00935523">
            <w:pPr>
              <w:rPr>
                <w:rFonts w:cs="Arial"/>
              </w:rPr>
            </w:pPr>
          </w:p>
        </w:tc>
      </w:tr>
      <w:tr w:rsidR="00086B5D" w:rsidTr="009D0538">
        <w:trPr>
          <w:jc w:val="center"/>
        </w:trPr>
        <w:tc>
          <w:tcPr>
            <w:tcW w:w="816" w:type="dxa"/>
            <w:tcBorders>
              <w:top w:val="single" w:sz="4" w:space="0" w:color="auto"/>
              <w:left w:val="single" w:sz="4" w:space="0" w:color="auto"/>
              <w:bottom w:val="single" w:sz="4" w:space="0" w:color="auto"/>
              <w:right w:val="single" w:sz="4" w:space="0" w:color="auto"/>
            </w:tcBorders>
          </w:tcPr>
          <w:p w:rsidR="00086B5D" w:rsidRDefault="00935523">
            <w:pPr>
              <w:rPr>
                <w:rFonts w:cs="Arial"/>
              </w:rPr>
            </w:pPr>
          </w:p>
        </w:tc>
        <w:tc>
          <w:tcPr>
            <w:tcW w:w="1378" w:type="dxa"/>
            <w:tcBorders>
              <w:top w:val="single" w:sz="4" w:space="0" w:color="auto"/>
              <w:left w:val="single" w:sz="4" w:space="0" w:color="auto"/>
              <w:bottom w:val="single" w:sz="4" w:space="0" w:color="auto"/>
              <w:right w:val="single" w:sz="4" w:space="0" w:color="auto"/>
            </w:tcBorders>
            <w:vAlign w:val="center"/>
          </w:tcPr>
          <w:p w:rsidR="00086B5D" w:rsidRDefault="00935523">
            <w:pPr>
              <w:jc w:val="center"/>
              <w:rPr>
                <w:rFonts w:eastAsiaTheme="minorHAnsi" w:cs="Arial"/>
                <w:color w:val="000000"/>
              </w:rPr>
            </w:pPr>
            <w:r>
              <w:rPr>
                <w:rFonts w:cs="Arial"/>
                <w:color w:val="000000"/>
              </w:rPr>
              <w:t>NotUsed2</w:t>
            </w:r>
          </w:p>
        </w:tc>
        <w:tc>
          <w:tcPr>
            <w:tcW w:w="816" w:type="dxa"/>
            <w:tcBorders>
              <w:top w:val="single" w:sz="4" w:space="0" w:color="auto"/>
              <w:left w:val="single" w:sz="4" w:space="0" w:color="auto"/>
              <w:bottom w:val="single" w:sz="4" w:space="0" w:color="auto"/>
              <w:right w:val="single" w:sz="4" w:space="0" w:color="auto"/>
            </w:tcBorders>
            <w:vAlign w:val="center"/>
          </w:tcPr>
          <w:p w:rsidR="00086B5D" w:rsidRDefault="00935523">
            <w:pPr>
              <w:jc w:val="center"/>
              <w:rPr>
                <w:rFonts w:eastAsiaTheme="minorHAnsi" w:cs="Arial"/>
                <w:color w:val="000000"/>
              </w:rPr>
            </w:pPr>
            <w:r>
              <w:rPr>
                <w:rFonts w:cs="Arial"/>
                <w:color w:val="000000"/>
              </w:rPr>
              <w:t>0x6</w:t>
            </w:r>
          </w:p>
        </w:tc>
        <w:tc>
          <w:tcPr>
            <w:tcW w:w="5285" w:type="dxa"/>
            <w:tcBorders>
              <w:top w:val="single" w:sz="4" w:space="0" w:color="auto"/>
              <w:left w:val="single" w:sz="4" w:space="0" w:color="auto"/>
              <w:bottom w:val="single" w:sz="4" w:space="0" w:color="auto"/>
              <w:right w:val="single" w:sz="4" w:space="0" w:color="auto"/>
            </w:tcBorders>
          </w:tcPr>
          <w:p w:rsidR="00086B5D" w:rsidRDefault="00935523">
            <w:pPr>
              <w:rPr>
                <w:rFonts w:cs="Arial"/>
              </w:rPr>
            </w:pPr>
          </w:p>
        </w:tc>
      </w:tr>
      <w:tr w:rsidR="00086B5D" w:rsidTr="009D0538">
        <w:trPr>
          <w:jc w:val="center"/>
        </w:trPr>
        <w:tc>
          <w:tcPr>
            <w:tcW w:w="816" w:type="dxa"/>
            <w:tcBorders>
              <w:top w:val="single" w:sz="4" w:space="0" w:color="auto"/>
              <w:left w:val="single" w:sz="4" w:space="0" w:color="auto"/>
              <w:bottom w:val="single" w:sz="4" w:space="0" w:color="auto"/>
              <w:right w:val="single" w:sz="4" w:space="0" w:color="auto"/>
            </w:tcBorders>
          </w:tcPr>
          <w:p w:rsidR="00086B5D" w:rsidRDefault="00935523">
            <w:pPr>
              <w:rPr>
                <w:rFonts w:cs="Arial"/>
              </w:rPr>
            </w:pPr>
          </w:p>
        </w:tc>
        <w:tc>
          <w:tcPr>
            <w:tcW w:w="1378" w:type="dxa"/>
            <w:tcBorders>
              <w:top w:val="single" w:sz="4" w:space="0" w:color="auto"/>
              <w:left w:val="single" w:sz="4" w:space="0" w:color="auto"/>
              <w:bottom w:val="single" w:sz="4" w:space="0" w:color="auto"/>
              <w:right w:val="single" w:sz="4" w:space="0" w:color="auto"/>
            </w:tcBorders>
            <w:vAlign w:val="center"/>
          </w:tcPr>
          <w:p w:rsidR="00086B5D" w:rsidRDefault="00935523">
            <w:pPr>
              <w:jc w:val="center"/>
              <w:rPr>
                <w:rFonts w:eastAsiaTheme="minorHAnsi" w:cs="Arial"/>
                <w:color w:val="000000"/>
              </w:rPr>
            </w:pPr>
            <w:r>
              <w:rPr>
                <w:rFonts w:cs="Arial"/>
                <w:color w:val="000000"/>
              </w:rPr>
              <w:t>NotUsed3</w:t>
            </w:r>
          </w:p>
        </w:tc>
        <w:tc>
          <w:tcPr>
            <w:tcW w:w="816" w:type="dxa"/>
            <w:tcBorders>
              <w:top w:val="single" w:sz="4" w:space="0" w:color="auto"/>
              <w:left w:val="single" w:sz="4" w:space="0" w:color="auto"/>
              <w:bottom w:val="single" w:sz="4" w:space="0" w:color="auto"/>
              <w:right w:val="single" w:sz="4" w:space="0" w:color="auto"/>
            </w:tcBorders>
            <w:vAlign w:val="center"/>
          </w:tcPr>
          <w:p w:rsidR="00086B5D" w:rsidRDefault="00935523">
            <w:pPr>
              <w:jc w:val="center"/>
              <w:rPr>
                <w:rFonts w:eastAsiaTheme="minorHAnsi" w:cs="Arial"/>
                <w:color w:val="000000"/>
              </w:rPr>
            </w:pPr>
            <w:r>
              <w:rPr>
                <w:rFonts w:cs="Arial"/>
                <w:color w:val="000000"/>
              </w:rPr>
              <w:t>0x7</w:t>
            </w:r>
          </w:p>
        </w:tc>
        <w:tc>
          <w:tcPr>
            <w:tcW w:w="5285" w:type="dxa"/>
            <w:tcBorders>
              <w:top w:val="single" w:sz="4" w:space="0" w:color="auto"/>
              <w:left w:val="single" w:sz="4" w:space="0" w:color="auto"/>
              <w:bottom w:val="single" w:sz="4" w:space="0" w:color="auto"/>
              <w:right w:val="single" w:sz="4" w:space="0" w:color="auto"/>
            </w:tcBorders>
          </w:tcPr>
          <w:p w:rsidR="00086B5D" w:rsidRDefault="00935523">
            <w:pPr>
              <w:rPr>
                <w:rFonts w:cs="Arial"/>
              </w:rPr>
            </w:pPr>
          </w:p>
        </w:tc>
      </w:tr>
    </w:tbl>
    <w:p w:rsidR="007F4AF4" w:rsidRDefault="00935523">
      <w:pPr>
        <w:rPr>
          <w:rFonts w:eastAsia="MS Mincho" w:cs="Arial"/>
        </w:rPr>
      </w:pPr>
    </w:p>
    <w:p w:rsidR="00406F39" w:rsidRDefault="00935523" w:rsidP="00CC6E4C">
      <w:pPr>
        <w:pStyle w:val="Heading4"/>
      </w:pPr>
      <w:r w:rsidRPr="00B9479B">
        <w:t>MD-REQ-128709/B-ApaActvSide2_D_Stat</w:t>
      </w:r>
    </w:p>
    <w:p w:rsidR="00BB48BF" w:rsidRDefault="00935523">
      <w:pPr>
        <w:rPr>
          <w:rFonts w:cs="Arial"/>
        </w:rPr>
      </w:pPr>
      <w:r>
        <w:rPr>
          <w:rFonts w:cs="Arial"/>
        </w:rPr>
        <w:t>Message Type: Status</w:t>
      </w:r>
    </w:p>
    <w:p w:rsidR="00BB48BF" w:rsidRDefault="00935523">
      <w:pPr>
        <w:rPr>
          <w:rFonts w:cs="Arial"/>
        </w:rPr>
      </w:pPr>
    </w:p>
    <w:p w:rsidR="00BB48BF" w:rsidRDefault="00935523">
      <w:pPr>
        <w:rPr>
          <w:rFonts w:cs="Arial"/>
        </w:rPr>
      </w:pPr>
      <w:r>
        <w:rPr>
          <w:rFonts w:cs="Arial"/>
        </w:rPr>
        <w:t xml:space="preserve">This method is sent to the Active Park </w:t>
      </w:r>
      <w:r>
        <w:rPr>
          <w:rFonts w:cs="Arial"/>
        </w:rPr>
        <w:t>Assist Client from the Active Park Assist Server to communicate the APA system’s operational state.  The status represents</w:t>
      </w:r>
      <w:r w:rsidRPr="008E5F65">
        <w:rPr>
          <w:rFonts w:cs="Arial"/>
        </w:rPr>
        <w:t xml:space="preserve"> side</w:t>
      </w:r>
      <w:r>
        <w:rPr>
          <w:rFonts w:cs="Arial"/>
        </w:rPr>
        <w:t xml:space="preserve"> of </w:t>
      </w:r>
      <w:r w:rsidRPr="008E5F65">
        <w:rPr>
          <w:rFonts w:cs="Arial"/>
        </w:rPr>
        <w:t>the</w:t>
      </w:r>
      <w:r>
        <w:rPr>
          <w:rFonts w:cs="Arial"/>
        </w:rPr>
        <w:t xml:space="preserve"> vehicle for which the APA feature is </w:t>
      </w:r>
      <w:r w:rsidRPr="008E5F65">
        <w:rPr>
          <w:rFonts w:cs="Arial"/>
        </w:rPr>
        <w:t>offering slots</w:t>
      </w:r>
      <w:r>
        <w:rPr>
          <w:rFonts w:cs="Arial"/>
        </w:rPr>
        <w:t xml:space="preserve"> when the system is activated.</w:t>
      </w:r>
    </w:p>
    <w:p w:rsidR="00BB48BF" w:rsidRDefault="00935523">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492"/>
        <w:gridCol w:w="861"/>
        <w:gridCol w:w="5297"/>
      </w:tblGrid>
      <w:tr w:rsidR="00BB48BF" w:rsidTr="00D46BC0">
        <w:trPr>
          <w:jc w:val="center"/>
        </w:trPr>
        <w:tc>
          <w:tcPr>
            <w:tcW w:w="1008"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b/>
              </w:rPr>
            </w:pPr>
            <w:r>
              <w:rPr>
                <w:rFonts w:cs="Arial"/>
                <w:b/>
              </w:rPr>
              <w:t>Name</w:t>
            </w:r>
          </w:p>
        </w:tc>
        <w:tc>
          <w:tcPr>
            <w:tcW w:w="1492"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b/>
              </w:rPr>
            </w:pPr>
            <w:r>
              <w:rPr>
                <w:rFonts w:cs="Arial"/>
                <w:b/>
              </w:rPr>
              <w:t>Literals</w:t>
            </w:r>
          </w:p>
        </w:tc>
        <w:tc>
          <w:tcPr>
            <w:tcW w:w="861"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b/>
              </w:rPr>
            </w:pPr>
            <w:r>
              <w:rPr>
                <w:rFonts w:cs="Arial"/>
                <w:b/>
              </w:rPr>
              <w:t>Value</w:t>
            </w:r>
          </w:p>
        </w:tc>
        <w:tc>
          <w:tcPr>
            <w:tcW w:w="5297"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rPr>
            </w:pPr>
            <w:r>
              <w:rPr>
                <w:rFonts w:cs="Arial"/>
                <w:b/>
              </w:rPr>
              <w:t>Description</w:t>
            </w:r>
          </w:p>
        </w:tc>
      </w:tr>
      <w:tr w:rsidR="00BB48BF" w:rsidTr="008E5F65">
        <w:trPr>
          <w:jc w:val="center"/>
        </w:trPr>
        <w:tc>
          <w:tcPr>
            <w:tcW w:w="1008" w:type="dxa"/>
            <w:tcBorders>
              <w:top w:val="single" w:sz="4" w:space="0" w:color="auto"/>
              <w:left w:val="single" w:sz="4" w:space="0" w:color="auto"/>
              <w:bottom w:val="nil"/>
              <w:right w:val="single" w:sz="4" w:space="0" w:color="auto"/>
            </w:tcBorders>
            <w:hideMark/>
          </w:tcPr>
          <w:p w:rsidR="00BB48BF" w:rsidRDefault="00935523">
            <w:pPr>
              <w:rPr>
                <w:rFonts w:cs="Arial"/>
              </w:rPr>
            </w:pPr>
            <w:r>
              <w:rPr>
                <w:rFonts w:cs="Arial"/>
              </w:rPr>
              <w:t xml:space="preserve">Type </w:t>
            </w:r>
          </w:p>
        </w:tc>
        <w:tc>
          <w:tcPr>
            <w:tcW w:w="1492" w:type="dxa"/>
            <w:tcBorders>
              <w:top w:val="single" w:sz="4" w:space="0" w:color="auto"/>
              <w:left w:val="single" w:sz="4" w:space="0" w:color="auto"/>
              <w:bottom w:val="single" w:sz="4" w:space="0" w:color="auto"/>
              <w:right w:val="single" w:sz="4" w:space="0" w:color="auto"/>
            </w:tcBorders>
            <w:hideMark/>
          </w:tcPr>
          <w:p w:rsidR="00BB48BF" w:rsidRDefault="00935523">
            <w:pPr>
              <w:rPr>
                <w:rFonts w:cs="Arial"/>
              </w:rPr>
            </w:pPr>
            <w:r>
              <w:rPr>
                <w:rFonts w:cs="Arial"/>
              </w:rPr>
              <w:t>-</w:t>
            </w:r>
          </w:p>
        </w:tc>
        <w:tc>
          <w:tcPr>
            <w:tcW w:w="861" w:type="dxa"/>
            <w:tcBorders>
              <w:top w:val="single" w:sz="4" w:space="0" w:color="auto"/>
              <w:left w:val="single" w:sz="4" w:space="0" w:color="auto"/>
              <w:bottom w:val="single" w:sz="4" w:space="0" w:color="auto"/>
              <w:right w:val="single" w:sz="4" w:space="0" w:color="auto"/>
            </w:tcBorders>
            <w:hideMark/>
          </w:tcPr>
          <w:p w:rsidR="00BB48BF" w:rsidRDefault="00935523">
            <w:pPr>
              <w:rPr>
                <w:rFonts w:cs="Arial"/>
              </w:rPr>
            </w:pPr>
            <w:r>
              <w:rPr>
                <w:rFonts w:cs="Arial"/>
              </w:rPr>
              <w:t>-</w:t>
            </w:r>
          </w:p>
        </w:tc>
        <w:tc>
          <w:tcPr>
            <w:tcW w:w="5297" w:type="dxa"/>
            <w:tcBorders>
              <w:top w:val="single" w:sz="4" w:space="0" w:color="auto"/>
              <w:left w:val="single" w:sz="4" w:space="0" w:color="auto"/>
              <w:bottom w:val="nil"/>
              <w:right w:val="single" w:sz="4" w:space="0" w:color="auto"/>
            </w:tcBorders>
            <w:hideMark/>
          </w:tcPr>
          <w:p w:rsidR="00BB48BF" w:rsidRDefault="00935523" w:rsidP="00B1444C">
            <w:pPr>
              <w:rPr>
                <w:rFonts w:cs="Arial"/>
              </w:rPr>
            </w:pPr>
            <w:r>
              <w:rPr>
                <w:rFonts w:cs="Arial"/>
              </w:rPr>
              <w:t>Communicates the side of vehicle offering for</w:t>
            </w:r>
          </w:p>
        </w:tc>
      </w:tr>
      <w:tr w:rsidR="00D01263" w:rsidTr="0000328E">
        <w:trPr>
          <w:jc w:val="center"/>
        </w:trPr>
        <w:tc>
          <w:tcPr>
            <w:tcW w:w="1008" w:type="dxa"/>
            <w:tcBorders>
              <w:top w:val="nil"/>
              <w:left w:val="single" w:sz="4" w:space="0" w:color="auto"/>
              <w:bottom w:val="nil"/>
              <w:right w:val="single" w:sz="4" w:space="0" w:color="auto"/>
            </w:tcBorders>
          </w:tcPr>
          <w:p w:rsidR="00D01263" w:rsidRDefault="00935523">
            <w:pPr>
              <w:rPr>
                <w:rFonts w:cs="Arial"/>
              </w:rPr>
            </w:pPr>
          </w:p>
        </w:tc>
        <w:tc>
          <w:tcPr>
            <w:tcW w:w="1492" w:type="dxa"/>
            <w:tcBorders>
              <w:top w:val="single" w:sz="4" w:space="0" w:color="auto"/>
              <w:left w:val="single" w:sz="4" w:space="0" w:color="auto"/>
              <w:bottom w:val="single" w:sz="4" w:space="0" w:color="auto"/>
              <w:right w:val="single" w:sz="4" w:space="0" w:color="auto"/>
            </w:tcBorders>
            <w:vAlign w:val="center"/>
            <w:hideMark/>
          </w:tcPr>
          <w:p w:rsidR="00D01263" w:rsidRDefault="00935523">
            <w:pPr>
              <w:jc w:val="center"/>
              <w:rPr>
                <w:rFonts w:eastAsiaTheme="minorHAnsi" w:cs="Arial"/>
                <w:color w:val="000000"/>
              </w:rPr>
            </w:pPr>
            <w:r>
              <w:rPr>
                <w:rFonts w:cs="Arial"/>
                <w:color w:val="000000"/>
              </w:rPr>
              <w:t>Null</w:t>
            </w:r>
          </w:p>
        </w:tc>
        <w:tc>
          <w:tcPr>
            <w:tcW w:w="861" w:type="dxa"/>
            <w:tcBorders>
              <w:top w:val="single" w:sz="4" w:space="0" w:color="auto"/>
              <w:left w:val="single" w:sz="4" w:space="0" w:color="auto"/>
              <w:bottom w:val="single" w:sz="4" w:space="0" w:color="auto"/>
              <w:right w:val="single" w:sz="4" w:space="0" w:color="auto"/>
            </w:tcBorders>
            <w:vAlign w:val="center"/>
            <w:hideMark/>
          </w:tcPr>
          <w:p w:rsidR="00D01263" w:rsidRDefault="00935523">
            <w:pPr>
              <w:jc w:val="center"/>
              <w:rPr>
                <w:rFonts w:eastAsiaTheme="minorHAnsi" w:cs="Arial"/>
                <w:color w:val="000000"/>
              </w:rPr>
            </w:pPr>
            <w:r>
              <w:rPr>
                <w:rFonts w:cs="Arial"/>
                <w:color w:val="000000"/>
              </w:rPr>
              <w:t>0x0</w:t>
            </w:r>
          </w:p>
        </w:tc>
        <w:tc>
          <w:tcPr>
            <w:tcW w:w="5297" w:type="dxa"/>
            <w:tcBorders>
              <w:top w:val="nil"/>
              <w:left w:val="single" w:sz="4" w:space="0" w:color="auto"/>
              <w:bottom w:val="nil"/>
              <w:right w:val="single" w:sz="4" w:space="0" w:color="auto"/>
            </w:tcBorders>
          </w:tcPr>
          <w:p w:rsidR="00D01263" w:rsidRDefault="00935523" w:rsidP="00D46BC0">
            <w:pPr>
              <w:rPr>
                <w:rFonts w:cs="Arial"/>
              </w:rPr>
            </w:pPr>
            <w:r>
              <w:rPr>
                <w:rFonts w:cs="Arial"/>
              </w:rPr>
              <w:t>APA scanning/parking function</w:t>
            </w:r>
          </w:p>
        </w:tc>
      </w:tr>
      <w:tr w:rsidR="00D01263" w:rsidTr="0000328E">
        <w:trPr>
          <w:jc w:val="center"/>
        </w:trPr>
        <w:tc>
          <w:tcPr>
            <w:tcW w:w="1008" w:type="dxa"/>
            <w:tcBorders>
              <w:top w:val="nil"/>
              <w:left w:val="single" w:sz="4" w:space="0" w:color="auto"/>
              <w:bottom w:val="nil"/>
              <w:right w:val="single" w:sz="4" w:space="0" w:color="auto"/>
            </w:tcBorders>
          </w:tcPr>
          <w:p w:rsidR="00D01263" w:rsidRDefault="00935523">
            <w:pPr>
              <w:rPr>
                <w:rFonts w:cs="Arial"/>
              </w:rPr>
            </w:pPr>
          </w:p>
        </w:tc>
        <w:tc>
          <w:tcPr>
            <w:tcW w:w="1492" w:type="dxa"/>
            <w:tcBorders>
              <w:top w:val="single" w:sz="4" w:space="0" w:color="auto"/>
              <w:left w:val="single" w:sz="4" w:space="0" w:color="auto"/>
              <w:bottom w:val="single" w:sz="4" w:space="0" w:color="auto"/>
              <w:right w:val="single" w:sz="4" w:space="0" w:color="auto"/>
            </w:tcBorders>
            <w:vAlign w:val="center"/>
            <w:hideMark/>
          </w:tcPr>
          <w:p w:rsidR="00D01263" w:rsidRDefault="00935523">
            <w:pPr>
              <w:jc w:val="center"/>
              <w:rPr>
                <w:rFonts w:eastAsiaTheme="minorHAnsi" w:cs="Arial"/>
                <w:color w:val="000000"/>
              </w:rPr>
            </w:pPr>
            <w:r>
              <w:rPr>
                <w:rFonts w:cs="Arial"/>
                <w:color w:val="000000"/>
              </w:rPr>
              <w:t>Left</w:t>
            </w:r>
          </w:p>
        </w:tc>
        <w:tc>
          <w:tcPr>
            <w:tcW w:w="861" w:type="dxa"/>
            <w:tcBorders>
              <w:top w:val="single" w:sz="4" w:space="0" w:color="auto"/>
              <w:left w:val="single" w:sz="4" w:space="0" w:color="auto"/>
              <w:bottom w:val="single" w:sz="4" w:space="0" w:color="auto"/>
              <w:right w:val="single" w:sz="4" w:space="0" w:color="auto"/>
            </w:tcBorders>
            <w:vAlign w:val="center"/>
            <w:hideMark/>
          </w:tcPr>
          <w:p w:rsidR="00D01263" w:rsidRDefault="00935523">
            <w:pPr>
              <w:jc w:val="center"/>
              <w:rPr>
                <w:rFonts w:eastAsiaTheme="minorHAnsi" w:cs="Arial"/>
                <w:color w:val="000000"/>
              </w:rPr>
            </w:pPr>
            <w:r>
              <w:rPr>
                <w:rFonts w:cs="Arial"/>
                <w:color w:val="000000"/>
              </w:rPr>
              <w:t>0x1</w:t>
            </w:r>
          </w:p>
        </w:tc>
        <w:tc>
          <w:tcPr>
            <w:tcW w:w="5297" w:type="dxa"/>
            <w:tcBorders>
              <w:top w:val="nil"/>
              <w:left w:val="single" w:sz="4" w:space="0" w:color="auto"/>
              <w:bottom w:val="nil"/>
              <w:right w:val="single" w:sz="4" w:space="0" w:color="auto"/>
            </w:tcBorders>
          </w:tcPr>
          <w:p w:rsidR="00D01263" w:rsidRDefault="00935523">
            <w:pPr>
              <w:rPr>
                <w:rFonts w:cs="Arial"/>
              </w:rPr>
            </w:pPr>
          </w:p>
        </w:tc>
      </w:tr>
      <w:tr w:rsidR="00D01263" w:rsidTr="0000328E">
        <w:trPr>
          <w:jc w:val="center"/>
        </w:trPr>
        <w:tc>
          <w:tcPr>
            <w:tcW w:w="1008" w:type="dxa"/>
            <w:tcBorders>
              <w:top w:val="nil"/>
              <w:left w:val="single" w:sz="4" w:space="0" w:color="auto"/>
              <w:bottom w:val="nil"/>
              <w:right w:val="single" w:sz="4" w:space="0" w:color="auto"/>
            </w:tcBorders>
          </w:tcPr>
          <w:p w:rsidR="00D01263" w:rsidRDefault="00935523">
            <w:pPr>
              <w:rPr>
                <w:rFonts w:cs="Arial"/>
              </w:rPr>
            </w:pPr>
          </w:p>
        </w:tc>
        <w:tc>
          <w:tcPr>
            <w:tcW w:w="1492" w:type="dxa"/>
            <w:tcBorders>
              <w:top w:val="single" w:sz="4" w:space="0" w:color="auto"/>
              <w:left w:val="single" w:sz="4" w:space="0" w:color="auto"/>
              <w:bottom w:val="single" w:sz="4" w:space="0" w:color="auto"/>
              <w:right w:val="single" w:sz="4" w:space="0" w:color="auto"/>
            </w:tcBorders>
            <w:vAlign w:val="center"/>
            <w:hideMark/>
          </w:tcPr>
          <w:p w:rsidR="00D01263" w:rsidRDefault="00935523">
            <w:pPr>
              <w:jc w:val="center"/>
              <w:rPr>
                <w:rFonts w:eastAsiaTheme="minorHAnsi" w:cs="Arial"/>
                <w:color w:val="000000"/>
              </w:rPr>
            </w:pPr>
            <w:r>
              <w:rPr>
                <w:rFonts w:cs="Arial"/>
                <w:color w:val="000000"/>
              </w:rPr>
              <w:t>Right</w:t>
            </w:r>
          </w:p>
        </w:tc>
        <w:tc>
          <w:tcPr>
            <w:tcW w:w="861" w:type="dxa"/>
            <w:tcBorders>
              <w:top w:val="single" w:sz="4" w:space="0" w:color="auto"/>
              <w:left w:val="single" w:sz="4" w:space="0" w:color="auto"/>
              <w:bottom w:val="single" w:sz="4" w:space="0" w:color="auto"/>
              <w:right w:val="single" w:sz="4" w:space="0" w:color="auto"/>
            </w:tcBorders>
            <w:vAlign w:val="center"/>
            <w:hideMark/>
          </w:tcPr>
          <w:p w:rsidR="00D01263" w:rsidRDefault="00935523">
            <w:pPr>
              <w:jc w:val="center"/>
              <w:rPr>
                <w:rFonts w:eastAsiaTheme="minorHAnsi" w:cs="Arial"/>
                <w:color w:val="000000"/>
              </w:rPr>
            </w:pPr>
            <w:r>
              <w:rPr>
                <w:rFonts w:cs="Arial"/>
                <w:color w:val="000000"/>
              </w:rPr>
              <w:t>0x2</w:t>
            </w:r>
          </w:p>
        </w:tc>
        <w:tc>
          <w:tcPr>
            <w:tcW w:w="5297" w:type="dxa"/>
            <w:tcBorders>
              <w:top w:val="nil"/>
              <w:left w:val="single" w:sz="4" w:space="0" w:color="auto"/>
              <w:bottom w:val="nil"/>
              <w:right w:val="single" w:sz="4" w:space="0" w:color="auto"/>
            </w:tcBorders>
          </w:tcPr>
          <w:p w:rsidR="00D01263" w:rsidRDefault="00935523">
            <w:pPr>
              <w:rPr>
                <w:rFonts w:cs="Arial"/>
              </w:rPr>
            </w:pPr>
          </w:p>
        </w:tc>
      </w:tr>
      <w:tr w:rsidR="00D01263" w:rsidTr="0000328E">
        <w:trPr>
          <w:jc w:val="center"/>
        </w:trPr>
        <w:tc>
          <w:tcPr>
            <w:tcW w:w="1008" w:type="dxa"/>
            <w:tcBorders>
              <w:top w:val="nil"/>
              <w:left w:val="single" w:sz="4" w:space="0" w:color="auto"/>
              <w:bottom w:val="single" w:sz="4" w:space="0" w:color="auto"/>
              <w:right w:val="single" w:sz="4" w:space="0" w:color="auto"/>
            </w:tcBorders>
          </w:tcPr>
          <w:p w:rsidR="00D01263" w:rsidRDefault="00935523">
            <w:pPr>
              <w:rPr>
                <w:rFonts w:cs="Arial"/>
              </w:rPr>
            </w:pPr>
          </w:p>
        </w:tc>
        <w:tc>
          <w:tcPr>
            <w:tcW w:w="1492" w:type="dxa"/>
            <w:tcBorders>
              <w:top w:val="single" w:sz="4" w:space="0" w:color="auto"/>
              <w:left w:val="single" w:sz="4" w:space="0" w:color="auto"/>
              <w:bottom w:val="single" w:sz="4" w:space="0" w:color="auto"/>
              <w:right w:val="single" w:sz="4" w:space="0" w:color="auto"/>
            </w:tcBorders>
            <w:vAlign w:val="center"/>
            <w:hideMark/>
          </w:tcPr>
          <w:p w:rsidR="00D01263" w:rsidRDefault="00935523">
            <w:pPr>
              <w:jc w:val="center"/>
              <w:rPr>
                <w:rFonts w:eastAsiaTheme="minorHAnsi" w:cs="Arial"/>
                <w:color w:val="000000"/>
              </w:rPr>
            </w:pPr>
            <w:r>
              <w:rPr>
                <w:rFonts w:cs="Arial"/>
                <w:color w:val="000000"/>
              </w:rPr>
              <w:t>NoSide</w:t>
            </w:r>
          </w:p>
        </w:tc>
        <w:tc>
          <w:tcPr>
            <w:tcW w:w="861" w:type="dxa"/>
            <w:tcBorders>
              <w:top w:val="single" w:sz="4" w:space="0" w:color="auto"/>
              <w:left w:val="single" w:sz="4" w:space="0" w:color="auto"/>
              <w:bottom w:val="single" w:sz="4" w:space="0" w:color="auto"/>
              <w:right w:val="single" w:sz="4" w:space="0" w:color="auto"/>
            </w:tcBorders>
            <w:vAlign w:val="center"/>
            <w:hideMark/>
          </w:tcPr>
          <w:p w:rsidR="00D01263" w:rsidRDefault="00935523">
            <w:pPr>
              <w:jc w:val="center"/>
              <w:rPr>
                <w:rFonts w:eastAsiaTheme="minorHAnsi" w:cs="Arial"/>
                <w:color w:val="000000"/>
              </w:rPr>
            </w:pPr>
            <w:r>
              <w:rPr>
                <w:rFonts w:cs="Arial"/>
                <w:color w:val="000000"/>
              </w:rPr>
              <w:t>0x3</w:t>
            </w:r>
          </w:p>
        </w:tc>
        <w:tc>
          <w:tcPr>
            <w:tcW w:w="5297" w:type="dxa"/>
            <w:tcBorders>
              <w:top w:val="nil"/>
              <w:left w:val="single" w:sz="4" w:space="0" w:color="auto"/>
              <w:bottom w:val="single" w:sz="4" w:space="0" w:color="auto"/>
              <w:right w:val="single" w:sz="4" w:space="0" w:color="auto"/>
            </w:tcBorders>
          </w:tcPr>
          <w:p w:rsidR="00D01263" w:rsidRDefault="00935523">
            <w:pPr>
              <w:rPr>
                <w:rFonts w:cs="Arial"/>
              </w:rPr>
            </w:pPr>
          </w:p>
        </w:tc>
      </w:tr>
    </w:tbl>
    <w:p w:rsidR="00BB48BF" w:rsidRDefault="00935523">
      <w:pPr>
        <w:rPr>
          <w:rFonts w:cs="Arial"/>
        </w:rPr>
      </w:pPr>
      <w:r>
        <w:rPr>
          <w:rFonts w:cs="Arial"/>
        </w:rPr>
        <w:t xml:space="preserve"> </w:t>
      </w:r>
    </w:p>
    <w:p w:rsidR="00406F39" w:rsidRDefault="00935523" w:rsidP="00CC6E4C">
      <w:pPr>
        <w:pStyle w:val="Heading4"/>
      </w:pPr>
      <w:r w:rsidRPr="00B9479B">
        <w:t>MD-REQ-128766/A-ApaScan_D_Stat</w:t>
      </w:r>
    </w:p>
    <w:p w:rsidR="00BB48BF" w:rsidRDefault="00935523">
      <w:pPr>
        <w:rPr>
          <w:rFonts w:cs="Arial"/>
        </w:rPr>
      </w:pPr>
      <w:r>
        <w:rPr>
          <w:rFonts w:cs="Arial"/>
        </w:rPr>
        <w:t>Message Type: Status</w:t>
      </w:r>
    </w:p>
    <w:p w:rsidR="00BB48BF" w:rsidRDefault="00935523">
      <w:pPr>
        <w:rPr>
          <w:rFonts w:cs="Arial"/>
        </w:rPr>
      </w:pPr>
    </w:p>
    <w:p w:rsidR="00BB48BF" w:rsidRDefault="00935523">
      <w:pPr>
        <w:rPr>
          <w:rFonts w:cs="Arial"/>
        </w:rPr>
      </w:pPr>
      <w:r>
        <w:rPr>
          <w:rFonts w:cs="Arial"/>
        </w:rPr>
        <w:t xml:space="preserve">This method is sent to the Active Park Assist Client from </w:t>
      </w:r>
      <w:r>
        <w:rPr>
          <w:rFonts w:cs="Arial"/>
        </w:rPr>
        <w:t xml:space="preserve">the Active Park Assist Server to communicate the APA system’s </w:t>
      </w:r>
      <w:r w:rsidRPr="0022169A">
        <w:rPr>
          <w:rFonts w:cs="Arial"/>
        </w:rPr>
        <w:t>pa</w:t>
      </w:r>
      <w:r>
        <w:rPr>
          <w:rFonts w:cs="Arial"/>
        </w:rPr>
        <w:t>rk slot scanning status.</w:t>
      </w:r>
    </w:p>
    <w:p w:rsidR="00BB48BF" w:rsidRDefault="00935523">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662"/>
        <w:gridCol w:w="861"/>
        <w:gridCol w:w="5297"/>
      </w:tblGrid>
      <w:tr w:rsidR="00BB48BF" w:rsidTr="0022169A">
        <w:trPr>
          <w:jc w:val="center"/>
        </w:trPr>
        <w:tc>
          <w:tcPr>
            <w:tcW w:w="1008"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b/>
              </w:rPr>
            </w:pPr>
            <w:r>
              <w:rPr>
                <w:rFonts w:cs="Arial"/>
                <w:b/>
              </w:rPr>
              <w:t>Name</w:t>
            </w:r>
          </w:p>
        </w:tc>
        <w:tc>
          <w:tcPr>
            <w:tcW w:w="1662"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b/>
              </w:rPr>
            </w:pPr>
            <w:r>
              <w:rPr>
                <w:rFonts w:cs="Arial"/>
                <w:b/>
              </w:rPr>
              <w:t>Literals</w:t>
            </w:r>
          </w:p>
        </w:tc>
        <w:tc>
          <w:tcPr>
            <w:tcW w:w="861"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b/>
              </w:rPr>
            </w:pPr>
            <w:r>
              <w:rPr>
                <w:rFonts w:cs="Arial"/>
                <w:b/>
              </w:rPr>
              <w:t>Value</w:t>
            </w:r>
          </w:p>
        </w:tc>
        <w:tc>
          <w:tcPr>
            <w:tcW w:w="5297"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rPr>
            </w:pPr>
            <w:r>
              <w:rPr>
                <w:rFonts w:cs="Arial"/>
                <w:b/>
              </w:rPr>
              <w:t>Description</w:t>
            </w:r>
          </w:p>
        </w:tc>
      </w:tr>
      <w:tr w:rsidR="00BB48BF" w:rsidTr="0022169A">
        <w:trPr>
          <w:jc w:val="center"/>
        </w:trPr>
        <w:tc>
          <w:tcPr>
            <w:tcW w:w="1008" w:type="dxa"/>
            <w:tcBorders>
              <w:top w:val="single" w:sz="4" w:space="0" w:color="auto"/>
              <w:left w:val="single" w:sz="4" w:space="0" w:color="auto"/>
              <w:bottom w:val="nil"/>
              <w:right w:val="single" w:sz="4" w:space="0" w:color="auto"/>
            </w:tcBorders>
            <w:hideMark/>
          </w:tcPr>
          <w:p w:rsidR="00BB48BF" w:rsidRDefault="00935523">
            <w:pPr>
              <w:rPr>
                <w:rFonts w:cs="Arial"/>
              </w:rPr>
            </w:pPr>
            <w:r>
              <w:rPr>
                <w:rFonts w:cs="Arial"/>
              </w:rPr>
              <w:t xml:space="preserve">Type </w:t>
            </w:r>
          </w:p>
        </w:tc>
        <w:tc>
          <w:tcPr>
            <w:tcW w:w="1662" w:type="dxa"/>
            <w:tcBorders>
              <w:top w:val="single" w:sz="4" w:space="0" w:color="auto"/>
              <w:left w:val="single" w:sz="4" w:space="0" w:color="auto"/>
              <w:bottom w:val="single" w:sz="4" w:space="0" w:color="auto"/>
              <w:right w:val="single" w:sz="4" w:space="0" w:color="auto"/>
            </w:tcBorders>
            <w:hideMark/>
          </w:tcPr>
          <w:p w:rsidR="00BB48BF" w:rsidRDefault="00935523">
            <w:pPr>
              <w:rPr>
                <w:rFonts w:cs="Arial"/>
              </w:rPr>
            </w:pPr>
            <w:r>
              <w:rPr>
                <w:rFonts w:cs="Arial"/>
              </w:rPr>
              <w:t>-</w:t>
            </w:r>
          </w:p>
        </w:tc>
        <w:tc>
          <w:tcPr>
            <w:tcW w:w="861" w:type="dxa"/>
            <w:tcBorders>
              <w:top w:val="single" w:sz="4" w:space="0" w:color="auto"/>
              <w:left w:val="single" w:sz="4" w:space="0" w:color="auto"/>
              <w:bottom w:val="single" w:sz="4" w:space="0" w:color="auto"/>
              <w:right w:val="single" w:sz="4" w:space="0" w:color="auto"/>
            </w:tcBorders>
            <w:hideMark/>
          </w:tcPr>
          <w:p w:rsidR="00BB48BF" w:rsidRDefault="00935523">
            <w:pPr>
              <w:rPr>
                <w:rFonts w:cs="Arial"/>
              </w:rPr>
            </w:pPr>
            <w:r>
              <w:rPr>
                <w:rFonts w:cs="Arial"/>
              </w:rPr>
              <w:t>-</w:t>
            </w:r>
          </w:p>
        </w:tc>
        <w:tc>
          <w:tcPr>
            <w:tcW w:w="5297" w:type="dxa"/>
            <w:tcBorders>
              <w:top w:val="single" w:sz="4" w:space="0" w:color="auto"/>
              <w:left w:val="single" w:sz="4" w:space="0" w:color="auto"/>
              <w:bottom w:val="nil"/>
              <w:right w:val="single" w:sz="4" w:space="0" w:color="auto"/>
            </w:tcBorders>
            <w:hideMark/>
          </w:tcPr>
          <w:p w:rsidR="00BB48BF" w:rsidRDefault="00935523" w:rsidP="00B1444C">
            <w:pPr>
              <w:rPr>
                <w:rFonts w:cs="Arial"/>
              </w:rPr>
            </w:pPr>
            <w:r w:rsidRPr="0022169A">
              <w:rPr>
                <w:rFonts w:cs="Arial"/>
              </w:rPr>
              <w:t>Communicates if parking slot  is found</w:t>
            </w:r>
            <w:r>
              <w:rPr>
                <w:rFonts w:cs="Arial"/>
              </w:rPr>
              <w:t xml:space="preserve"> / </w:t>
            </w:r>
            <w:r w:rsidRPr="0022169A">
              <w:rPr>
                <w:rFonts w:cs="Arial"/>
              </w:rPr>
              <w:t>ready</w:t>
            </w:r>
          </w:p>
        </w:tc>
      </w:tr>
      <w:tr w:rsidR="008E5F65" w:rsidTr="0022169A">
        <w:trPr>
          <w:jc w:val="center"/>
        </w:trPr>
        <w:tc>
          <w:tcPr>
            <w:tcW w:w="1008" w:type="dxa"/>
            <w:tcBorders>
              <w:top w:val="nil"/>
              <w:left w:val="single" w:sz="4" w:space="0" w:color="auto"/>
              <w:bottom w:val="nil"/>
              <w:right w:val="single" w:sz="4" w:space="0" w:color="auto"/>
            </w:tcBorders>
          </w:tcPr>
          <w:p w:rsidR="008E5F65" w:rsidRDefault="00935523">
            <w:pPr>
              <w:rPr>
                <w:rFonts w:cs="Arial"/>
              </w:rPr>
            </w:pPr>
          </w:p>
        </w:tc>
        <w:tc>
          <w:tcPr>
            <w:tcW w:w="1662" w:type="dxa"/>
            <w:tcBorders>
              <w:top w:val="single" w:sz="4" w:space="0" w:color="auto"/>
              <w:left w:val="single" w:sz="4" w:space="0" w:color="auto"/>
              <w:bottom w:val="single" w:sz="4" w:space="0" w:color="auto"/>
              <w:right w:val="single" w:sz="4" w:space="0" w:color="auto"/>
            </w:tcBorders>
            <w:vAlign w:val="center"/>
            <w:hideMark/>
          </w:tcPr>
          <w:p w:rsidR="008E5F65" w:rsidRDefault="00935523" w:rsidP="008E5F65">
            <w:pPr>
              <w:rPr>
                <w:rFonts w:cs="Arial"/>
              </w:rPr>
            </w:pPr>
            <w:r>
              <w:rPr>
                <w:rFonts w:cs="Arial"/>
              </w:rPr>
              <w:t>Null</w:t>
            </w:r>
          </w:p>
        </w:tc>
        <w:tc>
          <w:tcPr>
            <w:tcW w:w="861" w:type="dxa"/>
            <w:tcBorders>
              <w:top w:val="single" w:sz="4" w:space="0" w:color="auto"/>
              <w:left w:val="single" w:sz="4" w:space="0" w:color="auto"/>
              <w:bottom w:val="single" w:sz="4" w:space="0" w:color="auto"/>
              <w:right w:val="single" w:sz="4" w:space="0" w:color="auto"/>
            </w:tcBorders>
            <w:hideMark/>
          </w:tcPr>
          <w:p w:rsidR="008E5F65" w:rsidRDefault="00935523">
            <w:pPr>
              <w:rPr>
                <w:rFonts w:cs="Arial"/>
              </w:rPr>
            </w:pPr>
            <w:r>
              <w:rPr>
                <w:rFonts w:cs="Arial"/>
              </w:rPr>
              <w:t>0x0</w:t>
            </w:r>
          </w:p>
        </w:tc>
        <w:tc>
          <w:tcPr>
            <w:tcW w:w="5297" w:type="dxa"/>
            <w:tcBorders>
              <w:top w:val="nil"/>
              <w:left w:val="single" w:sz="4" w:space="0" w:color="auto"/>
              <w:bottom w:val="nil"/>
              <w:right w:val="single" w:sz="4" w:space="0" w:color="auto"/>
            </w:tcBorders>
          </w:tcPr>
          <w:p w:rsidR="008E5F65" w:rsidRDefault="00935523" w:rsidP="00D46BC0">
            <w:pPr>
              <w:rPr>
                <w:rFonts w:cs="Arial"/>
              </w:rPr>
            </w:pPr>
          </w:p>
        </w:tc>
      </w:tr>
      <w:tr w:rsidR="0022169A" w:rsidTr="0022169A">
        <w:trPr>
          <w:jc w:val="center"/>
        </w:trPr>
        <w:tc>
          <w:tcPr>
            <w:tcW w:w="1008" w:type="dxa"/>
            <w:tcBorders>
              <w:top w:val="nil"/>
              <w:left w:val="single" w:sz="4" w:space="0" w:color="auto"/>
              <w:bottom w:val="nil"/>
              <w:right w:val="single" w:sz="4" w:space="0" w:color="auto"/>
            </w:tcBorders>
          </w:tcPr>
          <w:p w:rsidR="0022169A" w:rsidRDefault="00935523">
            <w:pPr>
              <w:rPr>
                <w:rFonts w:cs="Arial"/>
              </w:rPr>
            </w:pPr>
          </w:p>
        </w:tc>
        <w:tc>
          <w:tcPr>
            <w:tcW w:w="1662" w:type="dxa"/>
            <w:tcBorders>
              <w:top w:val="single" w:sz="4" w:space="0" w:color="auto"/>
              <w:left w:val="single" w:sz="4" w:space="0" w:color="auto"/>
              <w:bottom w:val="single" w:sz="4" w:space="0" w:color="auto"/>
              <w:right w:val="single" w:sz="4" w:space="0" w:color="auto"/>
            </w:tcBorders>
            <w:vAlign w:val="center"/>
            <w:hideMark/>
          </w:tcPr>
          <w:p w:rsidR="0022169A" w:rsidRDefault="00935523" w:rsidP="0022169A">
            <w:pPr>
              <w:rPr>
                <w:rFonts w:cs="Arial"/>
              </w:rPr>
            </w:pPr>
            <w:r>
              <w:rPr>
                <w:rFonts w:cs="Arial"/>
              </w:rPr>
              <w:t>NoParkSlot</w:t>
            </w:r>
          </w:p>
        </w:tc>
        <w:tc>
          <w:tcPr>
            <w:tcW w:w="861" w:type="dxa"/>
            <w:tcBorders>
              <w:top w:val="single" w:sz="4" w:space="0" w:color="auto"/>
              <w:left w:val="single" w:sz="4" w:space="0" w:color="auto"/>
              <w:bottom w:val="single" w:sz="4" w:space="0" w:color="auto"/>
              <w:right w:val="single" w:sz="4" w:space="0" w:color="auto"/>
            </w:tcBorders>
            <w:hideMark/>
          </w:tcPr>
          <w:p w:rsidR="0022169A" w:rsidRDefault="00935523">
            <w:pPr>
              <w:rPr>
                <w:rFonts w:cs="Arial"/>
              </w:rPr>
            </w:pPr>
            <w:r>
              <w:rPr>
                <w:rFonts w:cs="Arial"/>
              </w:rPr>
              <w:t>0x1</w:t>
            </w:r>
          </w:p>
        </w:tc>
        <w:tc>
          <w:tcPr>
            <w:tcW w:w="5297" w:type="dxa"/>
            <w:tcBorders>
              <w:top w:val="nil"/>
              <w:left w:val="single" w:sz="4" w:space="0" w:color="auto"/>
              <w:bottom w:val="nil"/>
              <w:right w:val="single" w:sz="4" w:space="0" w:color="auto"/>
            </w:tcBorders>
          </w:tcPr>
          <w:p w:rsidR="0022169A" w:rsidRDefault="00935523">
            <w:pPr>
              <w:rPr>
                <w:rFonts w:cs="Arial"/>
              </w:rPr>
            </w:pPr>
          </w:p>
        </w:tc>
      </w:tr>
      <w:tr w:rsidR="0022169A" w:rsidTr="0022169A">
        <w:trPr>
          <w:jc w:val="center"/>
        </w:trPr>
        <w:tc>
          <w:tcPr>
            <w:tcW w:w="1008" w:type="dxa"/>
            <w:tcBorders>
              <w:top w:val="nil"/>
              <w:left w:val="single" w:sz="4" w:space="0" w:color="auto"/>
              <w:bottom w:val="nil"/>
              <w:right w:val="single" w:sz="4" w:space="0" w:color="auto"/>
            </w:tcBorders>
          </w:tcPr>
          <w:p w:rsidR="0022169A" w:rsidRDefault="00935523">
            <w:pPr>
              <w:rPr>
                <w:rFonts w:cs="Arial"/>
              </w:rPr>
            </w:pPr>
          </w:p>
        </w:tc>
        <w:tc>
          <w:tcPr>
            <w:tcW w:w="1662" w:type="dxa"/>
            <w:tcBorders>
              <w:top w:val="single" w:sz="4" w:space="0" w:color="auto"/>
              <w:left w:val="single" w:sz="4" w:space="0" w:color="auto"/>
              <w:bottom w:val="single" w:sz="4" w:space="0" w:color="auto"/>
              <w:right w:val="single" w:sz="4" w:space="0" w:color="auto"/>
            </w:tcBorders>
            <w:vAlign w:val="center"/>
            <w:hideMark/>
          </w:tcPr>
          <w:p w:rsidR="0022169A" w:rsidRDefault="00935523" w:rsidP="0022169A">
            <w:pPr>
              <w:rPr>
                <w:rFonts w:cs="Arial"/>
              </w:rPr>
            </w:pPr>
            <w:r>
              <w:rPr>
                <w:rFonts w:cs="Arial"/>
              </w:rPr>
              <w:t>ParkSlotFound</w:t>
            </w:r>
          </w:p>
        </w:tc>
        <w:tc>
          <w:tcPr>
            <w:tcW w:w="861" w:type="dxa"/>
            <w:tcBorders>
              <w:top w:val="single" w:sz="4" w:space="0" w:color="auto"/>
              <w:left w:val="single" w:sz="4" w:space="0" w:color="auto"/>
              <w:bottom w:val="single" w:sz="4" w:space="0" w:color="auto"/>
              <w:right w:val="single" w:sz="4" w:space="0" w:color="auto"/>
            </w:tcBorders>
            <w:hideMark/>
          </w:tcPr>
          <w:p w:rsidR="0022169A" w:rsidRDefault="00935523">
            <w:pPr>
              <w:rPr>
                <w:rFonts w:cs="Arial"/>
              </w:rPr>
            </w:pPr>
            <w:r>
              <w:rPr>
                <w:rFonts w:cs="Arial"/>
              </w:rPr>
              <w:t>0x2</w:t>
            </w:r>
          </w:p>
        </w:tc>
        <w:tc>
          <w:tcPr>
            <w:tcW w:w="5297" w:type="dxa"/>
            <w:tcBorders>
              <w:top w:val="nil"/>
              <w:left w:val="single" w:sz="4" w:space="0" w:color="auto"/>
              <w:bottom w:val="nil"/>
              <w:right w:val="single" w:sz="4" w:space="0" w:color="auto"/>
            </w:tcBorders>
          </w:tcPr>
          <w:p w:rsidR="0022169A" w:rsidRDefault="00935523">
            <w:pPr>
              <w:rPr>
                <w:rFonts w:cs="Arial"/>
              </w:rPr>
            </w:pPr>
          </w:p>
        </w:tc>
      </w:tr>
      <w:tr w:rsidR="0022169A" w:rsidTr="0022169A">
        <w:trPr>
          <w:jc w:val="center"/>
        </w:trPr>
        <w:tc>
          <w:tcPr>
            <w:tcW w:w="1008" w:type="dxa"/>
            <w:tcBorders>
              <w:top w:val="nil"/>
              <w:left w:val="single" w:sz="4" w:space="0" w:color="auto"/>
              <w:bottom w:val="single" w:sz="4" w:space="0" w:color="auto"/>
              <w:right w:val="single" w:sz="4" w:space="0" w:color="auto"/>
            </w:tcBorders>
          </w:tcPr>
          <w:p w:rsidR="0022169A" w:rsidRDefault="00935523">
            <w:pPr>
              <w:rPr>
                <w:rFonts w:cs="Arial"/>
              </w:rPr>
            </w:pPr>
          </w:p>
        </w:tc>
        <w:tc>
          <w:tcPr>
            <w:tcW w:w="1662" w:type="dxa"/>
            <w:tcBorders>
              <w:top w:val="single" w:sz="4" w:space="0" w:color="auto"/>
              <w:left w:val="single" w:sz="4" w:space="0" w:color="auto"/>
              <w:bottom w:val="single" w:sz="4" w:space="0" w:color="auto"/>
              <w:right w:val="single" w:sz="4" w:space="0" w:color="auto"/>
            </w:tcBorders>
            <w:vAlign w:val="center"/>
            <w:hideMark/>
          </w:tcPr>
          <w:p w:rsidR="0022169A" w:rsidRDefault="00935523" w:rsidP="0022169A">
            <w:pPr>
              <w:rPr>
                <w:rFonts w:cs="Arial"/>
              </w:rPr>
            </w:pPr>
            <w:r>
              <w:rPr>
                <w:rFonts w:cs="Arial"/>
              </w:rPr>
              <w:t>ParkSlotReady</w:t>
            </w:r>
          </w:p>
        </w:tc>
        <w:tc>
          <w:tcPr>
            <w:tcW w:w="861" w:type="dxa"/>
            <w:tcBorders>
              <w:top w:val="single" w:sz="4" w:space="0" w:color="auto"/>
              <w:left w:val="single" w:sz="4" w:space="0" w:color="auto"/>
              <w:bottom w:val="single" w:sz="4" w:space="0" w:color="auto"/>
              <w:right w:val="single" w:sz="4" w:space="0" w:color="auto"/>
            </w:tcBorders>
            <w:hideMark/>
          </w:tcPr>
          <w:p w:rsidR="0022169A" w:rsidRDefault="00935523">
            <w:pPr>
              <w:rPr>
                <w:rFonts w:cs="Arial"/>
              </w:rPr>
            </w:pPr>
            <w:r>
              <w:rPr>
                <w:rFonts w:cs="Arial"/>
              </w:rPr>
              <w:t>0x3</w:t>
            </w:r>
          </w:p>
        </w:tc>
        <w:tc>
          <w:tcPr>
            <w:tcW w:w="5297" w:type="dxa"/>
            <w:tcBorders>
              <w:top w:val="nil"/>
              <w:left w:val="single" w:sz="4" w:space="0" w:color="auto"/>
              <w:bottom w:val="single" w:sz="4" w:space="0" w:color="auto"/>
              <w:right w:val="single" w:sz="4" w:space="0" w:color="auto"/>
            </w:tcBorders>
          </w:tcPr>
          <w:p w:rsidR="0022169A" w:rsidRDefault="00935523">
            <w:pPr>
              <w:rPr>
                <w:rFonts w:cs="Arial"/>
              </w:rPr>
            </w:pPr>
          </w:p>
        </w:tc>
      </w:tr>
    </w:tbl>
    <w:p w:rsidR="00BB48BF" w:rsidRDefault="00935523">
      <w:pPr>
        <w:rPr>
          <w:rFonts w:cs="Arial"/>
        </w:rPr>
      </w:pPr>
      <w:r>
        <w:rPr>
          <w:rFonts w:cs="Arial"/>
        </w:rPr>
        <w:t xml:space="preserve"> </w:t>
      </w:r>
    </w:p>
    <w:p w:rsidR="00406F39" w:rsidRDefault="00935523" w:rsidP="00CC6E4C">
      <w:pPr>
        <w:pStyle w:val="Heading4"/>
      </w:pPr>
      <w:r w:rsidRPr="00B9479B">
        <w:t>MD-REQ-128764/C-ApaLongCtl_D_RqDrv</w:t>
      </w:r>
    </w:p>
    <w:p w:rsidR="00245947" w:rsidRDefault="00935523">
      <w:pPr>
        <w:rPr>
          <w:rFonts w:cs="Arial"/>
        </w:rPr>
      </w:pPr>
      <w:r>
        <w:rPr>
          <w:rFonts w:cs="Arial"/>
        </w:rPr>
        <w:t>Message Type: Request</w:t>
      </w:r>
    </w:p>
    <w:p w:rsidR="00245947" w:rsidRDefault="00935523">
      <w:pPr>
        <w:rPr>
          <w:rFonts w:cs="Arial"/>
        </w:rPr>
      </w:pPr>
    </w:p>
    <w:p w:rsidR="00245947" w:rsidRDefault="00935523">
      <w:pPr>
        <w:rPr>
          <w:rFonts w:cs="Arial"/>
        </w:rPr>
      </w:pPr>
      <w:r w:rsidRPr="002B1A0E">
        <w:rPr>
          <w:rFonts w:cs="Arial"/>
        </w:rPr>
        <w:t>This signal is used to tell the driver if the APA system expects them to stop the vehicle or drive forward or backward.</w:t>
      </w:r>
      <w:r>
        <w:rPr>
          <w:rFonts w:cs="Arial"/>
        </w:rPr>
        <w:t xml:space="preserve"> </w:t>
      </w:r>
    </w:p>
    <w:p w:rsidR="00245947" w:rsidRDefault="00935523">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762"/>
        <w:gridCol w:w="816"/>
        <w:gridCol w:w="4341"/>
      </w:tblGrid>
      <w:tr w:rsidR="00245947" w:rsidTr="00701591">
        <w:trPr>
          <w:jc w:val="center"/>
        </w:trPr>
        <w:tc>
          <w:tcPr>
            <w:tcW w:w="816" w:type="dxa"/>
            <w:tcBorders>
              <w:top w:val="single" w:sz="4" w:space="0" w:color="auto"/>
              <w:left w:val="single" w:sz="4" w:space="0" w:color="auto"/>
              <w:bottom w:val="single" w:sz="4" w:space="0" w:color="auto"/>
              <w:right w:val="single" w:sz="4" w:space="0" w:color="auto"/>
            </w:tcBorders>
            <w:shd w:val="clear" w:color="auto" w:fill="8DB4E3"/>
            <w:hideMark/>
          </w:tcPr>
          <w:p w:rsidR="00245947" w:rsidRDefault="00935523">
            <w:pPr>
              <w:rPr>
                <w:rFonts w:cs="Arial"/>
                <w:b/>
              </w:rPr>
            </w:pPr>
            <w:r>
              <w:rPr>
                <w:rFonts w:cs="Arial"/>
                <w:b/>
              </w:rPr>
              <w:t>Name</w:t>
            </w:r>
          </w:p>
        </w:tc>
        <w:tc>
          <w:tcPr>
            <w:tcW w:w="1762" w:type="dxa"/>
            <w:tcBorders>
              <w:top w:val="single" w:sz="4" w:space="0" w:color="auto"/>
              <w:left w:val="single" w:sz="4" w:space="0" w:color="auto"/>
              <w:bottom w:val="single" w:sz="4" w:space="0" w:color="auto"/>
              <w:right w:val="single" w:sz="4" w:space="0" w:color="auto"/>
            </w:tcBorders>
            <w:shd w:val="clear" w:color="auto" w:fill="8DB4E3"/>
            <w:hideMark/>
          </w:tcPr>
          <w:p w:rsidR="00245947" w:rsidRDefault="00935523">
            <w:pPr>
              <w:rPr>
                <w:rFonts w:cs="Arial"/>
                <w:b/>
              </w:rPr>
            </w:pPr>
            <w:r>
              <w:rPr>
                <w:rFonts w:cs="Arial"/>
                <w:b/>
              </w:rPr>
              <w:t>Literals</w:t>
            </w:r>
          </w:p>
        </w:tc>
        <w:tc>
          <w:tcPr>
            <w:tcW w:w="816" w:type="dxa"/>
            <w:tcBorders>
              <w:top w:val="single" w:sz="4" w:space="0" w:color="auto"/>
              <w:left w:val="single" w:sz="4" w:space="0" w:color="auto"/>
              <w:bottom w:val="single" w:sz="4" w:space="0" w:color="auto"/>
              <w:right w:val="single" w:sz="4" w:space="0" w:color="auto"/>
            </w:tcBorders>
            <w:shd w:val="clear" w:color="auto" w:fill="8DB4E3"/>
            <w:hideMark/>
          </w:tcPr>
          <w:p w:rsidR="00245947" w:rsidRDefault="00935523">
            <w:pPr>
              <w:rPr>
                <w:rFonts w:cs="Arial"/>
                <w:b/>
              </w:rPr>
            </w:pPr>
            <w:r>
              <w:rPr>
                <w:rFonts w:cs="Arial"/>
                <w:b/>
              </w:rPr>
              <w:t>Value</w:t>
            </w:r>
          </w:p>
        </w:tc>
        <w:tc>
          <w:tcPr>
            <w:tcW w:w="4341" w:type="dxa"/>
            <w:tcBorders>
              <w:top w:val="single" w:sz="4" w:space="0" w:color="auto"/>
              <w:left w:val="single" w:sz="4" w:space="0" w:color="auto"/>
              <w:bottom w:val="single" w:sz="4" w:space="0" w:color="auto"/>
              <w:right w:val="single" w:sz="4" w:space="0" w:color="auto"/>
            </w:tcBorders>
            <w:shd w:val="clear" w:color="auto" w:fill="8DB4E3"/>
            <w:hideMark/>
          </w:tcPr>
          <w:p w:rsidR="00245947" w:rsidRDefault="00935523">
            <w:pPr>
              <w:rPr>
                <w:rFonts w:cs="Arial"/>
                <w:b/>
              </w:rPr>
            </w:pPr>
            <w:r>
              <w:rPr>
                <w:rFonts w:cs="Arial"/>
                <w:b/>
              </w:rPr>
              <w:t>Description</w:t>
            </w:r>
          </w:p>
        </w:tc>
      </w:tr>
      <w:tr w:rsidR="00245947" w:rsidTr="00701591">
        <w:trPr>
          <w:jc w:val="center"/>
        </w:trPr>
        <w:tc>
          <w:tcPr>
            <w:tcW w:w="816" w:type="dxa"/>
            <w:tcBorders>
              <w:top w:val="single" w:sz="4" w:space="0" w:color="auto"/>
              <w:left w:val="single" w:sz="4" w:space="0" w:color="auto"/>
              <w:bottom w:val="nil"/>
              <w:right w:val="single" w:sz="4" w:space="0" w:color="auto"/>
            </w:tcBorders>
            <w:hideMark/>
          </w:tcPr>
          <w:p w:rsidR="00245947" w:rsidRDefault="00935523">
            <w:pPr>
              <w:rPr>
                <w:rFonts w:cs="Arial"/>
              </w:rPr>
            </w:pPr>
            <w:r>
              <w:rPr>
                <w:rFonts w:cs="Arial"/>
              </w:rPr>
              <w:t>Type</w:t>
            </w:r>
          </w:p>
        </w:tc>
        <w:tc>
          <w:tcPr>
            <w:tcW w:w="1762" w:type="dxa"/>
            <w:tcBorders>
              <w:top w:val="single" w:sz="4" w:space="0" w:color="auto"/>
              <w:left w:val="single" w:sz="4" w:space="0" w:color="auto"/>
              <w:bottom w:val="single" w:sz="4" w:space="0" w:color="auto"/>
              <w:right w:val="single" w:sz="4" w:space="0" w:color="auto"/>
            </w:tcBorders>
            <w:hideMark/>
          </w:tcPr>
          <w:p w:rsidR="00245947" w:rsidRDefault="00935523">
            <w:pPr>
              <w:rPr>
                <w:rFonts w:cs="Arial"/>
              </w:rPr>
            </w:pPr>
            <w:r>
              <w:rPr>
                <w:rFonts w:cs="Arial"/>
              </w:rPr>
              <w:t>-</w:t>
            </w:r>
          </w:p>
        </w:tc>
        <w:tc>
          <w:tcPr>
            <w:tcW w:w="816" w:type="dxa"/>
            <w:tcBorders>
              <w:top w:val="single" w:sz="4" w:space="0" w:color="auto"/>
              <w:left w:val="single" w:sz="4" w:space="0" w:color="auto"/>
              <w:bottom w:val="single" w:sz="4" w:space="0" w:color="auto"/>
              <w:right w:val="single" w:sz="4" w:space="0" w:color="auto"/>
            </w:tcBorders>
            <w:hideMark/>
          </w:tcPr>
          <w:p w:rsidR="00245947" w:rsidRDefault="00935523">
            <w:pPr>
              <w:rPr>
                <w:rFonts w:cs="Arial"/>
              </w:rPr>
            </w:pPr>
            <w:r>
              <w:rPr>
                <w:rFonts w:cs="Arial"/>
              </w:rPr>
              <w:t>-</w:t>
            </w:r>
          </w:p>
        </w:tc>
        <w:tc>
          <w:tcPr>
            <w:tcW w:w="4341" w:type="dxa"/>
            <w:tcBorders>
              <w:top w:val="single" w:sz="4" w:space="0" w:color="auto"/>
              <w:left w:val="single" w:sz="4" w:space="0" w:color="auto"/>
              <w:bottom w:val="nil"/>
              <w:right w:val="single" w:sz="4" w:space="0" w:color="auto"/>
            </w:tcBorders>
            <w:hideMark/>
          </w:tcPr>
          <w:p w:rsidR="00245947" w:rsidRDefault="00935523" w:rsidP="002B1A0E">
            <w:pPr>
              <w:rPr>
                <w:rFonts w:cs="Arial"/>
              </w:rPr>
            </w:pPr>
            <w:r w:rsidRPr="002B1A0E">
              <w:rPr>
                <w:rFonts w:cs="Arial"/>
              </w:rPr>
              <w:t xml:space="preserve">Stop , front, and back </w:t>
            </w:r>
            <w:r w:rsidRPr="002B1A0E">
              <w:rPr>
                <w:rFonts w:cs="Arial"/>
              </w:rPr>
              <w:t>Maneuver commands to</w:t>
            </w:r>
          </w:p>
        </w:tc>
      </w:tr>
      <w:tr w:rsidR="00917A27" w:rsidTr="00A068A3">
        <w:trPr>
          <w:jc w:val="center"/>
        </w:trPr>
        <w:tc>
          <w:tcPr>
            <w:tcW w:w="816" w:type="dxa"/>
            <w:tcBorders>
              <w:top w:val="nil"/>
              <w:left w:val="single" w:sz="4" w:space="0" w:color="auto"/>
              <w:bottom w:val="nil"/>
              <w:right w:val="single" w:sz="4" w:space="0" w:color="auto"/>
            </w:tcBorders>
          </w:tcPr>
          <w:p w:rsidR="00917A27"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917A27" w:rsidRDefault="00935523">
            <w:pPr>
              <w:jc w:val="center"/>
              <w:rPr>
                <w:rFonts w:eastAsiaTheme="minorHAnsi" w:cs="Arial"/>
                <w:color w:val="000000"/>
              </w:rPr>
            </w:pPr>
            <w:r>
              <w:rPr>
                <w:rFonts w:cs="Arial"/>
                <w:color w:val="000000"/>
              </w:rPr>
              <w:t>Null</w:t>
            </w:r>
          </w:p>
        </w:tc>
        <w:tc>
          <w:tcPr>
            <w:tcW w:w="816" w:type="dxa"/>
            <w:tcBorders>
              <w:top w:val="single" w:sz="4" w:space="0" w:color="auto"/>
              <w:left w:val="single" w:sz="4" w:space="0" w:color="auto"/>
              <w:bottom w:val="single" w:sz="4" w:space="0" w:color="auto"/>
              <w:right w:val="single" w:sz="4" w:space="0" w:color="auto"/>
            </w:tcBorders>
            <w:vAlign w:val="center"/>
            <w:hideMark/>
          </w:tcPr>
          <w:p w:rsidR="00917A27" w:rsidRDefault="00935523">
            <w:pPr>
              <w:jc w:val="center"/>
              <w:rPr>
                <w:rFonts w:eastAsiaTheme="minorHAnsi" w:cs="Arial"/>
                <w:color w:val="000000"/>
              </w:rPr>
            </w:pPr>
            <w:r>
              <w:rPr>
                <w:rFonts w:cs="Arial"/>
                <w:color w:val="000000"/>
              </w:rPr>
              <w:t>0x0</w:t>
            </w:r>
          </w:p>
        </w:tc>
        <w:tc>
          <w:tcPr>
            <w:tcW w:w="4341" w:type="dxa"/>
            <w:tcBorders>
              <w:top w:val="nil"/>
              <w:left w:val="single" w:sz="4" w:space="0" w:color="auto"/>
              <w:bottom w:val="nil"/>
              <w:right w:val="single" w:sz="4" w:space="0" w:color="auto"/>
            </w:tcBorders>
          </w:tcPr>
          <w:p w:rsidR="00917A27" w:rsidRDefault="00935523">
            <w:pPr>
              <w:rPr>
                <w:rFonts w:cs="Arial"/>
              </w:rPr>
            </w:pPr>
            <w:r w:rsidRPr="002B1A0E">
              <w:rPr>
                <w:rFonts w:cs="Arial"/>
              </w:rPr>
              <w:t>the driver</w:t>
            </w:r>
          </w:p>
        </w:tc>
      </w:tr>
      <w:tr w:rsidR="00917A27" w:rsidTr="00A068A3">
        <w:trPr>
          <w:jc w:val="center"/>
        </w:trPr>
        <w:tc>
          <w:tcPr>
            <w:tcW w:w="816" w:type="dxa"/>
            <w:tcBorders>
              <w:top w:val="nil"/>
              <w:left w:val="single" w:sz="4" w:space="0" w:color="auto"/>
              <w:bottom w:val="nil"/>
              <w:right w:val="single" w:sz="4" w:space="0" w:color="auto"/>
            </w:tcBorders>
          </w:tcPr>
          <w:p w:rsidR="00917A27"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917A27" w:rsidRDefault="00935523">
            <w:pPr>
              <w:jc w:val="center"/>
              <w:rPr>
                <w:rFonts w:eastAsiaTheme="minorHAnsi" w:cs="Arial"/>
                <w:color w:val="000000"/>
              </w:rPr>
            </w:pPr>
            <w:r>
              <w:rPr>
                <w:rFonts w:cs="Arial"/>
                <w:color w:val="000000"/>
              </w:rPr>
              <w:t>NoRequest</w:t>
            </w:r>
          </w:p>
        </w:tc>
        <w:tc>
          <w:tcPr>
            <w:tcW w:w="816" w:type="dxa"/>
            <w:tcBorders>
              <w:top w:val="single" w:sz="4" w:space="0" w:color="auto"/>
              <w:left w:val="single" w:sz="4" w:space="0" w:color="auto"/>
              <w:bottom w:val="single" w:sz="4" w:space="0" w:color="auto"/>
              <w:right w:val="single" w:sz="4" w:space="0" w:color="auto"/>
            </w:tcBorders>
            <w:vAlign w:val="center"/>
            <w:hideMark/>
          </w:tcPr>
          <w:p w:rsidR="00917A27" w:rsidRDefault="00935523">
            <w:pPr>
              <w:jc w:val="center"/>
              <w:rPr>
                <w:rFonts w:eastAsiaTheme="minorHAnsi" w:cs="Arial"/>
                <w:color w:val="000000"/>
              </w:rPr>
            </w:pPr>
            <w:r>
              <w:rPr>
                <w:rFonts w:cs="Arial"/>
                <w:color w:val="000000"/>
              </w:rPr>
              <w:t>0x1</w:t>
            </w:r>
          </w:p>
        </w:tc>
        <w:tc>
          <w:tcPr>
            <w:tcW w:w="4341" w:type="dxa"/>
            <w:tcBorders>
              <w:top w:val="nil"/>
              <w:left w:val="single" w:sz="4" w:space="0" w:color="auto"/>
              <w:bottom w:val="nil"/>
              <w:right w:val="single" w:sz="4" w:space="0" w:color="auto"/>
            </w:tcBorders>
          </w:tcPr>
          <w:p w:rsidR="00917A27" w:rsidRDefault="00935523">
            <w:pPr>
              <w:rPr>
                <w:rFonts w:cs="Arial"/>
              </w:rPr>
            </w:pPr>
          </w:p>
        </w:tc>
      </w:tr>
      <w:tr w:rsidR="00917A27" w:rsidTr="00A068A3">
        <w:trPr>
          <w:jc w:val="center"/>
        </w:trPr>
        <w:tc>
          <w:tcPr>
            <w:tcW w:w="816" w:type="dxa"/>
            <w:tcBorders>
              <w:top w:val="nil"/>
              <w:left w:val="single" w:sz="4" w:space="0" w:color="auto"/>
              <w:bottom w:val="nil"/>
              <w:right w:val="single" w:sz="4" w:space="0" w:color="auto"/>
            </w:tcBorders>
          </w:tcPr>
          <w:p w:rsidR="00917A27"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917A27" w:rsidRDefault="00935523">
            <w:pPr>
              <w:jc w:val="center"/>
              <w:rPr>
                <w:rFonts w:eastAsiaTheme="minorHAnsi" w:cs="Arial"/>
                <w:color w:val="000000"/>
              </w:rPr>
            </w:pPr>
            <w:r>
              <w:rPr>
                <w:rFonts w:cs="Arial"/>
                <w:color w:val="000000"/>
              </w:rPr>
              <w:t>Stop</w:t>
            </w:r>
          </w:p>
        </w:tc>
        <w:tc>
          <w:tcPr>
            <w:tcW w:w="816" w:type="dxa"/>
            <w:tcBorders>
              <w:top w:val="single" w:sz="4" w:space="0" w:color="auto"/>
              <w:left w:val="single" w:sz="4" w:space="0" w:color="auto"/>
              <w:bottom w:val="single" w:sz="4" w:space="0" w:color="auto"/>
              <w:right w:val="single" w:sz="4" w:space="0" w:color="auto"/>
            </w:tcBorders>
            <w:vAlign w:val="center"/>
            <w:hideMark/>
          </w:tcPr>
          <w:p w:rsidR="00917A27" w:rsidRDefault="00935523">
            <w:pPr>
              <w:jc w:val="center"/>
              <w:rPr>
                <w:rFonts w:eastAsiaTheme="minorHAnsi" w:cs="Arial"/>
                <w:color w:val="000000"/>
              </w:rPr>
            </w:pPr>
            <w:r>
              <w:rPr>
                <w:rFonts w:cs="Arial"/>
                <w:color w:val="000000"/>
              </w:rPr>
              <w:t>0x2</w:t>
            </w:r>
          </w:p>
        </w:tc>
        <w:tc>
          <w:tcPr>
            <w:tcW w:w="4341" w:type="dxa"/>
            <w:tcBorders>
              <w:top w:val="nil"/>
              <w:left w:val="single" w:sz="4" w:space="0" w:color="auto"/>
              <w:bottom w:val="nil"/>
              <w:right w:val="single" w:sz="4" w:space="0" w:color="auto"/>
            </w:tcBorders>
          </w:tcPr>
          <w:p w:rsidR="00917A27" w:rsidRDefault="00935523">
            <w:pPr>
              <w:rPr>
                <w:rFonts w:cs="Arial"/>
              </w:rPr>
            </w:pPr>
          </w:p>
        </w:tc>
      </w:tr>
      <w:tr w:rsidR="00917A27" w:rsidTr="00A068A3">
        <w:trPr>
          <w:jc w:val="center"/>
        </w:trPr>
        <w:tc>
          <w:tcPr>
            <w:tcW w:w="816" w:type="dxa"/>
            <w:tcBorders>
              <w:top w:val="nil"/>
              <w:left w:val="single" w:sz="4" w:space="0" w:color="auto"/>
              <w:bottom w:val="nil"/>
              <w:right w:val="single" w:sz="4" w:space="0" w:color="auto"/>
            </w:tcBorders>
          </w:tcPr>
          <w:p w:rsidR="00917A27"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917A27" w:rsidRDefault="00935523">
            <w:pPr>
              <w:jc w:val="center"/>
              <w:rPr>
                <w:rFonts w:eastAsiaTheme="minorHAnsi" w:cs="Arial"/>
                <w:color w:val="000000"/>
              </w:rPr>
            </w:pPr>
            <w:r>
              <w:rPr>
                <w:rFonts w:cs="Arial"/>
                <w:color w:val="000000"/>
              </w:rPr>
              <w:t>DriveForward</w:t>
            </w:r>
          </w:p>
        </w:tc>
        <w:tc>
          <w:tcPr>
            <w:tcW w:w="816" w:type="dxa"/>
            <w:tcBorders>
              <w:top w:val="single" w:sz="4" w:space="0" w:color="auto"/>
              <w:left w:val="single" w:sz="4" w:space="0" w:color="auto"/>
              <w:bottom w:val="single" w:sz="4" w:space="0" w:color="auto"/>
              <w:right w:val="single" w:sz="4" w:space="0" w:color="auto"/>
            </w:tcBorders>
            <w:vAlign w:val="center"/>
            <w:hideMark/>
          </w:tcPr>
          <w:p w:rsidR="00917A27" w:rsidRDefault="00935523">
            <w:pPr>
              <w:jc w:val="center"/>
              <w:rPr>
                <w:rFonts w:eastAsiaTheme="minorHAnsi" w:cs="Arial"/>
                <w:color w:val="000000"/>
              </w:rPr>
            </w:pPr>
            <w:r>
              <w:rPr>
                <w:rFonts w:cs="Arial"/>
                <w:color w:val="000000"/>
              </w:rPr>
              <w:t>0x3</w:t>
            </w:r>
          </w:p>
        </w:tc>
        <w:tc>
          <w:tcPr>
            <w:tcW w:w="4341" w:type="dxa"/>
            <w:tcBorders>
              <w:top w:val="nil"/>
              <w:left w:val="single" w:sz="4" w:space="0" w:color="auto"/>
              <w:bottom w:val="nil"/>
              <w:right w:val="single" w:sz="4" w:space="0" w:color="auto"/>
            </w:tcBorders>
          </w:tcPr>
          <w:p w:rsidR="00917A27" w:rsidRDefault="00935523">
            <w:pPr>
              <w:rPr>
                <w:rFonts w:cs="Arial"/>
              </w:rPr>
            </w:pPr>
          </w:p>
        </w:tc>
      </w:tr>
      <w:tr w:rsidR="00917A27" w:rsidTr="00A068A3">
        <w:trPr>
          <w:jc w:val="center"/>
        </w:trPr>
        <w:tc>
          <w:tcPr>
            <w:tcW w:w="816" w:type="dxa"/>
            <w:tcBorders>
              <w:top w:val="nil"/>
              <w:left w:val="single" w:sz="4" w:space="0" w:color="auto"/>
              <w:bottom w:val="nil"/>
              <w:right w:val="single" w:sz="4" w:space="0" w:color="auto"/>
            </w:tcBorders>
          </w:tcPr>
          <w:p w:rsidR="00917A27"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917A27" w:rsidRDefault="00935523">
            <w:pPr>
              <w:jc w:val="center"/>
              <w:rPr>
                <w:rFonts w:eastAsiaTheme="minorHAnsi" w:cs="Arial"/>
                <w:color w:val="000000"/>
              </w:rPr>
            </w:pPr>
            <w:r>
              <w:rPr>
                <w:rFonts w:cs="Arial"/>
                <w:color w:val="000000"/>
              </w:rPr>
              <w:t>DriveBackward</w:t>
            </w:r>
          </w:p>
        </w:tc>
        <w:tc>
          <w:tcPr>
            <w:tcW w:w="816" w:type="dxa"/>
            <w:tcBorders>
              <w:top w:val="single" w:sz="4" w:space="0" w:color="auto"/>
              <w:left w:val="single" w:sz="4" w:space="0" w:color="auto"/>
              <w:bottom w:val="single" w:sz="4" w:space="0" w:color="auto"/>
              <w:right w:val="single" w:sz="4" w:space="0" w:color="auto"/>
            </w:tcBorders>
            <w:vAlign w:val="center"/>
            <w:hideMark/>
          </w:tcPr>
          <w:p w:rsidR="00917A27" w:rsidRDefault="00935523">
            <w:pPr>
              <w:jc w:val="center"/>
              <w:rPr>
                <w:rFonts w:eastAsiaTheme="minorHAnsi" w:cs="Arial"/>
                <w:color w:val="000000"/>
              </w:rPr>
            </w:pPr>
            <w:r>
              <w:rPr>
                <w:rFonts w:cs="Arial"/>
                <w:color w:val="000000"/>
              </w:rPr>
              <w:t>0x4</w:t>
            </w:r>
          </w:p>
        </w:tc>
        <w:tc>
          <w:tcPr>
            <w:tcW w:w="4341" w:type="dxa"/>
            <w:tcBorders>
              <w:top w:val="nil"/>
              <w:left w:val="single" w:sz="4" w:space="0" w:color="auto"/>
              <w:bottom w:val="nil"/>
              <w:right w:val="single" w:sz="4" w:space="0" w:color="auto"/>
            </w:tcBorders>
          </w:tcPr>
          <w:p w:rsidR="00917A27" w:rsidRDefault="00935523">
            <w:pPr>
              <w:rPr>
                <w:rFonts w:cs="Arial"/>
              </w:rPr>
            </w:pPr>
          </w:p>
        </w:tc>
      </w:tr>
      <w:tr w:rsidR="00917A27" w:rsidTr="00A068A3">
        <w:trPr>
          <w:jc w:val="center"/>
        </w:trPr>
        <w:tc>
          <w:tcPr>
            <w:tcW w:w="816" w:type="dxa"/>
            <w:tcBorders>
              <w:top w:val="nil"/>
              <w:left w:val="single" w:sz="4" w:space="0" w:color="auto"/>
              <w:bottom w:val="nil"/>
              <w:right w:val="single" w:sz="4" w:space="0" w:color="auto"/>
            </w:tcBorders>
          </w:tcPr>
          <w:p w:rsidR="00917A27"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917A27" w:rsidRDefault="00935523">
            <w:pPr>
              <w:jc w:val="center"/>
              <w:rPr>
                <w:rFonts w:eastAsiaTheme="minorHAnsi" w:cs="Arial"/>
                <w:color w:val="000000"/>
              </w:rPr>
            </w:pPr>
            <w:r>
              <w:rPr>
                <w:rFonts w:cs="Arial"/>
                <w:color w:val="000000"/>
              </w:rPr>
              <w:t>ReleaseBrake</w:t>
            </w:r>
          </w:p>
        </w:tc>
        <w:tc>
          <w:tcPr>
            <w:tcW w:w="816" w:type="dxa"/>
            <w:tcBorders>
              <w:top w:val="single" w:sz="4" w:space="0" w:color="auto"/>
              <w:left w:val="single" w:sz="4" w:space="0" w:color="auto"/>
              <w:bottom w:val="single" w:sz="4" w:space="0" w:color="auto"/>
              <w:right w:val="single" w:sz="4" w:space="0" w:color="auto"/>
            </w:tcBorders>
            <w:vAlign w:val="center"/>
            <w:hideMark/>
          </w:tcPr>
          <w:p w:rsidR="00917A27" w:rsidRDefault="00935523">
            <w:pPr>
              <w:jc w:val="center"/>
              <w:rPr>
                <w:rFonts w:eastAsiaTheme="minorHAnsi" w:cs="Arial"/>
                <w:color w:val="000000"/>
              </w:rPr>
            </w:pPr>
            <w:r>
              <w:rPr>
                <w:rFonts w:cs="Arial"/>
                <w:color w:val="000000"/>
              </w:rPr>
              <w:t>0x5</w:t>
            </w:r>
          </w:p>
        </w:tc>
        <w:tc>
          <w:tcPr>
            <w:tcW w:w="4341" w:type="dxa"/>
            <w:tcBorders>
              <w:top w:val="nil"/>
              <w:left w:val="single" w:sz="4" w:space="0" w:color="auto"/>
              <w:bottom w:val="nil"/>
              <w:right w:val="single" w:sz="4" w:space="0" w:color="auto"/>
            </w:tcBorders>
          </w:tcPr>
          <w:p w:rsidR="00917A27" w:rsidRDefault="00935523">
            <w:pPr>
              <w:rPr>
                <w:rFonts w:cs="Arial"/>
              </w:rPr>
            </w:pPr>
          </w:p>
        </w:tc>
      </w:tr>
      <w:tr w:rsidR="00917A27" w:rsidTr="00A068A3">
        <w:trPr>
          <w:jc w:val="center"/>
        </w:trPr>
        <w:tc>
          <w:tcPr>
            <w:tcW w:w="816" w:type="dxa"/>
            <w:tcBorders>
              <w:top w:val="nil"/>
              <w:left w:val="single" w:sz="4" w:space="0" w:color="auto"/>
              <w:bottom w:val="nil"/>
              <w:right w:val="single" w:sz="4" w:space="0" w:color="auto"/>
            </w:tcBorders>
          </w:tcPr>
          <w:p w:rsidR="00917A27"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917A27" w:rsidRDefault="00935523">
            <w:pPr>
              <w:jc w:val="center"/>
              <w:rPr>
                <w:rFonts w:eastAsiaTheme="minorHAnsi" w:cs="Arial"/>
                <w:color w:val="000000"/>
              </w:rPr>
            </w:pPr>
            <w:r>
              <w:rPr>
                <w:rFonts w:cs="Arial"/>
                <w:color w:val="000000"/>
              </w:rPr>
              <w:t>NotUsed2</w:t>
            </w:r>
          </w:p>
        </w:tc>
        <w:tc>
          <w:tcPr>
            <w:tcW w:w="816" w:type="dxa"/>
            <w:tcBorders>
              <w:top w:val="single" w:sz="4" w:space="0" w:color="auto"/>
              <w:left w:val="single" w:sz="4" w:space="0" w:color="auto"/>
              <w:bottom w:val="single" w:sz="4" w:space="0" w:color="auto"/>
              <w:right w:val="single" w:sz="4" w:space="0" w:color="auto"/>
            </w:tcBorders>
            <w:vAlign w:val="center"/>
            <w:hideMark/>
          </w:tcPr>
          <w:p w:rsidR="00917A27" w:rsidRDefault="00935523">
            <w:pPr>
              <w:jc w:val="center"/>
              <w:rPr>
                <w:rFonts w:eastAsiaTheme="minorHAnsi" w:cs="Arial"/>
                <w:color w:val="000000"/>
              </w:rPr>
            </w:pPr>
            <w:r>
              <w:rPr>
                <w:rFonts w:cs="Arial"/>
                <w:color w:val="000000"/>
              </w:rPr>
              <w:t>0x6</w:t>
            </w:r>
          </w:p>
        </w:tc>
        <w:tc>
          <w:tcPr>
            <w:tcW w:w="4341" w:type="dxa"/>
            <w:tcBorders>
              <w:top w:val="nil"/>
              <w:left w:val="single" w:sz="4" w:space="0" w:color="auto"/>
              <w:bottom w:val="nil"/>
              <w:right w:val="single" w:sz="4" w:space="0" w:color="auto"/>
            </w:tcBorders>
          </w:tcPr>
          <w:p w:rsidR="00917A27" w:rsidRDefault="00935523">
            <w:pPr>
              <w:rPr>
                <w:rFonts w:cs="Arial"/>
              </w:rPr>
            </w:pPr>
          </w:p>
        </w:tc>
      </w:tr>
      <w:tr w:rsidR="00917A27" w:rsidTr="00A068A3">
        <w:trPr>
          <w:jc w:val="center"/>
        </w:trPr>
        <w:tc>
          <w:tcPr>
            <w:tcW w:w="816" w:type="dxa"/>
            <w:tcBorders>
              <w:top w:val="nil"/>
              <w:left w:val="single" w:sz="4" w:space="0" w:color="auto"/>
              <w:bottom w:val="single" w:sz="4" w:space="0" w:color="auto"/>
              <w:right w:val="single" w:sz="4" w:space="0" w:color="auto"/>
            </w:tcBorders>
          </w:tcPr>
          <w:p w:rsidR="00917A27"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917A27" w:rsidRDefault="00935523">
            <w:pPr>
              <w:jc w:val="center"/>
              <w:rPr>
                <w:rFonts w:eastAsiaTheme="minorHAnsi" w:cs="Arial"/>
                <w:color w:val="000000"/>
              </w:rPr>
            </w:pPr>
            <w:r>
              <w:rPr>
                <w:rFonts w:cs="Arial"/>
                <w:color w:val="000000"/>
              </w:rPr>
              <w:t>NotUsed3</w:t>
            </w:r>
          </w:p>
        </w:tc>
        <w:tc>
          <w:tcPr>
            <w:tcW w:w="816" w:type="dxa"/>
            <w:tcBorders>
              <w:top w:val="single" w:sz="4" w:space="0" w:color="auto"/>
              <w:left w:val="single" w:sz="4" w:space="0" w:color="auto"/>
              <w:bottom w:val="single" w:sz="4" w:space="0" w:color="auto"/>
              <w:right w:val="single" w:sz="4" w:space="0" w:color="auto"/>
            </w:tcBorders>
            <w:vAlign w:val="center"/>
            <w:hideMark/>
          </w:tcPr>
          <w:p w:rsidR="00917A27" w:rsidRDefault="00935523">
            <w:pPr>
              <w:jc w:val="center"/>
              <w:rPr>
                <w:rFonts w:eastAsiaTheme="minorHAnsi" w:cs="Arial"/>
                <w:color w:val="000000"/>
              </w:rPr>
            </w:pPr>
            <w:r>
              <w:rPr>
                <w:rFonts w:cs="Arial"/>
                <w:color w:val="000000"/>
              </w:rPr>
              <w:t>0x7</w:t>
            </w:r>
          </w:p>
        </w:tc>
        <w:tc>
          <w:tcPr>
            <w:tcW w:w="4341" w:type="dxa"/>
            <w:tcBorders>
              <w:top w:val="nil"/>
              <w:left w:val="single" w:sz="4" w:space="0" w:color="auto"/>
              <w:bottom w:val="single" w:sz="4" w:space="0" w:color="auto"/>
              <w:right w:val="single" w:sz="4" w:space="0" w:color="auto"/>
            </w:tcBorders>
          </w:tcPr>
          <w:p w:rsidR="00917A27" w:rsidRDefault="00935523">
            <w:pPr>
              <w:rPr>
                <w:rFonts w:cs="Arial"/>
              </w:rPr>
            </w:pPr>
          </w:p>
        </w:tc>
      </w:tr>
    </w:tbl>
    <w:p w:rsidR="00406F39" w:rsidRDefault="00935523" w:rsidP="00CC6E4C">
      <w:pPr>
        <w:pStyle w:val="Heading4"/>
      </w:pPr>
      <w:r w:rsidRPr="00B9479B">
        <w:lastRenderedPageBreak/>
        <w:t>MD-REQ-128763/B-ApaGearShif_D_RqDrv</w:t>
      </w:r>
    </w:p>
    <w:p w:rsidR="00245947" w:rsidRDefault="00935523">
      <w:pPr>
        <w:rPr>
          <w:rFonts w:cs="Arial"/>
        </w:rPr>
      </w:pPr>
      <w:r>
        <w:rPr>
          <w:rFonts w:cs="Arial"/>
        </w:rPr>
        <w:t>Message Type: Request</w:t>
      </w:r>
    </w:p>
    <w:p w:rsidR="00245947" w:rsidRDefault="00935523">
      <w:pPr>
        <w:rPr>
          <w:rFonts w:cs="Arial"/>
        </w:rPr>
      </w:pPr>
    </w:p>
    <w:p w:rsidR="00245947" w:rsidRDefault="00935523">
      <w:pPr>
        <w:rPr>
          <w:rFonts w:cs="Arial"/>
        </w:rPr>
      </w:pPr>
      <w:r w:rsidRPr="004F47FA">
        <w:rPr>
          <w:rFonts w:cs="Arial"/>
        </w:rPr>
        <w:t xml:space="preserve">This signal is </w:t>
      </w:r>
      <w:r w:rsidRPr="004F47FA">
        <w:rPr>
          <w:rFonts w:cs="Arial"/>
        </w:rPr>
        <w:t>used to tell the driver what gear the APA system expects them to shift to.</w:t>
      </w:r>
      <w:r>
        <w:rPr>
          <w:rFonts w:cs="Arial"/>
        </w:rPr>
        <w:t xml:space="preserve"> </w:t>
      </w:r>
    </w:p>
    <w:p w:rsidR="00245947" w:rsidRDefault="00935523">
      <w:pPr>
        <w:rPr>
          <w:rFonts w:cs="Arial"/>
        </w:rPr>
      </w:pPr>
    </w:p>
    <w:p w:rsidR="00245947" w:rsidRDefault="00935523">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762"/>
        <w:gridCol w:w="816"/>
        <w:gridCol w:w="4341"/>
      </w:tblGrid>
      <w:tr w:rsidR="00245947" w:rsidTr="00701591">
        <w:trPr>
          <w:jc w:val="center"/>
        </w:trPr>
        <w:tc>
          <w:tcPr>
            <w:tcW w:w="816" w:type="dxa"/>
            <w:tcBorders>
              <w:top w:val="single" w:sz="4" w:space="0" w:color="auto"/>
              <w:left w:val="single" w:sz="4" w:space="0" w:color="auto"/>
              <w:bottom w:val="single" w:sz="4" w:space="0" w:color="auto"/>
              <w:right w:val="single" w:sz="4" w:space="0" w:color="auto"/>
            </w:tcBorders>
            <w:shd w:val="clear" w:color="auto" w:fill="8DB4E3"/>
            <w:hideMark/>
          </w:tcPr>
          <w:p w:rsidR="00245947" w:rsidRDefault="00935523">
            <w:pPr>
              <w:rPr>
                <w:rFonts w:cs="Arial"/>
                <w:b/>
              </w:rPr>
            </w:pPr>
            <w:r>
              <w:rPr>
                <w:rFonts w:cs="Arial"/>
                <w:b/>
              </w:rPr>
              <w:t>Name</w:t>
            </w:r>
          </w:p>
        </w:tc>
        <w:tc>
          <w:tcPr>
            <w:tcW w:w="1762" w:type="dxa"/>
            <w:tcBorders>
              <w:top w:val="single" w:sz="4" w:space="0" w:color="auto"/>
              <w:left w:val="single" w:sz="4" w:space="0" w:color="auto"/>
              <w:bottom w:val="single" w:sz="4" w:space="0" w:color="auto"/>
              <w:right w:val="single" w:sz="4" w:space="0" w:color="auto"/>
            </w:tcBorders>
            <w:shd w:val="clear" w:color="auto" w:fill="8DB4E3"/>
            <w:hideMark/>
          </w:tcPr>
          <w:p w:rsidR="00245947" w:rsidRDefault="00935523">
            <w:pPr>
              <w:rPr>
                <w:rFonts w:cs="Arial"/>
                <w:b/>
              </w:rPr>
            </w:pPr>
            <w:r>
              <w:rPr>
                <w:rFonts w:cs="Arial"/>
                <w:b/>
              </w:rPr>
              <w:t>Literals</w:t>
            </w:r>
          </w:p>
        </w:tc>
        <w:tc>
          <w:tcPr>
            <w:tcW w:w="816" w:type="dxa"/>
            <w:tcBorders>
              <w:top w:val="single" w:sz="4" w:space="0" w:color="auto"/>
              <w:left w:val="single" w:sz="4" w:space="0" w:color="auto"/>
              <w:bottom w:val="single" w:sz="4" w:space="0" w:color="auto"/>
              <w:right w:val="single" w:sz="4" w:space="0" w:color="auto"/>
            </w:tcBorders>
            <w:shd w:val="clear" w:color="auto" w:fill="8DB4E3"/>
            <w:hideMark/>
          </w:tcPr>
          <w:p w:rsidR="00245947" w:rsidRDefault="00935523">
            <w:pPr>
              <w:rPr>
                <w:rFonts w:cs="Arial"/>
                <w:b/>
              </w:rPr>
            </w:pPr>
            <w:r>
              <w:rPr>
                <w:rFonts w:cs="Arial"/>
                <w:b/>
              </w:rPr>
              <w:t>Value</w:t>
            </w:r>
          </w:p>
        </w:tc>
        <w:tc>
          <w:tcPr>
            <w:tcW w:w="4341" w:type="dxa"/>
            <w:tcBorders>
              <w:top w:val="single" w:sz="4" w:space="0" w:color="auto"/>
              <w:left w:val="single" w:sz="4" w:space="0" w:color="auto"/>
              <w:bottom w:val="single" w:sz="4" w:space="0" w:color="auto"/>
              <w:right w:val="single" w:sz="4" w:space="0" w:color="auto"/>
            </w:tcBorders>
            <w:shd w:val="clear" w:color="auto" w:fill="8DB4E3"/>
            <w:hideMark/>
          </w:tcPr>
          <w:p w:rsidR="00245947" w:rsidRDefault="00935523">
            <w:pPr>
              <w:rPr>
                <w:rFonts w:cs="Arial"/>
                <w:b/>
              </w:rPr>
            </w:pPr>
            <w:r>
              <w:rPr>
                <w:rFonts w:cs="Arial"/>
                <w:b/>
              </w:rPr>
              <w:t>Description</w:t>
            </w:r>
          </w:p>
        </w:tc>
      </w:tr>
      <w:tr w:rsidR="00245947" w:rsidTr="00701591">
        <w:trPr>
          <w:jc w:val="center"/>
        </w:trPr>
        <w:tc>
          <w:tcPr>
            <w:tcW w:w="816" w:type="dxa"/>
            <w:tcBorders>
              <w:top w:val="single" w:sz="4" w:space="0" w:color="auto"/>
              <w:left w:val="single" w:sz="4" w:space="0" w:color="auto"/>
              <w:bottom w:val="nil"/>
              <w:right w:val="single" w:sz="4" w:space="0" w:color="auto"/>
            </w:tcBorders>
            <w:hideMark/>
          </w:tcPr>
          <w:p w:rsidR="00245947" w:rsidRDefault="00935523">
            <w:pPr>
              <w:rPr>
                <w:rFonts w:cs="Arial"/>
              </w:rPr>
            </w:pPr>
            <w:r>
              <w:rPr>
                <w:rFonts w:cs="Arial"/>
              </w:rPr>
              <w:t>Type</w:t>
            </w:r>
          </w:p>
        </w:tc>
        <w:tc>
          <w:tcPr>
            <w:tcW w:w="1762" w:type="dxa"/>
            <w:tcBorders>
              <w:top w:val="single" w:sz="4" w:space="0" w:color="auto"/>
              <w:left w:val="single" w:sz="4" w:space="0" w:color="auto"/>
              <w:bottom w:val="single" w:sz="4" w:space="0" w:color="auto"/>
              <w:right w:val="single" w:sz="4" w:space="0" w:color="auto"/>
            </w:tcBorders>
            <w:hideMark/>
          </w:tcPr>
          <w:p w:rsidR="00245947" w:rsidRDefault="00935523">
            <w:pPr>
              <w:rPr>
                <w:rFonts w:cs="Arial"/>
              </w:rPr>
            </w:pPr>
            <w:r>
              <w:rPr>
                <w:rFonts w:cs="Arial"/>
              </w:rPr>
              <w:t>-</w:t>
            </w:r>
          </w:p>
        </w:tc>
        <w:tc>
          <w:tcPr>
            <w:tcW w:w="816" w:type="dxa"/>
            <w:tcBorders>
              <w:top w:val="single" w:sz="4" w:space="0" w:color="auto"/>
              <w:left w:val="single" w:sz="4" w:space="0" w:color="auto"/>
              <w:bottom w:val="single" w:sz="4" w:space="0" w:color="auto"/>
              <w:right w:val="single" w:sz="4" w:space="0" w:color="auto"/>
            </w:tcBorders>
            <w:hideMark/>
          </w:tcPr>
          <w:p w:rsidR="00245947" w:rsidRDefault="00935523">
            <w:pPr>
              <w:rPr>
                <w:rFonts w:cs="Arial"/>
              </w:rPr>
            </w:pPr>
            <w:r>
              <w:rPr>
                <w:rFonts w:cs="Arial"/>
              </w:rPr>
              <w:t>-</w:t>
            </w:r>
          </w:p>
        </w:tc>
        <w:tc>
          <w:tcPr>
            <w:tcW w:w="4341" w:type="dxa"/>
            <w:tcBorders>
              <w:top w:val="single" w:sz="4" w:space="0" w:color="auto"/>
              <w:left w:val="single" w:sz="4" w:space="0" w:color="auto"/>
              <w:bottom w:val="nil"/>
              <w:right w:val="single" w:sz="4" w:space="0" w:color="auto"/>
            </w:tcBorders>
            <w:hideMark/>
          </w:tcPr>
          <w:p w:rsidR="00245947" w:rsidRDefault="00935523" w:rsidP="00701591">
            <w:pPr>
              <w:rPr>
                <w:rFonts w:cs="Arial"/>
              </w:rPr>
            </w:pPr>
            <w:r w:rsidRPr="004F47FA">
              <w:rPr>
                <w:rFonts w:cs="Arial"/>
              </w:rPr>
              <w:t>APA system gear shift request to the driver.</w:t>
            </w:r>
          </w:p>
        </w:tc>
      </w:tr>
      <w:tr w:rsidR="00C63DBC" w:rsidTr="00701591">
        <w:trPr>
          <w:jc w:val="center"/>
        </w:trPr>
        <w:tc>
          <w:tcPr>
            <w:tcW w:w="816" w:type="dxa"/>
            <w:tcBorders>
              <w:top w:val="nil"/>
              <w:left w:val="single" w:sz="4" w:space="0" w:color="auto"/>
              <w:bottom w:val="nil"/>
              <w:right w:val="single" w:sz="4" w:space="0" w:color="auto"/>
            </w:tcBorders>
          </w:tcPr>
          <w:p w:rsidR="00C63DBC"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C63DBC" w:rsidRDefault="00935523">
            <w:pPr>
              <w:jc w:val="center"/>
              <w:rPr>
                <w:rFonts w:eastAsiaTheme="minorHAnsi" w:cs="Arial"/>
                <w:color w:val="000000"/>
              </w:rPr>
            </w:pPr>
            <w:r>
              <w:rPr>
                <w:rFonts w:cs="Arial"/>
                <w:color w:val="000000"/>
              </w:rPr>
              <w:t>Null</w:t>
            </w:r>
          </w:p>
        </w:tc>
        <w:tc>
          <w:tcPr>
            <w:tcW w:w="816" w:type="dxa"/>
            <w:tcBorders>
              <w:top w:val="single" w:sz="4" w:space="0" w:color="auto"/>
              <w:left w:val="single" w:sz="4" w:space="0" w:color="auto"/>
              <w:bottom w:val="single" w:sz="4" w:space="0" w:color="auto"/>
              <w:right w:val="single" w:sz="4" w:space="0" w:color="auto"/>
            </w:tcBorders>
            <w:hideMark/>
          </w:tcPr>
          <w:p w:rsidR="00C63DBC" w:rsidRDefault="00935523">
            <w:pPr>
              <w:rPr>
                <w:rFonts w:cs="Arial"/>
              </w:rPr>
            </w:pPr>
            <w:r>
              <w:rPr>
                <w:rFonts w:cs="Arial"/>
              </w:rPr>
              <w:t>0x0</w:t>
            </w:r>
          </w:p>
        </w:tc>
        <w:tc>
          <w:tcPr>
            <w:tcW w:w="4341" w:type="dxa"/>
            <w:tcBorders>
              <w:top w:val="nil"/>
              <w:left w:val="single" w:sz="4" w:space="0" w:color="auto"/>
              <w:bottom w:val="nil"/>
              <w:right w:val="single" w:sz="4" w:space="0" w:color="auto"/>
            </w:tcBorders>
          </w:tcPr>
          <w:p w:rsidR="00C63DBC" w:rsidRDefault="00935523">
            <w:pPr>
              <w:rPr>
                <w:rFonts w:cs="Arial"/>
              </w:rPr>
            </w:pPr>
          </w:p>
        </w:tc>
      </w:tr>
      <w:tr w:rsidR="00C63DBC" w:rsidTr="00701591">
        <w:trPr>
          <w:jc w:val="center"/>
        </w:trPr>
        <w:tc>
          <w:tcPr>
            <w:tcW w:w="816" w:type="dxa"/>
            <w:tcBorders>
              <w:top w:val="nil"/>
              <w:left w:val="single" w:sz="4" w:space="0" w:color="auto"/>
              <w:bottom w:val="nil"/>
              <w:right w:val="single" w:sz="4" w:space="0" w:color="auto"/>
            </w:tcBorders>
          </w:tcPr>
          <w:p w:rsidR="00C63DBC"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C63DBC" w:rsidRDefault="00935523">
            <w:pPr>
              <w:jc w:val="center"/>
              <w:rPr>
                <w:rFonts w:eastAsiaTheme="minorHAnsi" w:cs="Arial"/>
                <w:color w:val="000000"/>
              </w:rPr>
            </w:pPr>
            <w:r>
              <w:rPr>
                <w:rFonts w:cs="Arial"/>
                <w:color w:val="000000"/>
              </w:rPr>
              <w:t>NoRequest</w:t>
            </w:r>
          </w:p>
        </w:tc>
        <w:tc>
          <w:tcPr>
            <w:tcW w:w="816" w:type="dxa"/>
            <w:tcBorders>
              <w:top w:val="single" w:sz="4" w:space="0" w:color="auto"/>
              <w:left w:val="single" w:sz="4" w:space="0" w:color="auto"/>
              <w:bottom w:val="single" w:sz="4" w:space="0" w:color="auto"/>
              <w:right w:val="single" w:sz="4" w:space="0" w:color="auto"/>
            </w:tcBorders>
            <w:hideMark/>
          </w:tcPr>
          <w:p w:rsidR="00C63DBC" w:rsidRDefault="00935523">
            <w:pPr>
              <w:rPr>
                <w:rFonts w:cs="Arial"/>
              </w:rPr>
            </w:pPr>
            <w:r>
              <w:rPr>
                <w:rFonts w:cs="Arial"/>
              </w:rPr>
              <w:t>0x1</w:t>
            </w:r>
          </w:p>
        </w:tc>
        <w:tc>
          <w:tcPr>
            <w:tcW w:w="4341" w:type="dxa"/>
            <w:tcBorders>
              <w:top w:val="nil"/>
              <w:left w:val="single" w:sz="4" w:space="0" w:color="auto"/>
              <w:bottom w:val="nil"/>
              <w:right w:val="single" w:sz="4" w:space="0" w:color="auto"/>
            </w:tcBorders>
          </w:tcPr>
          <w:p w:rsidR="00C63DBC" w:rsidRDefault="00935523">
            <w:pPr>
              <w:rPr>
                <w:rFonts w:cs="Arial"/>
              </w:rPr>
            </w:pPr>
          </w:p>
        </w:tc>
      </w:tr>
      <w:tr w:rsidR="00C63DBC" w:rsidTr="00701591">
        <w:trPr>
          <w:jc w:val="center"/>
        </w:trPr>
        <w:tc>
          <w:tcPr>
            <w:tcW w:w="816" w:type="dxa"/>
            <w:tcBorders>
              <w:top w:val="nil"/>
              <w:left w:val="single" w:sz="4" w:space="0" w:color="auto"/>
              <w:bottom w:val="nil"/>
              <w:right w:val="single" w:sz="4" w:space="0" w:color="auto"/>
            </w:tcBorders>
          </w:tcPr>
          <w:p w:rsidR="00C63DBC"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C63DBC" w:rsidRDefault="00935523">
            <w:pPr>
              <w:jc w:val="center"/>
              <w:rPr>
                <w:rFonts w:eastAsiaTheme="minorHAnsi" w:cs="Arial"/>
                <w:color w:val="000000"/>
              </w:rPr>
            </w:pPr>
            <w:r>
              <w:rPr>
                <w:rFonts w:cs="Arial"/>
                <w:color w:val="000000"/>
              </w:rPr>
              <w:t>ShiftToR</w:t>
            </w:r>
          </w:p>
        </w:tc>
        <w:tc>
          <w:tcPr>
            <w:tcW w:w="816" w:type="dxa"/>
            <w:tcBorders>
              <w:top w:val="single" w:sz="4" w:space="0" w:color="auto"/>
              <w:left w:val="single" w:sz="4" w:space="0" w:color="auto"/>
              <w:bottom w:val="single" w:sz="4" w:space="0" w:color="auto"/>
              <w:right w:val="single" w:sz="4" w:space="0" w:color="auto"/>
            </w:tcBorders>
            <w:hideMark/>
          </w:tcPr>
          <w:p w:rsidR="00C63DBC" w:rsidRDefault="00935523">
            <w:pPr>
              <w:rPr>
                <w:rFonts w:cs="Arial"/>
              </w:rPr>
            </w:pPr>
            <w:r>
              <w:rPr>
                <w:rFonts w:cs="Arial"/>
              </w:rPr>
              <w:t>0x2</w:t>
            </w:r>
          </w:p>
        </w:tc>
        <w:tc>
          <w:tcPr>
            <w:tcW w:w="4341" w:type="dxa"/>
            <w:tcBorders>
              <w:top w:val="nil"/>
              <w:left w:val="single" w:sz="4" w:space="0" w:color="auto"/>
              <w:bottom w:val="nil"/>
              <w:right w:val="single" w:sz="4" w:space="0" w:color="auto"/>
            </w:tcBorders>
          </w:tcPr>
          <w:p w:rsidR="00C63DBC" w:rsidRDefault="00935523">
            <w:pPr>
              <w:rPr>
                <w:rFonts w:cs="Arial"/>
              </w:rPr>
            </w:pPr>
          </w:p>
        </w:tc>
      </w:tr>
      <w:tr w:rsidR="00C63DBC" w:rsidTr="00701591">
        <w:trPr>
          <w:jc w:val="center"/>
        </w:trPr>
        <w:tc>
          <w:tcPr>
            <w:tcW w:w="816" w:type="dxa"/>
            <w:tcBorders>
              <w:top w:val="nil"/>
              <w:left w:val="single" w:sz="4" w:space="0" w:color="auto"/>
              <w:bottom w:val="nil"/>
              <w:right w:val="single" w:sz="4" w:space="0" w:color="auto"/>
            </w:tcBorders>
          </w:tcPr>
          <w:p w:rsidR="00C63DBC"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C63DBC" w:rsidRDefault="00935523">
            <w:pPr>
              <w:jc w:val="center"/>
              <w:rPr>
                <w:rFonts w:eastAsiaTheme="minorHAnsi" w:cs="Arial"/>
                <w:color w:val="000000"/>
              </w:rPr>
            </w:pPr>
            <w:r>
              <w:rPr>
                <w:rFonts w:cs="Arial"/>
                <w:color w:val="000000"/>
              </w:rPr>
              <w:t>ShiftToD</w:t>
            </w:r>
          </w:p>
        </w:tc>
        <w:tc>
          <w:tcPr>
            <w:tcW w:w="816" w:type="dxa"/>
            <w:tcBorders>
              <w:top w:val="single" w:sz="4" w:space="0" w:color="auto"/>
              <w:left w:val="single" w:sz="4" w:space="0" w:color="auto"/>
              <w:bottom w:val="single" w:sz="4" w:space="0" w:color="auto"/>
              <w:right w:val="single" w:sz="4" w:space="0" w:color="auto"/>
            </w:tcBorders>
            <w:hideMark/>
          </w:tcPr>
          <w:p w:rsidR="00C63DBC" w:rsidRDefault="00935523">
            <w:pPr>
              <w:rPr>
                <w:rFonts w:cs="Arial"/>
              </w:rPr>
            </w:pPr>
            <w:r>
              <w:rPr>
                <w:rFonts w:cs="Arial"/>
              </w:rPr>
              <w:t>0x3</w:t>
            </w:r>
          </w:p>
        </w:tc>
        <w:tc>
          <w:tcPr>
            <w:tcW w:w="4341" w:type="dxa"/>
            <w:tcBorders>
              <w:top w:val="nil"/>
              <w:left w:val="single" w:sz="4" w:space="0" w:color="auto"/>
              <w:bottom w:val="nil"/>
              <w:right w:val="single" w:sz="4" w:space="0" w:color="auto"/>
            </w:tcBorders>
          </w:tcPr>
          <w:p w:rsidR="00C63DBC" w:rsidRDefault="00935523">
            <w:pPr>
              <w:rPr>
                <w:rFonts w:cs="Arial"/>
              </w:rPr>
            </w:pPr>
          </w:p>
        </w:tc>
      </w:tr>
      <w:tr w:rsidR="00C63DBC" w:rsidTr="00701591">
        <w:trPr>
          <w:jc w:val="center"/>
        </w:trPr>
        <w:tc>
          <w:tcPr>
            <w:tcW w:w="816" w:type="dxa"/>
            <w:tcBorders>
              <w:top w:val="nil"/>
              <w:left w:val="single" w:sz="4" w:space="0" w:color="auto"/>
              <w:bottom w:val="nil"/>
              <w:right w:val="single" w:sz="4" w:space="0" w:color="auto"/>
            </w:tcBorders>
          </w:tcPr>
          <w:p w:rsidR="00C63DBC"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C63DBC" w:rsidRDefault="00935523">
            <w:pPr>
              <w:jc w:val="center"/>
              <w:rPr>
                <w:rFonts w:eastAsiaTheme="minorHAnsi" w:cs="Arial"/>
                <w:color w:val="000000"/>
              </w:rPr>
            </w:pPr>
            <w:r>
              <w:rPr>
                <w:rFonts w:cs="Arial"/>
                <w:color w:val="000000"/>
              </w:rPr>
              <w:t>ShiftToN</w:t>
            </w:r>
          </w:p>
        </w:tc>
        <w:tc>
          <w:tcPr>
            <w:tcW w:w="816" w:type="dxa"/>
            <w:tcBorders>
              <w:top w:val="single" w:sz="4" w:space="0" w:color="auto"/>
              <w:left w:val="single" w:sz="4" w:space="0" w:color="auto"/>
              <w:bottom w:val="single" w:sz="4" w:space="0" w:color="auto"/>
              <w:right w:val="single" w:sz="4" w:space="0" w:color="auto"/>
            </w:tcBorders>
            <w:hideMark/>
          </w:tcPr>
          <w:p w:rsidR="00C63DBC" w:rsidRDefault="00935523">
            <w:pPr>
              <w:rPr>
                <w:rFonts w:cs="Arial"/>
              </w:rPr>
            </w:pPr>
            <w:r>
              <w:rPr>
                <w:rFonts w:cs="Arial"/>
              </w:rPr>
              <w:t>0x4</w:t>
            </w:r>
          </w:p>
        </w:tc>
        <w:tc>
          <w:tcPr>
            <w:tcW w:w="4341" w:type="dxa"/>
            <w:tcBorders>
              <w:top w:val="nil"/>
              <w:left w:val="single" w:sz="4" w:space="0" w:color="auto"/>
              <w:bottom w:val="nil"/>
              <w:right w:val="single" w:sz="4" w:space="0" w:color="auto"/>
            </w:tcBorders>
          </w:tcPr>
          <w:p w:rsidR="00C63DBC" w:rsidRDefault="00935523">
            <w:pPr>
              <w:rPr>
                <w:rFonts w:cs="Arial"/>
              </w:rPr>
            </w:pPr>
          </w:p>
        </w:tc>
      </w:tr>
      <w:tr w:rsidR="00C63DBC" w:rsidTr="00701591">
        <w:trPr>
          <w:jc w:val="center"/>
        </w:trPr>
        <w:tc>
          <w:tcPr>
            <w:tcW w:w="816" w:type="dxa"/>
            <w:tcBorders>
              <w:top w:val="nil"/>
              <w:left w:val="single" w:sz="4" w:space="0" w:color="auto"/>
              <w:bottom w:val="nil"/>
              <w:right w:val="single" w:sz="4" w:space="0" w:color="auto"/>
            </w:tcBorders>
          </w:tcPr>
          <w:p w:rsidR="00C63DBC"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C63DBC" w:rsidRDefault="00935523">
            <w:pPr>
              <w:jc w:val="center"/>
              <w:rPr>
                <w:rFonts w:eastAsiaTheme="minorHAnsi" w:cs="Arial"/>
                <w:color w:val="000000"/>
              </w:rPr>
            </w:pPr>
            <w:r>
              <w:rPr>
                <w:rFonts w:cs="Arial"/>
                <w:color w:val="000000"/>
              </w:rPr>
              <w:t>ShiftToP</w:t>
            </w:r>
          </w:p>
        </w:tc>
        <w:tc>
          <w:tcPr>
            <w:tcW w:w="816" w:type="dxa"/>
            <w:tcBorders>
              <w:top w:val="single" w:sz="4" w:space="0" w:color="auto"/>
              <w:left w:val="single" w:sz="4" w:space="0" w:color="auto"/>
              <w:bottom w:val="single" w:sz="4" w:space="0" w:color="auto"/>
              <w:right w:val="single" w:sz="4" w:space="0" w:color="auto"/>
            </w:tcBorders>
            <w:hideMark/>
          </w:tcPr>
          <w:p w:rsidR="00C63DBC" w:rsidRDefault="00935523">
            <w:pPr>
              <w:rPr>
                <w:rFonts w:cs="Arial"/>
              </w:rPr>
            </w:pPr>
            <w:r>
              <w:rPr>
                <w:rFonts w:cs="Arial"/>
              </w:rPr>
              <w:t>0x5</w:t>
            </w:r>
          </w:p>
        </w:tc>
        <w:tc>
          <w:tcPr>
            <w:tcW w:w="4341" w:type="dxa"/>
            <w:tcBorders>
              <w:top w:val="nil"/>
              <w:left w:val="single" w:sz="4" w:space="0" w:color="auto"/>
              <w:bottom w:val="nil"/>
              <w:right w:val="single" w:sz="4" w:space="0" w:color="auto"/>
            </w:tcBorders>
          </w:tcPr>
          <w:p w:rsidR="00C63DBC" w:rsidRDefault="00935523">
            <w:pPr>
              <w:rPr>
                <w:rFonts w:cs="Arial"/>
              </w:rPr>
            </w:pPr>
          </w:p>
        </w:tc>
      </w:tr>
      <w:tr w:rsidR="00C63DBC" w:rsidTr="00701591">
        <w:trPr>
          <w:jc w:val="center"/>
        </w:trPr>
        <w:tc>
          <w:tcPr>
            <w:tcW w:w="816" w:type="dxa"/>
            <w:tcBorders>
              <w:top w:val="nil"/>
              <w:left w:val="single" w:sz="4" w:space="0" w:color="auto"/>
              <w:bottom w:val="nil"/>
              <w:right w:val="single" w:sz="4" w:space="0" w:color="auto"/>
            </w:tcBorders>
          </w:tcPr>
          <w:p w:rsidR="00C63DBC"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C63DBC" w:rsidRDefault="00935523">
            <w:pPr>
              <w:jc w:val="center"/>
              <w:rPr>
                <w:rFonts w:eastAsiaTheme="minorHAnsi" w:cs="Arial"/>
                <w:color w:val="000000"/>
              </w:rPr>
            </w:pPr>
            <w:r>
              <w:rPr>
                <w:rFonts w:cs="Arial"/>
                <w:color w:val="000000"/>
              </w:rPr>
              <w:t>NotUsed1</w:t>
            </w:r>
          </w:p>
        </w:tc>
        <w:tc>
          <w:tcPr>
            <w:tcW w:w="816" w:type="dxa"/>
            <w:tcBorders>
              <w:top w:val="single" w:sz="4" w:space="0" w:color="auto"/>
              <w:left w:val="single" w:sz="4" w:space="0" w:color="auto"/>
              <w:bottom w:val="single" w:sz="4" w:space="0" w:color="auto"/>
              <w:right w:val="single" w:sz="4" w:space="0" w:color="auto"/>
            </w:tcBorders>
            <w:hideMark/>
          </w:tcPr>
          <w:p w:rsidR="00C63DBC" w:rsidRDefault="00935523">
            <w:pPr>
              <w:rPr>
                <w:rFonts w:cs="Arial"/>
              </w:rPr>
            </w:pPr>
            <w:r>
              <w:rPr>
                <w:rFonts w:cs="Arial"/>
              </w:rPr>
              <w:t>0x6</w:t>
            </w:r>
          </w:p>
        </w:tc>
        <w:tc>
          <w:tcPr>
            <w:tcW w:w="4341" w:type="dxa"/>
            <w:tcBorders>
              <w:top w:val="nil"/>
              <w:left w:val="single" w:sz="4" w:space="0" w:color="auto"/>
              <w:bottom w:val="nil"/>
              <w:right w:val="single" w:sz="4" w:space="0" w:color="auto"/>
            </w:tcBorders>
          </w:tcPr>
          <w:p w:rsidR="00C63DBC" w:rsidRDefault="00935523">
            <w:pPr>
              <w:rPr>
                <w:rFonts w:cs="Arial"/>
              </w:rPr>
            </w:pPr>
          </w:p>
        </w:tc>
      </w:tr>
      <w:tr w:rsidR="00C63DBC" w:rsidTr="00701591">
        <w:trPr>
          <w:jc w:val="center"/>
        </w:trPr>
        <w:tc>
          <w:tcPr>
            <w:tcW w:w="816" w:type="dxa"/>
            <w:tcBorders>
              <w:top w:val="nil"/>
              <w:left w:val="single" w:sz="4" w:space="0" w:color="auto"/>
              <w:bottom w:val="single" w:sz="4" w:space="0" w:color="auto"/>
              <w:right w:val="single" w:sz="4" w:space="0" w:color="auto"/>
            </w:tcBorders>
          </w:tcPr>
          <w:p w:rsidR="00C63DBC"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C63DBC" w:rsidRDefault="00935523">
            <w:pPr>
              <w:jc w:val="center"/>
              <w:rPr>
                <w:rFonts w:eastAsiaTheme="minorHAnsi" w:cs="Arial"/>
                <w:color w:val="000000"/>
              </w:rPr>
            </w:pPr>
            <w:r>
              <w:rPr>
                <w:rFonts w:cs="Arial"/>
                <w:color w:val="000000"/>
              </w:rPr>
              <w:t>NotUSed2</w:t>
            </w:r>
          </w:p>
        </w:tc>
        <w:tc>
          <w:tcPr>
            <w:tcW w:w="816" w:type="dxa"/>
            <w:tcBorders>
              <w:top w:val="single" w:sz="4" w:space="0" w:color="auto"/>
              <w:left w:val="single" w:sz="4" w:space="0" w:color="auto"/>
              <w:bottom w:val="single" w:sz="4" w:space="0" w:color="auto"/>
              <w:right w:val="single" w:sz="4" w:space="0" w:color="auto"/>
            </w:tcBorders>
            <w:hideMark/>
          </w:tcPr>
          <w:p w:rsidR="00C63DBC" w:rsidRDefault="00935523">
            <w:pPr>
              <w:rPr>
                <w:rFonts w:cs="Arial"/>
              </w:rPr>
            </w:pPr>
            <w:r>
              <w:rPr>
                <w:rFonts w:cs="Arial"/>
              </w:rPr>
              <w:t>0x7</w:t>
            </w:r>
          </w:p>
        </w:tc>
        <w:tc>
          <w:tcPr>
            <w:tcW w:w="4341" w:type="dxa"/>
            <w:tcBorders>
              <w:top w:val="nil"/>
              <w:left w:val="single" w:sz="4" w:space="0" w:color="auto"/>
              <w:bottom w:val="single" w:sz="4" w:space="0" w:color="auto"/>
              <w:right w:val="single" w:sz="4" w:space="0" w:color="auto"/>
            </w:tcBorders>
          </w:tcPr>
          <w:p w:rsidR="00C63DBC" w:rsidRDefault="00935523">
            <w:pPr>
              <w:rPr>
                <w:rFonts w:cs="Arial"/>
              </w:rPr>
            </w:pPr>
          </w:p>
        </w:tc>
      </w:tr>
    </w:tbl>
    <w:p w:rsidR="00245947" w:rsidRDefault="00935523">
      <w:pPr>
        <w:rPr>
          <w:rFonts w:eastAsia="MS Mincho" w:cs="Arial"/>
        </w:rPr>
      </w:pPr>
    </w:p>
    <w:p w:rsidR="00406F39" w:rsidRDefault="00935523" w:rsidP="00CC6E4C">
      <w:pPr>
        <w:pStyle w:val="Heading4"/>
      </w:pPr>
      <w:r w:rsidRPr="00B9479B">
        <w:t>MD-REQ-128771/A-ApaSteWhl_D_RqDrv</w:t>
      </w:r>
    </w:p>
    <w:p w:rsidR="00BB48BF" w:rsidRDefault="00935523">
      <w:pPr>
        <w:rPr>
          <w:rFonts w:cs="Arial"/>
        </w:rPr>
      </w:pPr>
      <w:r>
        <w:rPr>
          <w:rFonts w:cs="Arial"/>
        </w:rPr>
        <w:t>Message Type: Request</w:t>
      </w:r>
    </w:p>
    <w:p w:rsidR="00BB48BF" w:rsidRDefault="00935523">
      <w:pPr>
        <w:rPr>
          <w:rFonts w:cs="Arial"/>
        </w:rPr>
      </w:pPr>
    </w:p>
    <w:p w:rsidR="00BB48BF" w:rsidRDefault="00935523">
      <w:pPr>
        <w:rPr>
          <w:rFonts w:cs="Arial"/>
        </w:rPr>
      </w:pPr>
      <w:r>
        <w:rPr>
          <w:rFonts w:cs="Arial"/>
        </w:rPr>
        <w:t xml:space="preserve">This </w:t>
      </w:r>
      <w:r>
        <w:rPr>
          <w:rFonts w:cs="Arial"/>
        </w:rPr>
        <w:t>signal</w:t>
      </w:r>
      <w:r>
        <w:rPr>
          <w:rFonts w:cs="Arial"/>
        </w:rPr>
        <w:t xml:space="preserve"> is sent to the Active Park Assist Client from the Active Park Assist Server </w:t>
      </w:r>
      <w:r>
        <w:rPr>
          <w:rFonts w:cs="Arial"/>
        </w:rPr>
        <w:t xml:space="preserve">as an </w:t>
      </w:r>
      <w:r w:rsidRPr="00DD2726">
        <w:rPr>
          <w:rFonts w:cs="Arial"/>
        </w:rPr>
        <w:t>APA system request to the driver for control of the</w:t>
      </w:r>
      <w:r>
        <w:rPr>
          <w:rFonts w:cs="Arial"/>
        </w:rPr>
        <w:t xml:space="preserve"> steering</w:t>
      </w:r>
      <w:r>
        <w:rPr>
          <w:rFonts w:cs="Arial"/>
        </w:rPr>
        <w:t xml:space="preserve"> wheel</w:t>
      </w:r>
      <w:r>
        <w:rPr>
          <w:rFonts w:cs="Arial"/>
        </w:rPr>
        <w:t>.</w:t>
      </w:r>
    </w:p>
    <w:p w:rsidR="00BB48BF" w:rsidRDefault="00935523">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651"/>
        <w:gridCol w:w="861"/>
        <w:gridCol w:w="5297"/>
      </w:tblGrid>
      <w:tr w:rsidR="00BB48BF" w:rsidTr="00D10899">
        <w:trPr>
          <w:jc w:val="center"/>
        </w:trPr>
        <w:tc>
          <w:tcPr>
            <w:tcW w:w="1008"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b/>
              </w:rPr>
            </w:pPr>
            <w:r>
              <w:rPr>
                <w:rFonts w:cs="Arial"/>
                <w:b/>
              </w:rPr>
              <w:t>Name</w:t>
            </w:r>
          </w:p>
        </w:tc>
        <w:tc>
          <w:tcPr>
            <w:tcW w:w="1651"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b/>
              </w:rPr>
            </w:pPr>
            <w:r>
              <w:rPr>
                <w:rFonts w:cs="Arial"/>
                <w:b/>
              </w:rPr>
              <w:t>Literals</w:t>
            </w:r>
          </w:p>
        </w:tc>
        <w:tc>
          <w:tcPr>
            <w:tcW w:w="861"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b/>
              </w:rPr>
            </w:pPr>
            <w:r>
              <w:rPr>
                <w:rFonts w:cs="Arial"/>
                <w:b/>
              </w:rPr>
              <w:t>Value</w:t>
            </w:r>
          </w:p>
        </w:tc>
        <w:tc>
          <w:tcPr>
            <w:tcW w:w="5297" w:type="dxa"/>
            <w:tcBorders>
              <w:top w:val="single" w:sz="4" w:space="0" w:color="auto"/>
              <w:left w:val="single" w:sz="4" w:space="0" w:color="auto"/>
              <w:bottom w:val="single" w:sz="4" w:space="0" w:color="auto"/>
              <w:right w:val="single" w:sz="4" w:space="0" w:color="auto"/>
            </w:tcBorders>
            <w:shd w:val="clear" w:color="auto" w:fill="8DB4E3"/>
            <w:hideMark/>
          </w:tcPr>
          <w:p w:rsidR="00BB48BF" w:rsidRDefault="00935523">
            <w:pPr>
              <w:rPr>
                <w:rFonts w:cs="Arial"/>
              </w:rPr>
            </w:pPr>
            <w:r>
              <w:rPr>
                <w:rFonts w:cs="Arial"/>
                <w:b/>
              </w:rPr>
              <w:t>Description</w:t>
            </w:r>
          </w:p>
        </w:tc>
      </w:tr>
      <w:tr w:rsidR="00BB48BF" w:rsidTr="00D10899">
        <w:trPr>
          <w:jc w:val="center"/>
        </w:trPr>
        <w:tc>
          <w:tcPr>
            <w:tcW w:w="1008" w:type="dxa"/>
            <w:tcBorders>
              <w:top w:val="single" w:sz="4" w:space="0" w:color="auto"/>
              <w:left w:val="single" w:sz="4" w:space="0" w:color="auto"/>
              <w:bottom w:val="nil"/>
              <w:right w:val="single" w:sz="4" w:space="0" w:color="auto"/>
            </w:tcBorders>
            <w:hideMark/>
          </w:tcPr>
          <w:p w:rsidR="00BB48BF" w:rsidRDefault="00935523">
            <w:pPr>
              <w:rPr>
                <w:rFonts w:cs="Arial"/>
              </w:rPr>
            </w:pPr>
            <w:r>
              <w:rPr>
                <w:rFonts w:cs="Arial"/>
              </w:rPr>
              <w:t xml:space="preserve">Type </w:t>
            </w:r>
          </w:p>
        </w:tc>
        <w:tc>
          <w:tcPr>
            <w:tcW w:w="1651" w:type="dxa"/>
            <w:tcBorders>
              <w:top w:val="single" w:sz="4" w:space="0" w:color="auto"/>
              <w:left w:val="single" w:sz="4" w:space="0" w:color="auto"/>
              <w:bottom w:val="single" w:sz="4" w:space="0" w:color="auto"/>
              <w:right w:val="single" w:sz="4" w:space="0" w:color="auto"/>
            </w:tcBorders>
            <w:hideMark/>
          </w:tcPr>
          <w:p w:rsidR="00BB48BF" w:rsidRDefault="00935523">
            <w:pPr>
              <w:rPr>
                <w:rFonts w:cs="Arial"/>
              </w:rPr>
            </w:pPr>
            <w:r>
              <w:rPr>
                <w:rFonts w:cs="Arial"/>
              </w:rPr>
              <w:t>-</w:t>
            </w:r>
          </w:p>
        </w:tc>
        <w:tc>
          <w:tcPr>
            <w:tcW w:w="861" w:type="dxa"/>
            <w:tcBorders>
              <w:top w:val="single" w:sz="4" w:space="0" w:color="auto"/>
              <w:left w:val="single" w:sz="4" w:space="0" w:color="auto"/>
              <w:bottom w:val="single" w:sz="4" w:space="0" w:color="auto"/>
              <w:right w:val="single" w:sz="4" w:space="0" w:color="auto"/>
            </w:tcBorders>
            <w:hideMark/>
          </w:tcPr>
          <w:p w:rsidR="00BB48BF" w:rsidRDefault="00935523">
            <w:pPr>
              <w:rPr>
                <w:rFonts w:cs="Arial"/>
              </w:rPr>
            </w:pPr>
            <w:r>
              <w:rPr>
                <w:rFonts w:cs="Arial"/>
              </w:rPr>
              <w:t>-</w:t>
            </w:r>
          </w:p>
        </w:tc>
        <w:tc>
          <w:tcPr>
            <w:tcW w:w="5297" w:type="dxa"/>
            <w:tcBorders>
              <w:top w:val="single" w:sz="4" w:space="0" w:color="auto"/>
              <w:left w:val="single" w:sz="4" w:space="0" w:color="auto"/>
              <w:bottom w:val="nil"/>
              <w:right w:val="single" w:sz="4" w:space="0" w:color="auto"/>
            </w:tcBorders>
            <w:hideMark/>
          </w:tcPr>
          <w:p w:rsidR="00BB48BF" w:rsidRDefault="00935523" w:rsidP="00DD2726">
            <w:pPr>
              <w:rPr>
                <w:rFonts w:cs="Arial"/>
              </w:rPr>
            </w:pPr>
            <w:r>
              <w:rPr>
                <w:rFonts w:cs="Arial"/>
              </w:rPr>
              <w:t>U</w:t>
            </w:r>
            <w:r w:rsidRPr="00DD2726">
              <w:rPr>
                <w:rFonts w:cs="Arial"/>
              </w:rPr>
              <w:t>sed to tell the driver if the APA system expects them to</w:t>
            </w:r>
          </w:p>
        </w:tc>
      </w:tr>
      <w:tr w:rsidR="008E5F65" w:rsidTr="00D10899">
        <w:trPr>
          <w:jc w:val="center"/>
        </w:trPr>
        <w:tc>
          <w:tcPr>
            <w:tcW w:w="1008" w:type="dxa"/>
            <w:tcBorders>
              <w:top w:val="nil"/>
              <w:left w:val="single" w:sz="4" w:space="0" w:color="auto"/>
              <w:bottom w:val="nil"/>
              <w:right w:val="single" w:sz="4" w:space="0" w:color="auto"/>
            </w:tcBorders>
          </w:tcPr>
          <w:p w:rsidR="008E5F65" w:rsidRDefault="00935523">
            <w:pPr>
              <w:rPr>
                <w:rFonts w:cs="Arial"/>
              </w:rPr>
            </w:pPr>
          </w:p>
        </w:tc>
        <w:tc>
          <w:tcPr>
            <w:tcW w:w="1651" w:type="dxa"/>
            <w:tcBorders>
              <w:top w:val="single" w:sz="4" w:space="0" w:color="auto"/>
              <w:left w:val="single" w:sz="4" w:space="0" w:color="auto"/>
              <w:bottom w:val="single" w:sz="4" w:space="0" w:color="auto"/>
              <w:right w:val="single" w:sz="4" w:space="0" w:color="auto"/>
            </w:tcBorders>
            <w:vAlign w:val="center"/>
            <w:hideMark/>
          </w:tcPr>
          <w:p w:rsidR="008E5F65" w:rsidRDefault="00935523" w:rsidP="008E5F65">
            <w:pPr>
              <w:rPr>
                <w:rFonts w:cs="Arial"/>
              </w:rPr>
            </w:pPr>
            <w:r>
              <w:rPr>
                <w:rFonts w:cs="Arial"/>
              </w:rPr>
              <w:t>Null</w:t>
            </w:r>
          </w:p>
        </w:tc>
        <w:tc>
          <w:tcPr>
            <w:tcW w:w="861" w:type="dxa"/>
            <w:tcBorders>
              <w:top w:val="single" w:sz="4" w:space="0" w:color="auto"/>
              <w:left w:val="single" w:sz="4" w:space="0" w:color="auto"/>
              <w:bottom w:val="single" w:sz="4" w:space="0" w:color="auto"/>
              <w:right w:val="single" w:sz="4" w:space="0" w:color="auto"/>
            </w:tcBorders>
            <w:hideMark/>
          </w:tcPr>
          <w:p w:rsidR="008E5F65" w:rsidRDefault="00935523">
            <w:pPr>
              <w:rPr>
                <w:rFonts w:cs="Arial"/>
              </w:rPr>
            </w:pPr>
            <w:r>
              <w:rPr>
                <w:rFonts w:cs="Arial"/>
              </w:rPr>
              <w:t>0x0</w:t>
            </w:r>
          </w:p>
        </w:tc>
        <w:tc>
          <w:tcPr>
            <w:tcW w:w="5297" w:type="dxa"/>
            <w:tcBorders>
              <w:top w:val="nil"/>
              <w:left w:val="single" w:sz="4" w:space="0" w:color="auto"/>
              <w:bottom w:val="nil"/>
              <w:right w:val="single" w:sz="4" w:space="0" w:color="auto"/>
            </w:tcBorders>
          </w:tcPr>
          <w:p w:rsidR="008E5F65" w:rsidRDefault="00935523" w:rsidP="00D46BC0">
            <w:pPr>
              <w:rPr>
                <w:rFonts w:cs="Arial"/>
              </w:rPr>
            </w:pPr>
            <w:r w:rsidRPr="00DD2726">
              <w:rPr>
                <w:rFonts w:cs="Arial"/>
              </w:rPr>
              <w:t>let go of the steering wheel or take control</w:t>
            </w:r>
            <w:r>
              <w:rPr>
                <w:rFonts w:cs="Arial"/>
              </w:rPr>
              <w:t>.</w:t>
            </w:r>
          </w:p>
        </w:tc>
      </w:tr>
      <w:tr w:rsidR="00D10899" w:rsidTr="00D10899">
        <w:trPr>
          <w:jc w:val="center"/>
        </w:trPr>
        <w:tc>
          <w:tcPr>
            <w:tcW w:w="1008" w:type="dxa"/>
            <w:tcBorders>
              <w:top w:val="nil"/>
              <w:left w:val="single" w:sz="4" w:space="0" w:color="auto"/>
              <w:bottom w:val="nil"/>
              <w:right w:val="single" w:sz="4" w:space="0" w:color="auto"/>
            </w:tcBorders>
          </w:tcPr>
          <w:p w:rsidR="00D10899" w:rsidRDefault="00935523">
            <w:pPr>
              <w:rPr>
                <w:rFonts w:cs="Arial"/>
              </w:rPr>
            </w:pPr>
          </w:p>
        </w:tc>
        <w:tc>
          <w:tcPr>
            <w:tcW w:w="1651" w:type="dxa"/>
            <w:tcBorders>
              <w:top w:val="single" w:sz="4" w:space="0" w:color="auto"/>
              <w:left w:val="single" w:sz="4" w:space="0" w:color="auto"/>
              <w:bottom w:val="single" w:sz="4" w:space="0" w:color="auto"/>
              <w:right w:val="single" w:sz="4" w:space="0" w:color="auto"/>
            </w:tcBorders>
            <w:vAlign w:val="center"/>
            <w:hideMark/>
          </w:tcPr>
          <w:p w:rsidR="00D10899" w:rsidRDefault="00935523" w:rsidP="00D10899">
            <w:pPr>
              <w:rPr>
                <w:rFonts w:cs="Arial"/>
              </w:rPr>
            </w:pPr>
            <w:r>
              <w:rPr>
                <w:rFonts w:cs="Arial"/>
              </w:rPr>
              <w:t>NoRequest</w:t>
            </w:r>
          </w:p>
        </w:tc>
        <w:tc>
          <w:tcPr>
            <w:tcW w:w="861" w:type="dxa"/>
            <w:tcBorders>
              <w:top w:val="single" w:sz="4" w:space="0" w:color="auto"/>
              <w:left w:val="single" w:sz="4" w:space="0" w:color="auto"/>
              <w:bottom w:val="single" w:sz="4" w:space="0" w:color="auto"/>
              <w:right w:val="single" w:sz="4" w:space="0" w:color="auto"/>
            </w:tcBorders>
            <w:hideMark/>
          </w:tcPr>
          <w:p w:rsidR="00D10899" w:rsidRDefault="00935523">
            <w:pPr>
              <w:rPr>
                <w:rFonts w:cs="Arial"/>
              </w:rPr>
            </w:pPr>
            <w:r>
              <w:rPr>
                <w:rFonts w:cs="Arial"/>
              </w:rPr>
              <w:t>0x1</w:t>
            </w:r>
          </w:p>
        </w:tc>
        <w:tc>
          <w:tcPr>
            <w:tcW w:w="5297" w:type="dxa"/>
            <w:tcBorders>
              <w:top w:val="nil"/>
              <w:left w:val="single" w:sz="4" w:space="0" w:color="auto"/>
              <w:bottom w:val="nil"/>
              <w:right w:val="single" w:sz="4" w:space="0" w:color="auto"/>
            </w:tcBorders>
          </w:tcPr>
          <w:p w:rsidR="00D10899" w:rsidRDefault="00935523">
            <w:pPr>
              <w:rPr>
                <w:rFonts w:cs="Arial"/>
              </w:rPr>
            </w:pPr>
          </w:p>
        </w:tc>
      </w:tr>
      <w:tr w:rsidR="00D10899" w:rsidTr="00D10899">
        <w:trPr>
          <w:jc w:val="center"/>
        </w:trPr>
        <w:tc>
          <w:tcPr>
            <w:tcW w:w="1008" w:type="dxa"/>
            <w:tcBorders>
              <w:top w:val="nil"/>
              <w:left w:val="single" w:sz="4" w:space="0" w:color="auto"/>
              <w:bottom w:val="nil"/>
              <w:right w:val="single" w:sz="4" w:space="0" w:color="auto"/>
            </w:tcBorders>
          </w:tcPr>
          <w:p w:rsidR="00D10899" w:rsidRDefault="00935523">
            <w:pPr>
              <w:rPr>
                <w:rFonts w:cs="Arial"/>
              </w:rPr>
            </w:pPr>
          </w:p>
        </w:tc>
        <w:tc>
          <w:tcPr>
            <w:tcW w:w="1651" w:type="dxa"/>
            <w:tcBorders>
              <w:top w:val="single" w:sz="4" w:space="0" w:color="auto"/>
              <w:left w:val="single" w:sz="4" w:space="0" w:color="auto"/>
              <w:bottom w:val="single" w:sz="4" w:space="0" w:color="auto"/>
              <w:right w:val="single" w:sz="4" w:space="0" w:color="auto"/>
            </w:tcBorders>
            <w:vAlign w:val="center"/>
            <w:hideMark/>
          </w:tcPr>
          <w:p w:rsidR="00D10899" w:rsidRDefault="00935523" w:rsidP="00D10899">
            <w:pPr>
              <w:rPr>
                <w:rFonts w:cs="Arial"/>
              </w:rPr>
            </w:pPr>
            <w:r>
              <w:rPr>
                <w:rFonts w:cs="Arial"/>
              </w:rPr>
              <w:t>RemoveHands</w:t>
            </w:r>
          </w:p>
        </w:tc>
        <w:tc>
          <w:tcPr>
            <w:tcW w:w="861" w:type="dxa"/>
            <w:tcBorders>
              <w:top w:val="single" w:sz="4" w:space="0" w:color="auto"/>
              <w:left w:val="single" w:sz="4" w:space="0" w:color="auto"/>
              <w:bottom w:val="single" w:sz="4" w:space="0" w:color="auto"/>
              <w:right w:val="single" w:sz="4" w:space="0" w:color="auto"/>
            </w:tcBorders>
            <w:hideMark/>
          </w:tcPr>
          <w:p w:rsidR="00D10899" w:rsidRDefault="00935523">
            <w:pPr>
              <w:rPr>
                <w:rFonts w:cs="Arial"/>
              </w:rPr>
            </w:pPr>
            <w:r>
              <w:rPr>
                <w:rFonts w:cs="Arial"/>
              </w:rPr>
              <w:t>0x2</w:t>
            </w:r>
          </w:p>
        </w:tc>
        <w:tc>
          <w:tcPr>
            <w:tcW w:w="5297" w:type="dxa"/>
            <w:tcBorders>
              <w:top w:val="nil"/>
              <w:left w:val="single" w:sz="4" w:space="0" w:color="auto"/>
              <w:bottom w:val="nil"/>
              <w:right w:val="single" w:sz="4" w:space="0" w:color="auto"/>
            </w:tcBorders>
          </w:tcPr>
          <w:p w:rsidR="00D10899" w:rsidRDefault="00935523">
            <w:pPr>
              <w:rPr>
                <w:rFonts w:cs="Arial"/>
              </w:rPr>
            </w:pPr>
          </w:p>
        </w:tc>
      </w:tr>
      <w:tr w:rsidR="00D10899" w:rsidTr="00D10899">
        <w:trPr>
          <w:jc w:val="center"/>
        </w:trPr>
        <w:tc>
          <w:tcPr>
            <w:tcW w:w="1008" w:type="dxa"/>
            <w:tcBorders>
              <w:top w:val="nil"/>
              <w:left w:val="single" w:sz="4" w:space="0" w:color="auto"/>
              <w:bottom w:val="single" w:sz="4" w:space="0" w:color="auto"/>
              <w:right w:val="single" w:sz="4" w:space="0" w:color="auto"/>
            </w:tcBorders>
          </w:tcPr>
          <w:p w:rsidR="00D10899" w:rsidRDefault="00935523">
            <w:pPr>
              <w:rPr>
                <w:rFonts w:cs="Arial"/>
              </w:rPr>
            </w:pPr>
          </w:p>
        </w:tc>
        <w:tc>
          <w:tcPr>
            <w:tcW w:w="1651" w:type="dxa"/>
            <w:tcBorders>
              <w:top w:val="single" w:sz="4" w:space="0" w:color="auto"/>
              <w:left w:val="single" w:sz="4" w:space="0" w:color="auto"/>
              <w:bottom w:val="single" w:sz="4" w:space="0" w:color="auto"/>
              <w:right w:val="single" w:sz="4" w:space="0" w:color="auto"/>
            </w:tcBorders>
            <w:vAlign w:val="center"/>
            <w:hideMark/>
          </w:tcPr>
          <w:p w:rsidR="00D10899" w:rsidRDefault="00935523" w:rsidP="00D10899">
            <w:pPr>
              <w:rPr>
                <w:rFonts w:cs="Arial"/>
              </w:rPr>
            </w:pPr>
            <w:r>
              <w:rPr>
                <w:rFonts w:cs="Arial"/>
              </w:rPr>
              <w:t>TakeControl</w:t>
            </w:r>
          </w:p>
        </w:tc>
        <w:tc>
          <w:tcPr>
            <w:tcW w:w="861" w:type="dxa"/>
            <w:tcBorders>
              <w:top w:val="single" w:sz="4" w:space="0" w:color="auto"/>
              <w:left w:val="single" w:sz="4" w:space="0" w:color="auto"/>
              <w:bottom w:val="single" w:sz="4" w:space="0" w:color="auto"/>
              <w:right w:val="single" w:sz="4" w:space="0" w:color="auto"/>
            </w:tcBorders>
            <w:hideMark/>
          </w:tcPr>
          <w:p w:rsidR="00D10899" w:rsidRDefault="00935523">
            <w:pPr>
              <w:rPr>
                <w:rFonts w:cs="Arial"/>
              </w:rPr>
            </w:pPr>
            <w:r>
              <w:rPr>
                <w:rFonts w:cs="Arial"/>
              </w:rPr>
              <w:t>0x3</w:t>
            </w:r>
          </w:p>
        </w:tc>
        <w:tc>
          <w:tcPr>
            <w:tcW w:w="5297" w:type="dxa"/>
            <w:tcBorders>
              <w:top w:val="nil"/>
              <w:left w:val="single" w:sz="4" w:space="0" w:color="auto"/>
              <w:bottom w:val="single" w:sz="4" w:space="0" w:color="auto"/>
              <w:right w:val="single" w:sz="4" w:space="0" w:color="auto"/>
            </w:tcBorders>
          </w:tcPr>
          <w:p w:rsidR="00D10899" w:rsidRDefault="00935523">
            <w:pPr>
              <w:rPr>
                <w:rFonts w:cs="Arial"/>
              </w:rPr>
            </w:pPr>
          </w:p>
        </w:tc>
      </w:tr>
    </w:tbl>
    <w:p w:rsidR="00BB48BF" w:rsidRDefault="00935523">
      <w:pPr>
        <w:rPr>
          <w:rFonts w:cs="Arial"/>
        </w:rPr>
      </w:pPr>
      <w:r>
        <w:rPr>
          <w:rFonts w:cs="Arial"/>
        </w:rPr>
        <w:t xml:space="preserve"> </w:t>
      </w:r>
    </w:p>
    <w:p w:rsidR="00406F39" w:rsidRDefault="00935523" w:rsidP="00CC6E4C">
      <w:pPr>
        <w:pStyle w:val="Heading4"/>
      </w:pPr>
      <w:r w:rsidRPr="00B9479B">
        <w:t>MD-REQ-128712/D-ApaAcsy_D_RqDrv</w:t>
      </w:r>
    </w:p>
    <w:p w:rsidR="00245947" w:rsidRDefault="00935523">
      <w:pPr>
        <w:rPr>
          <w:rFonts w:cs="Arial"/>
        </w:rPr>
      </w:pPr>
      <w:r>
        <w:rPr>
          <w:rFonts w:cs="Arial"/>
        </w:rPr>
        <w:t>Message Type: Request</w:t>
      </w:r>
    </w:p>
    <w:p w:rsidR="00245947" w:rsidRDefault="00935523">
      <w:pPr>
        <w:rPr>
          <w:rFonts w:cs="Arial"/>
        </w:rPr>
      </w:pPr>
    </w:p>
    <w:p w:rsidR="00245947" w:rsidRDefault="00935523">
      <w:pPr>
        <w:rPr>
          <w:rFonts w:cs="Arial"/>
        </w:rPr>
      </w:pPr>
      <w:r w:rsidRPr="00701591">
        <w:rPr>
          <w:rFonts w:cs="Arial"/>
        </w:rPr>
        <w:t xml:space="preserve">This </w:t>
      </w:r>
      <w:r>
        <w:rPr>
          <w:rFonts w:cs="Arial"/>
        </w:rPr>
        <w:t>signal is used to</w:t>
      </w:r>
      <w:r w:rsidRPr="00701591">
        <w:rPr>
          <w:rFonts w:cs="Arial"/>
        </w:rPr>
        <w:t xml:space="preserve"> communicates various APA system requests to the driver.</w:t>
      </w:r>
      <w:r>
        <w:rPr>
          <w:rFonts w:cs="Arial"/>
        </w:rPr>
        <w:t xml:space="preserve">. </w:t>
      </w:r>
    </w:p>
    <w:p w:rsidR="00245947" w:rsidRDefault="00935523">
      <w:pPr>
        <w:rPr>
          <w:rFonts w:cs="Arial"/>
        </w:rPr>
      </w:pPr>
    </w:p>
    <w:p w:rsidR="00245947" w:rsidRDefault="00935523">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762"/>
        <w:gridCol w:w="816"/>
        <w:gridCol w:w="4341"/>
      </w:tblGrid>
      <w:tr w:rsidR="00245947" w:rsidTr="00701591">
        <w:trPr>
          <w:jc w:val="center"/>
        </w:trPr>
        <w:tc>
          <w:tcPr>
            <w:tcW w:w="816" w:type="dxa"/>
            <w:tcBorders>
              <w:top w:val="single" w:sz="4" w:space="0" w:color="auto"/>
              <w:left w:val="single" w:sz="4" w:space="0" w:color="auto"/>
              <w:bottom w:val="single" w:sz="4" w:space="0" w:color="auto"/>
              <w:right w:val="single" w:sz="4" w:space="0" w:color="auto"/>
            </w:tcBorders>
            <w:shd w:val="clear" w:color="auto" w:fill="8DB4E3"/>
            <w:hideMark/>
          </w:tcPr>
          <w:p w:rsidR="00245947" w:rsidRDefault="00935523">
            <w:pPr>
              <w:rPr>
                <w:rFonts w:cs="Arial"/>
                <w:b/>
              </w:rPr>
            </w:pPr>
            <w:r>
              <w:rPr>
                <w:rFonts w:cs="Arial"/>
                <w:b/>
              </w:rPr>
              <w:t>Name</w:t>
            </w:r>
          </w:p>
        </w:tc>
        <w:tc>
          <w:tcPr>
            <w:tcW w:w="1762" w:type="dxa"/>
            <w:tcBorders>
              <w:top w:val="single" w:sz="4" w:space="0" w:color="auto"/>
              <w:left w:val="single" w:sz="4" w:space="0" w:color="auto"/>
              <w:bottom w:val="single" w:sz="4" w:space="0" w:color="auto"/>
              <w:right w:val="single" w:sz="4" w:space="0" w:color="auto"/>
            </w:tcBorders>
            <w:shd w:val="clear" w:color="auto" w:fill="8DB4E3"/>
            <w:hideMark/>
          </w:tcPr>
          <w:p w:rsidR="00245947" w:rsidRDefault="00935523">
            <w:pPr>
              <w:rPr>
                <w:rFonts w:cs="Arial"/>
                <w:b/>
              </w:rPr>
            </w:pPr>
            <w:r>
              <w:rPr>
                <w:rFonts w:cs="Arial"/>
                <w:b/>
              </w:rPr>
              <w:t>Literals</w:t>
            </w:r>
          </w:p>
        </w:tc>
        <w:tc>
          <w:tcPr>
            <w:tcW w:w="816" w:type="dxa"/>
            <w:tcBorders>
              <w:top w:val="single" w:sz="4" w:space="0" w:color="auto"/>
              <w:left w:val="single" w:sz="4" w:space="0" w:color="auto"/>
              <w:bottom w:val="single" w:sz="4" w:space="0" w:color="auto"/>
              <w:right w:val="single" w:sz="4" w:space="0" w:color="auto"/>
            </w:tcBorders>
            <w:shd w:val="clear" w:color="auto" w:fill="8DB4E3"/>
            <w:hideMark/>
          </w:tcPr>
          <w:p w:rsidR="00245947" w:rsidRDefault="00935523">
            <w:pPr>
              <w:rPr>
                <w:rFonts w:cs="Arial"/>
                <w:b/>
              </w:rPr>
            </w:pPr>
            <w:r>
              <w:rPr>
                <w:rFonts w:cs="Arial"/>
                <w:b/>
              </w:rPr>
              <w:t>Value</w:t>
            </w:r>
          </w:p>
        </w:tc>
        <w:tc>
          <w:tcPr>
            <w:tcW w:w="4341" w:type="dxa"/>
            <w:tcBorders>
              <w:top w:val="single" w:sz="4" w:space="0" w:color="auto"/>
              <w:left w:val="single" w:sz="4" w:space="0" w:color="auto"/>
              <w:bottom w:val="single" w:sz="4" w:space="0" w:color="auto"/>
              <w:right w:val="single" w:sz="4" w:space="0" w:color="auto"/>
            </w:tcBorders>
            <w:shd w:val="clear" w:color="auto" w:fill="8DB4E3"/>
            <w:hideMark/>
          </w:tcPr>
          <w:p w:rsidR="00245947" w:rsidRDefault="00935523">
            <w:pPr>
              <w:rPr>
                <w:rFonts w:cs="Arial"/>
                <w:b/>
              </w:rPr>
            </w:pPr>
            <w:r>
              <w:rPr>
                <w:rFonts w:cs="Arial"/>
                <w:b/>
              </w:rPr>
              <w:t>Description</w:t>
            </w:r>
          </w:p>
        </w:tc>
      </w:tr>
      <w:tr w:rsidR="00245947" w:rsidTr="00701591">
        <w:trPr>
          <w:jc w:val="center"/>
        </w:trPr>
        <w:tc>
          <w:tcPr>
            <w:tcW w:w="816" w:type="dxa"/>
            <w:tcBorders>
              <w:top w:val="single" w:sz="4" w:space="0" w:color="auto"/>
              <w:left w:val="single" w:sz="4" w:space="0" w:color="auto"/>
              <w:bottom w:val="nil"/>
              <w:right w:val="single" w:sz="4" w:space="0" w:color="auto"/>
            </w:tcBorders>
            <w:hideMark/>
          </w:tcPr>
          <w:p w:rsidR="00245947" w:rsidRDefault="00935523">
            <w:pPr>
              <w:rPr>
                <w:rFonts w:cs="Arial"/>
              </w:rPr>
            </w:pPr>
            <w:r>
              <w:rPr>
                <w:rFonts w:cs="Arial"/>
              </w:rPr>
              <w:t>Type</w:t>
            </w:r>
          </w:p>
        </w:tc>
        <w:tc>
          <w:tcPr>
            <w:tcW w:w="1762" w:type="dxa"/>
            <w:tcBorders>
              <w:top w:val="single" w:sz="4" w:space="0" w:color="auto"/>
              <w:left w:val="single" w:sz="4" w:space="0" w:color="auto"/>
              <w:bottom w:val="single" w:sz="4" w:space="0" w:color="auto"/>
              <w:right w:val="single" w:sz="4" w:space="0" w:color="auto"/>
            </w:tcBorders>
            <w:hideMark/>
          </w:tcPr>
          <w:p w:rsidR="00245947" w:rsidRDefault="00935523">
            <w:pPr>
              <w:rPr>
                <w:rFonts w:cs="Arial"/>
              </w:rPr>
            </w:pPr>
            <w:r>
              <w:rPr>
                <w:rFonts w:cs="Arial"/>
              </w:rPr>
              <w:t>-</w:t>
            </w:r>
          </w:p>
        </w:tc>
        <w:tc>
          <w:tcPr>
            <w:tcW w:w="816" w:type="dxa"/>
            <w:tcBorders>
              <w:top w:val="single" w:sz="4" w:space="0" w:color="auto"/>
              <w:left w:val="single" w:sz="4" w:space="0" w:color="auto"/>
              <w:bottom w:val="single" w:sz="4" w:space="0" w:color="auto"/>
              <w:right w:val="single" w:sz="4" w:space="0" w:color="auto"/>
            </w:tcBorders>
            <w:hideMark/>
          </w:tcPr>
          <w:p w:rsidR="00245947" w:rsidRDefault="00935523">
            <w:pPr>
              <w:rPr>
                <w:rFonts w:cs="Arial"/>
              </w:rPr>
            </w:pPr>
            <w:r>
              <w:rPr>
                <w:rFonts w:cs="Arial"/>
              </w:rPr>
              <w:t>-</w:t>
            </w:r>
          </w:p>
        </w:tc>
        <w:tc>
          <w:tcPr>
            <w:tcW w:w="4341" w:type="dxa"/>
            <w:tcBorders>
              <w:top w:val="single" w:sz="4" w:space="0" w:color="auto"/>
              <w:left w:val="single" w:sz="4" w:space="0" w:color="auto"/>
              <w:bottom w:val="nil"/>
              <w:right w:val="single" w:sz="4" w:space="0" w:color="auto"/>
            </w:tcBorders>
            <w:hideMark/>
          </w:tcPr>
          <w:p w:rsidR="00245947" w:rsidRDefault="00935523" w:rsidP="00701591">
            <w:pPr>
              <w:rPr>
                <w:rFonts w:cs="Arial"/>
              </w:rPr>
            </w:pPr>
            <w:r>
              <w:rPr>
                <w:rFonts w:cs="Arial"/>
              </w:rPr>
              <w:t>S</w:t>
            </w:r>
            <w:r w:rsidRPr="00701591">
              <w:rPr>
                <w:rFonts w:cs="Arial"/>
              </w:rPr>
              <w:t xml:space="preserve">ignal is used to inform the driver of </w:t>
            </w:r>
          </w:p>
        </w:tc>
      </w:tr>
      <w:tr w:rsidR="009426F4" w:rsidTr="00701591">
        <w:trPr>
          <w:jc w:val="center"/>
        </w:trPr>
        <w:tc>
          <w:tcPr>
            <w:tcW w:w="816" w:type="dxa"/>
            <w:tcBorders>
              <w:top w:val="nil"/>
              <w:left w:val="single" w:sz="4" w:space="0" w:color="auto"/>
              <w:bottom w:val="nil"/>
              <w:right w:val="single" w:sz="4" w:space="0" w:color="auto"/>
            </w:tcBorders>
          </w:tcPr>
          <w:p w:rsidR="009426F4"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9426F4" w:rsidRDefault="00935523">
            <w:pPr>
              <w:jc w:val="center"/>
              <w:rPr>
                <w:rFonts w:eastAsiaTheme="minorHAnsi" w:cs="Arial"/>
                <w:color w:val="000000"/>
              </w:rPr>
            </w:pPr>
            <w:r>
              <w:rPr>
                <w:rFonts w:cs="Arial"/>
                <w:color w:val="000000"/>
              </w:rPr>
              <w:t>Null</w:t>
            </w:r>
          </w:p>
        </w:tc>
        <w:tc>
          <w:tcPr>
            <w:tcW w:w="816" w:type="dxa"/>
            <w:tcBorders>
              <w:top w:val="single" w:sz="4" w:space="0" w:color="auto"/>
              <w:left w:val="single" w:sz="4" w:space="0" w:color="auto"/>
              <w:bottom w:val="single" w:sz="4" w:space="0" w:color="auto"/>
              <w:right w:val="single" w:sz="4" w:space="0" w:color="auto"/>
            </w:tcBorders>
            <w:hideMark/>
          </w:tcPr>
          <w:p w:rsidR="009426F4" w:rsidRDefault="00935523">
            <w:pPr>
              <w:rPr>
                <w:rFonts w:cs="Arial"/>
              </w:rPr>
            </w:pPr>
            <w:r>
              <w:rPr>
                <w:rFonts w:cs="Arial"/>
              </w:rPr>
              <w:t>0x0</w:t>
            </w:r>
          </w:p>
        </w:tc>
        <w:tc>
          <w:tcPr>
            <w:tcW w:w="4341" w:type="dxa"/>
            <w:tcBorders>
              <w:top w:val="nil"/>
              <w:left w:val="single" w:sz="4" w:space="0" w:color="auto"/>
              <w:bottom w:val="nil"/>
              <w:right w:val="single" w:sz="4" w:space="0" w:color="auto"/>
            </w:tcBorders>
          </w:tcPr>
          <w:p w:rsidR="009426F4" w:rsidRDefault="00935523">
            <w:pPr>
              <w:rPr>
                <w:rFonts w:cs="Arial"/>
              </w:rPr>
            </w:pPr>
            <w:r w:rsidRPr="00701591">
              <w:rPr>
                <w:rFonts w:cs="Arial"/>
              </w:rPr>
              <w:t xml:space="preserve">"accessory" APA </w:t>
            </w:r>
            <w:r w:rsidRPr="00701591">
              <w:rPr>
                <w:rFonts w:cs="Arial"/>
              </w:rPr>
              <w:t>system requests</w:t>
            </w:r>
          </w:p>
        </w:tc>
      </w:tr>
      <w:tr w:rsidR="009426F4" w:rsidTr="00701591">
        <w:trPr>
          <w:jc w:val="center"/>
        </w:trPr>
        <w:tc>
          <w:tcPr>
            <w:tcW w:w="816" w:type="dxa"/>
            <w:tcBorders>
              <w:top w:val="nil"/>
              <w:left w:val="single" w:sz="4" w:space="0" w:color="auto"/>
              <w:bottom w:val="nil"/>
              <w:right w:val="single" w:sz="4" w:space="0" w:color="auto"/>
            </w:tcBorders>
          </w:tcPr>
          <w:p w:rsidR="009426F4"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9426F4" w:rsidRDefault="00935523">
            <w:pPr>
              <w:jc w:val="center"/>
              <w:rPr>
                <w:rFonts w:eastAsiaTheme="minorHAnsi" w:cs="Arial"/>
                <w:color w:val="000000"/>
              </w:rPr>
            </w:pPr>
            <w:r>
              <w:rPr>
                <w:rFonts w:cs="Arial"/>
                <w:color w:val="000000"/>
              </w:rPr>
              <w:t>NoRequest</w:t>
            </w:r>
          </w:p>
        </w:tc>
        <w:tc>
          <w:tcPr>
            <w:tcW w:w="816" w:type="dxa"/>
            <w:tcBorders>
              <w:top w:val="single" w:sz="4" w:space="0" w:color="auto"/>
              <w:left w:val="single" w:sz="4" w:space="0" w:color="auto"/>
              <w:bottom w:val="single" w:sz="4" w:space="0" w:color="auto"/>
              <w:right w:val="single" w:sz="4" w:space="0" w:color="auto"/>
            </w:tcBorders>
            <w:hideMark/>
          </w:tcPr>
          <w:p w:rsidR="009426F4" w:rsidRDefault="00935523">
            <w:pPr>
              <w:rPr>
                <w:rFonts w:cs="Arial"/>
              </w:rPr>
            </w:pPr>
            <w:r>
              <w:rPr>
                <w:rFonts w:cs="Arial"/>
              </w:rPr>
              <w:t>0x1</w:t>
            </w:r>
          </w:p>
        </w:tc>
        <w:tc>
          <w:tcPr>
            <w:tcW w:w="4341" w:type="dxa"/>
            <w:tcBorders>
              <w:top w:val="nil"/>
              <w:left w:val="single" w:sz="4" w:space="0" w:color="auto"/>
              <w:bottom w:val="nil"/>
              <w:right w:val="single" w:sz="4" w:space="0" w:color="auto"/>
            </w:tcBorders>
          </w:tcPr>
          <w:p w:rsidR="009426F4" w:rsidRDefault="00935523">
            <w:pPr>
              <w:rPr>
                <w:rFonts w:cs="Arial"/>
              </w:rPr>
            </w:pPr>
          </w:p>
        </w:tc>
      </w:tr>
      <w:tr w:rsidR="009426F4" w:rsidTr="00701591">
        <w:trPr>
          <w:jc w:val="center"/>
        </w:trPr>
        <w:tc>
          <w:tcPr>
            <w:tcW w:w="816" w:type="dxa"/>
            <w:tcBorders>
              <w:top w:val="nil"/>
              <w:left w:val="single" w:sz="4" w:space="0" w:color="auto"/>
              <w:bottom w:val="nil"/>
              <w:right w:val="single" w:sz="4" w:space="0" w:color="auto"/>
            </w:tcBorders>
          </w:tcPr>
          <w:p w:rsidR="009426F4"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9426F4" w:rsidRDefault="00935523">
            <w:pPr>
              <w:jc w:val="center"/>
              <w:rPr>
                <w:rFonts w:eastAsiaTheme="minorHAnsi" w:cs="Arial"/>
                <w:color w:val="000000"/>
              </w:rPr>
            </w:pPr>
            <w:r>
              <w:rPr>
                <w:rFonts w:cs="Arial"/>
                <w:color w:val="000000"/>
              </w:rPr>
              <w:t>SelectSide</w:t>
            </w:r>
          </w:p>
        </w:tc>
        <w:tc>
          <w:tcPr>
            <w:tcW w:w="816" w:type="dxa"/>
            <w:tcBorders>
              <w:top w:val="single" w:sz="4" w:space="0" w:color="auto"/>
              <w:left w:val="single" w:sz="4" w:space="0" w:color="auto"/>
              <w:bottom w:val="single" w:sz="4" w:space="0" w:color="auto"/>
              <w:right w:val="single" w:sz="4" w:space="0" w:color="auto"/>
            </w:tcBorders>
            <w:hideMark/>
          </w:tcPr>
          <w:p w:rsidR="009426F4" w:rsidRDefault="00935523">
            <w:pPr>
              <w:rPr>
                <w:rFonts w:cs="Arial"/>
              </w:rPr>
            </w:pPr>
            <w:r>
              <w:rPr>
                <w:rFonts w:cs="Arial"/>
              </w:rPr>
              <w:t>0x2</w:t>
            </w:r>
          </w:p>
        </w:tc>
        <w:tc>
          <w:tcPr>
            <w:tcW w:w="4341" w:type="dxa"/>
            <w:tcBorders>
              <w:top w:val="nil"/>
              <w:left w:val="single" w:sz="4" w:space="0" w:color="auto"/>
              <w:bottom w:val="nil"/>
              <w:right w:val="single" w:sz="4" w:space="0" w:color="auto"/>
            </w:tcBorders>
          </w:tcPr>
          <w:p w:rsidR="009426F4" w:rsidRDefault="00935523">
            <w:pPr>
              <w:rPr>
                <w:rFonts w:cs="Arial"/>
              </w:rPr>
            </w:pPr>
          </w:p>
        </w:tc>
      </w:tr>
      <w:tr w:rsidR="009426F4" w:rsidTr="00701591">
        <w:trPr>
          <w:jc w:val="center"/>
        </w:trPr>
        <w:tc>
          <w:tcPr>
            <w:tcW w:w="816" w:type="dxa"/>
            <w:tcBorders>
              <w:top w:val="nil"/>
              <w:left w:val="single" w:sz="4" w:space="0" w:color="auto"/>
              <w:bottom w:val="nil"/>
              <w:right w:val="single" w:sz="4" w:space="0" w:color="auto"/>
            </w:tcBorders>
          </w:tcPr>
          <w:p w:rsidR="009426F4"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9426F4" w:rsidRDefault="00935523">
            <w:pPr>
              <w:jc w:val="center"/>
              <w:rPr>
                <w:rFonts w:eastAsiaTheme="minorHAnsi" w:cs="Arial"/>
                <w:color w:val="000000"/>
              </w:rPr>
            </w:pPr>
            <w:r>
              <w:rPr>
                <w:rFonts w:cs="Arial"/>
                <w:color w:val="000000"/>
              </w:rPr>
              <w:t>PressApaButton</w:t>
            </w:r>
          </w:p>
        </w:tc>
        <w:tc>
          <w:tcPr>
            <w:tcW w:w="816" w:type="dxa"/>
            <w:tcBorders>
              <w:top w:val="single" w:sz="4" w:space="0" w:color="auto"/>
              <w:left w:val="single" w:sz="4" w:space="0" w:color="auto"/>
              <w:bottom w:val="single" w:sz="4" w:space="0" w:color="auto"/>
              <w:right w:val="single" w:sz="4" w:space="0" w:color="auto"/>
            </w:tcBorders>
            <w:hideMark/>
          </w:tcPr>
          <w:p w:rsidR="009426F4" w:rsidRDefault="00935523">
            <w:pPr>
              <w:rPr>
                <w:rFonts w:cs="Arial"/>
              </w:rPr>
            </w:pPr>
            <w:r>
              <w:rPr>
                <w:rFonts w:cs="Arial"/>
              </w:rPr>
              <w:t>0x3</w:t>
            </w:r>
          </w:p>
        </w:tc>
        <w:tc>
          <w:tcPr>
            <w:tcW w:w="4341" w:type="dxa"/>
            <w:tcBorders>
              <w:top w:val="nil"/>
              <w:left w:val="single" w:sz="4" w:space="0" w:color="auto"/>
              <w:bottom w:val="nil"/>
              <w:right w:val="single" w:sz="4" w:space="0" w:color="auto"/>
            </w:tcBorders>
          </w:tcPr>
          <w:p w:rsidR="009426F4" w:rsidRDefault="00935523">
            <w:pPr>
              <w:rPr>
                <w:rFonts w:cs="Arial"/>
              </w:rPr>
            </w:pPr>
          </w:p>
        </w:tc>
      </w:tr>
      <w:tr w:rsidR="009426F4" w:rsidTr="00701591">
        <w:trPr>
          <w:jc w:val="center"/>
        </w:trPr>
        <w:tc>
          <w:tcPr>
            <w:tcW w:w="816" w:type="dxa"/>
            <w:tcBorders>
              <w:top w:val="nil"/>
              <w:left w:val="single" w:sz="4" w:space="0" w:color="auto"/>
              <w:bottom w:val="nil"/>
              <w:right w:val="single" w:sz="4" w:space="0" w:color="auto"/>
            </w:tcBorders>
          </w:tcPr>
          <w:p w:rsidR="009426F4"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9426F4" w:rsidRDefault="00935523">
            <w:pPr>
              <w:jc w:val="center"/>
              <w:rPr>
                <w:rFonts w:eastAsiaTheme="minorHAnsi" w:cs="Arial"/>
                <w:color w:val="000000"/>
              </w:rPr>
            </w:pPr>
            <w:r>
              <w:rPr>
                <w:rFonts w:cs="Arial"/>
                <w:color w:val="000000"/>
              </w:rPr>
              <w:t>CheckForObject</w:t>
            </w:r>
          </w:p>
        </w:tc>
        <w:tc>
          <w:tcPr>
            <w:tcW w:w="816" w:type="dxa"/>
            <w:tcBorders>
              <w:top w:val="single" w:sz="4" w:space="0" w:color="auto"/>
              <w:left w:val="single" w:sz="4" w:space="0" w:color="auto"/>
              <w:bottom w:val="single" w:sz="4" w:space="0" w:color="auto"/>
              <w:right w:val="single" w:sz="4" w:space="0" w:color="auto"/>
            </w:tcBorders>
            <w:hideMark/>
          </w:tcPr>
          <w:p w:rsidR="009426F4" w:rsidRDefault="00935523">
            <w:pPr>
              <w:rPr>
                <w:rFonts w:cs="Arial"/>
              </w:rPr>
            </w:pPr>
            <w:r>
              <w:rPr>
                <w:rFonts w:cs="Arial"/>
              </w:rPr>
              <w:t>0x4</w:t>
            </w:r>
          </w:p>
        </w:tc>
        <w:tc>
          <w:tcPr>
            <w:tcW w:w="4341" w:type="dxa"/>
            <w:tcBorders>
              <w:top w:val="nil"/>
              <w:left w:val="single" w:sz="4" w:space="0" w:color="auto"/>
              <w:bottom w:val="nil"/>
              <w:right w:val="single" w:sz="4" w:space="0" w:color="auto"/>
            </w:tcBorders>
          </w:tcPr>
          <w:p w:rsidR="009426F4" w:rsidRDefault="00935523">
            <w:pPr>
              <w:rPr>
                <w:rFonts w:cs="Arial"/>
              </w:rPr>
            </w:pPr>
          </w:p>
        </w:tc>
      </w:tr>
      <w:tr w:rsidR="009426F4" w:rsidTr="00863F6E">
        <w:trPr>
          <w:jc w:val="center"/>
        </w:trPr>
        <w:tc>
          <w:tcPr>
            <w:tcW w:w="816" w:type="dxa"/>
            <w:tcBorders>
              <w:top w:val="nil"/>
              <w:left w:val="single" w:sz="4" w:space="0" w:color="auto"/>
              <w:bottom w:val="nil"/>
              <w:right w:val="single" w:sz="4" w:space="0" w:color="auto"/>
            </w:tcBorders>
          </w:tcPr>
          <w:p w:rsidR="009426F4"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9426F4" w:rsidRDefault="00935523">
            <w:pPr>
              <w:jc w:val="center"/>
              <w:rPr>
                <w:rFonts w:eastAsiaTheme="minorHAnsi" w:cs="Arial"/>
                <w:color w:val="000000"/>
              </w:rPr>
            </w:pPr>
            <w:r>
              <w:rPr>
                <w:rFonts w:cs="Arial"/>
                <w:color w:val="000000"/>
              </w:rPr>
              <w:t>SelectSideLeft</w:t>
            </w:r>
          </w:p>
        </w:tc>
        <w:tc>
          <w:tcPr>
            <w:tcW w:w="816" w:type="dxa"/>
            <w:tcBorders>
              <w:top w:val="single" w:sz="4" w:space="0" w:color="auto"/>
              <w:left w:val="single" w:sz="4" w:space="0" w:color="auto"/>
              <w:bottom w:val="single" w:sz="4" w:space="0" w:color="auto"/>
              <w:right w:val="single" w:sz="4" w:space="0" w:color="auto"/>
            </w:tcBorders>
            <w:hideMark/>
          </w:tcPr>
          <w:p w:rsidR="009426F4" w:rsidRDefault="00935523">
            <w:pPr>
              <w:rPr>
                <w:rFonts w:cs="Arial"/>
              </w:rPr>
            </w:pPr>
            <w:r>
              <w:rPr>
                <w:rFonts w:cs="Arial"/>
              </w:rPr>
              <w:t>0x5</w:t>
            </w:r>
          </w:p>
        </w:tc>
        <w:tc>
          <w:tcPr>
            <w:tcW w:w="4341" w:type="dxa"/>
            <w:tcBorders>
              <w:top w:val="nil"/>
              <w:left w:val="single" w:sz="4" w:space="0" w:color="auto"/>
              <w:bottom w:val="nil"/>
              <w:right w:val="single" w:sz="4" w:space="0" w:color="auto"/>
            </w:tcBorders>
          </w:tcPr>
          <w:p w:rsidR="009426F4" w:rsidRDefault="00935523">
            <w:pPr>
              <w:rPr>
                <w:rFonts w:cs="Arial"/>
              </w:rPr>
            </w:pPr>
          </w:p>
        </w:tc>
      </w:tr>
      <w:tr w:rsidR="009426F4" w:rsidTr="00863F6E">
        <w:trPr>
          <w:jc w:val="center"/>
        </w:trPr>
        <w:tc>
          <w:tcPr>
            <w:tcW w:w="816" w:type="dxa"/>
            <w:tcBorders>
              <w:top w:val="nil"/>
              <w:left w:val="single" w:sz="4" w:space="0" w:color="auto"/>
              <w:bottom w:val="nil"/>
              <w:right w:val="single" w:sz="4" w:space="0" w:color="auto"/>
            </w:tcBorders>
          </w:tcPr>
          <w:p w:rsidR="009426F4"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9426F4" w:rsidRDefault="00935523">
            <w:pPr>
              <w:jc w:val="center"/>
              <w:rPr>
                <w:rFonts w:eastAsiaTheme="minorHAnsi" w:cs="Arial"/>
                <w:color w:val="000000"/>
              </w:rPr>
            </w:pPr>
            <w:r>
              <w:rPr>
                <w:rFonts w:cs="Arial"/>
                <w:color w:val="000000"/>
              </w:rPr>
              <w:t>SelectSideRight</w:t>
            </w:r>
          </w:p>
        </w:tc>
        <w:tc>
          <w:tcPr>
            <w:tcW w:w="816" w:type="dxa"/>
            <w:tcBorders>
              <w:top w:val="single" w:sz="4" w:space="0" w:color="auto"/>
              <w:left w:val="single" w:sz="4" w:space="0" w:color="auto"/>
              <w:bottom w:val="single" w:sz="4" w:space="0" w:color="auto"/>
              <w:right w:val="single" w:sz="4" w:space="0" w:color="auto"/>
            </w:tcBorders>
            <w:hideMark/>
          </w:tcPr>
          <w:p w:rsidR="009426F4" w:rsidRDefault="00935523">
            <w:pPr>
              <w:rPr>
                <w:rFonts w:cs="Arial"/>
              </w:rPr>
            </w:pPr>
            <w:r>
              <w:rPr>
                <w:rFonts w:cs="Arial"/>
              </w:rPr>
              <w:t>0x6</w:t>
            </w:r>
          </w:p>
        </w:tc>
        <w:tc>
          <w:tcPr>
            <w:tcW w:w="4341" w:type="dxa"/>
            <w:tcBorders>
              <w:top w:val="nil"/>
              <w:left w:val="single" w:sz="4" w:space="0" w:color="auto"/>
              <w:bottom w:val="nil"/>
              <w:right w:val="single" w:sz="4" w:space="0" w:color="auto"/>
            </w:tcBorders>
          </w:tcPr>
          <w:p w:rsidR="009426F4" w:rsidRDefault="00935523">
            <w:pPr>
              <w:rPr>
                <w:rFonts w:cs="Arial"/>
              </w:rPr>
            </w:pPr>
          </w:p>
        </w:tc>
      </w:tr>
      <w:tr w:rsidR="009426F4" w:rsidTr="00701591">
        <w:trPr>
          <w:jc w:val="center"/>
        </w:trPr>
        <w:tc>
          <w:tcPr>
            <w:tcW w:w="816" w:type="dxa"/>
            <w:tcBorders>
              <w:top w:val="nil"/>
              <w:left w:val="single" w:sz="4" w:space="0" w:color="auto"/>
              <w:bottom w:val="single" w:sz="4" w:space="0" w:color="auto"/>
              <w:right w:val="single" w:sz="4" w:space="0" w:color="auto"/>
            </w:tcBorders>
          </w:tcPr>
          <w:p w:rsidR="009426F4" w:rsidRDefault="00935523">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9426F4" w:rsidRDefault="00935523">
            <w:pPr>
              <w:jc w:val="center"/>
              <w:rPr>
                <w:rFonts w:eastAsiaTheme="minorHAnsi" w:cs="Arial"/>
                <w:color w:val="000000"/>
              </w:rPr>
            </w:pPr>
            <w:r>
              <w:rPr>
                <w:rFonts w:cs="Arial"/>
                <w:color w:val="000000"/>
              </w:rPr>
              <w:t>CloseDoor</w:t>
            </w:r>
          </w:p>
        </w:tc>
        <w:tc>
          <w:tcPr>
            <w:tcW w:w="816" w:type="dxa"/>
            <w:tcBorders>
              <w:top w:val="single" w:sz="4" w:space="0" w:color="auto"/>
              <w:left w:val="single" w:sz="4" w:space="0" w:color="auto"/>
              <w:bottom w:val="single" w:sz="4" w:space="0" w:color="auto"/>
              <w:right w:val="single" w:sz="4" w:space="0" w:color="auto"/>
            </w:tcBorders>
            <w:hideMark/>
          </w:tcPr>
          <w:p w:rsidR="009426F4" w:rsidRDefault="00935523">
            <w:pPr>
              <w:rPr>
                <w:rFonts w:cs="Arial"/>
              </w:rPr>
            </w:pPr>
            <w:r>
              <w:rPr>
                <w:rFonts w:cs="Arial"/>
              </w:rPr>
              <w:t>0x7</w:t>
            </w:r>
          </w:p>
        </w:tc>
        <w:tc>
          <w:tcPr>
            <w:tcW w:w="4341" w:type="dxa"/>
            <w:tcBorders>
              <w:top w:val="nil"/>
              <w:left w:val="single" w:sz="4" w:space="0" w:color="auto"/>
              <w:bottom w:val="single" w:sz="4" w:space="0" w:color="auto"/>
              <w:right w:val="single" w:sz="4" w:space="0" w:color="auto"/>
            </w:tcBorders>
          </w:tcPr>
          <w:p w:rsidR="009426F4" w:rsidRDefault="00935523">
            <w:pPr>
              <w:rPr>
                <w:rFonts w:cs="Arial"/>
              </w:rPr>
            </w:pPr>
          </w:p>
        </w:tc>
      </w:tr>
    </w:tbl>
    <w:p w:rsidR="00245947" w:rsidRDefault="00935523">
      <w:pPr>
        <w:rPr>
          <w:rFonts w:eastAsia="MS Mincho" w:cs="Arial"/>
        </w:rPr>
      </w:pPr>
    </w:p>
    <w:p w:rsidR="00406F39" w:rsidRDefault="00935523" w:rsidP="00CC6E4C">
      <w:pPr>
        <w:pStyle w:val="Heading1"/>
      </w:pPr>
      <w:bookmarkStart w:id="9" w:name="_Toc35850623"/>
      <w:r>
        <w:lastRenderedPageBreak/>
        <w:t>General Requirements</w:t>
      </w:r>
      <w:bookmarkEnd w:id="9"/>
    </w:p>
    <w:p w:rsidR="00406F39" w:rsidRDefault="00935523" w:rsidP="00CC6E4C">
      <w:pPr>
        <w:pStyle w:val="Heading2"/>
      </w:pPr>
      <w:bookmarkStart w:id="10" w:name="_Toc35850624"/>
      <w:r>
        <w:t>General Signal Interface</w:t>
      </w:r>
      <w:bookmarkEnd w:id="10"/>
    </w:p>
    <w:p w:rsidR="00CC6E4C" w:rsidRPr="00CC6E4C" w:rsidRDefault="00CC6E4C" w:rsidP="00CC6E4C">
      <w:pPr>
        <w:pStyle w:val="Heading3"/>
        <w:rPr>
          <w:b w:val="0"/>
          <w:u w:val="single"/>
        </w:rPr>
      </w:pPr>
      <w:bookmarkStart w:id="11" w:name="_Toc35850625"/>
      <w:r w:rsidRPr="00CC6E4C">
        <w:rPr>
          <w:b w:val="0"/>
          <w:u w:val="single"/>
        </w:rPr>
        <w:t>CAMERA-FUR-REQ-130570/B-General Signal Interface 1</w:t>
      </w:r>
      <w:bookmarkEnd w:id="11"/>
    </w:p>
    <w:p w:rsidR="00CC2527" w:rsidRDefault="00935523" w:rsidP="00CC2527">
      <w:r>
        <w:t>Any signals received or sent as part of a message defined by the</w:t>
      </w:r>
      <w:r>
        <w:t xml:space="preserve"> CMDB but NOT listed in the following requirements shall be disregarded by the infotainment display system.</w:t>
      </w:r>
    </w:p>
    <w:p w:rsidR="00CC2527" w:rsidRDefault="00935523" w:rsidP="00CC2527">
      <w:r>
        <w:t>Note:</w:t>
      </w:r>
    </w:p>
    <w:p w:rsidR="00CC2527" w:rsidRDefault="00935523" w:rsidP="00CC2527">
      <w:r>
        <w:t>Examples: At the time of release of this document, the signals [PrkAidSnsRlSide_D_Stat] and [PrkAidSnsRrSide_D_Stat] are not functionally supp</w:t>
      </w:r>
      <w:r>
        <w:t>orted by the PAM for any configuration.  They are, however, included in the message ParkAid_Aud_Warn_Stat2 which is sent out by the PAM.  Similarly, the signals [PrkAidFront_D_Stat] and [PrkAidFront_D_RqDrv] need not be supported by the cluster even if the</w:t>
      </w:r>
      <w:r>
        <w:t>y are still sent by the PAM with messages ParkAid_Aud_Warn_Stat2 and Cluster_Info4_HS1 (see Y2013_CGEA1.3_CMDB_v13.09_Export).</w:t>
      </w:r>
    </w:p>
    <w:p w:rsidR="00500605" w:rsidRPr="00CC2527" w:rsidRDefault="00935523" w:rsidP="00CC2527"/>
    <w:p w:rsidR="00CC6E4C" w:rsidRPr="00CC6E4C" w:rsidRDefault="00CC6E4C" w:rsidP="00CC6E4C">
      <w:pPr>
        <w:pStyle w:val="Heading3"/>
        <w:rPr>
          <w:b w:val="0"/>
          <w:u w:val="single"/>
        </w:rPr>
      </w:pPr>
      <w:bookmarkStart w:id="12" w:name="_Toc35850626"/>
      <w:r w:rsidRPr="00CC6E4C">
        <w:rPr>
          <w:b w:val="0"/>
          <w:u w:val="single"/>
        </w:rPr>
        <w:t>CAMERA-FUR-REQ-130571/B-General Signal Interface 2</w:t>
      </w:r>
      <w:bookmarkEnd w:id="12"/>
    </w:p>
    <w:p w:rsidR="00336B5C" w:rsidRDefault="00935523" w:rsidP="00336B5C">
      <w:r>
        <w:t>If the infotainment display is not a direct receiver of the sign</w:t>
      </w:r>
      <w:r>
        <w:t>als described in this section, the signals shall be transmitted by a gateway module.  While uncommon, some gateways may change the signal names; the infotainment display shall map the signals accordingly.</w:t>
      </w:r>
    </w:p>
    <w:p w:rsidR="00336B5C" w:rsidRDefault="00935523" w:rsidP="00336B5C">
      <w:r>
        <w:t>Note:</w:t>
      </w:r>
    </w:p>
    <w:p w:rsidR="00336B5C" w:rsidRDefault="00935523" w:rsidP="00336B5C">
      <w:r>
        <w:t>In general, gateway specifications are beyond</w:t>
      </w:r>
      <w:r>
        <w:t xml:space="preserve"> the scope of this document.  In case signal names are changed by the gateway, the gateway spec owner shall respect the requirements of this specification.</w:t>
      </w:r>
    </w:p>
    <w:p w:rsidR="00500605" w:rsidRPr="00336B5C" w:rsidRDefault="00935523" w:rsidP="00336B5C"/>
    <w:p w:rsidR="00CC6E4C" w:rsidRPr="00CC6E4C" w:rsidRDefault="00CC6E4C" w:rsidP="00CC6E4C">
      <w:pPr>
        <w:pStyle w:val="Heading3"/>
        <w:rPr>
          <w:b w:val="0"/>
          <w:u w:val="single"/>
        </w:rPr>
      </w:pPr>
      <w:bookmarkStart w:id="13" w:name="_Toc35850627"/>
      <w:r w:rsidRPr="00CC6E4C">
        <w:rPr>
          <w:b w:val="0"/>
          <w:u w:val="single"/>
        </w:rPr>
        <w:t>CAMERA-FUR-REQ-157189/B-General Signal Interface 3</w:t>
      </w:r>
      <w:bookmarkEnd w:id="13"/>
    </w:p>
    <w:p w:rsidR="00500605" w:rsidRDefault="00935523" w:rsidP="00500605">
      <w:r>
        <w:t>Unless otherwise specified, the Infotainment ECU shall r</w:t>
      </w:r>
      <w:r>
        <w:t>espond to a signal state change by updating the display within 100ms of receipt.</w:t>
      </w:r>
    </w:p>
    <w:p w:rsidR="00AB5861" w:rsidRDefault="00935523" w:rsidP="00500605"/>
    <w:p w:rsidR="00AB5861" w:rsidRDefault="00935523" w:rsidP="00500605">
      <w:r>
        <w:t xml:space="preserve">Note: </w:t>
      </w:r>
      <w:r w:rsidRPr="00AB5861">
        <w:t>If the display system is in process of showing “non-functional” startup screens but functionally fully initialized and receives APA, BPA or camera requests other than “</w:t>
      </w:r>
      <w:r w:rsidRPr="00AB5861">
        <w:t>off” or “initialize” (so any of the features requests a screen), the display system shall show the requested screen.</w:t>
      </w:r>
      <w:r>
        <w:t xml:space="preserve"> This is so that interruption of any screen animations is consistent across features.</w:t>
      </w:r>
    </w:p>
    <w:p w:rsidR="00406F39" w:rsidRDefault="00935523" w:rsidP="00CC6E4C">
      <w:pPr>
        <w:pStyle w:val="Heading2"/>
      </w:pPr>
      <w:bookmarkStart w:id="14" w:name="_Toc35850628"/>
      <w:r>
        <w:t>Graphical Posit</w:t>
      </w:r>
      <w:r>
        <w:t>ion Definition</w:t>
      </w:r>
      <w:bookmarkEnd w:id="14"/>
    </w:p>
    <w:p w:rsidR="00CC6E4C" w:rsidRPr="00CC6E4C" w:rsidRDefault="00CC6E4C" w:rsidP="00CC6E4C">
      <w:pPr>
        <w:pStyle w:val="Heading3"/>
        <w:rPr>
          <w:b w:val="0"/>
          <w:u w:val="single"/>
        </w:rPr>
      </w:pPr>
      <w:bookmarkStart w:id="15" w:name="_Toc35850629"/>
      <w:r w:rsidRPr="00CC6E4C">
        <w:rPr>
          <w:b w:val="0"/>
          <w:u w:val="single"/>
        </w:rPr>
        <w:t>CAMERA-FUR-REQ-130574/B-Infotainment Graphical Position Definition 1</w:t>
      </w:r>
      <w:bookmarkEnd w:id="15"/>
    </w:p>
    <w:p w:rsidR="00500605" w:rsidRDefault="00935523" w:rsidP="00500605">
      <w:r>
        <w:t>The HMI system shall provide graphics with fixed assignments for each dedicated display area per</w:t>
      </w:r>
      <w:r>
        <w:t xml:space="preserve"> HMI program-specific graphical specifications.</w:t>
      </w:r>
    </w:p>
    <w:p w:rsidR="00CC6E4C" w:rsidRPr="00CC6E4C" w:rsidRDefault="00CC6E4C" w:rsidP="00CC6E4C">
      <w:pPr>
        <w:pStyle w:val="Heading3"/>
        <w:rPr>
          <w:b w:val="0"/>
          <w:u w:val="single"/>
        </w:rPr>
      </w:pPr>
      <w:bookmarkStart w:id="16" w:name="_Toc35850630"/>
      <w:r w:rsidRPr="00CC6E4C">
        <w:rPr>
          <w:b w:val="0"/>
          <w:u w:val="single"/>
        </w:rPr>
        <w:t>CAMERA-FUR-REQ-130575/B-Infotainment Graphical Position Definition 2</w:t>
      </w:r>
      <w:bookmarkEnd w:id="16"/>
    </w:p>
    <w:p w:rsidR="00500605" w:rsidRDefault="00935523" w:rsidP="00500605">
      <w:r>
        <w:t>The infotainment system shall only show sectors/ execute the below requirements if a screen has been requested as per the HMI arb</w:t>
      </w:r>
      <w:r>
        <w:t>itration defined in this specification.</w:t>
      </w:r>
    </w:p>
    <w:p w:rsidR="00CC6E4C" w:rsidRPr="00CC6E4C" w:rsidRDefault="00CC6E4C" w:rsidP="00CC6E4C">
      <w:pPr>
        <w:pStyle w:val="Heading3"/>
        <w:rPr>
          <w:b w:val="0"/>
          <w:u w:val="single"/>
        </w:rPr>
      </w:pPr>
      <w:bookmarkStart w:id="17" w:name="_Toc35850631"/>
      <w:r w:rsidRPr="00CC6E4C">
        <w:rPr>
          <w:b w:val="0"/>
          <w:u w:val="single"/>
        </w:rPr>
        <w:t>CAMERA-FUR-REQ-130576/B-Infotainment Graphical Position Definition 3</w:t>
      </w:r>
      <w:bookmarkEnd w:id="17"/>
    </w:p>
    <w:p w:rsidR="00217D77" w:rsidRDefault="00935523" w:rsidP="00217D77">
      <w:pPr>
        <w:spacing w:before="40" w:after="40"/>
      </w:pPr>
      <w:r>
        <w:t>Specific graphical display locations and content per program shall be provided by HMI and concur</w:t>
      </w:r>
      <w:r>
        <w:t>red upon by VE and E/ESE Parking Assistance Engineering.</w:t>
      </w:r>
    </w:p>
    <w:p w:rsidR="00217D77" w:rsidRDefault="00935523" w:rsidP="00217D77">
      <w:pPr>
        <w:spacing w:before="40" w:after="40"/>
      </w:pPr>
      <w:r>
        <w:rPr>
          <w:b/>
        </w:rPr>
        <w:t>Note:</w:t>
      </w:r>
    </w:p>
    <w:p w:rsidR="00500605" w:rsidRDefault="00935523" w:rsidP="00217D77">
      <w:r>
        <w:t xml:space="preserve">The above requirement means that the graphical examples provided in this specification are for functional direction only and are </w:t>
      </w:r>
      <w:r>
        <w:rPr>
          <w:u w:val="single"/>
        </w:rPr>
        <w:t>not</w:t>
      </w:r>
      <w:r>
        <w:t xml:space="preserve"> to be implemented exactly as they have been drawn herein.</w:t>
      </w:r>
    </w:p>
    <w:p w:rsidR="00CC6E4C" w:rsidRPr="00CC6E4C" w:rsidRDefault="00CC6E4C" w:rsidP="00CC6E4C">
      <w:pPr>
        <w:pStyle w:val="Heading3"/>
        <w:rPr>
          <w:b w:val="0"/>
          <w:u w:val="single"/>
        </w:rPr>
      </w:pPr>
      <w:bookmarkStart w:id="18" w:name="_Toc35850632"/>
      <w:r w:rsidRPr="00CC6E4C">
        <w:rPr>
          <w:b w:val="0"/>
          <w:u w:val="single"/>
        </w:rPr>
        <w:t>CAMERA-FUR-REQ-130577/B-Infotainment Graphical Position Definition 4</w:t>
      </w:r>
      <w:bookmarkEnd w:id="18"/>
    </w:p>
    <w:p w:rsidR="00500605" w:rsidRDefault="00935523" w:rsidP="00500605">
      <w:r>
        <w:t>All defined graphics shall always be supported. Should HMI deem a particular graphic not applicable, it shall achieve this appearance by defining the various states of that graphi</w:t>
      </w:r>
      <w:r>
        <w:t>c as identical to the background.</w:t>
      </w:r>
    </w:p>
    <w:p w:rsidR="00406F39" w:rsidRDefault="00935523" w:rsidP="00CC6E4C">
      <w:pPr>
        <w:pStyle w:val="Heading2"/>
      </w:pPr>
      <w:bookmarkStart w:id="19" w:name="_Toc35850633"/>
      <w:r>
        <w:lastRenderedPageBreak/>
        <w:t>Active Park Assist Graphical Requirements</w:t>
      </w:r>
      <w:bookmarkEnd w:id="19"/>
    </w:p>
    <w:p w:rsidR="00CC6E4C" w:rsidRPr="00CC6E4C" w:rsidRDefault="00CC6E4C" w:rsidP="00CC6E4C">
      <w:pPr>
        <w:pStyle w:val="Heading3"/>
        <w:rPr>
          <w:b w:val="0"/>
          <w:u w:val="single"/>
        </w:rPr>
      </w:pPr>
      <w:bookmarkStart w:id="20" w:name="_Toc400956106"/>
      <w:bookmarkStart w:id="21" w:name="_Toc35850634"/>
      <w:r w:rsidRPr="00CC6E4C">
        <w:rPr>
          <w:b w:val="0"/>
          <w:u w:val="single"/>
        </w:rPr>
        <w:t>CAMERA-FUR-REQ-130444/F-Active Park Assist Graphical Layout</w:t>
      </w:r>
      <w:bookmarkEnd w:id="21"/>
    </w:p>
    <w:p w:rsidR="00D022DE" w:rsidRDefault="00935523" w:rsidP="00D022DE">
      <w:pPr>
        <w:jc w:val="center"/>
      </w:pPr>
      <w:r>
        <w:t>Actual HMI graphics will be applicat</w:t>
      </w:r>
      <w:r>
        <w:t>ion specific</w:t>
      </w:r>
      <w:bookmarkEnd w:id="20"/>
      <w:r>
        <w:t>.</w:t>
      </w:r>
    </w:p>
    <w:p w:rsidR="004D371A" w:rsidRDefault="00935523" w:rsidP="00D022DE">
      <w:pPr>
        <w:jc w:val="center"/>
      </w:pPr>
    </w:p>
    <w:p w:rsidR="004D371A" w:rsidRDefault="00935523" w:rsidP="00D022DE">
      <w:pPr>
        <w:jc w:val="center"/>
      </w:pPr>
      <w:r>
        <w:t>Reference latest HMI specification “H36m APACSI” for graphical positional layout.</w:t>
      </w:r>
    </w:p>
    <w:p w:rsidR="00CC6E4C" w:rsidRPr="00CC6E4C" w:rsidRDefault="00CC6E4C" w:rsidP="00CC6E4C">
      <w:pPr>
        <w:pStyle w:val="Heading3"/>
        <w:rPr>
          <w:b w:val="0"/>
          <w:u w:val="single"/>
        </w:rPr>
      </w:pPr>
      <w:bookmarkStart w:id="22" w:name="_Toc35850635"/>
      <w:r w:rsidRPr="00CC6E4C">
        <w:rPr>
          <w:b w:val="0"/>
          <w:u w:val="single"/>
        </w:rPr>
        <w:t>CAMERA-FUR-REQ-131003/B-Active Park Assist Graphical Requirements - 1</w:t>
      </w:r>
      <w:bookmarkEnd w:id="22"/>
    </w:p>
    <w:p w:rsidR="00500605" w:rsidRDefault="00935523" w:rsidP="00500605">
      <w:r>
        <w:t>The APA screen content shall be developed in close cooperation between the APA</w:t>
      </w:r>
      <w:r>
        <w:t xml:space="preserve"> function owner, HMI and VE.</w:t>
      </w:r>
    </w:p>
    <w:p w:rsidR="00CC6E4C" w:rsidRPr="00CC6E4C" w:rsidRDefault="00CC6E4C" w:rsidP="00CC6E4C">
      <w:pPr>
        <w:pStyle w:val="Heading3"/>
        <w:rPr>
          <w:b w:val="0"/>
          <w:u w:val="single"/>
        </w:rPr>
      </w:pPr>
      <w:bookmarkStart w:id="23" w:name="_Toc35850636"/>
      <w:r w:rsidRPr="00CC6E4C">
        <w:rPr>
          <w:b w:val="0"/>
          <w:u w:val="single"/>
        </w:rPr>
        <w:t>CAMERA-FUR-REQ-131004/B-Active Park Assist Graphical Requirements - 2</w:t>
      </w:r>
      <w:bookmarkEnd w:id="23"/>
    </w:p>
    <w:p w:rsidR="00500605" w:rsidRDefault="00935523" w:rsidP="00500605">
      <w:r>
        <w:t>The HMI team shall design the APA screens such that they reflect the detailed instructions that the driver must follow.</w:t>
      </w:r>
    </w:p>
    <w:p w:rsidR="00CC6E4C" w:rsidRPr="00CC6E4C" w:rsidRDefault="00CC6E4C" w:rsidP="00CC6E4C">
      <w:pPr>
        <w:pStyle w:val="Heading3"/>
        <w:rPr>
          <w:b w:val="0"/>
          <w:u w:val="single"/>
        </w:rPr>
      </w:pPr>
      <w:bookmarkStart w:id="24" w:name="_Toc35850637"/>
      <w:r w:rsidRPr="00CC6E4C">
        <w:rPr>
          <w:b w:val="0"/>
          <w:u w:val="single"/>
        </w:rPr>
        <w:t>CAMERA-FUR-REQ-131005/C-Active Park Assist Graphical Requirements - 3</w:t>
      </w:r>
      <w:bookmarkEnd w:id="24"/>
    </w:p>
    <w:p w:rsidR="003A3C57" w:rsidRDefault="00935523" w:rsidP="003A3C57">
      <w:r>
        <w:t>The HMI system screen designer shall meet the functional direction of this interface specification (e.g. a graphic shall be provided for each functional block) however the actual gra</w:t>
      </w:r>
      <w:r>
        <w:t>phic and its position shall be placed per HMI direction.</w:t>
      </w:r>
    </w:p>
    <w:p w:rsidR="00500605" w:rsidRPr="003A3C57" w:rsidRDefault="00935523" w:rsidP="003A3C57"/>
    <w:p w:rsidR="00CC6E4C" w:rsidRPr="00CC6E4C" w:rsidRDefault="00CC6E4C" w:rsidP="00CC6E4C">
      <w:pPr>
        <w:pStyle w:val="Heading3"/>
        <w:rPr>
          <w:b w:val="0"/>
          <w:u w:val="single"/>
        </w:rPr>
      </w:pPr>
      <w:bookmarkStart w:id="25" w:name="_Toc35850638"/>
      <w:r w:rsidRPr="00CC6E4C">
        <w:rPr>
          <w:b w:val="0"/>
          <w:u w:val="single"/>
        </w:rPr>
        <w:t>CAMERA-FUR-REQ-131006/B-Active Park Assist Graphical Requirements - 4</w:t>
      </w:r>
      <w:bookmarkEnd w:id="25"/>
    </w:p>
    <w:p w:rsidR="00F4453B" w:rsidRDefault="00935523" w:rsidP="00F4453B">
      <w:r>
        <w:t>It is acceptable for the HMI design to overlap positionals as deemed necessary per HMI direction. Should this be requ</w:t>
      </w:r>
      <w:r>
        <w:t>ired, all overlaps shall be reviewed with parking assistance engineering to ensure proper foreground/background priority has been assigned to the overlapping positionals.</w:t>
      </w:r>
    </w:p>
    <w:p w:rsidR="00500605" w:rsidRPr="00F4453B" w:rsidRDefault="00935523" w:rsidP="00F4453B"/>
    <w:p w:rsidR="00CC6E4C" w:rsidRPr="00CC6E4C" w:rsidRDefault="00CC6E4C" w:rsidP="00CC6E4C">
      <w:pPr>
        <w:pStyle w:val="Heading3"/>
        <w:rPr>
          <w:b w:val="0"/>
          <w:u w:val="single"/>
        </w:rPr>
      </w:pPr>
      <w:bookmarkStart w:id="26" w:name="_Toc35850639"/>
      <w:r w:rsidRPr="00CC6E4C">
        <w:rPr>
          <w:b w:val="0"/>
          <w:u w:val="single"/>
        </w:rPr>
        <w:t>CAMERA-FUR-REQ-131007/B-Active Park Assist Graphical Requirements - 5</w:t>
      </w:r>
      <w:bookmarkEnd w:id="26"/>
    </w:p>
    <w:p w:rsidR="00517C8D" w:rsidRDefault="00935523" w:rsidP="00517C8D">
      <w:r>
        <w:t>Each logical value of the simplified signals shall determine the display of each positional as defined in section Active Park Assist (APA) Signal Processing.</w:t>
      </w:r>
    </w:p>
    <w:p w:rsidR="00500605" w:rsidRPr="00517C8D" w:rsidRDefault="00935523" w:rsidP="00517C8D"/>
    <w:p w:rsidR="00CC6E4C" w:rsidRPr="00CC6E4C" w:rsidRDefault="00CC6E4C" w:rsidP="00CC6E4C">
      <w:pPr>
        <w:pStyle w:val="Heading3"/>
        <w:rPr>
          <w:b w:val="0"/>
          <w:u w:val="single"/>
        </w:rPr>
      </w:pPr>
      <w:bookmarkStart w:id="27" w:name="_Toc35850640"/>
      <w:r w:rsidRPr="00CC6E4C">
        <w:rPr>
          <w:b w:val="0"/>
          <w:u w:val="single"/>
        </w:rPr>
        <w:t>CAMERA-FUR-REQ-165413/B-Active Park Assist Graphical Requirements - 6</w:t>
      </w:r>
      <w:bookmarkEnd w:id="27"/>
    </w:p>
    <w:p w:rsidR="00406C2C" w:rsidRDefault="00935523" w:rsidP="00406C2C">
      <w:r>
        <w:t>If Reverse Video</w:t>
      </w:r>
      <w:r>
        <w:t xml:space="preserve"> Camera (RVC) and Active Park Assist (APA) are equipped and operational, </w:t>
      </w:r>
    </w:p>
    <w:p w:rsidR="00406C2C" w:rsidRDefault="00935523" w:rsidP="00406C2C">
      <w:r>
        <w:t>(ApaSteScanMde_D_Stat == Scanning) and a transition from (Gear ~= Reverse) to (Gear == Reverse) takes place:</w:t>
      </w:r>
    </w:p>
    <w:p w:rsidR="00406C2C" w:rsidRDefault="00935523" w:rsidP="00406C2C"/>
    <w:p w:rsidR="00406C2C" w:rsidRDefault="00935523" w:rsidP="00406C2C">
      <w:r>
        <w:t xml:space="preserve">- The HMI system shall memorize the SAP system's current screen request </w:t>
      </w:r>
      <w:r>
        <w:t>"SapScrn@Rentry".</w:t>
      </w:r>
    </w:p>
    <w:p w:rsidR="00406C2C" w:rsidRDefault="00935523" w:rsidP="00406C2C">
      <w:r>
        <w:t>- The RVC base screen shall be built (including the VPA overlay) prior to populating any APA overlay.</w:t>
      </w:r>
    </w:p>
    <w:p w:rsidR="00500605" w:rsidRDefault="00935523" w:rsidP="00406C2C">
      <w:r>
        <w:t>- The HMI display shall (only) populate the SAP-BPA- RVC base screen with SAP text and symbols if it receives a SAP system screen reques</w:t>
      </w:r>
      <w:r>
        <w:t>t other than "SapScrn@Rentry".</w:t>
      </w:r>
    </w:p>
    <w:p w:rsidR="00406C2C" w:rsidRDefault="00935523" w:rsidP="00406C2C"/>
    <w:p w:rsidR="00406C2C" w:rsidRDefault="00935523" w:rsidP="00406C2C"/>
    <w:p w:rsidR="00406C2C" w:rsidRPr="00406C2C" w:rsidRDefault="00935523" w:rsidP="00406C2C">
      <w:r>
        <w:t>Note: this is for flicker prevention. The HMI ECU memorizes the state of the APA signals at APA screen transition and does not overlay any APA positionals until there is a state change of the input signals.</w:t>
      </w:r>
    </w:p>
    <w:p w:rsidR="00406F39" w:rsidRDefault="00935523" w:rsidP="00CC6E4C">
      <w:pPr>
        <w:pStyle w:val="Heading2"/>
      </w:pPr>
      <w:bookmarkStart w:id="28" w:name="_Toc35850641"/>
      <w:r>
        <w:lastRenderedPageBreak/>
        <w:t>Active Park Assist (APA) and Park Distance Control (PDC) during Rear Video Camera (RVC) Graphical Requirements</w:t>
      </w:r>
      <w:bookmarkEnd w:id="28"/>
    </w:p>
    <w:p w:rsidR="00CC6E4C" w:rsidRPr="00CC6E4C" w:rsidRDefault="00CC6E4C" w:rsidP="00CC6E4C">
      <w:pPr>
        <w:pStyle w:val="Heading3"/>
        <w:rPr>
          <w:b w:val="0"/>
          <w:u w:val="single"/>
        </w:rPr>
      </w:pPr>
      <w:bookmarkStart w:id="29" w:name="_Toc35850642"/>
      <w:r w:rsidRPr="00CC6E4C">
        <w:rPr>
          <w:b w:val="0"/>
          <w:u w:val="single"/>
        </w:rPr>
        <w:t>CAMERA-FUR-REQ-161276/B-Active Park Assist (APA) and Park Distance Control (PDC) during Rear Video Camera (RVC) Graphical Layout</w:t>
      </w:r>
      <w:bookmarkEnd w:id="29"/>
    </w:p>
    <w:p w:rsidR="005F0530" w:rsidRDefault="00935523" w:rsidP="00CC6E4C">
      <w:pPr>
        <w:ind w:left="432"/>
        <w:jc w:val="center"/>
      </w:pPr>
      <w:r>
        <w:rPr>
          <w:noProof/>
        </w:rPr>
        <w:drawing>
          <wp:inline distT="0" distB="0" distL="0" distR="0">
            <wp:extent cx="4314825" cy="2295525"/>
            <wp:effectExtent l="0" t="0" r="9525" b="9525"/>
            <wp:docPr id="4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4825" cy="2295525"/>
                    </a:xfrm>
                    <a:prstGeom prst="rect">
                      <a:avLst/>
                    </a:prstGeom>
                    <a:noFill/>
                    <a:ln>
                      <a:noFill/>
                    </a:ln>
                  </pic:spPr>
                </pic:pic>
              </a:graphicData>
            </a:graphic>
          </wp:inline>
        </w:drawing>
      </w:r>
    </w:p>
    <w:p w:rsidR="005F0530" w:rsidRDefault="00935523" w:rsidP="005F0530">
      <w:pPr>
        <w:jc w:val="center"/>
      </w:pPr>
    </w:p>
    <w:p w:rsidR="005F0530" w:rsidRDefault="00935523" w:rsidP="005F0530">
      <w:pPr>
        <w:pStyle w:val="Caption"/>
        <w:jc w:val="center"/>
      </w:pPr>
      <w:r>
        <w:t>Actual HMI graphics will be application specific.</w:t>
      </w:r>
    </w:p>
    <w:p w:rsidR="005F0530" w:rsidRDefault="00935523" w:rsidP="005F0530">
      <w:pPr>
        <w:rPr>
          <w:rFonts w:eastAsiaTheme="majorEastAsia" w:cstheme="majorBidi"/>
          <w:b/>
          <w:bCs/>
          <w:sz w:val="24"/>
          <w:szCs w:val="26"/>
        </w:rPr>
      </w:pPr>
    </w:p>
    <w:tbl>
      <w:tblPr>
        <w:tblStyle w:val="TableGrid"/>
        <w:tblW w:w="0" w:type="auto"/>
        <w:jc w:val="center"/>
        <w:tblCellMar>
          <w:left w:w="115" w:type="dxa"/>
          <w:right w:w="115" w:type="dxa"/>
        </w:tblCellMar>
        <w:tblLook w:val="04A0" w:firstRow="1" w:lastRow="0" w:firstColumn="1" w:lastColumn="0" w:noHBand="0" w:noVBand="1"/>
      </w:tblPr>
      <w:tblGrid>
        <w:gridCol w:w="3132"/>
        <w:gridCol w:w="2204"/>
      </w:tblGrid>
      <w:tr w:rsidR="005F0530" w:rsidTr="005F0530">
        <w:trPr>
          <w:cantSplit/>
          <w:tblHeader/>
          <w:jc w:val="center"/>
        </w:trPr>
        <w:tc>
          <w:tcPr>
            <w:tcW w:w="313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F0530" w:rsidRDefault="00935523">
            <w:pPr>
              <w:spacing w:after="60"/>
              <w:jc w:val="center"/>
              <w:rPr>
                <w:rFonts w:cs="Arial"/>
                <w:b/>
                <w:lang w:val="de-DE" w:eastAsia="ja-JP"/>
              </w:rPr>
            </w:pPr>
            <w:r>
              <w:rPr>
                <w:b/>
                <w:lang w:val="de-DE"/>
              </w:rPr>
              <w:t>Position</w:t>
            </w:r>
          </w:p>
        </w:tc>
        <w:tc>
          <w:tcPr>
            <w:tcW w:w="220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F0530" w:rsidRDefault="00935523">
            <w:pPr>
              <w:spacing w:after="60"/>
              <w:jc w:val="center"/>
              <w:rPr>
                <w:rFonts w:cs="Arial"/>
                <w:b/>
                <w:lang w:val="de-DE" w:eastAsia="ja-JP"/>
              </w:rPr>
            </w:pPr>
            <w:r>
              <w:rPr>
                <w:b/>
                <w:lang w:val="de-DE"/>
              </w:rPr>
              <w:t>Abbreviation</w:t>
            </w:r>
          </w:p>
        </w:tc>
      </w:tr>
      <w:tr w:rsidR="005F0530" w:rsidTr="005F0530">
        <w:trPr>
          <w:cantSplit/>
          <w:tblHeader/>
          <w:jc w:val="center"/>
        </w:trPr>
        <w:tc>
          <w:tcPr>
            <w:tcW w:w="3132" w:type="dxa"/>
            <w:tcBorders>
              <w:top w:val="single" w:sz="4" w:space="0" w:color="auto"/>
              <w:left w:val="single" w:sz="4" w:space="0" w:color="auto"/>
              <w:bottom w:val="single" w:sz="4" w:space="0" w:color="auto"/>
              <w:right w:val="single" w:sz="4" w:space="0" w:color="auto"/>
            </w:tcBorders>
            <w:vAlign w:val="center"/>
            <w:hideMark/>
          </w:tcPr>
          <w:p w:rsidR="005F0530" w:rsidRDefault="00935523">
            <w:pPr>
              <w:spacing w:after="60"/>
              <w:jc w:val="center"/>
              <w:rPr>
                <w:rFonts w:cs="Arial"/>
                <w:lang w:val="de-DE" w:eastAsia="ja-JP"/>
              </w:rPr>
            </w:pPr>
            <w:r>
              <w:rPr>
                <w:lang w:val="de-DE"/>
              </w:rPr>
              <w:t xml:space="preserve">Driver </w:t>
            </w:r>
            <w:r>
              <w:rPr>
                <w:lang w:val="de-DE"/>
              </w:rPr>
              <w:t>Instruction/Information</w:t>
            </w:r>
          </w:p>
        </w:tc>
        <w:tc>
          <w:tcPr>
            <w:tcW w:w="2204" w:type="dxa"/>
            <w:tcBorders>
              <w:top w:val="single" w:sz="4" w:space="0" w:color="auto"/>
              <w:left w:val="single" w:sz="4" w:space="0" w:color="auto"/>
              <w:bottom w:val="single" w:sz="4" w:space="0" w:color="auto"/>
              <w:right w:val="single" w:sz="4" w:space="0" w:color="auto"/>
            </w:tcBorders>
            <w:vAlign w:val="center"/>
            <w:hideMark/>
          </w:tcPr>
          <w:p w:rsidR="005F0530" w:rsidRDefault="00935523">
            <w:pPr>
              <w:spacing w:after="60"/>
              <w:jc w:val="center"/>
              <w:rPr>
                <w:rFonts w:cs="Arial"/>
                <w:lang w:val="de-DE" w:eastAsia="ja-JP"/>
              </w:rPr>
            </w:pPr>
            <w:r>
              <w:rPr>
                <w:lang w:val="de-DE"/>
              </w:rPr>
              <w:t>Symbol 3</w:t>
            </w:r>
          </w:p>
        </w:tc>
      </w:tr>
      <w:tr w:rsidR="005F0530" w:rsidTr="005F0530">
        <w:trPr>
          <w:cantSplit/>
          <w:tblHeader/>
          <w:jc w:val="center"/>
        </w:trPr>
        <w:tc>
          <w:tcPr>
            <w:tcW w:w="3132" w:type="dxa"/>
            <w:tcBorders>
              <w:top w:val="single" w:sz="4" w:space="0" w:color="auto"/>
              <w:left w:val="single" w:sz="4" w:space="0" w:color="auto"/>
              <w:bottom w:val="single" w:sz="4" w:space="0" w:color="auto"/>
              <w:right w:val="single" w:sz="4" w:space="0" w:color="auto"/>
            </w:tcBorders>
            <w:vAlign w:val="center"/>
            <w:hideMark/>
          </w:tcPr>
          <w:p w:rsidR="005F0530" w:rsidRDefault="00935523">
            <w:pPr>
              <w:spacing w:after="60"/>
              <w:jc w:val="center"/>
              <w:rPr>
                <w:lang w:val="de-DE"/>
              </w:rPr>
            </w:pPr>
            <w:r>
              <w:rPr>
                <w:lang w:val="de-DE"/>
              </w:rPr>
              <w:t>Driver Instruction/Information</w:t>
            </w:r>
          </w:p>
        </w:tc>
        <w:tc>
          <w:tcPr>
            <w:tcW w:w="2204" w:type="dxa"/>
            <w:tcBorders>
              <w:top w:val="single" w:sz="4" w:space="0" w:color="auto"/>
              <w:left w:val="single" w:sz="4" w:space="0" w:color="auto"/>
              <w:bottom w:val="single" w:sz="4" w:space="0" w:color="auto"/>
              <w:right w:val="single" w:sz="4" w:space="0" w:color="auto"/>
            </w:tcBorders>
            <w:vAlign w:val="center"/>
            <w:hideMark/>
          </w:tcPr>
          <w:p w:rsidR="005F0530" w:rsidRDefault="00935523">
            <w:pPr>
              <w:spacing w:after="60"/>
              <w:jc w:val="center"/>
              <w:rPr>
                <w:lang w:val="de-DE"/>
              </w:rPr>
            </w:pPr>
            <w:r>
              <w:rPr>
                <w:lang w:val="de-DE"/>
              </w:rPr>
              <w:t>Symbol 4</w:t>
            </w:r>
          </w:p>
        </w:tc>
      </w:tr>
      <w:tr w:rsidR="005F0530" w:rsidTr="005F0530">
        <w:trPr>
          <w:cantSplit/>
          <w:tblHeader/>
          <w:jc w:val="center"/>
        </w:trPr>
        <w:tc>
          <w:tcPr>
            <w:tcW w:w="3132" w:type="dxa"/>
            <w:tcBorders>
              <w:top w:val="single" w:sz="4" w:space="0" w:color="auto"/>
              <w:left w:val="single" w:sz="4" w:space="0" w:color="auto"/>
              <w:bottom w:val="single" w:sz="4" w:space="0" w:color="auto"/>
              <w:right w:val="single" w:sz="4" w:space="0" w:color="auto"/>
            </w:tcBorders>
            <w:vAlign w:val="center"/>
            <w:hideMark/>
          </w:tcPr>
          <w:p w:rsidR="005F0530" w:rsidRDefault="00935523">
            <w:pPr>
              <w:spacing w:after="60"/>
              <w:jc w:val="center"/>
              <w:rPr>
                <w:rFonts w:cs="Arial"/>
                <w:lang w:val="de-DE" w:eastAsia="ja-JP"/>
              </w:rPr>
            </w:pPr>
            <w:r>
              <w:rPr>
                <w:lang w:val="de-DE"/>
              </w:rPr>
              <w:t>Driver Instruction/Information</w:t>
            </w:r>
          </w:p>
        </w:tc>
        <w:tc>
          <w:tcPr>
            <w:tcW w:w="2204" w:type="dxa"/>
            <w:tcBorders>
              <w:top w:val="single" w:sz="4" w:space="0" w:color="auto"/>
              <w:left w:val="single" w:sz="4" w:space="0" w:color="auto"/>
              <w:bottom w:val="single" w:sz="4" w:space="0" w:color="auto"/>
              <w:right w:val="single" w:sz="4" w:space="0" w:color="auto"/>
            </w:tcBorders>
            <w:vAlign w:val="center"/>
            <w:hideMark/>
          </w:tcPr>
          <w:p w:rsidR="005F0530" w:rsidRDefault="00935523">
            <w:pPr>
              <w:spacing w:after="60"/>
              <w:jc w:val="center"/>
              <w:rPr>
                <w:rFonts w:cs="Arial"/>
                <w:lang w:val="de-DE" w:eastAsia="ja-JP"/>
              </w:rPr>
            </w:pPr>
            <w:r>
              <w:rPr>
                <w:lang w:val="de-DE"/>
              </w:rPr>
              <w:t>Text3</w:t>
            </w:r>
          </w:p>
        </w:tc>
      </w:tr>
      <w:tr w:rsidR="005F0530" w:rsidTr="005F0530">
        <w:trPr>
          <w:cantSplit/>
          <w:tblHeader/>
          <w:jc w:val="center"/>
        </w:trPr>
        <w:tc>
          <w:tcPr>
            <w:tcW w:w="3132" w:type="dxa"/>
            <w:tcBorders>
              <w:top w:val="single" w:sz="4" w:space="0" w:color="auto"/>
              <w:left w:val="single" w:sz="4" w:space="0" w:color="auto"/>
              <w:bottom w:val="single" w:sz="4" w:space="0" w:color="auto"/>
              <w:right w:val="single" w:sz="4" w:space="0" w:color="auto"/>
            </w:tcBorders>
            <w:vAlign w:val="center"/>
            <w:hideMark/>
          </w:tcPr>
          <w:p w:rsidR="005F0530" w:rsidRDefault="00935523">
            <w:pPr>
              <w:spacing w:after="60"/>
              <w:jc w:val="center"/>
              <w:rPr>
                <w:rFonts w:cs="Arial"/>
                <w:lang w:val="de-DE" w:eastAsia="ja-JP"/>
              </w:rPr>
            </w:pPr>
            <w:r>
              <w:rPr>
                <w:lang w:val="de-DE"/>
              </w:rPr>
              <w:t>Driver Instruction/Information</w:t>
            </w:r>
          </w:p>
        </w:tc>
        <w:tc>
          <w:tcPr>
            <w:tcW w:w="2204" w:type="dxa"/>
            <w:tcBorders>
              <w:top w:val="single" w:sz="4" w:space="0" w:color="auto"/>
              <w:left w:val="single" w:sz="4" w:space="0" w:color="auto"/>
              <w:bottom w:val="single" w:sz="4" w:space="0" w:color="auto"/>
              <w:right w:val="single" w:sz="4" w:space="0" w:color="auto"/>
            </w:tcBorders>
            <w:vAlign w:val="center"/>
            <w:hideMark/>
          </w:tcPr>
          <w:p w:rsidR="005F0530" w:rsidRDefault="00935523">
            <w:pPr>
              <w:spacing w:after="60"/>
              <w:jc w:val="center"/>
              <w:rPr>
                <w:rFonts w:cs="Arial"/>
                <w:lang w:val="de-DE" w:eastAsia="ja-JP"/>
              </w:rPr>
            </w:pPr>
            <w:r>
              <w:rPr>
                <w:lang w:val="de-DE"/>
              </w:rPr>
              <w:t>Text4</w:t>
            </w:r>
          </w:p>
        </w:tc>
      </w:tr>
      <w:tr w:rsidR="005F0530" w:rsidTr="005F0530">
        <w:trPr>
          <w:cantSplit/>
          <w:tblHeader/>
          <w:jc w:val="center"/>
        </w:trPr>
        <w:tc>
          <w:tcPr>
            <w:tcW w:w="3132" w:type="dxa"/>
            <w:tcBorders>
              <w:top w:val="single" w:sz="4" w:space="0" w:color="auto"/>
              <w:left w:val="single" w:sz="4" w:space="0" w:color="auto"/>
              <w:bottom w:val="single" w:sz="4" w:space="0" w:color="auto"/>
              <w:right w:val="single" w:sz="4" w:space="0" w:color="auto"/>
            </w:tcBorders>
            <w:vAlign w:val="center"/>
            <w:hideMark/>
          </w:tcPr>
          <w:p w:rsidR="005F0530" w:rsidRDefault="00935523">
            <w:pPr>
              <w:spacing w:after="60"/>
              <w:jc w:val="center"/>
              <w:rPr>
                <w:rFonts w:cs="Arial"/>
                <w:lang w:val="de-DE" w:eastAsia="ja-JP"/>
              </w:rPr>
            </w:pPr>
            <w:r>
              <w:rPr>
                <w:lang w:val="de-DE"/>
              </w:rPr>
              <w:t xml:space="preserve">Visual Park Aid Zone Graphic  </w:t>
            </w:r>
          </w:p>
        </w:tc>
        <w:tc>
          <w:tcPr>
            <w:tcW w:w="2204" w:type="dxa"/>
            <w:tcBorders>
              <w:top w:val="single" w:sz="4" w:space="0" w:color="auto"/>
              <w:left w:val="single" w:sz="4" w:space="0" w:color="auto"/>
              <w:bottom w:val="single" w:sz="4" w:space="0" w:color="auto"/>
              <w:right w:val="single" w:sz="4" w:space="0" w:color="auto"/>
            </w:tcBorders>
            <w:vAlign w:val="center"/>
            <w:hideMark/>
          </w:tcPr>
          <w:p w:rsidR="005F0530" w:rsidRDefault="00935523">
            <w:pPr>
              <w:spacing w:after="60"/>
              <w:jc w:val="center"/>
              <w:rPr>
                <w:rFonts w:cs="Arial"/>
                <w:lang w:val="de-DE" w:eastAsia="ja-JP"/>
              </w:rPr>
            </w:pPr>
            <w:r>
              <w:rPr>
                <w:lang w:val="de-DE"/>
              </w:rPr>
              <w:t>ParkPilot</w:t>
            </w:r>
          </w:p>
        </w:tc>
      </w:tr>
    </w:tbl>
    <w:p w:rsidR="005F0530" w:rsidRDefault="00935523" w:rsidP="005F0530">
      <w:pPr>
        <w:pStyle w:val="Caption"/>
        <w:jc w:val="center"/>
      </w:pPr>
      <w:r>
        <w:t>HMI Zone Assignment for APA and PDC during RVC</w:t>
      </w:r>
    </w:p>
    <w:p w:rsidR="00500605" w:rsidRPr="005F0530" w:rsidRDefault="00935523" w:rsidP="005F0530"/>
    <w:p w:rsidR="00CC6E4C" w:rsidRPr="00CC6E4C" w:rsidRDefault="00CC6E4C" w:rsidP="00CC6E4C">
      <w:pPr>
        <w:pStyle w:val="Heading3"/>
        <w:rPr>
          <w:b w:val="0"/>
          <w:u w:val="single"/>
        </w:rPr>
      </w:pPr>
      <w:bookmarkStart w:id="30" w:name="_Toc35850643"/>
      <w:r w:rsidRPr="00CC6E4C">
        <w:rPr>
          <w:b w:val="0"/>
          <w:u w:val="single"/>
        </w:rPr>
        <w:t>CAMERA-FUR-REQ-161271/B-Active Park Assist (APA) and Park Distance Control (PDC) during Rear Video Camera (RVC) Graphical Requirements 1</w:t>
      </w:r>
      <w:bookmarkEnd w:id="30"/>
    </w:p>
    <w:p w:rsidR="00500605" w:rsidRDefault="00935523" w:rsidP="00500605">
      <w:r>
        <w:t xml:space="preserve">The APA and PDC during RVC </w:t>
      </w:r>
      <w:r>
        <w:t>screen content shall be developed in close cooperation between the APA function owner, HMI and VE.</w:t>
      </w:r>
    </w:p>
    <w:p w:rsidR="00CC6E4C" w:rsidRPr="00CC6E4C" w:rsidRDefault="00CC6E4C" w:rsidP="00CC6E4C">
      <w:pPr>
        <w:pStyle w:val="Heading3"/>
        <w:rPr>
          <w:b w:val="0"/>
          <w:u w:val="single"/>
        </w:rPr>
      </w:pPr>
      <w:bookmarkStart w:id="31" w:name="_Toc35850644"/>
      <w:r w:rsidRPr="00CC6E4C">
        <w:rPr>
          <w:b w:val="0"/>
          <w:u w:val="single"/>
        </w:rPr>
        <w:t>CAMERA-FUR-REQ-161272/B-Active Park Assist (APA) and Park Distance Control (PDC) during Rear Video Camera (RVC) Graphical Requirements 2</w:t>
      </w:r>
      <w:bookmarkEnd w:id="31"/>
    </w:p>
    <w:p w:rsidR="00500605" w:rsidRDefault="00935523" w:rsidP="00500605">
      <w:r>
        <w:t>The HMI team shall design the screens such that they reflect the detailed instructions that the driver must follow.</w:t>
      </w:r>
    </w:p>
    <w:p w:rsidR="00CC6E4C" w:rsidRPr="00CC6E4C" w:rsidRDefault="00CC6E4C" w:rsidP="00CC6E4C">
      <w:pPr>
        <w:pStyle w:val="Heading3"/>
        <w:rPr>
          <w:b w:val="0"/>
          <w:u w:val="single"/>
        </w:rPr>
      </w:pPr>
      <w:bookmarkStart w:id="32" w:name="_Toc35850645"/>
      <w:r w:rsidRPr="00CC6E4C">
        <w:rPr>
          <w:b w:val="0"/>
          <w:u w:val="single"/>
        </w:rPr>
        <w:t>CAMERA-FUR-REQ-161273/B-Active Park Assist (APA) and Park Distance Control (PDC) during Rear Video Camera (RVC) Graphical Requirements 3</w:t>
      </w:r>
      <w:bookmarkEnd w:id="32"/>
    </w:p>
    <w:p w:rsidR="00500605" w:rsidRDefault="00935523" w:rsidP="00500605">
      <w:r>
        <w:t>The HMI system screen designer shall meet the functional direction of this interface specification (e.g. a graphic shall be</w:t>
      </w:r>
      <w:r>
        <w:t xml:space="preserve"> provided for each functional block) however the actual graphic and its position shall be placed per HMI team direction.</w:t>
      </w:r>
    </w:p>
    <w:p w:rsidR="00CC6E4C" w:rsidRPr="00CC6E4C" w:rsidRDefault="00CC6E4C" w:rsidP="00CC6E4C">
      <w:pPr>
        <w:pStyle w:val="Heading3"/>
        <w:rPr>
          <w:b w:val="0"/>
          <w:u w:val="single"/>
        </w:rPr>
      </w:pPr>
      <w:bookmarkStart w:id="33" w:name="_Toc35850646"/>
      <w:r w:rsidRPr="00CC6E4C">
        <w:rPr>
          <w:b w:val="0"/>
          <w:u w:val="single"/>
        </w:rPr>
        <w:t>CAMERA-FUR-REQ-161274/B-Active Park Assist (APA) and Park Distance Control (PDC) during Rear Video Camera (RVC) Graphical Requirements 4</w:t>
      </w:r>
      <w:bookmarkEnd w:id="33"/>
    </w:p>
    <w:p w:rsidR="00500605" w:rsidRDefault="00935523" w:rsidP="00500605">
      <w:r>
        <w:t>It is acceptable for the HMI design to overlap positionals as deemed necessary. Should this be required, all overlaps shall be reviewed with parking assistance engineering to e</w:t>
      </w:r>
      <w:r>
        <w:t>nsure proper foreground/background priority has been assigned to the overlapping positionals.</w:t>
      </w:r>
    </w:p>
    <w:p w:rsidR="00CC6E4C" w:rsidRPr="00CC6E4C" w:rsidRDefault="00CC6E4C" w:rsidP="00CC6E4C">
      <w:pPr>
        <w:pStyle w:val="Heading3"/>
        <w:rPr>
          <w:b w:val="0"/>
          <w:u w:val="single"/>
        </w:rPr>
      </w:pPr>
      <w:bookmarkStart w:id="34" w:name="_Toc35850647"/>
      <w:r w:rsidRPr="00CC6E4C">
        <w:rPr>
          <w:b w:val="0"/>
          <w:u w:val="single"/>
        </w:rPr>
        <w:lastRenderedPageBreak/>
        <w:t>CAMERA-FUR-REQ-161275/B-Active Park Assist (APA) and Park Distance Control (PDC) during Rear Video Camera (RVC) Graphical Requirements 5</w:t>
      </w:r>
      <w:bookmarkEnd w:id="34"/>
    </w:p>
    <w:p w:rsidR="00500605" w:rsidRDefault="00935523" w:rsidP="00500605">
      <w:r>
        <w:t>Each logical value of the simplified signals shall determine the display of each positional as defined in section Active Park Assist (APA) and Park Distance Control (PDC) during Rear Video Camera (RVC) S</w:t>
      </w:r>
      <w:r>
        <w:t>ignal Processing.</w:t>
      </w:r>
    </w:p>
    <w:p w:rsidR="00CC6E4C" w:rsidRPr="00CC6E4C" w:rsidRDefault="00CC6E4C" w:rsidP="00CC6E4C">
      <w:pPr>
        <w:pStyle w:val="Heading3"/>
        <w:rPr>
          <w:b w:val="0"/>
          <w:u w:val="single"/>
        </w:rPr>
      </w:pPr>
      <w:bookmarkStart w:id="35" w:name="_Toc35850648"/>
      <w:r w:rsidRPr="00CC6E4C">
        <w:rPr>
          <w:b w:val="0"/>
          <w:u w:val="single"/>
        </w:rPr>
        <w:t>CAMERA-FUR-REQ-165415/A-Active Park Assist (APA) and Park Distance Control (PDC) during Rear Video Camera (RVC) Graphical Requirements 6</w:t>
      </w:r>
      <w:bookmarkEnd w:id="35"/>
    </w:p>
    <w:p w:rsidR="00500605" w:rsidRDefault="00935523" w:rsidP="00500605">
      <w:r>
        <w:t>Upon transition into or</w:t>
      </w:r>
      <w:r>
        <w:t xml:space="preserve"> out of “Active Park Assist (APA) and Park Distance Control (PDC) during Rear Video Camera (RVC),” active park positionals shall not be displayed until the state of the active park input signals has changed.</w:t>
      </w:r>
    </w:p>
    <w:p w:rsidR="00500605" w:rsidRDefault="00935523" w:rsidP="00500605">
      <w:r>
        <w:t>Note: this is for flicker prevention. The HMI EC</w:t>
      </w:r>
      <w:r>
        <w:t>U memorizes the state of the APA signals at RVC screen transition and does not overlay any APA positionals until there is a state change of the input sign</w:t>
      </w:r>
    </w:p>
    <w:p w:rsidR="00406F39" w:rsidRDefault="00935523" w:rsidP="00CC6E4C">
      <w:pPr>
        <w:pStyle w:val="Heading2"/>
      </w:pPr>
      <w:bookmarkStart w:id="36" w:name="_Toc35850649"/>
      <w:r>
        <w:t>HotKey Shortcut Menu Interface</w:t>
      </w:r>
      <w:bookmarkEnd w:id="36"/>
    </w:p>
    <w:p w:rsidR="00500605" w:rsidRDefault="00935523" w:rsidP="00500605">
      <w:r>
        <w:t>The interface requirements of this section shall be met by the HMI in order to support the HotKey shortcut menu high level functional requirements.</w:t>
      </w:r>
    </w:p>
    <w:p w:rsidR="00406F39" w:rsidRDefault="00935523" w:rsidP="00CC6E4C">
      <w:pPr>
        <w:pStyle w:val="Heading3"/>
      </w:pPr>
      <w:bookmarkStart w:id="37" w:name="_Toc35850650"/>
      <w:r>
        <w:t>HotKey Shortcut Menu General Requirements</w:t>
      </w:r>
      <w:bookmarkEnd w:id="37"/>
    </w:p>
    <w:p w:rsidR="001278E4" w:rsidRDefault="00935523" w:rsidP="001278E4">
      <w:r>
        <w:t>A high level sketch of the functional distribution that is the baseline of the hotkey logic is depicted below. Note that the signal interface for triggering visual APA and BPA indication is intentionally excluded fr</w:t>
      </w:r>
      <w:r>
        <w:t>om the sketch.</w:t>
      </w:r>
    </w:p>
    <w:p w:rsidR="001278E4" w:rsidRDefault="00935523" w:rsidP="001278E4"/>
    <w:p w:rsidR="001278E4" w:rsidRDefault="00935523" w:rsidP="00CC6E4C">
      <w:pPr>
        <w:jc w:val="center"/>
      </w:pPr>
      <w:r>
        <w:rPr>
          <w:noProof/>
        </w:rPr>
        <w:drawing>
          <wp:inline distT="0" distB="0" distL="0" distR="0" wp14:anchorId="6C6A18DF" wp14:editId="3D491DBF">
            <wp:extent cx="5943600" cy="3564890"/>
            <wp:effectExtent l="0" t="0" r="0" b="0"/>
            <wp:docPr id="5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3564890"/>
                    </a:xfrm>
                    <a:prstGeom prst="rect">
                      <a:avLst/>
                    </a:prstGeom>
                  </pic:spPr>
                </pic:pic>
              </a:graphicData>
            </a:graphic>
          </wp:inline>
        </w:drawing>
      </w:r>
    </w:p>
    <w:p w:rsidR="001278E4" w:rsidRDefault="00935523" w:rsidP="001278E4"/>
    <w:p w:rsidR="001278E4" w:rsidRDefault="00935523" w:rsidP="001278E4">
      <w:r>
        <w:t xml:space="preserve">High level functional distribution for hotkey logic (visual indication </w:t>
      </w:r>
      <w:r>
        <w:rPr>
          <w:u w:val="single"/>
        </w:rPr>
        <w:t>excluded</w:t>
      </w:r>
      <w:r>
        <w:t>)</w:t>
      </w:r>
    </w:p>
    <w:p w:rsidR="00500605" w:rsidRDefault="00935523" w:rsidP="00500605"/>
    <w:p w:rsidR="00CC6E4C" w:rsidRPr="00CC6E4C" w:rsidRDefault="00CC6E4C" w:rsidP="00CC6E4C">
      <w:pPr>
        <w:pStyle w:val="Heading4"/>
        <w:rPr>
          <w:b w:val="0"/>
          <w:u w:val="single"/>
        </w:rPr>
      </w:pPr>
      <w:r w:rsidRPr="00CC6E4C">
        <w:rPr>
          <w:b w:val="0"/>
          <w:u w:val="single"/>
        </w:rPr>
        <w:t>CAMERA-FUR-REQ-236837/C-HotKey Shortcut Menu General Requirements 1</w:t>
      </w:r>
    </w:p>
    <w:p w:rsidR="00327460" w:rsidRDefault="00935523" w:rsidP="00327460">
      <w:pPr>
        <w:rPr>
          <w:lang w:eastAsia="ar-SA"/>
        </w:rPr>
      </w:pPr>
      <w:r>
        <w:rPr>
          <w:lang w:eastAsia="ar-SA"/>
        </w:rPr>
        <w:t>The P-hotkey menu shall offer to select the active park assist feature (“AP</w:t>
      </w:r>
      <w:r>
        <w:rPr>
          <w:lang w:eastAsia="ar-SA"/>
        </w:rPr>
        <w:t>A-option”), de-activate or activate the BPA feature (“BPA-option”) or select “other features” (“Other-option”).</w:t>
      </w:r>
    </w:p>
    <w:p w:rsidR="00327460" w:rsidRDefault="00935523" w:rsidP="00327460">
      <w:pPr>
        <w:rPr>
          <w:b/>
          <w:i/>
          <w:lang w:eastAsia="ar-SA"/>
        </w:rPr>
      </w:pPr>
      <w:r>
        <w:rPr>
          <w:b/>
          <w:i/>
          <w:lang w:eastAsia="ar-SA"/>
        </w:rPr>
        <w:t>Note:</w:t>
      </w:r>
    </w:p>
    <w:p w:rsidR="00327460" w:rsidRDefault="00935523" w:rsidP="00327460">
      <w:pPr>
        <w:rPr>
          <w:i/>
          <w:lang w:eastAsia="ar-SA"/>
        </w:rPr>
      </w:pPr>
      <w:r>
        <w:rPr>
          <w:i/>
          <w:lang w:eastAsia="ar-SA"/>
        </w:rPr>
        <w:t>This specification is established by the APA/BPA feature owners. Hence, the “other features” are not within author’s responsibility. Still</w:t>
      </w:r>
      <w:r>
        <w:rPr>
          <w:i/>
          <w:lang w:eastAsia="ar-SA"/>
        </w:rPr>
        <w:t>, the way they are presented has an impact on the APA/BPA feature activation and deactivation. The detailed layout is of course the HMI design/ ergo team’s responsibility.</w:t>
      </w:r>
      <w:r w:rsidRPr="006A58FB">
        <w:rPr>
          <w:i/>
          <w:lang w:eastAsia="ar-SA"/>
        </w:rPr>
        <w:t xml:space="preserve"> </w:t>
      </w:r>
      <w:r>
        <w:rPr>
          <w:i/>
          <w:lang w:eastAsia="ar-SA"/>
        </w:rPr>
        <w:t>The sketch deliberately does not provide any details with respect to the MyKey use c</w:t>
      </w:r>
      <w:r>
        <w:rPr>
          <w:i/>
          <w:lang w:eastAsia="ar-SA"/>
        </w:rPr>
        <w:t>ase and the BPA option. It is expected that the HMI team decides what the menu should look like, e.g. greyed out not-selectable option or not shown at all. (P-HotkeyReq014)</w:t>
      </w:r>
    </w:p>
    <w:p w:rsidR="00CC6E4C" w:rsidRPr="00CC6E4C" w:rsidRDefault="00CC6E4C" w:rsidP="00CC6E4C">
      <w:pPr>
        <w:pStyle w:val="Heading4"/>
        <w:rPr>
          <w:b w:val="0"/>
          <w:u w:val="single"/>
        </w:rPr>
      </w:pPr>
      <w:r w:rsidRPr="00CC6E4C">
        <w:rPr>
          <w:b w:val="0"/>
          <w:u w:val="single"/>
        </w:rPr>
        <w:lastRenderedPageBreak/>
        <w:t>CAMERA-FUR-REQ-236838/C-HotKey Shortcut Menu General Requirements 2</w:t>
      </w:r>
    </w:p>
    <w:p w:rsidR="005B2C10" w:rsidRDefault="00935523" w:rsidP="005B2C10">
      <w:pPr>
        <w:rPr>
          <w:lang w:eastAsia="ar-SA"/>
        </w:rPr>
      </w:pPr>
      <w:r>
        <w:rPr>
          <w:lang w:eastAsia="ar-SA"/>
        </w:rPr>
        <w:t>The P</w:t>
      </w:r>
      <w:r>
        <w:rPr>
          <w:lang w:eastAsia="ar-SA"/>
        </w:rPr>
        <w:t>-hotkey menu shall only allow activation of Active Park Assist, if the P-Hotkey Hard Button has been pressed and released at least once during the activation process.</w:t>
      </w:r>
    </w:p>
    <w:p w:rsidR="005B2C10" w:rsidRDefault="00935523" w:rsidP="005B2C10">
      <w:pPr>
        <w:rPr>
          <w:b/>
          <w:i/>
          <w:lang w:eastAsia="ar-SA"/>
        </w:rPr>
      </w:pPr>
      <w:r>
        <w:rPr>
          <w:b/>
          <w:i/>
          <w:lang w:eastAsia="ar-SA"/>
        </w:rPr>
        <w:t>Note:</w:t>
      </w:r>
    </w:p>
    <w:p w:rsidR="005B2C10" w:rsidRDefault="00935523" w:rsidP="005B2C10">
      <w:pPr>
        <w:rPr>
          <w:i/>
          <w:lang w:eastAsia="ar-SA"/>
        </w:rPr>
      </w:pPr>
      <w:r>
        <w:rPr>
          <w:i/>
          <w:lang w:eastAsia="ar-SA"/>
        </w:rPr>
        <w:t>For the FAP feature we expect to always see a button press before we go active. If the feature would be available via any kind of SYNC menu (thus avoiding use of the hotkey) this concept would no longer work. So it must be guaranteed that there is at least</w:t>
      </w:r>
      <w:r>
        <w:rPr>
          <w:i/>
          <w:lang w:eastAsia="ar-SA"/>
        </w:rPr>
        <w:t xml:space="preserve"> one button press/release cycle before APA goes active.</w:t>
      </w:r>
    </w:p>
    <w:p w:rsidR="00D93FB2" w:rsidRDefault="00935523" w:rsidP="00500605">
      <w:pPr>
        <w:rPr>
          <w:i/>
          <w:lang w:eastAsia="ar-SA"/>
        </w:rPr>
      </w:pPr>
    </w:p>
    <w:p w:rsidR="00D93FB2" w:rsidRDefault="00935523" w:rsidP="00CC6E4C">
      <w:pPr>
        <w:jc w:val="center"/>
        <w:rPr>
          <w:lang w:eastAsia="ar-SA"/>
        </w:rPr>
      </w:pPr>
      <w:r>
        <w:rPr>
          <w:noProof/>
        </w:rPr>
        <w:drawing>
          <wp:inline distT="0" distB="0" distL="0" distR="0">
            <wp:extent cx="3952875" cy="2066925"/>
            <wp:effectExtent l="0" t="0" r="9525" b="9525"/>
            <wp:docPr id="5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2875" cy="2066925"/>
                    </a:xfrm>
                    <a:prstGeom prst="rect">
                      <a:avLst/>
                    </a:prstGeom>
                    <a:noFill/>
                    <a:ln>
                      <a:noFill/>
                    </a:ln>
                  </pic:spPr>
                </pic:pic>
              </a:graphicData>
            </a:graphic>
          </wp:inline>
        </w:drawing>
      </w:r>
    </w:p>
    <w:p w:rsidR="00D93FB2" w:rsidRDefault="00935523" w:rsidP="00D93FB2">
      <w:r>
        <w:t>High level sketch of possible hotkey menu design</w:t>
      </w:r>
    </w:p>
    <w:p w:rsidR="00422182" w:rsidRDefault="00935523" w:rsidP="00D93FB2">
      <w:r>
        <w:t>(P-HotkeyReq015)</w:t>
      </w:r>
    </w:p>
    <w:p w:rsidR="00D93FB2" w:rsidRPr="0058797D" w:rsidRDefault="00935523" w:rsidP="00500605">
      <w:pPr>
        <w:rPr>
          <w:i/>
          <w:lang w:eastAsia="ar-SA"/>
        </w:rPr>
      </w:pPr>
    </w:p>
    <w:p w:rsidR="00CC6E4C" w:rsidRPr="00CC6E4C" w:rsidRDefault="00CC6E4C" w:rsidP="00CC6E4C">
      <w:pPr>
        <w:pStyle w:val="Heading4"/>
        <w:rPr>
          <w:b w:val="0"/>
          <w:u w:val="single"/>
        </w:rPr>
      </w:pPr>
      <w:r w:rsidRPr="00CC6E4C">
        <w:rPr>
          <w:b w:val="0"/>
          <w:u w:val="single"/>
        </w:rPr>
        <w:t>CAMERA-FUR-REQ-236839/C-HotKey Shortcut Menu General Requirements 3</w:t>
      </w:r>
    </w:p>
    <w:p w:rsidR="00B33D28" w:rsidRDefault="00935523" w:rsidP="00B33D28">
      <w:pPr>
        <w:rPr>
          <w:lang w:eastAsia="ar-SA"/>
        </w:rPr>
      </w:pPr>
      <w:r>
        <w:rPr>
          <w:lang w:eastAsia="ar-SA"/>
        </w:rPr>
        <w:t xml:space="preserve">If the P-hotkey is concept is </w:t>
      </w:r>
      <w:r>
        <w:rPr>
          <w:lang w:eastAsia="ar-SA"/>
        </w:rPr>
        <w:t xml:space="preserve">applied, </w:t>
      </w:r>
      <w:r>
        <w:rPr>
          <w:u w:val="single"/>
          <w:lang w:eastAsia="ar-SA"/>
        </w:rPr>
        <w:t>all</w:t>
      </w:r>
      <w:r>
        <w:rPr>
          <w:lang w:eastAsia="ar-SA"/>
        </w:rPr>
        <w:t xml:space="preserve"> APA full screen scanning screens shall show the feature selection menu bar.</w:t>
      </w:r>
    </w:p>
    <w:p w:rsidR="00B33D28" w:rsidRDefault="00935523" w:rsidP="00B33D28">
      <w:pPr>
        <w:rPr>
          <w:b/>
          <w:i/>
          <w:lang w:eastAsia="ar-SA"/>
        </w:rPr>
      </w:pPr>
      <w:r>
        <w:rPr>
          <w:b/>
          <w:i/>
          <w:lang w:eastAsia="ar-SA"/>
        </w:rPr>
        <w:t>Note:</w:t>
      </w:r>
    </w:p>
    <w:p w:rsidR="006D2453" w:rsidRDefault="00935523" w:rsidP="00500605">
      <w:pPr>
        <w:rPr>
          <w:i/>
          <w:lang w:eastAsia="ar-SA"/>
        </w:rPr>
      </w:pPr>
      <w:r>
        <w:rPr>
          <w:i/>
          <w:lang w:eastAsia="ar-SA"/>
        </w:rPr>
        <w:t>This requirement needs to be respected by the HMI system. As we lose the possibility to toggle features via the hard button, availability of the feature selectio</w:t>
      </w:r>
      <w:r>
        <w:rPr>
          <w:i/>
          <w:lang w:eastAsia="ar-SA"/>
        </w:rPr>
        <w:t xml:space="preserve">n menu </w:t>
      </w:r>
      <w:r>
        <w:rPr>
          <w:i/>
          <w:u w:val="single"/>
          <w:lang w:eastAsia="ar-SA"/>
        </w:rPr>
        <w:t>must</w:t>
      </w:r>
      <w:r>
        <w:rPr>
          <w:i/>
          <w:lang w:eastAsia="ar-SA"/>
        </w:rPr>
        <w:t xml:space="preserve"> be guaranteed.</w:t>
      </w:r>
    </w:p>
    <w:p w:rsidR="00E46FF1" w:rsidRPr="00B33D28" w:rsidRDefault="00935523" w:rsidP="00500605">
      <w:pPr>
        <w:rPr>
          <w:i/>
          <w:lang w:eastAsia="ar-SA"/>
        </w:rPr>
      </w:pPr>
      <w:r>
        <w:rPr>
          <w:i/>
          <w:lang w:eastAsia="ar-SA"/>
        </w:rPr>
        <w:t>(P-HotkeyReq067)</w:t>
      </w:r>
    </w:p>
    <w:p w:rsidR="00CC6E4C" w:rsidRPr="00CC6E4C" w:rsidRDefault="00CC6E4C" w:rsidP="00CC6E4C">
      <w:pPr>
        <w:pStyle w:val="Heading4"/>
        <w:rPr>
          <w:b w:val="0"/>
          <w:u w:val="single"/>
        </w:rPr>
      </w:pPr>
      <w:r w:rsidRPr="00CC6E4C">
        <w:rPr>
          <w:b w:val="0"/>
          <w:u w:val="single"/>
        </w:rPr>
        <w:t>CAMERA-FUR-REQ-235899/B-HotKey Shortcut Menu General Requirements 4</w:t>
      </w:r>
    </w:p>
    <w:p w:rsidR="00500605" w:rsidRDefault="00935523" w:rsidP="00596CDD">
      <w:r w:rsidRPr="00596CDD">
        <w:t xml:space="preserve">If the p-hotkey menu is currently shown when reverse gear is engaged, the HMI system shall close </w:t>
      </w:r>
      <w:r w:rsidRPr="00596CDD">
        <w:t>the p-hotkey menu and show the RVC view as defined by requirements from the reverse camera team.</w:t>
      </w:r>
    </w:p>
    <w:p w:rsidR="005958FC" w:rsidRDefault="00935523" w:rsidP="005958FC">
      <w:r>
        <w:t>Note:</w:t>
      </w:r>
    </w:p>
    <w:p w:rsidR="005958FC" w:rsidRDefault="00935523" w:rsidP="005958FC">
      <w:r>
        <w:t>Requirements applicable for RVC indication as applicable at the time of release of this specification remain in place.</w:t>
      </w:r>
    </w:p>
    <w:p w:rsidR="005958FC" w:rsidRPr="00596CDD" w:rsidRDefault="00935523" w:rsidP="005958FC">
      <w:r>
        <w:t>(P-HotkeyReq104)</w:t>
      </w:r>
    </w:p>
    <w:p w:rsidR="00CC6E4C" w:rsidRPr="00CC6E4C" w:rsidRDefault="00CC6E4C" w:rsidP="00CC6E4C">
      <w:pPr>
        <w:pStyle w:val="Heading4"/>
        <w:rPr>
          <w:b w:val="0"/>
          <w:u w:val="single"/>
        </w:rPr>
      </w:pPr>
      <w:r w:rsidRPr="00CC6E4C">
        <w:rPr>
          <w:b w:val="0"/>
          <w:u w:val="single"/>
        </w:rPr>
        <w:t>CAMERA-FUR-REQ-235900/B-HotKey Shortcut Menu General Requirements 5</w:t>
      </w:r>
    </w:p>
    <w:p w:rsidR="004B2B0C" w:rsidRDefault="00935523" w:rsidP="004B2B0C">
      <w:r>
        <w:t>If the p-hotkey menu is closed due to reverse gear being engaged, the HMI system shall not show APA information on the RVC screen.</w:t>
      </w:r>
    </w:p>
    <w:p w:rsidR="004B2B0C" w:rsidRDefault="00935523" w:rsidP="004B2B0C">
      <w:r>
        <w:t>Note:</w:t>
      </w:r>
    </w:p>
    <w:p w:rsidR="00500605" w:rsidRDefault="00935523" w:rsidP="004B2B0C">
      <w:r w:rsidRPr="004B2B0C">
        <w:t>We need to avoid race conditions. Imagine that the APA feat</w:t>
      </w:r>
      <w:r w:rsidRPr="004B2B0C">
        <w:t>ure may be slower to change from the mode it is in if the hotkey menu is shown to the mode it is in when the menu is off. Mind that both systems use reverse gear and have to process it to change states. In this case the HMI could then still receive APA inf</w:t>
      </w:r>
      <w:r w:rsidRPr="004B2B0C">
        <w:t>ormation that was sent to adapt the appearance of the APA selection option because the PAM may be slower processing/ receiving reverse gear. We do not want this information to appear on the RVC screen.</w:t>
      </w:r>
    </w:p>
    <w:p w:rsidR="002B2476" w:rsidRPr="004B2B0C" w:rsidRDefault="00935523" w:rsidP="004B2B0C">
      <w:r>
        <w:t>(P-HotkeyReq105)</w:t>
      </w:r>
    </w:p>
    <w:p w:rsidR="00CC6E4C" w:rsidRPr="00CC6E4C" w:rsidRDefault="00CC6E4C" w:rsidP="00CC6E4C">
      <w:pPr>
        <w:pStyle w:val="Heading4"/>
        <w:rPr>
          <w:b w:val="0"/>
          <w:u w:val="single"/>
        </w:rPr>
      </w:pPr>
      <w:r w:rsidRPr="00CC6E4C">
        <w:rPr>
          <w:b w:val="0"/>
          <w:u w:val="single"/>
        </w:rPr>
        <w:t>CAMERA-FUR-REQ-235901/B-HotKey Shortcut Menu General Requirements 6</w:t>
      </w:r>
    </w:p>
    <w:p w:rsidR="003B51CC" w:rsidRDefault="00935523" w:rsidP="003B51CC">
      <w:r>
        <w:t>The HMI system shall never change from a non p-hotkey screen to full screen APA.</w:t>
      </w:r>
    </w:p>
    <w:p w:rsidR="003B51CC" w:rsidRDefault="00935523" w:rsidP="003B51CC">
      <w:r>
        <w:t>Note:</w:t>
      </w:r>
    </w:p>
    <w:p w:rsidR="00500605" w:rsidRDefault="00935523" w:rsidP="003B51CC">
      <w:r>
        <w:t>We need to make sure we avoid flicker. When the button is pressed the PAM goes into a dedicated operational mode associated to sh</w:t>
      </w:r>
      <w:r>
        <w:t xml:space="preserve">owing information while the menu is shown. Now imagine we have an overspeed use case. This means when the PAM goes into this “menu mode” it provides the ApaCsi signals that in non-hotkey variants trigger the APA </w:t>
      </w:r>
      <w:r>
        <w:lastRenderedPageBreak/>
        <w:t>overspeed screen. Imagine now that the HMI w</w:t>
      </w:r>
      <w:r>
        <w:t>ould interpret the ApaCsi signals for overspeed first and only afterwards consider the signal from the switch (which should be send by the PAM simultaneously, but there are multiple messages to read). When pressing the switch we could then have a brief fli</w:t>
      </w:r>
      <w:r>
        <w:t>cker of today’s APA overspeed screen followed by the p-hotkey menu. And this is something we surely don’t want. So the HMI system needs to make sure all signals/ messages are evaluated, before it reacts. If the switch signal is received as pressed simultan</w:t>
      </w:r>
      <w:r>
        <w:t>eously with the ApaCsi signals for e.g. APA overspeed, then we want to see “just” the p-hotkey menu with the APA option shown for the overspeed condition.</w:t>
      </w:r>
    </w:p>
    <w:p w:rsidR="003B51CC" w:rsidRPr="003B51CC" w:rsidRDefault="00935523" w:rsidP="003B51CC">
      <w:r>
        <w:t>(P-HotkeyReq100)</w:t>
      </w:r>
    </w:p>
    <w:p w:rsidR="00CC6E4C" w:rsidRPr="00CC6E4C" w:rsidRDefault="00CC6E4C" w:rsidP="00CC6E4C">
      <w:pPr>
        <w:pStyle w:val="Heading4"/>
        <w:rPr>
          <w:b w:val="0"/>
          <w:u w:val="single"/>
        </w:rPr>
      </w:pPr>
      <w:r w:rsidRPr="00CC6E4C">
        <w:rPr>
          <w:b w:val="0"/>
          <w:u w:val="single"/>
        </w:rPr>
        <w:t>CAMERA-FUR-REQ-236526/B-HotKey Shortcut Menu General Requirements 7</w:t>
      </w:r>
    </w:p>
    <w:p w:rsidR="006829FA" w:rsidRDefault="00935523" w:rsidP="006829FA">
      <w:r>
        <w:t>The BPA</w:t>
      </w:r>
      <w:r>
        <w:t xml:space="preserve"> feature activation status shall be clearly reflected in the P-hotkey menu.</w:t>
      </w:r>
    </w:p>
    <w:p w:rsidR="00BD276C" w:rsidRDefault="00935523" w:rsidP="006829FA">
      <w:r>
        <w:t>(P-HotkeyReq068)</w:t>
      </w:r>
    </w:p>
    <w:p w:rsidR="00CC6E4C" w:rsidRPr="00CC6E4C" w:rsidRDefault="00CC6E4C" w:rsidP="00CC6E4C">
      <w:pPr>
        <w:pStyle w:val="Heading4"/>
        <w:rPr>
          <w:b w:val="0"/>
          <w:u w:val="single"/>
        </w:rPr>
      </w:pPr>
      <w:r w:rsidRPr="00CC6E4C">
        <w:rPr>
          <w:b w:val="0"/>
          <w:u w:val="single"/>
        </w:rPr>
        <w:t>CAMERA-FUR-REQ-236527/B-HotKey Shortcut Menu General Requirements 8</w:t>
      </w:r>
    </w:p>
    <w:p w:rsidR="00AF2749" w:rsidRDefault="00935523" w:rsidP="00AF2749">
      <w:r>
        <w:t>If the driver has called up the P-hotkey menu and has selected the “BPA-option”, the p</w:t>
      </w:r>
      <w:r>
        <w:t>-hotkey menu shall time out after [tCloseConfirm].</w:t>
      </w:r>
    </w:p>
    <w:p w:rsidR="00AF2749" w:rsidRDefault="00935523" w:rsidP="00AF2749">
      <w:r>
        <w:t>Note:</w:t>
      </w:r>
    </w:p>
    <w:p w:rsidR="00500605" w:rsidRDefault="00935523" w:rsidP="00AF2749">
      <w:r>
        <w:t>It should be safe to assume that when the driver has opened the menu to activate or deactivate the BPA option this was the only action they wanted to perform. Thus the menu can be automatically close</w:t>
      </w:r>
      <w:r>
        <w:t>d.</w:t>
      </w:r>
      <w:r w:rsidRPr="00995D94">
        <w:t xml:space="preserve"> We add the delay [tCloseConfirm], though, to make sure the driver sees the confirmation of his/her action by a change of state of the BPA ON/Off menu.</w:t>
      </w:r>
    </w:p>
    <w:p w:rsidR="00995D94" w:rsidRPr="00AF2749" w:rsidRDefault="00935523" w:rsidP="00AF2749">
      <w:r>
        <w:t>(P-HotkeyReq051)</w:t>
      </w:r>
    </w:p>
    <w:p w:rsidR="00CC6E4C" w:rsidRPr="00CC6E4C" w:rsidRDefault="00CC6E4C" w:rsidP="00CC6E4C">
      <w:pPr>
        <w:pStyle w:val="Heading4"/>
        <w:rPr>
          <w:b w:val="0"/>
          <w:u w:val="single"/>
        </w:rPr>
      </w:pPr>
      <w:r w:rsidRPr="00CC6E4C">
        <w:rPr>
          <w:b w:val="0"/>
          <w:u w:val="single"/>
        </w:rPr>
        <w:t>CAMERA-FUR-REQ-236529/C-HotKey Shortcut Menu General Requirements 9</w:t>
      </w:r>
    </w:p>
    <w:p w:rsidR="00C030BC" w:rsidRDefault="00935523" w:rsidP="00C030BC">
      <w:r>
        <w:t>If the d</w:t>
      </w:r>
      <w:r>
        <w:t>river has called up the P-hotkey menu via the P-Hotkey Hardbutton and successfully selected the “APA-option”, the hotkey menu shall be closed and the APA feature shall be shown full screen.</w:t>
      </w:r>
    </w:p>
    <w:p w:rsidR="00C030BC" w:rsidRDefault="00935523" w:rsidP="00C030BC">
      <w:r>
        <w:t>Note:</w:t>
      </w:r>
    </w:p>
    <w:p w:rsidR="00C030BC" w:rsidRDefault="00935523" w:rsidP="00C030BC">
      <w:r>
        <w:t xml:space="preserve">The driver can of course only “successfully” select the </w:t>
      </w:r>
      <w:r>
        <w:t>“APA-option” if it is selectable.</w:t>
      </w:r>
    </w:p>
    <w:p w:rsidR="00F737F6" w:rsidRPr="00C030BC" w:rsidRDefault="00935523" w:rsidP="00C030BC">
      <w:r>
        <w:t>(P-HotkeyReq069)</w:t>
      </w:r>
    </w:p>
    <w:p w:rsidR="00CC6E4C" w:rsidRPr="00CC6E4C" w:rsidRDefault="00CC6E4C" w:rsidP="00CC6E4C">
      <w:pPr>
        <w:pStyle w:val="Heading4"/>
        <w:rPr>
          <w:b w:val="0"/>
          <w:u w:val="single"/>
        </w:rPr>
      </w:pPr>
      <w:r w:rsidRPr="00CC6E4C">
        <w:rPr>
          <w:b w:val="0"/>
          <w:u w:val="single"/>
        </w:rPr>
        <w:t>CAMERA-FUR-REQ-236530/B-HotKey Shortcut Menu General Requirements 10</w:t>
      </w:r>
    </w:p>
    <w:p w:rsidR="00450759" w:rsidRDefault="00935523" w:rsidP="00450759">
      <w:r>
        <w:t>The “BPA-option” of the P-hotkey menu shall have an “ON/ ENABLED” and “OFF/ DISABLED” state.</w:t>
      </w:r>
    </w:p>
    <w:p w:rsidR="00707843" w:rsidRDefault="00935523" w:rsidP="00707843">
      <w:r>
        <w:t>Note:</w:t>
      </w:r>
    </w:p>
    <w:p w:rsidR="00707843" w:rsidRDefault="00935523" w:rsidP="00707843">
      <w:r>
        <w:t>The design of this interfac</w:t>
      </w:r>
      <w:r>
        <w:t>e is the responsibility of HMI, but the BPA feature owner needs to sign off.</w:t>
      </w:r>
    </w:p>
    <w:p w:rsidR="00707843" w:rsidRDefault="00935523" w:rsidP="00707843">
      <w:r>
        <w:t>(P-HotkeyReq064)</w:t>
      </w:r>
    </w:p>
    <w:p w:rsidR="00CC6E4C" w:rsidRPr="00CC6E4C" w:rsidRDefault="00CC6E4C" w:rsidP="00CC6E4C">
      <w:pPr>
        <w:pStyle w:val="Heading4"/>
        <w:rPr>
          <w:b w:val="0"/>
          <w:u w:val="single"/>
        </w:rPr>
      </w:pPr>
      <w:r w:rsidRPr="00CC6E4C">
        <w:rPr>
          <w:b w:val="0"/>
          <w:u w:val="single"/>
        </w:rPr>
        <w:t>CAMERA-FUR-REQ-236531/B-HotKey Shortcut Menu General Requirements 11</w:t>
      </w:r>
    </w:p>
    <w:p w:rsidR="00444F98" w:rsidRDefault="00935523" w:rsidP="00444F98">
      <w:r>
        <w:t>The “APA-option” of the P-hotkey menu shall have a “normal” state, an “overspeed” s</w:t>
      </w:r>
      <w:r>
        <w:t>tate, an “unavalaible” state and a “fault” state.</w:t>
      </w:r>
    </w:p>
    <w:p w:rsidR="00B033A3" w:rsidRDefault="00935523" w:rsidP="00444F98">
      <w:r>
        <w:t>(P-HotkeyReq019)</w:t>
      </w:r>
    </w:p>
    <w:p w:rsidR="00CC6E4C" w:rsidRPr="00CC6E4C" w:rsidRDefault="00CC6E4C" w:rsidP="00CC6E4C">
      <w:pPr>
        <w:pStyle w:val="Heading4"/>
        <w:rPr>
          <w:b w:val="0"/>
          <w:u w:val="single"/>
        </w:rPr>
      </w:pPr>
      <w:r w:rsidRPr="00CC6E4C">
        <w:rPr>
          <w:b w:val="0"/>
          <w:u w:val="single"/>
        </w:rPr>
        <w:t>CAMERA-FUR-REQ-236532/B-HotKey Shortcut Menu General Requirements 12</w:t>
      </w:r>
    </w:p>
    <w:p w:rsidR="00500605" w:rsidRDefault="00935523" w:rsidP="005953BE">
      <w:r w:rsidRPr="005953BE">
        <w:t>When in “normal” state the “APA-option” shall be designed to indicate that the feature is select</w:t>
      </w:r>
      <w:r w:rsidRPr="005953BE">
        <w:t>able.</w:t>
      </w:r>
    </w:p>
    <w:p w:rsidR="00B516A0" w:rsidRPr="005953BE" w:rsidRDefault="00935523" w:rsidP="005953BE">
      <w:r>
        <w:t>(P-HotkeyReq020)</w:t>
      </w:r>
    </w:p>
    <w:p w:rsidR="00CC6E4C" w:rsidRPr="00CC6E4C" w:rsidRDefault="00CC6E4C" w:rsidP="00CC6E4C">
      <w:pPr>
        <w:pStyle w:val="Heading4"/>
        <w:rPr>
          <w:b w:val="0"/>
          <w:u w:val="single"/>
        </w:rPr>
      </w:pPr>
      <w:r w:rsidRPr="00CC6E4C">
        <w:rPr>
          <w:b w:val="0"/>
          <w:u w:val="single"/>
        </w:rPr>
        <w:t>CAMERA-FUR-REQ-236533/C-HotKey Shortcut Menu General Requirements 13</w:t>
      </w:r>
    </w:p>
    <w:p w:rsidR="00443A29" w:rsidRDefault="00935523" w:rsidP="00632A83">
      <w:r w:rsidRPr="00443A29">
        <w:t>When in “overspeed” state, the “APA-option” shall provide additional symbols or text to indicate that the vehicle is operated outside of the APA feature’s</w:t>
      </w:r>
      <w:r w:rsidRPr="00443A29">
        <w:t xml:space="preserve"> speed envelope, but the “APA-option” shall be shown as selectable.</w:t>
      </w:r>
    </w:p>
    <w:p w:rsidR="00632A83" w:rsidRDefault="00935523" w:rsidP="00CC6E4C">
      <w:pPr>
        <w:jc w:val="center"/>
      </w:pPr>
      <w:r>
        <w:rPr>
          <w:noProof/>
        </w:rPr>
        <w:lastRenderedPageBreak/>
        <w:drawing>
          <wp:inline distT="0" distB="0" distL="0" distR="0" wp14:anchorId="68AE9CE4" wp14:editId="7980E374">
            <wp:extent cx="3768090" cy="1972310"/>
            <wp:effectExtent l="0" t="0" r="3810" b="8890"/>
            <wp:docPr id="69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3768090" cy="1972310"/>
                    </a:xfrm>
                    <a:prstGeom prst="rect">
                      <a:avLst/>
                    </a:prstGeom>
                  </pic:spPr>
                </pic:pic>
              </a:graphicData>
            </a:graphic>
          </wp:inline>
        </w:drawing>
      </w:r>
    </w:p>
    <w:p w:rsidR="00632A83" w:rsidRDefault="00935523" w:rsidP="00632A83">
      <w:r>
        <w:t xml:space="preserve"> </w:t>
      </w:r>
    </w:p>
    <w:p w:rsidR="00500605" w:rsidRDefault="00935523" w:rsidP="00632A83">
      <w:r>
        <w:t>Sketch for possible design of APA feature selection during overspeed</w:t>
      </w:r>
    </w:p>
    <w:p w:rsidR="00A8003B" w:rsidRPr="00632A83" w:rsidRDefault="00935523" w:rsidP="00632A83">
      <w:r>
        <w:t>(P-HotkeyReq021)</w:t>
      </w:r>
    </w:p>
    <w:p w:rsidR="00CC6E4C" w:rsidRPr="00CC6E4C" w:rsidRDefault="00CC6E4C" w:rsidP="00CC6E4C">
      <w:pPr>
        <w:pStyle w:val="Heading4"/>
        <w:rPr>
          <w:b w:val="0"/>
          <w:u w:val="single"/>
        </w:rPr>
      </w:pPr>
      <w:r w:rsidRPr="00CC6E4C">
        <w:rPr>
          <w:b w:val="0"/>
          <w:u w:val="single"/>
        </w:rPr>
        <w:t>CAMERA-FUR-REQ-236534/B-HotKey Shortcut Menu General Requirements 14</w:t>
      </w:r>
    </w:p>
    <w:p w:rsidR="00467D6D" w:rsidRDefault="00935523" w:rsidP="00467D6D">
      <w:r>
        <w:t>When in “unavailab</w:t>
      </w:r>
      <w:r>
        <w:t>le” state, the “APA-option” shall be “greyed out” or provide additional symbols or text to indicate that (and why) the APA feature is not available and cannot be selected.</w:t>
      </w:r>
    </w:p>
    <w:p w:rsidR="00467D6D" w:rsidRDefault="00935523" w:rsidP="00CC6E4C">
      <w:pPr>
        <w:jc w:val="center"/>
      </w:pPr>
      <w:r>
        <w:rPr>
          <w:noProof/>
        </w:rPr>
        <w:drawing>
          <wp:inline distT="0" distB="0" distL="0" distR="0" wp14:anchorId="5DA6AA0D" wp14:editId="0CD72897">
            <wp:extent cx="3768090" cy="1972310"/>
            <wp:effectExtent l="0" t="0" r="3810" b="8890"/>
            <wp:docPr id="70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3768090" cy="1972310"/>
                    </a:xfrm>
                    <a:prstGeom prst="rect">
                      <a:avLst/>
                    </a:prstGeom>
                  </pic:spPr>
                </pic:pic>
              </a:graphicData>
            </a:graphic>
          </wp:inline>
        </w:drawing>
      </w:r>
    </w:p>
    <w:p w:rsidR="00467D6D" w:rsidRDefault="00935523" w:rsidP="00467D6D">
      <w:r>
        <w:t xml:space="preserve"> </w:t>
      </w:r>
    </w:p>
    <w:p w:rsidR="00500605" w:rsidRDefault="00935523" w:rsidP="00467D6D">
      <w:r>
        <w:t>Sketch for possible design of APA feature selection when APA is not available.</w:t>
      </w:r>
    </w:p>
    <w:p w:rsidR="00BD2524" w:rsidRPr="00467D6D" w:rsidRDefault="00935523" w:rsidP="00467D6D">
      <w:r>
        <w:t>(</w:t>
      </w:r>
      <w:r>
        <w:t>P-HotkeyReq022)</w:t>
      </w:r>
    </w:p>
    <w:p w:rsidR="00CC6E4C" w:rsidRPr="00CC6E4C" w:rsidRDefault="00CC6E4C" w:rsidP="00CC6E4C">
      <w:pPr>
        <w:pStyle w:val="Heading4"/>
        <w:rPr>
          <w:b w:val="0"/>
          <w:u w:val="single"/>
        </w:rPr>
      </w:pPr>
      <w:r w:rsidRPr="00CC6E4C">
        <w:rPr>
          <w:b w:val="0"/>
          <w:u w:val="single"/>
        </w:rPr>
        <w:t>CAMERA-FUR-REQ-236546/B-HotKey Shortcut Menu General Requirements 15</w:t>
      </w:r>
    </w:p>
    <w:p w:rsidR="009D77CF" w:rsidRDefault="00935523" w:rsidP="009D77CF">
      <w:r>
        <w:t>When in “fault” state, the “APA-option” shall be “greyed out” or provide additional symbols or text to indicate that the APA feature is faulted and cannot be sel</w:t>
      </w:r>
      <w:r>
        <w:t>ected.</w:t>
      </w:r>
    </w:p>
    <w:p w:rsidR="008529D0" w:rsidRDefault="00935523" w:rsidP="009D77CF">
      <w:r>
        <w:t>(P-HotkeyReq023)</w:t>
      </w:r>
    </w:p>
    <w:p w:rsidR="00CC6E4C" w:rsidRPr="00CC6E4C" w:rsidRDefault="00CC6E4C" w:rsidP="00CC6E4C">
      <w:pPr>
        <w:pStyle w:val="Heading4"/>
        <w:rPr>
          <w:b w:val="0"/>
          <w:u w:val="single"/>
        </w:rPr>
      </w:pPr>
      <w:r w:rsidRPr="00CC6E4C">
        <w:rPr>
          <w:b w:val="0"/>
          <w:u w:val="single"/>
        </w:rPr>
        <w:t>CAMERA-FUR-REQ-236829/B-HotKey Shortcut Menu General Requirements 16</w:t>
      </w:r>
    </w:p>
    <w:p w:rsidR="00E04330" w:rsidRDefault="00935523" w:rsidP="00E04330">
      <w:r>
        <w:t>When the “APA.-option” is in “overspeed” state, feature selection and thus a change to full screen APA mode shall remain available.</w:t>
      </w:r>
    </w:p>
    <w:p w:rsidR="00E04330" w:rsidRDefault="00935523" w:rsidP="00E04330">
      <w:r>
        <w:t>Note:</w:t>
      </w:r>
    </w:p>
    <w:p w:rsidR="00500605" w:rsidRDefault="00935523" w:rsidP="00E04330">
      <w:r>
        <w:t>We here conside</w:t>
      </w:r>
      <w:r>
        <w:t>r that the vehicle may be driven just slightly outside of the APA feature’s speed envelope. So we do allow selecting the feature. Note that when activated in overspeed condition the APA feature controls the screen time out. This is the same behavior as for</w:t>
      </w:r>
      <w:r>
        <w:t xml:space="preserve"> APA implementations with a hard button directly communicating with the APA feature. This is supported by PAM signals.</w:t>
      </w:r>
    </w:p>
    <w:p w:rsidR="005C75D1" w:rsidRPr="00E04330" w:rsidRDefault="00935523" w:rsidP="00E04330">
      <w:r>
        <w:t>(P-HotkeyReq024)</w:t>
      </w:r>
    </w:p>
    <w:p w:rsidR="00CC6E4C" w:rsidRPr="00CC6E4C" w:rsidRDefault="00CC6E4C" w:rsidP="00CC6E4C">
      <w:pPr>
        <w:pStyle w:val="Heading4"/>
        <w:rPr>
          <w:b w:val="0"/>
          <w:u w:val="single"/>
        </w:rPr>
      </w:pPr>
      <w:r w:rsidRPr="00CC6E4C">
        <w:rPr>
          <w:b w:val="0"/>
          <w:u w:val="single"/>
        </w:rPr>
        <w:t>CAMERA-FUR-REQ-236830/B-HotKey Shortcut Menu General Requirements 17</w:t>
      </w:r>
    </w:p>
    <w:p w:rsidR="00711D16" w:rsidRDefault="00935523" w:rsidP="00711D16">
      <w:r>
        <w:t xml:space="preserve">When the “APA-option” is in “fault” or </w:t>
      </w:r>
      <w:r>
        <w:t>“unavailable” state, feature selection shall not be available and a change to full screen APA mode shall not be possible.</w:t>
      </w:r>
    </w:p>
    <w:p w:rsidR="005B0149" w:rsidRDefault="00935523" w:rsidP="00711D16">
      <w:r>
        <w:t>(P-HotkeyReq025)</w:t>
      </w:r>
    </w:p>
    <w:p w:rsidR="00CC6E4C" w:rsidRPr="00CC6E4C" w:rsidRDefault="00CC6E4C" w:rsidP="00CC6E4C">
      <w:pPr>
        <w:pStyle w:val="Heading4"/>
        <w:rPr>
          <w:b w:val="0"/>
          <w:u w:val="single"/>
        </w:rPr>
      </w:pPr>
      <w:r w:rsidRPr="00CC6E4C">
        <w:rPr>
          <w:b w:val="0"/>
          <w:u w:val="single"/>
        </w:rPr>
        <w:lastRenderedPageBreak/>
        <w:t>CAMERA-FUR-REQ-236833/B-HotKey Shortcut Menu General Requirements 20</w:t>
      </w:r>
    </w:p>
    <w:p w:rsidR="00AB623E" w:rsidRDefault="00935523" w:rsidP="00AB623E">
      <w:r>
        <w:t xml:space="preserve">All APA screens shall feature an “APA </w:t>
      </w:r>
      <w:r>
        <w:t>off” option.</w:t>
      </w:r>
    </w:p>
    <w:p w:rsidR="00AB623E" w:rsidRDefault="00935523" w:rsidP="00AB623E">
      <w:r>
        <w:t>Note:</w:t>
      </w:r>
    </w:p>
    <w:p w:rsidR="00500605" w:rsidRDefault="00935523" w:rsidP="00AB623E">
      <w:r>
        <w:t>The “off option” is today already part of the scanning screens. This requirement extends its availability to the screens for active steering. This is necessary as we no longer have the hardbutton to deactivate active steering.</w:t>
      </w:r>
    </w:p>
    <w:p w:rsidR="002648AF" w:rsidRPr="00AB623E" w:rsidRDefault="00935523" w:rsidP="00AB623E">
      <w:r>
        <w:t>(P-HotkeyR</w:t>
      </w:r>
      <w:r>
        <w:t>eq046)</w:t>
      </w:r>
    </w:p>
    <w:p w:rsidR="00CC6E4C" w:rsidRPr="00CC6E4C" w:rsidRDefault="00CC6E4C" w:rsidP="00CC6E4C">
      <w:pPr>
        <w:pStyle w:val="Heading4"/>
        <w:rPr>
          <w:b w:val="0"/>
          <w:u w:val="single"/>
        </w:rPr>
      </w:pPr>
      <w:r w:rsidRPr="00CC6E4C">
        <w:rPr>
          <w:b w:val="0"/>
          <w:u w:val="single"/>
        </w:rPr>
        <w:t>CAMERA-FUR-REQ-236834/B-HotKey Shortcut Menu General Requirements 21</w:t>
      </w:r>
    </w:p>
    <w:p w:rsidR="00BD3F2B" w:rsidRDefault="00935523" w:rsidP="00BD3F2B">
      <w:r>
        <w:t>The RVC screen shall provide an interface to activate/ deactivate BPA.</w:t>
      </w:r>
    </w:p>
    <w:p w:rsidR="00BD3F2B" w:rsidRDefault="00935523" w:rsidP="00BD3F2B">
      <w:r>
        <w:t>Note:</w:t>
      </w:r>
    </w:p>
    <w:p w:rsidR="00500605" w:rsidRDefault="00935523" w:rsidP="00BD3F2B">
      <w:r>
        <w:t xml:space="preserve">With the introduction with the p-hotkey we lose the standalone BPA switch. And as the </w:t>
      </w:r>
      <w:r>
        <w:t>p-hotkey is not available in reverse gear, we do need another possibility to deactivate BPA.</w:t>
      </w:r>
    </w:p>
    <w:p w:rsidR="00B97501" w:rsidRPr="00BD3F2B" w:rsidRDefault="00935523" w:rsidP="00BD3F2B">
      <w:r>
        <w:t>(P-HotkeyReq099)</w:t>
      </w:r>
    </w:p>
    <w:p w:rsidR="00CC6E4C" w:rsidRPr="00CC6E4C" w:rsidRDefault="00CC6E4C" w:rsidP="00CC6E4C">
      <w:pPr>
        <w:pStyle w:val="Heading4"/>
        <w:rPr>
          <w:b w:val="0"/>
          <w:u w:val="single"/>
        </w:rPr>
      </w:pPr>
      <w:r w:rsidRPr="00CC6E4C">
        <w:rPr>
          <w:b w:val="0"/>
          <w:u w:val="single"/>
        </w:rPr>
        <w:t>CAMERA-FUR-REQ-250044/A-HotKey Shortcut Menu General Requirements 22</w:t>
      </w:r>
    </w:p>
    <w:p w:rsidR="0015640E" w:rsidRDefault="00935523" w:rsidP="0015640E">
      <w:r>
        <w:t>If the driver has called up the P-hotkey menu and selects the “Othe</w:t>
      </w:r>
      <w:r>
        <w:t>r-option”, the p-hotkey menu shall be immediately closed and the “Other-option” shall be shown full screen.</w:t>
      </w:r>
    </w:p>
    <w:p w:rsidR="00500605" w:rsidRDefault="00935523" w:rsidP="0015640E">
      <w:r>
        <w:t>(P-Hotkey126)</w:t>
      </w:r>
    </w:p>
    <w:p w:rsidR="00CC6E4C" w:rsidRPr="00CC6E4C" w:rsidRDefault="00CC6E4C" w:rsidP="00CC6E4C">
      <w:pPr>
        <w:pStyle w:val="Heading4"/>
        <w:rPr>
          <w:b w:val="0"/>
          <w:u w:val="single"/>
        </w:rPr>
      </w:pPr>
      <w:r w:rsidRPr="00CC6E4C">
        <w:rPr>
          <w:b w:val="0"/>
          <w:u w:val="single"/>
        </w:rPr>
        <w:t>CAMERA-FUR-REQ-250046/B-HotKey Shortcut Menu General Requirements 23</w:t>
      </w:r>
    </w:p>
    <w:p w:rsidR="004C0D16" w:rsidRDefault="00935523" w:rsidP="004C0D16">
      <w:r>
        <w:t xml:space="preserve">If the p-hotkey menu has been shown without </w:t>
      </w:r>
      <w:r>
        <w:t>interruption for [tCloseNoSelection], the hotkey menu shall be closed or Active Park Assist shall not be available without pressing and releasing the P-Hotkey Button at least once after [tCloseNoSelection] has passed.</w:t>
      </w:r>
    </w:p>
    <w:p w:rsidR="00733BA6" w:rsidRDefault="00935523" w:rsidP="006A3C58"/>
    <w:p w:rsidR="006A3C58" w:rsidRDefault="00935523" w:rsidP="006A3C58">
      <w:r>
        <w:t>Note;</w:t>
      </w:r>
    </w:p>
    <w:p w:rsidR="006A3C58" w:rsidRDefault="00935523" w:rsidP="006A3C58">
      <w:r>
        <w:t>An interruption in this context</w:t>
      </w:r>
      <w:r>
        <w:t xml:space="preserve"> could e.g. be the indication of the BPA “full screen” overlay on top of the p-hotkey menu or selection of any of the p-hotkey menu’s options.</w:t>
      </w:r>
    </w:p>
    <w:p w:rsidR="00500605" w:rsidRDefault="00935523" w:rsidP="006A3C58">
      <w:r>
        <w:t>(P-HotkeyReq129)</w:t>
      </w:r>
    </w:p>
    <w:p w:rsidR="00CC6E4C" w:rsidRPr="00CC6E4C" w:rsidRDefault="00CC6E4C" w:rsidP="00CC6E4C">
      <w:pPr>
        <w:pStyle w:val="Heading4"/>
        <w:rPr>
          <w:b w:val="0"/>
          <w:u w:val="single"/>
        </w:rPr>
      </w:pPr>
      <w:r w:rsidRPr="00CC6E4C">
        <w:rPr>
          <w:b w:val="0"/>
          <w:u w:val="single"/>
        </w:rPr>
        <w:t>CAMERA-FUR-REQ-250047/A-HotKey Shortcut Menu General Requirements 24</w:t>
      </w:r>
    </w:p>
    <w:p w:rsidR="00261CF2" w:rsidRDefault="00935523" w:rsidP="00261CF2">
      <w:r>
        <w:t>If the hotkey con</w:t>
      </w:r>
      <w:r>
        <w:t>cept is applied, all “full screen” BPA overlays shall include a BPA “ON/OFF” option as symbolically shown by the Figure.</w:t>
      </w:r>
    </w:p>
    <w:p w:rsidR="00261CF2" w:rsidRDefault="00935523" w:rsidP="00261CF2">
      <w:r>
        <w:t>Note:</w:t>
      </w:r>
    </w:p>
    <w:p w:rsidR="00261CF2" w:rsidRDefault="00935523" w:rsidP="00261CF2">
      <w:r>
        <w:t>The final design fulfilling all ergo and BPA requirements has to be defined by the HMI design team and signed off by the BPA feat</w:t>
      </w:r>
      <w:r>
        <w:t>ure owner.</w:t>
      </w:r>
    </w:p>
    <w:p w:rsidR="00261CF2" w:rsidRDefault="00935523" w:rsidP="00CC6E4C">
      <w:pPr>
        <w:jc w:val="center"/>
      </w:pPr>
      <w:r>
        <w:t xml:space="preserve"> </w:t>
      </w:r>
      <w:r>
        <w:rPr>
          <w:noProof/>
        </w:rPr>
        <w:drawing>
          <wp:inline distT="0" distB="0" distL="0" distR="0" wp14:anchorId="7D12D4A3">
            <wp:extent cx="3206750" cy="1926590"/>
            <wp:effectExtent l="0" t="0" r="0" b="0"/>
            <wp:docPr id="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6750" cy="1926590"/>
                    </a:xfrm>
                    <a:prstGeom prst="rect">
                      <a:avLst/>
                    </a:prstGeom>
                    <a:noFill/>
                  </pic:spPr>
                </pic:pic>
              </a:graphicData>
            </a:graphic>
          </wp:inline>
        </w:drawing>
      </w:r>
    </w:p>
    <w:p w:rsidR="00261CF2" w:rsidRDefault="00935523" w:rsidP="00261CF2">
      <w:r>
        <w:tab/>
        <w:t>sketch of BPA overlay with ON/OFF (HMI to decide on final design)</w:t>
      </w:r>
    </w:p>
    <w:p w:rsidR="00500605" w:rsidRDefault="00935523" w:rsidP="00261CF2">
      <w:r>
        <w:t>(P-HotkeyReq159)</w:t>
      </w:r>
    </w:p>
    <w:p w:rsidR="00CC6E4C" w:rsidRPr="00CC6E4C" w:rsidRDefault="00CC6E4C" w:rsidP="00CC6E4C">
      <w:pPr>
        <w:pStyle w:val="Heading4"/>
        <w:rPr>
          <w:b w:val="0"/>
          <w:u w:val="single"/>
        </w:rPr>
      </w:pPr>
      <w:r w:rsidRPr="00CC6E4C">
        <w:rPr>
          <w:b w:val="0"/>
          <w:u w:val="single"/>
        </w:rPr>
        <w:t>CAMERA-FUR-REQ-250491/C-HotKey Shortcut Menu General Requirements 25</w:t>
      </w:r>
    </w:p>
    <w:p w:rsidR="007A12B0" w:rsidRDefault="00935523" w:rsidP="007A12B0">
      <w:r>
        <w:t>If the hotkey menu offers any “on-screen close option” that can be used to deac</w:t>
      </w:r>
      <w:r>
        <w:t>tivate the P-hotkey menu;</w:t>
      </w:r>
    </w:p>
    <w:p w:rsidR="007A12B0" w:rsidRDefault="00935523" w:rsidP="007A12B0">
      <w:r>
        <w:t>If the P-hotkey menu closes due to activation of the on-screen deactivation option, the operational table for [ApaMdeStat_D_RqDrv] shall be respected.</w:t>
      </w:r>
    </w:p>
    <w:p w:rsidR="007A12B0" w:rsidRDefault="00935523" w:rsidP="007A12B0"/>
    <w:p w:rsidR="007A12B0" w:rsidRDefault="00935523" w:rsidP="007A12B0">
      <w:r>
        <w:lastRenderedPageBreak/>
        <w:t>This requirement covers the possibility that the generic hotkey menu design in</w:t>
      </w:r>
      <w:r>
        <w:t>cludes a “Cancel” or “Close” option on the touch screen. This option is not part of the APA/ BPA feature specifications, but seems to be a generic design. So it is important to respect this requirement as when the menu closes, the PAM/ APA feature always n</w:t>
      </w:r>
      <w:r>
        <w:t>eeds to be informed. This includes changing into other screens or menus that don’t include the APA option directly on the screen.</w:t>
      </w:r>
    </w:p>
    <w:p w:rsidR="007A12B0" w:rsidRDefault="00935523" w:rsidP="007A12B0">
      <w:r>
        <w:t>(P-HotKeyReq170)</w:t>
      </w:r>
    </w:p>
    <w:p w:rsidR="00193C2A" w:rsidRPr="007A12B0" w:rsidRDefault="00935523" w:rsidP="007A12B0"/>
    <w:p w:rsidR="00CC6E4C" w:rsidRPr="00CC6E4C" w:rsidRDefault="00CC6E4C" w:rsidP="00CC6E4C">
      <w:pPr>
        <w:pStyle w:val="Heading4"/>
        <w:rPr>
          <w:b w:val="0"/>
          <w:u w:val="single"/>
        </w:rPr>
      </w:pPr>
      <w:r w:rsidRPr="00CC6E4C">
        <w:rPr>
          <w:b w:val="0"/>
          <w:u w:val="single"/>
        </w:rPr>
        <w:t>CAMERA-FUR-REQ-272559/A-HotKey Shortcut Menu General Requirements 26</w:t>
      </w:r>
    </w:p>
    <w:p w:rsidR="00C93D89" w:rsidRDefault="00935523" w:rsidP="00C93D89">
      <w:r>
        <w:t>If MyKey</w:t>
      </w:r>
      <w:r>
        <w:t xml:space="preserve"> is present the BPA on/off selection of the BPA overlay shall not be shown.</w:t>
      </w:r>
    </w:p>
    <w:p w:rsidR="00C93D89" w:rsidRDefault="00935523" w:rsidP="00C93D89"/>
    <w:p w:rsidR="00C93D89" w:rsidRDefault="00935523" w:rsidP="00C93D89">
      <w:r>
        <w:t>Note:</w:t>
      </w:r>
    </w:p>
    <w:p w:rsidR="00500605" w:rsidRDefault="00935523" w:rsidP="00C93D89">
      <w:r>
        <w:t>In case of the BPA overlay it does not make much sense to show the On/Off option, but make it not selectable. This might confuse people more than it helps. With the On/Off o</w:t>
      </w:r>
      <w:r>
        <w:t>ption simply not being there, the message that BPA cannot be deactivated in case of MyKey is clear.</w:t>
      </w:r>
    </w:p>
    <w:p w:rsidR="00C93D89" w:rsidRDefault="00935523" w:rsidP="00C93D89">
      <w:r>
        <w:t>(P-HotkeyReq173)</w:t>
      </w:r>
    </w:p>
    <w:p w:rsidR="00CC6E4C" w:rsidRPr="00CC6E4C" w:rsidRDefault="00CC6E4C" w:rsidP="00CC6E4C">
      <w:pPr>
        <w:pStyle w:val="Heading4"/>
        <w:rPr>
          <w:b w:val="0"/>
          <w:u w:val="single"/>
        </w:rPr>
      </w:pPr>
      <w:r w:rsidRPr="00CC6E4C">
        <w:rPr>
          <w:b w:val="0"/>
          <w:u w:val="single"/>
        </w:rPr>
        <w:t>CAMERA-FUR-REQ-272563/A-HotKey Shortcut Menu General Requirements 27</w:t>
      </w:r>
    </w:p>
    <w:p w:rsidR="00500605" w:rsidRDefault="00935523" w:rsidP="00500605">
      <w:r w:rsidRPr="002D1169">
        <w:t xml:space="preserve">If the P-hotkey menu closes </w:t>
      </w:r>
      <w:r>
        <w:t xml:space="preserve">due to </w:t>
      </w:r>
      <w:r w:rsidRPr="002D1169">
        <w:t>[tCloseConfirm]</w:t>
      </w:r>
      <w:r>
        <w:t xml:space="preserve"> timeout</w:t>
      </w:r>
      <w:r w:rsidRPr="002D1169">
        <w:t xml:space="preserve">, </w:t>
      </w:r>
      <w:r w:rsidRPr="002D1169">
        <w:t>[tCloseNoSelection]</w:t>
      </w:r>
      <w:r>
        <w:t xml:space="preserve"> timeout or any </w:t>
      </w:r>
      <w:r w:rsidRPr="002D1169">
        <w:t>on-screen deactivation option</w:t>
      </w:r>
      <w:r>
        <w:t xml:space="preserve">: </w:t>
      </w:r>
      <w:r w:rsidRPr="002D1169">
        <w:t>The P-Hotkey menu shall be closed without any discernable flicker.</w:t>
      </w:r>
    </w:p>
    <w:p w:rsidR="0096198C" w:rsidRDefault="00935523" w:rsidP="00500605">
      <w:r>
        <w:t>(P-HotkeyReq171)</w:t>
      </w:r>
    </w:p>
    <w:p w:rsidR="00CC6E4C" w:rsidRPr="00CC6E4C" w:rsidRDefault="00CC6E4C" w:rsidP="00CC6E4C">
      <w:pPr>
        <w:pStyle w:val="Heading4"/>
        <w:rPr>
          <w:b w:val="0"/>
          <w:u w:val="single"/>
        </w:rPr>
      </w:pPr>
      <w:r w:rsidRPr="00CC6E4C">
        <w:rPr>
          <w:b w:val="0"/>
          <w:u w:val="single"/>
        </w:rPr>
        <w:t>CAMERA-FUR-REQ-384844/A-HotKey Shortcut Menu General Requirements 28</w:t>
      </w:r>
    </w:p>
    <w:p w:rsidR="00500605" w:rsidRPr="00743087" w:rsidRDefault="00935523" w:rsidP="00500605">
      <w:r>
        <w:t>If the P-hotkey menu has be</w:t>
      </w:r>
      <w:r>
        <w:t>en opened in any way other than pressing the P-hotkey Hardbutton, the APA Softkey shall be unavailable to the driver.</w:t>
      </w:r>
    </w:p>
    <w:p w:rsidR="00CC6E4C" w:rsidRPr="00CC6E4C" w:rsidRDefault="00CC6E4C" w:rsidP="00CC6E4C">
      <w:pPr>
        <w:pStyle w:val="Heading4"/>
        <w:rPr>
          <w:b w:val="0"/>
          <w:u w:val="single"/>
        </w:rPr>
      </w:pPr>
      <w:r w:rsidRPr="00CC6E4C">
        <w:rPr>
          <w:b w:val="0"/>
          <w:u w:val="single"/>
        </w:rPr>
        <w:t>CAMERA-FUR-REQ-384848/A-HotKey Shortcut Menu General Requirements 29</w:t>
      </w:r>
    </w:p>
    <w:p w:rsidR="00500605" w:rsidRPr="00D23FA7" w:rsidRDefault="00935523" w:rsidP="00500605">
      <w:r>
        <w:t>If the APA Softkey is currently unavailable to the driver d</w:t>
      </w:r>
      <w:r>
        <w:t xml:space="preserve">ue to a missing Hardbutton press/release cycle, the driver shall be informed via a text to press and release the |P| Hardbutton once to access Active Park Assist. </w:t>
      </w:r>
    </w:p>
    <w:p w:rsidR="00CC6E4C" w:rsidRPr="00CC6E4C" w:rsidRDefault="00CC6E4C" w:rsidP="00CC6E4C">
      <w:pPr>
        <w:pStyle w:val="Heading4"/>
        <w:rPr>
          <w:b w:val="0"/>
          <w:u w:val="single"/>
        </w:rPr>
      </w:pPr>
      <w:r w:rsidRPr="00CC6E4C">
        <w:rPr>
          <w:b w:val="0"/>
          <w:u w:val="single"/>
        </w:rPr>
        <w:t>CAMERA-FUR-REQ-384849/A-Hotkey Shortcut Menu General Requirements 30</w:t>
      </w:r>
    </w:p>
    <w:p w:rsidR="00DE49CC" w:rsidRDefault="00935523" w:rsidP="00DE49CC">
      <w:r>
        <w:t xml:space="preserve">If the </w:t>
      </w:r>
      <w:r>
        <w:t>P-Hotkey Menu has been brought up via the |P|-Hotkey and has been shown for [tCloseNoSelection] without any interruption, the APA option shall become unavailable and the driver shall be informed via a text to press and release the |P| Hardbutton once to en</w:t>
      </w:r>
      <w:r>
        <w:t>able the APA option.</w:t>
      </w:r>
    </w:p>
    <w:p w:rsidR="00DE49CC" w:rsidRDefault="00935523" w:rsidP="00DE49CC"/>
    <w:p w:rsidR="00DE49CC" w:rsidRDefault="00935523" w:rsidP="00CC6E4C">
      <w:pPr>
        <w:jc w:val="center"/>
      </w:pPr>
      <w:r>
        <w:rPr>
          <w:noProof/>
        </w:rPr>
        <w:drawing>
          <wp:inline distT="0" distB="0" distL="0" distR="0">
            <wp:extent cx="2543175" cy="3114675"/>
            <wp:effectExtent l="0" t="0" r="9525" b="9525"/>
            <wp:docPr id="8400" name="Picture 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Ein Bild, das Screenshot enthält.&#10;&#10;Automatisch generierte Beschreib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3175" cy="3114675"/>
                    </a:xfrm>
                    <a:prstGeom prst="rect">
                      <a:avLst/>
                    </a:prstGeom>
                    <a:noFill/>
                    <a:ln>
                      <a:noFill/>
                    </a:ln>
                  </pic:spPr>
                </pic:pic>
              </a:graphicData>
            </a:graphic>
          </wp:inline>
        </w:drawing>
      </w:r>
    </w:p>
    <w:p w:rsidR="00DE49CC" w:rsidRDefault="00935523" w:rsidP="00DE49CC">
      <w:r>
        <w:t>Sketch of P-Hotkey Menu implemented as Controls Menu with unaccessable Active Park Assist softkey</w:t>
      </w:r>
    </w:p>
    <w:p w:rsidR="00500605" w:rsidRDefault="00935523" w:rsidP="00500605"/>
    <w:p w:rsidR="00406F39" w:rsidRDefault="00935523" w:rsidP="00CC6E4C">
      <w:pPr>
        <w:pStyle w:val="Heading3"/>
      </w:pPr>
      <w:bookmarkStart w:id="38" w:name="_Toc35850651"/>
      <w:r>
        <w:lastRenderedPageBreak/>
        <w:t>HotKey Shortcut Menu Signal List</w:t>
      </w:r>
      <w:bookmarkEnd w:id="38"/>
    </w:p>
    <w:p w:rsidR="00CC6E4C" w:rsidRPr="00CC6E4C" w:rsidRDefault="00CC6E4C" w:rsidP="00CC6E4C">
      <w:pPr>
        <w:pStyle w:val="Heading4"/>
        <w:rPr>
          <w:b w:val="0"/>
          <w:u w:val="single"/>
        </w:rPr>
      </w:pPr>
      <w:r w:rsidRPr="00CC6E4C">
        <w:rPr>
          <w:b w:val="0"/>
          <w:u w:val="single"/>
        </w:rPr>
        <w:t>CAMERA-FUR-REQ-235902/B-HotKey Shortcut Menu Signal List - ApaMdeStat_D_RqDrv</w:t>
      </w:r>
    </w:p>
    <w:p w:rsidR="00EE62B1" w:rsidRDefault="00935523" w:rsidP="00EE62B1">
      <w:r>
        <w:t>The HMI system shall transmit the signal [ApaMdeStat_D_RqDrv] to the PAM.</w:t>
      </w:r>
    </w:p>
    <w:p w:rsidR="00EE62B1" w:rsidRDefault="00935523" w:rsidP="00EE62B1">
      <w:r>
        <w:t>Note:</w:t>
      </w:r>
    </w:p>
    <w:p w:rsidR="00500605" w:rsidRDefault="00935523" w:rsidP="00EE62B1">
      <w:r>
        <w:t>This signal already exists today. It is used for feature selection via the APA feature</w:t>
      </w:r>
      <w:r>
        <w:t xml:space="preserve"> menu. The associated functional logic is a little expanded to support the hotkey concept.</w:t>
      </w:r>
    </w:p>
    <w:p w:rsidR="008A295E" w:rsidRPr="00EE62B1" w:rsidRDefault="00935523" w:rsidP="00EE62B1">
      <w:r w:rsidRPr="008A295E">
        <w:t>(P-HotkeyReq033)</w:t>
      </w:r>
    </w:p>
    <w:p w:rsidR="00CC6E4C" w:rsidRPr="00CC6E4C" w:rsidRDefault="00CC6E4C" w:rsidP="00CC6E4C">
      <w:pPr>
        <w:pStyle w:val="Heading4"/>
        <w:rPr>
          <w:b w:val="0"/>
          <w:u w:val="single"/>
        </w:rPr>
      </w:pPr>
      <w:r w:rsidRPr="00CC6E4C">
        <w:rPr>
          <w:b w:val="0"/>
          <w:u w:val="single"/>
        </w:rPr>
        <w:t>CAMERA-FUR-REQ-235903/B-HotKey Shortcut Menu Signal List - ApaSwtch_D_RqMnu</w:t>
      </w:r>
    </w:p>
    <w:p w:rsidR="00084064" w:rsidRDefault="00935523" w:rsidP="00084064">
      <w:r>
        <w:t>The HMI system shall transmit the signal [ApaSwtch_D_Rq</w:t>
      </w:r>
      <w:r>
        <w:t>Mnu] to the PAM.</w:t>
      </w:r>
    </w:p>
    <w:p w:rsidR="00084064" w:rsidRDefault="00935523" w:rsidP="00084064">
      <w:r>
        <w:t>Note:</w:t>
      </w:r>
    </w:p>
    <w:p w:rsidR="00500605" w:rsidRDefault="00935523" w:rsidP="00084064">
      <w:r w:rsidRPr="00C30E48">
        <w:t>The signal is used to activate/ deactivate APA active scanning. See requirements of this section.</w:t>
      </w:r>
    </w:p>
    <w:p w:rsidR="00535D12" w:rsidRPr="00084064" w:rsidRDefault="00935523" w:rsidP="00084064">
      <w:r>
        <w:t>(P-HotkeyReq058</w:t>
      </w:r>
      <w:r w:rsidRPr="00535D12">
        <w:t>)</w:t>
      </w:r>
    </w:p>
    <w:p w:rsidR="00CC6E4C" w:rsidRPr="00CC6E4C" w:rsidRDefault="00CC6E4C" w:rsidP="00CC6E4C">
      <w:pPr>
        <w:pStyle w:val="Heading4"/>
        <w:rPr>
          <w:b w:val="0"/>
          <w:u w:val="single"/>
        </w:rPr>
      </w:pPr>
      <w:r w:rsidRPr="00CC6E4C">
        <w:rPr>
          <w:b w:val="0"/>
          <w:u w:val="single"/>
        </w:rPr>
        <w:t>CAMERA-FUR-REQ-235904/B-HotKey Shortcut Menu Signal List - PrkAidSwtch_D_RqMnu</w:t>
      </w:r>
    </w:p>
    <w:p w:rsidR="007F3511" w:rsidRDefault="00935523" w:rsidP="007F3511">
      <w:r>
        <w:t xml:space="preserve">The HMI </w:t>
      </w:r>
      <w:r>
        <w:t>system shall transmit the signal [PrkAidSwtch_D_RqMnu] to the PAM.</w:t>
      </w:r>
    </w:p>
    <w:p w:rsidR="007F3511" w:rsidRDefault="00935523" w:rsidP="007F3511">
      <w:r>
        <w:t xml:space="preserve">Note: </w:t>
      </w:r>
    </w:p>
    <w:p w:rsidR="00500605" w:rsidRDefault="00935523" w:rsidP="007F3511">
      <w:r>
        <w:t>The signal is used to activate/ deactivate BPA. See requirements of this section.</w:t>
      </w:r>
    </w:p>
    <w:p w:rsidR="002B72EF" w:rsidRPr="007F3511" w:rsidRDefault="00935523" w:rsidP="007F3511">
      <w:r w:rsidRPr="002B72EF">
        <w:t>(P-HotkeyReq059)</w:t>
      </w:r>
    </w:p>
    <w:p w:rsidR="00CC6E4C" w:rsidRPr="00CC6E4C" w:rsidRDefault="00CC6E4C" w:rsidP="00CC6E4C">
      <w:pPr>
        <w:pStyle w:val="Heading4"/>
        <w:rPr>
          <w:b w:val="0"/>
          <w:u w:val="single"/>
        </w:rPr>
      </w:pPr>
      <w:r w:rsidRPr="00CC6E4C">
        <w:rPr>
          <w:b w:val="0"/>
          <w:u w:val="single"/>
        </w:rPr>
        <w:t>CAMERA-FUR-REQ-236835/B-HotKey Shortcut Menu Signal List - PrkAidFront_D_Stat</w:t>
      </w:r>
    </w:p>
    <w:p w:rsidR="00C948E5" w:rsidRDefault="00935523" w:rsidP="00C948E5">
      <w:r>
        <w:t>The HMI system shall receive the signal PrkAidFront_D_Stat from the PAM.</w:t>
      </w:r>
    </w:p>
    <w:p w:rsidR="00C948E5" w:rsidRDefault="00935523" w:rsidP="00C948E5">
      <w:r>
        <w:t>Note:</w:t>
      </w:r>
    </w:p>
    <w:p w:rsidR="00500605" w:rsidRDefault="00935523" w:rsidP="00C948E5">
      <w:r>
        <w:t>We don’t know today if the Hotkey logic will be used only with park aid variants &gt;4channel. In theory, if that’s the ca</w:t>
      </w:r>
      <w:r>
        <w:t>se we could use a single signal. For timing reasons and to protect potential later usage with 4channel/ RPA-only variants we here take two existing signals.</w:t>
      </w:r>
    </w:p>
    <w:p w:rsidR="00E9529E" w:rsidRDefault="00935523" w:rsidP="00C948E5">
      <w:r w:rsidRPr="00E9529E">
        <w:t>(P-HotkeyReq111)</w:t>
      </w:r>
    </w:p>
    <w:p w:rsidR="00CC6E4C" w:rsidRPr="00CC6E4C" w:rsidRDefault="00CC6E4C" w:rsidP="00CC6E4C">
      <w:pPr>
        <w:pStyle w:val="Heading4"/>
        <w:rPr>
          <w:b w:val="0"/>
          <w:u w:val="single"/>
        </w:rPr>
      </w:pPr>
      <w:r w:rsidRPr="00CC6E4C">
        <w:rPr>
          <w:b w:val="0"/>
          <w:u w:val="single"/>
        </w:rPr>
        <w:t>CAMERA-FUR-REQ-236836/B-HotKey Shortcut Menu Signal List - PrkAidRear_D_Stat</w:t>
      </w:r>
    </w:p>
    <w:p w:rsidR="00537715" w:rsidRDefault="00935523" w:rsidP="00537715">
      <w:r>
        <w:t>The HMI system shall receive the signal PrkAidRear_D_Stat from the PAM.</w:t>
      </w:r>
    </w:p>
    <w:p w:rsidR="00537715" w:rsidRDefault="00935523" w:rsidP="00537715">
      <w:r>
        <w:t>Note:</w:t>
      </w:r>
    </w:p>
    <w:p w:rsidR="00500605" w:rsidRDefault="00935523" w:rsidP="00537715">
      <w:r>
        <w:t>We don’t know today if the Hotkey logic will be used only with park aid variants &gt;4channel. In theory, if that’s the case we could use a single signal. For timing re</w:t>
      </w:r>
      <w:r>
        <w:t>asons and to protect potential later usage with 4channel/ RPA-only variants we here take two existing signals.</w:t>
      </w:r>
    </w:p>
    <w:p w:rsidR="00846F71" w:rsidRDefault="00935523" w:rsidP="00537715">
      <w:r w:rsidRPr="00846F71">
        <w:t>(P-HotkeyReq111)</w:t>
      </w:r>
    </w:p>
    <w:p w:rsidR="00406F39" w:rsidRDefault="00935523" w:rsidP="00CC6E4C">
      <w:pPr>
        <w:pStyle w:val="Heading3"/>
      </w:pPr>
      <w:bookmarkStart w:id="39" w:name="_Toc35850652"/>
      <w:r>
        <w:t>HotKey Shortcut Menu Signal Processing</w:t>
      </w:r>
      <w:bookmarkEnd w:id="39"/>
    </w:p>
    <w:p w:rsidR="00CC6E4C" w:rsidRPr="00CC6E4C" w:rsidRDefault="00CC6E4C" w:rsidP="00CC6E4C">
      <w:pPr>
        <w:pStyle w:val="Heading4"/>
        <w:rPr>
          <w:b w:val="0"/>
          <w:u w:val="single"/>
        </w:rPr>
      </w:pPr>
      <w:r w:rsidRPr="00CC6E4C">
        <w:rPr>
          <w:b w:val="0"/>
          <w:u w:val="single"/>
        </w:rPr>
        <w:t>CAMERA-FUR-REQ-235906/B-HotKey Shortcut Menu Signal Processing Requirements 1</w:t>
      </w:r>
    </w:p>
    <w:p w:rsidR="00500605" w:rsidRDefault="00935523" w:rsidP="00DD581E">
      <w:r w:rsidRPr="00DD581E">
        <w:t>When the HMI system initializes, the default of the signal [ApaMdeStat_D_RqDrv] shall be “0x0 – Inactive”.</w:t>
      </w:r>
    </w:p>
    <w:p w:rsidR="008B2E15" w:rsidRPr="00DD581E" w:rsidRDefault="00935523" w:rsidP="00DD581E">
      <w:r w:rsidRPr="008B2E15">
        <w:t>(P-HotkeyReq034)</w:t>
      </w:r>
    </w:p>
    <w:p w:rsidR="00CC6E4C" w:rsidRPr="00CC6E4C" w:rsidRDefault="00CC6E4C" w:rsidP="00CC6E4C">
      <w:pPr>
        <w:pStyle w:val="Heading4"/>
        <w:rPr>
          <w:b w:val="0"/>
          <w:u w:val="single"/>
        </w:rPr>
      </w:pPr>
      <w:r w:rsidRPr="00CC6E4C">
        <w:rPr>
          <w:b w:val="0"/>
          <w:u w:val="single"/>
        </w:rPr>
        <w:t>CAMERA-FUR-REQ-235908/B-HotKey Shortcut Menu Signal Processing Requirements 2</w:t>
      </w:r>
    </w:p>
    <w:p w:rsidR="00500605" w:rsidRDefault="00935523" w:rsidP="005D7155">
      <w:r w:rsidRPr="005D7155">
        <w:t>When the HMI system initializes, the default</w:t>
      </w:r>
      <w:r>
        <w:t xml:space="preserve"> of the signal [ApaSwtch_D_RqMnu</w:t>
      </w:r>
      <w:r w:rsidRPr="005D7155">
        <w:t>] shall be “0x0 – Not pressed”.</w:t>
      </w:r>
    </w:p>
    <w:p w:rsidR="00CE3BC9" w:rsidRPr="005D7155" w:rsidRDefault="00935523" w:rsidP="005D7155">
      <w:r>
        <w:t>(P-HotkeyReq060</w:t>
      </w:r>
      <w:r w:rsidRPr="00CE3BC9">
        <w:t>)</w:t>
      </w:r>
    </w:p>
    <w:p w:rsidR="00CC6E4C" w:rsidRPr="00CC6E4C" w:rsidRDefault="00CC6E4C" w:rsidP="00CC6E4C">
      <w:pPr>
        <w:pStyle w:val="Heading4"/>
        <w:rPr>
          <w:b w:val="0"/>
          <w:u w:val="single"/>
        </w:rPr>
      </w:pPr>
      <w:r w:rsidRPr="00CC6E4C">
        <w:rPr>
          <w:b w:val="0"/>
          <w:u w:val="single"/>
        </w:rPr>
        <w:t>CAMERA-FUR-REQ-235909/B-HotKey Shortcut Menu Signal Processing Requirements 3</w:t>
      </w:r>
    </w:p>
    <w:p w:rsidR="00500605" w:rsidRDefault="00935523" w:rsidP="005D3D33">
      <w:r w:rsidRPr="005D3D33">
        <w:t>When the HMI system initializes, the default o</w:t>
      </w:r>
      <w:r>
        <w:t>f the signal [PrkAidSwtch_D_RqMnu</w:t>
      </w:r>
      <w:r w:rsidRPr="005D3D33">
        <w:t>] shall be “0x0 – Not pressed”.</w:t>
      </w:r>
    </w:p>
    <w:p w:rsidR="002064C4" w:rsidRPr="005D3D33" w:rsidRDefault="00935523" w:rsidP="005D3D33">
      <w:r>
        <w:t>(P-HotkeyReq061</w:t>
      </w:r>
      <w:r w:rsidRPr="002064C4">
        <w:t>)</w:t>
      </w:r>
    </w:p>
    <w:p w:rsidR="00CC6E4C" w:rsidRPr="00CC6E4C" w:rsidRDefault="00CC6E4C" w:rsidP="00CC6E4C">
      <w:pPr>
        <w:pStyle w:val="Heading4"/>
        <w:rPr>
          <w:b w:val="0"/>
          <w:u w:val="single"/>
        </w:rPr>
      </w:pPr>
      <w:r w:rsidRPr="00CC6E4C">
        <w:rPr>
          <w:b w:val="0"/>
          <w:u w:val="single"/>
        </w:rPr>
        <w:t>CAMERA-FUR-REQ-235910/D-HotKey Shortcut Menu Signal Processing Requirements 4</w:t>
      </w:r>
    </w:p>
    <w:p w:rsidR="00DF70A6" w:rsidRDefault="00935523" w:rsidP="00DF70A6">
      <w:r w:rsidRPr="00DF70A6">
        <w:t>The HMI</w:t>
      </w:r>
      <w:r w:rsidRPr="00DF70A6">
        <w:t xml:space="preserve"> system shall react on [PrkAidSwtch_B_Stat] (received from the PAM) as defined by </w:t>
      </w:r>
      <w:r>
        <w:t>the following table.</w:t>
      </w:r>
    </w:p>
    <w:p w:rsidR="00CC6E4C" w:rsidRDefault="00CC6E4C" w:rsidP="00DF70A6"/>
    <w:p w:rsidR="00FB06B0" w:rsidRPr="00DF70A6" w:rsidRDefault="00935523" w:rsidP="00DF70A6"/>
    <w:tbl>
      <w:tblPr>
        <w:tblStyle w:val="TableGrid"/>
        <w:tblW w:w="9648" w:type="dxa"/>
        <w:jc w:val="center"/>
        <w:tblLook w:val="04A0" w:firstRow="1" w:lastRow="0" w:firstColumn="1" w:lastColumn="0" w:noHBand="0" w:noVBand="1"/>
      </w:tblPr>
      <w:tblGrid>
        <w:gridCol w:w="2178"/>
        <w:gridCol w:w="720"/>
        <w:gridCol w:w="3060"/>
        <w:gridCol w:w="540"/>
        <w:gridCol w:w="3150"/>
      </w:tblGrid>
      <w:tr w:rsidR="00FE0EF0" w:rsidTr="00FE0EF0">
        <w:trPr>
          <w:jc w:val="center"/>
        </w:trPr>
        <w:tc>
          <w:tcPr>
            <w:tcW w:w="2178" w:type="dxa"/>
            <w:tcBorders>
              <w:top w:val="single" w:sz="4" w:space="0" w:color="auto"/>
              <w:left w:val="single" w:sz="4" w:space="0" w:color="auto"/>
              <w:bottom w:val="single" w:sz="4" w:space="0" w:color="auto"/>
              <w:right w:val="single" w:sz="4" w:space="0" w:color="auto"/>
            </w:tcBorders>
            <w:shd w:val="pct10" w:color="auto" w:fill="auto"/>
            <w:hideMark/>
          </w:tcPr>
          <w:p w:rsidR="00FE0EF0" w:rsidRDefault="00935523">
            <w:pPr>
              <w:rPr>
                <w:rFonts w:cs="Arial"/>
                <w:b/>
                <w:lang w:eastAsia="ja-JP"/>
              </w:rPr>
            </w:pPr>
            <w:r>
              <w:rPr>
                <w:b/>
              </w:rPr>
              <w:lastRenderedPageBreak/>
              <w:t>Initial HMI p-hotkey menu status</w:t>
            </w:r>
          </w:p>
        </w:tc>
        <w:tc>
          <w:tcPr>
            <w:tcW w:w="720" w:type="dxa"/>
            <w:tcBorders>
              <w:top w:val="single" w:sz="4" w:space="0" w:color="auto"/>
              <w:left w:val="single" w:sz="4" w:space="0" w:color="auto"/>
              <w:bottom w:val="single" w:sz="4" w:space="0" w:color="auto"/>
              <w:right w:val="single" w:sz="4" w:space="0" w:color="auto"/>
            </w:tcBorders>
            <w:shd w:val="pct10" w:color="auto" w:fill="auto"/>
          </w:tcPr>
          <w:p w:rsidR="00FE0EF0" w:rsidRDefault="00935523">
            <w:pPr>
              <w:rPr>
                <w:rFonts w:cs="Arial"/>
                <w:b/>
                <w:lang w:eastAsia="ja-JP"/>
              </w:rPr>
            </w:pPr>
          </w:p>
        </w:tc>
        <w:tc>
          <w:tcPr>
            <w:tcW w:w="3060" w:type="dxa"/>
            <w:tcBorders>
              <w:top w:val="single" w:sz="4" w:space="0" w:color="auto"/>
              <w:left w:val="single" w:sz="4" w:space="0" w:color="auto"/>
              <w:bottom w:val="single" w:sz="4" w:space="0" w:color="auto"/>
              <w:right w:val="single" w:sz="4" w:space="0" w:color="auto"/>
            </w:tcBorders>
            <w:shd w:val="pct10" w:color="auto" w:fill="auto"/>
            <w:hideMark/>
          </w:tcPr>
          <w:p w:rsidR="00FE0EF0" w:rsidRDefault="00935523">
            <w:pPr>
              <w:rPr>
                <w:rFonts w:cs="Arial"/>
                <w:b/>
                <w:lang w:eastAsia="ja-JP"/>
              </w:rPr>
            </w:pPr>
            <w:r>
              <w:rPr>
                <w:b/>
              </w:rPr>
              <w:t>Status of [PrkAidSwtch_B_Stat]</w:t>
            </w:r>
          </w:p>
        </w:tc>
        <w:tc>
          <w:tcPr>
            <w:tcW w:w="540" w:type="dxa"/>
            <w:tcBorders>
              <w:top w:val="single" w:sz="4" w:space="0" w:color="auto"/>
              <w:left w:val="single" w:sz="4" w:space="0" w:color="auto"/>
              <w:bottom w:val="single" w:sz="4" w:space="0" w:color="auto"/>
              <w:right w:val="single" w:sz="4" w:space="0" w:color="auto"/>
            </w:tcBorders>
            <w:shd w:val="pct10" w:color="auto" w:fill="auto"/>
          </w:tcPr>
          <w:p w:rsidR="00FE0EF0" w:rsidRDefault="00935523">
            <w:pPr>
              <w:rPr>
                <w:rFonts w:cs="Arial"/>
                <w:b/>
                <w:lang w:eastAsia="ja-JP"/>
              </w:rPr>
            </w:pPr>
          </w:p>
        </w:tc>
        <w:tc>
          <w:tcPr>
            <w:tcW w:w="3150" w:type="dxa"/>
            <w:tcBorders>
              <w:top w:val="single" w:sz="4" w:space="0" w:color="auto"/>
              <w:left w:val="single" w:sz="4" w:space="0" w:color="auto"/>
              <w:bottom w:val="single" w:sz="4" w:space="0" w:color="auto"/>
              <w:right w:val="single" w:sz="4" w:space="0" w:color="auto"/>
            </w:tcBorders>
            <w:shd w:val="pct10" w:color="auto" w:fill="auto"/>
            <w:hideMark/>
          </w:tcPr>
          <w:p w:rsidR="00FE0EF0" w:rsidRDefault="00935523">
            <w:pPr>
              <w:rPr>
                <w:rFonts w:cs="Arial"/>
                <w:b/>
                <w:lang w:eastAsia="ja-JP"/>
              </w:rPr>
            </w:pPr>
            <w:r>
              <w:rPr>
                <w:b/>
              </w:rPr>
              <w:t>Resulting p-hotkey menu status</w:t>
            </w:r>
          </w:p>
        </w:tc>
      </w:tr>
      <w:tr w:rsidR="00FE0EF0" w:rsidTr="00FE0EF0">
        <w:trPr>
          <w:jc w:val="center"/>
        </w:trPr>
        <w:tc>
          <w:tcPr>
            <w:tcW w:w="2178" w:type="dxa"/>
            <w:tcBorders>
              <w:top w:val="single" w:sz="4" w:space="0" w:color="auto"/>
              <w:left w:val="single" w:sz="4" w:space="0" w:color="auto"/>
              <w:bottom w:val="single" w:sz="4" w:space="0" w:color="auto"/>
              <w:right w:val="single" w:sz="4" w:space="0" w:color="auto"/>
            </w:tcBorders>
            <w:vAlign w:val="center"/>
            <w:hideMark/>
          </w:tcPr>
          <w:p w:rsidR="00FE0EF0" w:rsidRDefault="00935523">
            <w:pPr>
              <w:rPr>
                <w:rFonts w:cs="Arial"/>
                <w:lang w:eastAsia="ja-JP"/>
              </w:rPr>
            </w:pPr>
            <w:r>
              <w:t xml:space="preserve">p-hotkey menu </w:t>
            </w:r>
            <w:r>
              <w:rPr>
                <w:u w:val="single"/>
              </w:rPr>
              <w:t>not</w:t>
            </w:r>
            <w:r>
              <w:t xml:space="preserve"> shown</w:t>
            </w:r>
          </w:p>
        </w:tc>
        <w:tc>
          <w:tcPr>
            <w:tcW w:w="720" w:type="dxa"/>
            <w:tcBorders>
              <w:top w:val="single" w:sz="4" w:space="0" w:color="auto"/>
              <w:left w:val="single" w:sz="4" w:space="0" w:color="auto"/>
              <w:bottom w:val="single" w:sz="4" w:space="0" w:color="auto"/>
              <w:right w:val="single" w:sz="4" w:space="0" w:color="auto"/>
            </w:tcBorders>
            <w:vAlign w:val="center"/>
            <w:hideMark/>
          </w:tcPr>
          <w:p w:rsidR="00FE0EF0" w:rsidRDefault="00935523">
            <w:pPr>
              <w:rPr>
                <w:rFonts w:cs="Arial"/>
                <w:lang w:val="de-DE" w:eastAsia="ja-JP"/>
              </w:rPr>
            </w:pPr>
            <w:r>
              <w:rPr>
                <w:lang w:val="de-DE"/>
              </w:rPr>
              <w:t>AND</w:t>
            </w:r>
          </w:p>
        </w:tc>
        <w:tc>
          <w:tcPr>
            <w:tcW w:w="3060" w:type="dxa"/>
            <w:tcBorders>
              <w:top w:val="single" w:sz="4" w:space="0" w:color="auto"/>
              <w:left w:val="single" w:sz="4" w:space="0" w:color="auto"/>
              <w:bottom w:val="single" w:sz="4" w:space="0" w:color="auto"/>
              <w:right w:val="single" w:sz="4" w:space="0" w:color="auto"/>
            </w:tcBorders>
            <w:vAlign w:val="center"/>
            <w:hideMark/>
          </w:tcPr>
          <w:p w:rsidR="00FE0EF0" w:rsidRDefault="00935523">
            <w:pPr>
              <w:rPr>
                <w:rFonts w:cs="Arial"/>
                <w:lang w:val="de-DE" w:eastAsia="ja-JP"/>
              </w:rPr>
            </w:pPr>
            <w:r>
              <w:rPr>
                <w:lang w:val="de-DE"/>
              </w:rPr>
              <w:t>0x0 “Not pressed”</w:t>
            </w:r>
          </w:p>
        </w:tc>
        <w:tc>
          <w:tcPr>
            <w:tcW w:w="540" w:type="dxa"/>
            <w:tcBorders>
              <w:top w:val="single" w:sz="4" w:space="0" w:color="auto"/>
              <w:left w:val="single" w:sz="4" w:space="0" w:color="auto"/>
              <w:bottom w:val="single" w:sz="4" w:space="0" w:color="auto"/>
              <w:right w:val="single" w:sz="4" w:space="0" w:color="auto"/>
            </w:tcBorders>
            <w:vAlign w:val="center"/>
          </w:tcPr>
          <w:p w:rsidR="00FE0EF0" w:rsidRDefault="00935523" w:rsidP="00935523">
            <w:pPr>
              <w:numPr>
                <w:ilvl w:val="0"/>
                <w:numId w:val="7"/>
              </w:numPr>
              <w:ind w:left="0" w:firstLine="0"/>
              <w:rPr>
                <w:sz w:val="32"/>
                <w:szCs w:val="32"/>
                <w:lang w:val="de-DE" w:eastAsia="ja-JP"/>
              </w:rPr>
            </w:pPr>
          </w:p>
        </w:tc>
        <w:tc>
          <w:tcPr>
            <w:tcW w:w="3150" w:type="dxa"/>
            <w:tcBorders>
              <w:top w:val="single" w:sz="4" w:space="0" w:color="auto"/>
              <w:left w:val="single" w:sz="4" w:space="0" w:color="auto"/>
              <w:bottom w:val="single" w:sz="4" w:space="0" w:color="auto"/>
              <w:right w:val="single" w:sz="4" w:space="0" w:color="auto"/>
            </w:tcBorders>
            <w:vAlign w:val="center"/>
            <w:hideMark/>
          </w:tcPr>
          <w:p w:rsidR="00FE0EF0" w:rsidRDefault="00935523">
            <w:pPr>
              <w:rPr>
                <w:rFonts w:cs="Arial"/>
                <w:lang w:eastAsia="ja-JP"/>
              </w:rPr>
            </w:pPr>
            <w:r>
              <w:t>p-hotkey menu not shown, any other screen remains shown</w:t>
            </w:r>
          </w:p>
        </w:tc>
      </w:tr>
      <w:tr w:rsidR="00FE0EF0" w:rsidTr="00FE0EF0">
        <w:trPr>
          <w:jc w:val="center"/>
        </w:trPr>
        <w:tc>
          <w:tcPr>
            <w:tcW w:w="2178" w:type="dxa"/>
            <w:tcBorders>
              <w:top w:val="single" w:sz="4" w:space="0" w:color="auto"/>
              <w:left w:val="single" w:sz="4" w:space="0" w:color="auto"/>
              <w:bottom w:val="single" w:sz="4" w:space="0" w:color="auto"/>
              <w:right w:val="single" w:sz="4" w:space="0" w:color="auto"/>
            </w:tcBorders>
            <w:vAlign w:val="center"/>
            <w:hideMark/>
          </w:tcPr>
          <w:p w:rsidR="00FE0EF0" w:rsidRDefault="00935523">
            <w:pPr>
              <w:rPr>
                <w:rFonts w:cs="Arial"/>
                <w:lang w:eastAsia="ja-JP"/>
              </w:rPr>
            </w:pPr>
            <w:r>
              <w:t xml:space="preserve">p-hotkey menu </w:t>
            </w:r>
            <w:r>
              <w:rPr>
                <w:u w:val="single"/>
              </w:rPr>
              <w:t>not</w:t>
            </w:r>
            <w:r>
              <w:t xml:space="preserve"> shown *</w:t>
            </w:r>
          </w:p>
        </w:tc>
        <w:tc>
          <w:tcPr>
            <w:tcW w:w="720" w:type="dxa"/>
            <w:tcBorders>
              <w:top w:val="single" w:sz="4" w:space="0" w:color="auto"/>
              <w:left w:val="single" w:sz="4" w:space="0" w:color="auto"/>
              <w:bottom w:val="single" w:sz="4" w:space="0" w:color="auto"/>
              <w:right w:val="single" w:sz="4" w:space="0" w:color="auto"/>
            </w:tcBorders>
            <w:vAlign w:val="center"/>
            <w:hideMark/>
          </w:tcPr>
          <w:p w:rsidR="00FE0EF0" w:rsidRDefault="00935523">
            <w:pPr>
              <w:rPr>
                <w:rFonts w:cs="Arial"/>
                <w:lang w:val="de-DE" w:eastAsia="ja-JP"/>
              </w:rPr>
            </w:pPr>
            <w:r>
              <w:rPr>
                <w:lang w:val="de-DE"/>
              </w:rPr>
              <w:t>AND</w:t>
            </w:r>
          </w:p>
        </w:tc>
        <w:tc>
          <w:tcPr>
            <w:tcW w:w="3060" w:type="dxa"/>
            <w:tcBorders>
              <w:top w:val="single" w:sz="4" w:space="0" w:color="auto"/>
              <w:left w:val="single" w:sz="4" w:space="0" w:color="auto"/>
              <w:bottom w:val="single" w:sz="4" w:space="0" w:color="auto"/>
              <w:right w:val="single" w:sz="4" w:space="0" w:color="auto"/>
            </w:tcBorders>
            <w:vAlign w:val="center"/>
            <w:hideMark/>
          </w:tcPr>
          <w:p w:rsidR="00FE0EF0" w:rsidRDefault="00935523">
            <w:pPr>
              <w:rPr>
                <w:rFonts w:cs="Arial"/>
                <w:lang w:eastAsia="ja-JP"/>
              </w:rPr>
            </w:pPr>
            <w:r>
              <w:t>Transition from 0x0 “Not pressed” to 0x1 “Pressed”</w:t>
            </w:r>
          </w:p>
        </w:tc>
        <w:tc>
          <w:tcPr>
            <w:tcW w:w="540" w:type="dxa"/>
            <w:tcBorders>
              <w:top w:val="single" w:sz="4" w:space="0" w:color="auto"/>
              <w:left w:val="single" w:sz="4" w:space="0" w:color="auto"/>
              <w:bottom w:val="single" w:sz="4" w:space="0" w:color="auto"/>
              <w:right w:val="single" w:sz="4" w:space="0" w:color="auto"/>
            </w:tcBorders>
            <w:vAlign w:val="center"/>
          </w:tcPr>
          <w:p w:rsidR="00FE0EF0" w:rsidRDefault="00935523" w:rsidP="00935523">
            <w:pPr>
              <w:numPr>
                <w:ilvl w:val="0"/>
                <w:numId w:val="7"/>
              </w:numPr>
              <w:ind w:left="0" w:firstLine="0"/>
              <w:rPr>
                <w:sz w:val="32"/>
                <w:szCs w:val="32"/>
                <w:lang w:eastAsia="ja-JP"/>
              </w:rPr>
            </w:pPr>
          </w:p>
        </w:tc>
        <w:tc>
          <w:tcPr>
            <w:tcW w:w="3150" w:type="dxa"/>
            <w:tcBorders>
              <w:top w:val="single" w:sz="4" w:space="0" w:color="auto"/>
              <w:left w:val="single" w:sz="4" w:space="0" w:color="auto"/>
              <w:bottom w:val="single" w:sz="4" w:space="0" w:color="auto"/>
              <w:right w:val="single" w:sz="4" w:space="0" w:color="auto"/>
            </w:tcBorders>
            <w:vAlign w:val="center"/>
            <w:hideMark/>
          </w:tcPr>
          <w:p w:rsidR="00FE0EF0" w:rsidRDefault="00935523">
            <w:pPr>
              <w:rPr>
                <w:rFonts w:cs="Arial"/>
                <w:lang w:val="de-DE" w:eastAsia="ja-JP"/>
              </w:rPr>
            </w:pPr>
            <w:r>
              <w:rPr>
                <w:lang w:val="de-DE"/>
              </w:rPr>
              <w:t>Show p-hotkey menu</w:t>
            </w:r>
          </w:p>
        </w:tc>
      </w:tr>
      <w:tr w:rsidR="00FE0EF0" w:rsidTr="00FE0EF0">
        <w:trPr>
          <w:jc w:val="center"/>
        </w:trPr>
        <w:tc>
          <w:tcPr>
            <w:tcW w:w="2178" w:type="dxa"/>
            <w:tcBorders>
              <w:top w:val="single" w:sz="4" w:space="0" w:color="auto"/>
              <w:left w:val="single" w:sz="4" w:space="0" w:color="auto"/>
              <w:bottom w:val="single" w:sz="4" w:space="0" w:color="auto"/>
              <w:right w:val="single" w:sz="4" w:space="0" w:color="auto"/>
            </w:tcBorders>
            <w:vAlign w:val="center"/>
            <w:hideMark/>
          </w:tcPr>
          <w:p w:rsidR="00FE0EF0" w:rsidRDefault="00935523">
            <w:pPr>
              <w:rPr>
                <w:rFonts w:cs="Arial"/>
                <w:lang w:val="de-DE" w:eastAsia="ja-JP"/>
              </w:rPr>
            </w:pPr>
            <w:r>
              <w:rPr>
                <w:lang w:val="de-DE"/>
              </w:rPr>
              <w:t>p-hotkey menu shown</w:t>
            </w:r>
          </w:p>
        </w:tc>
        <w:tc>
          <w:tcPr>
            <w:tcW w:w="720" w:type="dxa"/>
            <w:tcBorders>
              <w:top w:val="single" w:sz="4" w:space="0" w:color="auto"/>
              <w:left w:val="single" w:sz="4" w:space="0" w:color="auto"/>
              <w:bottom w:val="single" w:sz="4" w:space="0" w:color="auto"/>
              <w:right w:val="single" w:sz="4" w:space="0" w:color="auto"/>
            </w:tcBorders>
            <w:vAlign w:val="center"/>
            <w:hideMark/>
          </w:tcPr>
          <w:p w:rsidR="00FE0EF0" w:rsidRDefault="00935523">
            <w:pPr>
              <w:rPr>
                <w:rFonts w:cs="Arial"/>
                <w:lang w:val="de-DE" w:eastAsia="ja-JP"/>
              </w:rPr>
            </w:pPr>
            <w:r>
              <w:rPr>
                <w:lang w:val="de-DE"/>
              </w:rPr>
              <w:t>AND</w:t>
            </w:r>
          </w:p>
        </w:tc>
        <w:tc>
          <w:tcPr>
            <w:tcW w:w="3060" w:type="dxa"/>
            <w:tcBorders>
              <w:top w:val="single" w:sz="4" w:space="0" w:color="auto"/>
              <w:left w:val="single" w:sz="4" w:space="0" w:color="auto"/>
              <w:bottom w:val="single" w:sz="4" w:space="0" w:color="auto"/>
              <w:right w:val="single" w:sz="4" w:space="0" w:color="auto"/>
            </w:tcBorders>
            <w:vAlign w:val="center"/>
            <w:hideMark/>
          </w:tcPr>
          <w:p w:rsidR="00FE0EF0" w:rsidRDefault="00935523">
            <w:pPr>
              <w:rPr>
                <w:rFonts w:cs="Arial"/>
                <w:lang w:eastAsia="ja-JP"/>
              </w:rPr>
            </w:pPr>
            <w:r>
              <w:t>Transitionfrom 0x0 “Not pressed”</w:t>
            </w:r>
          </w:p>
          <w:p w:rsidR="00FE0EF0" w:rsidRDefault="00935523">
            <w:pPr>
              <w:rPr>
                <w:rFonts w:cs="Arial"/>
                <w:lang w:eastAsia="ja-JP"/>
              </w:rPr>
            </w:pPr>
            <w:r>
              <w:t>to 0x1 “Pressed”</w:t>
            </w:r>
          </w:p>
        </w:tc>
        <w:tc>
          <w:tcPr>
            <w:tcW w:w="540" w:type="dxa"/>
            <w:tcBorders>
              <w:top w:val="single" w:sz="4" w:space="0" w:color="auto"/>
              <w:left w:val="single" w:sz="4" w:space="0" w:color="auto"/>
              <w:bottom w:val="single" w:sz="4" w:space="0" w:color="auto"/>
              <w:right w:val="single" w:sz="4" w:space="0" w:color="auto"/>
            </w:tcBorders>
            <w:vAlign w:val="center"/>
          </w:tcPr>
          <w:p w:rsidR="00FE0EF0" w:rsidRDefault="00935523" w:rsidP="00935523">
            <w:pPr>
              <w:numPr>
                <w:ilvl w:val="0"/>
                <w:numId w:val="7"/>
              </w:numPr>
              <w:ind w:left="0" w:firstLine="0"/>
              <w:rPr>
                <w:sz w:val="32"/>
                <w:szCs w:val="32"/>
                <w:lang w:eastAsia="ja-JP"/>
              </w:rPr>
            </w:pPr>
          </w:p>
        </w:tc>
        <w:tc>
          <w:tcPr>
            <w:tcW w:w="3150" w:type="dxa"/>
            <w:tcBorders>
              <w:top w:val="single" w:sz="4" w:space="0" w:color="auto"/>
              <w:left w:val="single" w:sz="4" w:space="0" w:color="auto"/>
              <w:bottom w:val="single" w:sz="4" w:space="0" w:color="auto"/>
              <w:right w:val="single" w:sz="4" w:space="0" w:color="auto"/>
            </w:tcBorders>
            <w:vAlign w:val="center"/>
            <w:hideMark/>
          </w:tcPr>
          <w:p w:rsidR="00FE0EF0" w:rsidRDefault="00935523">
            <w:pPr>
              <w:rPr>
                <w:rFonts w:cs="Arial"/>
                <w:lang w:eastAsia="ja-JP"/>
              </w:rPr>
            </w:pPr>
            <w:r>
              <w:t>Close p-hotkey menu</w:t>
            </w:r>
          </w:p>
          <w:p w:rsidR="00FE0EF0" w:rsidRDefault="00935523">
            <w:pPr>
              <w:rPr>
                <w:rFonts w:cs="Arial"/>
                <w:lang w:eastAsia="ja-JP"/>
              </w:rPr>
            </w:pPr>
            <w:r>
              <w:t>(Return to active screen prior to activation of p-hotkey menu)</w:t>
            </w:r>
          </w:p>
        </w:tc>
      </w:tr>
      <w:tr w:rsidR="00FE0EF0" w:rsidTr="00FE0EF0">
        <w:trPr>
          <w:jc w:val="center"/>
        </w:trPr>
        <w:tc>
          <w:tcPr>
            <w:tcW w:w="2178" w:type="dxa"/>
            <w:tcBorders>
              <w:top w:val="single" w:sz="4" w:space="0" w:color="auto"/>
              <w:left w:val="single" w:sz="4" w:space="0" w:color="auto"/>
              <w:bottom w:val="single" w:sz="4" w:space="0" w:color="auto"/>
              <w:right w:val="single" w:sz="4" w:space="0" w:color="auto"/>
            </w:tcBorders>
            <w:vAlign w:val="center"/>
            <w:hideMark/>
          </w:tcPr>
          <w:p w:rsidR="00FE0EF0" w:rsidRDefault="00935523">
            <w:r>
              <w:t>P-Hotkey Menu shown but |P| Hotkey not used to open P-Hotkey Menu</w:t>
            </w:r>
          </w:p>
        </w:tc>
        <w:tc>
          <w:tcPr>
            <w:tcW w:w="720" w:type="dxa"/>
            <w:tcBorders>
              <w:top w:val="single" w:sz="4" w:space="0" w:color="auto"/>
              <w:left w:val="single" w:sz="4" w:space="0" w:color="auto"/>
              <w:bottom w:val="single" w:sz="4" w:space="0" w:color="auto"/>
              <w:right w:val="single" w:sz="4" w:space="0" w:color="auto"/>
            </w:tcBorders>
            <w:vAlign w:val="center"/>
            <w:hideMark/>
          </w:tcPr>
          <w:p w:rsidR="00FE0EF0" w:rsidRDefault="00935523">
            <w:pPr>
              <w:rPr>
                <w:lang w:val="de-DE"/>
              </w:rPr>
            </w:pPr>
            <w:r>
              <w:t>AND</w:t>
            </w:r>
          </w:p>
        </w:tc>
        <w:tc>
          <w:tcPr>
            <w:tcW w:w="3060" w:type="dxa"/>
            <w:tcBorders>
              <w:top w:val="single" w:sz="4" w:space="0" w:color="auto"/>
              <w:left w:val="single" w:sz="4" w:space="0" w:color="auto"/>
              <w:bottom w:val="single" w:sz="4" w:space="0" w:color="auto"/>
              <w:right w:val="single" w:sz="4" w:space="0" w:color="auto"/>
            </w:tcBorders>
            <w:vAlign w:val="center"/>
            <w:hideMark/>
          </w:tcPr>
          <w:p w:rsidR="00FE0EF0" w:rsidRDefault="00935523">
            <w:r>
              <w:t>Transition from 0x0 “Not pressed” to 0x1 “Pressed”</w:t>
            </w:r>
          </w:p>
        </w:tc>
        <w:tc>
          <w:tcPr>
            <w:tcW w:w="540" w:type="dxa"/>
            <w:tcBorders>
              <w:top w:val="single" w:sz="4" w:space="0" w:color="auto"/>
              <w:left w:val="single" w:sz="4" w:space="0" w:color="auto"/>
              <w:bottom w:val="single" w:sz="4" w:space="0" w:color="auto"/>
              <w:right w:val="single" w:sz="4" w:space="0" w:color="auto"/>
            </w:tcBorders>
            <w:vAlign w:val="center"/>
          </w:tcPr>
          <w:p w:rsidR="00FE0EF0" w:rsidRDefault="00935523" w:rsidP="00935523">
            <w:pPr>
              <w:numPr>
                <w:ilvl w:val="0"/>
                <w:numId w:val="7"/>
              </w:numPr>
              <w:ind w:left="0" w:firstLine="0"/>
              <w:rPr>
                <w:sz w:val="32"/>
                <w:szCs w:val="32"/>
                <w:lang w:eastAsia="ja-JP"/>
              </w:rPr>
            </w:pPr>
          </w:p>
        </w:tc>
        <w:tc>
          <w:tcPr>
            <w:tcW w:w="3150" w:type="dxa"/>
            <w:tcBorders>
              <w:top w:val="single" w:sz="4" w:space="0" w:color="auto"/>
              <w:left w:val="single" w:sz="4" w:space="0" w:color="auto"/>
              <w:bottom w:val="single" w:sz="4" w:space="0" w:color="auto"/>
              <w:right w:val="single" w:sz="4" w:space="0" w:color="auto"/>
            </w:tcBorders>
            <w:vAlign w:val="center"/>
            <w:hideMark/>
          </w:tcPr>
          <w:p w:rsidR="00FE0EF0" w:rsidRDefault="00935523">
            <w:r>
              <w:t>Open APA Fullscreen</w:t>
            </w:r>
          </w:p>
          <w:p w:rsidR="00FE0EF0" w:rsidRDefault="00935523">
            <w:r>
              <w:t>Cycle ApaSwtch_D_RqMnu</w:t>
            </w:r>
          </w:p>
        </w:tc>
      </w:tr>
      <w:tr w:rsidR="00FE0EF0" w:rsidTr="00FE0EF0">
        <w:trPr>
          <w:jc w:val="center"/>
        </w:trPr>
        <w:tc>
          <w:tcPr>
            <w:tcW w:w="2178" w:type="dxa"/>
            <w:tcBorders>
              <w:top w:val="single" w:sz="4" w:space="0" w:color="auto"/>
              <w:left w:val="single" w:sz="4" w:space="0" w:color="auto"/>
              <w:bottom w:val="single" w:sz="4" w:space="0" w:color="auto"/>
              <w:right w:val="single" w:sz="4" w:space="0" w:color="auto"/>
            </w:tcBorders>
            <w:vAlign w:val="center"/>
            <w:hideMark/>
          </w:tcPr>
          <w:p w:rsidR="00FE0EF0" w:rsidRDefault="00935523">
            <w:r>
              <w:t xml:space="preserve">APA Option available to </w:t>
            </w:r>
            <w:r>
              <w:t>the driver</w:t>
            </w:r>
          </w:p>
        </w:tc>
        <w:tc>
          <w:tcPr>
            <w:tcW w:w="720" w:type="dxa"/>
            <w:tcBorders>
              <w:top w:val="single" w:sz="4" w:space="0" w:color="auto"/>
              <w:left w:val="single" w:sz="4" w:space="0" w:color="auto"/>
              <w:bottom w:val="single" w:sz="4" w:space="0" w:color="auto"/>
              <w:right w:val="single" w:sz="4" w:space="0" w:color="auto"/>
            </w:tcBorders>
            <w:vAlign w:val="center"/>
            <w:hideMark/>
          </w:tcPr>
          <w:p w:rsidR="00FE0EF0" w:rsidRDefault="00935523">
            <w:pPr>
              <w:rPr>
                <w:lang w:val="de-DE"/>
              </w:rPr>
            </w:pPr>
            <w:r>
              <w:t>AND</w:t>
            </w:r>
          </w:p>
        </w:tc>
        <w:tc>
          <w:tcPr>
            <w:tcW w:w="3060" w:type="dxa"/>
            <w:tcBorders>
              <w:top w:val="single" w:sz="4" w:space="0" w:color="auto"/>
              <w:left w:val="single" w:sz="4" w:space="0" w:color="auto"/>
              <w:bottom w:val="single" w:sz="4" w:space="0" w:color="auto"/>
              <w:right w:val="single" w:sz="4" w:space="0" w:color="auto"/>
            </w:tcBorders>
            <w:vAlign w:val="center"/>
            <w:hideMark/>
          </w:tcPr>
          <w:p w:rsidR="00FE0EF0" w:rsidRDefault="00935523">
            <w:r>
              <w:t>Transition from 0x0 “Not pressed” to 0x1 “Pressed”</w:t>
            </w:r>
          </w:p>
        </w:tc>
        <w:tc>
          <w:tcPr>
            <w:tcW w:w="540" w:type="dxa"/>
            <w:tcBorders>
              <w:top w:val="single" w:sz="4" w:space="0" w:color="auto"/>
              <w:left w:val="single" w:sz="4" w:space="0" w:color="auto"/>
              <w:bottom w:val="single" w:sz="4" w:space="0" w:color="auto"/>
              <w:right w:val="single" w:sz="4" w:space="0" w:color="auto"/>
            </w:tcBorders>
            <w:vAlign w:val="center"/>
          </w:tcPr>
          <w:p w:rsidR="00FE0EF0" w:rsidRDefault="00935523" w:rsidP="00935523">
            <w:pPr>
              <w:numPr>
                <w:ilvl w:val="0"/>
                <w:numId w:val="7"/>
              </w:numPr>
              <w:ind w:left="0" w:firstLine="0"/>
              <w:rPr>
                <w:sz w:val="32"/>
                <w:szCs w:val="32"/>
                <w:lang w:eastAsia="ja-JP"/>
              </w:rPr>
            </w:pPr>
          </w:p>
        </w:tc>
        <w:tc>
          <w:tcPr>
            <w:tcW w:w="3150" w:type="dxa"/>
            <w:tcBorders>
              <w:top w:val="single" w:sz="4" w:space="0" w:color="auto"/>
              <w:left w:val="single" w:sz="4" w:space="0" w:color="auto"/>
              <w:bottom w:val="single" w:sz="4" w:space="0" w:color="auto"/>
              <w:right w:val="single" w:sz="4" w:space="0" w:color="auto"/>
            </w:tcBorders>
            <w:vAlign w:val="center"/>
            <w:hideMark/>
          </w:tcPr>
          <w:p w:rsidR="00FE0EF0" w:rsidRDefault="00935523">
            <w:r>
              <w:t>Close controls menu</w:t>
            </w:r>
          </w:p>
        </w:tc>
      </w:tr>
      <w:tr w:rsidR="00FE0EF0" w:rsidTr="00FE0EF0">
        <w:trPr>
          <w:jc w:val="center"/>
        </w:trPr>
        <w:tc>
          <w:tcPr>
            <w:tcW w:w="9648" w:type="dxa"/>
            <w:gridSpan w:val="5"/>
            <w:tcBorders>
              <w:top w:val="single" w:sz="4" w:space="0" w:color="auto"/>
              <w:left w:val="single" w:sz="4" w:space="0" w:color="auto"/>
              <w:bottom w:val="single" w:sz="4" w:space="0" w:color="auto"/>
              <w:right w:val="single" w:sz="4" w:space="0" w:color="auto"/>
            </w:tcBorders>
            <w:vAlign w:val="center"/>
            <w:hideMark/>
          </w:tcPr>
          <w:p w:rsidR="00FE0EF0" w:rsidRDefault="00935523">
            <w:pPr>
              <w:rPr>
                <w:rFonts w:cs="Arial"/>
                <w:lang w:eastAsia="ja-JP"/>
              </w:rPr>
            </w:pPr>
            <w:r>
              <w:t>* Note that this state includes full screen APA mode and the BPA “full screen” overlay on top of the menu screen.</w:t>
            </w:r>
          </w:p>
        </w:tc>
      </w:tr>
    </w:tbl>
    <w:p w:rsidR="00DF70A6" w:rsidRDefault="00935523" w:rsidP="00DF70A6"/>
    <w:p w:rsidR="00FE0EF0" w:rsidRPr="00DF70A6" w:rsidRDefault="00935523" w:rsidP="00DF70A6"/>
    <w:p w:rsidR="00DF70A6" w:rsidRDefault="00935523" w:rsidP="00DF70A6">
      <w:r w:rsidRPr="00DF70A6">
        <w:t>HMI system reaction to PrkAidSwtch_B_Stat</w:t>
      </w:r>
    </w:p>
    <w:p w:rsidR="00756C3C" w:rsidRPr="00DF70A6" w:rsidRDefault="00935523" w:rsidP="00DF70A6">
      <w:r>
        <w:t>(P-HotkeyReq056</w:t>
      </w:r>
      <w:r w:rsidRPr="00173F58">
        <w:t>)</w:t>
      </w:r>
    </w:p>
    <w:p w:rsidR="00CC6E4C" w:rsidRPr="00CC6E4C" w:rsidRDefault="00CC6E4C" w:rsidP="00CC6E4C">
      <w:pPr>
        <w:pStyle w:val="Heading4"/>
        <w:rPr>
          <w:b w:val="0"/>
          <w:u w:val="single"/>
        </w:rPr>
      </w:pPr>
      <w:r w:rsidRPr="00CC6E4C">
        <w:rPr>
          <w:b w:val="0"/>
          <w:u w:val="single"/>
        </w:rPr>
        <w:t>CAMERA-FUR-REQ-235911/C-HotKey Shortcut Menu Signal Processing Requirements 5</w:t>
      </w:r>
    </w:p>
    <w:p w:rsidR="00D315A5" w:rsidRPr="00D315A5" w:rsidRDefault="00935523" w:rsidP="00D315A5">
      <w:r w:rsidRPr="00D315A5">
        <w:t>The HMI system shall change the state</w:t>
      </w:r>
      <w:r>
        <w:t xml:space="preserve"> of the signal [ApaSwtch_D_RqMnu</w:t>
      </w:r>
      <w:r w:rsidRPr="00D315A5">
        <w:t xml:space="preserve">] as </w:t>
      </w:r>
      <w:r>
        <w:t>per the following table.</w:t>
      </w:r>
    </w:p>
    <w:p w:rsidR="00D315A5" w:rsidRDefault="00935523" w:rsidP="00D315A5"/>
    <w:tbl>
      <w:tblPr>
        <w:tblStyle w:val="TableGrid"/>
        <w:tblW w:w="0" w:type="auto"/>
        <w:jc w:val="center"/>
        <w:tblLook w:val="04A0" w:firstRow="1" w:lastRow="0" w:firstColumn="1" w:lastColumn="0" w:noHBand="0" w:noVBand="1"/>
      </w:tblPr>
      <w:tblGrid>
        <w:gridCol w:w="2411"/>
        <w:gridCol w:w="708"/>
        <w:gridCol w:w="2309"/>
        <w:gridCol w:w="675"/>
        <w:gridCol w:w="3005"/>
      </w:tblGrid>
      <w:tr w:rsidR="00A368BD" w:rsidTr="00A368BD">
        <w:trPr>
          <w:jc w:val="center"/>
        </w:trPr>
        <w:tc>
          <w:tcPr>
            <w:tcW w:w="2411" w:type="dxa"/>
            <w:tcBorders>
              <w:top w:val="single" w:sz="4" w:space="0" w:color="auto"/>
              <w:left w:val="single" w:sz="4" w:space="0" w:color="auto"/>
              <w:bottom w:val="single" w:sz="4" w:space="0" w:color="auto"/>
              <w:right w:val="single" w:sz="4" w:space="0" w:color="auto"/>
            </w:tcBorders>
            <w:shd w:val="pct10" w:color="auto" w:fill="auto"/>
            <w:hideMark/>
          </w:tcPr>
          <w:p w:rsidR="00A368BD" w:rsidRDefault="00935523">
            <w:pPr>
              <w:rPr>
                <w:rFonts w:cs="Arial"/>
                <w:b/>
                <w:lang w:val="de-DE" w:eastAsia="ja-JP"/>
              </w:rPr>
            </w:pPr>
            <w:r>
              <w:rPr>
                <w:b/>
                <w:lang w:val="de-DE"/>
              </w:rPr>
              <w:t>p-hotkey menu state</w:t>
            </w:r>
          </w:p>
        </w:tc>
        <w:tc>
          <w:tcPr>
            <w:tcW w:w="708" w:type="dxa"/>
            <w:tcBorders>
              <w:top w:val="single" w:sz="4" w:space="0" w:color="auto"/>
              <w:left w:val="single" w:sz="4" w:space="0" w:color="auto"/>
              <w:bottom w:val="single" w:sz="4" w:space="0" w:color="auto"/>
              <w:right w:val="single" w:sz="4" w:space="0" w:color="auto"/>
            </w:tcBorders>
            <w:shd w:val="pct10" w:color="auto" w:fill="auto"/>
            <w:hideMark/>
          </w:tcPr>
          <w:p w:rsidR="00A368BD" w:rsidRDefault="00935523">
            <w:pPr>
              <w:rPr>
                <w:rFonts w:cs="Arial"/>
                <w:b/>
                <w:lang w:val="de-DE" w:eastAsia="ja-JP"/>
              </w:rPr>
            </w:pPr>
            <w:r>
              <w:rPr>
                <w:b/>
                <w:lang w:val="de-DE"/>
              </w:rPr>
              <w:t>AND</w:t>
            </w:r>
          </w:p>
        </w:tc>
        <w:tc>
          <w:tcPr>
            <w:tcW w:w="2309" w:type="dxa"/>
            <w:tcBorders>
              <w:top w:val="single" w:sz="4" w:space="0" w:color="auto"/>
              <w:left w:val="single" w:sz="4" w:space="0" w:color="auto"/>
              <w:bottom w:val="single" w:sz="4" w:space="0" w:color="auto"/>
              <w:right w:val="single" w:sz="4" w:space="0" w:color="auto"/>
            </w:tcBorders>
            <w:shd w:val="pct10" w:color="auto" w:fill="auto"/>
            <w:hideMark/>
          </w:tcPr>
          <w:p w:rsidR="00A368BD" w:rsidRDefault="00935523">
            <w:pPr>
              <w:rPr>
                <w:rFonts w:cs="Arial"/>
                <w:b/>
                <w:lang w:val="de-DE" w:eastAsia="ja-JP"/>
              </w:rPr>
            </w:pPr>
            <w:r>
              <w:rPr>
                <w:b/>
                <w:lang w:val="de-DE"/>
              </w:rPr>
              <w:t>driver action</w:t>
            </w:r>
          </w:p>
        </w:tc>
        <w:tc>
          <w:tcPr>
            <w:tcW w:w="675" w:type="dxa"/>
            <w:tcBorders>
              <w:top w:val="single" w:sz="4" w:space="0" w:color="auto"/>
              <w:left w:val="single" w:sz="4" w:space="0" w:color="auto"/>
              <w:bottom w:val="single" w:sz="4" w:space="0" w:color="auto"/>
              <w:right w:val="single" w:sz="4" w:space="0" w:color="auto"/>
            </w:tcBorders>
            <w:shd w:val="pct10" w:color="auto" w:fill="auto"/>
          </w:tcPr>
          <w:p w:rsidR="00A368BD" w:rsidRDefault="00935523">
            <w:pPr>
              <w:rPr>
                <w:rFonts w:cs="Arial"/>
                <w:b/>
                <w:lang w:val="de-DE" w:eastAsia="ja-JP"/>
              </w:rPr>
            </w:pPr>
          </w:p>
        </w:tc>
        <w:tc>
          <w:tcPr>
            <w:tcW w:w="3005" w:type="dxa"/>
            <w:tcBorders>
              <w:top w:val="single" w:sz="4" w:space="0" w:color="auto"/>
              <w:left w:val="single" w:sz="4" w:space="0" w:color="auto"/>
              <w:bottom w:val="single" w:sz="4" w:space="0" w:color="auto"/>
              <w:right w:val="single" w:sz="4" w:space="0" w:color="auto"/>
            </w:tcBorders>
            <w:shd w:val="pct10" w:color="auto" w:fill="auto"/>
            <w:hideMark/>
          </w:tcPr>
          <w:p w:rsidR="00A368BD" w:rsidRDefault="00935523">
            <w:pPr>
              <w:rPr>
                <w:rFonts w:cs="Arial"/>
                <w:b/>
                <w:lang w:eastAsia="ja-JP"/>
              </w:rPr>
            </w:pPr>
            <w:r>
              <w:rPr>
                <w:b/>
              </w:rPr>
              <w:t>Sta</w:t>
            </w:r>
            <w:r>
              <w:rPr>
                <w:b/>
              </w:rPr>
              <w:t>te of [ApaSwtch_D_RqMnu]</w:t>
            </w:r>
          </w:p>
        </w:tc>
      </w:tr>
      <w:tr w:rsidR="00A368BD" w:rsidTr="00A368BD">
        <w:trPr>
          <w:jc w:val="center"/>
        </w:trPr>
        <w:tc>
          <w:tcPr>
            <w:tcW w:w="2411" w:type="dxa"/>
            <w:tcBorders>
              <w:top w:val="single" w:sz="4" w:space="0" w:color="auto"/>
              <w:left w:val="single" w:sz="4" w:space="0" w:color="auto"/>
              <w:bottom w:val="single" w:sz="4" w:space="0" w:color="auto"/>
              <w:right w:val="single" w:sz="4" w:space="0" w:color="auto"/>
            </w:tcBorders>
            <w:vAlign w:val="center"/>
            <w:hideMark/>
          </w:tcPr>
          <w:p w:rsidR="00A368BD" w:rsidRDefault="00935523">
            <w:pPr>
              <w:spacing w:before="60" w:after="60"/>
              <w:rPr>
                <w:rFonts w:cs="Arial"/>
                <w:lang w:eastAsia="ja-JP"/>
              </w:rPr>
            </w:pPr>
            <w:r>
              <w:t xml:space="preserve">p-hotkey menu </w:t>
            </w:r>
            <w:r>
              <w:rPr>
                <w:u w:val="single"/>
              </w:rPr>
              <w:t>not</w:t>
            </w:r>
            <w:r>
              <w:t xml:space="preserve"> shown</w:t>
            </w:r>
          </w:p>
        </w:tc>
        <w:tc>
          <w:tcPr>
            <w:tcW w:w="708" w:type="dxa"/>
            <w:tcBorders>
              <w:top w:val="single" w:sz="4" w:space="0" w:color="auto"/>
              <w:left w:val="single" w:sz="4" w:space="0" w:color="auto"/>
              <w:bottom w:val="single" w:sz="4" w:space="0" w:color="auto"/>
              <w:right w:val="single" w:sz="4" w:space="0" w:color="auto"/>
            </w:tcBorders>
            <w:vAlign w:val="center"/>
            <w:hideMark/>
          </w:tcPr>
          <w:p w:rsidR="00A368BD" w:rsidRDefault="00935523">
            <w:pPr>
              <w:tabs>
                <w:tab w:val="left" w:pos="1087"/>
              </w:tabs>
              <w:rPr>
                <w:rFonts w:cs="Arial"/>
                <w:noProof/>
                <w:lang w:val="de-DE"/>
              </w:rPr>
            </w:pPr>
            <w:r>
              <w:rPr>
                <w:noProof/>
                <w:lang w:val="de-DE"/>
              </w:rPr>
              <w:t>-</w:t>
            </w:r>
          </w:p>
        </w:tc>
        <w:tc>
          <w:tcPr>
            <w:tcW w:w="2309" w:type="dxa"/>
            <w:tcBorders>
              <w:top w:val="single" w:sz="4" w:space="0" w:color="auto"/>
              <w:left w:val="single" w:sz="4" w:space="0" w:color="auto"/>
              <w:bottom w:val="single" w:sz="4" w:space="0" w:color="auto"/>
              <w:right w:val="single" w:sz="4" w:space="0" w:color="auto"/>
            </w:tcBorders>
            <w:hideMark/>
          </w:tcPr>
          <w:p w:rsidR="00A368BD" w:rsidRDefault="00935523">
            <w:pPr>
              <w:tabs>
                <w:tab w:val="left" w:pos="1087"/>
              </w:tabs>
              <w:rPr>
                <w:rFonts w:cs="Arial"/>
                <w:noProof/>
                <w:lang w:val="de-DE"/>
              </w:rPr>
            </w:pPr>
            <w:r>
              <w:rPr>
                <w:noProof/>
                <w:lang w:val="de-DE"/>
              </w:rPr>
              <w:t>don’t care</w:t>
            </w:r>
          </w:p>
        </w:tc>
        <w:tc>
          <w:tcPr>
            <w:tcW w:w="675" w:type="dxa"/>
            <w:tcBorders>
              <w:top w:val="single" w:sz="4" w:space="0" w:color="auto"/>
              <w:left w:val="single" w:sz="4" w:space="0" w:color="auto"/>
              <w:bottom w:val="single" w:sz="4" w:space="0" w:color="auto"/>
              <w:right w:val="single" w:sz="4" w:space="0" w:color="auto"/>
            </w:tcBorders>
            <w:vAlign w:val="center"/>
          </w:tcPr>
          <w:p w:rsidR="00A368BD" w:rsidRDefault="00935523" w:rsidP="00935523">
            <w:pPr>
              <w:numPr>
                <w:ilvl w:val="0"/>
                <w:numId w:val="8"/>
              </w:numPr>
              <w:tabs>
                <w:tab w:val="left" w:pos="1087"/>
              </w:tabs>
              <w:ind w:left="357" w:hanging="357"/>
              <w:rPr>
                <w:sz w:val="32"/>
                <w:szCs w:val="32"/>
                <w:lang w:val="de-DE"/>
              </w:rPr>
            </w:pPr>
          </w:p>
        </w:tc>
        <w:tc>
          <w:tcPr>
            <w:tcW w:w="3005" w:type="dxa"/>
            <w:tcBorders>
              <w:top w:val="single" w:sz="4" w:space="0" w:color="auto"/>
              <w:left w:val="single" w:sz="4" w:space="0" w:color="auto"/>
              <w:bottom w:val="single" w:sz="4" w:space="0" w:color="auto"/>
              <w:right w:val="single" w:sz="4" w:space="0" w:color="auto"/>
            </w:tcBorders>
            <w:vAlign w:val="center"/>
            <w:hideMark/>
          </w:tcPr>
          <w:p w:rsidR="00A368BD" w:rsidRDefault="00935523">
            <w:pPr>
              <w:tabs>
                <w:tab w:val="left" w:pos="1087"/>
              </w:tabs>
              <w:rPr>
                <w:rFonts w:cs="Arial"/>
                <w:lang w:val="de-DE" w:eastAsia="ja-JP"/>
              </w:rPr>
            </w:pPr>
            <w:r>
              <w:rPr>
                <w:lang w:val="de-DE"/>
              </w:rPr>
              <w:t>“0x0 Not pressed”</w:t>
            </w:r>
          </w:p>
        </w:tc>
      </w:tr>
      <w:tr w:rsidR="00A368BD" w:rsidTr="00A368BD">
        <w:trPr>
          <w:jc w:val="center"/>
        </w:trPr>
        <w:tc>
          <w:tcPr>
            <w:tcW w:w="2411" w:type="dxa"/>
            <w:tcBorders>
              <w:top w:val="single" w:sz="4" w:space="0" w:color="auto"/>
              <w:left w:val="single" w:sz="4" w:space="0" w:color="auto"/>
              <w:bottom w:val="single" w:sz="4" w:space="0" w:color="auto"/>
              <w:right w:val="single" w:sz="4" w:space="0" w:color="auto"/>
            </w:tcBorders>
            <w:vAlign w:val="center"/>
            <w:hideMark/>
          </w:tcPr>
          <w:p w:rsidR="00A368BD" w:rsidRDefault="00935523">
            <w:pPr>
              <w:spacing w:before="60" w:after="60"/>
              <w:rPr>
                <w:rFonts w:cs="Arial"/>
                <w:lang w:val="de-DE" w:eastAsia="ja-JP"/>
              </w:rPr>
            </w:pPr>
            <w:r>
              <w:rPr>
                <w:lang w:val="de-DE"/>
              </w:rPr>
              <w:t>p-hotkey menu shown</w:t>
            </w:r>
          </w:p>
        </w:tc>
        <w:tc>
          <w:tcPr>
            <w:tcW w:w="708" w:type="dxa"/>
            <w:tcBorders>
              <w:top w:val="single" w:sz="4" w:space="0" w:color="auto"/>
              <w:left w:val="single" w:sz="4" w:space="0" w:color="auto"/>
              <w:bottom w:val="single" w:sz="4" w:space="0" w:color="auto"/>
              <w:right w:val="single" w:sz="4" w:space="0" w:color="auto"/>
            </w:tcBorders>
            <w:vAlign w:val="center"/>
            <w:hideMark/>
          </w:tcPr>
          <w:p w:rsidR="00A368BD" w:rsidRDefault="00935523">
            <w:pPr>
              <w:tabs>
                <w:tab w:val="left" w:pos="1087"/>
              </w:tabs>
              <w:rPr>
                <w:rFonts w:cs="Arial"/>
                <w:noProof/>
                <w:lang w:val="de-DE"/>
              </w:rPr>
            </w:pPr>
            <w:r>
              <w:rPr>
                <w:b/>
                <w:lang w:val="de-DE"/>
              </w:rPr>
              <w:t>AND</w:t>
            </w:r>
          </w:p>
        </w:tc>
        <w:tc>
          <w:tcPr>
            <w:tcW w:w="2309" w:type="dxa"/>
            <w:tcBorders>
              <w:top w:val="single" w:sz="4" w:space="0" w:color="auto"/>
              <w:left w:val="single" w:sz="4" w:space="0" w:color="auto"/>
              <w:bottom w:val="single" w:sz="4" w:space="0" w:color="auto"/>
              <w:right w:val="single" w:sz="4" w:space="0" w:color="auto"/>
            </w:tcBorders>
            <w:vAlign w:val="center"/>
            <w:hideMark/>
          </w:tcPr>
          <w:p w:rsidR="00A368BD" w:rsidRDefault="00935523">
            <w:pPr>
              <w:tabs>
                <w:tab w:val="left" w:pos="1087"/>
              </w:tabs>
              <w:rPr>
                <w:rFonts w:cs="Arial"/>
                <w:noProof/>
                <w:lang w:val="de-DE"/>
              </w:rPr>
            </w:pPr>
            <w:r>
              <w:rPr>
                <w:noProof/>
                <w:lang w:val="de-DE"/>
              </w:rPr>
              <w:t>None</w:t>
            </w:r>
          </w:p>
        </w:tc>
        <w:tc>
          <w:tcPr>
            <w:tcW w:w="675" w:type="dxa"/>
            <w:tcBorders>
              <w:top w:val="single" w:sz="4" w:space="0" w:color="auto"/>
              <w:left w:val="single" w:sz="4" w:space="0" w:color="auto"/>
              <w:bottom w:val="single" w:sz="4" w:space="0" w:color="auto"/>
              <w:right w:val="single" w:sz="4" w:space="0" w:color="auto"/>
            </w:tcBorders>
            <w:vAlign w:val="center"/>
          </w:tcPr>
          <w:p w:rsidR="00A368BD" w:rsidRDefault="00935523" w:rsidP="00935523">
            <w:pPr>
              <w:numPr>
                <w:ilvl w:val="0"/>
                <w:numId w:val="8"/>
              </w:numPr>
              <w:tabs>
                <w:tab w:val="left" w:pos="1087"/>
              </w:tabs>
              <w:ind w:left="357" w:hanging="357"/>
              <w:rPr>
                <w:noProof/>
                <w:sz w:val="32"/>
                <w:szCs w:val="32"/>
                <w:lang w:val="de-DE"/>
              </w:rPr>
            </w:pPr>
          </w:p>
        </w:tc>
        <w:tc>
          <w:tcPr>
            <w:tcW w:w="3005" w:type="dxa"/>
            <w:tcBorders>
              <w:top w:val="single" w:sz="4" w:space="0" w:color="auto"/>
              <w:left w:val="single" w:sz="4" w:space="0" w:color="auto"/>
              <w:bottom w:val="single" w:sz="4" w:space="0" w:color="auto"/>
              <w:right w:val="single" w:sz="4" w:space="0" w:color="auto"/>
            </w:tcBorders>
            <w:vAlign w:val="center"/>
            <w:hideMark/>
          </w:tcPr>
          <w:p w:rsidR="00A368BD" w:rsidRDefault="00935523">
            <w:pPr>
              <w:tabs>
                <w:tab w:val="left" w:pos="1087"/>
              </w:tabs>
              <w:rPr>
                <w:rFonts w:cs="Arial"/>
                <w:lang w:val="de-DE" w:eastAsia="ja-JP"/>
              </w:rPr>
            </w:pPr>
            <w:r>
              <w:rPr>
                <w:lang w:val="de-DE"/>
              </w:rPr>
              <w:t>“0x0 Not pressed”</w:t>
            </w:r>
          </w:p>
        </w:tc>
      </w:tr>
      <w:tr w:rsidR="00A368BD" w:rsidTr="00A368BD">
        <w:trPr>
          <w:jc w:val="center"/>
        </w:trPr>
        <w:tc>
          <w:tcPr>
            <w:tcW w:w="2411" w:type="dxa"/>
            <w:tcBorders>
              <w:top w:val="single" w:sz="4" w:space="0" w:color="auto"/>
              <w:left w:val="single" w:sz="4" w:space="0" w:color="auto"/>
              <w:bottom w:val="single" w:sz="4" w:space="0" w:color="auto"/>
              <w:right w:val="single" w:sz="4" w:space="0" w:color="auto"/>
            </w:tcBorders>
            <w:vAlign w:val="center"/>
            <w:hideMark/>
          </w:tcPr>
          <w:p w:rsidR="00A368BD" w:rsidRDefault="00935523">
            <w:pPr>
              <w:rPr>
                <w:rFonts w:cs="Arial"/>
                <w:lang w:val="de-DE" w:eastAsia="ja-JP"/>
              </w:rPr>
            </w:pPr>
            <w:r>
              <w:rPr>
                <w:lang w:val="de-DE"/>
              </w:rPr>
              <w:t>p-hotkey menu shown</w:t>
            </w:r>
          </w:p>
        </w:tc>
        <w:tc>
          <w:tcPr>
            <w:tcW w:w="708" w:type="dxa"/>
            <w:tcBorders>
              <w:top w:val="single" w:sz="4" w:space="0" w:color="auto"/>
              <w:left w:val="single" w:sz="4" w:space="0" w:color="auto"/>
              <w:bottom w:val="single" w:sz="4" w:space="0" w:color="auto"/>
              <w:right w:val="single" w:sz="4" w:space="0" w:color="auto"/>
            </w:tcBorders>
            <w:vAlign w:val="center"/>
            <w:hideMark/>
          </w:tcPr>
          <w:p w:rsidR="00A368BD" w:rsidRDefault="00935523">
            <w:pPr>
              <w:tabs>
                <w:tab w:val="left" w:pos="1087"/>
              </w:tabs>
              <w:rPr>
                <w:rFonts w:cs="Arial"/>
                <w:noProof/>
                <w:lang w:val="de-DE"/>
              </w:rPr>
            </w:pPr>
            <w:r>
              <w:rPr>
                <w:b/>
                <w:lang w:val="de-DE"/>
              </w:rPr>
              <w:t>AND</w:t>
            </w:r>
          </w:p>
        </w:tc>
        <w:tc>
          <w:tcPr>
            <w:tcW w:w="2309" w:type="dxa"/>
            <w:tcBorders>
              <w:top w:val="single" w:sz="4" w:space="0" w:color="auto"/>
              <w:left w:val="single" w:sz="4" w:space="0" w:color="auto"/>
              <w:bottom w:val="single" w:sz="4" w:space="0" w:color="auto"/>
              <w:right w:val="single" w:sz="4" w:space="0" w:color="auto"/>
            </w:tcBorders>
            <w:vAlign w:val="center"/>
            <w:hideMark/>
          </w:tcPr>
          <w:p w:rsidR="00A368BD" w:rsidRDefault="00935523">
            <w:pPr>
              <w:tabs>
                <w:tab w:val="left" w:pos="1087"/>
              </w:tabs>
              <w:rPr>
                <w:rFonts w:cs="Arial"/>
                <w:noProof/>
              </w:rPr>
            </w:pPr>
            <w:r>
              <w:t>driver selects “BPA-option” of p-hotkey menu</w:t>
            </w:r>
          </w:p>
        </w:tc>
        <w:tc>
          <w:tcPr>
            <w:tcW w:w="675" w:type="dxa"/>
            <w:tcBorders>
              <w:top w:val="single" w:sz="4" w:space="0" w:color="auto"/>
              <w:left w:val="single" w:sz="4" w:space="0" w:color="auto"/>
              <w:bottom w:val="single" w:sz="4" w:space="0" w:color="auto"/>
              <w:right w:val="single" w:sz="4" w:space="0" w:color="auto"/>
            </w:tcBorders>
            <w:vAlign w:val="center"/>
          </w:tcPr>
          <w:p w:rsidR="00A368BD" w:rsidRDefault="00935523" w:rsidP="00935523">
            <w:pPr>
              <w:numPr>
                <w:ilvl w:val="0"/>
                <w:numId w:val="8"/>
              </w:numPr>
              <w:tabs>
                <w:tab w:val="left" w:pos="1087"/>
              </w:tabs>
              <w:ind w:left="357" w:hanging="357"/>
              <w:rPr>
                <w:sz w:val="32"/>
                <w:szCs w:val="32"/>
              </w:rPr>
            </w:pPr>
          </w:p>
        </w:tc>
        <w:tc>
          <w:tcPr>
            <w:tcW w:w="3005" w:type="dxa"/>
            <w:tcBorders>
              <w:top w:val="single" w:sz="4" w:space="0" w:color="auto"/>
              <w:left w:val="single" w:sz="4" w:space="0" w:color="auto"/>
              <w:bottom w:val="single" w:sz="4" w:space="0" w:color="auto"/>
              <w:right w:val="single" w:sz="4" w:space="0" w:color="auto"/>
            </w:tcBorders>
            <w:vAlign w:val="center"/>
            <w:hideMark/>
          </w:tcPr>
          <w:p w:rsidR="00A368BD" w:rsidRDefault="00935523">
            <w:pPr>
              <w:tabs>
                <w:tab w:val="left" w:pos="1087"/>
              </w:tabs>
              <w:rPr>
                <w:rFonts w:cs="Arial"/>
                <w:lang w:val="de-DE" w:eastAsia="ja-JP"/>
              </w:rPr>
            </w:pPr>
            <w:r>
              <w:rPr>
                <w:lang w:val="de-DE"/>
              </w:rPr>
              <w:t>“0x0 Not pressed”</w:t>
            </w:r>
          </w:p>
        </w:tc>
      </w:tr>
      <w:tr w:rsidR="00A368BD" w:rsidTr="00A368BD">
        <w:trPr>
          <w:jc w:val="center"/>
        </w:trPr>
        <w:tc>
          <w:tcPr>
            <w:tcW w:w="2411" w:type="dxa"/>
            <w:tcBorders>
              <w:top w:val="single" w:sz="4" w:space="0" w:color="auto"/>
              <w:left w:val="single" w:sz="4" w:space="0" w:color="auto"/>
              <w:bottom w:val="single" w:sz="4" w:space="0" w:color="auto"/>
              <w:right w:val="single" w:sz="4" w:space="0" w:color="auto"/>
            </w:tcBorders>
            <w:vAlign w:val="center"/>
            <w:hideMark/>
          </w:tcPr>
          <w:p w:rsidR="00A368BD" w:rsidRDefault="00935523">
            <w:pPr>
              <w:rPr>
                <w:rFonts w:cs="Arial"/>
                <w:lang w:val="de-DE" w:eastAsia="ja-JP"/>
              </w:rPr>
            </w:pPr>
            <w:r>
              <w:rPr>
                <w:lang w:val="de-DE"/>
              </w:rPr>
              <w:t>p-hotkey menu shown</w:t>
            </w:r>
          </w:p>
        </w:tc>
        <w:tc>
          <w:tcPr>
            <w:tcW w:w="708" w:type="dxa"/>
            <w:tcBorders>
              <w:top w:val="single" w:sz="4" w:space="0" w:color="auto"/>
              <w:left w:val="single" w:sz="4" w:space="0" w:color="auto"/>
              <w:bottom w:val="single" w:sz="4" w:space="0" w:color="auto"/>
              <w:right w:val="single" w:sz="4" w:space="0" w:color="auto"/>
            </w:tcBorders>
            <w:vAlign w:val="center"/>
            <w:hideMark/>
          </w:tcPr>
          <w:p w:rsidR="00A368BD" w:rsidRDefault="00935523">
            <w:pPr>
              <w:tabs>
                <w:tab w:val="left" w:pos="1087"/>
              </w:tabs>
              <w:rPr>
                <w:rFonts w:cs="Arial"/>
                <w:noProof/>
                <w:lang w:val="de-DE"/>
              </w:rPr>
            </w:pPr>
            <w:r>
              <w:rPr>
                <w:b/>
                <w:lang w:val="de-DE"/>
              </w:rPr>
              <w:t>AND</w:t>
            </w:r>
          </w:p>
        </w:tc>
        <w:tc>
          <w:tcPr>
            <w:tcW w:w="2309" w:type="dxa"/>
            <w:tcBorders>
              <w:top w:val="single" w:sz="4" w:space="0" w:color="auto"/>
              <w:left w:val="single" w:sz="4" w:space="0" w:color="auto"/>
              <w:bottom w:val="single" w:sz="4" w:space="0" w:color="auto"/>
              <w:right w:val="single" w:sz="4" w:space="0" w:color="auto"/>
            </w:tcBorders>
            <w:vAlign w:val="center"/>
            <w:hideMark/>
          </w:tcPr>
          <w:p w:rsidR="00A368BD" w:rsidRDefault="00935523">
            <w:pPr>
              <w:tabs>
                <w:tab w:val="left" w:pos="1087"/>
              </w:tabs>
              <w:rPr>
                <w:rFonts w:cs="Arial"/>
                <w:noProof/>
              </w:rPr>
            </w:pPr>
            <w:r>
              <w:t xml:space="preserve">driver </w:t>
            </w:r>
            <w:r>
              <w:t>selects “Other-option” of p-hotkey menu</w:t>
            </w:r>
          </w:p>
        </w:tc>
        <w:tc>
          <w:tcPr>
            <w:tcW w:w="675" w:type="dxa"/>
            <w:tcBorders>
              <w:top w:val="single" w:sz="4" w:space="0" w:color="auto"/>
              <w:left w:val="single" w:sz="4" w:space="0" w:color="auto"/>
              <w:bottom w:val="single" w:sz="4" w:space="0" w:color="auto"/>
              <w:right w:val="single" w:sz="4" w:space="0" w:color="auto"/>
            </w:tcBorders>
            <w:vAlign w:val="center"/>
          </w:tcPr>
          <w:p w:rsidR="00A368BD" w:rsidRDefault="00935523" w:rsidP="00935523">
            <w:pPr>
              <w:numPr>
                <w:ilvl w:val="0"/>
                <w:numId w:val="8"/>
              </w:numPr>
              <w:tabs>
                <w:tab w:val="left" w:pos="1087"/>
              </w:tabs>
              <w:ind w:left="357" w:hanging="357"/>
              <w:rPr>
                <w:sz w:val="32"/>
                <w:szCs w:val="32"/>
              </w:rPr>
            </w:pPr>
          </w:p>
        </w:tc>
        <w:tc>
          <w:tcPr>
            <w:tcW w:w="3005" w:type="dxa"/>
            <w:tcBorders>
              <w:top w:val="single" w:sz="4" w:space="0" w:color="auto"/>
              <w:left w:val="single" w:sz="4" w:space="0" w:color="auto"/>
              <w:bottom w:val="single" w:sz="4" w:space="0" w:color="auto"/>
              <w:right w:val="single" w:sz="4" w:space="0" w:color="auto"/>
            </w:tcBorders>
            <w:vAlign w:val="center"/>
            <w:hideMark/>
          </w:tcPr>
          <w:p w:rsidR="00A368BD" w:rsidRDefault="00935523">
            <w:pPr>
              <w:tabs>
                <w:tab w:val="left" w:pos="1087"/>
              </w:tabs>
              <w:rPr>
                <w:rFonts w:cs="Arial"/>
                <w:lang w:val="de-DE" w:eastAsia="ja-JP"/>
              </w:rPr>
            </w:pPr>
            <w:r>
              <w:rPr>
                <w:lang w:val="de-DE"/>
              </w:rPr>
              <w:t>“0x0 Not pressed”</w:t>
            </w:r>
          </w:p>
        </w:tc>
      </w:tr>
      <w:tr w:rsidR="00A368BD" w:rsidTr="00A368BD">
        <w:trPr>
          <w:jc w:val="center"/>
        </w:trPr>
        <w:tc>
          <w:tcPr>
            <w:tcW w:w="2411" w:type="dxa"/>
            <w:tcBorders>
              <w:top w:val="single" w:sz="4" w:space="0" w:color="auto"/>
              <w:left w:val="single" w:sz="4" w:space="0" w:color="auto"/>
              <w:bottom w:val="single" w:sz="4" w:space="0" w:color="auto"/>
              <w:right w:val="single" w:sz="4" w:space="0" w:color="auto"/>
            </w:tcBorders>
            <w:vAlign w:val="center"/>
            <w:hideMark/>
          </w:tcPr>
          <w:p w:rsidR="00A368BD" w:rsidRDefault="00935523">
            <w:pPr>
              <w:rPr>
                <w:rFonts w:cs="Arial"/>
                <w:lang w:eastAsia="ja-JP"/>
              </w:rPr>
            </w:pPr>
            <w:r>
              <w:t>p-hotkey menu shown by P-Hotkey Hardbutton Actuation</w:t>
            </w:r>
          </w:p>
        </w:tc>
        <w:tc>
          <w:tcPr>
            <w:tcW w:w="708" w:type="dxa"/>
            <w:tcBorders>
              <w:top w:val="single" w:sz="4" w:space="0" w:color="auto"/>
              <w:left w:val="single" w:sz="4" w:space="0" w:color="auto"/>
              <w:bottom w:val="single" w:sz="4" w:space="0" w:color="auto"/>
              <w:right w:val="single" w:sz="4" w:space="0" w:color="auto"/>
            </w:tcBorders>
            <w:vAlign w:val="center"/>
            <w:hideMark/>
          </w:tcPr>
          <w:p w:rsidR="00A368BD" w:rsidRDefault="00935523">
            <w:pPr>
              <w:rPr>
                <w:rFonts w:cs="Arial"/>
                <w:noProof/>
                <w:lang w:val="de-DE"/>
              </w:rPr>
            </w:pPr>
            <w:r>
              <w:rPr>
                <w:b/>
                <w:lang w:val="de-DE"/>
              </w:rPr>
              <w:t>AND</w:t>
            </w:r>
          </w:p>
        </w:tc>
        <w:tc>
          <w:tcPr>
            <w:tcW w:w="2309" w:type="dxa"/>
            <w:tcBorders>
              <w:top w:val="single" w:sz="4" w:space="0" w:color="auto"/>
              <w:left w:val="single" w:sz="4" w:space="0" w:color="auto"/>
              <w:bottom w:val="single" w:sz="4" w:space="0" w:color="auto"/>
              <w:right w:val="single" w:sz="4" w:space="0" w:color="auto"/>
            </w:tcBorders>
            <w:vAlign w:val="center"/>
            <w:hideMark/>
          </w:tcPr>
          <w:p w:rsidR="00A368BD" w:rsidRDefault="00935523">
            <w:pPr>
              <w:rPr>
                <w:rFonts w:cs="Arial"/>
                <w:noProof/>
              </w:rPr>
            </w:pPr>
            <w:r>
              <w:t>driver selects “APA-option” of p-hotkey menu</w:t>
            </w:r>
          </w:p>
        </w:tc>
        <w:tc>
          <w:tcPr>
            <w:tcW w:w="675" w:type="dxa"/>
            <w:tcBorders>
              <w:top w:val="single" w:sz="4" w:space="0" w:color="auto"/>
              <w:left w:val="single" w:sz="4" w:space="0" w:color="auto"/>
              <w:bottom w:val="single" w:sz="4" w:space="0" w:color="auto"/>
              <w:right w:val="single" w:sz="4" w:space="0" w:color="auto"/>
            </w:tcBorders>
            <w:vAlign w:val="center"/>
          </w:tcPr>
          <w:p w:rsidR="00A368BD" w:rsidRDefault="00935523" w:rsidP="00935523">
            <w:pPr>
              <w:numPr>
                <w:ilvl w:val="0"/>
                <w:numId w:val="8"/>
              </w:numPr>
              <w:ind w:left="357" w:hanging="357"/>
              <w:rPr>
                <w:sz w:val="32"/>
                <w:szCs w:val="32"/>
              </w:rPr>
            </w:pPr>
          </w:p>
        </w:tc>
        <w:tc>
          <w:tcPr>
            <w:tcW w:w="3005" w:type="dxa"/>
            <w:tcBorders>
              <w:top w:val="single" w:sz="4" w:space="0" w:color="auto"/>
              <w:left w:val="single" w:sz="4" w:space="0" w:color="auto"/>
              <w:bottom w:val="single" w:sz="4" w:space="0" w:color="auto"/>
              <w:right w:val="single" w:sz="4" w:space="0" w:color="auto"/>
            </w:tcBorders>
            <w:vAlign w:val="center"/>
            <w:hideMark/>
          </w:tcPr>
          <w:p w:rsidR="00A368BD" w:rsidRDefault="00935523">
            <w:pPr>
              <w:rPr>
                <w:rFonts w:cs="Arial"/>
                <w:lang w:val="de-DE" w:eastAsia="ja-JP"/>
              </w:rPr>
            </w:pPr>
            <w:r>
              <w:rPr>
                <w:lang w:val="de-DE"/>
              </w:rPr>
              <w:t>Cycle</w:t>
            </w:r>
          </w:p>
        </w:tc>
      </w:tr>
      <w:tr w:rsidR="00A368BD" w:rsidTr="00A368BD">
        <w:trPr>
          <w:jc w:val="center"/>
        </w:trPr>
        <w:tc>
          <w:tcPr>
            <w:tcW w:w="2411" w:type="dxa"/>
            <w:tcBorders>
              <w:top w:val="single" w:sz="4" w:space="0" w:color="auto"/>
              <w:left w:val="single" w:sz="4" w:space="0" w:color="auto"/>
              <w:bottom w:val="single" w:sz="4" w:space="0" w:color="auto"/>
              <w:right w:val="single" w:sz="4" w:space="0" w:color="auto"/>
            </w:tcBorders>
            <w:vAlign w:val="center"/>
            <w:hideMark/>
          </w:tcPr>
          <w:p w:rsidR="00A368BD" w:rsidRDefault="00935523">
            <w:r>
              <w:t>P-Hotkey Menu shown but |P| Hotkey not used to open P-Hotkey Menu</w:t>
            </w:r>
          </w:p>
        </w:tc>
        <w:tc>
          <w:tcPr>
            <w:tcW w:w="708" w:type="dxa"/>
            <w:tcBorders>
              <w:top w:val="single" w:sz="4" w:space="0" w:color="auto"/>
              <w:left w:val="single" w:sz="4" w:space="0" w:color="auto"/>
              <w:bottom w:val="single" w:sz="4" w:space="0" w:color="auto"/>
              <w:right w:val="single" w:sz="4" w:space="0" w:color="auto"/>
            </w:tcBorders>
            <w:vAlign w:val="center"/>
            <w:hideMark/>
          </w:tcPr>
          <w:p w:rsidR="00A368BD" w:rsidRDefault="00935523">
            <w:pPr>
              <w:rPr>
                <w:b/>
                <w:lang w:val="de-DE"/>
              </w:rPr>
            </w:pPr>
            <w:r>
              <w:rPr>
                <w:b/>
              </w:rPr>
              <w:t>AND</w:t>
            </w:r>
          </w:p>
        </w:tc>
        <w:tc>
          <w:tcPr>
            <w:tcW w:w="2309" w:type="dxa"/>
            <w:tcBorders>
              <w:top w:val="single" w:sz="4" w:space="0" w:color="auto"/>
              <w:left w:val="single" w:sz="4" w:space="0" w:color="auto"/>
              <w:bottom w:val="single" w:sz="4" w:space="0" w:color="auto"/>
              <w:right w:val="single" w:sz="4" w:space="0" w:color="auto"/>
            </w:tcBorders>
            <w:vAlign w:val="center"/>
            <w:hideMark/>
          </w:tcPr>
          <w:p w:rsidR="00A368BD" w:rsidRDefault="00935523">
            <w:r>
              <w:t xml:space="preserve">Driver selects </w:t>
            </w:r>
            <w:r>
              <w:t>“APA-option” of p-hotkey menu</w:t>
            </w:r>
          </w:p>
        </w:tc>
        <w:tc>
          <w:tcPr>
            <w:tcW w:w="675" w:type="dxa"/>
            <w:tcBorders>
              <w:top w:val="single" w:sz="4" w:space="0" w:color="auto"/>
              <w:left w:val="single" w:sz="4" w:space="0" w:color="auto"/>
              <w:bottom w:val="single" w:sz="4" w:space="0" w:color="auto"/>
              <w:right w:val="single" w:sz="4" w:space="0" w:color="auto"/>
            </w:tcBorders>
            <w:vAlign w:val="center"/>
          </w:tcPr>
          <w:p w:rsidR="00A368BD" w:rsidRDefault="00935523" w:rsidP="00935523">
            <w:pPr>
              <w:numPr>
                <w:ilvl w:val="0"/>
                <w:numId w:val="8"/>
              </w:numPr>
              <w:ind w:left="357" w:hanging="357"/>
              <w:rPr>
                <w:sz w:val="32"/>
                <w:szCs w:val="32"/>
              </w:rPr>
            </w:pPr>
          </w:p>
        </w:tc>
        <w:tc>
          <w:tcPr>
            <w:tcW w:w="3005" w:type="dxa"/>
            <w:tcBorders>
              <w:top w:val="single" w:sz="4" w:space="0" w:color="auto"/>
              <w:left w:val="single" w:sz="4" w:space="0" w:color="auto"/>
              <w:bottom w:val="single" w:sz="4" w:space="0" w:color="auto"/>
              <w:right w:val="single" w:sz="4" w:space="0" w:color="auto"/>
            </w:tcBorders>
            <w:vAlign w:val="center"/>
            <w:hideMark/>
          </w:tcPr>
          <w:p w:rsidR="00A368BD" w:rsidRDefault="00935523">
            <w:pPr>
              <w:rPr>
                <w:lang w:val="de-DE"/>
              </w:rPr>
            </w:pPr>
            <w:r>
              <w:t>“0x0 Not pressed”</w:t>
            </w:r>
          </w:p>
        </w:tc>
      </w:tr>
      <w:tr w:rsidR="00A368BD" w:rsidTr="00A368BD">
        <w:trPr>
          <w:jc w:val="center"/>
        </w:trPr>
        <w:tc>
          <w:tcPr>
            <w:tcW w:w="2411" w:type="dxa"/>
            <w:tcBorders>
              <w:top w:val="single" w:sz="4" w:space="0" w:color="auto"/>
              <w:left w:val="single" w:sz="4" w:space="0" w:color="auto"/>
              <w:bottom w:val="single" w:sz="4" w:space="0" w:color="auto"/>
              <w:right w:val="single" w:sz="4" w:space="0" w:color="auto"/>
            </w:tcBorders>
            <w:vAlign w:val="center"/>
            <w:hideMark/>
          </w:tcPr>
          <w:p w:rsidR="00A368BD" w:rsidRDefault="00935523">
            <w:r>
              <w:t>“Press |P|-Hotkey to confirm APA selection” text shown</w:t>
            </w:r>
          </w:p>
        </w:tc>
        <w:tc>
          <w:tcPr>
            <w:tcW w:w="708" w:type="dxa"/>
            <w:tcBorders>
              <w:top w:val="single" w:sz="4" w:space="0" w:color="auto"/>
              <w:left w:val="single" w:sz="4" w:space="0" w:color="auto"/>
              <w:bottom w:val="single" w:sz="4" w:space="0" w:color="auto"/>
              <w:right w:val="single" w:sz="4" w:space="0" w:color="auto"/>
            </w:tcBorders>
            <w:vAlign w:val="center"/>
            <w:hideMark/>
          </w:tcPr>
          <w:p w:rsidR="00A368BD" w:rsidRDefault="00935523">
            <w:pPr>
              <w:rPr>
                <w:b/>
                <w:lang w:val="de-DE"/>
              </w:rPr>
            </w:pPr>
            <w:r>
              <w:rPr>
                <w:b/>
              </w:rPr>
              <w:t>AND</w:t>
            </w:r>
          </w:p>
        </w:tc>
        <w:tc>
          <w:tcPr>
            <w:tcW w:w="2309" w:type="dxa"/>
            <w:tcBorders>
              <w:top w:val="single" w:sz="4" w:space="0" w:color="auto"/>
              <w:left w:val="single" w:sz="4" w:space="0" w:color="auto"/>
              <w:bottom w:val="single" w:sz="4" w:space="0" w:color="auto"/>
              <w:right w:val="single" w:sz="4" w:space="0" w:color="auto"/>
            </w:tcBorders>
            <w:vAlign w:val="center"/>
            <w:hideMark/>
          </w:tcPr>
          <w:p w:rsidR="00A368BD" w:rsidRDefault="00935523">
            <w:r>
              <w:t>[PrkAidSwtch_B_Stat] transition from 0x0 “Not pressed” to 0x1 “Pressed”</w:t>
            </w:r>
          </w:p>
        </w:tc>
        <w:tc>
          <w:tcPr>
            <w:tcW w:w="675" w:type="dxa"/>
            <w:tcBorders>
              <w:top w:val="single" w:sz="4" w:space="0" w:color="auto"/>
              <w:left w:val="single" w:sz="4" w:space="0" w:color="auto"/>
              <w:bottom w:val="single" w:sz="4" w:space="0" w:color="auto"/>
              <w:right w:val="single" w:sz="4" w:space="0" w:color="auto"/>
            </w:tcBorders>
            <w:vAlign w:val="center"/>
          </w:tcPr>
          <w:p w:rsidR="00A368BD" w:rsidRDefault="00935523" w:rsidP="00935523">
            <w:pPr>
              <w:numPr>
                <w:ilvl w:val="0"/>
                <w:numId w:val="8"/>
              </w:numPr>
              <w:ind w:left="357" w:hanging="357"/>
              <w:rPr>
                <w:sz w:val="32"/>
                <w:szCs w:val="32"/>
              </w:rPr>
            </w:pPr>
          </w:p>
        </w:tc>
        <w:tc>
          <w:tcPr>
            <w:tcW w:w="3005" w:type="dxa"/>
            <w:tcBorders>
              <w:top w:val="single" w:sz="4" w:space="0" w:color="auto"/>
              <w:left w:val="single" w:sz="4" w:space="0" w:color="auto"/>
              <w:bottom w:val="single" w:sz="4" w:space="0" w:color="auto"/>
              <w:right w:val="single" w:sz="4" w:space="0" w:color="auto"/>
            </w:tcBorders>
            <w:vAlign w:val="center"/>
            <w:hideMark/>
          </w:tcPr>
          <w:p w:rsidR="00A368BD" w:rsidRDefault="00935523">
            <w:pPr>
              <w:rPr>
                <w:lang w:val="de-DE"/>
              </w:rPr>
            </w:pPr>
            <w:r>
              <w:t>Cycle</w:t>
            </w:r>
          </w:p>
        </w:tc>
      </w:tr>
      <w:tr w:rsidR="00A368BD" w:rsidTr="00A368BD">
        <w:trPr>
          <w:jc w:val="center"/>
        </w:trPr>
        <w:tc>
          <w:tcPr>
            <w:tcW w:w="2411" w:type="dxa"/>
            <w:tcBorders>
              <w:top w:val="single" w:sz="4" w:space="0" w:color="auto"/>
              <w:left w:val="single" w:sz="4" w:space="0" w:color="auto"/>
              <w:bottom w:val="single" w:sz="4" w:space="0" w:color="auto"/>
              <w:right w:val="single" w:sz="4" w:space="0" w:color="auto"/>
            </w:tcBorders>
            <w:vAlign w:val="center"/>
            <w:hideMark/>
          </w:tcPr>
          <w:p w:rsidR="00A368BD" w:rsidRDefault="00935523">
            <w:r>
              <w:t>p-hotkey menu shown and APA option is available</w:t>
            </w:r>
          </w:p>
        </w:tc>
        <w:tc>
          <w:tcPr>
            <w:tcW w:w="708" w:type="dxa"/>
            <w:tcBorders>
              <w:top w:val="single" w:sz="4" w:space="0" w:color="auto"/>
              <w:left w:val="single" w:sz="4" w:space="0" w:color="auto"/>
              <w:bottom w:val="single" w:sz="4" w:space="0" w:color="auto"/>
              <w:right w:val="single" w:sz="4" w:space="0" w:color="auto"/>
            </w:tcBorders>
            <w:vAlign w:val="center"/>
            <w:hideMark/>
          </w:tcPr>
          <w:p w:rsidR="00A368BD" w:rsidRDefault="00935523">
            <w:pPr>
              <w:rPr>
                <w:b/>
                <w:lang w:val="de-DE"/>
              </w:rPr>
            </w:pPr>
            <w:r>
              <w:rPr>
                <w:b/>
              </w:rPr>
              <w:t>AND</w:t>
            </w:r>
          </w:p>
        </w:tc>
        <w:tc>
          <w:tcPr>
            <w:tcW w:w="2309" w:type="dxa"/>
            <w:tcBorders>
              <w:top w:val="single" w:sz="4" w:space="0" w:color="auto"/>
              <w:left w:val="single" w:sz="4" w:space="0" w:color="auto"/>
              <w:bottom w:val="single" w:sz="4" w:space="0" w:color="auto"/>
              <w:right w:val="single" w:sz="4" w:space="0" w:color="auto"/>
            </w:tcBorders>
            <w:vAlign w:val="center"/>
            <w:hideMark/>
          </w:tcPr>
          <w:p w:rsidR="00A368BD" w:rsidRDefault="00935523">
            <w:r>
              <w:t xml:space="preserve">driver selects </w:t>
            </w:r>
            <w:r>
              <w:t>“APA-option” of p-hotkey menu</w:t>
            </w:r>
          </w:p>
        </w:tc>
        <w:tc>
          <w:tcPr>
            <w:tcW w:w="675" w:type="dxa"/>
            <w:tcBorders>
              <w:top w:val="single" w:sz="4" w:space="0" w:color="auto"/>
              <w:left w:val="single" w:sz="4" w:space="0" w:color="auto"/>
              <w:bottom w:val="single" w:sz="4" w:space="0" w:color="auto"/>
              <w:right w:val="single" w:sz="4" w:space="0" w:color="auto"/>
            </w:tcBorders>
            <w:vAlign w:val="center"/>
          </w:tcPr>
          <w:p w:rsidR="00A368BD" w:rsidRDefault="00935523" w:rsidP="00935523">
            <w:pPr>
              <w:numPr>
                <w:ilvl w:val="0"/>
                <w:numId w:val="8"/>
              </w:numPr>
              <w:ind w:left="357" w:hanging="357"/>
              <w:rPr>
                <w:sz w:val="32"/>
                <w:szCs w:val="32"/>
              </w:rPr>
            </w:pPr>
          </w:p>
        </w:tc>
        <w:tc>
          <w:tcPr>
            <w:tcW w:w="3005" w:type="dxa"/>
            <w:tcBorders>
              <w:top w:val="single" w:sz="4" w:space="0" w:color="auto"/>
              <w:left w:val="single" w:sz="4" w:space="0" w:color="auto"/>
              <w:bottom w:val="single" w:sz="4" w:space="0" w:color="auto"/>
              <w:right w:val="single" w:sz="4" w:space="0" w:color="auto"/>
            </w:tcBorders>
            <w:vAlign w:val="center"/>
            <w:hideMark/>
          </w:tcPr>
          <w:p w:rsidR="00A368BD" w:rsidRDefault="00935523">
            <w:pPr>
              <w:rPr>
                <w:lang w:val="de-DE"/>
              </w:rPr>
            </w:pPr>
            <w:r>
              <w:rPr>
                <w:lang w:val="de-DE"/>
              </w:rPr>
              <w:t>Cycle</w:t>
            </w:r>
          </w:p>
        </w:tc>
      </w:tr>
    </w:tbl>
    <w:p w:rsidR="00A368BD" w:rsidRDefault="00935523" w:rsidP="00D315A5"/>
    <w:p w:rsidR="00A368BD" w:rsidRPr="00D315A5" w:rsidRDefault="00935523" w:rsidP="00D315A5"/>
    <w:p w:rsidR="00D315A5" w:rsidRDefault="00935523" w:rsidP="00D315A5">
      <w:r w:rsidRPr="00D315A5">
        <w:t>HMI sys</w:t>
      </w:r>
      <w:r>
        <w:t xml:space="preserve">tem logic for </w:t>
      </w:r>
      <w:r w:rsidRPr="001C43FD">
        <w:t xml:space="preserve">ApaSwtch_D_RqMnu </w:t>
      </w:r>
      <w:r w:rsidRPr="00D315A5">
        <w:t>– Change from 0x0 to “other”</w:t>
      </w:r>
    </w:p>
    <w:p w:rsidR="003375EB" w:rsidRPr="00D315A5" w:rsidRDefault="00935523" w:rsidP="00D315A5">
      <w:r>
        <w:t>(P-HotkeyReq036</w:t>
      </w:r>
      <w:r w:rsidRPr="007D4B25">
        <w:t>)</w:t>
      </w:r>
    </w:p>
    <w:p w:rsidR="00CC6E4C" w:rsidRPr="00CC6E4C" w:rsidRDefault="00CC6E4C" w:rsidP="00CC6E4C">
      <w:pPr>
        <w:pStyle w:val="Heading4"/>
        <w:rPr>
          <w:b w:val="0"/>
          <w:u w:val="single"/>
        </w:rPr>
      </w:pPr>
      <w:r w:rsidRPr="00CC6E4C">
        <w:rPr>
          <w:b w:val="0"/>
          <w:u w:val="single"/>
        </w:rPr>
        <w:t>CAMERA-FUR-REQ-235912/D-HotKey Shortcut Menu Signal Processing Requirements 6</w:t>
      </w:r>
    </w:p>
    <w:p w:rsidR="00BD5255" w:rsidRDefault="00935523" w:rsidP="00BD5255">
      <w:r>
        <w:t xml:space="preserve">The HMI system shall change the </w:t>
      </w:r>
      <w:r>
        <w:t>state of the signal [ApaMdeStat_D_RqDrv] as per the following tables.</w:t>
      </w:r>
    </w:p>
    <w:p w:rsidR="00BD5255" w:rsidRDefault="00935523" w:rsidP="00BD5255">
      <w:pPr>
        <w:rPr>
          <w:b/>
          <w:i/>
        </w:rPr>
      </w:pPr>
      <w:r>
        <w:rPr>
          <w:b/>
          <w:i/>
        </w:rPr>
        <w:lastRenderedPageBreak/>
        <w:t>Note:</w:t>
      </w:r>
    </w:p>
    <w:p w:rsidR="00BD5255" w:rsidRDefault="00935523" w:rsidP="00BD5255">
      <w:pPr>
        <w:rPr>
          <w:i/>
        </w:rPr>
      </w:pPr>
      <w:r>
        <w:rPr>
          <w:i/>
        </w:rPr>
        <w:t xml:space="preserve">The logic with respect to the state of [ApaMdeStat_D_RqDrv] and [ApaMde_D_Stat] is already in place today. This table should not be in conflict with that existing logic, but is </w:t>
      </w:r>
      <w:r>
        <w:rPr>
          <w:i/>
        </w:rPr>
        <w:t>added here to complete this specification.</w:t>
      </w:r>
    </w:p>
    <w:p w:rsidR="00577746" w:rsidRDefault="00935523" w:rsidP="00BD5255"/>
    <w:tbl>
      <w:tblPr>
        <w:tblStyle w:val="TableGrid"/>
        <w:tblW w:w="0" w:type="auto"/>
        <w:jc w:val="center"/>
        <w:tblLook w:val="04A0" w:firstRow="1" w:lastRow="0" w:firstColumn="1" w:lastColumn="0" w:noHBand="0" w:noVBand="1"/>
      </w:tblPr>
      <w:tblGrid>
        <w:gridCol w:w="516"/>
        <w:gridCol w:w="2452"/>
        <w:gridCol w:w="693"/>
        <w:gridCol w:w="2599"/>
        <w:gridCol w:w="321"/>
        <w:gridCol w:w="2995"/>
      </w:tblGrid>
      <w:tr w:rsidR="00577746" w:rsidTr="00577746">
        <w:trPr>
          <w:jc w:val="center"/>
        </w:trPr>
        <w:tc>
          <w:tcPr>
            <w:tcW w:w="516" w:type="dxa"/>
            <w:tcBorders>
              <w:top w:val="single" w:sz="4" w:space="0" w:color="auto"/>
              <w:left w:val="single" w:sz="4" w:space="0" w:color="auto"/>
              <w:bottom w:val="single" w:sz="4" w:space="0" w:color="auto"/>
              <w:right w:val="single" w:sz="4" w:space="0" w:color="auto"/>
            </w:tcBorders>
            <w:shd w:val="pct10" w:color="auto" w:fill="auto"/>
          </w:tcPr>
          <w:p w:rsidR="00577746" w:rsidRDefault="00935523">
            <w:pPr>
              <w:rPr>
                <w:rFonts w:cs="Arial"/>
                <w:b/>
                <w:lang w:eastAsia="ja-JP"/>
              </w:rPr>
            </w:pPr>
          </w:p>
        </w:tc>
        <w:tc>
          <w:tcPr>
            <w:tcW w:w="2452" w:type="dxa"/>
            <w:tcBorders>
              <w:top w:val="single" w:sz="4" w:space="0" w:color="auto"/>
              <w:left w:val="single" w:sz="4" w:space="0" w:color="auto"/>
              <w:bottom w:val="single" w:sz="4" w:space="0" w:color="auto"/>
              <w:right w:val="single" w:sz="4" w:space="0" w:color="auto"/>
            </w:tcBorders>
            <w:shd w:val="pct10" w:color="auto" w:fill="auto"/>
            <w:hideMark/>
          </w:tcPr>
          <w:p w:rsidR="00577746" w:rsidRDefault="00935523">
            <w:pPr>
              <w:rPr>
                <w:rFonts w:cs="Arial"/>
                <w:b/>
                <w:lang w:val="de-DE" w:eastAsia="ja-JP"/>
              </w:rPr>
            </w:pPr>
            <w:r>
              <w:rPr>
                <w:b/>
                <w:lang w:val="de-DE"/>
              </w:rPr>
              <w:t>HMI screen</w:t>
            </w:r>
          </w:p>
        </w:tc>
        <w:tc>
          <w:tcPr>
            <w:tcW w:w="693" w:type="dxa"/>
            <w:tcBorders>
              <w:top w:val="single" w:sz="4" w:space="0" w:color="auto"/>
              <w:left w:val="single" w:sz="4" w:space="0" w:color="auto"/>
              <w:bottom w:val="single" w:sz="4" w:space="0" w:color="auto"/>
              <w:right w:val="single" w:sz="4" w:space="0" w:color="auto"/>
            </w:tcBorders>
            <w:shd w:val="pct10" w:color="auto" w:fill="auto"/>
          </w:tcPr>
          <w:p w:rsidR="00577746" w:rsidRDefault="00935523">
            <w:pPr>
              <w:rPr>
                <w:rFonts w:cs="Arial"/>
                <w:b/>
                <w:lang w:val="de-DE" w:eastAsia="ja-JP"/>
              </w:rPr>
            </w:pPr>
          </w:p>
        </w:tc>
        <w:tc>
          <w:tcPr>
            <w:tcW w:w="2599" w:type="dxa"/>
            <w:tcBorders>
              <w:top w:val="single" w:sz="4" w:space="0" w:color="auto"/>
              <w:left w:val="single" w:sz="4" w:space="0" w:color="auto"/>
              <w:bottom w:val="single" w:sz="4" w:space="0" w:color="auto"/>
              <w:right w:val="single" w:sz="4" w:space="0" w:color="auto"/>
            </w:tcBorders>
            <w:shd w:val="pct10" w:color="auto" w:fill="auto"/>
            <w:hideMark/>
          </w:tcPr>
          <w:p w:rsidR="00577746" w:rsidRDefault="00935523">
            <w:pPr>
              <w:rPr>
                <w:rFonts w:cs="Arial"/>
                <w:b/>
                <w:lang w:val="de-DE" w:eastAsia="ja-JP"/>
              </w:rPr>
            </w:pPr>
            <w:r>
              <w:rPr>
                <w:b/>
                <w:lang w:val="de-DE"/>
              </w:rPr>
              <w:t>driver action / menu state</w:t>
            </w:r>
          </w:p>
        </w:tc>
        <w:tc>
          <w:tcPr>
            <w:tcW w:w="321" w:type="dxa"/>
            <w:tcBorders>
              <w:top w:val="single" w:sz="4" w:space="0" w:color="auto"/>
              <w:left w:val="single" w:sz="4" w:space="0" w:color="auto"/>
              <w:bottom w:val="single" w:sz="4" w:space="0" w:color="auto"/>
              <w:right w:val="single" w:sz="4" w:space="0" w:color="auto"/>
            </w:tcBorders>
            <w:shd w:val="pct10" w:color="auto" w:fill="auto"/>
          </w:tcPr>
          <w:p w:rsidR="00577746" w:rsidRDefault="00935523">
            <w:pPr>
              <w:rPr>
                <w:rFonts w:cs="Arial"/>
                <w:b/>
                <w:lang w:val="de-DE" w:eastAsia="ja-JP"/>
              </w:rPr>
            </w:pPr>
          </w:p>
        </w:tc>
        <w:tc>
          <w:tcPr>
            <w:tcW w:w="2995" w:type="dxa"/>
            <w:tcBorders>
              <w:top w:val="single" w:sz="4" w:space="0" w:color="auto"/>
              <w:left w:val="single" w:sz="4" w:space="0" w:color="auto"/>
              <w:bottom w:val="single" w:sz="4" w:space="0" w:color="auto"/>
              <w:right w:val="single" w:sz="4" w:space="0" w:color="auto"/>
            </w:tcBorders>
            <w:shd w:val="pct10" w:color="auto" w:fill="auto"/>
            <w:hideMark/>
          </w:tcPr>
          <w:p w:rsidR="00577746" w:rsidRDefault="00935523">
            <w:pPr>
              <w:rPr>
                <w:rFonts w:cs="Arial"/>
                <w:b/>
                <w:lang w:eastAsia="ja-JP"/>
              </w:rPr>
            </w:pPr>
            <w:r>
              <w:rPr>
                <w:b/>
              </w:rPr>
              <w:t>State of [ApaMdeStat_D_RqDrv]</w:t>
            </w:r>
          </w:p>
        </w:tc>
      </w:tr>
      <w:tr w:rsidR="00577746" w:rsidTr="00577746">
        <w:trPr>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val="de-DE" w:eastAsia="ja-JP"/>
              </w:rPr>
            </w:pPr>
            <w:r>
              <w:rPr>
                <w:lang w:val="de-DE"/>
              </w:rPr>
              <w:t>1</w:t>
            </w:r>
          </w:p>
        </w:tc>
        <w:tc>
          <w:tcPr>
            <w:tcW w:w="2452"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eastAsia="ja-JP"/>
              </w:rPr>
            </w:pPr>
            <w:r>
              <w:t xml:space="preserve">any screen shown </w:t>
            </w:r>
            <w:r>
              <w:rPr>
                <w:u w:val="single"/>
              </w:rPr>
              <w:t>but</w:t>
            </w:r>
            <w:r>
              <w:t xml:space="preserve"> not the p-hotkey menu</w:t>
            </w:r>
          </w:p>
        </w:tc>
        <w:tc>
          <w:tcPr>
            <w:tcW w:w="693"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val="de-DE" w:eastAsia="ja-JP"/>
              </w:rPr>
            </w:pPr>
            <w:r>
              <w:rPr>
                <w:b/>
                <w:lang w:val="de-DE"/>
              </w:rPr>
              <w:t>AND</w:t>
            </w:r>
          </w:p>
        </w:tc>
        <w:tc>
          <w:tcPr>
            <w:tcW w:w="2599"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val="de-DE" w:eastAsia="ja-JP"/>
              </w:rPr>
            </w:pPr>
            <w:r>
              <w:rPr>
                <w:lang w:val="de-DE"/>
              </w:rPr>
              <w:t>don’t care</w:t>
            </w:r>
          </w:p>
        </w:tc>
        <w:tc>
          <w:tcPr>
            <w:tcW w:w="321" w:type="dxa"/>
            <w:tcBorders>
              <w:top w:val="single" w:sz="4" w:space="0" w:color="auto"/>
              <w:left w:val="single" w:sz="4" w:space="0" w:color="auto"/>
              <w:bottom w:val="single" w:sz="4" w:space="0" w:color="auto"/>
              <w:right w:val="single" w:sz="4" w:space="0" w:color="auto"/>
            </w:tcBorders>
            <w:vAlign w:val="center"/>
          </w:tcPr>
          <w:p w:rsidR="00577746" w:rsidRDefault="00935523" w:rsidP="00935523">
            <w:pPr>
              <w:numPr>
                <w:ilvl w:val="0"/>
                <w:numId w:val="10"/>
              </w:numPr>
              <w:tabs>
                <w:tab w:val="left" w:pos="1087"/>
              </w:tabs>
              <w:ind w:left="0" w:firstLine="0"/>
              <w:rPr>
                <w:sz w:val="32"/>
                <w:szCs w:val="32"/>
                <w:lang w:val="de-DE"/>
              </w:rPr>
            </w:pPr>
          </w:p>
        </w:tc>
        <w:tc>
          <w:tcPr>
            <w:tcW w:w="2995" w:type="dxa"/>
            <w:tcBorders>
              <w:top w:val="single" w:sz="4" w:space="0" w:color="auto"/>
              <w:left w:val="single" w:sz="4" w:space="0" w:color="auto"/>
              <w:bottom w:val="single" w:sz="4" w:space="0" w:color="auto"/>
              <w:right w:val="single" w:sz="4" w:space="0" w:color="auto"/>
            </w:tcBorders>
            <w:vAlign w:val="center"/>
            <w:hideMark/>
          </w:tcPr>
          <w:p w:rsidR="00577746" w:rsidRDefault="00935523">
            <w:pPr>
              <w:tabs>
                <w:tab w:val="left" w:pos="1087"/>
              </w:tabs>
              <w:rPr>
                <w:rFonts w:cs="Arial"/>
                <w:lang w:val="de-DE" w:eastAsia="ja-JP"/>
              </w:rPr>
            </w:pPr>
            <w:r>
              <w:rPr>
                <w:lang w:val="de-DE"/>
              </w:rPr>
              <w:t>“0x0 Inactive”</w:t>
            </w:r>
          </w:p>
        </w:tc>
      </w:tr>
      <w:tr w:rsidR="00577746" w:rsidTr="00577746">
        <w:trPr>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val="de-DE" w:eastAsia="ja-JP"/>
              </w:rPr>
            </w:pPr>
            <w:r>
              <w:rPr>
                <w:lang w:val="de-DE"/>
              </w:rPr>
              <w:t>2</w:t>
            </w:r>
          </w:p>
        </w:tc>
        <w:tc>
          <w:tcPr>
            <w:tcW w:w="2452"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val="de-DE" w:eastAsia="ja-JP"/>
              </w:rPr>
            </w:pPr>
            <w:r>
              <w:rPr>
                <w:lang w:val="de-DE"/>
              </w:rPr>
              <w:t>p-hotkey menu shown</w:t>
            </w:r>
          </w:p>
        </w:tc>
        <w:tc>
          <w:tcPr>
            <w:tcW w:w="693"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b/>
                <w:lang w:val="de-DE" w:eastAsia="ja-JP"/>
              </w:rPr>
            </w:pPr>
            <w:r>
              <w:rPr>
                <w:b/>
                <w:lang w:val="de-DE"/>
              </w:rPr>
              <w:t>AND</w:t>
            </w:r>
          </w:p>
        </w:tc>
        <w:tc>
          <w:tcPr>
            <w:tcW w:w="2599"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val="de-DE" w:eastAsia="ja-JP"/>
              </w:rPr>
            </w:pPr>
            <w:r>
              <w:rPr>
                <w:lang w:val="de-DE"/>
              </w:rPr>
              <w:t>None</w:t>
            </w:r>
          </w:p>
        </w:tc>
        <w:tc>
          <w:tcPr>
            <w:tcW w:w="321" w:type="dxa"/>
            <w:tcBorders>
              <w:top w:val="single" w:sz="4" w:space="0" w:color="auto"/>
              <w:left w:val="single" w:sz="4" w:space="0" w:color="auto"/>
              <w:bottom w:val="single" w:sz="4" w:space="0" w:color="auto"/>
              <w:right w:val="single" w:sz="4" w:space="0" w:color="auto"/>
            </w:tcBorders>
            <w:vAlign w:val="center"/>
          </w:tcPr>
          <w:p w:rsidR="00577746" w:rsidRDefault="00935523" w:rsidP="00935523">
            <w:pPr>
              <w:numPr>
                <w:ilvl w:val="0"/>
                <w:numId w:val="10"/>
              </w:numPr>
              <w:tabs>
                <w:tab w:val="left" w:pos="1087"/>
              </w:tabs>
              <w:ind w:left="0" w:firstLine="0"/>
              <w:rPr>
                <w:sz w:val="32"/>
                <w:szCs w:val="32"/>
                <w:lang w:val="de-DE"/>
              </w:rPr>
            </w:pPr>
          </w:p>
        </w:tc>
        <w:tc>
          <w:tcPr>
            <w:tcW w:w="2995" w:type="dxa"/>
            <w:tcBorders>
              <w:top w:val="single" w:sz="4" w:space="0" w:color="auto"/>
              <w:left w:val="single" w:sz="4" w:space="0" w:color="auto"/>
              <w:bottom w:val="single" w:sz="4" w:space="0" w:color="auto"/>
              <w:right w:val="single" w:sz="4" w:space="0" w:color="auto"/>
            </w:tcBorders>
            <w:vAlign w:val="center"/>
            <w:hideMark/>
          </w:tcPr>
          <w:p w:rsidR="00577746" w:rsidRDefault="00935523">
            <w:pPr>
              <w:tabs>
                <w:tab w:val="left" w:pos="1087"/>
              </w:tabs>
              <w:rPr>
                <w:rFonts w:cs="Arial"/>
                <w:lang w:val="de-DE" w:eastAsia="ja-JP"/>
              </w:rPr>
            </w:pPr>
            <w:r>
              <w:rPr>
                <w:lang w:val="de-DE"/>
              </w:rPr>
              <w:t>“0x0 Inactive”</w:t>
            </w:r>
          </w:p>
        </w:tc>
      </w:tr>
      <w:tr w:rsidR="00577746" w:rsidTr="00577746">
        <w:trPr>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val="de-DE" w:eastAsia="ja-JP"/>
              </w:rPr>
            </w:pPr>
            <w:r>
              <w:rPr>
                <w:lang w:val="de-DE"/>
              </w:rPr>
              <w:t>3</w:t>
            </w:r>
          </w:p>
        </w:tc>
        <w:tc>
          <w:tcPr>
            <w:tcW w:w="2452"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val="de-DE" w:eastAsia="ja-JP"/>
              </w:rPr>
            </w:pPr>
            <w:r>
              <w:rPr>
                <w:lang w:val="de-DE"/>
              </w:rPr>
              <w:t>p-hotkey menu</w:t>
            </w:r>
            <w:r>
              <w:rPr>
                <w:lang w:val="de-DE"/>
              </w:rPr>
              <w:t xml:space="preserve"> shown</w:t>
            </w:r>
          </w:p>
        </w:tc>
        <w:tc>
          <w:tcPr>
            <w:tcW w:w="693"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val="de-DE" w:eastAsia="ja-JP"/>
              </w:rPr>
            </w:pPr>
            <w:r>
              <w:rPr>
                <w:b/>
                <w:lang w:val="de-DE"/>
              </w:rPr>
              <w:t>AND</w:t>
            </w:r>
          </w:p>
        </w:tc>
        <w:tc>
          <w:tcPr>
            <w:tcW w:w="2599"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eastAsia="ja-JP"/>
              </w:rPr>
            </w:pPr>
            <w:r>
              <w:t>driver selects “BPA-option” of p-hotkey menu</w:t>
            </w:r>
          </w:p>
        </w:tc>
        <w:tc>
          <w:tcPr>
            <w:tcW w:w="321" w:type="dxa"/>
            <w:tcBorders>
              <w:top w:val="single" w:sz="4" w:space="0" w:color="auto"/>
              <w:left w:val="single" w:sz="4" w:space="0" w:color="auto"/>
              <w:bottom w:val="single" w:sz="4" w:space="0" w:color="auto"/>
              <w:right w:val="single" w:sz="4" w:space="0" w:color="auto"/>
            </w:tcBorders>
            <w:vAlign w:val="center"/>
          </w:tcPr>
          <w:p w:rsidR="00577746" w:rsidRDefault="00935523" w:rsidP="00935523">
            <w:pPr>
              <w:numPr>
                <w:ilvl w:val="0"/>
                <w:numId w:val="10"/>
              </w:numPr>
              <w:tabs>
                <w:tab w:val="left" w:pos="1087"/>
              </w:tabs>
              <w:ind w:left="0" w:firstLine="0"/>
              <w:rPr>
                <w:sz w:val="32"/>
                <w:szCs w:val="32"/>
              </w:rPr>
            </w:pPr>
          </w:p>
        </w:tc>
        <w:tc>
          <w:tcPr>
            <w:tcW w:w="2995" w:type="dxa"/>
            <w:tcBorders>
              <w:top w:val="single" w:sz="4" w:space="0" w:color="auto"/>
              <w:left w:val="single" w:sz="4" w:space="0" w:color="auto"/>
              <w:bottom w:val="single" w:sz="4" w:space="0" w:color="auto"/>
              <w:right w:val="single" w:sz="4" w:space="0" w:color="auto"/>
            </w:tcBorders>
            <w:vAlign w:val="center"/>
            <w:hideMark/>
          </w:tcPr>
          <w:p w:rsidR="00577746" w:rsidRDefault="00935523">
            <w:pPr>
              <w:tabs>
                <w:tab w:val="left" w:pos="1087"/>
              </w:tabs>
              <w:rPr>
                <w:rFonts w:cs="Arial"/>
                <w:lang w:val="de-DE" w:eastAsia="ja-JP"/>
              </w:rPr>
            </w:pPr>
            <w:r>
              <w:rPr>
                <w:lang w:val="de-DE"/>
              </w:rPr>
              <w:t>“0x0 Inactive”</w:t>
            </w:r>
          </w:p>
        </w:tc>
      </w:tr>
      <w:tr w:rsidR="00577746" w:rsidTr="00577746">
        <w:trPr>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val="de-DE" w:eastAsia="ja-JP"/>
              </w:rPr>
            </w:pPr>
            <w:r>
              <w:rPr>
                <w:lang w:val="de-DE"/>
              </w:rPr>
              <w:t>4</w:t>
            </w:r>
          </w:p>
        </w:tc>
        <w:tc>
          <w:tcPr>
            <w:tcW w:w="2452"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val="de-DE" w:eastAsia="ja-JP"/>
              </w:rPr>
            </w:pPr>
            <w:r>
              <w:rPr>
                <w:lang w:val="de-DE"/>
              </w:rPr>
              <w:t>p-hotkey menu shown</w:t>
            </w:r>
          </w:p>
        </w:tc>
        <w:tc>
          <w:tcPr>
            <w:tcW w:w="693"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val="de-DE" w:eastAsia="ja-JP"/>
              </w:rPr>
            </w:pPr>
            <w:r>
              <w:rPr>
                <w:b/>
                <w:lang w:val="de-DE"/>
              </w:rPr>
              <w:t>AND</w:t>
            </w:r>
          </w:p>
        </w:tc>
        <w:tc>
          <w:tcPr>
            <w:tcW w:w="2599"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eastAsia="ja-JP"/>
              </w:rPr>
            </w:pPr>
            <w:r>
              <w:t>driver selects “Other-option” of p-hotkey menu</w:t>
            </w:r>
          </w:p>
        </w:tc>
        <w:tc>
          <w:tcPr>
            <w:tcW w:w="321" w:type="dxa"/>
            <w:tcBorders>
              <w:top w:val="single" w:sz="4" w:space="0" w:color="auto"/>
              <w:left w:val="single" w:sz="4" w:space="0" w:color="auto"/>
              <w:bottom w:val="single" w:sz="4" w:space="0" w:color="auto"/>
              <w:right w:val="single" w:sz="4" w:space="0" w:color="auto"/>
            </w:tcBorders>
            <w:vAlign w:val="center"/>
          </w:tcPr>
          <w:p w:rsidR="00577746" w:rsidRDefault="00935523" w:rsidP="00935523">
            <w:pPr>
              <w:numPr>
                <w:ilvl w:val="0"/>
                <w:numId w:val="10"/>
              </w:numPr>
              <w:tabs>
                <w:tab w:val="left" w:pos="1087"/>
              </w:tabs>
              <w:ind w:left="0" w:firstLine="0"/>
              <w:rPr>
                <w:sz w:val="32"/>
                <w:szCs w:val="32"/>
              </w:rPr>
            </w:pPr>
          </w:p>
        </w:tc>
        <w:tc>
          <w:tcPr>
            <w:tcW w:w="2995" w:type="dxa"/>
            <w:tcBorders>
              <w:top w:val="single" w:sz="4" w:space="0" w:color="auto"/>
              <w:left w:val="single" w:sz="4" w:space="0" w:color="auto"/>
              <w:bottom w:val="single" w:sz="4" w:space="0" w:color="auto"/>
              <w:right w:val="single" w:sz="4" w:space="0" w:color="auto"/>
            </w:tcBorders>
            <w:vAlign w:val="center"/>
            <w:hideMark/>
          </w:tcPr>
          <w:p w:rsidR="00577746" w:rsidRDefault="00935523">
            <w:pPr>
              <w:tabs>
                <w:tab w:val="left" w:pos="1087"/>
              </w:tabs>
              <w:rPr>
                <w:rFonts w:cs="Arial"/>
                <w:lang w:val="de-DE" w:eastAsia="ja-JP"/>
              </w:rPr>
            </w:pPr>
            <w:r>
              <w:rPr>
                <w:lang w:val="de-DE"/>
              </w:rPr>
              <w:t>“0x0 Off”</w:t>
            </w:r>
          </w:p>
        </w:tc>
      </w:tr>
      <w:tr w:rsidR="00577746" w:rsidTr="00577746">
        <w:trPr>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val="de-DE" w:eastAsia="ja-JP"/>
              </w:rPr>
            </w:pPr>
            <w:r>
              <w:rPr>
                <w:lang w:val="de-DE"/>
              </w:rPr>
              <w:t>5</w:t>
            </w:r>
          </w:p>
        </w:tc>
        <w:tc>
          <w:tcPr>
            <w:tcW w:w="2452"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val="de-DE" w:eastAsia="ja-JP"/>
              </w:rPr>
            </w:pPr>
            <w:r>
              <w:rPr>
                <w:lang w:val="de-DE"/>
              </w:rPr>
              <w:t>p-hotkey menu shown</w:t>
            </w:r>
          </w:p>
        </w:tc>
        <w:tc>
          <w:tcPr>
            <w:tcW w:w="693"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val="de-DE" w:eastAsia="ja-JP"/>
              </w:rPr>
            </w:pPr>
            <w:r>
              <w:rPr>
                <w:b/>
                <w:lang w:val="de-DE"/>
              </w:rPr>
              <w:t>AND</w:t>
            </w:r>
          </w:p>
        </w:tc>
        <w:tc>
          <w:tcPr>
            <w:tcW w:w="2599"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eastAsia="ja-JP"/>
              </w:rPr>
            </w:pPr>
            <w:r>
              <w:t>driver selects “APA-option” of p-hotkey menu</w:t>
            </w:r>
          </w:p>
        </w:tc>
        <w:tc>
          <w:tcPr>
            <w:tcW w:w="321" w:type="dxa"/>
            <w:tcBorders>
              <w:top w:val="single" w:sz="4" w:space="0" w:color="auto"/>
              <w:left w:val="single" w:sz="4" w:space="0" w:color="auto"/>
              <w:bottom w:val="single" w:sz="4" w:space="0" w:color="auto"/>
              <w:right w:val="single" w:sz="4" w:space="0" w:color="auto"/>
            </w:tcBorders>
            <w:vAlign w:val="center"/>
          </w:tcPr>
          <w:p w:rsidR="00577746" w:rsidRDefault="00935523" w:rsidP="00935523">
            <w:pPr>
              <w:numPr>
                <w:ilvl w:val="0"/>
                <w:numId w:val="10"/>
              </w:numPr>
              <w:ind w:left="0" w:firstLine="0"/>
              <w:rPr>
                <w:sz w:val="32"/>
                <w:szCs w:val="32"/>
              </w:rPr>
            </w:pPr>
          </w:p>
        </w:tc>
        <w:tc>
          <w:tcPr>
            <w:tcW w:w="2995"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val="de-DE" w:eastAsia="ja-JP"/>
              </w:rPr>
            </w:pPr>
            <w:r>
              <w:rPr>
                <w:lang w:val="de-DE"/>
              </w:rPr>
              <w:t>“0x0 Inactive”</w:t>
            </w:r>
          </w:p>
        </w:tc>
      </w:tr>
      <w:tr w:rsidR="00577746" w:rsidTr="00577746">
        <w:trPr>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val="de-DE" w:eastAsia="ja-JP"/>
              </w:rPr>
            </w:pPr>
            <w:r>
              <w:rPr>
                <w:lang w:val="de-DE"/>
              </w:rPr>
              <w:t>6</w:t>
            </w:r>
          </w:p>
        </w:tc>
        <w:tc>
          <w:tcPr>
            <w:tcW w:w="2452"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eastAsia="ja-JP"/>
              </w:rPr>
            </w:pPr>
            <w:r>
              <w:t>APA menu</w:t>
            </w:r>
            <w:r>
              <w:t xml:space="preserve"> bar shown on full APA screen</w:t>
            </w:r>
          </w:p>
        </w:tc>
        <w:tc>
          <w:tcPr>
            <w:tcW w:w="693"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b/>
                <w:lang w:val="de-DE" w:eastAsia="ja-JP"/>
              </w:rPr>
            </w:pPr>
            <w:r>
              <w:rPr>
                <w:b/>
                <w:lang w:val="de-DE"/>
              </w:rPr>
              <w:t>AND</w:t>
            </w:r>
          </w:p>
        </w:tc>
        <w:tc>
          <w:tcPr>
            <w:tcW w:w="2599"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val="de-DE" w:eastAsia="ja-JP"/>
              </w:rPr>
            </w:pPr>
            <w:r>
              <w:rPr>
                <w:lang w:val="de-DE"/>
              </w:rPr>
              <w:t>None</w:t>
            </w:r>
          </w:p>
        </w:tc>
        <w:tc>
          <w:tcPr>
            <w:tcW w:w="321" w:type="dxa"/>
            <w:tcBorders>
              <w:top w:val="single" w:sz="4" w:space="0" w:color="auto"/>
              <w:left w:val="single" w:sz="4" w:space="0" w:color="auto"/>
              <w:bottom w:val="single" w:sz="4" w:space="0" w:color="auto"/>
              <w:right w:val="single" w:sz="4" w:space="0" w:color="auto"/>
            </w:tcBorders>
            <w:vAlign w:val="center"/>
          </w:tcPr>
          <w:p w:rsidR="00577746" w:rsidRDefault="00935523" w:rsidP="00935523">
            <w:pPr>
              <w:numPr>
                <w:ilvl w:val="0"/>
                <w:numId w:val="10"/>
              </w:numPr>
              <w:ind w:left="0" w:firstLine="0"/>
              <w:rPr>
                <w:sz w:val="32"/>
                <w:szCs w:val="32"/>
                <w:lang w:val="de-DE"/>
              </w:rPr>
            </w:pPr>
          </w:p>
        </w:tc>
        <w:tc>
          <w:tcPr>
            <w:tcW w:w="2995"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val="de-DE" w:eastAsia="ja-JP"/>
              </w:rPr>
            </w:pPr>
            <w:r>
              <w:rPr>
                <w:lang w:val="de-DE"/>
              </w:rPr>
              <w:t>“0x0 Inactive”</w:t>
            </w:r>
          </w:p>
        </w:tc>
      </w:tr>
      <w:tr w:rsidR="00577746" w:rsidTr="00577746">
        <w:trPr>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val="de-DE" w:eastAsia="ja-JP"/>
              </w:rPr>
            </w:pPr>
            <w:r>
              <w:rPr>
                <w:lang w:val="de-DE"/>
              </w:rPr>
              <w:t>7</w:t>
            </w:r>
          </w:p>
        </w:tc>
        <w:tc>
          <w:tcPr>
            <w:tcW w:w="2452"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eastAsia="ja-JP"/>
              </w:rPr>
            </w:pPr>
            <w:r>
              <w:t>APA menu bar shown on full APA screen</w:t>
            </w:r>
          </w:p>
        </w:tc>
        <w:tc>
          <w:tcPr>
            <w:tcW w:w="693"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val="de-DE" w:eastAsia="ja-JP"/>
              </w:rPr>
            </w:pPr>
            <w:r>
              <w:rPr>
                <w:b/>
                <w:lang w:val="de-DE"/>
              </w:rPr>
              <w:t>AND</w:t>
            </w:r>
          </w:p>
        </w:tc>
        <w:tc>
          <w:tcPr>
            <w:tcW w:w="2599"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val="de-DE" w:eastAsia="ja-JP"/>
              </w:rPr>
            </w:pPr>
            <w:r>
              <w:rPr>
                <w:lang w:val="de-DE"/>
              </w:rPr>
              <w:t>driver selects “IPa” option</w:t>
            </w:r>
          </w:p>
        </w:tc>
        <w:tc>
          <w:tcPr>
            <w:tcW w:w="321" w:type="dxa"/>
            <w:tcBorders>
              <w:top w:val="single" w:sz="4" w:space="0" w:color="auto"/>
              <w:left w:val="single" w:sz="4" w:space="0" w:color="auto"/>
              <w:bottom w:val="single" w:sz="4" w:space="0" w:color="auto"/>
              <w:right w:val="single" w:sz="4" w:space="0" w:color="auto"/>
            </w:tcBorders>
            <w:vAlign w:val="center"/>
          </w:tcPr>
          <w:p w:rsidR="00577746" w:rsidRDefault="00935523" w:rsidP="00935523">
            <w:pPr>
              <w:numPr>
                <w:ilvl w:val="0"/>
                <w:numId w:val="10"/>
              </w:numPr>
              <w:ind w:left="0" w:firstLine="0"/>
              <w:rPr>
                <w:sz w:val="32"/>
                <w:szCs w:val="32"/>
                <w:lang w:val="de-DE"/>
              </w:rPr>
            </w:pPr>
          </w:p>
        </w:tc>
        <w:tc>
          <w:tcPr>
            <w:tcW w:w="2995"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val="de-DE" w:eastAsia="ja-JP"/>
              </w:rPr>
            </w:pPr>
            <w:r>
              <w:rPr>
                <w:lang w:val="de-DE"/>
              </w:rPr>
              <w:t>“0x1 SAPP”</w:t>
            </w:r>
          </w:p>
        </w:tc>
      </w:tr>
      <w:tr w:rsidR="00577746" w:rsidTr="00577746">
        <w:trPr>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val="de-DE" w:eastAsia="ja-JP"/>
              </w:rPr>
            </w:pPr>
            <w:r>
              <w:rPr>
                <w:lang w:val="de-DE"/>
              </w:rPr>
              <w:t>8</w:t>
            </w:r>
          </w:p>
        </w:tc>
        <w:tc>
          <w:tcPr>
            <w:tcW w:w="2452"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eastAsia="ja-JP"/>
              </w:rPr>
            </w:pPr>
            <w:r>
              <w:t>APA menu bar shown on full APA screen</w:t>
            </w:r>
          </w:p>
        </w:tc>
        <w:tc>
          <w:tcPr>
            <w:tcW w:w="693"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val="de-DE" w:eastAsia="ja-JP"/>
              </w:rPr>
            </w:pPr>
            <w:r>
              <w:rPr>
                <w:b/>
                <w:lang w:val="de-DE"/>
              </w:rPr>
              <w:t>AND</w:t>
            </w:r>
          </w:p>
        </w:tc>
        <w:tc>
          <w:tcPr>
            <w:tcW w:w="2599"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val="de-DE" w:eastAsia="ja-JP"/>
              </w:rPr>
            </w:pPr>
            <w:r>
              <w:rPr>
                <w:lang w:val="de-DE"/>
              </w:rPr>
              <w:t>driver selects “IPe” option</w:t>
            </w:r>
          </w:p>
        </w:tc>
        <w:tc>
          <w:tcPr>
            <w:tcW w:w="321" w:type="dxa"/>
            <w:tcBorders>
              <w:top w:val="single" w:sz="4" w:space="0" w:color="auto"/>
              <w:left w:val="single" w:sz="4" w:space="0" w:color="auto"/>
              <w:bottom w:val="single" w:sz="4" w:space="0" w:color="auto"/>
              <w:right w:val="single" w:sz="4" w:space="0" w:color="auto"/>
            </w:tcBorders>
            <w:vAlign w:val="center"/>
          </w:tcPr>
          <w:p w:rsidR="00577746" w:rsidRDefault="00935523" w:rsidP="00935523">
            <w:pPr>
              <w:numPr>
                <w:ilvl w:val="0"/>
                <w:numId w:val="10"/>
              </w:numPr>
              <w:ind w:left="0" w:firstLine="0"/>
              <w:rPr>
                <w:sz w:val="32"/>
                <w:szCs w:val="32"/>
                <w:lang w:val="de-DE"/>
              </w:rPr>
            </w:pPr>
          </w:p>
        </w:tc>
        <w:tc>
          <w:tcPr>
            <w:tcW w:w="2995"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val="de-DE" w:eastAsia="ja-JP"/>
              </w:rPr>
            </w:pPr>
            <w:r>
              <w:rPr>
                <w:lang w:val="de-DE"/>
              </w:rPr>
              <w:t>“0x2 PPA”</w:t>
            </w:r>
          </w:p>
        </w:tc>
      </w:tr>
      <w:tr w:rsidR="00577746" w:rsidTr="00577746">
        <w:trPr>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val="de-DE" w:eastAsia="ja-JP"/>
              </w:rPr>
            </w:pPr>
            <w:r>
              <w:rPr>
                <w:lang w:val="de-DE"/>
              </w:rPr>
              <w:t>9</w:t>
            </w:r>
          </w:p>
        </w:tc>
        <w:tc>
          <w:tcPr>
            <w:tcW w:w="2452"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eastAsia="ja-JP"/>
              </w:rPr>
            </w:pPr>
            <w:r>
              <w:t xml:space="preserve">APA menu bar shown on full </w:t>
            </w:r>
            <w:r>
              <w:t>APA screen</w:t>
            </w:r>
          </w:p>
        </w:tc>
        <w:tc>
          <w:tcPr>
            <w:tcW w:w="693"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val="de-DE" w:eastAsia="ja-JP"/>
              </w:rPr>
            </w:pPr>
            <w:r>
              <w:rPr>
                <w:b/>
                <w:lang w:val="de-DE"/>
              </w:rPr>
              <w:t>AND</w:t>
            </w:r>
          </w:p>
        </w:tc>
        <w:tc>
          <w:tcPr>
            <w:tcW w:w="2599"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val="de-DE" w:eastAsia="ja-JP"/>
              </w:rPr>
            </w:pPr>
            <w:r>
              <w:rPr>
                <w:lang w:val="de-DE"/>
              </w:rPr>
              <w:t>driver selects “OPa” option</w:t>
            </w:r>
          </w:p>
        </w:tc>
        <w:tc>
          <w:tcPr>
            <w:tcW w:w="321" w:type="dxa"/>
            <w:tcBorders>
              <w:top w:val="single" w:sz="4" w:space="0" w:color="auto"/>
              <w:left w:val="single" w:sz="4" w:space="0" w:color="auto"/>
              <w:bottom w:val="single" w:sz="4" w:space="0" w:color="auto"/>
              <w:right w:val="single" w:sz="4" w:space="0" w:color="auto"/>
            </w:tcBorders>
            <w:vAlign w:val="center"/>
          </w:tcPr>
          <w:p w:rsidR="00577746" w:rsidRDefault="00935523" w:rsidP="00935523">
            <w:pPr>
              <w:numPr>
                <w:ilvl w:val="0"/>
                <w:numId w:val="10"/>
              </w:numPr>
              <w:ind w:left="0" w:firstLine="0"/>
              <w:rPr>
                <w:sz w:val="32"/>
                <w:szCs w:val="32"/>
                <w:lang w:val="de-DE"/>
              </w:rPr>
            </w:pPr>
          </w:p>
        </w:tc>
        <w:tc>
          <w:tcPr>
            <w:tcW w:w="2995"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val="de-DE" w:eastAsia="ja-JP"/>
              </w:rPr>
            </w:pPr>
            <w:r>
              <w:rPr>
                <w:lang w:val="de-DE"/>
              </w:rPr>
              <w:t>“0x3 POA”</w:t>
            </w:r>
          </w:p>
        </w:tc>
      </w:tr>
      <w:tr w:rsidR="00577746" w:rsidTr="00577746">
        <w:trPr>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val="de-DE" w:eastAsia="ja-JP"/>
              </w:rPr>
            </w:pPr>
            <w:r>
              <w:rPr>
                <w:lang w:val="de-DE"/>
              </w:rPr>
              <w:t>10</w:t>
            </w:r>
          </w:p>
        </w:tc>
        <w:tc>
          <w:tcPr>
            <w:tcW w:w="2452"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eastAsia="ja-JP"/>
              </w:rPr>
            </w:pPr>
            <w:r>
              <w:t>APA menu bar shown on full APA screen</w:t>
            </w:r>
          </w:p>
        </w:tc>
        <w:tc>
          <w:tcPr>
            <w:tcW w:w="693"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val="de-DE" w:eastAsia="ja-JP"/>
              </w:rPr>
            </w:pPr>
            <w:r>
              <w:rPr>
                <w:b/>
                <w:lang w:val="de-DE"/>
              </w:rPr>
              <w:t>AND</w:t>
            </w:r>
          </w:p>
        </w:tc>
        <w:tc>
          <w:tcPr>
            <w:tcW w:w="2599"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val="de-DE" w:eastAsia="ja-JP"/>
              </w:rPr>
            </w:pPr>
            <w:r>
              <w:rPr>
                <w:lang w:val="de-DE"/>
              </w:rPr>
              <w:t>driver selects “Off” option</w:t>
            </w:r>
          </w:p>
        </w:tc>
        <w:tc>
          <w:tcPr>
            <w:tcW w:w="321" w:type="dxa"/>
            <w:tcBorders>
              <w:top w:val="single" w:sz="4" w:space="0" w:color="auto"/>
              <w:left w:val="single" w:sz="4" w:space="0" w:color="auto"/>
              <w:bottom w:val="single" w:sz="4" w:space="0" w:color="auto"/>
              <w:right w:val="single" w:sz="4" w:space="0" w:color="auto"/>
            </w:tcBorders>
            <w:vAlign w:val="center"/>
          </w:tcPr>
          <w:p w:rsidR="00577746" w:rsidRDefault="00935523" w:rsidP="00935523">
            <w:pPr>
              <w:numPr>
                <w:ilvl w:val="0"/>
                <w:numId w:val="10"/>
              </w:numPr>
              <w:ind w:left="0" w:firstLine="0"/>
              <w:rPr>
                <w:sz w:val="32"/>
                <w:szCs w:val="32"/>
                <w:lang w:val="de-DE"/>
              </w:rPr>
            </w:pPr>
          </w:p>
        </w:tc>
        <w:tc>
          <w:tcPr>
            <w:tcW w:w="2995"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val="de-DE" w:eastAsia="ja-JP"/>
              </w:rPr>
            </w:pPr>
            <w:r>
              <w:rPr>
                <w:lang w:val="de-DE"/>
              </w:rPr>
              <w:t>“0x6 Off”</w:t>
            </w:r>
          </w:p>
        </w:tc>
      </w:tr>
      <w:tr w:rsidR="00577746" w:rsidTr="00577746">
        <w:trPr>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val="de-DE" w:eastAsia="ja-JP"/>
              </w:rPr>
            </w:pPr>
            <w:r>
              <w:rPr>
                <w:lang w:val="de-DE"/>
              </w:rPr>
              <w:t>11</w:t>
            </w:r>
          </w:p>
        </w:tc>
        <w:tc>
          <w:tcPr>
            <w:tcW w:w="2452"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eastAsia="ja-JP"/>
              </w:rPr>
            </w:pPr>
            <w:r>
              <w:t>APA “off” option shown on full APA screen</w:t>
            </w:r>
          </w:p>
        </w:tc>
        <w:tc>
          <w:tcPr>
            <w:tcW w:w="693"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b/>
                <w:lang w:val="de-DE" w:eastAsia="ja-JP"/>
              </w:rPr>
            </w:pPr>
            <w:r>
              <w:rPr>
                <w:b/>
                <w:lang w:val="de-DE"/>
              </w:rPr>
              <w:t>AND</w:t>
            </w:r>
          </w:p>
        </w:tc>
        <w:tc>
          <w:tcPr>
            <w:tcW w:w="2599"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val="de-DE" w:eastAsia="ja-JP"/>
              </w:rPr>
            </w:pPr>
            <w:r>
              <w:rPr>
                <w:lang w:val="de-DE"/>
              </w:rPr>
              <w:t>driver selects “Off” option</w:t>
            </w:r>
          </w:p>
        </w:tc>
        <w:tc>
          <w:tcPr>
            <w:tcW w:w="321" w:type="dxa"/>
            <w:tcBorders>
              <w:top w:val="single" w:sz="4" w:space="0" w:color="auto"/>
              <w:left w:val="single" w:sz="4" w:space="0" w:color="auto"/>
              <w:bottom w:val="single" w:sz="4" w:space="0" w:color="auto"/>
              <w:right w:val="single" w:sz="4" w:space="0" w:color="auto"/>
            </w:tcBorders>
            <w:vAlign w:val="center"/>
          </w:tcPr>
          <w:p w:rsidR="00577746" w:rsidRDefault="00935523" w:rsidP="00935523">
            <w:pPr>
              <w:numPr>
                <w:ilvl w:val="0"/>
                <w:numId w:val="10"/>
              </w:numPr>
              <w:ind w:left="0" w:firstLine="0"/>
              <w:rPr>
                <w:sz w:val="32"/>
                <w:szCs w:val="32"/>
                <w:lang w:val="de-DE"/>
              </w:rPr>
            </w:pPr>
          </w:p>
        </w:tc>
        <w:tc>
          <w:tcPr>
            <w:tcW w:w="2995"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val="de-DE" w:eastAsia="ja-JP"/>
              </w:rPr>
            </w:pPr>
            <w:r>
              <w:rPr>
                <w:lang w:val="de-DE"/>
              </w:rPr>
              <w:t>“0x6 Off”</w:t>
            </w:r>
          </w:p>
        </w:tc>
      </w:tr>
      <w:tr w:rsidR="00577746" w:rsidTr="00577746">
        <w:trPr>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val="de-DE" w:eastAsia="ja-JP"/>
              </w:rPr>
            </w:pPr>
            <w:r>
              <w:rPr>
                <w:lang w:val="de-DE"/>
              </w:rPr>
              <w:t>12</w:t>
            </w:r>
          </w:p>
        </w:tc>
        <w:tc>
          <w:tcPr>
            <w:tcW w:w="2452"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eastAsia="ja-JP"/>
              </w:rPr>
            </w:pPr>
            <w:r>
              <w:t>p-hotkey menu shown</w:t>
            </w:r>
            <w:r>
              <w:t xml:space="preserve"> and APA option is available to the driver</w:t>
            </w:r>
          </w:p>
        </w:tc>
        <w:tc>
          <w:tcPr>
            <w:tcW w:w="693"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b/>
                <w:lang w:val="de-DE" w:eastAsia="ja-JP"/>
              </w:rPr>
            </w:pPr>
            <w:r>
              <w:rPr>
                <w:b/>
                <w:lang w:val="de-DE"/>
              </w:rPr>
              <w:t>AND</w:t>
            </w:r>
          </w:p>
        </w:tc>
        <w:tc>
          <w:tcPr>
            <w:tcW w:w="2599"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eastAsia="ja-JP"/>
              </w:rPr>
            </w:pPr>
            <w:r>
              <w:t>p-hotkey menu closes due to [tCloseConfirm] timeout, [tCloseNoSelection] timeout or any other on-screen deactivation option</w:t>
            </w:r>
          </w:p>
        </w:tc>
        <w:tc>
          <w:tcPr>
            <w:tcW w:w="321" w:type="dxa"/>
            <w:tcBorders>
              <w:top w:val="single" w:sz="4" w:space="0" w:color="auto"/>
              <w:left w:val="single" w:sz="4" w:space="0" w:color="auto"/>
              <w:bottom w:val="single" w:sz="4" w:space="0" w:color="auto"/>
              <w:right w:val="single" w:sz="4" w:space="0" w:color="auto"/>
            </w:tcBorders>
            <w:vAlign w:val="center"/>
          </w:tcPr>
          <w:p w:rsidR="00577746" w:rsidRDefault="00935523" w:rsidP="00935523">
            <w:pPr>
              <w:numPr>
                <w:ilvl w:val="0"/>
                <w:numId w:val="10"/>
              </w:numPr>
              <w:ind w:left="0" w:firstLine="0"/>
              <w:rPr>
                <w:sz w:val="32"/>
                <w:szCs w:val="32"/>
              </w:rPr>
            </w:pPr>
          </w:p>
        </w:tc>
        <w:tc>
          <w:tcPr>
            <w:tcW w:w="2995"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rFonts w:cs="Arial"/>
                <w:lang w:val="de-DE" w:eastAsia="ja-JP"/>
              </w:rPr>
            </w:pPr>
            <w:r>
              <w:rPr>
                <w:lang w:val="de-DE"/>
              </w:rPr>
              <w:t>“0x6 Off”</w:t>
            </w:r>
          </w:p>
        </w:tc>
      </w:tr>
      <w:tr w:rsidR="00577746" w:rsidTr="00577746">
        <w:trPr>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lang w:val="de-DE"/>
              </w:rPr>
            </w:pPr>
            <w:r>
              <w:rPr>
                <w:lang w:val="de-DE"/>
              </w:rPr>
              <w:t>13</w:t>
            </w:r>
          </w:p>
        </w:tc>
        <w:tc>
          <w:tcPr>
            <w:tcW w:w="2452" w:type="dxa"/>
            <w:tcBorders>
              <w:top w:val="single" w:sz="4" w:space="0" w:color="auto"/>
              <w:left w:val="single" w:sz="4" w:space="0" w:color="auto"/>
              <w:bottom w:val="single" w:sz="4" w:space="0" w:color="auto"/>
              <w:right w:val="single" w:sz="4" w:space="0" w:color="auto"/>
            </w:tcBorders>
            <w:vAlign w:val="center"/>
            <w:hideMark/>
          </w:tcPr>
          <w:p w:rsidR="00577746" w:rsidRDefault="00935523">
            <w:r>
              <w:t xml:space="preserve">P-Hotkey Menu shown but |P| Hotkey not used to open P-Hotkey Menu and </w:t>
            </w:r>
            <w:r>
              <w:t>“Press |P| Hotkey” text is shown</w:t>
            </w:r>
          </w:p>
        </w:tc>
        <w:tc>
          <w:tcPr>
            <w:tcW w:w="693"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b/>
                <w:lang w:val="de-DE"/>
              </w:rPr>
            </w:pPr>
            <w:r>
              <w:rPr>
                <w:b/>
              </w:rPr>
              <w:t>AND</w:t>
            </w:r>
          </w:p>
        </w:tc>
        <w:tc>
          <w:tcPr>
            <w:tcW w:w="2599" w:type="dxa"/>
            <w:tcBorders>
              <w:top w:val="single" w:sz="4" w:space="0" w:color="auto"/>
              <w:left w:val="single" w:sz="4" w:space="0" w:color="auto"/>
              <w:bottom w:val="single" w:sz="4" w:space="0" w:color="auto"/>
              <w:right w:val="single" w:sz="4" w:space="0" w:color="auto"/>
            </w:tcBorders>
            <w:vAlign w:val="center"/>
            <w:hideMark/>
          </w:tcPr>
          <w:p w:rsidR="00577746" w:rsidRDefault="00935523">
            <w:r>
              <w:t>Driver presses P-Hotkey</w:t>
            </w:r>
          </w:p>
          <w:p w:rsidR="00577746" w:rsidRDefault="00935523">
            <w:r>
              <w:t>([PrkAidSwtch_B_Stat] transition from 0x0 “Not pressed” to 0x1 “Pressed”)</w:t>
            </w:r>
          </w:p>
        </w:tc>
        <w:tc>
          <w:tcPr>
            <w:tcW w:w="321" w:type="dxa"/>
            <w:tcBorders>
              <w:top w:val="single" w:sz="4" w:space="0" w:color="auto"/>
              <w:left w:val="single" w:sz="4" w:space="0" w:color="auto"/>
              <w:bottom w:val="single" w:sz="4" w:space="0" w:color="auto"/>
              <w:right w:val="single" w:sz="4" w:space="0" w:color="auto"/>
            </w:tcBorders>
            <w:vAlign w:val="center"/>
          </w:tcPr>
          <w:p w:rsidR="00577746" w:rsidRDefault="00935523" w:rsidP="00935523">
            <w:pPr>
              <w:numPr>
                <w:ilvl w:val="0"/>
                <w:numId w:val="10"/>
              </w:numPr>
              <w:ind w:left="0" w:firstLine="0"/>
              <w:rPr>
                <w:sz w:val="32"/>
                <w:szCs w:val="32"/>
              </w:rPr>
            </w:pPr>
          </w:p>
        </w:tc>
        <w:tc>
          <w:tcPr>
            <w:tcW w:w="2995"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lang w:val="de-DE"/>
              </w:rPr>
            </w:pPr>
            <w:r>
              <w:t>“0x0 Inactive”</w:t>
            </w:r>
          </w:p>
        </w:tc>
      </w:tr>
      <w:tr w:rsidR="00577746" w:rsidTr="00577746">
        <w:trPr>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lang w:val="de-DE"/>
              </w:rPr>
            </w:pPr>
            <w:r>
              <w:rPr>
                <w:lang w:val="de-DE"/>
              </w:rPr>
              <w:t>14</w:t>
            </w:r>
          </w:p>
        </w:tc>
        <w:tc>
          <w:tcPr>
            <w:tcW w:w="2452" w:type="dxa"/>
            <w:tcBorders>
              <w:top w:val="single" w:sz="4" w:space="0" w:color="auto"/>
              <w:left w:val="single" w:sz="4" w:space="0" w:color="auto"/>
              <w:bottom w:val="single" w:sz="4" w:space="0" w:color="auto"/>
              <w:right w:val="single" w:sz="4" w:space="0" w:color="auto"/>
            </w:tcBorders>
            <w:vAlign w:val="center"/>
            <w:hideMark/>
          </w:tcPr>
          <w:p w:rsidR="00577746" w:rsidRDefault="00935523">
            <w:r>
              <w:t>p-hotkey menu shown and APA option is available to the driver</w:t>
            </w:r>
          </w:p>
        </w:tc>
        <w:tc>
          <w:tcPr>
            <w:tcW w:w="693"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b/>
                <w:lang w:val="de-DE"/>
              </w:rPr>
            </w:pPr>
            <w:r>
              <w:rPr>
                <w:b/>
              </w:rPr>
              <w:t>AND</w:t>
            </w:r>
          </w:p>
        </w:tc>
        <w:tc>
          <w:tcPr>
            <w:tcW w:w="2599" w:type="dxa"/>
            <w:tcBorders>
              <w:top w:val="single" w:sz="4" w:space="0" w:color="auto"/>
              <w:left w:val="single" w:sz="4" w:space="0" w:color="auto"/>
              <w:bottom w:val="single" w:sz="4" w:space="0" w:color="auto"/>
              <w:right w:val="single" w:sz="4" w:space="0" w:color="auto"/>
            </w:tcBorders>
            <w:vAlign w:val="center"/>
            <w:hideMark/>
          </w:tcPr>
          <w:p w:rsidR="00577746" w:rsidRDefault="00935523">
            <w:r>
              <w:t>Driver presses P-Hotkey</w:t>
            </w:r>
          </w:p>
          <w:p w:rsidR="00577746" w:rsidRDefault="00935523">
            <w:r>
              <w:t>([</w:t>
            </w:r>
            <w:r>
              <w:t>PrkAidSwtch_B_Stat] transition from 0x0 “Not pressed” to 0x1 “Pressed”)</w:t>
            </w:r>
          </w:p>
        </w:tc>
        <w:tc>
          <w:tcPr>
            <w:tcW w:w="321" w:type="dxa"/>
            <w:tcBorders>
              <w:top w:val="single" w:sz="4" w:space="0" w:color="auto"/>
              <w:left w:val="single" w:sz="4" w:space="0" w:color="auto"/>
              <w:bottom w:val="single" w:sz="4" w:space="0" w:color="auto"/>
              <w:right w:val="single" w:sz="4" w:space="0" w:color="auto"/>
            </w:tcBorders>
            <w:vAlign w:val="center"/>
          </w:tcPr>
          <w:p w:rsidR="00577746" w:rsidRDefault="00935523" w:rsidP="00935523">
            <w:pPr>
              <w:numPr>
                <w:ilvl w:val="0"/>
                <w:numId w:val="10"/>
              </w:numPr>
              <w:ind w:left="0" w:firstLine="0"/>
              <w:rPr>
                <w:sz w:val="32"/>
                <w:szCs w:val="32"/>
              </w:rPr>
            </w:pPr>
          </w:p>
        </w:tc>
        <w:tc>
          <w:tcPr>
            <w:tcW w:w="2995" w:type="dxa"/>
            <w:tcBorders>
              <w:top w:val="single" w:sz="4" w:space="0" w:color="auto"/>
              <w:left w:val="single" w:sz="4" w:space="0" w:color="auto"/>
              <w:bottom w:val="single" w:sz="4" w:space="0" w:color="auto"/>
              <w:right w:val="single" w:sz="4" w:space="0" w:color="auto"/>
            </w:tcBorders>
            <w:vAlign w:val="center"/>
            <w:hideMark/>
          </w:tcPr>
          <w:p w:rsidR="00577746" w:rsidRDefault="00935523">
            <w:pPr>
              <w:rPr>
                <w:lang w:val="de-DE"/>
              </w:rPr>
            </w:pPr>
            <w:r>
              <w:t>“0x6 Off”</w:t>
            </w:r>
          </w:p>
        </w:tc>
      </w:tr>
    </w:tbl>
    <w:p w:rsidR="00577746" w:rsidRDefault="00935523" w:rsidP="00BD5255"/>
    <w:p w:rsidR="00577746" w:rsidRDefault="00935523" w:rsidP="00BD5255"/>
    <w:p w:rsidR="00BD5255" w:rsidRDefault="00935523" w:rsidP="00BD5255">
      <w:r>
        <w:t>HMI system logic for [ApaMdeStat_D_RqDrv] – Change from 0x0 to “other”</w:t>
      </w:r>
    </w:p>
    <w:p w:rsidR="00BD5255" w:rsidRDefault="00935523" w:rsidP="00BD5255"/>
    <w:p w:rsidR="00E748F0" w:rsidRDefault="00935523" w:rsidP="00BD5255"/>
    <w:tbl>
      <w:tblPr>
        <w:tblStyle w:val="TableGrid"/>
        <w:tblW w:w="0" w:type="auto"/>
        <w:jc w:val="center"/>
        <w:tblLook w:val="04A0" w:firstRow="1" w:lastRow="0" w:firstColumn="1" w:lastColumn="0" w:noHBand="0" w:noVBand="1"/>
      </w:tblPr>
      <w:tblGrid>
        <w:gridCol w:w="2549"/>
        <w:gridCol w:w="793"/>
        <w:gridCol w:w="3996"/>
        <w:gridCol w:w="567"/>
        <w:gridCol w:w="2707"/>
      </w:tblGrid>
      <w:tr w:rsidR="00E748F0" w:rsidTr="00CC6E4C">
        <w:trPr>
          <w:jc w:val="center"/>
        </w:trPr>
        <w:tc>
          <w:tcPr>
            <w:tcW w:w="2549" w:type="dxa"/>
            <w:tcBorders>
              <w:top w:val="single" w:sz="4" w:space="0" w:color="auto"/>
              <w:left w:val="single" w:sz="4" w:space="0" w:color="auto"/>
              <w:bottom w:val="single" w:sz="4" w:space="0" w:color="auto"/>
              <w:right w:val="single" w:sz="4" w:space="0" w:color="auto"/>
            </w:tcBorders>
            <w:shd w:val="pct10" w:color="auto" w:fill="auto"/>
            <w:hideMark/>
          </w:tcPr>
          <w:p w:rsidR="00E748F0" w:rsidRDefault="00935523">
            <w:pPr>
              <w:rPr>
                <w:rFonts w:cs="Arial"/>
                <w:b/>
                <w:lang w:val="de-DE" w:eastAsia="ja-JP"/>
              </w:rPr>
            </w:pPr>
            <w:r>
              <w:rPr>
                <w:b/>
                <w:lang w:val="de-DE"/>
              </w:rPr>
              <w:t>Initial state of [ApaMdeStat_D_RqDrv]</w:t>
            </w:r>
          </w:p>
        </w:tc>
        <w:tc>
          <w:tcPr>
            <w:tcW w:w="793" w:type="dxa"/>
            <w:tcBorders>
              <w:top w:val="single" w:sz="4" w:space="0" w:color="auto"/>
              <w:left w:val="single" w:sz="4" w:space="0" w:color="auto"/>
              <w:bottom w:val="single" w:sz="4" w:space="0" w:color="auto"/>
              <w:right w:val="single" w:sz="4" w:space="0" w:color="auto"/>
            </w:tcBorders>
            <w:shd w:val="pct10" w:color="auto" w:fill="auto"/>
          </w:tcPr>
          <w:p w:rsidR="00E748F0" w:rsidRDefault="00935523">
            <w:pPr>
              <w:rPr>
                <w:rFonts w:cs="Arial"/>
                <w:b/>
                <w:lang w:val="de-DE" w:eastAsia="ja-JP"/>
              </w:rPr>
            </w:pPr>
          </w:p>
        </w:tc>
        <w:tc>
          <w:tcPr>
            <w:tcW w:w="3996" w:type="dxa"/>
            <w:tcBorders>
              <w:top w:val="single" w:sz="4" w:space="0" w:color="auto"/>
              <w:left w:val="single" w:sz="4" w:space="0" w:color="auto"/>
              <w:bottom w:val="single" w:sz="4" w:space="0" w:color="auto"/>
              <w:right w:val="single" w:sz="4" w:space="0" w:color="auto"/>
            </w:tcBorders>
            <w:shd w:val="pct10" w:color="auto" w:fill="auto"/>
            <w:hideMark/>
          </w:tcPr>
          <w:p w:rsidR="00E748F0" w:rsidRDefault="00935523">
            <w:pPr>
              <w:rPr>
                <w:rFonts w:cs="Arial"/>
                <w:b/>
                <w:lang w:val="de-DE" w:eastAsia="ja-JP"/>
              </w:rPr>
            </w:pPr>
            <w:r>
              <w:rPr>
                <w:b/>
                <w:lang w:val="de-DE"/>
              </w:rPr>
              <w:t>State of [ApaMde_D_Stat]</w:t>
            </w:r>
          </w:p>
          <w:p w:rsidR="00E748F0" w:rsidRDefault="00935523">
            <w:pPr>
              <w:rPr>
                <w:rFonts w:cs="Arial"/>
                <w:b/>
                <w:lang w:val="de-DE" w:eastAsia="ja-JP"/>
              </w:rPr>
            </w:pPr>
            <w:r>
              <w:rPr>
                <w:b/>
                <w:lang w:val="de-DE"/>
              </w:rPr>
              <w:t>(received from PAM)</w:t>
            </w:r>
          </w:p>
        </w:tc>
        <w:tc>
          <w:tcPr>
            <w:tcW w:w="567" w:type="dxa"/>
            <w:tcBorders>
              <w:top w:val="single" w:sz="4" w:space="0" w:color="auto"/>
              <w:left w:val="single" w:sz="4" w:space="0" w:color="auto"/>
              <w:bottom w:val="single" w:sz="4" w:space="0" w:color="auto"/>
              <w:right w:val="single" w:sz="4" w:space="0" w:color="auto"/>
            </w:tcBorders>
            <w:shd w:val="pct10" w:color="auto" w:fill="auto"/>
          </w:tcPr>
          <w:p w:rsidR="00E748F0" w:rsidRDefault="00935523">
            <w:pPr>
              <w:rPr>
                <w:rFonts w:cs="Arial"/>
                <w:b/>
                <w:lang w:val="de-DE" w:eastAsia="ja-JP"/>
              </w:rPr>
            </w:pPr>
          </w:p>
        </w:tc>
        <w:tc>
          <w:tcPr>
            <w:tcW w:w="2707" w:type="dxa"/>
            <w:tcBorders>
              <w:top w:val="single" w:sz="4" w:space="0" w:color="auto"/>
              <w:left w:val="single" w:sz="4" w:space="0" w:color="auto"/>
              <w:bottom w:val="single" w:sz="4" w:space="0" w:color="auto"/>
              <w:right w:val="single" w:sz="4" w:space="0" w:color="auto"/>
            </w:tcBorders>
            <w:shd w:val="pct10" w:color="auto" w:fill="auto"/>
            <w:hideMark/>
          </w:tcPr>
          <w:p w:rsidR="00E748F0" w:rsidRDefault="00935523">
            <w:pPr>
              <w:rPr>
                <w:rFonts w:cs="Arial"/>
                <w:b/>
                <w:lang w:val="de-DE" w:eastAsia="ja-JP"/>
              </w:rPr>
            </w:pPr>
            <w:r>
              <w:rPr>
                <w:b/>
                <w:lang w:val="de-DE"/>
              </w:rPr>
              <w:t xml:space="preserve">Resulting </w:t>
            </w:r>
            <w:r>
              <w:rPr>
                <w:b/>
                <w:lang w:val="de-DE"/>
              </w:rPr>
              <w:t>state of [ApaMdeStat_D_RqDrv]</w:t>
            </w:r>
          </w:p>
        </w:tc>
      </w:tr>
      <w:tr w:rsidR="00E748F0" w:rsidTr="00CC6E4C">
        <w:trPr>
          <w:jc w:val="center"/>
        </w:trPr>
        <w:tc>
          <w:tcPr>
            <w:tcW w:w="2549" w:type="dxa"/>
            <w:tcBorders>
              <w:top w:val="single" w:sz="4" w:space="0" w:color="auto"/>
              <w:left w:val="single" w:sz="4" w:space="0" w:color="auto"/>
              <w:bottom w:val="single" w:sz="4" w:space="0" w:color="auto"/>
              <w:right w:val="single" w:sz="4" w:space="0" w:color="auto"/>
            </w:tcBorders>
            <w:vAlign w:val="center"/>
            <w:hideMark/>
          </w:tcPr>
          <w:p w:rsidR="00E748F0" w:rsidRDefault="00935523">
            <w:pPr>
              <w:rPr>
                <w:rFonts w:cs="Arial"/>
                <w:lang w:val="de-DE" w:eastAsia="ja-JP"/>
              </w:rPr>
            </w:pPr>
            <w:r>
              <w:rPr>
                <w:lang w:val="de-DE"/>
              </w:rPr>
              <w:t>0x0 “Inactive”</w:t>
            </w:r>
          </w:p>
        </w:tc>
        <w:tc>
          <w:tcPr>
            <w:tcW w:w="793" w:type="dxa"/>
            <w:tcBorders>
              <w:top w:val="single" w:sz="4" w:space="0" w:color="auto"/>
              <w:left w:val="single" w:sz="4" w:space="0" w:color="auto"/>
              <w:bottom w:val="single" w:sz="4" w:space="0" w:color="auto"/>
              <w:right w:val="single" w:sz="4" w:space="0" w:color="auto"/>
            </w:tcBorders>
            <w:vAlign w:val="center"/>
            <w:hideMark/>
          </w:tcPr>
          <w:p w:rsidR="00E748F0" w:rsidRDefault="00935523">
            <w:pPr>
              <w:tabs>
                <w:tab w:val="left" w:pos="1087"/>
              </w:tabs>
              <w:rPr>
                <w:rFonts w:cs="Arial"/>
                <w:b/>
                <w:lang w:val="de-DE" w:eastAsia="ja-JP"/>
              </w:rPr>
            </w:pPr>
            <w:r>
              <w:rPr>
                <w:b/>
                <w:lang w:val="de-DE"/>
              </w:rPr>
              <w:t>AND</w:t>
            </w:r>
          </w:p>
        </w:tc>
        <w:tc>
          <w:tcPr>
            <w:tcW w:w="3996" w:type="dxa"/>
            <w:tcBorders>
              <w:top w:val="single" w:sz="4" w:space="0" w:color="auto"/>
              <w:left w:val="single" w:sz="4" w:space="0" w:color="auto"/>
              <w:bottom w:val="single" w:sz="4" w:space="0" w:color="auto"/>
              <w:right w:val="single" w:sz="4" w:space="0" w:color="auto"/>
            </w:tcBorders>
            <w:vAlign w:val="center"/>
            <w:hideMark/>
          </w:tcPr>
          <w:p w:rsidR="00E748F0" w:rsidRDefault="00935523">
            <w:pPr>
              <w:tabs>
                <w:tab w:val="left" w:pos="1087"/>
              </w:tabs>
              <w:rPr>
                <w:rFonts w:cs="Arial"/>
                <w:lang w:val="de-DE" w:eastAsia="ja-JP"/>
              </w:rPr>
            </w:pPr>
            <w:r>
              <w:rPr>
                <w:lang w:val="de-DE"/>
              </w:rPr>
              <w:t>Any change</w:t>
            </w:r>
          </w:p>
        </w:tc>
        <w:tc>
          <w:tcPr>
            <w:tcW w:w="567" w:type="dxa"/>
            <w:tcBorders>
              <w:top w:val="single" w:sz="4" w:space="0" w:color="auto"/>
              <w:left w:val="single" w:sz="4" w:space="0" w:color="auto"/>
              <w:bottom w:val="single" w:sz="4" w:space="0" w:color="auto"/>
              <w:right w:val="single" w:sz="4" w:space="0" w:color="auto"/>
            </w:tcBorders>
            <w:vAlign w:val="center"/>
          </w:tcPr>
          <w:p w:rsidR="00E748F0" w:rsidRDefault="00935523" w:rsidP="00935523">
            <w:pPr>
              <w:numPr>
                <w:ilvl w:val="0"/>
                <w:numId w:val="9"/>
              </w:numPr>
              <w:tabs>
                <w:tab w:val="left" w:pos="1087"/>
              </w:tabs>
              <w:ind w:left="0" w:firstLine="0"/>
              <w:rPr>
                <w:sz w:val="32"/>
                <w:szCs w:val="32"/>
                <w:lang w:val="de-DE"/>
              </w:rPr>
            </w:pPr>
          </w:p>
        </w:tc>
        <w:tc>
          <w:tcPr>
            <w:tcW w:w="2707" w:type="dxa"/>
            <w:tcBorders>
              <w:top w:val="single" w:sz="4" w:space="0" w:color="auto"/>
              <w:left w:val="single" w:sz="4" w:space="0" w:color="auto"/>
              <w:bottom w:val="single" w:sz="4" w:space="0" w:color="auto"/>
              <w:right w:val="single" w:sz="4" w:space="0" w:color="auto"/>
            </w:tcBorders>
            <w:vAlign w:val="center"/>
            <w:hideMark/>
          </w:tcPr>
          <w:p w:rsidR="00E748F0" w:rsidRDefault="00935523">
            <w:pPr>
              <w:tabs>
                <w:tab w:val="left" w:pos="1087"/>
              </w:tabs>
              <w:rPr>
                <w:rFonts w:cs="Arial"/>
                <w:lang w:val="de-DE" w:eastAsia="ja-JP"/>
              </w:rPr>
            </w:pPr>
            <w:r>
              <w:rPr>
                <w:lang w:val="de-DE"/>
              </w:rPr>
              <w:t>“0x0 Inactive”</w:t>
            </w:r>
          </w:p>
        </w:tc>
      </w:tr>
      <w:tr w:rsidR="00E748F0" w:rsidTr="00CC6E4C">
        <w:trPr>
          <w:jc w:val="center"/>
        </w:trPr>
        <w:tc>
          <w:tcPr>
            <w:tcW w:w="2549" w:type="dxa"/>
            <w:tcBorders>
              <w:top w:val="single" w:sz="4" w:space="0" w:color="auto"/>
              <w:left w:val="single" w:sz="4" w:space="0" w:color="auto"/>
              <w:bottom w:val="single" w:sz="4" w:space="0" w:color="auto"/>
              <w:right w:val="single" w:sz="4" w:space="0" w:color="auto"/>
            </w:tcBorders>
            <w:vAlign w:val="center"/>
            <w:hideMark/>
          </w:tcPr>
          <w:p w:rsidR="00E748F0" w:rsidRDefault="00935523">
            <w:pPr>
              <w:rPr>
                <w:rFonts w:cs="Arial"/>
                <w:lang w:val="de-DE" w:eastAsia="ja-JP"/>
              </w:rPr>
            </w:pPr>
            <w:r>
              <w:rPr>
                <w:lang w:val="de-DE"/>
              </w:rPr>
              <w:t>0x1 “SAPP”</w:t>
            </w:r>
          </w:p>
        </w:tc>
        <w:tc>
          <w:tcPr>
            <w:tcW w:w="793" w:type="dxa"/>
            <w:tcBorders>
              <w:top w:val="single" w:sz="4" w:space="0" w:color="auto"/>
              <w:left w:val="single" w:sz="4" w:space="0" w:color="auto"/>
              <w:bottom w:val="single" w:sz="4" w:space="0" w:color="auto"/>
              <w:right w:val="single" w:sz="4" w:space="0" w:color="auto"/>
            </w:tcBorders>
            <w:vAlign w:val="center"/>
            <w:hideMark/>
          </w:tcPr>
          <w:p w:rsidR="00E748F0" w:rsidRDefault="00935523">
            <w:pPr>
              <w:rPr>
                <w:rFonts w:cs="Arial"/>
                <w:lang w:val="de-DE" w:eastAsia="ja-JP"/>
              </w:rPr>
            </w:pPr>
            <w:r>
              <w:rPr>
                <w:b/>
                <w:lang w:val="de-DE"/>
              </w:rPr>
              <w:t>AND</w:t>
            </w:r>
          </w:p>
        </w:tc>
        <w:tc>
          <w:tcPr>
            <w:tcW w:w="3996" w:type="dxa"/>
            <w:tcBorders>
              <w:top w:val="single" w:sz="4" w:space="0" w:color="auto"/>
              <w:left w:val="single" w:sz="4" w:space="0" w:color="auto"/>
              <w:bottom w:val="single" w:sz="4" w:space="0" w:color="auto"/>
              <w:right w:val="single" w:sz="4" w:space="0" w:color="auto"/>
            </w:tcBorders>
            <w:vAlign w:val="center"/>
            <w:hideMark/>
          </w:tcPr>
          <w:p w:rsidR="00E748F0" w:rsidRDefault="00935523">
            <w:pPr>
              <w:rPr>
                <w:rFonts w:cs="Arial"/>
                <w:lang w:val="de-DE" w:eastAsia="ja-JP"/>
              </w:rPr>
            </w:pPr>
            <w:r>
              <w:rPr>
                <w:lang w:val="de-DE"/>
              </w:rPr>
              <w:t>Changes from “Any” to “0x2 SAPP”</w:t>
            </w:r>
          </w:p>
        </w:tc>
        <w:tc>
          <w:tcPr>
            <w:tcW w:w="567" w:type="dxa"/>
            <w:tcBorders>
              <w:top w:val="single" w:sz="4" w:space="0" w:color="auto"/>
              <w:left w:val="single" w:sz="4" w:space="0" w:color="auto"/>
              <w:bottom w:val="single" w:sz="4" w:space="0" w:color="auto"/>
              <w:right w:val="single" w:sz="4" w:space="0" w:color="auto"/>
            </w:tcBorders>
            <w:vAlign w:val="center"/>
          </w:tcPr>
          <w:p w:rsidR="00E748F0" w:rsidRDefault="00935523" w:rsidP="00935523">
            <w:pPr>
              <w:numPr>
                <w:ilvl w:val="0"/>
                <w:numId w:val="9"/>
              </w:numPr>
              <w:ind w:left="0" w:firstLine="0"/>
              <w:rPr>
                <w:sz w:val="32"/>
                <w:szCs w:val="32"/>
                <w:lang w:val="de-DE"/>
              </w:rPr>
            </w:pPr>
          </w:p>
        </w:tc>
        <w:tc>
          <w:tcPr>
            <w:tcW w:w="2707" w:type="dxa"/>
            <w:tcBorders>
              <w:top w:val="single" w:sz="4" w:space="0" w:color="auto"/>
              <w:left w:val="single" w:sz="4" w:space="0" w:color="auto"/>
              <w:bottom w:val="single" w:sz="4" w:space="0" w:color="auto"/>
              <w:right w:val="single" w:sz="4" w:space="0" w:color="auto"/>
            </w:tcBorders>
            <w:vAlign w:val="center"/>
            <w:hideMark/>
          </w:tcPr>
          <w:p w:rsidR="00E748F0" w:rsidRDefault="00935523">
            <w:pPr>
              <w:rPr>
                <w:rFonts w:cs="Arial"/>
                <w:lang w:val="de-DE" w:eastAsia="ja-JP"/>
              </w:rPr>
            </w:pPr>
            <w:r>
              <w:rPr>
                <w:lang w:val="de-DE"/>
              </w:rPr>
              <w:t>“0x0 Inactive”</w:t>
            </w:r>
          </w:p>
        </w:tc>
      </w:tr>
      <w:tr w:rsidR="00E748F0" w:rsidTr="00CC6E4C">
        <w:trPr>
          <w:jc w:val="center"/>
        </w:trPr>
        <w:tc>
          <w:tcPr>
            <w:tcW w:w="2549" w:type="dxa"/>
            <w:tcBorders>
              <w:top w:val="single" w:sz="4" w:space="0" w:color="auto"/>
              <w:left w:val="single" w:sz="4" w:space="0" w:color="auto"/>
              <w:bottom w:val="single" w:sz="4" w:space="0" w:color="auto"/>
              <w:right w:val="single" w:sz="4" w:space="0" w:color="auto"/>
            </w:tcBorders>
            <w:vAlign w:val="center"/>
            <w:hideMark/>
          </w:tcPr>
          <w:p w:rsidR="00E748F0" w:rsidRDefault="00935523">
            <w:pPr>
              <w:rPr>
                <w:rFonts w:cs="Arial"/>
                <w:lang w:val="de-DE" w:eastAsia="ja-JP"/>
              </w:rPr>
            </w:pPr>
            <w:r>
              <w:rPr>
                <w:lang w:val="de-DE"/>
              </w:rPr>
              <w:t>0x1 “SAPP”</w:t>
            </w:r>
          </w:p>
        </w:tc>
        <w:tc>
          <w:tcPr>
            <w:tcW w:w="793" w:type="dxa"/>
            <w:tcBorders>
              <w:top w:val="single" w:sz="4" w:space="0" w:color="auto"/>
              <w:left w:val="single" w:sz="4" w:space="0" w:color="auto"/>
              <w:bottom w:val="single" w:sz="4" w:space="0" w:color="auto"/>
              <w:right w:val="single" w:sz="4" w:space="0" w:color="auto"/>
            </w:tcBorders>
            <w:vAlign w:val="center"/>
            <w:hideMark/>
          </w:tcPr>
          <w:p w:rsidR="00E748F0" w:rsidRDefault="00935523">
            <w:pPr>
              <w:rPr>
                <w:rFonts w:cs="Arial"/>
                <w:b/>
                <w:lang w:val="de-DE" w:eastAsia="ja-JP"/>
              </w:rPr>
            </w:pPr>
            <w:r>
              <w:rPr>
                <w:b/>
                <w:lang w:val="de-DE"/>
              </w:rPr>
              <w:t>AND</w:t>
            </w:r>
          </w:p>
        </w:tc>
        <w:tc>
          <w:tcPr>
            <w:tcW w:w="3996" w:type="dxa"/>
            <w:tcBorders>
              <w:top w:val="single" w:sz="4" w:space="0" w:color="auto"/>
              <w:left w:val="single" w:sz="4" w:space="0" w:color="auto"/>
              <w:bottom w:val="single" w:sz="4" w:space="0" w:color="auto"/>
              <w:right w:val="single" w:sz="4" w:space="0" w:color="auto"/>
            </w:tcBorders>
            <w:vAlign w:val="center"/>
            <w:hideMark/>
          </w:tcPr>
          <w:p w:rsidR="00E748F0" w:rsidRDefault="00935523">
            <w:pPr>
              <w:rPr>
                <w:rFonts w:cs="Arial"/>
                <w:lang w:val="de-DE" w:eastAsia="ja-JP"/>
              </w:rPr>
            </w:pPr>
            <w:r>
              <w:rPr>
                <w:lang w:val="de-DE"/>
              </w:rPr>
              <w:t>Is/remains “0x2 SAPP”</w:t>
            </w:r>
          </w:p>
        </w:tc>
        <w:tc>
          <w:tcPr>
            <w:tcW w:w="567" w:type="dxa"/>
            <w:tcBorders>
              <w:top w:val="single" w:sz="4" w:space="0" w:color="auto"/>
              <w:left w:val="single" w:sz="4" w:space="0" w:color="auto"/>
              <w:bottom w:val="single" w:sz="4" w:space="0" w:color="auto"/>
              <w:right w:val="single" w:sz="4" w:space="0" w:color="auto"/>
            </w:tcBorders>
            <w:vAlign w:val="center"/>
          </w:tcPr>
          <w:p w:rsidR="00E748F0" w:rsidRDefault="00935523" w:rsidP="00935523">
            <w:pPr>
              <w:numPr>
                <w:ilvl w:val="0"/>
                <w:numId w:val="9"/>
              </w:numPr>
              <w:ind w:left="0" w:firstLine="0"/>
              <w:rPr>
                <w:sz w:val="32"/>
                <w:szCs w:val="32"/>
                <w:lang w:val="de-DE"/>
              </w:rPr>
            </w:pPr>
          </w:p>
        </w:tc>
        <w:tc>
          <w:tcPr>
            <w:tcW w:w="2707" w:type="dxa"/>
            <w:tcBorders>
              <w:top w:val="single" w:sz="4" w:space="0" w:color="auto"/>
              <w:left w:val="single" w:sz="4" w:space="0" w:color="auto"/>
              <w:bottom w:val="single" w:sz="4" w:space="0" w:color="auto"/>
              <w:right w:val="single" w:sz="4" w:space="0" w:color="auto"/>
            </w:tcBorders>
            <w:vAlign w:val="center"/>
            <w:hideMark/>
          </w:tcPr>
          <w:p w:rsidR="00E748F0" w:rsidRDefault="00935523">
            <w:pPr>
              <w:rPr>
                <w:rFonts w:cs="Arial"/>
                <w:lang w:val="de-DE" w:eastAsia="ja-JP"/>
              </w:rPr>
            </w:pPr>
            <w:r>
              <w:rPr>
                <w:lang w:val="de-DE"/>
              </w:rPr>
              <w:t>“0x0 Inactive”</w:t>
            </w:r>
          </w:p>
        </w:tc>
      </w:tr>
      <w:tr w:rsidR="00E748F0" w:rsidTr="00CC6E4C">
        <w:trPr>
          <w:jc w:val="center"/>
        </w:trPr>
        <w:tc>
          <w:tcPr>
            <w:tcW w:w="2549" w:type="dxa"/>
            <w:tcBorders>
              <w:top w:val="single" w:sz="4" w:space="0" w:color="auto"/>
              <w:left w:val="single" w:sz="4" w:space="0" w:color="auto"/>
              <w:bottom w:val="single" w:sz="4" w:space="0" w:color="auto"/>
              <w:right w:val="single" w:sz="4" w:space="0" w:color="auto"/>
            </w:tcBorders>
            <w:vAlign w:val="center"/>
            <w:hideMark/>
          </w:tcPr>
          <w:p w:rsidR="00E748F0" w:rsidRDefault="00935523">
            <w:pPr>
              <w:rPr>
                <w:rFonts w:cs="Arial"/>
                <w:lang w:val="de-DE" w:eastAsia="ja-JP"/>
              </w:rPr>
            </w:pPr>
            <w:r>
              <w:rPr>
                <w:lang w:val="de-DE"/>
              </w:rPr>
              <w:t>0x2 “PPA”</w:t>
            </w:r>
          </w:p>
        </w:tc>
        <w:tc>
          <w:tcPr>
            <w:tcW w:w="793" w:type="dxa"/>
            <w:tcBorders>
              <w:top w:val="single" w:sz="4" w:space="0" w:color="auto"/>
              <w:left w:val="single" w:sz="4" w:space="0" w:color="auto"/>
              <w:bottom w:val="single" w:sz="4" w:space="0" w:color="auto"/>
              <w:right w:val="single" w:sz="4" w:space="0" w:color="auto"/>
            </w:tcBorders>
            <w:vAlign w:val="center"/>
            <w:hideMark/>
          </w:tcPr>
          <w:p w:rsidR="00E748F0" w:rsidRDefault="00935523">
            <w:pPr>
              <w:rPr>
                <w:rFonts w:cs="Arial"/>
                <w:lang w:val="de-DE" w:eastAsia="ja-JP"/>
              </w:rPr>
            </w:pPr>
            <w:r>
              <w:rPr>
                <w:b/>
                <w:lang w:val="de-DE"/>
              </w:rPr>
              <w:t>AND</w:t>
            </w:r>
          </w:p>
        </w:tc>
        <w:tc>
          <w:tcPr>
            <w:tcW w:w="3996" w:type="dxa"/>
            <w:tcBorders>
              <w:top w:val="single" w:sz="4" w:space="0" w:color="auto"/>
              <w:left w:val="single" w:sz="4" w:space="0" w:color="auto"/>
              <w:bottom w:val="single" w:sz="4" w:space="0" w:color="auto"/>
              <w:right w:val="single" w:sz="4" w:space="0" w:color="auto"/>
            </w:tcBorders>
            <w:vAlign w:val="center"/>
            <w:hideMark/>
          </w:tcPr>
          <w:p w:rsidR="00E748F0" w:rsidRDefault="00935523">
            <w:pPr>
              <w:rPr>
                <w:rFonts w:cs="Arial"/>
                <w:lang w:val="de-DE" w:eastAsia="ja-JP"/>
              </w:rPr>
            </w:pPr>
            <w:r>
              <w:rPr>
                <w:lang w:val="de-DE"/>
              </w:rPr>
              <w:t>Changes from “Any” to “0x3 PPA”</w:t>
            </w:r>
          </w:p>
        </w:tc>
        <w:tc>
          <w:tcPr>
            <w:tcW w:w="567" w:type="dxa"/>
            <w:tcBorders>
              <w:top w:val="single" w:sz="4" w:space="0" w:color="auto"/>
              <w:left w:val="single" w:sz="4" w:space="0" w:color="auto"/>
              <w:bottom w:val="single" w:sz="4" w:space="0" w:color="auto"/>
              <w:right w:val="single" w:sz="4" w:space="0" w:color="auto"/>
            </w:tcBorders>
            <w:vAlign w:val="center"/>
          </w:tcPr>
          <w:p w:rsidR="00E748F0" w:rsidRDefault="00935523" w:rsidP="00935523">
            <w:pPr>
              <w:numPr>
                <w:ilvl w:val="0"/>
                <w:numId w:val="9"/>
              </w:numPr>
              <w:ind w:left="0" w:firstLine="0"/>
              <w:rPr>
                <w:sz w:val="32"/>
                <w:szCs w:val="32"/>
                <w:lang w:val="de-DE"/>
              </w:rPr>
            </w:pPr>
          </w:p>
        </w:tc>
        <w:tc>
          <w:tcPr>
            <w:tcW w:w="2707" w:type="dxa"/>
            <w:tcBorders>
              <w:top w:val="single" w:sz="4" w:space="0" w:color="auto"/>
              <w:left w:val="single" w:sz="4" w:space="0" w:color="auto"/>
              <w:bottom w:val="single" w:sz="4" w:space="0" w:color="auto"/>
              <w:right w:val="single" w:sz="4" w:space="0" w:color="auto"/>
            </w:tcBorders>
            <w:vAlign w:val="center"/>
            <w:hideMark/>
          </w:tcPr>
          <w:p w:rsidR="00E748F0" w:rsidRDefault="00935523">
            <w:pPr>
              <w:rPr>
                <w:rFonts w:cs="Arial"/>
                <w:lang w:val="de-DE" w:eastAsia="ja-JP"/>
              </w:rPr>
            </w:pPr>
            <w:r>
              <w:rPr>
                <w:lang w:val="de-DE"/>
              </w:rPr>
              <w:t xml:space="preserve">“0x0 </w:t>
            </w:r>
            <w:r>
              <w:rPr>
                <w:lang w:val="de-DE"/>
              </w:rPr>
              <w:t>Inactive”</w:t>
            </w:r>
          </w:p>
        </w:tc>
      </w:tr>
      <w:tr w:rsidR="00E748F0" w:rsidTr="00CC6E4C">
        <w:trPr>
          <w:jc w:val="center"/>
        </w:trPr>
        <w:tc>
          <w:tcPr>
            <w:tcW w:w="2549" w:type="dxa"/>
            <w:tcBorders>
              <w:top w:val="single" w:sz="4" w:space="0" w:color="auto"/>
              <w:left w:val="single" w:sz="4" w:space="0" w:color="auto"/>
              <w:bottom w:val="single" w:sz="4" w:space="0" w:color="auto"/>
              <w:right w:val="single" w:sz="4" w:space="0" w:color="auto"/>
            </w:tcBorders>
            <w:vAlign w:val="center"/>
            <w:hideMark/>
          </w:tcPr>
          <w:p w:rsidR="00E748F0" w:rsidRDefault="00935523">
            <w:pPr>
              <w:rPr>
                <w:rFonts w:cs="Arial"/>
                <w:lang w:val="de-DE" w:eastAsia="ja-JP"/>
              </w:rPr>
            </w:pPr>
            <w:r>
              <w:rPr>
                <w:lang w:val="de-DE"/>
              </w:rPr>
              <w:t>0x2 “PPA”</w:t>
            </w:r>
          </w:p>
        </w:tc>
        <w:tc>
          <w:tcPr>
            <w:tcW w:w="793" w:type="dxa"/>
            <w:tcBorders>
              <w:top w:val="single" w:sz="4" w:space="0" w:color="auto"/>
              <w:left w:val="single" w:sz="4" w:space="0" w:color="auto"/>
              <w:bottom w:val="single" w:sz="4" w:space="0" w:color="auto"/>
              <w:right w:val="single" w:sz="4" w:space="0" w:color="auto"/>
            </w:tcBorders>
            <w:vAlign w:val="center"/>
            <w:hideMark/>
          </w:tcPr>
          <w:p w:rsidR="00E748F0" w:rsidRDefault="00935523">
            <w:pPr>
              <w:rPr>
                <w:rFonts w:cs="Arial"/>
                <w:b/>
                <w:lang w:val="de-DE" w:eastAsia="ja-JP"/>
              </w:rPr>
            </w:pPr>
            <w:r>
              <w:rPr>
                <w:b/>
                <w:lang w:val="de-DE"/>
              </w:rPr>
              <w:t>AND</w:t>
            </w:r>
          </w:p>
        </w:tc>
        <w:tc>
          <w:tcPr>
            <w:tcW w:w="3996" w:type="dxa"/>
            <w:tcBorders>
              <w:top w:val="single" w:sz="4" w:space="0" w:color="auto"/>
              <w:left w:val="single" w:sz="4" w:space="0" w:color="auto"/>
              <w:bottom w:val="single" w:sz="4" w:space="0" w:color="auto"/>
              <w:right w:val="single" w:sz="4" w:space="0" w:color="auto"/>
            </w:tcBorders>
            <w:vAlign w:val="center"/>
            <w:hideMark/>
          </w:tcPr>
          <w:p w:rsidR="00E748F0" w:rsidRDefault="00935523" w:rsidP="001F0877">
            <w:pPr>
              <w:rPr>
                <w:rFonts w:cs="Arial"/>
                <w:lang w:val="de-DE" w:eastAsia="ja-JP"/>
              </w:rPr>
            </w:pPr>
            <w:r>
              <w:rPr>
                <w:lang w:val="de-DE"/>
              </w:rPr>
              <w:t>Is/remains “0x3 PPA”</w:t>
            </w:r>
          </w:p>
        </w:tc>
        <w:tc>
          <w:tcPr>
            <w:tcW w:w="567" w:type="dxa"/>
            <w:tcBorders>
              <w:top w:val="single" w:sz="4" w:space="0" w:color="auto"/>
              <w:left w:val="single" w:sz="4" w:space="0" w:color="auto"/>
              <w:bottom w:val="single" w:sz="4" w:space="0" w:color="auto"/>
              <w:right w:val="single" w:sz="4" w:space="0" w:color="auto"/>
            </w:tcBorders>
            <w:vAlign w:val="center"/>
          </w:tcPr>
          <w:p w:rsidR="00E748F0" w:rsidRDefault="00935523" w:rsidP="00935523">
            <w:pPr>
              <w:numPr>
                <w:ilvl w:val="0"/>
                <w:numId w:val="9"/>
              </w:numPr>
              <w:ind w:left="0" w:firstLine="0"/>
              <w:rPr>
                <w:sz w:val="32"/>
                <w:szCs w:val="32"/>
                <w:lang w:val="de-DE"/>
              </w:rPr>
            </w:pPr>
          </w:p>
        </w:tc>
        <w:tc>
          <w:tcPr>
            <w:tcW w:w="2707" w:type="dxa"/>
            <w:tcBorders>
              <w:top w:val="single" w:sz="4" w:space="0" w:color="auto"/>
              <w:left w:val="single" w:sz="4" w:space="0" w:color="auto"/>
              <w:bottom w:val="single" w:sz="4" w:space="0" w:color="auto"/>
              <w:right w:val="single" w:sz="4" w:space="0" w:color="auto"/>
            </w:tcBorders>
            <w:vAlign w:val="center"/>
            <w:hideMark/>
          </w:tcPr>
          <w:p w:rsidR="00E748F0" w:rsidRDefault="00935523">
            <w:pPr>
              <w:rPr>
                <w:rFonts w:cs="Arial"/>
                <w:lang w:val="de-DE" w:eastAsia="ja-JP"/>
              </w:rPr>
            </w:pPr>
            <w:r>
              <w:rPr>
                <w:lang w:val="de-DE"/>
              </w:rPr>
              <w:t>“0x0 Inactive”</w:t>
            </w:r>
          </w:p>
        </w:tc>
      </w:tr>
      <w:tr w:rsidR="00E748F0" w:rsidTr="00CC6E4C">
        <w:trPr>
          <w:jc w:val="center"/>
        </w:trPr>
        <w:tc>
          <w:tcPr>
            <w:tcW w:w="2549" w:type="dxa"/>
            <w:tcBorders>
              <w:top w:val="single" w:sz="4" w:space="0" w:color="auto"/>
              <w:left w:val="single" w:sz="4" w:space="0" w:color="auto"/>
              <w:bottom w:val="single" w:sz="4" w:space="0" w:color="auto"/>
              <w:right w:val="single" w:sz="4" w:space="0" w:color="auto"/>
            </w:tcBorders>
            <w:vAlign w:val="center"/>
            <w:hideMark/>
          </w:tcPr>
          <w:p w:rsidR="00E748F0" w:rsidRDefault="00935523">
            <w:pPr>
              <w:rPr>
                <w:rFonts w:cs="Arial"/>
                <w:lang w:val="de-DE" w:eastAsia="ja-JP"/>
              </w:rPr>
            </w:pPr>
            <w:r>
              <w:rPr>
                <w:lang w:val="de-DE"/>
              </w:rPr>
              <w:lastRenderedPageBreak/>
              <w:t>0x3 “POA”</w:t>
            </w:r>
          </w:p>
        </w:tc>
        <w:tc>
          <w:tcPr>
            <w:tcW w:w="793" w:type="dxa"/>
            <w:tcBorders>
              <w:top w:val="single" w:sz="4" w:space="0" w:color="auto"/>
              <w:left w:val="single" w:sz="4" w:space="0" w:color="auto"/>
              <w:bottom w:val="single" w:sz="4" w:space="0" w:color="auto"/>
              <w:right w:val="single" w:sz="4" w:space="0" w:color="auto"/>
            </w:tcBorders>
            <w:vAlign w:val="center"/>
            <w:hideMark/>
          </w:tcPr>
          <w:p w:rsidR="00E748F0" w:rsidRDefault="00935523">
            <w:pPr>
              <w:rPr>
                <w:rFonts w:cs="Arial"/>
                <w:lang w:val="de-DE" w:eastAsia="ja-JP"/>
              </w:rPr>
            </w:pPr>
            <w:r>
              <w:rPr>
                <w:b/>
                <w:lang w:val="de-DE"/>
              </w:rPr>
              <w:t>AND</w:t>
            </w:r>
          </w:p>
        </w:tc>
        <w:tc>
          <w:tcPr>
            <w:tcW w:w="3996" w:type="dxa"/>
            <w:tcBorders>
              <w:top w:val="single" w:sz="4" w:space="0" w:color="auto"/>
              <w:left w:val="single" w:sz="4" w:space="0" w:color="auto"/>
              <w:bottom w:val="single" w:sz="4" w:space="0" w:color="auto"/>
              <w:right w:val="single" w:sz="4" w:space="0" w:color="auto"/>
            </w:tcBorders>
            <w:vAlign w:val="center"/>
            <w:hideMark/>
          </w:tcPr>
          <w:p w:rsidR="00E748F0" w:rsidRDefault="00935523">
            <w:pPr>
              <w:rPr>
                <w:rFonts w:cs="Arial"/>
                <w:lang w:val="de-DE" w:eastAsia="ja-JP"/>
              </w:rPr>
            </w:pPr>
            <w:r>
              <w:rPr>
                <w:lang w:val="de-DE"/>
              </w:rPr>
              <w:t>Changes from “Any” to “0x4 POA”</w:t>
            </w:r>
          </w:p>
        </w:tc>
        <w:tc>
          <w:tcPr>
            <w:tcW w:w="567" w:type="dxa"/>
            <w:tcBorders>
              <w:top w:val="single" w:sz="4" w:space="0" w:color="auto"/>
              <w:left w:val="single" w:sz="4" w:space="0" w:color="auto"/>
              <w:bottom w:val="single" w:sz="4" w:space="0" w:color="auto"/>
              <w:right w:val="single" w:sz="4" w:space="0" w:color="auto"/>
            </w:tcBorders>
            <w:vAlign w:val="center"/>
          </w:tcPr>
          <w:p w:rsidR="00E748F0" w:rsidRDefault="00935523" w:rsidP="00935523">
            <w:pPr>
              <w:numPr>
                <w:ilvl w:val="0"/>
                <w:numId w:val="9"/>
              </w:numPr>
              <w:ind w:left="0" w:firstLine="0"/>
              <w:rPr>
                <w:sz w:val="32"/>
                <w:szCs w:val="32"/>
                <w:lang w:val="de-DE"/>
              </w:rPr>
            </w:pPr>
          </w:p>
        </w:tc>
        <w:tc>
          <w:tcPr>
            <w:tcW w:w="2707" w:type="dxa"/>
            <w:tcBorders>
              <w:top w:val="single" w:sz="4" w:space="0" w:color="auto"/>
              <w:left w:val="single" w:sz="4" w:space="0" w:color="auto"/>
              <w:bottom w:val="single" w:sz="4" w:space="0" w:color="auto"/>
              <w:right w:val="single" w:sz="4" w:space="0" w:color="auto"/>
            </w:tcBorders>
            <w:vAlign w:val="center"/>
            <w:hideMark/>
          </w:tcPr>
          <w:p w:rsidR="00E748F0" w:rsidRDefault="00935523">
            <w:pPr>
              <w:rPr>
                <w:rFonts w:cs="Arial"/>
                <w:lang w:val="de-DE" w:eastAsia="ja-JP"/>
              </w:rPr>
            </w:pPr>
            <w:r>
              <w:rPr>
                <w:lang w:val="de-DE"/>
              </w:rPr>
              <w:t>“0x0 Inactive”</w:t>
            </w:r>
          </w:p>
        </w:tc>
      </w:tr>
      <w:tr w:rsidR="00E748F0" w:rsidTr="00CC6E4C">
        <w:trPr>
          <w:jc w:val="center"/>
        </w:trPr>
        <w:tc>
          <w:tcPr>
            <w:tcW w:w="2549" w:type="dxa"/>
            <w:tcBorders>
              <w:top w:val="single" w:sz="4" w:space="0" w:color="auto"/>
              <w:left w:val="single" w:sz="4" w:space="0" w:color="auto"/>
              <w:bottom w:val="single" w:sz="4" w:space="0" w:color="auto"/>
              <w:right w:val="single" w:sz="4" w:space="0" w:color="auto"/>
            </w:tcBorders>
            <w:vAlign w:val="center"/>
            <w:hideMark/>
          </w:tcPr>
          <w:p w:rsidR="00E748F0" w:rsidRDefault="00935523">
            <w:pPr>
              <w:rPr>
                <w:rFonts w:cs="Arial"/>
                <w:lang w:val="de-DE" w:eastAsia="ja-JP"/>
              </w:rPr>
            </w:pPr>
            <w:r>
              <w:rPr>
                <w:lang w:val="de-DE"/>
              </w:rPr>
              <w:t>0x3 “POA”</w:t>
            </w:r>
          </w:p>
        </w:tc>
        <w:tc>
          <w:tcPr>
            <w:tcW w:w="793" w:type="dxa"/>
            <w:tcBorders>
              <w:top w:val="single" w:sz="4" w:space="0" w:color="auto"/>
              <w:left w:val="single" w:sz="4" w:space="0" w:color="auto"/>
              <w:bottom w:val="single" w:sz="4" w:space="0" w:color="auto"/>
              <w:right w:val="single" w:sz="4" w:space="0" w:color="auto"/>
            </w:tcBorders>
            <w:vAlign w:val="center"/>
            <w:hideMark/>
          </w:tcPr>
          <w:p w:rsidR="00E748F0" w:rsidRDefault="00935523">
            <w:pPr>
              <w:rPr>
                <w:rFonts w:cs="Arial"/>
                <w:b/>
                <w:lang w:val="de-DE" w:eastAsia="ja-JP"/>
              </w:rPr>
            </w:pPr>
            <w:r>
              <w:rPr>
                <w:b/>
                <w:lang w:val="de-DE"/>
              </w:rPr>
              <w:t>AND</w:t>
            </w:r>
          </w:p>
        </w:tc>
        <w:tc>
          <w:tcPr>
            <w:tcW w:w="3996" w:type="dxa"/>
            <w:tcBorders>
              <w:top w:val="single" w:sz="4" w:space="0" w:color="auto"/>
              <w:left w:val="single" w:sz="4" w:space="0" w:color="auto"/>
              <w:bottom w:val="single" w:sz="4" w:space="0" w:color="auto"/>
              <w:right w:val="single" w:sz="4" w:space="0" w:color="auto"/>
            </w:tcBorders>
            <w:vAlign w:val="center"/>
            <w:hideMark/>
          </w:tcPr>
          <w:p w:rsidR="00E748F0" w:rsidRDefault="00935523">
            <w:pPr>
              <w:rPr>
                <w:rFonts w:cs="Arial"/>
                <w:lang w:val="de-DE" w:eastAsia="ja-JP"/>
              </w:rPr>
            </w:pPr>
            <w:r>
              <w:rPr>
                <w:lang w:val="de-DE"/>
              </w:rPr>
              <w:t>Is/remains “0x4 POA”</w:t>
            </w:r>
          </w:p>
        </w:tc>
        <w:tc>
          <w:tcPr>
            <w:tcW w:w="567" w:type="dxa"/>
            <w:tcBorders>
              <w:top w:val="single" w:sz="4" w:space="0" w:color="auto"/>
              <w:left w:val="single" w:sz="4" w:space="0" w:color="auto"/>
              <w:bottom w:val="single" w:sz="4" w:space="0" w:color="auto"/>
              <w:right w:val="single" w:sz="4" w:space="0" w:color="auto"/>
            </w:tcBorders>
            <w:vAlign w:val="center"/>
          </w:tcPr>
          <w:p w:rsidR="00E748F0" w:rsidRDefault="00935523" w:rsidP="00935523">
            <w:pPr>
              <w:numPr>
                <w:ilvl w:val="0"/>
                <w:numId w:val="9"/>
              </w:numPr>
              <w:ind w:left="0" w:firstLine="0"/>
              <w:rPr>
                <w:sz w:val="32"/>
                <w:szCs w:val="32"/>
                <w:lang w:val="de-DE"/>
              </w:rPr>
            </w:pPr>
          </w:p>
        </w:tc>
        <w:tc>
          <w:tcPr>
            <w:tcW w:w="2707" w:type="dxa"/>
            <w:tcBorders>
              <w:top w:val="single" w:sz="4" w:space="0" w:color="auto"/>
              <w:left w:val="single" w:sz="4" w:space="0" w:color="auto"/>
              <w:bottom w:val="single" w:sz="4" w:space="0" w:color="auto"/>
              <w:right w:val="single" w:sz="4" w:space="0" w:color="auto"/>
            </w:tcBorders>
            <w:vAlign w:val="center"/>
            <w:hideMark/>
          </w:tcPr>
          <w:p w:rsidR="00E748F0" w:rsidRDefault="00935523">
            <w:pPr>
              <w:rPr>
                <w:rFonts w:cs="Arial"/>
                <w:lang w:val="de-DE" w:eastAsia="ja-JP"/>
              </w:rPr>
            </w:pPr>
            <w:r>
              <w:rPr>
                <w:lang w:val="de-DE"/>
              </w:rPr>
              <w:t>“0x0 Inactive”</w:t>
            </w:r>
          </w:p>
        </w:tc>
      </w:tr>
      <w:tr w:rsidR="00E748F0" w:rsidTr="00CC6E4C">
        <w:trPr>
          <w:jc w:val="center"/>
        </w:trPr>
        <w:tc>
          <w:tcPr>
            <w:tcW w:w="2549" w:type="dxa"/>
            <w:tcBorders>
              <w:top w:val="single" w:sz="4" w:space="0" w:color="auto"/>
              <w:left w:val="single" w:sz="4" w:space="0" w:color="auto"/>
              <w:bottom w:val="single" w:sz="4" w:space="0" w:color="auto"/>
              <w:right w:val="single" w:sz="4" w:space="0" w:color="auto"/>
            </w:tcBorders>
            <w:vAlign w:val="center"/>
            <w:hideMark/>
          </w:tcPr>
          <w:p w:rsidR="00E748F0" w:rsidRDefault="00935523">
            <w:pPr>
              <w:rPr>
                <w:rFonts w:cs="Arial"/>
                <w:lang w:val="de-DE" w:eastAsia="ja-JP"/>
              </w:rPr>
            </w:pPr>
            <w:r>
              <w:rPr>
                <w:lang w:val="de-DE"/>
              </w:rPr>
              <w:t>0x6 “Off”</w:t>
            </w:r>
          </w:p>
        </w:tc>
        <w:tc>
          <w:tcPr>
            <w:tcW w:w="793" w:type="dxa"/>
            <w:tcBorders>
              <w:top w:val="single" w:sz="4" w:space="0" w:color="auto"/>
              <w:left w:val="single" w:sz="4" w:space="0" w:color="auto"/>
              <w:bottom w:val="single" w:sz="4" w:space="0" w:color="auto"/>
              <w:right w:val="single" w:sz="4" w:space="0" w:color="auto"/>
            </w:tcBorders>
            <w:vAlign w:val="center"/>
            <w:hideMark/>
          </w:tcPr>
          <w:p w:rsidR="00E748F0" w:rsidRDefault="00935523">
            <w:pPr>
              <w:rPr>
                <w:rFonts w:cs="Arial"/>
                <w:lang w:val="de-DE" w:eastAsia="ja-JP"/>
              </w:rPr>
            </w:pPr>
            <w:r>
              <w:rPr>
                <w:b/>
                <w:lang w:val="de-DE"/>
              </w:rPr>
              <w:t>AND</w:t>
            </w:r>
          </w:p>
        </w:tc>
        <w:tc>
          <w:tcPr>
            <w:tcW w:w="3996" w:type="dxa"/>
            <w:tcBorders>
              <w:top w:val="single" w:sz="4" w:space="0" w:color="auto"/>
              <w:left w:val="single" w:sz="4" w:space="0" w:color="auto"/>
              <w:bottom w:val="single" w:sz="4" w:space="0" w:color="auto"/>
              <w:right w:val="single" w:sz="4" w:space="0" w:color="auto"/>
            </w:tcBorders>
            <w:vAlign w:val="center"/>
            <w:hideMark/>
          </w:tcPr>
          <w:p w:rsidR="00E748F0" w:rsidRDefault="00935523">
            <w:pPr>
              <w:rPr>
                <w:rFonts w:cs="Arial"/>
                <w:lang w:val="de-DE" w:eastAsia="ja-JP"/>
              </w:rPr>
            </w:pPr>
            <w:r>
              <w:rPr>
                <w:lang w:val="de-DE"/>
              </w:rPr>
              <w:t>Changes from “Any” to “0x1 OFF”</w:t>
            </w:r>
          </w:p>
        </w:tc>
        <w:tc>
          <w:tcPr>
            <w:tcW w:w="567" w:type="dxa"/>
            <w:tcBorders>
              <w:top w:val="single" w:sz="4" w:space="0" w:color="auto"/>
              <w:left w:val="single" w:sz="4" w:space="0" w:color="auto"/>
              <w:bottom w:val="single" w:sz="4" w:space="0" w:color="auto"/>
              <w:right w:val="single" w:sz="4" w:space="0" w:color="auto"/>
            </w:tcBorders>
            <w:vAlign w:val="center"/>
          </w:tcPr>
          <w:p w:rsidR="00E748F0" w:rsidRDefault="00935523" w:rsidP="00935523">
            <w:pPr>
              <w:numPr>
                <w:ilvl w:val="0"/>
                <w:numId w:val="9"/>
              </w:numPr>
              <w:ind w:left="0" w:firstLine="0"/>
              <w:rPr>
                <w:sz w:val="32"/>
                <w:szCs w:val="32"/>
                <w:lang w:val="de-DE"/>
              </w:rPr>
            </w:pPr>
          </w:p>
        </w:tc>
        <w:tc>
          <w:tcPr>
            <w:tcW w:w="2707" w:type="dxa"/>
            <w:tcBorders>
              <w:top w:val="single" w:sz="4" w:space="0" w:color="auto"/>
              <w:left w:val="single" w:sz="4" w:space="0" w:color="auto"/>
              <w:bottom w:val="single" w:sz="4" w:space="0" w:color="auto"/>
              <w:right w:val="single" w:sz="4" w:space="0" w:color="auto"/>
            </w:tcBorders>
            <w:vAlign w:val="center"/>
            <w:hideMark/>
          </w:tcPr>
          <w:p w:rsidR="00E748F0" w:rsidRDefault="00935523">
            <w:pPr>
              <w:rPr>
                <w:rFonts w:cs="Arial"/>
                <w:lang w:val="de-DE" w:eastAsia="ja-JP"/>
              </w:rPr>
            </w:pPr>
            <w:r>
              <w:rPr>
                <w:lang w:val="de-DE"/>
              </w:rPr>
              <w:t>“0x0 Inactive”</w:t>
            </w:r>
          </w:p>
        </w:tc>
      </w:tr>
    </w:tbl>
    <w:p w:rsidR="00BD5255" w:rsidRDefault="00935523" w:rsidP="00BD5255">
      <w:r>
        <w:t xml:space="preserve">HMI system </w:t>
      </w:r>
      <w:r>
        <w:t xml:space="preserve">logic for [ApaMdeStat_D_RqDrv] – Change from “other “to 0x0 </w:t>
      </w:r>
    </w:p>
    <w:p w:rsidR="00BD5255" w:rsidRDefault="00935523" w:rsidP="00BD5255">
      <w:r>
        <w:t>(P-HotkeyReq057)</w:t>
      </w:r>
    </w:p>
    <w:p w:rsidR="00BD5255" w:rsidRPr="00BD5255" w:rsidRDefault="00935523" w:rsidP="00BD5255"/>
    <w:p w:rsidR="00CC6E4C" w:rsidRPr="00CC6E4C" w:rsidRDefault="00CC6E4C" w:rsidP="00CC6E4C">
      <w:pPr>
        <w:pStyle w:val="Heading4"/>
        <w:rPr>
          <w:b w:val="0"/>
          <w:u w:val="single"/>
        </w:rPr>
      </w:pPr>
      <w:r w:rsidRPr="00CC6E4C">
        <w:rPr>
          <w:b w:val="0"/>
          <w:u w:val="single"/>
        </w:rPr>
        <w:t>CAMERA-FUR-REQ-235913/B-HotKey Shortcut Menu Signal Processing Requirements 7</w:t>
      </w:r>
    </w:p>
    <w:p w:rsidR="005B3EDC" w:rsidRDefault="00935523" w:rsidP="005B3EDC">
      <w:r>
        <w:t>When the trigger conditions for cycling are fulfilled, the HMI system sha</w:t>
      </w:r>
      <w:r>
        <w:t xml:space="preserve">ll change [ApaSwtch_D_RqMnu] from state “0x0” to state “0x1”, hold this state for at least [tHoldPressed] and end the cycle with the transition back to state “0x0”. </w:t>
      </w:r>
    </w:p>
    <w:p w:rsidR="005B3EDC" w:rsidRDefault="00935523" w:rsidP="005B3EDC">
      <w:r>
        <w:t>Note:</w:t>
      </w:r>
    </w:p>
    <w:p w:rsidR="005B3EDC" w:rsidRDefault="00935523" w:rsidP="005B3EDC">
      <w:r>
        <w:t>See figure. The requirement to keep the pressed state set at least [tHoldPressed] ai</w:t>
      </w:r>
      <w:r>
        <w:t>ms at assuring the PAM detects the change.  You may consider this requirement fulfilled if the minimum SeperationTime as defined per applicable CAN specifications for event periodic signals or if the message rate of the signal [ApaSwtch_D_RqMnu] is the sam</w:t>
      </w:r>
      <w:r>
        <w:t>e or bigger than [tHoldPressed].</w:t>
      </w:r>
    </w:p>
    <w:p w:rsidR="005B3EDC" w:rsidRDefault="00935523" w:rsidP="005B3EDC"/>
    <w:p w:rsidR="005B3EDC" w:rsidRDefault="00935523" w:rsidP="00CC6E4C">
      <w:pPr>
        <w:jc w:val="center"/>
      </w:pPr>
      <w:r>
        <w:t xml:space="preserve"> </w:t>
      </w:r>
      <w:r>
        <w:rPr>
          <w:noProof/>
        </w:rPr>
        <w:drawing>
          <wp:inline distT="0" distB="0" distL="0" distR="0" wp14:anchorId="1283491D" wp14:editId="6395C20E">
            <wp:extent cx="4387850" cy="1216660"/>
            <wp:effectExtent l="0" t="0" r="0" b="2540"/>
            <wp:docPr id="98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387850" cy="1216660"/>
                    </a:xfrm>
                    <a:prstGeom prst="rect">
                      <a:avLst/>
                    </a:prstGeom>
                  </pic:spPr>
                </pic:pic>
              </a:graphicData>
            </a:graphic>
          </wp:inline>
        </w:drawing>
      </w:r>
    </w:p>
    <w:p w:rsidR="005B3EDC" w:rsidRDefault="00935523" w:rsidP="005B3EDC"/>
    <w:p w:rsidR="000533B2" w:rsidRDefault="00935523" w:rsidP="005B3EDC">
      <w:r>
        <w:t>Cycle for [ApaSwtch_D_RqMnu] and [PrkAidSwtch_D_RqMnu]</w:t>
      </w:r>
    </w:p>
    <w:p w:rsidR="003041A1" w:rsidRPr="005B3EDC" w:rsidRDefault="00935523" w:rsidP="005B3EDC">
      <w:r w:rsidRPr="003041A1">
        <w:t>(P-HotkeyReq038)</w:t>
      </w:r>
    </w:p>
    <w:p w:rsidR="00CC6E4C" w:rsidRPr="00CC6E4C" w:rsidRDefault="00CC6E4C" w:rsidP="00CC6E4C">
      <w:pPr>
        <w:pStyle w:val="Heading4"/>
        <w:rPr>
          <w:b w:val="0"/>
          <w:u w:val="single"/>
        </w:rPr>
      </w:pPr>
      <w:r w:rsidRPr="00CC6E4C">
        <w:rPr>
          <w:b w:val="0"/>
          <w:u w:val="single"/>
        </w:rPr>
        <w:t>CAMERA-FUR-REQ-235914/C-HotKey Shortcut Menu Signal Processing Requirements 8</w:t>
      </w:r>
    </w:p>
    <w:p w:rsidR="00CC6CEE" w:rsidRPr="00CC6CEE" w:rsidRDefault="00935523" w:rsidP="00CC6CEE">
      <w:r w:rsidRPr="00CC6CEE">
        <w:t>If the hotkey menu is shown, the APA feature sele</w:t>
      </w:r>
      <w:r w:rsidRPr="00CC6CEE">
        <w:t>ction interface shall depend on the signal</w:t>
      </w:r>
      <w:r>
        <w:t xml:space="preserve"> [ApaSys_D_Stat] as detailed by the following table.</w:t>
      </w:r>
    </w:p>
    <w:p w:rsidR="00CC6CEE" w:rsidRPr="00CC6CEE" w:rsidRDefault="00935523" w:rsidP="00CC6CEE"/>
    <w:tbl>
      <w:tblPr>
        <w:tblW w:w="9825" w:type="dxa"/>
        <w:jc w:val="center"/>
        <w:tblLayout w:type="fixed"/>
        <w:tblLook w:val="04A0" w:firstRow="1" w:lastRow="0" w:firstColumn="1" w:lastColumn="0" w:noHBand="0" w:noVBand="1"/>
      </w:tblPr>
      <w:tblGrid>
        <w:gridCol w:w="724"/>
        <w:gridCol w:w="1558"/>
        <w:gridCol w:w="7543"/>
      </w:tblGrid>
      <w:tr w:rsidR="00CF20A7" w:rsidTr="00CC6E4C">
        <w:trPr>
          <w:trHeight w:val="300"/>
          <w:tblHeader/>
          <w:jc w:val="center"/>
        </w:trPr>
        <w:tc>
          <w:tcPr>
            <w:tcW w:w="2282" w:type="dxa"/>
            <w:gridSpan w:val="2"/>
            <w:tcBorders>
              <w:top w:val="single" w:sz="4" w:space="0" w:color="auto"/>
              <w:left w:val="single" w:sz="4" w:space="0" w:color="auto"/>
              <w:bottom w:val="single" w:sz="4" w:space="0" w:color="auto"/>
              <w:right w:val="single" w:sz="4" w:space="0" w:color="auto"/>
            </w:tcBorders>
            <w:shd w:val="pct10" w:color="auto" w:fill="auto"/>
            <w:hideMark/>
          </w:tcPr>
          <w:p w:rsidR="00CF20A7" w:rsidRDefault="00935523">
            <w:pPr>
              <w:rPr>
                <w:rFonts w:cs="Arial"/>
                <w:b/>
                <w:color w:val="000000"/>
                <w:lang w:val="de-DE"/>
              </w:rPr>
            </w:pPr>
            <w:r>
              <w:rPr>
                <w:b/>
                <w:color w:val="000000"/>
                <w:lang w:val="de-DE"/>
              </w:rPr>
              <w:t>[ApaSys_D_Stat]</w:t>
            </w:r>
          </w:p>
        </w:tc>
        <w:tc>
          <w:tcPr>
            <w:tcW w:w="7543" w:type="dxa"/>
            <w:vMerge w:val="restart"/>
            <w:tcBorders>
              <w:top w:val="single" w:sz="4" w:space="0" w:color="auto"/>
              <w:left w:val="single" w:sz="4" w:space="0" w:color="auto"/>
              <w:bottom w:val="single" w:sz="4" w:space="0" w:color="auto"/>
              <w:right w:val="single" w:sz="4" w:space="0" w:color="auto"/>
            </w:tcBorders>
            <w:shd w:val="pct10" w:color="auto" w:fill="auto"/>
            <w:vAlign w:val="bottom"/>
            <w:hideMark/>
          </w:tcPr>
          <w:p w:rsidR="00CF20A7" w:rsidRDefault="00935523">
            <w:pPr>
              <w:rPr>
                <w:rFonts w:cs="Arial"/>
                <w:b/>
                <w:color w:val="000000"/>
                <w:lang w:val="de-DE"/>
              </w:rPr>
            </w:pPr>
            <w:r>
              <w:rPr>
                <w:b/>
                <w:color w:val="000000"/>
                <w:lang w:val="de-DE"/>
              </w:rPr>
              <w:t>If hotkey menu is shown, APA feature selection option shall show that:</w:t>
            </w:r>
          </w:p>
        </w:tc>
      </w:tr>
      <w:tr w:rsidR="00CF20A7" w:rsidTr="00CC6E4C">
        <w:trPr>
          <w:trHeight w:val="300"/>
          <w:tblHeader/>
          <w:jc w:val="center"/>
        </w:trPr>
        <w:tc>
          <w:tcPr>
            <w:tcW w:w="724" w:type="dxa"/>
            <w:tcBorders>
              <w:top w:val="single" w:sz="4" w:space="0" w:color="auto"/>
              <w:left w:val="single" w:sz="4" w:space="0" w:color="auto"/>
              <w:bottom w:val="single" w:sz="4" w:space="0" w:color="auto"/>
              <w:right w:val="single" w:sz="4" w:space="0" w:color="auto"/>
            </w:tcBorders>
            <w:shd w:val="pct10" w:color="auto" w:fill="auto"/>
            <w:hideMark/>
          </w:tcPr>
          <w:p w:rsidR="00CF20A7" w:rsidRDefault="00935523">
            <w:pPr>
              <w:rPr>
                <w:rFonts w:cs="Arial"/>
                <w:b/>
                <w:color w:val="000000"/>
                <w:lang w:val="de-DE"/>
              </w:rPr>
            </w:pPr>
            <w:r>
              <w:rPr>
                <w:b/>
                <w:color w:val="000000"/>
                <w:lang w:val="de-DE"/>
              </w:rPr>
              <w:t>State</w:t>
            </w:r>
          </w:p>
        </w:tc>
        <w:tc>
          <w:tcPr>
            <w:tcW w:w="1558" w:type="dxa"/>
            <w:tcBorders>
              <w:top w:val="single" w:sz="4" w:space="0" w:color="auto"/>
              <w:left w:val="nil"/>
              <w:bottom w:val="single" w:sz="4" w:space="0" w:color="auto"/>
              <w:right w:val="single" w:sz="4" w:space="0" w:color="auto"/>
            </w:tcBorders>
            <w:shd w:val="pct10" w:color="auto" w:fill="auto"/>
            <w:hideMark/>
          </w:tcPr>
          <w:p w:rsidR="00CF20A7" w:rsidRDefault="00935523">
            <w:pPr>
              <w:rPr>
                <w:rFonts w:cs="Arial"/>
                <w:b/>
                <w:color w:val="000000"/>
                <w:lang w:val="de-DE"/>
              </w:rPr>
            </w:pPr>
            <w:r>
              <w:rPr>
                <w:b/>
                <w:color w:val="000000"/>
                <w:lang w:val="de-DE"/>
              </w:rPr>
              <w:t>Description</w:t>
            </w:r>
          </w:p>
        </w:tc>
        <w:tc>
          <w:tcPr>
            <w:tcW w:w="7543" w:type="dxa"/>
            <w:vMerge/>
            <w:tcBorders>
              <w:top w:val="single" w:sz="4" w:space="0" w:color="auto"/>
              <w:left w:val="single" w:sz="4" w:space="0" w:color="auto"/>
              <w:bottom w:val="single" w:sz="4" w:space="0" w:color="auto"/>
              <w:right w:val="single" w:sz="4" w:space="0" w:color="auto"/>
            </w:tcBorders>
            <w:vAlign w:val="center"/>
            <w:hideMark/>
          </w:tcPr>
          <w:p w:rsidR="00CF20A7" w:rsidRDefault="00935523">
            <w:pPr>
              <w:rPr>
                <w:rFonts w:cs="Arial"/>
                <w:b/>
                <w:color w:val="000000"/>
                <w:lang w:val="de-DE"/>
              </w:rPr>
            </w:pPr>
          </w:p>
        </w:tc>
      </w:tr>
      <w:tr w:rsidR="00CF20A7" w:rsidTr="00CC6E4C">
        <w:trPr>
          <w:trHeight w:val="300"/>
          <w:jc w:val="center"/>
        </w:trPr>
        <w:tc>
          <w:tcPr>
            <w:tcW w:w="724" w:type="dxa"/>
            <w:tcBorders>
              <w:top w:val="single" w:sz="4" w:space="0" w:color="auto"/>
              <w:left w:val="single" w:sz="4" w:space="0" w:color="auto"/>
              <w:bottom w:val="single" w:sz="4" w:space="0" w:color="auto"/>
              <w:right w:val="single" w:sz="4" w:space="0" w:color="auto"/>
            </w:tcBorders>
            <w:hideMark/>
          </w:tcPr>
          <w:p w:rsidR="00CF20A7" w:rsidRDefault="00935523">
            <w:pPr>
              <w:rPr>
                <w:rFonts w:cs="Arial"/>
                <w:color w:val="000000"/>
                <w:lang w:val="de-DE"/>
              </w:rPr>
            </w:pPr>
            <w:r>
              <w:rPr>
                <w:color w:val="000000"/>
                <w:lang w:val="de-DE"/>
              </w:rPr>
              <w:t>0x0</w:t>
            </w:r>
          </w:p>
        </w:tc>
        <w:tc>
          <w:tcPr>
            <w:tcW w:w="1558" w:type="dxa"/>
            <w:tcBorders>
              <w:top w:val="single" w:sz="4" w:space="0" w:color="auto"/>
              <w:left w:val="nil"/>
              <w:bottom w:val="single" w:sz="4" w:space="0" w:color="auto"/>
              <w:right w:val="single" w:sz="4" w:space="0" w:color="auto"/>
            </w:tcBorders>
            <w:hideMark/>
          </w:tcPr>
          <w:p w:rsidR="00CF20A7" w:rsidRDefault="00935523">
            <w:pPr>
              <w:rPr>
                <w:rFonts w:cs="Arial"/>
                <w:color w:val="000000"/>
                <w:lang w:val="de-DE"/>
              </w:rPr>
            </w:pPr>
            <w:r>
              <w:rPr>
                <w:color w:val="000000"/>
                <w:lang w:val="de-DE"/>
              </w:rPr>
              <w:t>Null</w:t>
            </w:r>
          </w:p>
        </w:tc>
        <w:tc>
          <w:tcPr>
            <w:tcW w:w="7543" w:type="dxa"/>
            <w:tcBorders>
              <w:top w:val="single" w:sz="4" w:space="0" w:color="auto"/>
              <w:left w:val="single" w:sz="4" w:space="0" w:color="auto"/>
              <w:bottom w:val="single" w:sz="4" w:space="0" w:color="auto"/>
              <w:right w:val="single" w:sz="4" w:space="0" w:color="auto"/>
            </w:tcBorders>
            <w:hideMark/>
          </w:tcPr>
          <w:p w:rsidR="00CF20A7" w:rsidRDefault="00935523">
            <w:pPr>
              <w:rPr>
                <w:rFonts w:cs="Arial"/>
                <w:color w:val="000000"/>
                <w:lang w:val="de-DE"/>
              </w:rPr>
            </w:pPr>
            <w:r>
              <w:rPr>
                <w:color w:val="000000"/>
                <w:lang w:val="de-DE"/>
              </w:rPr>
              <w:t>APA option is selectable:</w:t>
            </w:r>
            <w:r>
              <w:rPr>
                <w:color w:val="000000"/>
                <w:lang w:val="de-DE"/>
              </w:rPr>
              <w:tab/>
            </w:r>
            <w:r>
              <w:rPr>
                <w:b/>
                <w:i/>
                <w:color w:val="000000"/>
                <w:lang w:val="de-DE"/>
              </w:rPr>
              <w:t>No</w:t>
            </w:r>
          </w:p>
          <w:p w:rsidR="00CF20A7" w:rsidRDefault="00935523">
            <w:pPr>
              <w:rPr>
                <w:color w:val="000000"/>
                <w:vertAlign w:val="superscript"/>
                <w:lang w:val="de-DE"/>
              </w:rPr>
            </w:pPr>
            <w:r>
              <w:rPr>
                <w:color w:val="000000"/>
                <w:lang w:val="de-DE"/>
              </w:rPr>
              <w:t xml:space="preserve">APA option </w:t>
            </w:r>
            <w:r>
              <w:rPr>
                <w:color w:val="000000"/>
                <w:lang w:val="de-DE"/>
              </w:rPr>
              <w:t>additional info:</w:t>
            </w:r>
            <w:r>
              <w:rPr>
                <w:color w:val="000000"/>
                <w:lang w:val="de-DE"/>
              </w:rPr>
              <w:tab/>
            </w:r>
            <w:r>
              <w:rPr>
                <w:b/>
                <w:i/>
                <w:color w:val="000000"/>
                <w:lang w:val="de-DE"/>
              </w:rPr>
              <w:t>None</w:t>
            </w:r>
          </w:p>
          <w:p w:rsidR="00CF20A7" w:rsidRDefault="00935523">
            <w:pPr>
              <w:rPr>
                <w:b/>
                <w:i/>
                <w:color w:val="000000"/>
                <w:sz w:val="16"/>
                <w:szCs w:val="16"/>
                <w:lang w:val="de-DE"/>
              </w:rPr>
            </w:pPr>
            <w:r>
              <w:rPr>
                <w:b/>
                <w:i/>
                <w:color w:val="000000"/>
                <w:sz w:val="16"/>
                <w:szCs w:val="16"/>
                <w:lang w:val="de-DE"/>
              </w:rPr>
              <w:t>Note:</w:t>
            </w:r>
          </w:p>
          <w:p w:rsidR="00CF20A7" w:rsidRDefault="00935523">
            <w:pPr>
              <w:rPr>
                <w:rFonts w:cs="Arial"/>
                <w:color w:val="000000"/>
                <w:lang w:val="de-DE"/>
              </w:rPr>
            </w:pPr>
            <w:r>
              <w:rPr>
                <w:i/>
                <w:color w:val="000000"/>
                <w:sz w:val="16"/>
                <w:szCs w:val="16"/>
                <w:lang w:val="de-DE"/>
              </w:rPr>
              <w:t>When this state is set the APA system is initializing. So this is a theoretical case as it should be assumed that during initialization the p-hotkey does not work and hence the menu</w:t>
            </w:r>
          </w:p>
        </w:tc>
      </w:tr>
      <w:tr w:rsidR="00CF20A7" w:rsidTr="00CC6E4C">
        <w:trPr>
          <w:trHeight w:val="300"/>
          <w:jc w:val="center"/>
        </w:trPr>
        <w:tc>
          <w:tcPr>
            <w:tcW w:w="724" w:type="dxa"/>
            <w:tcBorders>
              <w:top w:val="nil"/>
              <w:left w:val="single" w:sz="4" w:space="0" w:color="auto"/>
              <w:bottom w:val="single" w:sz="4" w:space="0" w:color="auto"/>
              <w:right w:val="single" w:sz="4" w:space="0" w:color="auto"/>
            </w:tcBorders>
            <w:hideMark/>
          </w:tcPr>
          <w:p w:rsidR="00CF20A7" w:rsidRDefault="00935523">
            <w:pPr>
              <w:rPr>
                <w:rFonts w:cs="Arial"/>
                <w:color w:val="000000"/>
                <w:lang w:val="de-DE"/>
              </w:rPr>
            </w:pPr>
            <w:r>
              <w:rPr>
                <w:color w:val="000000"/>
                <w:lang w:val="de-DE"/>
              </w:rPr>
              <w:t>0x1</w:t>
            </w:r>
          </w:p>
        </w:tc>
        <w:tc>
          <w:tcPr>
            <w:tcW w:w="1558" w:type="dxa"/>
            <w:tcBorders>
              <w:top w:val="single" w:sz="4" w:space="0" w:color="auto"/>
              <w:left w:val="nil"/>
              <w:bottom w:val="single" w:sz="4" w:space="0" w:color="auto"/>
              <w:right w:val="single" w:sz="4" w:space="0" w:color="auto"/>
            </w:tcBorders>
            <w:hideMark/>
          </w:tcPr>
          <w:p w:rsidR="00CF20A7" w:rsidRDefault="00935523">
            <w:pPr>
              <w:rPr>
                <w:rFonts w:cs="Arial"/>
                <w:color w:val="000000"/>
                <w:lang w:val="de-DE"/>
              </w:rPr>
            </w:pPr>
            <w:r>
              <w:rPr>
                <w:color w:val="000000"/>
                <w:lang w:val="de-DE"/>
              </w:rPr>
              <w:t>Off</w:t>
            </w:r>
          </w:p>
        </w:tc>
        <w:tc>
          <w:tcPr>
            <w:tcW w:w="7543" w:type="dxa"/>
            <w:tcBorders>
              <w:top w:val="single" w:sz="4" w:space="0" w:color="auto"/>
              <w:left w:val="single" w:sz="4" w:space="0" w:color="auto"/>
              <w:bottom w:val="single" w:sz="4" w:space="0" w:color="auto"/>
              <w:right w:val="single" w:sz="4" w:space="0" w:color="auto"/>
            </w:tcBorders>
            <w:hideMark/>
          </w:tcPr>
          <w:p w:rsidR="00CF20A7" w:rsidRDefault="00935523">
            <w:pPr>
              <w:rPr>
                <w:rFonts w:cs="Arial"/>
                <w:color w:val="000000"/>
                <w:lang w:val="de-DE"/>
              </w:rPr>
            </w:pPr>
            <w:r>
              <w:rPr>
                <w:color w:val="000000"/>
                <w:lang w:val="de-DE"/>
              </w:rPr>
              <w:t>APA option is selectable:</w:t>
            </w:r>
            <w:r>
              <w:rPr>
                <w:color w:val="000000"/>
                <w:lang w:val="de-DE"/>
              </w:rPr>
              <w:tab/>
            </w:r>
            <w:r>
              <w:rPr>
                <w:b/>
                <w:i/>
                <w:color w:val="000000"/>
                <w:lang w:val="de-DE"/>
              </w:rPr>
              <w:t>Yes</w:t>
            </w:r>
          </w:p>
          <w:p w:rsidR="00CF20A7" w:rsidRDefault="00935523">
            <w:pPr>
              <w:rPr>
                <w:color w:val="000000"/>
                <w:vertAlign w:val="superscript"/>
                <w:lang w:val="de-DE"/>
              </w:rPr>
            </w:pPr>
            <w:r>
              <w:rPr>
                <w:color w:val="000000"/>
                <w:lang w:val="de-DE"/>
              </w:rPr>
              <w:t>APA opt</w:t>
            </w:r>
            <w:r>
              <w:rPr>
                <w:color w:val="000000"/>
                <w:lang w:val="de-DE"/>
              </w:rPr>
              <w:t>ion additional info:</w:t>
            </w:r>
            <w:r>
              <w:rPr>
                <w:color w:val="000000"/>
                <w:lang w:val="de-DE"/>
              </w:rPr>
              <w:tab/>
            </w:r>
            <w:r>
              <w:rPr>
                <w:b/>
                <w:i/>
                <w:color w:val="000000"/>
                <w:lang w:val="de-DE"/>
              </w:rPr>
              <w:t>None</w:t>
            </w:r>
          </w:p>
          <w:p w:rsidR="00CF20A7" w:rsidRDefault="00935523">
            <w:pPr>
              <w:rPr>
                <w:b/>
                <w:i/>
                <w:color w:val="000000"/>
                <w:sz w:val="16"/>
                <w:szCs w:val="16"/>
                <w:lang w:val="de-DE"/>
              </w:rPr>
            </w:pPr>
            <w:r>
              <w:rPr>
                <w:b/>
                <w:i/>
                <w:color w:val="000000"/>
                <w:sz w:val="16"/>
                <w:szCs w:val="16"/>
                <w:lang w:val="de-DE"/>
              </w:rPr>
              <w:t>Note:</w:t>
            </w:r>
          </w:p>
          <w:p w:rsidR="00CF20A7" w:rsidRDefault="00935523">
            <w:pPr>
              <w:rPr>
                <w:rFonts w:cs="Arial"/>
                <w:color w:val="000000"/>
                <w:lang w:val="de-DE"/>
              </w:rPr>
            </w:pPr>
            <w:r>
              <w:rPr>
                <w:i/>
                <w:color w:val="000000"/>
                <w:sz w:val="16"/>
                <w:szCs w:val="16"/>
                <w:lang w:val="de-DE"/>
              </w:rPr>
              <w:t>This is a standard use case that occurs every time the p-hotkey calls up the menu and speed is within range and APA is available.</w:t>
            </w:r>
          </w:p>
        </w:tc>
      </w:tr>
      <w:tr w:rsidR="00CF20A7" w:rsidTr="00CC6E4C">
        <w:trPr>
          <w:trHeight w:val="300"/>
          <w:jc w:val="center"/>
        </w:trPr>
        <w:tc>
          <w:tcPr>
            <w:tcW w:w="724" w:type="dxa"/>
            <w:tcBorders>
              <w:top w:val="nil"/>
              <w:left w:val="single" w:sz="4" w:space="0" w:color="auto"/>
              <w:bottom w:val="single" w:sz="4" w:space="0" w:color="auto"/>
              <w:right w:val="single" w:sz="4" w:space="0" w:color="auto"/>
            </w:tcBorders>
            <w:hideMark/>
          </w:tcPr>
          <w:p w:rsidR="00CF20A7" w:rsidRDefault="00935523">
            <w:pPr>
              <w:rPr>
                <w:rFonts w:cs="Arial"/>
                <w:color w:val="000000"/>
                <w:lang w:val="de-DE"/>
              </w:rPr>
            </w:pPr>
            <w:r>
              <w:rPr>
                <w:color w:val="000000"/>
                <w:lang w:val="de-DE"/>
              </w:rPr>
              <w:t>0x2</w:t>
            </w:r>
          </w:p>
        </w:tc>
        <w:tc>
          <w:tcPr>
            <w:tcW w:w="1558" w:type="dxa"/>
            <w:tcBorders>
              <w:top w:val="single" w:sz="4" w:space="0" w:color="auto"/>
              <w:left w:val="nil"/>
              <w:bottom w:val="single" w:sz="4" w:space="0" w:color="auto"/>
              <w:right w:val="single" w:sz="4" w:space="0" w:color="auto"/>
            </w:tcBorders>
            <w:hideMark/>
          </w:tcPr>
          <w:p w:rsidR="00CF20A7" w:rsidRDefault="00935523">
            <w:pPr>
              <w:rPr>
                <w:rFonts w:cs="Arial"/>
                <w:color w:val="000000"/>
                <w:lang w:val="de-DE"/>
              </w:rPr>
            </w:pPr>
            <w:r>
              <w:rPr>
                <w:color w:val="000000"/>
                <w:lang w:val="de-DE"/>
              </w:rPr>
              <w:t>On</w:t>
            </w:r>
          </w:p>
        </w:tc>
        <w:tc>
          <w:tcPr>
            <w:tcW w:w="7543" w:type="dxa"/>
            <w:tcBorders>
              <w:top w:val="single" w:sz="4" w:space="0" w:color="auto"/>
              <w:left w:val="single" w:sz="4" w:space="0" w:color="auto"/>
              <w:bottom w:val="single" w:sz="4" w:space="0" w:color="auto"/>
              <w:right w:val="single" w:sz="4" w:space="0" w:color="auto"/>
            </w:tcBorders>
            <w:hideMark/>
          </w:tcPr>
          <w:p w:rsidR="00CF20A7" w:rsidRDefault="00935523">
            <w:pPr>
              <w:rPr>
                <w:rFonts w:cs="Arial"/>
                <w:color w:val="000000"/>
                <w:vertAlign w:val="superscript"/>
                <w:lang w:val="de-DE"/>
              </w:rPr>
            </w:pPr>
            <w:r>
              <w:rPr>
                <w:color w:val="000000"/>
                <w:lang w:val="de-DE"/>
              </w:rPr>
              <w:t>n/a – in this case the full APA screen is shown, no hotkey menu available</w:t>
            </w:r>
            <w:r>
              <w:rPr>
                <w:color w:val="000000"/>
                <w:vertAlign w:val="superscript"/>
                <w:lang w:val="de-DE"/>
              </w:rPr>
              <w:t xml:space="preserve"> </w:t>
            </w:r>
          </w:p>
          <w:p w:rsidR="00CF20A7" w:rsidRDefault="00935523">
            <w:pPr>
              <w:rPr>
                <w:b/>
                <w:i/>
                <w:color w:val="000000"/>
                <w:sz w:val="16"/>
                <w:szCs w:val="16"/>
                <w:lang w:val="de-DE"/>
              </w:rPr>
            </w:pPr>
            <w:r>
              <w:rPr>
                <w:b/>
                <w:i/>
                <w:color w:val="000000"/>
                <w:sz w:val="16"/>
                <w:szCs w:val="16"/>
                <w:lang w:val="de-DE"/>
              </w:rPr>
              <w:t>Note:</w:t>
            </w:r>
          </w:p>
          <w:p w:rsidR="00CF20A7" w:rsidRDefault="00935523" w:rsidP="00CF20A7">
            <w:pPr>
              <w:rPr>
                <w:rFonts w:cs="Arial"/>
                <w:color w:val="000000"/>
                <w:lang w:val="de-DE"/>
              </w:rPr>
            </w:pPr>
            <w:r>
              <w:rPr>
                <w:i/>
                <w:color w:val="000000"/>
                <w:sz w:val="16"/>
                <w:szCs w:val="16"/>
                <w:lang w:val="de-DE"/>
              </w:rPr>
              <w:t>When [ApaSys_D_Stat] is “On”, APA must be in full screen mode. Therefore this state cannot coincide with the menu being shown. Mind that changes from full screen APA to the P-hotkey menu can only be achieved by pressing the P-hotkey. As the P-hotkey is con</w:t>
            </w:r>
            <w:r>
              <w:rPr>
                <w:i/>
                <w:color w:val="000000"/>
                <w:sz w:val="16"/>
                <w:szCs w:val="16"/>
                <w:lang w:val="de-DE"/>
              </w:rPr>
              <w:t>trolled by the PAM/ APA feature, however, the PAM can control that [ApaSys_D_Stat] is set to “Off” simultaneously with the change of [PrkAidSwtch_B_Stat].</w:t>
            </w:r>
          </w:p>
        </w:tc>
      </w:tr>
      <w:tr w:rsidR="00CF20A7" w:rsidTr="00CC6E4C">
        <w:trPr>
          <w:trHeight w:val="300"/>
          <w:jc w:val="center"/>
        </w:trPr>
        <w:tc>
          <w:tcPr>
            <w:tcW w:w="724" w:type="dxa"/>
            <w:tcBorders>
              <w:top w:val="nil"/>
              <w:left w:val="single" w:sz="4" w:space="0" w:color="auto"/>
              <w:bottom w:val="single" w:sz="4" w:space="0" w:color="auto"/>
              <w:right w:val="single" w:sz="4" w:space="0" w:color="auto"/>
            </w:tcBorders>
            <w:hideMark/>
          </w:tcPr>
          <w:p w:rsidR="00CF20A7" w:rsidRDefault="00935523">
            <w:pPr>
              <w:rPr>
                <w:rFonts w:cs="Arial"/>
                <w:color w:val="000000"/>
                <w:lang w:val="de-DE"/>
              </w:rPr>
            </w:pPr>
            <w:r>
              <w:rPr>
                <w:color w:val="000000"/>
                <w:lang w:val="de-DE"/>
              </w:rPr>
              <w:t>0x3</w:t>
            </w:r>
          </w:p>
        </w:tc>
        <w:tc>
          <w:tcPr>
            <w:tcW w:w="1558" w:type="dxa"/>
            <w:tcBorders>
              <w:top w:val="single" w:sz="4" w:space="0" w:color="auto"/>
              <w:left w:val="nil"/>
              <w:bottom w:val="single" w:sz="4" w:space="0" w:color="auto"/>
              <w:right w:val="single" w:sz="4" w:space="0" w:color="auto"/>
            </w:tcBorders>
            <w:hideMark/>
          </w:tcPr>
          <w:p w:rsidR="00CF20A7" w:rsidRDefault="00935523">
            <w:pPr>
              <w:rPr>
                <w:rFonts w:cs="Arial"/>
                <w:color w:val="000000"/>
                <w:lang w:val="de-DE"/>
              </w:rPr>
            </w:pPr>
            <w:r>
              <w:rPr>
                <w:color w:val="000000"/>
                <w:lang w:val="de-DE"/>
              </w:rPr>
              <w:t>Overspeed</w:t>
            </w:r>
          </w:p>
        </w:tc>
        <w:tc>
          <w:tcPr>
            <w:tcW w:w="7543" w:type="dxa"/>
            <w:tcBorders>
              <w:top w:val="single" w:sz="4" w:space="0" w:color="auto"/>
              <w:left w:val="single" w:sz="4" w:space="0" w:color="auto"/>
              <w:bottom w:val="single" w:sz="4" w:space="0" w:color="auto"/>
              <w:right w:val="single" w:sz="4" w:space="0" w:color="auto"/>
            </w:tcBorders>
            <w:hideMark/>
          </w:tcPr>
          <w:p w:rsidR="00CF20A7" w:rsidRDefault="00935523">
            <w:pPr>
              <w:rPr>
                <w:rFonts w:cs="Arial"/>
                <w:color w:val="000000"/>
                <w:lang w:val="de-DE"/>
              </w:rPr>
            </w:pPr>
            <w:r>
              <w:rPr>
                <w:color w:val="000000"/>
                <w:lang w:val="de-DE"/>
              </w:rPr>
              <w:t>APA option is selectable:</w:t>
            </w:r>
            <w:r>
              <w:rPr>
                <w:color w:val="000000"/>
                <w:lang w:val="de-DE"/>
              </w:rPr>
              <w:tab/>
            </w:r>
            <w:r>
              <w:rPr>
                <w:b/>
                <w:i/>
                <w:color w:val="000000"/>
                <w:lang w:val="de-DE"/>
              </w:rPr>
              <w:t>Yes</w:t>
            </w:r>
          </w:p>
          <w:p w:rsidR="00CF20A7" w:rsidRDefault="00935523">
            <w:pPr>
              <w:rPr>
                <w:color w:val="000000"/>
                <w:vertAlign w:val="superscript"/>
                <w:lang w:val="de-DE"/>
              </w:rPr>
            </w:pPr>
            <w:r>
              <w:rPr>
                <w:color w:val="000000"/>
                <w:lang w:val="de-DE"/>
              </w:rPr>
              <w:t>APA option additional info:</w:t>
            </w:r>
            <w:r>
              <w:rPr>
                <w:color w:val="000000"/>
                <w:lang w:val="de-DE"/>
              </w:rPr>
              <w:tab/>
            </w:r>
            <w:r>
              <w:rPr>
                <w:b/>
                <w:i/>
                <w:color w:val="000000"/>
                <w:lang w:val="de-DE"/>
              </w:rPr>
              <w:t>Overspeed condition</w:t>
            </w:r>
            <w:r>
              <w:rPr>
                <w:color w:val="000000"/>
                <w:lang w:val="de-DE"/>
              </w:rPr>
              <w:t xml:space="preserve"> (show symbol or text)</w:t>
            </w:r>
          </w:p>
          <w:p w:rsidR="00CF20A7" w:rsidRDefault="00935523">
            <w:pPr>
              <w:rPr>
                <w:b/>
                <w:i/>
                <w:color w:val="000000"/>
                <w:sz w:val="16"/>
                <w:szCs w:val="16"/>
                <w:lang w:val="de-DE"/>
              </w:rPr>
            </w:pPr>
            <w:r>
              <w:rPr>
                <w:b/>
                <w:i/>
                <w:color w:val="000000"/>
                <w:sz w:val="16"/>
                <w:szCs w:val="16"/>
                <w:lang w:val="de-DE"/>
              </w:rPr>
              <w:t>Note:</w:t>
            </w:r>
          </w:p>
          <w:p w:rsidR="00CF20A7" w:rsidRDefault="00935523">
            <w:pPr>
              <w:rPr>
                <w:rFonts w:cs="Arial"/>
                <w:color w:val="000000"/>
                <w:lang w:val="de-DE"/>
              </w:rPr>
            </w:pPr>
            <w:r>
              <w:rPr>
                <w:i/>
                <w:color w:val="000000"/>
                <w:sz w:val="16"/>
                <w:szCs w:val="16"/>
                <w:lang w:val="de-DE"/>
              </w:rPr>
              <w:t>This is a standard use case if the vehicle is driven above scanning speed. So the HMI does not need to look at speed. It can use this state from the PAM.</w:t>
            </w:r>
          </w:p>
        </w:tc>
      </w:tr>
      <w:tr w:rsidR="00CF20A7" w:rsidTr="00CC6E4C">
        <w:trPr>
          <w:trHeight w:val="300"/>
          <w:jc w:val="center"/>
        </w:trPr>
        <w:tc>
          <w:tcPr>
            <w:tcW w:w="724" w:type="dxa"/>
            <w:tcBorders>
              <w:top w:val="nil"/>
              <w:left w:val="single" w:sz="4" w:space="0" w:color="auto"/>
              <w:bottom w:val="single" w:sz="4" w:space="0" w:color="auto"/>
              <w:right w:val="single" w:sz="4" w:space="0" w:color="auto"/>
            </w:tcBorders>
            <w:hideMark/>
          </w:tcPr>
          <w:p w:rsidR="00CF20A7" w:rsidRDefault="00935523">
            <w:pPr>
              <w:rPr>
                <w:rFonts w:cs="Arial"/>
                <w:color w:val="000000"/>
                <w:lang w:val="de-DE"/>
              </w:rPr>
            </w:pPr>
            <w:r>
              <w:rPr>
                <w:color w:val="000000"/>
                <w:lang w:val="de-DE"/>
              </w:rPr>
              <w:t>0x4</w:t>
            </w:r>
          </w:p>
        </w:tc>
        <w:tc>
          <w:tcPr>
            <w:tcW w:w="1558" w:type="dxa"/>
            <w:tcBorders>
              <w:top w:val="single" w:sz="4" w:space="0" w:color="auto"/>
              <w:left w:val="nil"/>
              <w:bottom w:val="single" w:sz="4" w:space="0" w:color="auto"/>
              <w:right w:val="single" w:sz="4" w:space="0" w:color="auto"/>
            </w:tcBorders>
            <w:hideMark/>
          </w:tcPr>
          <w:p w:rsidR="00CF20A7" w:rsidRDefault="00935523">
            <w:pPr>
              <w:rPr>
                <w:rFonts w:cs="Arial"/>
                <w:color w:val="000000"/>
                <w:lang w:val="de-DE"/>
              </w:rPr>
            </w:pPr>
            <w:r>
              <w:rPr>
                <w:color w:val="000000"/>
                <w:lang w:val="de-DE"/>
              </w:rPr>
              <w:t>ApaCancelled</w:t>
            </w:r>
          </w:p>
        </w:tc>
        <w:tc>
          <w:tcPr>
            <w:tcW w:w="7543" w:type="dxa"/>
            <w:tcBorders>
              <w:top w:val="single" w:sz="4" w:space="0" w:color="auto"/>
              <w:left w:val="single" w:sz="4" w:space="0" w:color="auto"/>
              <w:bottom w:val="single" w:sz="4" w:space="0" w:color="auto"/>
              <w:right w:val="single" w:sz="4" w:space="0" w:color="auto"/>
            </w:tcBorders>
            <w:hideMark/>
          </w:tcPr>
          <w:p w:rsidR="00CF20A7" w:rsidRDefault="00935523">
            <w:pPr>
              <w:rPr>
                <w:rFonts w:cs="Arial"/>
                <w:color w:val="000000"/>
                <w:lang w:val="de-DE"/>
              </w:rPr>
            </w:pPr>
            <w:r>
              <w:rPr>
                <w:color w:val="000000"/>
                <w:lang w:val="de-DE"/>
              </w:rPr>
              <w:t>APA option is selectable:</w:t>
            </w:r>
            <w:r>
              <w:rPr>
                <w:color w:val="000000"/>
                <w:lang w:val="de-DE"/>
              </w:rPr>
              <w:tab/>
            </w:r>
            <w:r>
              <w:rPr>
                <w:b/>
                <w:i/>
                <w:color w:val="000000"/>
                <w:lang w:val="de-DE"/>
              </w:rPr>
              <w:t>Yes</w:t>
            </w:r>
          </w:p>
          <w:p w:rsidR="00CF20A7" w:rsidRDefault="00935523">
            <w:pPr>
              <w:rPr>
                <w:color w:val="000000"/>
                <w:vertAlign w:val="superscript"/>
                <w:lang w:val="de-DE"/>
              </w:rPr>
            </w:pPr>
            <w:r>
              <w:rPr>
                <w:color w:val="000000"/>
                <w:lang w:val="de-DE"/>
              </w:rPr>
              <w:t xml:space="preserve">APA option additional </w:t>
            </w:r>
            <w:r>
              <w:rPr>
                <w:color w:val="000000"/>
                <w:lang w:val="de-DE"/>
              </w:rPr>
              <w:t>info:</w:t>
            </w:r>
            <w:r>
              <w:rPr>
                <w:color w:val="000000"/>
                <w:lang w:val="de-DE"/>
              </w:rPr>
              <w:tab/>
            </w:r>
            <w:r>
              <w:rPr>
                <w:b/>
                <w:i/>
                <w:color w:val="000000"/>
                <w:lang w:val="de-DE"/>
              </w:rPr>
              <w:t>None</w:t>
            </w:r>
          </w:p>
          <w:p w:rsidR="00CF20A7" w:rsidRDefault="00935523">
            <w:pPr>
              <w:rPr>
                <w:b/>
                <w:i/>
                <w:color w:val="000000"/>
                <w:sz w:val="16"/>
                <w:szCs w:val="16"/>
                <w:lang w:val="de-DE"/>
              </w:rPr>
            </w:pPr>
            <w:r>
              <w:rPr>
                <w:b/>
                <w:i/>
                <w:color w:val="000000"/>
                <w:sz w:val="16"/>
                <w:szCs w:val="16"/>
                <w:lang w:val="de-DE"/>
              </w:rPr>
              <w:lastRenderedPageBreak/>
              <w:t>Note:</w:t>
            </w:r>
          </w:p>
          <w:p w:rsidR="00CF20A7" w:rsidRDefault="00935523">
            <w:pPr>
              <w:rPr>
                <w:rFonts w:cs="Arial"/>
                <w:color w:val="000000"/>
                <w:lang w:val="de-DE"/>
              </w:rPr>
            </w:pPr>
            <w:r>
              <w:rPr>
                <w:i/>
                <w:color w:val="000000"/>
                <w:sz w:val="16"/>
                <w:szCs w:val="16"/>
                <w:lang w:val="de-DE"/>
              </w:rPr>
              <w:t>The states “ApaCancelled” and “Finished” can only occur during APA full screen mode. The only way to change from APA full screen mode back to showing the menu is via a press of the P_Hotkey. Imagine that the customer pushes the p-hotkey wh</w:t>
            </w:r>
            <w:r>
              <w:rPr>
                <w:i/>
                <w:color w:val="000000"/>
                <w:sz w:val="16"/>
                <w:szCs w:val="16"/>
                <w:lang w:val="de-DE"/>
              </w:rPr>
              <w:t>ile the APA system is triggering a message for cancellation or has just finished and is still triggering the finish screen.  As per the overall architecture, the P-hotkey is connected to the APA module. So the APA module can then always reset [ApaSys_D_Sta</w:t>
            </w:r>
            <w:r>
              <w:rPr>
                <w:i/>
                <w:color w:val="000000"/>
                <w:sz w:val="16"/>
                <w:szCs w:val="16"/>
                <w:lang w:val="de-DE"/>
              </w:rPr>
              <w:t xml:space="preserve">t to “Off”] simultaneously with sending the signal for switch pressed [PrkAidSwtch_B_Stat]. Therefore, for the architecture in place the APA feature can prevent these states from appearing when the menu is shown. We still do define HMI system reaction for </w:t>
            </w:r>
            <w:r>
              <w:rPr>
                <w:i/>
                <w:color w:val="000000"/>
                <w:sz w:val="16"/>
                <w:szCs w:val="16"/>
                <w:lang w:val="de-DE"/>
              </w:rPr>
              <w:t>these states. Just in case.</w:t>
            </w:r>
          </w:p>
        </w:tc>
      </w:tr>
      <w:tr w:rsidR="00CF20A7" w:rsidTr="00CC6E4C">
        <w:trPr>
          <w:trHeight w:val="300"/>
          <w:jc w:val="center"/>
        </w:trPr>
        <w:tc>
          <w:tcPr>
            <w:tcW w:w="724" w:type="dxa"/>
            <w:tcBorders>
              <w:top w:val="nil"/>
              <w:left w:val="single" w:sz="4" w:space="0" w:color="auto"/>
              <w:bottom w:val="single" w:sz="4" w:space="0" w:color="auto"/>
              <w:right w:val="single" w:sz="4" w:space="0" w:color="auto"/>
            </w:tcBorders>
            <w:hideMark/>
          </w:tcPr>
          <w:p w:rsidR="00CF20A7" w:rsidRDefault="00935523">
            <w:pPr>
              <w:rPr>
                <w:rFonts w:cs="Arial"/>
                <w:color w:val="000000"/>
                <w:lang w:val="de-DE"/>
              </w:rPr>
            </w:pPr>
            <w:r>
              <w:rPr>
                <w:color w:val="000000"/>
                <w:lang w:val="de-DE"/>
              </w:rPr>
              <w:lastRenderedPageBreak/>
              <w:t>0x5</w:t>
            </w:r>
          </w:p>
        </w:tc>
        <w:tc>
          <w:tcPr>
            <w:tcW w:w="1558" w:type="dxa"/>
            <w:tcBorders>
              <w:top w:val="single" w:sz="4" w:space="0" w:color="auto"/>
              <w:left w:val="nil"/>
              <w:bottom w:val="single" w:sz="4" w:space="0" w:color="auto"/>
              <w:right w:val="single" w:sz="4" w:space="0" w:color="auto"/>
            </w:tcBorders>
            <w:hideMark/>
          </w:tcPr>
          <w:p w:rsidR="00CF20A7" w:rsidRDefault="00935523">
            <w:pPr>
              <w:rPr>
                <w:rFonts w:cs="Arial"/>
                <w:color w:val="000000"/>
                <w:lang w:val="de-DE"/>
              </w:rPr>
            </w:pPr>
            <w:r>
              <w:rPr>
                <w:color w:val="000000"/>
                <w:lang w:val="de-DE"/>
              </w:rPr>
              <w:t>NotAccessible</w:t>
            </w:r>
          </w:p>
        </w:tc>
        <w:tc>
          <w:tcPr>
            <w:tcW w:w="7543" w:type="dxa"/>
            <w:tcBorders>
              <w:top w:val="single" w:sz="4" w:space="0" w:color="auto"/>
              <w:left w:val="single" w:sz="4" w:space="0" w:color="auto"/>
              <w:bottom w:val="single" w:sz="4" w:space="0" w:color="auto"/>
              <w:right w:val="single" w:sz="4" w:space="0" w:color="auto"/>
            </w:tcBorders>
            <w:hideMark/>
          </w:tcPr>
          <w:p w:rsidR="00CF20A7" w:rsidRDefault="00935523">
            <w:pPr>
              <w:rPr>
                <w:rFonts w:cs="Arial"/>
                <w:color w:val="000000"/>
                <w:lang w:val="de-DE"/>
              </w:rPr>
            </w:pPr>
            <w:r>
              <w:rPr>
                <w:color w:val="000000"/>
                <w:lang w:val="de-DE"/>
              </w:rPr>
              <w:t>APA option is selectable:</w:t>
            </w:r>
            <w:r>
              <w:rPr>
                <w:color w:val="000000"/>
                <w:lang w:val="de-DE"/>
              </w:rPr>
              <w:tab/>
            </w:r>
            <w:r>
              <w:rPr>
                <w:b/>
                <w:i/>
                <w:color w:val="000000"/>
                <w:lang w:val="de-DE"/>
              </w:rPr>
              <w:t>No</w:t>
            </w:r>
          </w:p>
          <w:p w:rsidR="00CF20A7" w:rsidRDefault="00935523">
            <w:pPr>
              <w:rPr>
                <w:color w:val="000000"/>
                <w:lang w:val="de-DE"/>
              </w:rPr>
            </w:pPr>
            <w:r>
              <w:rPr>
                <w:color w:val="000000"/>
                <w:lang w:val="de-DE"/>
              </w:rPr>
              <w:t>APA option additional info:</w:t>
            </w:r>
            <w:r>
              <w:rPr>
                <w:color w:val="000000"/>
                <w:lang w:val="de-DE"/>
              </w:rPr>
              <w:tab/>
            </w:r>
            <w:r>
              <w:rPr>
                <w:b/>
                <w:i/>
                <w:color w:val="000000"/>
                <w:lang w:val="de-DE"/>
              </w:rPr>
              <w:t>Read additional signals to show info:</w:t>
            </w:r>
          </w:p>
          <w:p w:rsidR="00CF20A7" w:rsidRDefault="00935523">
            <w:pPr>
              <w:rPr>
                <w:i/>
                <w:color w:val="000000"/>
                <w:sz w:val="18"/>
                <w:szCs w:val="18"/>
                <w:lang w:val="de-DE"/>
              </w:rPr>
            </w:pPr>
            <w:r>
              <w:rPr>
                <w:color w:val="000000"/>
                <w:lang w:val="de-DE"/>
              </w:rPr>
              <w:tab/>
            </w:r>
            <w:r>
              <w:rPr>
                <w:i/>
                <w:color w:val="000000"/>
                <w:sz w:val="18"/>
                <w:szCs w:val="18"/>
                <w:lang w:val="de-DE"/>
              </w:rPr>
              <w:t xml:space="preserve">if [ApaMsgTxt_D_Rq] == </w:t>
            </w:r>
            <w:r>
              <w:rPr>
                <w:i/>
                <w:color w:val="000000"/>
                <w:sz w:val="18"/>
                <w:szCs w:val="18"/>
                <w:lang w:val="de-DE"/>
              </w:rPr>
              <w:tab/>
              <w:t>0x3 “TcsDisabled”</w:t>
            </w:r>
          </w:p>
          <w:p w:rsidR="00CF20A7" w:rsidRDefault="00935523">
            <w:pPr>
              <w:rPr>
                <w:i/>
                <w:color w:val="000000"/>
                <w:sz w:val="18"/>
                <w:szCs w:val="18"/>
                <w:lang w:val="de-DE"/>
              </w:rPr>
            </w:pPr>
            <w:r>
              <w:rPr>
                <w:i/>
                <w:color w:val="000000"/>
                <w:sz w:val="18"/>
                <w:szCs w:val="18"/>
                <w:lang w:val="de-DE"/>
              </w:rPr>
              <w:tab/>
            </w:r>
            <w:r>
              <w:rPr>
                <w:i/>
                <w:color w:val="000000"/>
                <w:sz w:val="18"/>
                <w:szCs w:val="18"/>
                <w:lang w:val="de-DE"/>
              </w:rPr>
              <w:tab/>
              <w:t>Indicate TCS needs to be enabled to use APA (wording or symbol tbd)</w:t>
            </w:r>
          </w:p>
          <w:p w:rsidR="00CF20A7" w:rsidRDefault="00935523">
            <w:pPr>
              <w:rPr>
                <w:i/>
                <w:color w:val="000000"/>
                <w:sz w:val="18"/>
                <w:szCs w:val="18"/>
                <w:lang w:val="de-DE"/>
              </w:rPr>
            </w:pPr>
            <w:r>
              <w:rPr>
                <w:i/>
                <w:color w:val="000000"/>
                <w:sz w:val="18"/>
                <w:szCs w:val="18"/>
                <w:lang w:val="de-DE"/>
              </w:rPr>
              <w:tab/>
            </w:r>
            <w:r>
              <w:rPr>
                <w:i/>
                <w:color w:val="000000"/>
                <w:sz w:val="18"/>
                <w:szCs w:val="18"/>
                <w:lang w:val="de-DE"/>
              </w:rPr>
              <w:t>elseif [ApaMsgTxt_D_Rq] ~= 0x3 “TcsDisabled” (includes signal n/a)</w:t>
            </w:r>
          </w:p>
          <w:p w:rsidR="00CF20A7" w:rsidRDefault="00935523">
            <w:pPr>
              <w:rPr>
                <w:i/>
                <w:color w:val="000000"/>
                <w:sz w:val="18"/>
                <w:szCs w:val="18"/>
                <w:lang w:val="de-DE"/>
              </w:rPr>
            </w:pPr>
            <w:r>
              <w:rPr>
                <w:i/>
                <w:color w:val="000000"/>
                <w:sz w:val="18"/>
                <w:szCs w:val="18"/>
                <w:lang w:val="de-DE"/>
              </w:rPr>
              <w:tab/>
            </w:r>
            <w:r>
              <w:rPr>
                <w:i/>
                <w:color w:val="000000"/>
                <w:sz w:val="18"/>
                <w:szCs w:val="18"/>
                <w:lang w:val="de-DE"/>
              </w:rPr>
              <w:tab/>
              <w:t>check [TrlrLampCnnct_B_Actl]</w:t>
            </w:r>
          </w:p>
          <w:p w:rsidR="00CF20A7" w:rsidRDefault="00935523">
            <w:pPr>
              <w:rPr>
                <w:i/>
                <w:color w:val="000000"/>
                <w:sz w:val="18"/>
                <w:szCs w:val="18"/>
                <w:lang w:val="de-DE"/>
              </w:rPr>
            </w:pPr>
            <w:r>
              <w:rPr>
                <w:i/>
                <w:color w:val="000000"/>
                <w:sz w:val="18"/>
                <w:szCs w:val="18"/>
                <w:lang w:val="de-DE"/>
              </w:rPr>
              <w:tab/>
              <w:t>end</w:t>
            </w:r>
          </w:p>
          <w:p w:rsidR="00CF20A7" w:rsidRDefault="00935523">
            <w:pPr>
              <w:rPr>
                <w:i/>
                <w:color w:val="000000"/>
                <w:sz w:val="18"/>
                <w:szCs w:val="18"/>
                <w:lang w:val="de-DE"/>
              </w:rPr>
            </w:pPr>
            <w:r>
              <w:rPr>
                <w:i/>
                <w:color w:val="000000"/>
                <w:sz w:val="18"/>
                <w:szCs w:val="18"/>
                <w:lang w:val="de-DE"/>
              </w:rPr>
              <w:tab/>
              <w:t>if [TrlrLampCnnct_B_Actl] == 0x1</w:t>
            </w:r>
          </w:p>
          <w:p w:rsidR="00CF20A7" w:rsidRDefault="00935523">
            <w:pPr>
              <w:rPr>
                <w:i/>
                <w:color w:val="000000"/>
                <w:sz w:val="18"/>
                <w:szCs w:val="18"/>
                <w:lang w:val="de-DE"/>
              </w:rPr>
            </w:pPr>
            <w:r>
              <w:rPr>
                <w:i/>
                <w:color w:val="000000"/>
                <w:sz w:val="18"/>
                <w:szCs w:val="18"/>
                <w:lang w:val="de-DE"/>
              </w:rPr>
              <w:tab/>
            </w:r>
            <w:r>
              <w:rPr>
                <w:i/>
                <w:color w:val="000000"/>
                <w:sz w:val="18"/>
                <w:szCs w:val="18"/>
                <w:lang w:val="de-DE"/>
              </w:rPr>
              <w:tab/>
              <w:t>Indicate APA cannot be used with a trailer attached (wording or symbol tbd)</w:t>
            </w:r>
          </w:p>
          <w:p w:rsidR="00CF20A7" w:rsidRDefault="00935523">
            <w:pPr>
              <w:rPr>
                <w:i/>
                <w:color w:val="000000"/>
                <w:sz w:val="18"/>
                <w:szCs w:val="18"/>
                <w:lang w:val="de-DE"/>
              </w:rPr>
            </w:pPr>
            <w:r>
              <w:rPr>
                <w:i/>
                <w:color w:val="000000"/>
                <w:sz w:val="18"/>
                <w:szCs w:val="18"/>
                <w:lang w:val="de-DE"/>
              </w:rPr>
              <w:tab/>
              <w:t>else</w:t>
            </w:r>
          </w:p>
          <w:p w:rsidR="00CF20A7" w:rsidRDefault="00935523">
            <w:pPr>
              <w:rPr>
                <w:i/>
                <w:color w:val="000000"/>
                <w:sz w:val="18"/>
                <w:szCs w:val="18"/>
                <w:lang w:val="de-DE"/>
              </w:rPr>
            </w:pPr>
            <w:r>
              <w:rPr>
                <w:i/>
                <w:color w:val="000000"/>
                <w:sz w:val="18"/>
                <w:szCs w:val="18"/>
                <w:lang w:val="de-DE"/>
              </w:rPr>
              <w:tab/>
            </w:r>
            <w:r>
              <w:rPr>
                <w:i/>
                <w:color w:val="000000"/>
                <w:sz w:val="18"/>
                <w:szCs w:val="18"/>
                <w:lang w:val="de-DE"/>
              </w:rPr>
              <w:tab/>
              <w:t>Don’t show additional info</w:t>
            </w:r>
          </w:p>
          <w:p w:rsidR="00CF20A7" w:rsidRDefault="00935523">
            <w:pPr>
              <w:rPr>
                <w:i/>
                <w:color w:val="000000"/>
                <w:vertAlign w:val="superscript"/>
                <w:lang w:val="de-DE"/>
              </w:rPr>
            </w:pPr>
            <w:r>
              <w:rPr>
                <w:i/>
                <w:color w:val="000000"/>
                <w:sz w:val="18"/>
                <w:szCs w:val="18"/>
                <w:lang w:val="de-DE"/>
              </w:rPr>
              <w:tab/>
              <w:t>end</w:t>
            </w:r>
          </w:p>
          <w:p w:rsidR="00CF20A7" w:rsidRDefault="00935523">
            <w:pPr>
              <w:rPr>
                <w:b/>
                <w:i/>
                <w:color w:val="000000"/>
                <w:sz w:val="16"/>
                <w:szCs w:val="16"/>
                <w:lang w:val="de-DE"/>
              </w:rPr>
            </w:pPr>
            <w:r>
              <w:rPr>
                <w:b/>
                <w:i/>
                <w:color w:val="000000"/>
                <w:sz w:val="16"/>
                <w:szCs w:val="16"/>
                <w:lang w:val="de-DE"/>
              </w:rPr>
              <w:t>Note:</w:t>
            </w:r>
          </w:p>
          <w:p w:rsidR="00CF20A7" w:rsidRDefault="00935523">
            <w:pPr>
              <w:rPr>
                <w:rFonts w:cs="Arial"/>
                <w:color w:val="000000"/>
                <w:lang w:val="de-DE"/>
              </w:rPr>
            </w:pPr>
            <w:r>
              <w:rPr>
                <w:i/>
                <w:color w:val="000000"/>
                <w:sz w:val="16"/>
                <w:szCs w:val="16"/>
                <w:lang w:val="de-DE"/>
              </w:rPr>
              <w:t xml:space="preserve">This logic considers that the driver could have hooked up a trailer or disabled traction control prior to pressing the P-hotkey or while the menu was shown. In both cases the APA feature is not available. The reason for the unavailability can easily </w:t>
            </w:r>
            <w:r>
              <w:rPr>
                <w:i/>
                <w:color w:val="000000"/>
                <w:sz w:val="16"/>
                <w:szCs w:val="16"/>
                <w:lang w:val="de-DE"/>
              </w:rPr>
              <w:t>be derived from existing signals. Showing additional information aims at reducing TGW in case of users that are unaware of these limitations.</w:t>
            </w:r>
          </w:p>
        </w:tc>
      </w:tr>
      <w:tr w:rsidR="00CF20A7" w:rsidTr="00CC6E4C">
        <w:trPr>
          <w:trHeight w:val="300"/>
          <w:jc w:val="center"/>
        </w:trPr>
        <w:tc>
          <w:tcPr>
            <w:tcW w:w="724" w:type="dxa"/>
            <w:tcBorders>
              <w:top w:val="nil"/>
              <w:left w:val="single" w:sz="4" w:space="0" w:color="auto"/>
              <w:bottom w:val="single" w:sz="4" w:space="0" w:color="auto"/>
              <w:right w:val="single" w:sz="4" w:space="0" w:color="auto"/>
            </w:tcBorders>
            <w:hideMark/>
          </w:tcPr>
          <w:p w:rsidR="00CF20A7" w:rsidRDefault="00935523">
            <w:pPr>
              <w:rPr>
                <w:rFonts w:cs="Arial"/>
                <w:color w:val="000000"/>
                <w:lang w:val="de-DE"/>
              </w:rPr>
            </w:pPr>
            <w:r>
              <w:rPr>
                <w:color w:val="000000"/>
                <w:lang w:val="de-DE"/>
              </w:rPr>
              <w:t>0x6</w:t>
            </w:r>
          </w:p>
        </w:tc>
        <w:tc>
          <w:tcPr>
            <w:tcW w:w="1558" w:type="dxa"/>
            <w:tcBorders>
              <w:top w:val="single" w:sz="4" w:space="0" w:color="auto"/>
              <w:left w:val="nil"/>
              <w:bottom w:val="single" w:sz="4" w:space="0" w:color="auto"/>
              <w:right w:val="single" w:sz="4" w:space="0" w:color="auto"/>
            </w:tcBorders>
            <w:hideMark/>
          </w:tcPr>
          <w:p w:rsidR="00CF20A7" w:rsidRDefault="00935523">
            <w:pPr>
              <w:rPr>
                <w:rFonts w:cs="Arial"/>
                <w:color w:val="000000"/>
                <w:lang w:val="de-DE"/>
              </w:rPr>
            </w:pPr>
            <w:r>
              <w:rPr>
                <w:color w:val="000000"/>
                <w:lang w:val="de-DE"/>
              </w:rPr>
              <w:t>Finished</w:t>
            </w:r>
          </w:p>
        </w:tc>
        <w:tc>
          <w:tcPr>
            <w:tcW w:w="7543" w:type="dxa"/>
            <w:tcBorders>
              <w:top w:val="single" w:sz="4" w:space="0" w:color="auto"/>
              <w:left w:val="single" w:sz="4" w:space="0" w:color="auto"/>
              <w:bottom w:val="single" w:sz="4" w:space="0" w:color="auto"/>
              <w:right w:val="single" w:sz="4" w:space="0" w:color="auto"/>
            </w:tcBorders>
            <w:hideMark/>
          </w:tcPr>
          <w:p w:rsidR="00CF20A7" w:rsidRDefault="00935523">
            <w:pPr>
              <w:rPr>
                <w:rFonts w:cs="Arial"/>
                <w:color w:val="000000"/>
                <w:lang w:val="de-DE"/>
              </w:rPr>
            </w:pPr>
            <w:r>
              <w:rPr>
                <w:color w:val="000000"/>
                <w:lang w:val="de-DE"/>
              </w:rPr>
              <w:t>APA option is selectable:</w:t>
            </w:r>
            <w:r>
              <w:rPr>
                <w:color w:val="000000"/>
                <w:lang w:val="de-DE"/>
              </w:rPr>
              <w:tab/>
            </w:r>
            <w:r>
              <w:rPr>
                <w:b/>
                <w:i/>
                <w:color w:val="000000"/>
                <w:lang w:val="de-DE"/>
              </w:rPr>
              <w:t>Yes</w:t>
            </w:r>
            <w:r>
              <w:rPr>
                <w:color w:val="000000"/>
                <w:vertAlign w:val="superscript"/>
                <w:lang w:val="de-DE"/>
              </w:rPr>
              <w:t>4</w:t>
            </w:r>
          </w:p>
          <w:p w:rsidR="00CF20A7" w:rsidRDefault="00935523">
            <w:pPr>
              <w:rPr>
                <w:color w:val="000000"/>
                <w:vertAlign w:val="superscript"/>
                <w:lang w:val="de-DE"/>
              </w:rPr>
            </w:pPr>
            <w:r>
              <w:rPr>
                <w:color w:val="000000"/>
                <w:lang w:val="de-DE"/>
              </w:rPr>
              <w:t>APA option additional info:</w:t>
            </w:r>
            <w:r>
              <w:rPr>
                <w:color w:val="000000"/>
                <w:lang w:val="de-DE"/>
              </w:rPr>
              <w:tab/>
            </w:r>
            <w:r>
              <w:rPr>
                <w:b/>
                <w:i/>
                <w:color w:val="000000"/>
                <w:lang w:val="de-DE"/>
              </w:rPr>
              <w:t>No</w:t>
            </w:r>
          </w:p>
          <w:p w:rsidR="00CF20A7" w:rsidRDefault="00935523">
            <w:pPr>
              <w:rPr>
                <w:b/>
                <w:i/>
                <w:color w:val="000000"/>
                <w:sz w:val="16"/>
                <w:szCs w:val="16"/>
                <w:lang w:val="de-DE"/>
              </w:rPr>
            </w:pPr>
            <w:r>
              <w:rPr>
                <w:b/>
                <w:i/>
                <w:color w:val="000000"/>
                <w:sz w:val="16"/>
                <w:szCs w:val="16"/>
                <w:lang w:val="de-DE"/>
              </w:rPr>
              <w:t>Note:</w:t>
            </w:r>
          </w:p>
          <w:p w:rsidR="00CF20A7" w:rsidRDefault="00935523">
            <w:pPr>
              <w:rPr>
                <w:rFonts w:cs="Arial"/>
                <w:i/>
                <w:color w:val="000000"/>
                <w:lang w:val="de-DE"/>
              </w:rPr>
            </w:pPr>
            <w:r>
              <w:rPr>
                <w:i/>
                <w:color w:val="000000"/>
                <w:sz w:val="16"/>
                <w:szCs w:val="16"/>
                <w:lang w:val="de-DE"/>
              </w:rPr>
              <w:t>See note to 0x4.</w:t>
            </w:r>
          </w:p>
        </w:tc>
      </w:tr>
      <w:tr w:rsidR="00CF20A7" w:rsidTr="00CC6E4C">
        <w:trPr>
          <w:trHeight w:val="300"/>
          <w:jc w:val="center"/>
        </w:trPr>
        <w:tc>
          <w:tcPr>
            <w:tcW w:w="724" w:type="dxa"/>
            <w:tcBorders>
              <w:top w:val="nil"/>
              <w:left w:val="single" w:sz="4" w:space="0" w:color="auto"/>
              <w:bottom w:val="single" w:sz="4" w:space="0" w:color="auto"/>
              <w:right w:val="single" w:sz="4" w:space="0" w:color="auto"/>
            </w:tcBorders>
            <w:hideMark/>
          </w:tcPr>
          <w:p w:rsidR="00CF20A7" w:rsidRDefault="00935523">
            <w:pPr>
              <w:rPr>
                <w:rFonts w:cs="Arial"/>
                <w:color w:val="000000"/>
                <w:lang w:val="de-DE"/>
              </w:rPr>
            </w:pPr>
            <w:r>
              <w:rPr>
                <w:color w:val="000000"/>
                <w:lang w:val="de-DE"/>
              </w:rPr>
              <w:t>0x7</w:t>
            </w:r>
          </w:p>
        </w:tc>
        <w:tc>
          <w:tcPr>
            <w:tcW w:w="1558" w:type="dxa"/>
            <w:tcBorders>
              <w:top w:val="single" w:sz="4" w:space="0" w:color="auto"/>
              <w:left w:val="nil"/>
              <w:bottom w:val="single" w:sz="4" w:space="0" w:color="auto"/>
              <w:right w:val="single" w:sz="4" w:space="0" w:color="auto"/>
            </w:tcBorders>
            <w:hideMark/>
          </w:tcPr>
          <w:p w:rsidR="00CF20A7" w:rsidRDefault="00935523">
            <w:pPr>
              <w:rPr>
                <w:rFonts w:cs="Arial"/>
                <w:color w:val="000000"/>
                <w:lang w:val="de-DE"/>
              </w:rPr>
            </w:pPr>
            <w:r>
              <w:rPr>
                <w:color w:val="000000"/>
                <w:lang w:val="de-DE"/>
              </w:rPr>
              <w:t>Faulty</w:t>
            </w:r>
          </w:p>
        </w:tc>
        <w:tc>
          <w:tcPr>
            <w:tcW w:w="7543" w:type="dxa"/>
            <w:tcBorders>
              <w:top w:val="single" w:sz="4" w:space="0" w:color="auto"/>
              <w:left w:val="single" w:sz="4" w:space="0" w:color="auto"/>
              <w:bottom w:val="single" w:sz="4" w:space="0" w:color="auto"/>
              <w:right w:val="single" w:sz="4" w:space="0" w:color="auto"/>
            </w:tcBorders>
            <w:hideMark/>
          </w:tcPr>
          <w:p w:rsidR="00CF20A7" w:rsidRDefault="00935523">
            <w:pPr>
              <w:rPr>
                <w:rFonts w:cs="Arial"/>
                <w:color w:val="000000"/>
                <w:lang w:val="de-DE"/>
              </w:rPr>
            </w:pPr>
            <w:r>
              <w:rPr>
                <w:color w:val="000000"/>
                <w:lang w:val="de-DE"/>
              </w:rPr>
              <w:t>APA</w:t>
            </w:r>
            <w:r>
              <w:rPr>
                <w:color w:val="000000"/>
                <w:lang w:val="de-DE"/>
              </w:rPr>
              <w:t xml:space="preserve"> option is selectable:</w:t>
            </w:r>
            <w:r>
              <w:rPr>
                <w:color w:val="000000"/>
                <w:lang w:val="de-DE"/>
              </w:rPr>
              <w:tab/>
            </w:r>
            <w:r>
              <w:rPr>
                <w:b/>
                <w:i/>
                <w:color w:val="000000"/>
                <w:lang w:val="de-DE"/>
              </w:rPr>
              <w:t>No</w:t>
            </w:r>
          </w:p>
          <w:p w:rsidR="00CF20A7" w:rsidRDefault="00935523">
            <w:pPr>
              <w:rPr>
                <w:rFonts w:cs="Arial"/>
                <w:color w:val="000000"/>
                <w:lang w:val="de-DE"/>
              </w:rPr>
            </w:pPr>
            <w:r>
              <w:rPr>
                <w:color w:val="000000"/>
                <w:lang w:val="de-DE"/>
              </w:rPr>
              <w:t>APA option additional info:</w:t>
            </w:r>
            <w:r>
              <w:rPr>
                <w:color w:val="000000"/>
                <w:lang w:val="de-DE"/>
              </w:rPr>
              <w:tab/>
            </w:r>
            <w:r>
              <w:rPr>
                <w:b/>
                <w:i/>
                <w:color w:val="000000"/>
                <w:lang w:val="de-DE"/>
              </w:rPr>
              <w:t>APA is faulted</w:t>
            </w:r>
            <w:r>
              <w:rPr>
                <w:color w:val="000000"/>
                <w:lang w:val="de-DE"/>
              </w:rPr>
              <w:t xml:space="preserve"> (show symbol or text)</w:t>
            </w:r>
          </w:p>
        </w:tc>
      </w:tr>
    </w:tbl>
    <w:p w:rsidR="00CF20A7" w:rsidRDefault="00935523" w:rsidP="00CC6CEE"/>
    <w:p w:rsidR="00CC6CEE" w:rsidRDefault="00935523" w:rsidP="00CC6CEE">
      <w:r w:rsidRPr="00CC6CEE">
        <w:t>APA feature selection option with regard to ApaSys_D_Stat</w:t>
      </w:r>
    </w:p>
    <w:p w:rsidR="00DD67D6" w:rsidRPr="00CC6CEE" w:rsidRDefault="00935523" w:rsidP="00CC6CEE">
      <w:r>
        <w:t>(P-HotkeyReq044)</w:t>
      </w:r>
    </w:p>
    <w:p w:rsidR="00CC6E4C" w:rsidRPr="00CC6E4C" w:rsidRDefault="00CC6E4C" w:rsidP="00CC6E4C">
      <w:pPr>
        <w:pStyle w:val="Heading4"/>
        <w:rPr>
          <w:b w:val="0"/>
          <w:u w:val="single"/>
        </w:rPr>
      </w:pPr>
      <w:r w:rsidRPr="00CC6E4C">
        <w:rPr>
          <w:b w:val="0"/>
          <w:u w:val="single"/>
        </w:rPr>
        <w:t>CAMERA-FUR-REQ-235915/B-HotKey Shortcut Menu Signal Processing Requirements 9</w:t>
      </w:r>
    </w:p>
    <w:p w:rsidR="00F010AC" w:rsidRPr="00F010AC" w:rsidRDefault="00935523" w:rsidP="00F010AC">
      <w:r w:rsidRPr="00F010AC">
        <w:t>If [ApaSys_D_Stat] changes from any state to “0x2 – On”, the HMI system shall show APA screens in full screen mode according to the ApaCsi interface specifications.</w:t>
      </w:r>
    </w:p>
    <w:p w:rsidR="00F010AC" w:rsidRPr="00F010AC" w:rsidRDefault="00935523" w:rsidP="00F010AC">
      <w:pPr>
        <w:rPr>
          <w:b/>
          <w:i/>
        </w:rPr>
      </w:pPr>
      <w:r w:rsidRPr="00F010AC">
        <w:rPr>
          <w:b/>
          <w:i/>
        </w:rPr>
        <w:t>Note:</w:t>
      </w:r>
    </w:p>
    <w:p w:rsidR="00F010AC" w:rsidRDefault="00935523" w:rsidP="00F010AC">
      <w:pPr>
        <w:rPr>
          <w:i/>
        </w:rPr>
      </w:pPr>
      <w:r w:rsidRPr="00F010AC">
        <w:rPr>
          <w:i/>
        </w:rPr>
        <w:t>Remember that when the APA feature option is selected, the HMI system cycles</w:t>
      </w:r>
      <w:r w:rsidRPr="00F010AC">
        <w:rPr>
          <w:i/>
        </w:rPr>
        <w:t xml:space="preserve"> the signal [ApaSwtch_D_Rq</w:t>
      </w:r>
      <w:r>
        <w:rPr>
          <w:i/>
        </w:rPr>
        <w:t>Mnu</w:t>
      </w:r>
      <w:r w:rsidRPr="00F010AC">
        <w:rPr>
          <w:i/>
        </w:rPr>
        <w:t xml:space="preserve">] and this makes the PAM change from its menu mode to full screen mode. We intentionally wait for the PAM response before the full screen mode is launched. While this could produce “slow reaction”, it should reduce the risk of </w:t>
      </w:r>
      <w:r w:rsidRPr="00F010AC">
        <w:rPr>
          <w:i/>
        </w:rPr>
        <w:t>undefined states. These undefined states would occur if the HMI immediately jumped to full screen mode with the APA feature initially being still in menu mode.</w:t>
      </w:r>
    </w:p>
    <w:p w:rsidR="00336884" w:rsidRPr="00F010AC" w:rsidRDefault="00935523" w:rsidP="00F010AC">
      <w:r w:rsidRPr="009A0C91">
        <w:t>(P-HotkeyReq096)</w:t>
      </w:r>
    </w:p>
    <w:p w:rsidR="00CC6E4C" w:rsidRPr="00CC6E4C" w:rsidRDefault="00CC6E4C" w:rsidP="00CC6E4C">
      <w:pPr>
        <w:pStyle w:val="Heading4"/>
        <w:rPr>
          <w:b w:val="0"/>
          <w:u w:val="single"/>
        </w:rPr>
      </w:pPr>
      <w:r w:rsidRPr="00CC6E4C">
        <w:rPr>
          <w:b w:val="0"/>
          <w:u w:val="single"/>
        </w:rPr>
        <w:t>CAMERA-FUR-REQ-236842/B-HotKey Shortcut Menu Signal Processing Requirements 10</w:t>
      </w:r>
    </w:p>
    <w:p w:rsidR="00AE06BC" w:rsidRPr="00AE06BC" w:rsidRDefault="00935523" w:rsidP="00AE06B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9"/>
        <w:gridCol w:w="723"/>
      </w:tblGrid>
      <w:tr w:rsidR="001879AA" w:rsidTr="00CC6E4C">
        <w:trPr>
          <w:jc w:val="center"/>
        </w:trPr>
        <w:tc>
          <w:tcPr>
            <w:tcW w:w="9889" w:type="dxa"/>
            <w:hideMark/>
          </w:tcPr>
          <w:p w:rsidR="001879AA" w:rsidRDefault="00935523">
            <w:pPr>
              <w:spacing w:after="60"/>
              <w:rPr>
                <w:rFonts w:cs="Arial"/>
                <w:lang w:val="de-DE" w:eastAsia="ja-JP"/>
              </w:rPr>
            </w:pPr>
            <w:r>
              <w:rPr>
                <w:lang w:val="de-DE"/>
              </w:rPr>
              <w:t>If the p-hotkey menu is shown</w:t>
            </w:r>
          </w:p>
        </w:tc>
        <w:tc>
          <w:tcPr>
            <w:tcW w:w="723" w:type="dxa"/>
            <w:hideMark/>
          </w:tcPr>
          <w:p w:rsidR="001879AA" w:rsidRDefault="00935523">
            <w:pPr>
              <w:spacing w:after="60"/>
              <w:rPr>
                <w:rFonts w:cs="Arial"/>
                <w:b/>
                <w:lang w:val="de-DE" w:eastAsia="ja-JP"/>
              </w:rPr>
            </w:pPr>
            <w:r>
              <w:rPr>
                <w:b/>
                <w:lang w:val="de-DE"/>
              </w:rPr>
              <w:t>AND</w:t>
            </w:r>
          </w:p>
        </w:tc>
      </w:tr>
      <w:tr w:rsidR="001879AA" w:rsidTr="00CC6E4C">
        <w:trPr>
          <w:jc w:val="center"/>
        </w:trPr>
        <w:tc>
          <w:tcPr>
            <w:tcW w:w="9889" w:type="dxa"/>
            <w:hideMark/>
          </w:tcPr>
          <w:p w:rsidR="001879AA" w:rsidRDefault="00935523">
            <w:pPr>
              <w:spacing w:after="60"/>
              <w:jc w:val="center"/>
              <w:rPr>
                <w:rFonts w:cs="Arial"/>
                <w:lang w:val="de-DE" w:eastAsia="ja-JP"/>
              </w:rPr>
            </w:pPr>
            <w:r>
              <w:rPr>
                <w:lang w:val="de-DE"/>
              </w:rPr>
              <w:t xml:space="preserve">[ApaSys_D_Stat] has any state </w:t>
            </w:r>
            <w:r>
              <w:rPr>
                <w:u w:val="single"/>
                <w:lang w:val="de-DE"/>
              </w:rPr>
              <w:t>other than</w:t>
            </w:r>
            <w:r>
              <w:rPr>
                <w:lang w:val="de-DE"/>
              </w:rPr>
              <w:t xml:space="preserve"> (“0x0 – Null”) or (“0x2 – On”) or (“0x5 – NotAccessible”) or (“0x7 – Faulty”),</w:t>
            </w:r>
          </w:p>
        </w:tc>
        <w:tc>
          <w:tcPr>
            <w:tcW w:w="723" w:type="dxa"/>
            <w:tcBorders>
              <w:top w:val="nil"/>
              <w:left w:val="nil"/>
              <w:bottom w:val="nil"/>
            </w:tcBorders>
            <w:hideMark/>
          </w:tcPr>
          <w:p w:rsidR="001879AA" w:rsidRDefault="00935523">
            <w:pPr>
              <w:spacing w:after="60"/>
              <w:jc w:val="center"/>
              <w:rPr>
                <w:rFonts w:cs="Arial"/>
                <w:b/>
                <w:lang w:val="de-DE" w:eastAsia="ja-JP"/>
              </w:rPr>
            </w:pPr>
            <w:r>
              <w:rPr>
                <w:b/>
                <w:lang w:val="de-DE"/>
              </w:rPr>
              <w:t>AND</w:t>
            </w:r>
          </w:p>
        </w:tc>
      </w:tr>
      <w:tr w:rsidR="001879AA" w:rsidTr="00CC6E4C">
        <w:trPr>
          <w:jc w:val="center"/>
        </w:trPr>
        <w:tc>
          <w:tcPr>
            <w:tcW w:w="9889" w:type="dxa"/>
            <w:hideMark/>
          </w:tcPr>
          <w:p w:rsidR="001879AA" w:rsidRDefault="00935523">
            <w:pPr>
              <w:spacing w:after="60"/>
              <w:rPr>
                <w:rFonts w:cs="Arial"/>
                <w:lang w:val="de-DE" w:eastAsia="ja-JP"/>
              </w:rPr>
            </w:pPr>
            <w:r>
              <w:rPr>
                <w:lang w:val="de-DE"/>
              </w:rPr>
              <w:t>the driver selects the APA option in</w:t>
            </w:r>
            <w:r>
              <w:rPr>
                <w:lang w:val="de-DE"/>
              </w:rPr>
              <w:t xml:space="preserve"> the p-hotkey menu,</w:t>
            </w:r>
          </w:p>
        </w:tc>
        <w:tc>
          <w:tcPr>
            <w:tcW w:w="723" w:type="dxa"/>
          </w:tcPr>
          <w:p w:rsidR="001879AA" w:rsidRDefault="00935523">
            <w:pPr>
              <w:spacing w:after="60"/>
              <w:rPr>
                <w:rFonts w:cs="Arial"/>
                <w:b/>
                <w:lang w:val="de-DE" w:eastAsia="ja-JP"/>
              </w:rPr>
            </w:pPr>
          </w:p>
        </w:tc>
      </w:tr>
      <w:tr w:rsidR="001879AA" w:rsidTr="00CC6E4C">
        <w:trPr>
          <w:jc w:val="center"/>
        </w:trPr>
        <w:tc>
          <w:tcPr>
            <w:tcW w:w="9889" w:type="dxa"/>
            <w:hideMark/>
          </w:tcPr>
          <w:p w:rsidR="001879AA" w:rsidRDefault="00935523">
            <w:pPr>
              <w:spacing w:after="60"/>
              <w:rPr>
                <w:rFonts w:cs="Arial"/>
                <w:lang w:val="de-DE" w:eastAsia="ja-JP"/>
              </w:rPr>
            </w:pPr>
            <w:r>
              <w:rPr>
                <w:lang w:val="de-DE"/>
              </w:rPr>
              <w:t>the HMI system shall cycle the signal [ApaSwtch_D_RqMnu].</w:t>
            </w:r>
          </w:p>
        </w:tc>
        <w:tc>
          <w:tcPr>
            <w:tcW w:w="723" w:type="dxa"/>
          </w:tcPr>
          <w:p w:rsidR="001879AA" w:rsidRDefault="00935523">
            <w:pPr>
              <w:spacing w:after="60"/>
              <w:rPr>
                <w:rFonts w:cs="Arial"/>
                <w:lang w:val="de-DE" w:eastAsia="ja-JP"/>
              </w:rPr>
            </w:pPr>
          </w:p>
        </w:tc>
      </w:tr>
    </w:tbl>
    <w:p w:rsidR="007E79CF" w:rsidRPr="001879AA" w:rsidRDefault="00935523" w:rsidP="001879AA">
      <w:r>
        <w:t>(P-HotKeyReq097)</w:t>
      </w:r>
    </w:p>
    <w:p w:rsidR="00CC6E4C" w:rsidRPr="00CC6E4C" w:rsidRDefault="00CC6E4C" w:rsidP="00CC6E4C">
      <w:pPr>
        <w:pStyle w:val="Heading4"/>
        <w:rPr>
          <w:b w:val="0"/>
          <w:u w:val="single"/>
        </w:rPr>
      </w:pPr>
      <w:r w:rsidRPr="00CC6E4C">
        <w:rPr>
          <w:b w:val="0"/>
          <w:u w:val="single"/>
        </w:rPr>
        <w:lastRenderedPageBreak/>
        <w:t>CAMERA-FUR-REQ-236843/B-HotKey Shortcut Menu Signal Processing Requirements 11</w:t>
      </w:r>
    </w:p>
    <w:p w:rsidR="00AE06BC" w:rsidRPr="00AE06BC" w:rsidRDefault="00935523" w:rsidP="00AE06BC"/>
    <w:tbl>
      <w:tblPr>
        <w:tblStyle w:val="TableGrid"/>
        <w:tblW w:w="0" w:type="auto"/>
        <w:jc w:val="center"/>
        <w:tblLook w:val="04A0" w:firstRow="1" w:lastRow="0" w:firstColumn="1" w:lastColumn="0" w:noHBand="0" w:noVBand="1"/>
      </w:tblPr>
      <w:tblGrid>
        <w:gridCol w:w="9180"/>
        <w:gridCol w:w="709"/>
        <w:gridCol w:w="723"/>
      </w:tblGrid>
      <w:tr w:rsidR="006622CF" w:rsidTr="00CC6E4C">
        <w:trPr>
          <w:jc w:val="center"/>
        </w:trPr>
        <w:tc>
          <w:tcPr>
            <w:tcW w:w="9889" w:type="dxa"/>
            <w:gridSpan w:val="2"/>
            <w:tcBorders>
              <w:top w:val="nil"/>
              <w:left w:val="nil"/>
              <w:bottom w:val="nil"/>
              <w:right w:val="nil"/>
            </w:tcBorders>
            <w:hideMark/>
          </w:tcPr>
          <w:p w:rsidR="006622CF" w:rsidRDefault="00935523">
            <w:pPr>
              <w:spacing w:after="60"/>
              <w:rPr>
                <w:rFonts w:cs="Arial"/>
                <w:lang w:val="de-DE" w:eastAsia="ja-JP"/>
              </w:rPr>
            </w:pPr>
            <w:r>
              <w:rPr>
                <w:lang w:val="de-DE"/>
              </w:rPr>
              <w:t>If the p-hotkey menu is shown</w:t>
            </w:r>
          </w:p>
        </w:tc>
        <w:tc>
          <w:tcPr>
            <w:tcW w:w="723" w:type="dxa"/>
            <w:tcBorders>
              <w:top w:val="nil"/>
              <w:left w:val="nil"/>
              <w:bottom w:val="nil"/>
              <w:right w:val="nil"/>
            </w:tcBorders>
            <w:hideMark/>
          </w:tcPr>
          <w:p w:rsidR="006622CF" w:rsidRDefault="00935523">
            <w:pPr>
              <w:spacing w:after="60"/>
              <w:rPr>
                <w:rFonts w:cs="Arial"/>
                <w:b/>
                <w:lang w:val="de-DE" w:eastAsia="ja-JP"/>
              </w:rPr>
            </w:pPr>
            <w:r>
              <w:rPr>
                <w:b/>
                <w:lang w:val="de-DE"/>
              </w:rPr>
              <w:t>AND</w:t>
            </w:r>
          </w:p>
        </w:tc>
      </w:tr>
      <w:tr w:rsidR="006622CF" w:rsidTr="00CC6E4C">
        <w:trPr>
          <w:jc w:val="center"/>
        </w:trPr>
        <w:tc>
          <w:tcPr>
            <w:tcW w:w="9180" w:type="dxa"/>
            <w:tcBorders>
              <w:top w:val="nil"/>
              <w:left w:val="nil"/>
              <w:bottom w:val="nil"/>
              <w:right w:val="nil"/>
            </w:tcBorders>
            <w:hideMark/>
          </w:tcPr>
          <w:p w:rsidR="006622CF" w:rsidRDefault="00935523">
            <w:pPr>
              <w:spacing w:after="60"/>
              <w:rPr>
                <w:rFonts w:cs="Arial"/>
                <w:lang w:val="de-DE" w:eastAsia="ja-JP"/>
              </w:rPr>
            </w:pPr>
            <w:r>
              <w:rPr>
                <w:lang w:val="de-DE"/>
              </w:rPr>
              <w:t xml:space="preserve">[ApaSys_D_Stat] </w:t>
            </w:r>
            <w:r>
              <w:rPr>
                <w:lang w:val="de-DE"/>
              </w:rPr>
              <w:t>has the state (“0x0 – Null”) or (“0x2 – On”) or (“0x5 – NotAccessible”) or (“0x7 – Faulty”),</w:t>
            </w:r>
          </w:p>
        </w:tc>
        <w:tc>
          <w:tcPr>
            <w:tcW w:w="1432" w:type="dxa"/>
            <w:gridSpan w:val="2"/>
            <w:tcBorders>
              <w:top w:val="nil"/>
              <w:left w:val="nil"/>
              <w:bottom w:val="nil"/>
              <w:right w:val="nil"/>
            </w:tcBorders>
          </w:tcPr>
          <w:p w:rsidR="006622CF" w:rsidRDefault="00935523">
            <w:pPr>
              <w:spacing w:after="60"/>
              <w:rPr>
                <w:rFonts w:cs="Arial"/>
                <w:lang w:val="de-DE" w:eastAsia="ja-JP"/>
              </w:rPr>
            </w:pPr>
          </w:p>
        </w:tc>
      </w:tr>
      <w:tr w:rsidR="006622CF" w:rsidTr="00CC6E4C">
        <w:trPr>
          <w:jc w:val="center"/>
        </w:trPr>
        <w:tc>
          <w:tcPr>
            <w:tcW w:w="10612" w:type="dxa"/>
            <w:gridSpan w:val="3"/>
            <w:tcBorders>
              <w:top w:val="nil"/>
              <w:left w:val="nil"/>
              <w:bottom w:val="nil"/>
              <w:right w:val="nil"/>
            </w:tcBorders>
            <w:hideMark/>
          </w:tcPr>
          <w:p w:rsidR="006622CF" w:rsidRDefault="00935523">
            <w:pPr>
              <w:rPr>
                <w:rFonts w:cs="Arial"/>
                <w:lang w:val="de-DE" w:eastAsia="ja-JP"/>
              </w:rPr>
            </w:pPr>
            <w:r>
              <w:rPr>
                <w:lang w:val="de-DE"/>
              </w:rPr>
              <w:t>the driver shall not be able to select the APA option in the p-hotkey menu.</w:t>
            </w:r>
          </w:p>
          <w:p w:rsidR="006622CF" w:rsidRDefault="00935523">
            <w:pPr>
              <w:rPr>
                <w:b/>
                <w:i/>
                <w:lang w:val="de-DE"/>
              </w:rPr>
            </w:pPr>
            <w:r>
              <w:rPr>
                <w:b/>
                <w:i/>
                <w:lang w:val="de-DE"/>
              </w:rPr>
              <w:t>Note:</w:t>
            </w:r>
          </w:p>
          <w:p w:rsidR="006622CF" w:rsidRDefault="00935523">
            <w:pPr>
              <w:spacing w:after="60"/>
              <w:rPr>
                <w:rFonts w:cs="Arial"/>
                <w:lang w:val="de-DE" w:eastAsia="ja-JP"/>
              </w:rPr>
            </w:pPr>
            <w:r>
              <w:rPr>
                <w:i/>
                <w:lang w:val="de-DE"/>
              </w:rPr>
              <w:t>The state “0x2 – On” here is only mentioned for completeness. Per overall syste</w:t>
            </w:r>
            <w:r>
              <w:rPr>
                <w:i/>
                <w:lang w:val="de-DE"/>
              </w:rPr>
              <w:t>m interface design [ApaSys_D_Stat] can never be “0x2 – On” when the menu is shown. For this state we will always have the full screen APA mode.</w:t>
            </w:r>
          </w:p>
        </w:tc>
      </w:tr>
    </w:tbl>
    <w:p w:rsidR="001818B2" w:rsidRPr="006622CF" w:rsidRDefault="00935523" w:rsidP="006622CF">
      <w:r>
        <w:t>(P-HotKeyReq048)</w:t>
      </w:r>
    </w:p>
    <w:p w:rsidR="00CC6E4C" w:rsidRPr="00CC6E4C" w:rsidRDefault="00CC6E4C" w:rsidP="00CC6E4C">
      <w:pPr>
        <w:pStyle w:val="Heading4"/>
        <w:rPr>
          <w:b w:val="0"/>
          <w:u w:val="single"/>
        </w:rPr>
      </w:pPr>
      <w:r w:rsidRPr="00CC6E4C">
        <w:rPr>
          <w:b w:val="0"/>
          <w:u w:val="single"/>
        </w:rPr>
        <w:t>CAMERA-FUR-REQ-235916/B-HotKey Shortcut Menu Signal Processing Requirements 12</w:t>
      </w:r>
    </w:p>
    <w:p w:rsidR="00F85C65" w:rsidRDefault="00935523" w:rsidP="00500605">
      <w:r w:rsidRPr="009F1B62">
        <w:t xml:space="preserve">If the p-hotkey menu is shown and </w:t>
      </w:r>
      <w:r>
        <w:t>the “BPA-option” is selectable</w:t>
      </w:r>
      <w:r w:rsidRPr="009F1B62">
        <w:t xml:space="preserve"> and the driver selects the “BPA-option”, the HMI system shall cycle</w:t>
      </w:r>
      <w:r>
        <w:t xml:space="preserve"> the signal [PrkAidSwtch_D_RqMnu</w:t>
      </w:r>
      <w:r w:rsidRPr="009F1B62">
        <w:t xml:space="preserve">] as defined by </w:t>
      </w:r>
      <w:r>
        <w:t>the following figure</w:t>
      </w:r>
      <w:r w:rsidRPr="009F1B62">
        <w:t>.</w:t>
      </w:r>
    </w:p>
    <w:p w:rsidR="00F85C65" w:rsidRDefault="00935523" w:rsidP="00CC6E4C">
      <w:pPr>
        <w:jc w:val="center"/>
        <w:rPr>
          <w:highlight w:val="yellow"/>
        </w:rPr>
      </w:pPr>
      <w:r>
        <w:rPr>
          <w:noProof/>
        </w:rPr>
        <w:drawing>
          <wp:inline distT="0" distB="0" distL="0" distR="0">
            <wp:extent cx="4762500" cy="1219200"/>
            <wp:effectExtent l="0" t="0" r="0" b="0"/>
            <wp:docPr id="10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1219200"/>
                    </a:xfrm>
                    <a:prstGeom prst="rect">
                      <a:avLst/>
                    </a:prstGeom>
                    <a:noFill/>
                    <a:ln>
                      <a:noFill/>
                    </a:ln>
                  </pic:spPr>
                </pic:pic>
              </a:graphicData>
            </a:graphic>
          </wp:inline>
        </w:drawing>
      </w:r>
    </w:p>
    <w:p w:rsidR="00F85C65" w:rsidRDefault="00935523" w:rsidP="00F85C65">
      <w:r w:rsidRPr="00F85C65">
        <w:t>Cycle for [</w:t>
      </w:r>
      <w:r>
        <w:t>PrkAidSwtch_D_RqMnu</w:t>
      </w:r>
      <w:r w:rsidRPr="00F85C65">
        <w:t>]</w:t>
      </w:r>
    </w:p>
    <w:p w:rsidR="00F85C65" w:rsidRDefault="00935523" w:rsidP="00500605">
      <w:r w:rsidRPr="006F1F89">
        <w:t>(P-HotkeyReq106)</w:t>
      </w:r>
    </w:p>
    <w:p w:rsidR="00CC6E4C" w:rsidRPr="00CC6E4C" w:rsidRDefault="00CC6E4C" w:rsidP="00CC6E4C">
      <w:pPr>
        <w:pStyle w:val="Heading4"/>
        <w:rPr>
          <w:b w:val="0"/>
          <w:u w:val="single"/>
        </w:rPr>
      </w:pPr>
      <w:r w:rsidRPr="00CC6E4C">
        <w:rPr>
          <w:b w:val="0"/>
          <w:u w:val="single"/>
        </w:rPr>
        <w:t>CAMERA-FUR-REQ-236840/C-HotKey Shortcut Menu Signal Processing Requirements 13</w:t>
      </w:r>
    </w:p>
    <w:p w:rsidR="00827493" w:rsidRDefault="00935523" w:rsidP="00827493">
      <w:r>
        <w:t>The status of the “BPA-option” shall be set as per the table.</w:t>
      </w:r>
    </w:p>
    <w:p w:rsidR="00827493" w:rsidRDefault="00935523" w:rsidP="00827493"/>
    <w:tbl>
      <w:tblPr>
        <w:tblStyle w:val="TableGrid"/>
        <w:tblW w:w="9828" w:type="dxa"/>
        <w:jc w:val="center"/>
        <w:tblLayout w:type="fixed"/>
        <w:tblLook w:val="04A0" w:firstRow="1" w:lastRow="0" w:firstColumn="1" w:lastColumn="0" w:noHBand="0" w:noVBand="1"/>
      </w:tblPr>
      <w:tblGrid>
        <w:gridCol w:w="1230"/>
        <w:gridCol w:w="693"/>
        <w:gridCol w:w="2145"/>
        <w:gridCol w:w="720"/>
        <w:gridCol w:w="2070"/>
        <w:gridCol w:w="540"/>
        <w:gridCol w:w="1080"/>
        <w:gridCol w:w="1350"/>
      </w:tblGrid>
      <w:tr w:rsidR="00CF4564" w:rsidTr="00CC6E4C">
        <w:trPr>
          <w:trHeight w:val="387"/>
          <w:jc w:val="center"/>
        </w:trPr>
        <w:tc>
          <w:tcPr>
            <w:tcW w:w="7398" w:type="dxa"/>
            <w:gridSpan w:val="6"/>
            <w:tcBorders>
              <w:top w:val="single" w:sz="4" w:space="0" w:color="auto"/>
              <w:left w:val="single" w:sz="4" w:space="0" w:color="auto"/>
              <w:bottom w:val="single" w:sz="4" w:space="0" w:color="auto"/>
              <w:right w:val="single" w:sz="4" w:space="0" w:color="auto"/>
            </w:tcBorders>
            <w:shd w:val="pct10" w:color="auto" w:fill="auto"/>
          </w:tcPr>
          <w:p w:rsidR="00CF4564" w:rsidRDefault="00935523">
            <w:pPr>
              <w:rPr>
                <w:rFonts w:cs="Arial"/>
                <w:b/>
                <w:lang w:val="de-DE" w:eastAsia="ja-JP"/>
              </w:rPr>
            </w:pPr>
          </w:p>
        </w:tc>
        <w:tc>
          <w:tcPr>
            <w:tcW w:w="2430" w:type="dxa"/>
            <w:gridSpan w:val="2"/>
            <w:tcBorders>
              <w:top w:val="single" w:sz="4" w:space="0" w:color="auto"/>
              <w:left w:val="single" w:sz="4" w:space="0" w:color="auto"/>
              <w:bottom w:val="single" w:sz="4" w:space="0" w:color="auto"/>
              <w:right w:val="single" w:sz="4" w:space="0" w:color="auto"/>
            </w:tcBorders>
            <w:shd w:val="pct10" w:color="auto" w:fill="auto"/>
            <w:hideMark/>
          </w:tcPr>
          <w:p w:rsidR="00CF4564" w:rsidRDefault="00935523">
            <w:pPr>
              <w:rPr>
                <w:rFonts w:cs="Arial"/>
                <w:b/>
                <w:lang w:val="de-DE" w:eastAsia="ja-JP"/>
              </w:rPr>
            </w:pPr>
            <w:r>
              <w:rPr>
                <w:b/>
                <w:lang w:val="de-DE"/>
              </w:rPr>
              <w:t>“BPA-option”</w:t>
            </w:r>
          </w:p>
        </w:tc>
      </w:tr>
      <w:tr w:rsidR="00CF4564" w:rsidTr="00CC6E4C">
        <w:trPr>
          <w:trHeight w:val="521"/>
          <w:jc w:val="center"/>
        </w:trPr>
        <w:tc>
          <w:tcPr>
            <w:tcW w:w="1230" w:type="dxa"/>
            <w:tcBorders>
              <w:top w:val="single" w:sz="4" w:space="0" w:color="auto"/>
              <w:left w:val="single" w:sz="4" w:space="0" w:color="auto"/>
              <w:bottom w:val="single" w:sz="4" w:space="0" w:color="auto"/>
              <w:right w:val="single" w:sz="4" w:space="0" w:color="auto"/>
            </w:tcBorders>
            <w:shd w:val="pct10" w:color="auto" w:fill="auto"/>
            <w:hideMark/>
          </w:tcPr>
          <w:p w:rsidR="00CF4564" w:rsidRDefault="00935523">
            <w:pPr>
              <w:rPr>
                <w:rFonts w:cs="Arial"/>
                <w:b/>
                <w:lang w:val="de-DE" w:eastAsia="ja-JP"/>
              </w:rPr>
            </w:pPr>
            <w:r>
              <w:rPr>
                <w:b/>
                <w:lang w:val="de-DE"/>
              </w:rPr>
              <w:t>HMI p-hotkey menu status</w:t>
            </w:r>
          </w:p>
        </w:tc>
        <w:tc>
          <w:tcPr>
            <w:tcW w:w="693" w:type="dxa"/>
            <w:tcBorders>
              <w:top w:val="single" w:sz="4" w:space="0" w:color="auto"/>
              <w:left w:val="single" w:sz="4" w:space="0" w:color="auto"/>
              <w:bottom w:val="single" w:sz="4" w:space="0" w:color="auto"/>
              <w:right w:val="single" w:sz="4" w:space="0" w:color="auto"/>
            </w:tcBorders>
            <w:shd w:val="pct10" w:color="auto" w:fill="auto"/>
          </w:tcPr>
          <w:p w:rsidR="00CF4564" w:rsidRDefault="00935523">
            <w:pPr>
              <w:rPr>
                <w:rFonts w:cs="Arial"/>
                <w:b/>
                <w:lang w:val="de-DE" w:eastAsia="ja-JP"/>
              </w:rPr>
            </w:pPr>
          </w:p>
        </w:tc>
        <w:tc>
          <w:tcPr>
            <w:tcW w:w="2145" w:type="dxa"/>
            <w:tcBorders>
              <w:top w:val="single" w:sz="4" w:space="0" w:color="auto"/>
              <w:left w:val="single" w:sz="4" w:space="0" w:color="auto"/>
              <w:bottom w:val="single" w:sz="4" w:space="0" w:color="auto"/>
              <w:right w:val="single" w:sz="4" w:space="0" w:color="auto"/>
            </w:tcBorders>
            <w:shd w:val="pct10" w:color="auto" w:fill="auto"/>
            <w:hideMark/>
          </w:tcPr>
          <w:p w:rsidR="00CF4564" w:rsidRDefault="00935523">
            <w:pPr>
              <w:rPr>
                <w:rFonts w:cs="Arial"/>
                <w:b/>
                <w:lang w:val="de-DE" w:eastAsia="ja-JP"/>
              </w:rPr>
            </w:pPr>
            <w:r>
              <w:rPr>
                <w:b/>
                <w:lang w:val="de-DE"/>
              </w:rPr>
              <w:t>PrkAidFront_D_Stat</w:t>
            </w:r>
          </w:p>
        </w:tc>
        <w:tc>
          <w:tcPr>
            <w:tcW w:w="720" w:type="dxa"/>
            <w:tcBorders>
              <w:top w:val="single" w:sz="4" w:space="0" w:color="auto"/>
              <w:left w:val="single" w:sz="4" w:space="0" w:color="auto"/>
              <w:bottom w:val="single" w:sz="4" w:space="0" w:color="auto"/>
              <w:right w:val="single" w:sz="4" w:space="0" w:color="auto"/>
            </w:tcBorders>
            <w:shd w:val="pct10" w:color="auto" w:fill="auto"/>
          </w:tcPr>
          <w:p w:rsidR="00CF4564" w:rsidRDefault="00935523">
            <w:pPr>
              <w:rPr>
                <w:rFonts w:cs="Arial"/>
                <w:b/>
                <w:lang w:val="de-DE" w:eastAsia="ja-JP"/>
              </w:rPr>
            </w:pPr>
          </w:p>
        </w:tc>
        <w:tc>
          <w:tcPr>
            <w:tcW w:w="2070" w:type="dxa"/>
            <w:tcBorders>
              <w:top w:val="single" w:sz="4" w:space="0" w:color="auto"/>
              <w:left w:val="single" w:sz="4" w:space="0" w:color="auto"/>
              <w:bottom w:val="single" w:sz="4" w:space="0" w:color="auto"/>
              <w:right w:val="single" w:sz="4" w:space="0" w:color="auto"/>
            </w:tcBorders>
            <w:shd w:val="pct10" w:color="auto" w:fill="auto"/>
            <w:hideMark/>
          </w:tcPr>
          <w:p w:rsidR="00CF4564" w:rsidRDefault="00935523">
            <w:pPr>
              <w:rPr>
                <w:rFonts w:cs="Arial"/>
                <w:b/>
                <w:lang w:val="de-DE" w:eastAsia="ja-JP"/>
              </w:rPr>
            </w:pPr>
            <w:r>
              <w:rPr>
                <w:b/>
                <w:lang w:val="de-DE"/>
              </w:rPr>
              <w:t>PrkAidRear_D_Stat</w:t>
            </w:r>
          </w:p>
        </w:tc>
        <w:tc>
          <w:tcPr>
            <w:tcW w:w="540" w:type="dxa"/>
            <w:tcBorders>
              <w:top w:val="single" w:sz="4" w:space="0" w:color="auto"/>
              <w:left w:val="single" w:sz="4" w:space="0" w:color="auto"/>
              <w:bottom w:val="single" w:sz="4" w:space="0" w:color="auto"/>
              <w:right w:val="single" w:sz="4" w:space="0" w:color="auto"/>
            </w:tcBorders>
            <w:shd w:val="pct10" w:color="auto" w:fill="auto"/>
          </w:tcPr>
          <w:p w:rsidR="00CF4564" w:rsidRDefault="00935523">
            <w:pPr>
              <w:rPr>
                <w:rFonts w:cs="Arial"/>
                <w:b/>
                <w:lang w:val="de-DE" w:eastAsia="ja-JP"/>
              </w:rPr>
            </w:pPr>
          </w:p>
        </w:tc>
        <w:tc>
          <w:tcPr>
            <w:tcW w:w="1080" w:type="dxa"/>
            <w:tcBorders>
              <w:top w:val="single" w:sz="4" w:space="0" w:color="auto"/>
              <w:left w:val="single" w:sz="4" w:space="0" w:color="auto"/>
              <w:bottom w:val="single" w:sz="4" w:space="0" w:color="auto"/>
              <w:right w:val="single" w:sz="4" w:space="0" w:color="auto"/>
            </w:tcBorders>
            <w:shd w:val="pct10" w:color="auto" w:fill="auto"/>
            <w:hideMark/>
          </w:tcPr>
          <w:p w:rsidR="00CF4564" w:rsidRDefault="00935523">
            <w:pPr>
              <w:rPr>
                <w:rFonts w:cs="Arial"/>
                <w:b/>
                <w:lang w:val="de-DE" w:eastAsia="ja-JP"/>
              </w:rPr>
            </w:pPr>
            <w:r>
              <w:rPr>
                <w:b/>
                <w:lang w:val="de-DE"/>
              </w:rPr>
              <w:t>Style</w:t>
            </w:r>
          </w:p>
        </w:tc>
        <w:tc>
          <w:tcPr>
            <w:tcW w:w="1350" w:type="dxa"/>
            <w:tcBorders>
              <w:top w:val="single" w:sz="4" w:space="0" w:color="auto"/>
              <w:left w:val="single" w:sz="4" w:space="0" w:color="auto"/>
              <w:bottom w:val="single" w:sz="4" w:space="0" w:color="auto"/>
              <w:right w:val="single" w:sz="4" w:space="0" w:color="auto"/>
            </w:tcBorders>
            <w:shd w:val="pct10" w:color="auto" w:fill="auto"/>
            <w:hideMark/>
          </w:tcPr>
          <w:p w:rsidR="00CF4564" w:rsidRDefault="00935523">
            <w:pPr>
              <w:rPr>
                <w:rFonts w:cs="Arial"/>
                <w:b/>
                <w:lang w:val="de-DE" w:eastAsia="ja-JP"/>
              </w:rPr>
            </w:pPr>
            <w:r>
              <w:rPr>
                <w:b/>
                <w:lang w:val="de-DE"/>
              </w:rPr>
              <w:t>Selectability</w:t>
            </w:r>
          </w:p>
        </w:tc>
      </w:tr>
      <w:tr w:rsidR="00CF4564" w:rsidTr="00CC6E4C">
        <w:trPr>
          <w:jc w:val="center"/>
        </w:trPr>
        <w:tc>
          <w:tcPr>
            <w:tcW w:w="1230" w:type="dxa"/>
            <w:tcBorders>
              <w:top w:val="single" w:sz="4" w:space="0" w:color="auto"/>
              <w:left w:val="single" w:sz="4" w:space="0" w:color="auto"/>
              <w:bottom w:val="single" w:sz="4" w:space="0" w:color="auto"/>
              <w:right w:val="single" w:sz="4" w:space="0" w:color="auto"/>
            </w:tcBorders>
            <w:vAlign w:val="center"/>
            <w:hideMark/>
          </w:tcPr>
          <w:p w:rsidR="00CF4564" w:rsidRDefault="00935523">
            <w:pPr>
              <w:rPr>
                <w:rFonts w:cs="Arial"/>
                <w:lang w:val="de-DE" w:eastAsia="ja-JP"/>
              </w:rPr>
            </w:pPr>
            <w:r>
              <w:rPr>
                <w:u w:val="single"/>
                <w:lang w:val="de-DE"/>
              </w:rPr>
              <w:t>not</w:t>
            </w:r>
            <w:r>
              <w:rPr>
                <w:lang w:val="de-DE"/>
              </w:rPr>
              <w:t xml:space="preserve"> shown</w:t>
            </w:r>
          </w:p>
        </w:tc>
        <w:tc>
          <w:tcPr>
            <w:tcW w:w="693" w:type="dxa"/>
            <w:tcBorders>
              <w:top w:val="single" w:sz="4" w:space="0" w:color="auto"/>
              <w:left w:val="single" w:sz="4" w:space="0" w:color="auto"/>
              <w:bottom w:val="single" w:sz="4" w:space="0" w:color="auto"/>
              <w:right w:val="single" w:sz="4" w:space="0" w:color="auto"/>
            </w:tcBorders>
            <w:vAlign w:val="center"/>
            <w:hideMark/>
          </w:tcPr>
          <w:p w:rsidR="00CF4564" w:rsidRDefault="00935523">
            <w:pPr>
              <w:rPr>
                <w:rFonts w:cs="Arial"/>
                <w:b/>
                <w:lang w:val="de-DE" w:eastAsia="ja-JP"/>
              </w:rPr>
            </w:pPr>
            <w:r>
              <w:rPr>
                <w:b/>
                <w:lang w:val="de-DE"/>
              </w:rPr>
              <w:t>-</w:t>
            </w:r>
          </w:p>
        </w:tc>
        <w:tc>
          <w:tcPr>
            <w:tcW w:w="2145" w:type="dxa"/>
            <w:tcBorders>
              <w:top w:val="single" w:sz="4" w:space="0" w:color="auto"/>
              <w:left w:val="single" w:sz="4" w:space="0" w:color="auto"/>
              <w:bottom w:val="single" w:sz="4" w:space="0" w:color="auto"/>
              <w:right w:val="single" w:sz="4" w:space="0" w:color="auto"/>
            </w:tcBorders>
            <w:vAlign w:val="center"/>
            <w:hideMark/>
          </w:tcPr>
          <w:p w:rsidR="00CF4564" w:rsidRDefault="00935523">
            <w:pPr>
              <w:rPr>
                <w:rFonts w:cs="Arial"/>
                <w:lang w:val="de-DE" w:eastAsia="ja-JP"/>
              </w:rPr>
            </w:pPr>
            <w:r>
              <w:rPr>
                <w:lang w:val="de-DE"/>
              </w:rPr>
              <w:t>Don’t’ care</w:t>
            </w:r>
          </w:p>
        </w:tc>
        <w:tc>
          <w:tcPr>
            <w:tcW w:w="720" w:type="dxa"/>
            <w:tcBorders>
              <w:top w:val="single" w:sz="4" w:space="0" w:color="auto"/>
              <w:left w:val="single" w:sz="4" w:space="0" w:color="auto"/>
              <w:bottom w:val="single" w:sz="4" w:space="0" w:color="auto"/>
              <w:right w:val="single" w:sz="4" w:space="0" w:color="auto"/>
            </w:tcBorders>
            <w:vAlign w:val="center"/>
            <w:hideMark/>
          </w:tcPr>
          <w:p w:rsidR="00CF4564" w:rsidRDefault="00935523">
            <w:pPr>
              <w:rPr>
                <w:rFonts w:cs="Arial"/>
                <w:b/>
                <w:lang w:val="de-DE" w:eastAsia="ja-JP"/>
              </w:rPr>
            </w:pPr>
            <w:r>
              <w:rPr>
                <w:b/>
                <w:lang w:val="de-DE"/>
              </w:rPr>
              <w:t>-</w:t>
            </w:r>
          </w:p>
        </w:tc>
        <w:tc>
          <w:tcPr>
            <w:tcW w:w="2070" w:type="dxa"/>
            <w:tcBorders>
              <w:top w:val="single" w:sz="4" w:space="0" w:color="auto"/>
              <w:left w:val="single" w:sz="4" w:space="0" w:color="auto"/>
              <w:bottom w:val="single" w:sz="4" w:space="0" w:color="auto"/>
              <w:right w:val="single" w:sz="4" w:space="0" w:color="auto"/>
            </w:tcBorders>
            <w:vAlign w:val="center"/>
            <w:hideMark/>
          </w:tcPr>
          <w:p w:rsidR="00CF4564" w:rsidRDefault="00935523">
            <w:pPr>
              <w:rPr>
                <w:rFonts w:cs="Arial"/>
                <w:sz w:val="32"/>
                <w:szCs w:val="32"/>
                <w:lang w:val="de-DE" w:eastAsia="ja-JP"/>
              </w:rPr>
            </w:pPr>
            <w:r>
              <w:rPr>
                <w:lang w:val="de-DE"/>
              </w:rPr>
              <w:t>Don’t’ care</w:t>
            </w:r>
          </w:p>
        </w:tc>
        <w:tc>
          <w:tcPr>
            <w:tcW w:w="540" w:type="dxa"/>
            <w:tcBorders>
              <w:top w:val="single" w:sz="4" w:space="0" w:color="auto"/>
              <w:left w:val="single" w:sz="4" w:space="0" w:color="auto"/>
              <w:bottom w:val="single" w:sz="4" w:space="0" w:color="auto"/>
              <w:right w:val="single" w:sz="4" w:space="0" w:color="auto"/>
            </w:tcBorders>
            <w:vAlign w:val="center"/>
          </w:tcPr>
          <w:p w:rsidR="00CF4564" w:rsidRDefault="00935523" w:rsidP="00935523">
            <w:pPr>
              <w:numPr>
                <w:ilvl w:val="0"/>
                <w:numId w:val="11"/>
              </w:numPr>
              <w:ind w:left="0" w:firstLine="0"/>
              <w:rPr>
                <w:sz w:val="32"/>
                <w:szCs w:val="32"/>
                <w:lang w:val="de-DE" w:eastAsia="ja-JP"/>
              </w:rPr>
            </w:pPr>
          </w:p>
        </w:tc>
        <w:tc>
          <w:tcPr>
            <w:tcW w:w="1080" w:type="dxa"/>
            <w:tcBorders>
              <w:top w:val="single" w:sz="4" w:space="0" w:color="auto"/>
              <w:left w:val="single" w:sz="4" w:space="0" w:color="auto"/>
              <w:bottom w:val="single" w:sz="4" w:space="0" w:color="auto"/>
              <w:right w:val="single" w:sz="4" w:space="0" w:color="auto"/>
            </w:tcBorders>
            <w:vAlign w:val="center"/>
            <w:hideMark/>
          </w:tcPr>
          <w:p w:rsidR="00CF4564" w:rsidRDefault="00935523">
            <w:pPr>
              <w:rPr>
                <w:rFonts w:cs="Arial"/>
                <w:lang w:val="de-DE" w:eastAsia="ja-JP"/>
              </w:rPr>
            </w:pPr>
            <w:r>
              <w:rPr>
                <w:lang w:val="de-DE"/>
              </w:rPr>
              <w:t>Don’t care</w:t>
            </w:r>
          </w:p>
        </w:tc>
        <w:tc>
          <w:tcPr>
            <w:tcW w:w="1350" w:type="dxa"/>
            <w:tcBorders>
              <w:top w:val="single" w:sz="4" w:space="0" w:color="auto"/>
              <w:left w:val="single" w:sz="4" w:space="0" w:color="auto"/>
              <w:bottom w:val="single" w:sz="4" w:space="0" w:color="auto"/>
              <w:right w:val="single" w:sz="4" w:space="0" w:color="auto"/>
            </w:tcBorders>
            <w:vAlign w:val="center"/>
            <w:hideMark/>
          </w:tcPr>
          <w:p w:rsidR="00CF4564" w:rsidRDefault="00935523">
            <w:pPr>
              <w:rPr>
                <w:rFonts w:cs="Arial"/>
                <w:lang w:val="de-DE" w:eastAsia="ja-JP"/>
              </w:rPr>
            </w:pPr>
            <w:r>
              <w:rPr>
                <w:lang w:val="de-DE"/>
              </w:rPr>
              <w:t>None</w:t>
            </w:r>
          </w:p>
        </w:tc>
      </w:tr>
      <w:tr w:rsidR="00CF4564" w:rsidTr="00CC6E4C">
        <w:trPr>
          <w:jc w:val="center"/>
        </w:trPr>
        <w:tc>
          <w:tcPr>
            <w:tcW w:w="1230" w:type="dxa"/>
            <w:tcBorders>
              <w:top w:val="single" w:sz="4" w:space="0" w:color="auto"/>
              <w:left w:val="single" w:sz="4" w:space="0" w:color="auto"/>
              <w:bottom w:val="single" w:sz="4" w:space="0" w:color="auto"/>
              <w:right w:val="single" w:sz="4" w:space="0" w:color="auto"/>
            </w:tcBorders>
            <w:vAlign w:val="center"/>
            <w:hideMark/>
          </w:tcPr>
          <w:p w:rsidR="00CF4564" w:rsidRDefault="00935523">
            <w:pPr>
              <w:rPr>
                <w:rFonts w:cs="Arial"/>
                <w:lang w:val="de-DE" w:eastAsia="ja-JP"/>
              </w:rPr>
            </w:pPr>
            <w:r>
              <w:rPr>
                <w:lang w:val="de-DE"/>
              </w:rPr>
              <w:t>Shown</w:t>
            </w:r>
          </w:p>
        </w:tc>
        <w:tc>
          <w:tcPr>
            <w:tcW w:w="693" w:type="dxa"/>
            <w:tcBorders>
              <w:top w:val="single" w:sz="4" w:space="0" w:color="auto"/>
              <w:left w:val="single" w:sz="4" w:space="0" w:color="auto"/>
              <w:bottom w:val="single" w:sz="4" w:space="0" w:color="auto"/>
              <w:right w:val="single" w:sz="4" w:space="0" w:color="auto"/>
            </w:tcBorders>
            <w:vAlign w:val="center"/>
            <w:hideMark/>
          </w:tcPr>
          <w:p w:rsidR="00CF4564" w:rsidRDefault="00935523">
            <w:pPr>
              <w:rPr>
                <w:rFonts w:cs="Arial"/>
                <w:b/>
                <w:lang w:val="de-DE" w:eastAsia="ja-JP"/>
              </w:rPr>
            </w:pPr>
            <w:r>
              <w:rPr>
                <w:b/>
                <w:lang w:val="de-DE"/>
              </w:rPr>
              <w:t>AND</w:t>
            </w:r>
          </w:p>
        </w:tc>
        <w:tc>
          <w:tcPr>
            <w:tcW w:w="2145" w:type="dxa"/>
            <w:tcBorders>
              <w:top w:val="single" w:sz="4" w:space="0" w:color="auto"/>
              <w:left w:val="single" w:sz="4" w:space="0" w:color="auto"/>
              <w:bottom w:val="single" w:sz="4" w:space="0" w:color="auto"/>
              <w:right w:val="single" w:sz="4" w:space="0" w:color="auto"/>
            </w:tcBorders>
            <w:vAlign w:val="center"/>
            <w:hideMark/>
          </w:tcPr>
          <w:p w:rsidR="00CF4564" w:rsidRDefault="00935523">
            <w:pPr>
              <w:rPr>
                <w:rFonts w:cs="Arial"/>
                <w:lang w:val="de-DE" w:eastAsia="ja-JP"/>
              </w:rPr>
            </w:pPr>
            <w:r>
              <w:rPr>
                <w:lang w:val="de-DE"/>
              </w:rPr>
              <w:t>0x1 “Enabled”</w:t>
            </w:r>
          </w:p>
        </w:tc>
        <w:tc>
          <w:tcPr>
            <w:tcW w:w="720" w:type="dxa"/>
            <w:tcBorders>
              <w:top w:val="single" w:sz="4" w:space="0" w:color="auto"/>
              <w:left w:val="single" w:sz="4" w:space="0" w:color="auto"/>
              <w:bottom w:val="single" w:sz="4" w:space="0" w:color="auto"/>
              <w:right w:val="single" w:sz="4" w:space="0" w:color="auto"/>
            </w:tcBorders>
            <w:vAlign w:val="center"/>
            <w:hideMark/>
          </w:tcPr>
          <w:p w:rsidR="00CF4564" w:rsidRDefault="00935523">
            <w:pPr>
              <w:rPr>
                <w:rFonts w:cs="Arial"/>
                <w:b/>
                <w:lang w:val="de-DE" w:eastAsia="ja-JP"/>
              </w:rPr>
            </w:pPr>
            <w:r>
              <w:rPr>
                <w:b/>
                <w:lang w:val="de-DE"/>
              </w:rPr>
              <w:t>OR</w:t>
            </w:r>
          </w:p>
        </w:tc>
        <w:tc>
          <w:tcPr>
            <w:tcW w:w="2070" w:type="dxa"/>
            <w:tcBorders>
              <w:top w:val="single" w:sz="4" w:space="0" w:color="auto"/>
              <w:left w:val="single" w:sz="4" w:space="0" w:color="auto"/>
              <w:bottom w:val="single" w:sz="4" w:space="0" w:color="auto"/>
              <w:right w:val="single" w:sz="4" w:space="0" w:color="auto"/>
            </w:tcBorders>
            <w:vAlign w:val="center"/>
            <w:hideMark/>
          </w:tcPr>
          <w:p w:rsidR="00CF4564" w:rsidRDefault="00935523">
            <w:pPr>
              <w:rPr>
                <w:rFonts w:cs="Arial"/>
                <w:sz w:val="32"/>
                <w:szCs w:val="32"/>
                <w:lang w:val="de-DE" w:eastAsia="ja-JP"/>
              </w:rPr>
            </w:pPr>
            <w:r>
              <w:rPr>
                <w:lang w:val="de-DE"/>
              </w:rPr>
              <w:t>0x1 “Enabled”</w:t>
            </w:r>
          </w:p>
        </w:tc>
        <w:tc>
          <w:tcPr>
            <w:tcW w:w="540" w:type="dxa"/>
            <w:tcBorders>
              <w:top w:val="single" w:sz="4" w:space="0" w:color="auto"/>
              <w:left w:val="single" w:sz="4" w:space="0" w:color="auto"/>
              <w:bottom w:val="single" w:sz="4" w:space="0" w:color="auto"/>
              <w:right w:val="single" w:sz="4" w:space="0" w:color="auto"/>
            </w:tcBorders>
            <w:vAlign w:val="center"/>
          </w:tcPr>
          <w:p w:rsidR="00CF4564" w:rsidRDefault="00935523" w:rsidP="00935523">
            <w:pPr>
              <w:numPr>
                <w:ilvl w:val="0"/>
                <w:numId w:val="11"/>
              </w:numPr>
              <w:ind w:left="0" w:firstLine="0"/>
              <w:rPr>
                <w:sz w:val="32"/>
                <w:szCs w:val="32"/>
                <w:lang w:val="de-DE" w:eastAsia="ja-JP"/>
              </w:rPr>
            </w:pPr>
          </w:p>
        </w:tc>
        <w:tc>
          <w:tcPr>
            <w:tcW w:w="1080" w:type="dxa"/>
            <w:tcBorders>
              <w:top w:val="single" w:sz="4" w:space="0" w:color="auto"/>
              <w:left w:val="single" w:sz="4" w:space="0" w:color="auto"/>
              <w:bottom w:val="single" w:sz="4" w:space="0" w:color="auto"/>
              <w:right w:val="single" w:sz="4" w:space="0" w:color="auto"/>
            </w:tcBorders>
            <w:vAlign w:val="center"/>
            <w:hideMark/>
          </w:tcPr>
          <w:p w:rsidR="00CF4564" w:rsidRDefault="00935523">
            <w:pPr>
              <w:rPr>
                <w:rFonts w:cs="Arial"/>
                <w:lang w:val="de-DE" w:eastAsia="ja-JP"/>
              </w:rPr>
            </w:pPr>
            <w:r>
              <w:rPr>
                <w:lang w:val="de-DE"/>
              </w:rPr>
              <w:t>BPA enabled</w:t>
            </w:r>
          </w:p>
        </w:tc>
        <w:tc>
          <w:tcPr>
            <w:tcW w:w="1350" w:type="dxa"/>
            <w:tcBorders>
              <w:top w:val="single" w:sz="4" w:space="0" w:color="auto"/>
              <w:left w:val="single" w:sz="4" w:space="0" w:color="auto"/>
              <w:bottom w:val="single" w:sz="4" w:space="0" w:color="auto"/>
              <w:right w:val="single" w:sz="4" w:space="0" w:color="auto"/>
            </w:tcBorders>
            <w:vAlign w:val="center"/>
            <w:hideMark/>
          </w:tcPr>
          <w:p w:rsidR="00CF4564" w:rsidRDefault="00935523">
            <w:pPr>
              <w:rPr>
                <w:rFonts w:cs="Arial"/>
                <w:lang w:val="de-DE" w:eastAsia="ja-JP"/>
              </w:rPr>
            </w:pPr>
            <w:r>
              <w:rPr>
                <w:lang w:val="de-DE"/>
              </w:rPr>
              <w:t>Selectable</w:t>
            </w:r>
          </w:p>
        </w:tc>
      </w:tr>
      <w:tr w:rsidR="00CF4564" w:rsidTr="00CC6E4C">
        <w:trPr>
          <w:jc w:val="center"/>
        </w:trPr>
        <w:tc>
          <w:tcPr>
            <w:tcW w:w="1230" w:type="dxa"/>
            <w:tcBorders>
              <w:top w:val="single" w:sz="4" w:space="0" w:color="auto"/>
              <w:left w:val="single" w:sz="4" w:space="0" w:color="auto"/>
              <w:bottom w:val="single" w:sz="4" w:space="0" w:color="auto"/>
              <w:right w:val="single" w:sz="4" w:space="0" w:color="auto"/>
            </w:tcBorders>
            <w:vAlign w:val="center"/>
            <w:hideMark/>
          </w:tcPr>
          <w:p w:rsidR="00CF4564" w:rsidRDefault="00935523">
            <w:pPr>
              <w:rPr>
                <w:rFonts w:cs="Arial"/>
                <w:lang w:val="de-DE" w:eastAsia="ja-JP"/>
              </w:rPr>
            </w:pPr>
            <w:r>
              <w:rPr>
                <w:lang w:val="de-DE"/>
              </w:rPr>
              <w:t>Shown</w:t>
            </w:r>
          </w:p>
        </w:tc>
        <w:tc>
          <w:tcPr>
            <w:tcW w:w="693" w:type="dxa"/>
            <w:tcBorders>
              <w:top w:val="single" w:sz="4" w:space="0" w:color="auto"/>
              <w:left w:val="single" w:sz="4" w:space="0" w:color="auto"/>
              <w:bottom w:val="single" w:sz="4" w:space="0" w:color="auto"/>
              <w:right w:val="single" w:sz="4" w:space="0" w:color="auto"/>
            </w:tcBorders>
            <w:vAlign w:val="center"/>
            <w:hideMark/>
          </w:tcPr>
          <w:p w:rsidR="00CF4564" w:rsidRDefault="00935523">
            <w:pPr>
              <w:rPr>
                <w:rFonts w:cs="Arial"/>
                <w:b/>
                <w:lang w:val="de-DE" w:eastAsia="ja-JP"/>
              </w:rPr>
            </w:pPr>
            <w:r>
              <w:rPr>
                <w:b/>
                <w:lang w:val="de-DE"/>
              </w:rPr>
              <w:t>AND</w:t>
            </w:r>
          </w:p>
        </w:tc>
        <w:tc>
          <w:tcPr>
            <w:tcW w:w="2145" w:type="dxa"/>
            <w:tcBorders>
              <w:top w:val="single" w:sz="4" w:space="0" w:color="auto"/>
              <w:left w:val="single" w:sz="4" w:space="0" w:color="auto"/>
              <w:bottom w:val="single" w:sz="4" w:space="0" w:color="auto"/>
              <w:right w:val="single" w:sz="4" w:space="0" w:color="auto"/>
            </w:tcBorders>
            <w:vAlign w:val="center"/>
            <w:hideMark/>
          </w:tcPr>
          <w:p w:rsidR="00CF4564" w:rsidRDefault="00935523">
            <w:pPr>
              <w:rPr>
                <w:rFonts w:cs="Arial"/>
                <w:lang w:val="de-DE" w:eastAsia="ja-JP"/>
              </w:rPr>
            </w:pPr>
            <w:r>
              <w:rPr>
                <w:lang w:val="de-DE"/>
              </w:rPr>
              <w:t>0x0 “Disabled”</w:t>
            </w:r>
          </w:p>
        </w:tc>
        <w:tc>
          <w:tcPr>
            <w:tcW w:w="720" w:type="dxa"/>
            <w:tcBorders>
              <w:top w:val="single" w:sz="4" w:space="0" w:color="auto"/>
              <w:left w:val="single" w:sz="4" w:space="0" w:color="auto"/>
              <w:bottom w:val="single" w:sz="4" w:space="0" w:color="auto"/>
              <w:right w:val="single" w:sz="4" w:space="0" w:color="auto"/>
            </w:tcBorders>
            <w:vAlign w:val="center"/>
            <w:hideMark/>
          </w:tcPr>
          <w:p w:rsidR="00CF4564" w:rsidRDefault="00935523">
            <w:pPr>
              <w:rPr>
                <w:b/>
                <w:sz w:val="32"/>
                <w:szCs w:val="32"/>
                <w:lang w:val="de-DE" w:eastAsia="ja-JP"/>
              </w:rPr>
            </w:pPr>
            <w:r>
              <w:rPr>
                <w:b/>
                <w:lang w:val="de-DE"/>
              </w:rPr>
              <w:t>AND</w:t>
            </w:r>
          </w:p>
        </w:tc>
        <w:tc>
          <w:tcPr>
            <w:tcW w:w="2070" w:type="dxa"/>
            <w:tcBorders>
              <w:top w:val="single" w:sz="4" w:space="0" w:color="auto"/>
              <w:left w:val="single" w:sz="4" w:space="0" w:color="auto"/>
              <w:bottom w:val="single" w:sz="4" w:space="0" w:color="auto"/>
              <w:right w:val="single" w:sz="4" w:space="0" w:color="auto"/>
            </w:tcBorders>
            <w:vAlign w:val="center"/>
            <w:hideMark/>
          </w:tcPr>
          <w:p w:rsidR="00CF4564" w:rsidRDefault="00935523">
            <w:pPr>
              <w:rPr>
                <w:sz w:val="32"/>
                <w:szCs w:val="32"/>
                <w:lang w:val="de-DE" w:eastAsia="ja-JP"/>
              </w:rPr>
            </w:pPr>
            <w:r>
              <w:rPr>
                <w:lang w:val="de-DE"/>
              </w:rPr>
              <w:t>0x0 “Disabled”</w:t>
            </w:r>
          </w:p>
        </w:tc>
        <w:tc>
          <w:tcPr>
            <w:tcW w:w="540" w:type="dxa"/>
            <w:tcBorders>
              <w:top w:val="single" w:sz="4" w:space="0" w:color="auto"/>
              <w:left w:val="single" w:sz="4" w:space="0" w:color="auto"/>
              <w:bottom w:val="single" w:sz="4" w:space="0" w:color="auto"/>
              <w:right w:val="single" w:sz="4" w:space="0" w:color="auto"/>
            </w:tcBorders>
            <w:vAlign w:val="center"/>
          </w:tcPr>
          <w:p w:rsidR="00CF4564" w:rsidRDefault="00935523" w:rsidP="00935523">
            <w:pPr>
              <w:numPr>
                <w:ilvl w:val="0"/>
                <w:numId w:val="11"/>
              </w:numPr>
              <w:ind w:left="0" w:firstLine="0"/>
              <w:rPr>
                <w:sz w:val="32"/>
                <w:szCs w:val="32"/>
                <w:lang w:val="de-DE" w:eastAsia="ja-JP"/>
              </w:rPr>
            </w:pPr>
          </w:p>
        </w:tc>
        <w:tc>
          <w:tcPr>
            <w:tcW w:w="1080" w:type="dxa"/>
            <w:tcBorders>
              <w:top w:val="single" w:sz="4" w:space="0" w:color="auto"/>
              <w:left w:val="single" w:sz="4" w:space="0" w:color="auto"/>
              <w:bottom w:val="single" w:sz="4" w:space="0" w:color="auto"/>
              <w:right w:val="single" w:sz="4" w:space="0" w:color="auto"/>
            </w:tcBorders>
            <w:vAlign w:val="center"/>
            <w:hideMark/>
          </w:tcPr>
          <w:p w:rsidR="00CF4564" w:rsidRDefault="00935523">
            <w:pPr>
              <w:rPr>
                <w:rFonts w:cs="Arial"/>
                <w:lang w:val="de-DE" w:eastAsia="ja-JP"/>
              </w:rPr>
            </w:pPr>
            <w:r>
              <w:rPr>
                <w:lang w:val="de-DE"/>
              </w:rPr>
              <w:t>BPA disabled</w:t>
            </w:r>
          </w:p>
        </w:tc>
        <w:tc>
          <w:tcPr>
            <w:tcW w:w="1350" w:type="dxa"/>
            <w:tcBorders>
              <w:top w:val="single" w:sz="4" w:space="0" w:color="auto"/>
              <w:left w:val="single" w:sz="4" w:space="0" w:color="auto"/>
              <w:bottom w:val="single" w:sz="4" w:space="0" w:color="auto"/>
              <w:right w:val="single" w:sz="4" w:space="0" w:color="auto"/>
            </w:tcBorders>
            <w:vAlign w:val="center"/>
            <w:hideMark/>
          </w:tcPr>
          <w:p w:rsidR="00CF4564" w:rsidRDefault="00935523">
            <w:pPr>
              <w:rPr>
                <w:rFonts w:cs="Arial"/>
                <w:lang w:val="de-DE" w:eastAsia="ja-JP"/>
              </w:rPr>
            </w:pPr>
            <w:r>
              <w:rPr>
                <w:lang w:val="de-DE"/>
              </w:rPr>
              <w:t>Selectable</w:t>
            </w:r>
          </w:p>
        </w:tc>
      </w:tr>
      <w:tr w:rsidR="00CF4564" w:rsidTr="00CC6E4C">
        <w:trPr>
          <w:jc w:val="center"/>
        </w:trPr>
        <w:tc>
          <w:tcPr>
            <w:tcW w:w="1230" w:type="dxa"/>
            <w:tcBorders>
              <w:top w:val="single" w:sz="4" w:space="0" w:color="auto"/>
              <w:left w:val="single" w:sz="4" w:space="0" w:color="auto"/>
              <w:bottom w:val="single" w:sz="4" w:space="0" w:color="auto"/>
              <w:right w:val="single" w:sz="4" w:space="0" w:color="auto"/>
            </w:tcBorders>
            <w:vAlign w:val="center"/>
            <w:hideMark/>
          </w:tcPr>
          <w:p w:rsidR="00CF4564" w:rsidRDefault="00935523">
            <w:pPr>
              <w:rPr>
                <w:rFonts w:cs="Arial"/>
                <w:lang w:val="de-DE" w:eastAsia="ja-JP"/>
              </w:rPr>
            </w:pPr>
            <w:r>
              <w:rPr>
                <w:lang w:val="de-DE"/>
              </w:rPr>
              <w:t>Shown</w:t>
            </w:r>
          </w:p>
        </w:tc>
        <w:tc>
          <w:tcPr>
            <w:tcW w:w="693" w:type="dxa"/>
            <w:tcBorders>
              <w:top w:val="single" w:sz="4" w:space="0" w:color="auto"/>
              <w:left w:val="single" w:sz="4" w:space="0" w:color="auto"/>
              <w:bottom w:val="single" w:sz="4" w:space="0" w:color="auto"/>
              <w:right w:val="single" w:sz="4" w:space="0" w:color="auto"/>
            </w:tcBorders>
            <w:vAlign w:val="center"/>
            <w:hideMark/>
          </w:tcPr>
          <w:p w:rsidR="00CF4564" w:rsidRDefault="00935523">
            <w:pPr>
              <w:rPr>
                <w:rFonts w:cs="Arial"/>
                <w:b/>
                <w:lang w:val="de-DE" w:eastAsia="ja-JP"/>
              </w:rPr>
            </w:pPr>
            <w:r>
              <w:rPr>
                <w:b/>
                <w:lang w:val="de-DE"/>
              </w:rPr>
              <w:t>AND</w:t>
            </w:r>
          </w:p>
        </w:tc>
        <w:tc>
          <w:tcPr>
            <w:tcW w:w="2145" w:type="dxa"/>
            <w:tcBorders>
              <w:top w:val="single" w:sz="4" w:space="0" w:color="auto"/>
              <w:left w:val="single" w:sz="4" w:space="0" w:color="auto"/>
              <w:bottom w:val="single" w:sz="4" w:space="0" w:color="auto"/>
              <w:right w:val="single" w:sz="4" w:space="0" w:color="auto"/>
            </w:tcBorders>
            <w:vAlign w:val="center"/>
            <w:hideMark/>
          </w:tcPr>
          <w:p w:rsidR="00CF4564" w:rsidRDefault="00935523">
            <w:pPr>
              <w:rPr>
                <w:rFonts w:cs="Arial"/>
                <w:lang w:val="de-DE" w:eastAsia="ja-JP"/>
              </w:rPr>
            </w:pPr>
            <w:r>
              <w:rPr>
                <w:lang w:val="de-DE"/>
              </w:rPr>
              <w:t xml:space="preserve">0x2 “Not used” </w:t>
            </w:r>
            <w:r>
              <w:rPr>
                <w:b/>
                <w:i/>
                <w:lang w:val="de-DE"/>
              </w:rPr>
              <w:t>OR</w:t>
            </w:r>
          </w:p>
          <w:p w:rsidR="00CF4564" w:rsidRDefault="00935523">
            <w:pPr>
              <w:rPr>
                <w:rFonts w:cs="Arial"/>
                <w:lang w:val="de-DE" w:eastAsia="ja-JP"/>
              </w:rPr>
            </w:pPr>
            <w:r>
              <w:rPr>
                <w:lang w:val="de-DE"/>
              </w:rPr>
              <w:t>0x3 “Faulty”</w:t>
            </w:r>
          </w:p>
        </w:tc>
        <w:tc>
          <w:tcPr>
            <w:tcW w:w="720" w:type="dxa"/>
            <w:tcBorders>
              <w:top w:val="single" w:sz="4" w:space="0" w:color="auto"/>
              <w:left w:val="single" w:sz="4" w:space="0" w:color="auto"/>
              <w:bottom w:val="single" w:sz="4" w:space="0" w:color="auto"/>
              <w:right w:val="single" w:sz="4" w:space="0" w:color="auto"/>
            </w:tcBorders>
            <w:vAlign w:val="center"/>
            <w:hideMark/>
          </w:tcPr>
          <w:p w:rsidR="00CF4564" w:rsidRDefault="00935523">
            <w:pPr>
              <w:rPr>
                <w:b/>
                <w:lang w:val="de-DE" w:eastAsia="ja-JP"/>
              </w:rPr>
            </w:pPr>
            <w:r>
              <w:rPr>
                <w:b/>
                <w:lang w:val="de-DE"/>
              </w:rPr>
              <w:t>OR</w:t>
            </w:r>
          </w:p>
        </w:tc>
        <w:tc>
          <w:tcPr>
            <w:tcW w:w="2070" w:type="dxa"/>
            <w:tcBorders>
              <w:top w:val="single" w:sz="4" w:space="0" w:color="auto"/>
              <w:left w:val="single" w:sz="4" w:space="0" w:color="auto"/>
              <w:bottom w:val="single" w:sz="4" w:space="0" w:color="auto"/>
              <w:right w:val="single" w:sz="4" w:space="0" w:color="auto"/>
            </w:tcBorders>
            <w:vAlign w:val="center"/>
            <w:hideMark/>
          </w:tcPr>
          <w:p w:rsidR="00CF4564" w:rsidRDefault="00935523">
            <w:pPr>
              <w:rPr>
                <w:rFonts w:cs="Arial"/>
                <w:lang w:val="de-DE" w:eastAsia="ja-JP"/>
              </w:rPr>
            </w:pPr>
            <w:r>
              <w:rPr>
                <w:lang w:val="de-DE"/>
              </w:rPr>
              <w:t xml:space="preserve">0x2 “Not used” </w:t>
            </w:r>
            <w:r>
              <w:rPr>
                <w:b/>
                <w:i/>
                <w:lang w:val="de-DE"/>
              </w:rPr>
              <w:t>OR</w:t>
            </w:r>
          </w:p>
          <w:p w:rsidR="00CF4564" w:rsidRDefault="00935523">
            <w:pPr>
              <w:rPr>
                <w:lang w:val="de-DE" w:eastAsia="ja-JP"/>
              </w:rPr>
            </w:pPr>
            <w:r>
              <w:rPr>
                <w:lang w:val="de-DE"/>
              </w:rPr>
              <w:t>0x3 “Faulty”</w:t>
            </w:r>
          </w:p>
        </w:tc>
        <w:tc>
          <w:tcPr>
            <w:tcW w:w="540" w:type="dxa"/>
            <w:tcBorders>
              <w:top w:val="single" w:sz="4" w:space="0" w:color="auto"/>
              <w:left w:val="single" w:sz="4" w:space="0" w:color="auto"/>
              <w:bottom w:val="single" w:sz="4" w:space="0" w:color="auto"/>
              <w:right w:val="single" w:sz="4" w:space="0" w:color="auto"/>
            </w:tcBorders>
            <w:vAlign w:val="center"/>
          </w:tcPr>
          <w:p w:rsidR="00CF4564" w:rsidRDefault="00935523" w:rsidP="00935523">
            <w:pPr>
              <w:numPr>
                <w:ilvl w:val="0"/>
                <w:numId w:val="11"/>
              </w:numPr>
              <w:ind w:left="0" w:firstLine="0"/>
              <w:rPr>
                <w:sz w:val="32"/>
                <w:szCs w:val="32"/>
                <w:lang w:val="de-DE" w:eastAsia="ja-JP"/>
              </w:rPr>
            </w:pPr>
          </w:p>
        </w:tc>
        <w:tc>
          <w:tcPr>
            <w:tcW w:w="1080" w:type="dxa"/>
            <w:tcBorders>
              <w:top w:val="single" w:sz="4" w:space="0" w:color="auto"/>
              <w:left w:val="single" w:sz="4" w:space="0" w:color="auto"/>
              <w:bottom w:val="single" w:sz="4" w:space="0" w:color="auto"/>
              <w:right w:val="single" w:sz="4" w:space="0" w:color="auto"/>
            </w:tcBorders>
            <w:vAlign w:val="center"/>
            <w:hideMark/>
          </w:tcPr>
          <w:p w:rsidR="00CF4564" w:rsidRDefault="00935523">
            <w:pPr>
              <w:rPr>
                <w:rFonts w:cs="Arial"/>
                <w:lang w:val="de-DE" w:eastAsia="ja-JP"/>
              </w:rPr>
            </w:pPr>
            <w:r>
              <w:rPr>
                <w:lang w:val="de-DE"/>
              </w:rPr>
              <w:t>BPA disabled</w:t>
            </w:r>
          </w:p>
        </w:tc>
        <w:tc>
          <w:tcPr>
            <w:tcW w:w="1350" w:type="dxa"/>
            <w:tcBorders>
              <w:top w:val="single" w:sz="4" w:space="0" w:color="auto"/>
              <w:left w:val="single" w:sz="4" w:space="0" w:color="auto"/>
              <w:bottom w:val="single" w:sz="4" w:space="0" w:color="auto"/>
              <w:right w:val="single" w:sz="4" w:space="0" w:color="auto"/>
            </w:tcBorders>
            <w:vAlign w:val="center"/>
            <w:hideMark/>
          </w:tcPr>
          <w:p w:rsidR="00CF4564" w:rsidRDefault="00935523">
            <w:pPr>
              <w:rPr>
                <w:rFonts w:cs="Arial"/>
                <w:lang w:val="de-DE" w:eastAsia="ja-JP"/>
              </w:rPr>
            </w:pPr>
            <w:r>
              <w:rPr>
                <w:lang w:val="de-DE"/>
              </w:rPr>
              <w:t>Not Selectable</w:t>
            </w:r>
          </w:p>
        </w:tc>
      </w:tr>
      <w:tr w:rsidR="00CF4564" w:rsidTr="00CC6E4C">
        <w:trPr>
          <w:jc w:val="center"/>
        </w:trPr>
        <w:tc>
          <w:tcPr>
            <w:tcW w:w="9828" w:type="dxa"/>
            <w:gridSpan w:val="8"/>
            <w:tcBorders>
              <w:top w:val="single" w:sz="4" w:space="0" w:color="auto"/>
              <w:left w:val="single" w:sz="4" w:space="0" w:color="auto"/>
              <w:bottom w:val="single" w:sz="4" w:space="0" w:color="auto"/>
              <w:right w:val="single" w:sz="4" w:space="0" w:color="auto"/>
            </w:tcBorders>
            <w:vAlign w:val="center"/>
            <w:hideMark/>
          </w:tcPr>
          <w:p w:rsidR="00CF4564" w:rsidRDefault="00935523">
            <w:pPr>
              <w:rPr>
                <w:rFonts w:cs="Arial"/>
                <w:b/>
                <w:i/>
                <w:lang w:val="de-DE" w:eastAsia="ja-JP"/>
              </w:rPr>
            </w:pPr>
            <w:r>
              <w:rPr>
                <w:b/>
                <w:i/>
                <w:lang w:val="de-DE"/>
              </w:rPr>
              <w:t>Note:</w:t>
            </w:r>
          </w:p>
          <w:p w:rsidR="00CF4564" w:rsidRDefault="00935523">
            <w:pPr>
              <w:rPr>
                <w:rFonts w:cs="Arial"/>
                <w:i/>
                <w:lang w:val="de-DE" w:eastAsia="ja-JP"/>
              </w:rPr>
            </w:pPr>
            <w:r>
              <w:rPr>
                <w:i/>
                <w:lang w:val="de-DE"/>
              </w:rPr>
              <w:t xml:space="preserve">As per PAM specification the combinations “Faulty” and “Enabled” for front/rear (or vice versa) are not possible. Whenever any of the two signals assumes </w:t>
            </w:r>
            <w:r>
              <w:rPr>
                <w:i/>
                <w:lang w:val="de-DE"/>
              </w:rPr>
              <w:t>the state “Faulty” while the menu is shown, the HMI system shall apply the last requirement line of the above table.</w:t>
            </w:r>
          </w:p>
        </w:tc>
      </w:tr>
    </w:tbl>
    <w:p w:rsidR="00CF4564" w:rsidRDefault="00935523" w:rsidP="00827493">
      <w:pPr>
        <w:ind w:left="1440" w:hanging="1440"/>
      </w:pPr>
    </w:p>
    <w:p w:rsidR="00827493" w:rsidRDefault="00935523" w:rsidP="00827493">
      <w:pPr>
        <w:ind w:left="1440" w:hanging="1440"/>
      </w:pPr>
      <w:r>
        <w:t>State of BPA selection option as a function of ParkAidFront_D_Stat / ParkAidRear_D_Stat</w:t>
      </w:r>
    </w:p>
    <w:p w:rsidR="00F06941" w:rsidRDefault="00935523" w:rsidP="00827493">
      <w:pPr>
        <w:ind w:left="1440" w:hanging="1440"/>
      </w:pPr>
    </w:p>
    <w:p w:rsidR="00F06941" w:rsidRDefault="00935523" w:rsidP="00827493">
      <w:pPr>
        <w:ind w:left="1440" w:hanging="1440"/>
      </w:pPr>
    </w:p>
    <w:tbl>
      <w:tblPr>
        <w:tblStyle w:val="TableGrid"/>
        <w:tblW w:w="9828" w:type="dxa"/>
        <w:jc w:val="center"/>
        <w:tblLook w:val="04A0" w:firstRow="1" w:lastRow="0" w:firstColumn="1" w:lastColumn="0" w:noHBand="0" w:noVBand="1"/>
      </w:tblPr>
      <w:tblGrid>
        <w:gridCol w:w="2358"/>
        <w:gridCol w:w="2520"/>
        <w:gridCol w:w="360"/>
        <w:gridCol w:w="4590"/>
      </w:tblGrid>
      <w:tr w:rsidR="00F06941" w:rsidTr="00CC6E4C">
        <w:trPr>
          <w:jc w:val="center"/>
        </w:trPr>
        <w:tc>
          <w:tcPr>
            <w:tcW w:w="2358" w:type="dxa"/>
            <w:tcBorders>
              <w:top w:val="single" w:sz="4" w:space="0" w:color="auto"/>
              <w:left w:val="single" w:sz="4" w:space="0" w:color="auto"/>
              <w:bottom w:val="single" w:sz="4" w:space="0" w:color="auto"/>
              <w:right w:val="single" w:sz="4" w:space="0" w:color="auto"/>
            </w:tcBorders>
            <w:vAlign w:val="center"/>
            <w:hideMark/>
          </w:tcPr>
          <w:p w:rsidR="00F06941" w:rsidRDefault="00935523">
            <w:pPr>
              <w:spacing w:beforeLines="40" w:before="96" w:afterLines="40" w:after="96"/>
              <w:rPr>
                <w:rFonts w:cs="Arial"/>
                <w:b/>
                <w:lang w:val="de-DE" w:eastAsia="ja-JP"/>
              </w:rPr>
            </w:pPr>
            <w:r>
              <w:rPr>
                <w:b/>
                <w:lang w:val="de-DE"/>
              </w:rPr>
              <w:t xml:space="preserve">BPA selection interface </w:t>
            </w:r>
          </w:p>
        </w:tc>
        <w:tc>
          <w:tcPr>
            <w:tcW w:w="2520" w:type="dxa"/>
            <w:tcBorders>
              <w:top w:val="single" w:sz="4" w:space="0" w:color="auto"/>
              <w:left w:val="single" w:sz="4" w:space="0" w:color="auto"/>
              <w:bottom w:val="single" w:sz="4" w:space="0" w:color="auto"/>
              <w:right w:val="single" w:sz="4" w:space="0" w:color="auto"/>
            </w:tcBorders>
            <w:vAlign w:val="center"/>
            <w:hideMark/>
          </w:tcPr>
          <w:p w:rsidR="00F06941" w:rsidRDefault="00935523">
            <w:pPr>
              <w:spacing w:beforeLines="40" w:before="96" w:afterLines="40" w:after="96"/>
              <w:rPr>
                <w:rFonts w:cs="Arial"/>
                <w:b/>
                <w:lang w:val="de-DE" w:eastAsia="ja-JP"/>
              </w:rPr>
            </w:pPr>
            <w:r>
              <w:rPr>
                <w:b/>
                <w:lang w:val="de-DE"/>
              </w:rPr>
              <w:t>[IgnKeyType_D_Actl]</w:t>
            </w:r>
          </w:p>
        </w:tc>
        <w:tc>
          <w:tcPr>
            <w:tcW w:w="360" w:type="dxa"/>
            <w:tcBorders>
              <w:top w:val="single" w:sz="4" w:space="0" w:color="auto"/>
              <w:left w:val="single" w:sz="4" w:space="0" w:color="auto"/>
              <w:bottom w:val="single" w:sz="4" w:space="0" w:color="auto"/>
              <w:right w:val="single" w:sz="4" w:space="0" w:color="auto"/>
            </w:tcBorders>
          </w:tcPr>
          <w:p w:rsidR="00F06941" w:rsidRDefault="00935523">
            <w:pPr>
              <w:spacing w:beforeLines="40" w:before="96" w:afterLines="40" w:after="96"/>
              <w:rPr>
                <w:rFonts w:cs="Arial"/>
                <w:b/>
                <w:lang w:val="de-DE" w:eastAsia="ja-JP"/>
              </w:rPr>
            </w:pPr>
          </w:p>
        </w:tc>
        <w:tc>
          <w:tcPr>
            <w:tcW w:w="4590" w:type="dxa"/>
            <w:tcBorders>
              <w:top w:val="single" w:sz="4" w:space="0" w:color="auto"/>
              <w:left w:val="single" w:sz="4" w:space="0" w:color="auto"/>
              <w:bottom w:val="single" w:sz="4" w:space="0" w:color="auto"/>
              <w:right w:val="single" w:sz="4" w:space="0" w:color="auto"/>
            </w:tcBorders>
            <w:hideMark/>
          </w:tcPr>
          <w:p w:rsidR="00F06941" w:rsidRDefault="00935523">
            <w:pPr>
              <w:spacing w:beforeLines="40" w:before="96" w:afterLines="40" w:after="96"/>
              <w:rPr>
                <w:rFonts w:cs="Arial"/>
                <w:b/>
                <w:lang w:val="de-DE" w:eastAsia="ja-JP"/>
              </w:rPr>
            </w:pPr>
            <w:r>
              <w:rPr>
                <w:b/>
                <w:lang w:val="de-DE"/>
              </w:rPr>
              <w:t>Style / consequence</w:t>
            </w:r>
          </w:p>
        </w:tc>
      </w:tr>
      <w:tr w:rsidR="00F06941" w:rsidTr="00CC6E4C">
        <w:trPr>
          <w:jc w:val="center"/>
        </w:trPr>
        <w:tc>
          <w:tcPr>
            <w:tcW w:w="2358" w:type="dxa"/>
            <w:tcBorders>
              <w:top w:val="single" w:sz="4" w:space="0" w:color="auto"/>
              <w:left w:val="single" w:sz="4" w:space="0" w:color="auto"/>
              <w:bottom w:val="single" w:sz="4" w:space="0" w:color="auto"/>
              <w:right w:val="single" w:sz="4" w:space="0" w:color="auto"/>
            </w:tcBorders>
            <w:vAlign w:val="center"/>
            <w:hideMark/>
          </w:tcPr>
          <w:p w:rsidR="00F06941" w:rsidRDefault="00935523">
            <w:pPr>
              <w:spacing w:beforeLines="40" w:before="96" w:afterLines="40" w:after="96"/>
              <w:rPr>
                <w:rFonts w:cs="Arial"/>
                <w:lang w:val="de-DE" w:eastAsia="ar-SA"/>
              </w:rPr>
            </w:pPr>
            <w:r>
              <w:rPr>
                <w:lang w:val="de-DE"/>
              </w:rPr>
              <w:t>Hotkey menu</w:t>
            </w:r>
          </w:p>
        </w:tc>
        <w:tc>
          <w:tcPr>
            <w:tcW w:w="2520" w:type="dxa"/>
            <w:tcBorders>
              <w:top w:val="single" w:sz="4" w:space="0" w:color="auto"/>
              <w:left w:val="single" w:sz="4" w:space="0" w:color="auto"/>
              <w:bottom w:val="single" w:sz="4" w:space="0" w:color="auto"/>
              <w:right w:val="single" w:sz="4" w:space="0" w:color="auto"/>
            </w:tcBorders>
            <w:hideMark/>
          </w:tcPr>
          <w:p w:rsidR="00F06941" w:rsidRDefault="00935523">
            <w:pPr>
              <w:spacing w:beforeLines="40" w:before="96" w:afterLines="40" w:after="96"/>
              <w:rPr>
                <w:rFonts w:cs="Arial"/>
                <w:lang w:val="de-DE" w:eastAsia="ja-JP"/>
              </w:rPr>
            </w:pPr>
            <w:r>
              <w:rPr>
                <w:lang w:val="de-DE"/>
              </w:rPr>
              <w:t xml:space="preserve">Is </w:t>
            </w:r>
          </w:p>
          <w:p w:rsidR="00F06941" w:rsidRDefault="00935523">
            <w:pPr>
              <w:spacing w:beforeLines="40" w:before="96" w:afterLines="40" w:after="96"/>
              <w:rPr>
                <w:rFonts w:cs="Arial"/>
                <w:lang w:val="de-DE" w:eastAsia="ja-JP"/>
              </w:rPr>
            </w:pPr>
            <w:r>
              <w:rPr>
                <w:lang w:val="de-DE"/>
              </w:rPr>
              <w:lastRenderedPageBreak/>
              <w:t>0x2 “</w:t>
            </w:r>
            <w:r>
              <w:rPr>
                <w:lang w:val="de-DE" w:eastAsia="ar-SA"/>
              </w:rPr>
              <w:t>Key</w:t>
            </w:r>
            <w:r>
              <w:rPr>
                <w:lang w:val="de-DE"/>
              </w:rPr>
              <w:t xml:space="preserve"> In Ignition MyKey”</w:t>
            </w:r>
          </w:p>
        </w:tc>
        <w:tc>
          <w:tcPr>
            <w:tcW w:w="360" w:type="dxa"/>
            <w:tcBorders>
              <w:top w:val="single" w:sz="4" w:space="0" w:color="auto"/>
              <w:left w:val="single" w:sz="4" w:space="0" w:color="auto"/>
              <w:bottom w:val="single" w:sz="4" w:space="0" w:color="auto"/>
              <w:right w:val="single" w:sz="4" w:space="0" w:color="auto"/>
            </w:tcBorders>
            <w:vAlign w:val="center"/>
          </w:tcPr>
          <w:p w:rsidR="00F06941" w:rsidRDefault="00935523" w:rsidP="00935523">
            <w:pPr>
              <w:numPr>
                <w:ilvl w:val="0"/>
                <w:numId w:val="11"/>
              </w:numPr>
              <w:ind w:left="0" w:firstLine="0"/>
              <w:rPr>
                <w:sz w:val="32"/>
                <w:szCs w:val="32"/>
                <w:lang w:val="de-DE" w:eastAsia="ja-JP"/>
              </w:rPr>
            </w:pPr>
          </w:p>
        </w:tc>
        <w:tc>
          <w:tcPr>
            <w:tcW w:w="4590" w:type="dxa"/>
            <w:tcBorders>
              <w:top w:val="single" w:sz="4" w:space="0" w:color="auto"/>
              <w:left w:val="single" w:sz="4" w:space="0" w:color="auto"/>
              <w:bottom w:val="single" w:sz="4" w:space="0" w:color="auto"/>
              <w:right w:val="single" w:sz="4" w:space="0" w:color="auto"/>
            </w:tcBorders>
            <w:hideMark/>
          </w:tcPr>
          <w:p w:rsidR="00F06941" w:rsidRDefault="00935523" w:rsidP="00F06941">
            <w:pPr>
              <w:spacing w:beforeLines="40" w:before="96" w:afterLines="40" w:after="96"/>
              <w:rPr>
                <w:rFonts w:cs="Arial"/>
                <w:lang w:val="de-DE" w:eastAsia="ja-JP"/>
              </w:rPr>
            </w:pPr>
            <w:r>
              <w:rPr>
                <w:b/>
                <w:i/>
                <w:lang w:val="de-DE"/>
              </w:rPr>
              <w:t>Either</w:t>
            </w:r>
            <w:r>
              <w:rPr>
                <w:lang w:val="de-DE"/>
              </w:rPr>
              <w:t xml:space="preserve"> show current state of BPA option with the BPA option being not selectable </w:t>
            </w:r>
            <w:r>
              <w:rPr>
                <w:b/>
                <w:i/>
                <w:lang w:val="de-DE"/>
              </w:rPr>
              <w:t>or</w:t>
            </w:r>
            <w:r>
              <w:rPr>
                <w:lang w:val="de-DE"/>
              </w:rPr>
              <w:t xml:space="preserve"> do not show BPA option at all. The HMI team shall decide </w:t>
            </w:r>
            <w:r>
              <w:rPr>
                <w:lang w:val="de-DE"/>
              </w:rPr>
              <w:lastRenderedPageBreak/>
              <w:t>from one of these alternatives based on the different possible Hotkey menu content.</w:t>
            </w:r>
          </w:p>
        </w:tc>
      </w:tr>
      <w:tr w:rsidR="00F06941" w:rsidTr="00CC6E4C">
        <w:trPr>
          <w:jc w:val="center"/>
        </w:trPr>
        <w:tc>
          <w:tcPr>
            <w:tcW w:w="2358" w:type="dxa"/>
            <w:tcBorders>
              <w:top w:val="single" w:sz="4" w:space="0" w:color="auto"/>
              <w:left w:val="single" w:sz="4" w:space="0" w:color="auto"/>
              <w:bottom w:val="single" w:sz="4" w:space="0" w:color="auto"/>
              <w:right w:val="single" w:sz="4" w:space="0" w:color="auto"/>
            </w:tcBorders>
            <w:vAlign w:val="center"/>
            <w:hideMark/>
          </w:tcPr>
          <w:p w:rsidR="00F06941" w:rsidRDefault="00935523">
            <w:pPr>
              <w:spacing w:beforeLines="40" w:before="96" w:afterLines="40" w:after="96"/>
              <w:rPr>
                <w:rFonts w:cs="Arial"/>
                <w:lang w:val="de-DE" w:eastAsia="ar-SA"/>
              </w:rPr>
            </w:pPr>
            <w:r>
              <w:rPr>
                <w:lang w:val="de-DE"/>
              </w:rPr>
              <w:lastRenderedPageBreak/>
              <w:t>On/Off interface on top of/ as part of the BPA overlay.</w:t>
            </w:r>
          </w:p>
        </w:tc>
        <w:tc>
          <w:tcPr>
            <w:tcW w:w="2520" w:type="dxa"/>
            <w:tcBorders>
              <w:top w:val="single" w:sz="4" w:space="0" w:color="auto"/>
              <w:left w:val="single" w:sz="4" w:space="0" w:color="auto"/>
              <w:bottom w:val="single" w:sz="4" w:space="0" w:color="auto"/>
              <w:right w:val="single" w:sz="4" w:space="0" w:color="auto"/>
            </w:tcBorders>
            <w:hideMark/>
          </w:tcPr>
          <w:p w:rsidR="00F06941" w:rsidRDefault="00935523">
            <w:pPr>
              <w:spacing w:beforeLines="40" w:before="96" w:afterLines="40" w:after="96"/>
              <w:rPr>
                <w:rFonts w:cs="Arial"/>
                <w:lang w:val="de-DE" w:eastAsia="ja-JP"/>
              </w:rPr>
            </w:pPr>
            <w:r>
              <w:rPr>
                <w:lang w:val="de-DE"/>
              </w:rPr>
              <w:t>Is not</w:t>
            </w:r>
          </w:p>
          <w:p w:rsidR="00F06941" w:rsidRDefault="00935523">
            <w:pPr>
              <w:spacing w:beforeLines="40" w:before="96" w:afterLines="40" w:after="96"/>
              <w:rPr>
                <w:rFonts w:cs="Arial"/>
                <w:lang w:val="de-DE" w:eastAsia="ja-JP"/>
              </w:rPr>
            </w:pPr>
            <w:r>
              <w:rPr>
                <w:lang w:val="de-DE"/>
              </w:rPr>
              <w:t>0x2 “Key In Ignition MyKey”</w:t>
            </w:r>
          </w:p>
        </w:tc>
        <w:tc>
          <w:tcPr>
            <w:tcW w:w="360" w:type="dxa"/>
            <w:tcBorders>
              <w:top w:val="single" w:sz="4" w:space="0" w:color="auto"/>
              <w:left w:val="single" w:sz="4" w:space="0" w:color="auto"/>
              <w:bottom w:val="single" w:sz="4" w:space="0" w:color="auto"/>
              <w:right w:val="single" w:sz="4" w:space="0" w:color="auto"/>
            </w:tcBorders>
            <w:vAlign w:val="center"/>
          </w:tcPr>
          <w:p w:rsidR="00F06941" w:rsidRDefault="00935523" w:rsidP="00935523">
            <w:pPr>
              <w:numPr>
                <w:ilvl w:val="0"/>
                <w:numId w:val="11"/>
              </w:numPr>
              <w:ind w:left="0" w:firstLine="0"/>
              <w:rPr>
                <w:sz w:val="32"/>
                <w:szCs w:val="32"/>
                <w:lang w:val="de-DE" w:eastAsia="ja-JP"/>
              </w:rPr>
            </w:pPr>
          </w:p>
        </w:tc>
        <w:tc>
          <w:tcPr>
            <w:tcW w:w="4590" w:type="dxa"/>
            <w:tcBorders>
              <w:top w:val="single" w:sz="4" w:space="0" w:color="auto"/>
              <w:left w:val="single" w:sz="4" w:space="0" w:color="auto"/>
              <w:bottom w:val="single" w:sz="4" w:space="0" w:color="auto"/>
              <w:right w:val="single" w:sz="4" w:space="0" w:color="auto"/>
            </w:tcBorders>
            <w:hideMark/>
          </w:tcPr>
          <w:p w:rsidR="00F06941" w:rsidRDefault="00935523" w:rsidP="00F06941">
            <w:pPr>
              <w:spacing w:beforeLines="40" w:before="96" w:afterLines="40" w:after="96"/>
              <w:rPr>
                <w:rFonts w:cs="Arial"/>
                <w:lang w:val="de-DE" w:eastAsia="ja-JP"/>
              </w:rPr>
            </w:pPr>
            <w:r>
              <w:rPr>
                <w:lang w:val="de-DE"/>
              </w:rPr>
              <w:t>Do not show On/Off i</w:t>
            </w:r>
            <w:r>
              <w:rPr>
                <w:lang w:val="de-DE"/>
              </w:rPr>
              <w:t>nterface on top of BPA overlay,</w:t>
            </w:r>
          </w:p>
        </w:tc>
      </w:tr>
    </w:tbl>
    <w:p w:rsidR="00F06941" w:rsidRDefault="00935523" w:rsidP="00827493">
      <w:pPr>
        <w:ind w:left="1440" w:hanging="1440"/>
      </w:pPr>
    </w:p>
    <w:p w:rsidR="00F06941" w:rsidRDefault="00935523" w:rsidP="00827493">
      <w:pPr>
        <w:ind w:left="1440" w:hanging="1440"/>
      </w:pPr>
      <w:r w:rsidRPr="00F06941">
        <w:t>State of BPA selection option as a function of MyKey</w:t>
      </w:r>
    </w:p>
    <w:p w:rsidR="00F06941" w:rsidRDefault="00935523" w:rsidP="00827493">
      <w:pPr>
        <w:ind w:left="1440" w:hanging="1440"/>
      </w:pPr>
    </w:p>
    <w:p w:rsidR="00F06941" w:rsidRDefault="00935523" w:rsidP="00827493">
      <w:pPr>
        <w:ind w:left="1440" w:hanging="1440"/>
      </w:pPr>
    </w:p>
    <w:p w:rsidR="00F06941" w:rsidRDefault="00935523" w:rsidP="00827493">
      <w:pPr>
        <w:ind w:left="1440" w:hanging="1440"/>
      </w:pPr>
    </w:p>
    <w:p w:rsidR="00F06941" w:rsidRDefault="00935523" w:rsidP="00827493">
      <w:pPr>
        <w:ind w:left="1440" w:hanging="1440"/>
      </w:pPr>
    </w:p>
    <w:p w:rsidR="00F06941" w:rsidRDefault="00935523" w:rsidP="00827493">
      <w:pPr>
        <w:ind w:left="1440" w:hanging="1440"/>
      </w:pPr>
    </w:p>
    <w:p w:rsidR="00F06941" w:rsidRDefault="00935523" w:rsidP="00827493">
      <w:pPr>
        <w:ind w:left="1440" w:hanging="1440"/>
      </w:pPr>
    </w:p>
    <w:p w:rsidR="00F06941" w:rsidRDefault="00935523" w:rsidP="00827493">
      <w:pPr>
        <w:ind w:left="1440" w:hanging="1440"/>
      </w:pPr>
    </w:p>
    <w:p w:rsidR="00F06941" w:rsidRDefault="00935523" w:rsidP="00827493">
      <w:pPr>
        <w:ind w:left="1440" w:hanging="1440"/>
      </w:pPr>
    </w:p>
    <w:p w:rsidR="00F06941" w:rsidRDefault="00935523" w:rsidP="00827493">
      <w:pPr>
        <w:ind w:left="1440" w:hanging="1440"/>
      </w:pPr>
    </w:p>
    <w:p w:rsidR="00F06941" w:rsidRDefault="00935523" w:rsidP="00827493">
      <w:pPr>
        <w:ind w:left="1440" w:hanging="1440"/>
      </w:pPr>
    </w:p>
    <w:p w:rsidR="00F06941" w:rsidRDefault="00935523" w:rsidP="00827493">
      <w:pPr>
        <w:ind w:left="1440" w:hanging="1440"/>
      </w:pPr>
    </w:p>
    <w:p w:rsidR="00F06941" w:rsidRDefault="00935523" w:rsidP="00827493">
      <w:pPr>
        <w:ind w:left="1440" w:hanging="1440"/>
      </w:pPr>
    </w:p>
    <w:p w:rsidR="00F06941" w:rsidRDefault="00935523" w:rsidP="00827493">
      <w:pPr>
        <w:ind w:left="1440" w:hanging="1440"/>
      </w:pPr>
    </w:p>
    <w:p w:rsidR="00F06941" w:rsidRDefault="00935523" w:rsidP="00827493">
      <w:pPr>
        <w:ind w:left="1440" w:hanging="1440"/>
      </w:pPr>
    </w:p>
    <w:p w:rsidR="00F06941" w:rsidRDefault="00935523" w:rsidP="00827493">
      <w:pPr>
        <w:ind w:left="1440" w:hanging="1440"/>
      </w:pPr>
    </w:p>
    <w:p w:rsidR="00500605" w:rsidRDefault="00935523" w:rsidP="00500605">
      <w:r>
        <w:t>(P-HotkeyReq110</w:t>
      </w:r>
      <w:r w:rsidRPr="00001541">
        <w:t>)</w:t>
      </w:r>
    </w:p>
    <w:p w:rsidR="00CC6E4C" w:rsidRPr="00CC6E4C" w:rsidRDefault="00CC6E4C" w:rsidP="00CC6E4C">
      <w:pPr>
        <w:pStyle w:val="Heading4"/>
        <w:rPr>
          <w:b w:val="0"/>
          <w:u w:val="single"/>
        </w:rPr>
      </w:pPr>
      <w:r w:rsidRPr="00CC6E4C">
        <w:rPr>
          <w:b w:val="0"/>
          <w:u w:val="single"/>
        </w:rPr>
        <w:t>CAMERA-FUR-REQ-236841/B-HotKey Shortcut Menu Signal Processing Requirements 14</w:t>
      </w:r>
    </w:p>
    <w:p w:rsidR="00AE06BC" w:rsidRPr="00AE06BC" w:rsidRDefault="00935523" w:rsidP="00AE06BC"/>
    <w:tbl>
      <w:tblPr>
        <w:tblStyle w:val="TableGrid"/>
        <w:tblW w:w="0" w:type="auto"/>
        <w:jc w:val="center"/>
        <w:tblBorders>
          <w:top w:val="none" w:sz="0" w:space="0" w:color="auto"/>
          <w:left w:val="none" w:sz="0" w:space="0" w:color="auto"/>
          <w:bottom w:val="none" w:sz="0" w:space="0" w:color="auto"/>
          <w:right w:val="single" w:sz="24" w:space="0" w:color="auto"/>
          <w:insideH w:val="none" w:sz="0" w:space="0" w:color="auto"/>
          <w:insideV w:val="none" w:sz="0" w:space="0" w:color="auto"/>
        </w:tblBorders>
        <w:tblLook w:val="04A0" w:firstRow="1" w:lastRow="0" w:firstColumn="1" w:lastColumn="0" w:noHBand="0" w:noVBand="1"/>
      </w:tblPr>
      <w:tblGrid>
        <w:gridCol w:w="8857"/>
        <w:gridCol w:w="719"/>
      </w:tblGrid>
      <w:tr w:rsidR="008A443E" w:rsidTr="00CC6E4C">
        <w:trPr>
          <w:jc w:val="center"/>
        </w:trPr>
        <w:tc>
          <w:tcPr>
            <w:tcW w:w="8857" w:type="dxa"/>
            <w:tcBorders>
              <w:top w:val="nil"/>
              <w:left w:val="nil"/>
              <w:bottom w:val="nil"/>
              <w:right w:val="nil"/>
            </w:tcBorders>
            <w:hideMark/>
          </w:tcPr>
          <w:p w:rsidR="008A443E" w:rsidRDefault="00935523">
            <w:pPr>
              <w:spacing w:after="60"/>
              <w:rPr>
                <w:rFonts w:cs="Arial"/>
                <w:lang w:val="de-DE" w:eastAsia="ja-JP"/>
              </w:rPr>
            </w:pPr>
            <w:r>
              <w:rPr>
                <w:lang w:val="de-DE"/>
              </w:rPr>
              <w:t>If the p-hotkey menu or any other scre</w:t>
            </w:r>
            <w:r>
              <w:rPr>
                <w:lang w:val="de-DE"/>
              </w:rPr>
              <w:t>en is currently shown</w:t>
            </w:r>
          </w:p>
        </w:tc>
        <w:tc>
          <w:tcPr>
            <w:tcW w:w="719" w:type="dxa"/>
            <w:tcBorders>
              <w:top w:val="nil"/>
              <w:left w:val="nil"/>
              <w:bottom w:val="nil"/>
              <w:right w:val="nil"/>
            </w:tcBorders>
            <w:hideMark/>
          </w:tcPr>
          <w:p w:rsidR="008A443E" w:rsidRDefault="00935523">
            <w:pPr>
              <w:spacing w:after="60"/>
              <w:rPr>
                <w:rFonts w:cs="Arial"/>
                <w:b/>
                <w:lang w:val="de-DE" w:eastAsia="ja-JP"/>
              </w:rPr>
            </w:pPr>
            <w:r>
              <w:rPr>
                <w:b/>
                <w:lang w:val="de-DE"/>
              </w:rPr>
              <w:t>AND</w:t>
            </w:r>
          </w:p>
        </w:tc>
      </w:tr>
      <w:tr w:rsidR="008A443E" w:rsidTr="00CC6E4C">
        <w:trPr>
          <w:jc w:val="center"/>
        </w:trPr>
        <w:tc>
          <w:tcPr>
            <w:tcW w:w="8857" w:type="dxa"/>
            <w:tcBorders>
              <w:top w:val="nil"/>
              <w:left w:val="nil"/>
              <w:bottom w:val="nil"/>
              <w:right w:val="nil"/>
            </w:tcBorders>
            <w:hideMark/>
          </w:tcPr>
          <w:p w:rsidR="008A443E" w:rsidRDefault="00935523">
            <w:pPr>
              <w:spacing w:after="60"/>
              <w:rPr>
                <w:rFonts w:cs="Arial"/>
                <w:lang w:val="de-DE" w:eastAsia="ja-JP"/>
              </w:rPr>
            </w:pPr>
            <w:r>
              <w:rPr>
                <w:lang w:val="de-DE"/>
              </w:rPr>
              <w:t xml:space="preserve">the signal [PrkAidMsgTxt_D_Rq] </w:t>
            </w:r>
            <w:r>
              <w:rPr>
                <w:u w:val="single"/>
                <w:lang w:val="de-DE"/>
              </w:rPr>
              <w:t>cycles</w:t>
            </w:r>
            <w:r>
              <w:rPr>
                <w:lang w:val="de-DE"/>
              </w:rPr>
              <w:t xml:space="preserve"> from any state for which no BPA overlay is requested to any state for which a BPA overlay is requested,</w:t>
            </w:r>
          </w:p>
        </w:tc>
        <w:tc>
          <w:tcPr>
            <w:tcW w:w="719" w:type="dxa"/>
            <w:tcBorders>
              <w:top w:val="nil"/>
              <w:left w:val="nil"/>
              <w:bottom w:val="nil"/>
              <w:right w:val="nil"/>
            </w:tcBorders>
          </w:tcPr>
          <w:p w:rsidR="008A443E" w:rsidRDefault="00935523">
            <w:pPr>
              <w:spacing w:after="60"/>
              <w:rPr>
                <w:rFonts w:cs="Arial"/>
                <w:b/>
                <w:lang w:val="de-DE" w:eastAsia="ja-JP"/>
              </w:rPr>
            </w:pPr>
          </w:p>
        </w:tc>
      </w:tr>
      <w:tr w:rsidR="008A443E" w:rsidTr="00CC6E4C">
        <w:trPr>
          <w:jc w:val="center"/>
        </w:trPr>
        <w:tc>
          <w:tcPr>
            <w:tcW w:w="9576" w:type="dxa"/>
            <w:gridSpan w:val="2"/>
            <w:tcBorders>
              <w:top w:val="nil"/>
              <w:left w:val="nil"/>
              <w:bottom w:val="nil"/>
              <w:right w:val="nil"/>
            </w:tcBorders>
            <w:hideMark/>
          </w:tcPr>
          <w:p w:rsidR="008A443E" w:rsidRDefault="00935523">
            <w:pPr>
              <w:spacing w:after="60"/>
              <w:rPr>
                <w:rFonts w:cs="Arial"/>
                <w:lang w:val="de-DE" w:eastAsia="ja-JP"/>
              </w:rPr>
            </w:pPr>
            <w:r>
              <w:rPr>
                <w:lang w:val="de-DE"/>
              </w:rPr>
              <w:t>the BPA “full screen” visual indication shall be shown on top of the p-hotkey menu or</w:t>
            </w:r>
            <w:r>
              <w:rPr>
                <w:lang w:val="de-DE"/>
              </w:rPr>
              <w:t xml:space="preserve"> other currently shown screen (as per existing requirements for BPA ).</w:t>
            </w:r>
          </w:p>
        </w:tc>
      </w:tr>
    </w:tbl>
    <w:p w:rsidR="008A443E" w:rsidRDefault="00935523" w:rsidP="008A443E">
      <w:pPr>
        <w:rPr>
          <w:b/>
        </w:rPr>
      </w:pPr>
      <w:r>
        <w:rPr>
          <w:b/>
        </w:rPr>
        <w:t>Note:</w:t>
      </w:r>
    </w:p>
    <w:p w:rsidR="008A443E" w:rsidRDefault="00935523" w:rsidP="008A443E">
      <w:pPr>
        <w:rPr>
          <w:i/>
        </w:rPr>
      </w:pPr>
      <w:r>
        <w:rPr>
          <w:i/>
        </w:rPr>
        <w:t xml:space="preserve">The requirements for activation of the BPA warning remain unaffected. Compared to the first release of this specification the above </w:t>
      </w:r>
      <w:r>
        <w:rPr>
          <w:i/>
        </w:rPr>
        <w:t xml:space="preserve">requirements changed such that the p-hotkey menu remains active in the back and the BPA overlay is shown full screen on top of the p-hotkey menu. This enables the driver to turn BPA off via the option built into the BPA overlay and then continue selecting </w:t>
      </w:r>
      <w:r>
        <w:rPr>
          <w:i/>
        </w:rPr>
        <w:t>an option from the p-hotkey menu. The underlying use case is that the driver called the menu, a BPA event “intervened” and upon closing the BPA overlay the menu is immediately available again. Make sure to respect that we specifically want the screen to be</w:t>
      </w:r>
      <w:r>
        <w:rPr>
          <w:i/>
        </w:rPr>
        <w:t xml:space="preserve"> shown </w:t>
      </w:r>
      <w:r>
        <w:rPr>
          <w:i/>
          <w:u w:val="single"/>
        </w:rPr>
        <w:t>only</w:t>
      </w:r>
      <w:r>
        <w:rPr>
          <w:i/>
        </w:rPr>
        <w:t xml:space="preserve"> when a signal </w:t>
      </w:r>
      <w:r>
        <w:rPr>
          <w:i/>
          <w:u w:val="single"/>
        </w:rPr>
        <w:t>transition/ cycle</w:t>
      </w:r>
      <w:r>
        <w:rPr>
          <w:i/>
        </w:rPr>
        <w:t xml:space="preserve"> occurs!</w:t>
      </w:r>
    </w:p>
    <w:p w:rsidR="00F66CD9" w:rsidRPr="008A443E" w:rsidRDefault="00935523" w:rsidP="008A443E">
      <w:r>
        <w:t>(P-HotKeyReq052)</w:t>
      </w:r>
    </w:p>
    <w:p w:rsidR="00CC6E4C" w:rsidRPr="00CC6E4C" w:rsidRDefault="00CC6E4C" w:rsidP="00CC6E4C">
      <w:pPr>
        <w:pStyle w:val="Heading4"/>
        <w:rPr>
          <w:b w:val="0"/>
          <w:u w:val="single"/>
        </w:rPr>
      </w:pPr>
      <w:r w:rsidRPr="00CC6E4C">
        <w:rPr>
          <w:b w:val="0"/>
          <w:u w:val="single"/>
        </w:rPr>
        <w:t>CAMERA-FUR-REQ-237606/C-HotKey Shortcut Menu Signal Processing Requirements 15</w:t>
      </w:r>
    </w:p>
    <w:p w:rsidR="00FC0FB3" w:rsidRDefault="00935523" w:rsidP="00FC0FB3">
      <w:r>
        <w:t>If [PrkAidMsgTxt_D_Rq] requests to show the BPA “full screen” overlay</w:t>
      </w:r>
      <w:r>
        <w:tab/>
        <w:t>AND</w:t>
      </w:r>
    </w:p>
    <w:p w:rsidR="00FC0FB3" w:rsidRDefault="00935523" w:rsidP="00FC0FB3">
      <w:r>
        <w:t>the p-hotkey m</w:t>
      </w:r>
      <w:r>
        <w:t>enu is triggered</w:t>
      </w:r>
      <w:r>
        <w:tab/>
      </w:r>
      <w:r>
        <w:tab/>
      </w:r>
      <w:r>
        <w:tab/>
      </w:r>
      <w:r>
        <w:tab/>
      </w:r>
      <w:r>
        <w:tab/>
      </w:r>
      <w:r>
        <w:tab/>
        <w:t>AND</w:t>
      </w:r>
    </w:p>
    <w:p w:rsidR="00FC0FB3" w:rsidRDefault="00935523" w:rsidP="00FC0FB3">
      <w:r>
        <w:t>the state of [PrkAidMsgTxt_D_Rq] remains “steady”/ does not cycle;</w:t>
      </w:r>
    </w:p>
    <w:p w:rsidR="00FC0FB3" w:rsidRDefault="00935523" w:rsidP="00FC0FB3"/>
    <w:p w:rsidR="00FC0FB3" w:rsidRDefault="00935523" w:rsidP="00FC0FB3">
      <w:r>
        <w:t>the BPA full screen overlay shall be closed</w:t>
      </w:r>
      <w:r>
        <w:tab/>
      </w:r>
      <w:r>
        <w:tab/>
        <w:t>AND</w:t>
      </w:r>
    </w:p>
    <w:p w:rsidR="00FC0FB3" w:rsidRDefault="00935523" w:rsidP="00FC0FB3">
      <w:r>
        <w:t>the p-hotkey menu shall be shown</w:t>
      </w:r>
      <w:r>
        <w:tab/>
      </w:r>
      <w:r>
        <w:tab/>
      </w:r>
      <w:r>
        <w:tab/>
        <w:t>AND</w:t>
      </w:r>
    </w:p>
    <w:p w:rsidR="00FC0FB3" w:rsidRDefault="00935523" w:rsidP="00FC0FB3">
      <w:r>
        <w:t>the p-hotkey menu shall remain shown until another requirement to close th</w:t>
      </w:r>
      <w:r>
        <w:t>e p-hotkey menu applies.</w:t>
      </w:r>
      <w:r>
        <w:tab/>
      </w:r>
    </w:p>
    <w:p w:rsidR="00FC0FB3" w:rsidRDefault="00935523" w:rsidP="00FC0FB3">
      <w:r>
        <w:t>Note:</w:t>
      </w:r>
    </w:p>
    <w:p w:rsidR="00FC0FB3" w:rsidRDefault="00935523" w:rsidP="00FC0FB3">
      <w:r>
        <w:t>This requirement primarily aims at assuring that the hotkey menu remains shown when it has been called while a BPA warning is requested and BPA continues to request the visual warning. A potential use case is that a BPA warn</w:t>
      </w:r>
      <w:r>
        <w:t>ing is requested and shown and the driver presses the P-hotkey. Pressing the hotkey makes the APA system cycle the signal [PrkAidSwtch_B_Stat] which in turn triggers the menu. The driver could that while BPA still requested the BPA full screen overlay, but</w:t>
      </w:r>
      <w:r>
        <w:t xml:space="preserve"> we here follow the driver’s wish to see the menu as long as we have “the same” warning from BPA. “The same” is derived from [PrkAidMsgTxt_D_Rq] being steady.</w:t>
      </w:r>
    </w:p>
    <w:p w:rsidR="00500605" w:rsidRPr="00FC0FB3" w:rsidRDefault="00935523" w:rsidP="00FC0FB3">
      <w:r>
        <w:lastRenderedPageBreak/>
        <w:t>(P-HotkeyReq114)</w:t>
      </w:r>
    </w:p>
    <w:p w:rsidR="00CC6E4C" w:rsidRPr="00CC6E4C" w:rsidRDefault="00CC6E4C" w:rsidP="00CC6E4C">
      <w:pPr>
        <w:pStyle w:val="Heading4"/>
        <w:rPr>
          <w:b w:val="0"/>
          <w:u w:val="single"/>
        </w:rPr>
      </w:pPr>
      <w:r w:rsidRPr="00CC6E4C">
        <w:rPr>
          <w:b w:val="0"/>
          <w:u w:val="single"/>
        </w:rPr>
        <w:t>CAMERA-FUR-REQ-235917/B-HotKey Shortcut Menu Signal Processing Requirements 16</w:t>
      </w:r>
    </w:p>
    <w:p w:rsidR="00BF48B2" w:rsidRDefault="00935523" w:rsidP="00500605">
      <w:r w:rsidRPr="0083756B">
        <w:t>If the RVC screen is shown and the driver selects the “BPA-option”, the HMI system shall cycle</w:t>
      </w:r>
      <w:r>
        <w:t xml:space="preserve"> the signal [PrkAidSwtch_D_RqMnu</w:t>
      </w:r>
      <w:r w:rsidRPr="0083756B">
        <w:t xml:space="preserve">] as defined by </w:t>
      </w:r>
      <w:r>
        <w:t>the figure.</w:t>
      </w:r>
    </w:p>
    <w:p w:rsidR="00BF48B2" w:rsidRDefault="00935523" w:rsidP="00CC6E4C">
      <w:pPr>
        <w:jc w:val="center"/>
        <w:rPr>
          <w:highlight w:val="yellow"/>
        </w:rPr>
      </w:pPr>
      <w:r>
        <w:rPr>
          <w:noProof/>
        </w:rPr>
        <w:drawing>
          <wp:inline distT="0" distB="0" distL="0" distR="0">
            <wp:extent cx="4762500" cy="1219200"/>
            <wp:effectExtent l="0" t="0" r="0" b="0"/>
            <wp:docPr id="1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1219200"/>
                    </a:xfrm>
                    <a:prstGeom prst="rect">
                      <a:avLst/>
                    </a:prstGeom>
                    <a:noFill/>
                    <a:ln>
                      <a:noFill/>
                    </a:ln>
                  </pic:spPr>
                </pic:pic>
              </a:graphicData>
            </a:graphic>
          </wp:inline>
        </w:drawing>
      </w:r>
      <w:bookmarkStart w:id="40" w:name="_Ref456691551"/>
    </w:p>
    <w:bookmarkEnd w:id="40"/>
    <w:p w:rsidR="00BF48B2" w:rsidRDefault="00935523" w:rsidP="00BF48B2">
      <w:r>
        <w:t>Cycle for [PrkAidSwtch_D_RqMnu</w:t>
      </w:r>
      <w:r w:rsidRPr="00BF48B2">
        <w:t>]</w:t>
      </w:r>
    </w:p>
    <w:p w:rsidR="00BF48B2" w:rsidRDefault="00935523" w:rsidP="00500605">
      <w:r w:rsidRPr="00903F5C">
        <w:t>(P-Hotke</w:t>
      </w:r>
      <w:r w:rsidRPr="00903F5C">
        <w:t>yReq107)</w:t>
      </w:r>
    </w:p>
    <w:p w:rsidR="00CC6E4C" w:rsidRPr="00CC6E4C" w:rsidRDefault="00CC6E4C" w:rsidP="00CC6E4C">
      <w:pPr>
        <w:pStyle w:val="Heading4"/>
        <w:rPr>
          <w:b w:val="0"/>
          <w:u w:val="single"/>
        </w:rPr>
      </w:pPr>
      <w:r w:rsidRPr="00CC6E4C">
        <w:rPr>
          <w:b w:val="0"/>
          <w:u w:val="single"/>
        </w:rPr>
        <w:t>CAMERA-FUR-REQ-235918/B-HotKey Shortcut Menu Signal Processing Requirements 17</w:t>
      </w:r>
    </w:p>
    <w:p w:rsidR="00500605" w:rsidRDefault="00935523" w:rsidP="00836DA2">
      <w:r w:rsidRPr="00836DA2">
        <w:t>If the p-hotkey menu is shown and the driver selects any option other than the “BPA-option”, the HMI system shall keep</w:t>
      </w:r>
      <w:r>
        <w:t xml:space="preserve"> the signal [PrkAidSwtch_D_RqM</w:t>
      </w:r>
      <w:r>
        <w:t>nu</w:t>
      </w:r>
      <w:r w:rsidRPr="00836DA2">
        <w:t>] set to “0x0 – Not pressed”.</w:t>
      </w:r>
    </w:p>
    <w:p w:rsidR="0036376F" w:rsidRPr="00836DA2" w:rsidRDefault="00935523" w:rsidP="00836DA2">
      <w:r>
        <w:t>(P-HotkeyReq108</w:t>
      </w:r>
      <w:r w:rsidRPr="0036376F">
        <w:t>)</w:t>
      </w:r>
    </w:p>
    <w:p w:rsidR="00CC6E4C" w:rsidRPr="00CC6E4C" w:rsidRDefault="00CC6E4C" w:rsidP="00CC6E4C">
      <w:pPr>
        <w:pStyle w:val="Heading4"/>
        <w:rPr>
          <w:b w:val="0"/>
          <w:u w:val="single"/>
        </w:rPr>
      </w:pPr>
      <w:r w:rsidRPr="00CC6E4C">
        <w:rPr>
          <w:b w:val="0"/>
          <w:u w:val="single"/>
        </w:rPr>
        <w:t>CAMERA-FUR-REQ-235920/B-HotKey Shortcut Menu Signal Processing Requirements 18</w:t>
      </w:r>
    </w:p>
    <w:p w:rsidR="00A3234F" w:rsidRDefault="00935523" w:rsidP="00A3234F">
      <w:r>
        <w:t>If the RVC screen is shown and the driver selects any option other than the “BPA-option”, the HMI system sha</w:t>
      </w:r>
      <w:r>
        <w:t>ll keep the signal [PrkAidSwtch_D_RqMnu] set to “0x0 – Not pressed”.</w:t>
      </w:r>
    </w:p>
    <w:p w:rsidR="00A3234F" w:rsidRDefault="00935523" w:rsidP="00A3234F">
      <w:r>
        <w:t>Note:</w:t>
      </w:r>
    </w:p>
    <w:p w:rsidR="00500605" w:rsidRDefault="00935523" w:rsidP="00A3234F">
      <w:r>
        <w:t>This should be clear as only the “BPA-option” can change BPA status. Still this requirement was added for completeness.</w:t>
      </w:r>
    </w:p>
    <w:p w:rsidR="00DA68C3" w:rsidRPr="00A3234F" w:rsidRDefault="00935523" w:rsidP="00A3234F">
      <w:r>
        <w:t>(P-HotkeyReq109</w:t>
      </w:r>
      <w:r w:rsidRPr="00DA68C3">
        <w:t>)</w:t>
      </w:r>
    </w:p>
    <w:p w:rsidR="00CC6E4C" w:rsidRPr="00CC6E4C" w:rsidRDefault="00CC6E4C" w:rsidP="00CC6E4C">
      <w:pPr>
        <w:pStyle w:val="Heading4"/>
        <w:rPr>
          <w:b w:val="0"/>
          <w:u w:val="single"/>
        </w:rPr>
      </w:pPr>
      <w:r w:rsidRPr="00CC6E4C">
        <w:rPr>
          <w:b w:val="0"/>
          <w:u w:val="single"/>
        </w:rPr>
        <w:t>CAMERA-FUR-REQ-250026/A-HotKey Shortcut Menu Signal Processing Requirements 19</w:t>
      </w:r>
    </w:p>
    <w:p w:rsidR="00702BB7" w:rsidRDefault="00935523" w:rsidP="00702BB7">
      <w:r>
        <w:t xml:space="preserve">If [ApaSys_D_Stat] is “0x3 – Overspeed”, </w:t>
      </w:r>
      <w:r>
        <w:tab/>
        <w:t>AND</w:t>
      </w:r>
    </w:p>
    <w:p w:rsidR="00702BB7" w:rsidRDefault="00935523" w:rsidP="00702BB7">
      <w:r>
        <w:t>the driver selects the APA option</w:t>
      </w:r>
      <w:r>
        <w:tab/>
      </w:r>
    </w:p>
    <w:p w:rsidR="00702BB7" w:rsidRDefault="00935523" w:rsidP="00702BB7">
      <w:r>
        <w:t>the HMI system shall show APA screens in full screen mode according to the ApaCsi interface specifications.</w:t>
      </w:r>
      <w:r>
        <w:cr/>
      </w:r>
    </w:p>
    <w:p w:rsidR="00702BB7" w:rsidRDefault="00935523" w:rsidP="00702BB7">
      <w:r>
        <w:t>Note:</w:t>
      </w:r>
    </w:p>
    <w:p w:rsidR="00702BB7" w:rsidRDefault="00935523" w:rsidP="00702BB7">
      <w:r>
        <w:t>If the vehicle is driven above the APA operational speed the APA system sets the signal [ApaSys_D_Stat] to “ox3” so that the HMI system can already show overspeed information in the P-Hotkey menu. However, that means we cannot use the state of [ApaSys_D_St</w:t>
      </w:r>
      <w:r>
        <w:t>at] to determine when to change to full screen mode. Because the state in case of overspeed is the same regardless of menu or full screen mode. Therefore, in this case we allow the system to go the full screen mode just based on the APA option selection.</w:t>
      </w:r>
    </w:p>
    <w:p w:rsidR="00702BB7" w:rsidRDefault="00935523" w:rsidP="00702BB7">
      <w:r>
        <w:t>(</w:t>
      </w:r>
      <w:r>
        <w:t>P-HotkeyReq165)</w:t>
      </w:r>
    </w:p>
    <w:p w:rsidR="00500605" w:rsidRDefault="00935523" w:rsidP="00500605"/>
    <w:p w:rsidR="00CC6E4C" w:rsidRPr="00CC6E4C" w:rsidRDefault="00CC6E4C" w:rsidP="00CC6E4C">
      <w:pPr>
        <w:pStyle w:val="Heading4"/>
        <w:rPr>
          <w:b w:val="0"/>
          <w:u w:val="single"/>
        </w:rPr>
      </w:pPr>
      <w:r w:rsidRPr="00CC6E4C">
        <w:rPr>
          <w:b w:val="0"/>
          <w:u w:val="single"/>
        </w:rPr>
        <w:t>CAMERA-FUR-REQ-250027/A-HotKey Shortcut Menu Signal Processing Requirements 20</w:t>
      </w:r>
    </w:p>
    <w:p w:rsidR="00062295" w:rsidRDefault="00935523" w:rsidP="00062295">
      <w:r>
        <w:t>If the p-hotkey menu is closed and the signal [PrkAidMsgTxt_D_Rq] requests a BPA warning, the HMI system shall immediately show the appropri</w:t>
      </w:r>
      <w:r>
        <w:t>ate BPA visual indication as per existing requirements for BPA visual indication.</w:t>
      </w:r>
    </w:p>
    <w:p w:rsidR="00062295" w:rsidRDefault="00935523" w:rsidP="00062295">
      <w:r>
        <w:t>Note:</w:t>
      </w:r>
    </w:p>
    <w:p w:rsidR="00062295" w:rsidRDefault="00935523" w:rsidP="00062295">
      <w:r>
        <w:t>Imagine a use case for which the menu is requested to be shown while the BPA overlay is shown. If the menu is then closed again either by the timeout or via driver acti</w:t>
      </w:r>
      <w:r>
        <w:t>on (i.e. CAN signal), and a request to show the BPA overlay is still present, the BPA overlay shall be shown. Mind that the BPA overlay is shown on top of the screen that was shown before the hotkey menu was called.</w:t>
      </w:r>
    </w:p>
    <w:p w:rsidR="00500605" w:rsidRDefault="00935523" w:rsidP="00062295">
      <w:r>
        <w:t>(P-HotkeyReq130)</w:t>
      </w:r>
    </w:p>
    <w:p w:rsidR="00CC6E4C" w:rsidRPr="00CC6E4C" w:rsidRDefault="00CC6E4C" w:rsidP="00CC6E4C">
      <w:pPr>
        <w:pStyle w:val="Heading4"/>
        <w:rPr>
          <w:b w:val="0"/>
          <w:u w:val="single"/>
        </w:rPr>
      </w:pPr>
      <w:r w:rsidRPr="00CC6E4C">
        <w:rPr>
          <w:b w:val="0"/>
          <w:u w:val="single"/>
        </w:rPr>
        <w:t>CAMERA-FUR-REQ-250028/A-HotKey Shortcut Menu Signal Processing Requirements 21</w:t>
      </w:r>
    </w:p>
    <w:p w:rsidR="0095587E" w:rsidRDefault="00935523" w:rsidP="0095587E">
      <w:r>
        <w:t>The transition from the P-hotkey menu w/o BPA “full screen” overlay to the BPA overlay shown on top of the screen active before the hotkey menu was shown shall occur seamless and w</w:t>
      </w:r>
      <w:r>
        <w:t>/o any discernible flicker.</w:t>
      </w:r>
    </w:p>
    <w:p w:rsidR="0095587E" w:rsidRDefault="00935523" w:rsidP="0095587E">
      <w:r>
        <w:t>Note:</w:t>
      </w:r>
    </w:p>
    <w:p w:rsidR="0095587E" w:rsidRDefault="00935523" w:rsidP="0095587E">
      <w:r>
        <w:lastRenderedPageBreak/>
        <w:t>Imagine that prior to the hotkey menu being shown the HMI was showing the “home screen” or the “home screen” with the BPA overlay. Now, at the time the p-hotkey menu is closed either by the CAN signal or by the timeout con</w:t>
      </w:r>
      <w:r>
        <w:t>dition, the HMI system needs to check if a BPA request for an overlay is present. This check has to be performed before the new screen is build. If the request to show a BPA overlay is present, the HMI system must then immediately show the BPA overlay on t</w:t>
      </w:r>
      <w:r>
        <w:t>op of the “home screen”. We could consider it to be “flicker” if first the “home screen” would be shown and then the BPA overlay on top of it.</w:t>
      </w:r>
    </w:p>
    <w:p w:rsidR="00500605" w:rsidRDefault="00935523" w:rsidP="0095587E">
      <w:r>
        <w:t>(P-HotkeyReq160)</w:t>
      </w:r>
    </w:p>
    <w:p w:rsidR="00CC6E4C" w:rsidRPr="00CC6E4C" w:rsidRDefault="00CC6E4C" w:rsidP="00CC6E4C">
      <w:pPr>
        <w:pStyle w:val="Heading4"/>
        <w:rPr>
          <w:b w:val="0"/>
          <w:u w:val="single"/>
        </w:rPr>
      </w:pPr>
      <w:r w:rsidRPr="00CC6E4C">
        <w:rPr>
          <w:b w:val="0"/>
          <w:u w:val="single"/>
        </w:rPr>
        <w:t>CAMERA-FUR-REQ-250029/A-HotKey Shortcut Menu Signal Processing Requirements 22</w:t>
      </w:r>
    </w:p>
    <w:p w:rsidR="00023961" w:rsidRDefault="00935523" w:rsidP="00023961">
      <w:r>
        <w:t>If the BPA “full screen” overlay is shown</w:t>
      </w:r>
      <w:r>
        <w:tab/>
        <w:t>AND</w:t>
      </w:r>
    </w:p>
    <w:p w:rsidR="00023961" w:rsidRDefault="00935523" w:rsidP="00023961">
      <w:r>
        <w:t>[PrkAidMsgTxt_D_Rq] no longer requests to show the BPA “full screen” overlay</w:t>
      </w:r>
      <w:r>
        <w:tab/>
      </w:r>
    </w:p>
    <w:p w:rsidR="00023961" w:rsidRDefault="00935523" w:rsidP="00023961">
      <w:r>
        <w:t>the BPA “full screen” overlay shall be closed as per existing BPA interface requirements.</w:t>
      </w:r>
      <w:r>
        <w:tab/>
      </w:r>
    </w:p>
    <w:p w:rsidR="00023961" w:rsidRDefault="00935523" w:rsidP="00023961">
      <w:r>
        <w:t>Note:</w:t>
      </w:r>
    </w:p>
    <w:p w:rsidR="00023961" w:rsidRDefault="00935523" w:rsidP="00023961">
      <w:r>
        <w:t>This is not a new requirement. T</w:t>
      </w:r>
      <w:r>
        <w:t>he existing BPA requirements do apply. The requirement is still  added for completeness of the hotkey requirement set.</w:t>
      </w:r>
    </w:p>
    <w:p w:rsidR="00500605" w:rsidRDefault="00935523" w:rsidP="00023961">
      <w:r>
        <w:t>(P-HotkeyReq164)</w:t>
      </w:r>
    </w:p>
    <w:p w:rsidR="00CC6E4C" w:rsidRPr="00CC6E4C" w:rsidRDefault="00CC6E4C" w:rsidP="00CC6E4C">
      <w:pPr>
        <w:pStyle w:val="Heading4"/>
        <w:rPr>
          <w:b w:val="0"/>
          <w:u w:val="single"/>
        </w:rPr>
      </w:pPr>
      <w:r w:rsidRPr="00CC6E4C">
        <w:rPr>
          <w:b w:val="0"/>
          <w:u w:val="single"/>
        </w:rPr>
        <w:t>CAMERA-FUR-REQ-250030/A-HotKey Shortcut Menu Signal Processing Requirements 23</w:t>
      </w:r>
    </w:p>
    <w:p w:rsidR="003B326A" w:rsidRPr="00C34CFB" w:rsidRDefault="00935523" w:rsidP="003B326A">
      <w:r>
        <w:t>If the B</w:t>
      </w:r>
      <w:r>
        <w:t xml:space="preserve">PA overlay is shown on top of the p-hotkey menu, the </w:t>
      </w:r>
      <w:r w:rsidRPr="00C34CFB">
        <w:t>timer [t</w:t>
      </w:r>
      <w:r w:rsidRPr="00C34CFB">
        <w:rPr>
          <w:vertAlign w:val="subscript"/>
        </w:rPr>
        <w:t>CloseNoSelection</w:t>
      </w:r>
      <w:r w:rsidRPr="00C34CFB">
        <w:t>] shall be stopped and reset.</w:t>
      </w:r>
    </w:p>
    <w:p w:rsidR="003B326A" w:rsidRDefault="00935523" w:rsidP="003B326A">
      <w:r w:rsidRPr="00C34CFB">
        <w:t>Note:</w:t>
      </w:r>
    </w:p>
    <w:p w:rsidR="003B326A" w:rsidRDefault="00935523" w:rsidP="003B326A">
      <w:r>
        <w:t>We want to avoid that while the BPA overlay is shown, the background image changes. This could create flicker. Therefore we freeze the p-hotkey menu in the background of the BPA warning overlay as long as the BPA warning is shown.</w:t>
      </w:r>
    </w:p>
    <w:p w:rsidR="00500605" w:rsidRDefault="00935523" w:rsidP="003B326A">
      <w:r>
        <w:t>(P-hotkey168)</w:t>
      </w:r>
    </w:p>
    <w:p w:rsidR="00CC6E4C" w:rsidRPr="00CC6E4C" w:rsidRDefault="00CC6E4C" w:rsidP="00CC6E4C">
      <w:pPr>
        <w:pStyle w:val="Heading4"/>
        <w:rPr>
          <w:b w:val="0"/>
          <w:u w:val="single"/>
        </w:rPr>
      </w:pPr>
      <w:r w:rsidRPr="00CC6E4C">
        <w:rPr>
          <w:b w:val="0"/>
          <w:u w:val="single"/>
        </w:rPr>
        <w:t>CAMERA-FUR-REQ-250492/B-HotKey Shortcut Menu Signal Processing Requirements 24</w:t>
      </w:r>
    </w:p>
    <w:p w:rsidR="0017029B" w:rsidRDefault="00935523" w:rsidP="0017029B">
      <w:r>
        <w:t xml:space="preserve">If the [PrkAidMsgTxt_D_Rq] changes </w:t>
      </w:r>
      <w:r w:rsidRPr="0006791D">
        <w:t xml:space="preserve">to “0x0 - All Park Sensors OFF” when the BPA overlay is shown on top of the p-hotkey menu), </w:t>
      </w:r>
      <w:r>
        <w:t xml:space="preserve"> the timer</w:t>
      </w:r>
      <w:r w:rsidRPr="0017029B">
        <w:t xml:space="preserve"> [t</w:t>
      </w:r>
      <w:r w:rsidRPr="0017029B">
        <w:rPr>
          <w:vertAlign w:val="subscript"/>
        </w:rPr>
        <w:t>CloseNoSelection</w:t>
      </w:r>
      <w:r w:rsidRPr="0017029B">
        <w:t xml:space="preserve">] </w:t>
      </w:r>
      <w:r>
        <w:t>shall agai</w:t>
      </w:r>
      <w:r>
        <w:t>n be applied.</w:t>
      </w:r>
    </w:p>
    <w:p w:rsidR="0017029B" w:rsidRDefault="00935523" w:rsidP="0017029B">
      <w:pPr>
        <w:rPr>
          <w:b/>
          <w:i/>
        </w:rPr>
      </w:pPr>
      <w:r>
        <w:rPr>
          <w:b/>
          <w:i/>
        </w:rPr>
        <w:t>Note:</w:t>
      </w:r>
    </w:p>
    <w:p w:rsidR="0017029B" w:rsidRDefault="00935523" w:rsidP="0017029B">
      <w:pPr>
        <w:rPr>
          <w:i/>
        </w:rPr>
      </w:pPr>
      <w:r>
        <w:rPr>
          <w:i/>
        </w:rPr>
        <w:t>So we restart the timer from zero and the driver has again the [t</w:t>
      </w:r>
      <w:r>
        <w:rPr>
          <w:i/>
          <w:vertAlign w:val="subscript"/>
        </w:rPr>
        <w:t>CloseNoSelection</w:t>
      </w:r>
      <w:r>
        <w:rPr>
          <w:i/>
        </w:rPr>
        <w:t>] until the menu closes.</w:t>
      </w:r>
    </w:p>
    <w:p w:rsidR="00500605" w:rsidRDefault="00935523" w:rsidP="00500605">
      <w:r>
        <w:t>(P-HotKeyReq169)</w:t>
      </w:r>
    </w:p>
    <w:p w:rsidR="00CC6E4C" w:rsidRPr="00CC6E4C" w:rsidRDefault="00CC6E4C" w:rsidP="00CC6E4C">
      <w:pPr>
        <w:pStyle w:val="Heading4"/>
        <w:rPr>
          <w:b w:val="0"/>
          <w:u w:val="single"/>
        </w:rPr>
      </w:pPr>
      <w:r w:rsidRPr="00CC6E4C">
        <w:rPr>
          <w:b w:val="0"/>
          <w:u w:val="single"/>
        </w:rPr>
        <w:t>CAMERA-FUR-REQ-250031/B-HotKey Shortcut Menu Signal Processing Requirements 25</w:t>
      </w:r>
    </w:p>
    <w:p w:rsidR="00500605" w:rsidRDefault="00935523" w:rsidP="00A03A74">
      <w:r>
        <w:t>Deleted: was a</w:t>
      </w:r>
      <w:r>
        <w:t xml:space="preserve"> duplicate of </w:t>
      </w:r>
      <w:r w:rsidRPr="002B385C">
        <w:t>CAMERA-FUR-REQ-250492/A-HotKey Shortcut Menu Signal Processing Requirements 24</w:t>
      </w:r>
      <w:r>
        <w:t>.</w:t>
      </w:r>
    </w:p>
    <w:p w:rsidR="00CC6E4C" w:rsidRPr="00CC6E4C" w:rsidRDefault="00CC6E4C" w:rsidP="00CC6E4C">
      <w:pPr>
        <w:pStyle w:val="Heading4"/>
        <w:rPr>
          <w:b w:val="0"/>
          <w:u w:val="single"/>
        </w:rPr>
      </w:pPr>
      <w:r w:rsidRPr="00CC6E4C">
        <w:rPr>
          <w:b w:val="0"/>
          <w:u w:val="single"/>
        </w:rPr>
        <w:t>CAMERA-FUR-REQ-250032/A-HotKey Shortcut Menu Signal Processing Requirements 26</w:t>
      </w:r>
    </w:p>
    <w:p w:rsidR="00351A77" w:rsidRDefault="00935523" w:rsidP="00351A77">
      <w:r>
        <w:t>If the BPA “full screen” overlay is shown and the driver sel</w:t>
      </w:r>
      <w:r>
        <w:t>ects the “OFF” option, the HMI system shall cycle the signal [PrkAidSwtch_D_RqMnu].</w:t>
      </w:r>
    </w:p>
    <w:p w:rsidR="00351A77" w:rsidRDefault="00935523" w:rsidP="00351A77">
      <w:r>
        <w:t>Note:</w:t>
      </w:r>
    </w:p>
    <w:p w:rsidR="00500605" w:rsidRDefault="00935523" w:rsidP="00351A77">
      <w:r>
        <w:t xml:space="preserve">This signal transition is used by the PAM to disable the BPA request. If the PAM disable the BPA request, the signal [PrkAidMsgTxt_D_Rq] will change states. The </w:t>
      </w:r>
      <w:r>
        <w:t>change of state of [PrkAidMsgTxt_D_Rq] finally terminates the BPA “full screen” overlay.</w:t>
      </w:r>
    </w:p>
    <w:p w:rsidR="005644A5" w:rsidRDefault="00935523" w:rsidP="00351A77">
      <w:r>
        <w:t>(P-HotkeyReq161)</w:t>
      </w:r>
    </w:p>
    <w:p w:rsidR="00CC6E4C" w:rsidRPr="00CC6E4C" w:rsidRDefault="00CC6E4C" w:rsidP="00CC6E4C">
      <w:pPr>
        <w:pStyle w:val="Heading4"/>
        <w:rPr>
          <w:b w:val="0"/>
          <w:u w:val="single"/>
        </w:rPr>
      </w:pPr>
      <w:r w:rsidRPr="00CC6E4C">
        <w:rPr>
          <w:b w:val="0"/>
          <w:u w:val="single"/>
        </w:rPr>
        <w:t>CAMERA-FUR-REQ-250033/A-HotKey Shortcut Menu Signal Processing Requirements 27</w:t>
      </w:r>
    </w:p>
    <w:p w:rsidR="00500605" w:rsidRDefault="00935523" w:rsidP="00500605">
      <w:r w:rsidRPr="009D4C28">
        <w:t xml:space="preserve">If the BPA “full screen” overlay is shown (compare </w:t>
      </w:r>
      <w:r w:rsidRPr="009D4C28">
        <w:t>Figure 2 2) and the driver selects the “ON” option, the HMI system shall keep the signal [PrkAidSwtch_D_RqMnu] set to “0x0 – Not pressed”.</w:t>
      </w:r>
    </w:p>
    <w:p w:rsidR="009D4C28" w:rsidRDefault="00935523" w:rsidP="00500605">
      <w:r>
        <w:t>(P-HotkeyReq162)</w:t>
      </w:r>
    </w:p>
    <w:p w:rsidR="00CC6E4C" w:rsidRPr="00CC6E4C" w:rsidRDefault="00CC6E4C" w:rsidP="00CC6E4C">
      <w:pPr>
        <w:pStyle w:val="Heading4"/>
        <w:rPr>
          <w:b w:val="0"/>
          <w:u w:val="single"/>
        </w:rPr>
      </w:pPr>
      <w:r w:rsidRPr="00CC6E4C">
        <w:rPr>
          <w:b w:val="0"/>
          <w:u w:val="single"/>
        </w:rPr>
        <w:t>CAMERA-FUR-REQ-272598/A-HotKey Shortcut Menu Signal Processing Requirements 28</w:t>
      </w:r>
    </w:p>
    <w:p w:rsidR="00AE06BC" w:rsidRPr="00AE06BC" w:rsidRDefault="00935523" w:rsidP="00AE06B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7"/>
        <w:gridCol w:w="709"/>
      </w:tblGrid>
      <w:tr w:rsidR="000F3387" w:rsidTr="00CC6E4C">
        <w:trPr>
          <w:jc w:val="center"/>
        </w:trPr>
        <w:tc>
          <w:tcPr>
            <w:tcW w:w="9747" w:type="dxa"/>
            <w:hideMark/>
          </w:tcPr>
          <w:p w:rsidR="000F3387" w:rsidRDefault="00935523">
            <w:pPr>
              <w:rPr>
                <w:lang w:val="de-DE"/>
              </w:rPr>
            </w:pPr>
            <w:r>
              <w:rPr>
                <w:lang w:val="de-DE"/>
              </w:rPr>
              <w:t>I</w:t>
            </w:r>
            <w:r>
              <w:rPr>
                <w:lang w:val="de-DE"/>
              </w:rPr>
              <w:t>f the P-hotkey menu is shown</w:t>
            </w:r>
          </w:p>
          <w:p w:rsidR="000F3387" w:rsidRDefault="00935523">
            <w:pPr>
              <w:rPr>
                <w:rFonts w:cs="Arial"/>
                <w:lang w:val="de-DE" w:eastAsia="ja-JP"/>
              </w:rPr>
            </w:pPr>
          </w:p>
        </w:tc>
        <w:tc>
          <w:tcPr>
            <w:tcW w:w="709" w:type="dxa"/>
            <w:hideMark/>
          </w:tcPr>
          <w:p w:rsidR="000F3387" w:rsidRDefault="00935523" w:rsidP="000F3387">
            <w:pPr>
              <w:rPr>
                <w:rFonts w:cs="Arial"/>
                <w:b/>
                <w:lang w:val="de-DE" w:eastAsia="ja-JP"/>
              </w:rPr>
            </w:pPr>
            <w:r>
              <w:rPr>
                <w:b/>
                <w:lang w:val="de-DE"/>
              </w:rPr>
              <w:t>AND</w:t>
            </w:r>
          </w:p>
        </w:tc>
      </w:tr>
      <w:tr w:rsidR="000F3387" w:rsidTr="00CC6E4C">
        <w:trPr>
          <w:jc w:val="center"/>
        </w:trPr>
        <w:tc>
          <w:tcPr>
            <w:tcW w:w="9747" w:type="dxa"/>
            <w:hideMark/>
          </w:tcPr>
          <w:p w:rsidR="000F3387" w:rsidRDefault="00935523" w:rsidP="000F3387">
            <w:pPr>
              <w:rPr>
                <w:rFonts w:cs="Arial"/>
                <w:lang w:val="de-DE" w:eastAsia="ja-JP"/>
              </w:rPr>
            </w:pPr>
            <w:r>
              <w:rPr>
                <w:lang w:val="de-DE"/>
              </w:rPr>
              <w:tab/>
              <w:t xml:space="preserve">[tCloseConfirm] timer has expired </w:t>
            </w:r>
            <w:r>
              <w:rPr>
                <w:b/>
                <w:lang w:val="de-DE"/>
              </w:rPr>
              <w:t>OR</w:t>
            </w:r>
            <w:r>
              <w:rPr>
                <w:lang w:val="de-DE"/>
              </w:rPr>
              <w:t xml:space="preserve"> </w:t>
            </w:r>
            <w:r w:rsidRPr="000F3387">
              <w:rPr>
                <w:lang w:val="de-DE"/>
              </w:rPr>
              <w:t>[tCloseNoSelection]</w:t>
            </w:r>
            <w:r>
              <w:rPr>
                <w:lang w:val="de-DE"/>
              </w:rPr>
              <w:t xml:space="preserve"> timer has expired </w:t>
            </w:r>
            <w:r>
              <w:rPr>
                <w:b/>
                <w:lang w:val="de-DE"/>
              </w:rPr>
              <w:t>OR</w:t>
            </w:r>
            <w:r>
              <w:t xml:space="preserve"> </w:t>
            </w:r>
            <w:r w:rsidRPr="000F3387">
              <w:rPr>
                <w:lang w:val="de-DE"/>
              </w:rPr>
              <w:t>on-screen deactivation option</w:t>
            </w:r>
            <w:r>
              <w:rPr>
                <w:lang w:val="de-DE"/>
              </w:rPr>
              <w:t xml:space="preserve"> selected</w:t>
            </w:r>
          </w:p>
        </w:tc>
        <w:tc>
          <w:tcPr>
            <w:tcW w:w="709" w:type="dxa"/>
            <w:hideMark/>
          </w:tcPr>
          <w:p w:rsidR="000F3387" w:rsidRDefault="00935523">
            <w:pPr>
              <w:rPr>
                <w:b/>
                <w:lang w:val="de-DE"/>
              </w:rPr>
            </w:pPr>
          </w:p>
          <w:p w:rsidR="000F3387" w:rsidRDefault="00935523">
            <w:pPr>
              <w:rPr>
                <w:rFonts w:cs="Arial"/>
                <w:b/>
                <w:lang w:val="de-DE" w:eastAsia="ja-JP"/>
              </w:rPr>
            </w:pPr>
            <w:r>
              <w:rPr>
                <w:b/>
                <w:lang w:val="de-DE"/>
              </w:rPr>
              <w:t>AND</w:t>
            </w:r>
          </w:p>
        </w:tc>
      </w:tr>
      <w:tr w:rsidR="000F3387" w:rsidTr="00CC6E4C">
        <w:trPr>
          <w:jc w:val="center"/>
        </w:trPr>
        <w:tc>
          <w:tcPr>
            <w:tcW w:w="9747" w:type="dxa"/>
            <w:hideMark/>
          </w:tcPr>
          <w:p w:rsidR="000F3387" w:rsidRDefault="00935523">
            <w:pPr>
              <w:rPr>
                <w:lang w:val="de-DE"/>
              </w:rPr>
            </w:pPr>
          </w:p>
          <w:p w:rsidR="000F3387" w:rsidRDefault="00935523">
            <w:pPr>
              <w:rPr>
                <w:lang w:val="de-DE"/>
              </w:rPr>
            </w:pPr>
            <w:r>
              <w:rPr>
                <w:lang w:val="de-DE"/>
              </w:rPr>
              <w:t>[ApaSys_D_Stat] has any state other than “0x1 – Off”;</w:t>
            </w:r>
          </w:p>
          <w:p w:rsidR="000F3387" w:rsidRDefault="00935523">
            <w:pPr>
              <w:rPr>
                <w:rFonts w:cs="Arial"/>
                <w:lang w:val="de-DE" w:eastAsia="ja-JP"/>
              </w:rPr>
            </w:pPr>
          </w:p>
        </w:tc>
        <w:tc>
          <w:tcPr>
            <w:tcW w:w="709" w:type="dxa"/>
          </w:tcPr>
          <w:p w:rsidR="000F3387" w:rsidRDefault="00935523">
            <w:pPr>
              <w:rPr>
                <w:rFonts w:cs="Arial"/>
                <w:b/>
                <w:lang w:val="de-DE" w:eastAsia="ja-JP"/>
              </w:rPr>
            </w:pPr>
          </w:p>
        </w:tc>
      </w:tr>
      <w:tr w:rsidR="000F3387" w:rsidTr="00CC6E4C">
        <w:trPr>
          <w:jc w:val="center"/>
        </w:trPr>
        <w:tc>
          <w:tcPr>
            <w:tcW w:w="9747" w:type="dxa"/>
            <w:hideMark/>
          </w:tcPr>
          <w:p w:rsidR="000F3387" w:rsidRDefault="00935523">
            <w:pPr>
              <w:rPr>
                <w:rFonts w:cs="Arial"/>
                <w:lang w:val="de-DE" w:eastAsia="ja-JP"/>
              </w:rPr>
            </w:pPr>
            <w:r>
              <w:rPr>
                <w:lang w:val="de-DE"/>
              </w:rPr>
              <w:t xml:space="preserve">the HMI system shall (temporarily) </w:t>
            </w:r>
            <w:r>
              <w:rPr>
                <w:lang w:val="de-DE"/>
              </w:rPr>
              <w:t>ignore any APA screen request until [ApaSys_D_Stat] changes to a state other than “0x1 – Off”.</w:t>
            </w:r>
          </w:p>
        </w:tc>
        <w:tc>
          <w:tcPr>
            <w:tcW w:w="709" w:type="dxa"/>
          </w:tcPr>
          <w:p w:rsidR="000F3387" w:rsidRDefault="00935523">
            <w:pPr>
              <w:rPr>
                <w:rFonts w:cs="Arial"/>
                <w:b/>
                <w:lang w:val="de-DE" w:eastAsia="ja-JP"/>
              </w:rPr>
            </w:pPr>
          </w:p>
        </w:tc>
      </w:tr>
    </w:tbl>
    <w:p w:rsidR="000F3387" w:rsidRDefault="00935523" w:rsidP="000F3387">
      <w:pPr>
        <w:rPr>
          <w:rFonts w:cs="Arial"/>
          <w:b/>
          <w:i/>
          <w:lang w:eastAsia="ja-JP"/>
        </w:rPr>
      </w:pPr>
      <w:r>
        <w:rPr>
          <w:b/>
          <w:i/>
        </w:rPr>
        <w:t>Note:</w:t>
      </w:r>
    </w:p>
    <w:p w:rsidR="000F3387" w:rsidRDefault="00935523" w:rsidP="000F3387">
      <w:pPr>
        <w:rPr>
          <w:i/>
        </w:rPr>
      </w:pPr>
      <w:r>
        <w:rPr>
          <w:i/>
        </w:rPr>
        <w:t xml:space="preserve">We need to avoid race conditions. For the above cases, the P-hotkey menu is closed based on HMI logic. Closing is communicated by the HMI system via the </w:t>
      </w:r>
      <w:r>
        <w:rPr>
          <w:i/>
        </w:rPr>
        <w:t>signal [ApaMde_D_RqDrv]. This potentially creates a race condition as the APA feature needs to receive the signal and change its status. So for a brief period of time, the signal [ApaSys_D_Stat] may unintentionally be set to a value other than “Off” (as AP</w:t>
      </w:r>
      <w:r>
        <w:rPr>
          <w:i/>
        </w:rPr>
        <w:t>A needs to leave the “preview”/ n”menu” mode). If we don’t take care this may lead to brief indication of the respective APA (full) screen, so flicker. The most robust solution to fulfill the above requirement appears to monitor the state of the signal [Ap</w:t>
      </w:r>
      <w:r>
        <w:rPr>
          <w:i/>
        </w:rPr>
        <w:t>aSys_D_Stat] at the time the HMI logic decides the menu needs to be closed.</w:t>
      </w:r>
    </w:p>
    <w:p w:rsidR="00500605" w:rsidRDefault="00935523" w:rsidP="00500605">
      <w:r>
        <w:t>(P-HotkeyReq172</w:t>
      </w:r>
      <w:r w:rsidRPr="000F3387">
        <w:t>)</w:t>
      </w:r>
    </w:p>
    <w:p w:rsidR="00406F39" w:rsidRDefault="00935523" w:rsidP="00CC6E4C">
      <w:pPr>
        <w:pStyle w:val="Heading2"/>
      </w:pPr>
      <w:bookmarkStart w:id="41" w:name="_Toc35850653"/>
      <w:r>
        <w:t>Display HMI Arbitration</w:t>
      </w:r>
      <w:bookmarkEnd w:id="41"/>
    </w:p>
    <w:p w:rsidR="00FC558A" w:rsidRDefault="00935523" w:rsidP="0042337F"/>
    <w:p w:rsidR="00C7415A" w:rsidRDefault="00935523" w:rsidP="0042337F">
      <w:r>
        <w:t>It is essential that the Infotainment ECU seamlessly integ</w:t>
      </w:r>
      <w:r>
        <w:t>rates the Visual Park Aid and Active Park Assist screens into the overall display arbitration.</w:t>
      </w:r>
    </w:p>
    <w:p w:rsidR="00406F39" w:rsidRDefault="00935523" w:rsidP="00CC6E4C">
      <w:pPr>
        <w:pStyle w:val="Heading3"/>
      </w:pPr>
      <w:bookmarkStart w:id="42" w:name="_Toc35850654"/>
      <w:r>
        <w:t>Display HMI Arbitration General Requirements</w:t>
      </w:r>
      <w:bookmarkEnd w:id="42"/>
    </w:p>
    <w:p w:rsidR="002A7E05" w:rsidRDefault="00CC6E4C" w:rsidP="00CC6E4C">
      <w:pPr>
        <w:jc w:val="center"/>
      </w:pPr>
      <w:r>
        <w:object w:dxaOrig="11115" w:dyaOrig="87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5e78c2bb00005c8e0000583f" o:spid="_x0000_i1025" type="#_x0000_t75" style="width:474.75pt;height:373.5pt" o:ole="">
            <v:imagedata r:id="rId17" o:title=""/>
          </v:shape>
          <o:OLEObject Type="Embed" ProgID="Visio.Drawing.11" ShapeID="5e78c2bb00005c8e0000583f" DrawAspect="Content" ObjectID="_1646463980" r:id="rId18"/>
        </w:object>
      </w:r>
    </w:p>
    <w:p w:rsidR="002A7E05" w:rsidRDefault="00935523" w:rsidP="002A7E05">
      <w:pPr>
        <w:jc w:val="center"/>
      </w:pPr>
      <w:r>
        <w:t>Display</w:t>
      </w:r>
      <w:r>
        <w:t xml:space="preserve"> HMI Arbitration Use Diagram</w:t>
      </w:r>
    </w:p>
    <w:p w:rsidR="00500605" w:rsidRPr="002A7E05" w:rsidRDefault="00935523" w:rsidP="002A7E05"/>
    <w:p w:rsidR="00CC6E4C" w:rsidRPr="00CC6E4C" w:rsidRDefault="00CC6E4C" w:rsidP="00CC6E4C">
      <w:pPr>
        <w:pStyle w:val="Heading4"/>
        <w:rPr>
          <w:b w:val="0"/>
          <w:u w:val="single"/>
        </w:rPr>
      </w:pPr>
      <w:r w:rsidRPr="00CC6E4C">
        <w:rPr>
          <w:b w:val="0"/>
          <w:u w:val="single"/>
        </w:rPr>
        <w:t>CAMERA-FUR-REQ-131009/C-Display HMI Arbitration General Requirements 1</w:t>
      </w:r>
    </w:p>
    <w:p w:rsidR="007975EF" w:rsidRDefault="00935523" w:rsidP="007975EF">
      <w:r>
        <w:t>The HMI system shall arbitrate between screens with no discernable flicker as per HMI arbitration state machines.</w:t>
      </w:r>
    </w:p>
    <w:p w:rsidR="00500605" w:rsidRPr="007975EF" w:rsidRDefault="00935523" w:rsidP="007975EF"/>
    <w:p w:rsidR="00CC6E4C" w:rsidRPr="00CC6E4C" w:rsidRDefault="00CC6E4C" w:rsidP="00CC6E4C">
      <w:pPr>
        <w:pStyle w:val="Heading4"/>
        <w:rPr>
          <w:b w:val="0"/>
          <w:u w:val="single"/>
        </w:rPr>
      </w:pPr>
      <w:r w:rsidRPr="00CC6E4C">
        <w:rPr>
          <w:b w:val="0"/>
          <w:u w:val="single"/>
        </w:rPr>
        <w:lastRenderedPageBreak/>
        <w:t>CAMERA-FUR-REQ-131010/B-Display HMI Arbitration General Requirements 2</w:t>
      </w:r>
    </w:p>
    <w:p w:rsidR="00FF5652" w:rsidRDefault="00935523" w:rsidP="00FF5652">
      <w:pPr>
        <w:spacing w:before="40" w:after="40"/>
      </w:pPr>
      <w:r>
        <w:t xml:space="preserve">Within the Infotainment ECU overall display arbitration, the Camera, Active Park Assist and Visual Park Assist screens shall have the highest priority.  No provision has been made in the screen </w:t>
      </w:r>
      <w:r>
        <w:t>arbitration to allow for higher priority displays, so any deviations require review and sign-off by Parking Assistance Core Engineering.</w:t>
      </w:r>
    </w:p>
    <w:p w:rsidR="00FF5652" w:rsidRDefault="00935523" w:rsidP="00FF5652">
      <w:pPr>
        <w:spacing w:before="40" w:after="40"/>
        <w:rPr>
          <w:b/>
        </w:rPr>
      </w:pPr>
      <w:r>
        <w:rPr>
          <w:b/>
        </w:rPr>
        <w:t>Note:</w:t>
      </w:r>
    </w:p>
    <w:p w:rsidR="00FF5652" w:rsidRDefault="00935523" w:rsidP="00FF5652">
      <w:pPr>
        <w:spacing w:before="40" w:after="40"/>
      </w:pPr>
      <w:r>
        <w:t>A legal requirement for APA exists. This states, the driver needs to be informed if the function is active and wh</w:t>
      </w:r>
      <w:r>
        <w:t>en it has been finished.  In some legacy projects an indicator in the APA button has supported this requirement.  However, the current design approach is to not use an indicator in the APA switch.  The second part of the above requirement respects that (to</w:t>
      </w:r>
      <w:r>
        <w:t>day) “Emergency Assist” has a higher priority than APA.</w:t>
      </w:r>
    </w:p>
    <w:p w:rsidR="00500605" w:rsidRDefault="00935523" w:rsidP="00500605"/>
    <w:p w:rsidR="00CC6E4C" w:rsidRPr="00CC6E4C" w:rsidRDefault="00CC6E4C" w:rsidP="00CC6E4C">
      <w:pPr>
        <w:pStyle w:val="Heading4"/>
        <w:rPr>
          <w:b w:val="0"/>
          <w:u w:val="single"/>
        </w:rPr>
      </w:pPr>
      <w:r w:rsidRPr="00CC6E4C">
        <w:rPr>
          <w:b w:val="0"/>
          <w:u w:val="single"/>
        </w:rPr>
        <w:t>CAMERA-FUR-REQ-131011/C-Display HMI Arbitration General Requirements 3</w:t>
      </w:r>
    </w:p>
    <w:p w:rsidR="007940F5" w:rsidRDefault="00935523" w:rsidP="007940F5">
      <w:r>
        <w:t>Static Variables (e.g. configuration checks) shall be determined at transition to stable RUN operating mode, power-o</w:t>
      </w:r>
      <w:r>
        <w:t>n initialization or ECU reset as per the arbitration tables.</w:t>
      </w:r>
    </w:p>
    <w:p w:rsidR="00500605" w:rsidRPr="00C45E8B" w:rsidRDefault="00935523" w:rsidP="00C45E8B"/>
    <w:p w:rsidR="00CC6E4C" w:rsidRPr="00CC6E4C" w:rsidRDefault="00CC6E4C" w:rsidP="00CC6E4C">
      <w:pPr>
        <w:pStyle w:val="Heading4"/>
        <w:rPr>
          <w:b w:val="0"/>
          <w:u w:val="single"/>
        </w:rPr>
      </w:pPr>
      <w:r w:rsidRPr="00CC6E4C">
        <w:rPr>
          <w:b w:val="0"/>
          <w:u w:val="single"/>
        </w:rPr>
        <w:t>CAMERA-FUR-REQ-131012/B-Display HMI Arbitration General Requirements 4</w:t>
      </w:r>
    </w:p>
    <w:p w:rsidR="00500605" w:rsidRPr="009949AD" w:rsidRDefault="00935523" w:rsidP="009949AD">
      <w:r>
        <w:t xml:space="preserve">Static variables shall hold their state in KAM at key OFF. This is to provide a prior value during key RUN </w:t>
      </w:r>
      <w:r>
        <w:t>initialization.</w:t>
      </w:r>
    </w:p>
    <w:p w:rsidR="00CC6E4C" w:rsidRPr="00CC6E4C" w:rsidRDefault="00CC6E4C" w:rsidP="00CC6E4C">
      <w:pPr>
        <w:pStyle w:val="Heading4"/>
        <w:rPr>
          <w:b w:val="0"/>
          <w:u w:val="single"/>
        </w:rPr>
      </w:pPr>
      <w:r w:rsidRPr="00CC6E4C">
        <w:rPr>
          <w:b w:val="0"/>
          <w:u w:val="single"/>
        </w:rPr>
        <w:t>CAMERA-FUR-REQ-131013/C-Display HMI Arbitration General Requirements 5</w:t>
      </w:r>
    </w:p>
    <w:p w:rsidR="00500605" w:rsidRPr="00102109" w:rsidRDefault="00935523" w:rsidP="00102109">
      <w:r>
        <w:t>If a Park Aid fault screen is shown, the infotainment display system shall time out after a HMI-defined time. In addition to this time out, HMI may also allo</w:t>
      </w:r>
      <w:r>
        <w:t xml:space="preserve">w a user input to acknowledge the fault and then close the screen.  </w:t>
      </w:r>
    </w:p>
    <w:p w:rsidR="00CC6E4C" w:rsidRPr="00CC6E4C" w:rsidRDefault="00CC6E4C" w:rsidP="00CC6E4C">
      <w:pPr>
        <w:pStyle w:val="Heading4"/>
        <w:rPr>
          <w:b w:val="0"/>
          <w:u w:val="single"/>
        </w:rPr>
      </w:pPr>
      <w:r w:rsidRPr="00CC6E4C">
        <w:rPr>
          <w:b w:val="0"/>
          <w:u w:val="single"/>
        </w:rPr>
        <w:t>CAMERA-FUR-REQ-131014/B-Display HMI Arbitration General Requirements 6</w:t>
      </w:r>
    </w:p>
    <w:p w:rsidR="00866BD2" w:rsidRDefault="00935523" w:rsidP="00866BD2">
      <w:r>
        <w:t>The HMI display client shall provide for internal timers. Operational value of the non-customer-selectab</w:t>
      </w:r>
      <w:r>
        <w:t>le timers shall be programmable via direct memory write to EEPROM OR via a constant change in flash ROM (Individual vehicle applications may adjust the timers as program requirements dictate). At initialization (entry into stabilized RUN mode, power on res</w:t>
      </w:r>
      <w:r>
        <w:t>et, ECU reset), all timers shall initialize into state STOPPED AND RESET.</w:t>
      </w:r>
    </w:p>
    <w:p w:rsidR="00500605" w:rsidRPr="00866BD2" w:rsidRDefault="00935523" w:rsidP="00866BD2"/>
    <w:p w:rsidR="00CC6E4C" w:rsidRPr="00CC6E4C" w:rsidRDefault="00CC6E4C" w:rsidP="00CC6E4C">
      <w:pPr>
        <w:pStyle w:val="Heading4"/>
        <w:rPr>
          <w:b w:val="0"/>
          <w:u w:val="single"/>
        </w:rPr>
      </w:pPr>
      <w:r w:rsidRPr="00CC6E4C">
        <w:rPr>
          <w:b w:val="0"/>
          <w:u w:val="single"/>
        </w:rPr>
        <w:t>CAMERA-FUR-REQ-131015/C-Display HMI Arbitration General Requirements 7</w:t>
      </w:r>
    </w:p>
    <w:p w:rsidR="00125F93" w:rsidRDefault="00935523" w:rsidP="00125F93">
      <w:r>
        <w:t>Customer-selectable settings shall store the customer preference in KAM within a key cycle. At</w:t>
      </w:r>
      <w:r>
        <w:t xml:space="preserve"> key OFF, if the customer-selected value is different than the stored value, the KAM location shall be committed to EEPROM or flash ROM appropriately.</w:t>
      </w:r>
    </w:p>
    <w:p w:rsidR="00500605" w:rsidRPr="00A31217" w:rsidRDefault="00935523" w:rsidP="00A31217"/>
    <w:p w:rsidR="00CC6E4C" w:rsidRPr="00CC6E4C" w:rsidRDefault="00CC6E4C" w:rsidP="00CC6E4C">
      <w:pPr>
        <w:pStyle w:val="Heading4"/>
        <w:rPr>
          <w:b w:val="0"/>
          <w:u w:val="single"/>
        </w:rPr>
      </w:pPr>
      <w:r w:rsidRPr="00CC6E4C">
        <w:rPr>
          <w:b w:val="0"/>
          <w:u w:val="single"/>
        </w:rPr>
        <w:t>CAMERA-FUR-REQ-211760/A-Display HMI Arbitration General Requirements 8</w:t>
      </w:r>
    </w:p>
    <w:p w:rsidR="00500605" w:rsidRDefault="00935523" w:rsidP="00500605">
      <w:r>
        <w:t>Fault screen appearan</w:t>
      </w:r>
      <w:r>
        <w:t>ce shall be approved by the camera, active park and park aid core teams respectively.</w:t>
      </w:r>
    </w:p>
    <w:p w:rsidR="00406F39" w:rsidRDefault="00935523" w:rsidP="00CC6E4C">
      <w:pPr>
        <w:pStyle w:val="Heading3"/>
      </w:pPr>
      <w:bookmarkStart w:id="43" w:name="_Toc35850655"/>
      <w:r>
        <w:t>Display HMI Arbitration Internal Arbitration Variables</w:t>
      </w:r>
      <w:bookmarkEnd w:id="43"/>
    </w:p>
    <w:p w:rsidR="00CC6E4C" w:rsidRPr="00CC6E4C" w:rsidRDefault="00CC6E4C" w:rsidP="00CC6E4C">
      <w:pPr>
        <w:pStyle w:val="Heading4"/>
        <w:rPr>
          <w:b w:val="0"/>
          <w:u w:val="single"/>
        </w:rPr>
      </w:pPr>
      <w:r w:rsidRPr="00CC6E4C">
        <w:rPr>
          <w:b w:val="0"/>
          <w:u w:val="single"/>
        </w:rPr>
        <w:t>CAMERA-FUR-REQ-131016/D-Display HMI Arbitration Internal Variable Table (Static)</w:t>
      </w:r>
    </w:p>
    <w:p w:rsidR="00AE06BC" w:rsidRPr="00AE06BC" w:rsidRDefault="00935523" w:rsidP="00AE06BC"/>
    <w:tbl>
      <w:tblPr>
        <w:tblW w:w="95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51"/>
        <w:gridCol w:w="1107"/>
        <w:gridCol w:w="956"/>
        <w:gridCol w:w="4844"/>
      </w:tblGrid>
      <w:tr w:rsidR="00626666" w:rsidTr="00626666">
        <w:trPr>
          <w:cantSplit/>
          <w:trHeight w:val="2109"/>
          <w:tblHeader/>
          <w:jc w:val="center"/>
        </w:trPr>
        <w:tc>
          <w:tcPr>
            <w:tcW w:w="2606"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626666" w:rsidRDefault="00935523">
            <w:pPr>
              <w:keepNext/>
              <w:keepLines/>
              <w:spacing w:before="40" w:after="40" w:line="276" w:lineRule="auto"/>
              <w:jc w:val="center"/>
              <w:rPr>
                <w:rFonts w:cs="Arial"/>
                <w:b/>
                <w:color w:val="000000"/>
                <w:lang w:val="de-DE" w:eastAsia="ja-JP"/>
              </w:rPr>
            </w:pPr>
            <w:r>
              <w:rPr>
                <w:b/>
                <w:color w:val="000000"/>
                <w:lang w:val="de-DE"/>
              </w:rPr>
              <w:lastRenderedPageBreak/>
              <w:t>Variable Name</w:t>
            </w:r>
          </w:p>
        </w:tc>
        <w:tc>
          <w:tcPr>
            <w:tcW w:w="1111" w:type="dxa"/>
            <w:tcBorders>
              <w:top w:val="single" w:sz="4" w:space="0" w:color="auto"/>
              <w:left w:val="single" w:sz="4" w:space="0" w:color="auto"/>
              <w:bottom w:val="double" w:sz="4" w:space="0" w:color="auto"/>
              <w:right w:val="single" w:sz="4" w:space="0" w:color="auto"/>
            </w:tcBorders>
            <w:shd w:val="clear" w:color="auto" w:fill="D9D9D9" w:themeFill="background1" w:themeFillShade="D9"/>
            <w:textDirection w:val="btLr"/>
            <w:vAlign w:val="center"/>
            <w:hideMark/>
          </w:tcPr>
          <w:p w:rsidR="00626666" w:rsidRDefault="00935523">
            <w:pPr>
              <w:keepNext/>
              <w:keepLines/>
              <w:spacing w:before="40" w:after="40" w:line="276" w:lineRule="auto"/>
              <w:jc w:val="center"/>
              <w:rPr>
                <w:rFonts w:cs="Arial"/>
                <w:b/>
                <w:color w:val="000000"/>
                <w:lang w:val="de-DE" w:eastAsia="ja-JP"/>
              </w:rPr>
            </w:pPr>
            <w:r>
              <w:rPr>
                <w:b/>
                <w:lang w:val="de-DE" w:eastAsia="ar-SA"/>
              </w:rPr>
              <w:t>Value at initialization (battery connect)</w:t>
            </w:r>
          </w:p>
        </w:tc>
        <w:tc>
          <w:tcPr>
            <w:tcW w:w="958" w:type="dxa"/>
            <w:tcBorders>
              <w:top w:val="single" w:sz="4" w:space="0" w:color="auto"/>
              <w:left w:val="single" w:sz="4" w:space="0" w:color="auto"/>
              <w:bottom w:val="double" w:sz="4" w:space="0" w:color="auto"/>
              <w:right w:val="single" w:sz="4" w:space="0" w:color="auto"/>
            </w:tcBorders>
            <w:shd w:val="clear" w:color="auto" w:fill="D9D9D9" w:themeFill="background1" w:themeFillShade="D9"/>
            <w:textDirection w:val="btLr"/>
            <w:vAlign w:val="center"/>
            <w:hideMark/>
          </w:tcPr>
          <w:p w:rsidR="00626666" w:rsidRDefault="00935523">
            <w:pPr>
              <w:keepNext/>
              <w:keepLines/>
              <w:spacing w:before="40" w:after="40" w:line="276" w:lineRule="auto"/>
              <w:jc w:val="center"/>
              <w:rPr>
                <w:rFonts w:cs="Arial"/>
                <w:b/>
                <w:color w:val="000000"/>
                <w:lang w:val="de-DE" w:eastAsia="ja-JP"/>
              </w:rPr>
            </w:pPr>
            <w:r>
              <w:rPr>
                <w:b/>
                <w:lang w:val="de-DE" w:eastAsia="ar-SA"/>
              </w:rPr>
              <w:t>Value at transition into RUN state</w:t>
            </w:r>
          </w:p>
        </w:tc>
        <w:tc>
          <w:tcPr>
            <w:tcW w:w="4883"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626666" w:rsidRDefault="00935523">
            <w:pPr>
              <w:keepNext/>
              <w:keepLines/>
              <w:spacing w:before="40" w:after="40" w:line="276" w:lineRule="auto"/>
              <w:jc w:val="center"/>
              <w:rPr>
                <w:rFonts w:cs="Arial"/>
                <w:b/>
                <w:color w:val="000000"/>
                <w:lang w:val="de-DE" w:eastAsia="ja-JP"/>
              </w:rPr>
            </w:pPr>
            <w:r>
              <w:rPr>
                <w:b/>
                <w:bCs/>
                <w:kern w:val="32"/>
                <w:lang w:val="de-DE" w:eastAsia="ar-SA"/>
              </w:rPr>
              <w:t>Notes</w:t>
            </w:r>
          </w:p>
        </w:tc>
      </w:tr>
      <w:tr w:rsidR="00626666" w:rsidTr="00626666">
        <w:trPr>
          <w:cantSplit/>
          <w:trHeight w:val="227"/>
          <w:jc w:val="center"/>
        </w:trPr>
        <w:tc>
          <w:tcPr>
            <w:tcW w:w="2606" w:type="dxa"/>
            <w:tcBorders>
              <w:top w:val="double" w:sz="4" w:space="0" w:color="auto"/>
              <w:left w:val="single" w:sz="4" w:space="0" w:color="auto"/>
              <w:bottom w:val="single" w:sz="4" w:space="0" w:color="auto"/>
              <w:right w:val="single" w:sz="4" w:space="0" w:color="auto"/>
            </w:tcBorders>
            <w:vAlign w:val="center"/>
            <w:hideMark/>
          </w:tcPr>
          <w:p w:rsidR="00626666" w:rsidRDefault="00935523">
            <w:pPr>
              <w:keepNext/>
              <w:keepLines/>
              <w:spacing w:before="40" w:after="40" w:line="276" w:lineRule="auto"/>
              <w:jc w:val="center"/>
              <w:rPr>
                <w:rFonts w:cs="Arial"/>
                <w:color w:val="000000"/>
                <w:lang w:val="de-DE" w:eastAsia="ja-JP"/>
              </w:rPr>
            </w:pPr>
            <w:r>
              <w:rPr>
                <w:color w:val="000000"/>
                <w:lang w:val="de-DE"/>
              </w:rPr>
              <w:t>APA_Cfg</w:t>
            </w:r>
          </w:p>
        </w:tc>
        <w:tc>
          <w:tcPr>
            <w:tcW w:w="1111" w:type="dxa"/>
            <w:tcBorders>
              <w:top w:val="double" w:sz="4" w:space="0" w:color="auto"/>
              <w:left w:val="single" w:sz="4" w:space="0" w:color="auto"/>
              <w:bottom w:val="single" w:sz="4" w:space="0" w:color="auto"/>
              <w:right w:val="single" w:sz="4" w:space="0" w:color="auto"/>
            </w:tcBorders>
            <w:vAlign w:val="center"/>
            <w:hideMark/>
          </w:tcPr>
          <w:p w:rsidR="00626666" w:rsidRDefault="00935523">
            <w:pPr>
              <w:keepNext/>
              <w:keepLines/>
              <w:spacing w:before="40" w:after="40" w:line="276" w:lineRule="auto"/>
              <w:jc w:val="center"/>
              <w:rPr>
                <w:rFonts w:cs="Arial"/>
                <w:color w:val="000000"/>
                <w:lang w:val="de-DE" w:eastAsia="ja-JP"/>
              </w:rPr>
            </w:pPr>
            <w:r>
              <w:rPr>
                <w:color w:val="000000"/>
                <w:lang w:val="de-DE"/>
              </w:rPr>
              <w:t>False</w:t>
            </w:r>
          </w:p>
        </w:tc>
        <w:tc>
          <w:tcPr>
            <w:tcW w:w="958" w:type="dxa"/>
            <w:tcBorders>
              <w:top w:val="double" w:sz="4" w:space="0" w:color="auto"/>
              <w:left w:val="single" w:sz="4" w:space="0" w:color="auto"/>
              <w:bottom w:val="single" w:sz="4" w:space="0" w:color="auto"/>
              <w:right w:val="single" w:sz="4" w:space="0" w:color="auto"/>
            </w:tcBorders>
            <w:vAlign w:val="center"/>
            <w:hideMark/>
          </w:tcPr>
          <w:p w:rsidR="00626666" w:rsidRDefault="00935523">
            <w:pPr>
              <w:keepNext/>
              <w:keepLines/>
              <w:spacing w:before="40" w:after="40" w:line="276" w:lineRule="auto"/>
              <w:jc w:val="center"/>
              <w:rPr>
                <w:rFonts w:cs="Arial"/>
                <w:color w:val="000000"/>
                <w:lang w:val="de-DE" w:eastAsia="ja-JP"/>
              </w:rPr>
            </w:pPr>
            <w:r>
              <w:rPr>
                <w:color w:val="000000"/>
                <w:lang w:val="de-DE"/>
              </w:rPr>
              <w:t>Use prior value</w:t>
            </w:r>
          </w:p>
        </w:tc>
        <w:tc>
          <w:tcPr>
            <w:tcW w:w="4883" w:type="dxa"/>
            <w:tcBorders>
              <w:top w:val="double" w:sz="4" w:space="0" w:color="auto"/>
              <w:left w:val="single" w:sz="4" w:space="0" w:color="auto"/>
              <w:bottom w:val="single" w:sz="4" w:space="0" w:color="auto"/>
              <w:right w:val="single" w:sz="4" w:space="0" w:color="auto"/>
            </w:tcBorders>
            <w:vAlign w:val="center"/>
            <w:hideMark/>
          </w:tcPr>
          <w:p w:rsidR="00626666" w:rsidRDefault="00935523">
            <w:pPr>
              <w:keepNext/>
              <w:keepLines/>
              <w:spacing w:before="40" w:after="40" w:line="276" w:lineRule="auto"/>
              <w:jc w:val="center"/>
              <w:rPr>
                <w:rFonts w:cs="Arial"/>
                <w:color w:val="000000"/>
                <w:lang w:val="de-DE" w:eastAsia="ja-JP"/>
              </w:rPr>
            </w:pPr>
            <w:r>
              <w:rPr>
                <w:color w:val="000000"/>
                <w:lang w:val="de-DE"/>
              </w:rPr>
              <w:t xml:space="preserve">This looks at method II variables in the HMI ECU to determine whether or not to show the APA screens </w:t>
            </w:r>
          </w:p>
        </w:tc>
      </w:tr>
      <w:tr w:rsidR="00626666" w:rsidTr="00626666">
        <w:trPr>
          <w:cantSplit/>
          <w:trHeight w:val="227"/>
          <w:jc w:val="center"/>
        </w:trPr>
        <w:tc>
          <w:tcPr>
            <w:tcW w:w="2606" w:type="dxa"/>
            <w:tcBorders>
              <w:top w:val="single" w:sz="4" w:space="0" w:color="auto"/>
              <w:left w:val="single" w:sz="4" w:space="0" w:color="auto"/>
              <w:bottom w:val="single" w:sz="4" w:space="0" w:color="auto"/>
              <w:right w:val="single" w:sz="4" w:space="0" w:color="auto"/>
            </w:tcBorders>
            <w:vAlign w:val="center"/>
            <w:hideMark/>
          </w:tcPr>
          <w:p w:rsidR="00626666" w:rsidRDefault="00935523">
            <w:pPr>
              <w:keepNext/>
              <w:keepLines/>
              <w:spacing w:before="40" w:after="40" w:line="276" w:lineRule="auto"/>
              <w:jc w:val="center"/>
              <w:rPr>
                <w:rFonts w:cs="Arial"/>
                <w:color w:val="000000"/>
                <w:lang w:val="de-DE" w:eastAsia="ja-JP"/>
              </w:rPr>
            </w:pPr>
            <w:r>
              <w:rPr>
                <w:color w:val="000000"/>
                <w:lang w:val="de-DE"/>
              </w:rPr>
              <w:t>Camra_Cfg</w:t>
            </w:r>
          </w:p>
        </w:tc>
        <w:tc>
          <w:tcPr>
            <w:tcW w:w="1111" w:type="dxa"/>
            <w:tcBorders>
              <w:top w:val="single" w:sz="4" w:space="0" w:color="auto"/>
              <w:left w:val="single" w:sz="4" w:space="0" w:color="auto"/>
              <w:bottom w:val="single" w:sz="4" w:space="0" w:color="auto"/>
              <w:right w:val="single" w:sz="4" w:space="0" w:color="auto"/>
            </w:tcBorders>
            <w:vAlign w:val="center"/>
            <w:hideMark/>
          </w:tcPr>
          <w:p w:rsidR="00626666" w:rsidRDefault="00935523">
            <w:pPr>
              <w:keepNext/>
              <w:keepLines/>
              <w:spacing w:before="40" w:after="40" w:line="276" w:lineRule="auto"/>
              <w:jc w:val="center"/>
              <w:rPr>
                <w:rFonts w:cs="Arial"/>
                <w:color w:val="000000"/>
                <w:lang w:val="de-DE" w:eastAsia="ja-JP"/>
              </w:rPr>
            </w:pPr>
            <w:r>
              <w:rPr>
                <w:color w:val="000000"/>
                <w:lang w:val="de-DE"/>
              </w:rPr>
              <w:t>False</w:t>
            </w:r>
          </w:p>
        </w:tc>
        <w:tc>
          <w:tcPr>
            <w:tcW w:w="958" w:type="dxa"/>
            <w:tcBorders>
              <w:top w:val="single" w:sz="4" w:space="0" w:color="auto"/>
              <w:left w:val="single" w:sz="4" w:space="0" w:color="auto"/>
              <w:bottom w:val="single" w:sz="4" w:space="0" w:color="auto"/>
              <w:right w:val="single" w:sz="4" w:space="0" w:color="auto"/>
            </w:tcBorders>
            <w:vAlign w:val="center"/>
            <w:hideMark/>
          </w:tcPr>
          <w:p w:rsidR="00626666" w:rsidRDefault="00935523">
            <w:pPr>
              <w:keepNext/>
              <w:keepLines/>
              <w:spacing w:before="40" w:after="40" w:line="276" w:lineRule="auto"/>
              <w:jc w:val="center"/>
              <w:rPr>
                <w:rFonts w:cs="Arial"/>
                <w:color w:val="000000"/>
                <w:lang w:val="de-DE" w:eastAsia="ja-JP"/>
              </w:rPr>
            </w:pPr>
            <w:r>
              <w:rPr>
                <w:color w:val="000000"/>
                <w:lang w:val="de-DE"/>
              </w:rPr>
              <w:t>Use prior value</w:t>
            </w:r>
          </w:p>
        </w:tc>
        <w:tc>
          <w:tcPr>
            <w:tcW w:w="4883" w:type="dxa"/>
            <w:tcBorders>
              <w:top w:val="single" w:sz="4" w:space="0" w:color="auto"/>
              <w:left w:val="single" w:sz="4" w:space="0" w:color="auto"/>
              <w:bottom w:val="single" w:sz="4" w:space="0" w:color="auto"/>
              <w:right w:val="single" w:sz="4" w:space="0" w:color="auto"/>
            </w:tcBorders>
            <w:vAlign w:val="center"/>
            <w:hideMark/>
          </w:tcPr>
          <w:p w:rsidR="00626666" w:rsidRDefault="00935523">
            <w:pPr>
              <w:keepNext/>
              <w:keepLines/>
              <w:spacing w:before="40" w:after="40" w:line="276" w:lineRule="auto"/>
              <w:jc w:val="center"/>
              <w:rPr>
                <w:rFonts w:cs="Arial"/>
                <w:color w:val="000000"/>
                <w:lang w:val="de-DE" w:eastAsia="ja-JP"/>
              </w:rPr>
            </w:pPr>
            <w:r>
              <w:rPr>
                <w:color w:val="000000"/>
                <w:lang w:val="de-DE"/>
              </w:rPr>
              <w:t xml:space="preserve">This looks at method II variables in the HMI ECU to determine whether or not to show the camera screens </w:t>
            </w:r>
          </w:p>
        </w:tc>
      </w:tr>
      <w:tr w:rsidR="00626666" w:rsidTr="00626666">
        <w:trPr>
          <w:cantSplit/>
          <w:trHeight w:val="227"/>
          <w:jc w:val="center"/>
        </w:trPr>
        <w:tc>
          <w:tcPr>
            <w:tcW w:w="2606" w:type="dxa"/>
            <w:tcBorders>
              <w:top w:val="single" w:sz="4" w:space="0" w:color="auto"/>
              <w:left w:val="single" w:sz="4" w:space="0" w:color="auto"/>
              <w:bottom w:val="single" w:sz="4" w:space="0" w:color="auto"/>
              <w:right w:val="single" w:sz="4" w:space="0" w:color="auto"/>
            </w:tcBorders>
            <w:vAlign w:val="center"/>
            <w:hideMark/>
          </w:tcPr>
          <w:p w:rsidR="00626666" w:rsidRDefault="00935523">
            <w:pPr>
              <w:keepNext/>
              <w:keepLines/>
              <w:spacing w:before="40" w:after="40" w:line="276" w:lineRule="auto"/>
              <w:jc w:val="center"/>
              <w:rPr>
                <w:rFonts w:cs="Arial"/>
                <w:color w:val="000000"/>
                <w:lang w:val="de-DE" w:eastAsia="ja-JP"/>
              </w:rPr>
            </w:pPr>
            <w:r>
              <w:rPr>
                <w:color w:val="000000"/>
                <w:lang w:val="de-DE"/>
              </w:rPr>
              <w:t>FVC_Cfg</w:t>
            </w:r>
          </w:p>
        </w:tc>
        <w:tc>
          <w:tcPr>
            <w:tcW w:w="1111" w:type="dxa"/>
            <w:tcBorders>
              <w:top w:val="single" w:sz="4" w:space="0" w:color="auto"/>
              <w:left w:val="single" w:sz="4" w:space="0" w:color="auto"/>
              <w:bottom w:val="single" w:sz="4" w:space="0" w:color="auto"/>
              <w:right w:val="single" w:sz="4" w:space="0" w:color="auto"/>
            </w:tcBorders>
            <w:vAlign w:val="center"/>
            <w:hideMark/>
          </w:tcPr>
          <w:p w:rsidR="00626666" w:rsidRDefault="00935523">
            <w:pPr>
              <w:keepNext/>
              <w:keepLines/>
              <w:spacing w:before="40" w:after="40" w:line="276" w:lineRule="auto"/>
              <w:jc w:val="center"/>
              <w:rPr>
                <w:rFonts w:cs="Arial"/>
                <w:color w:val="000000"/>
                <w:lang w:val="de-DE" w:eastAsia="ja-JP"/>
              </w:rPr>
            </w:pPr>
            <w:r>
              <w:rPr>
                <w:color w:val="000000"/>
                <w:lang w:val="de-DE"/>
              </w:rPr>
              <w:t>False</w:t>
            </w:r>
          </w:p>
        </w:tc>
        <w:tc>
          <w:tcPr>
            <w:tcW w:w="958" w:type="dxa"/>
            <w:tcBorders>
              <w:top w:val="single" w:sz="4" w:space="0" w:color="auto"/>
              <w:left w:val="single" w:sz="4" w:space="0" w:color="auto"/>
              <w:bottom w:val="single" w:sz="4" w:space="0" w:color="auto"/>
              <w:right w:val="single" w:sz="4" w:space="0" w:color="auto"/>
            </w:tcBorders>
            <w:vAlign w:val="center"/>
            <w:hideMark/>
          </w:tcPr>
          <w:p w:rsidR="00626666" w:rsidRDefault="00935523">
            <w:pPr>
              <w:keepNext/>
              <w:keepLines/>
              <w:spacing w:before="40" w:after="40" w:line="276" w:lineRule="auto"/>
              <w:jc w:val="center"/>
              <w:rPr>
                <w:rFonts w:cs="Arial"/>
                <w:color w:val="000000"/>
                <w:lang w:val="de-DE" w:eastAsia="ja-JP"/>
              </w:rPr>
            </w:pPr>
            <w:r>
              <w:rPr>
                <w:color w:val="000000"/>
                <w:lang w:val="de-DE"/>
              </w:rPr>
              <w:t>Use prior value</w:t>
            </w:r>
          </w:p>
        </w:tc>
        <w:tc>
          <w:tcPr>
            <w:tcW w:w="4883" w:type="dxa"/>
            <w:tcBorders>
              <w:top w:val="single" w:sz="4" w:space="0" w:color="auto"/>
              <w:left w:val="single" w:sz="4" w:space="0" w:color="auto"/>
              <w:bottom w:val="single" w:sz="4" w:space="0" w:color="auto"/>
              <w:right w:val="single" w:sz="4" w:space="0" w:color="auto"/>
            </w:tcBorders>
            <w:vAlign w:val="center"/>
            <w:hideMark/>
          </w:tcPr>
          <w:p w:rsidR="00626666" w:rsidRDefault="00935523">
            <w:pPr>
              <w:keepNext/>
              <w:keepLines/>
              <w:spacing w:before="40" w:after="40" w:line="276" w:lineRule="auto"/>
              <w:jc w:val="center"/>
              <w:rPr>
                <w:rFonts w:cs="Arial"/>
                <w:color w:val="000000"/>
                <w:lang w:val="de-DE" w:eastAsia="ja-JP"/>
              </w:rPr>
            </w:pPr>
            <w:r>
              <w:rPr>
                <w:color w:val="000000"/>
                <w:lang w:val="de-DE"/>
              </w:rPr>
              <w:t xml:space="preserve">This looks at method II variables in the HMI ECU to determine maximum allowable speed limit for RVC exit </w:t>
            </w:r>
          </w:p>
        </w:tc>
      </w:tr>
      <w:tr w:rsidR="00626666" w:rsidTr="00626666">
        <w:trPr>
          <w:cantSplit/>
          <w:trHeight w:val="227"/>
          <w:jc w:val="center"/>
        </w:trPr>
        <w:tc>
          <w:tcPr>
            <w:tcW w:w="2606" w:type="dxa"/>
            <w:tcBorders>
              <w:top w:val="single" w:sz="4" w:space="0" w:color="auto"/>
              <w:left w:val="single" w:sz="4" w:space="0" w:color="auto"/>
              <w:bottom w:val="single" w:sz="4" w:space="0" w:color="auto"/>
              <w:right w:val="single" w:sz="4" w:space="0" w:color="auto"/>
            </w:tcBorders>
            <w:vAlign w:val="center"/>
            <w:hideMark/>
          </w:tcPr>
          <w:p w:rsidR="00626666" w:rsidRDefault="00935523">
            <w:pPr>
              <w:keepNext/>
              <w:keepLines/>
              <w:spacing w:before="40" w:after="40" w:line="276" w:lineRule="auto"/>
              <w:jc w:val="center"/>
              <w:rPr>
                <w:rFonts w:cs="Arial"/>
                <w:color w:val="000000"/>
                <w:lang w:val="de-DE" w:eastAsia="ja-JP"/>
              </w:rPr>
            </w:pPr>
            <w:r>
              <w:rPr>
                <w:color w:val="000000"/>
                <w:lang w:val="de-DE"/>
              </w:rPr>
              <w:t>PDC_Cfg</w:t>
            </w:r>
          </w:p>
        </w:tc>
        <w:tc>
          <w:tcPr>
            <w:tcW w:w="1111" w:type="dxa"/>
            <w:tcBorders>
              <w:top w:val="single" w:sz="4" w:space="0" w:color="auto"/>
              <w:left w:val="single" w:sz="4" w:space="0" w:color="auto"/>
              <w:bottom w:val="single" w:sz="4" w:space="0" w:color="auto"/>
              <w:right w:val="single" w:sz="4" w:space="0" w:color="auto"/>
            </w:tcBorders>
            <w:vAlign w:val="center"/>
            <w:hideMark/>
          </w:tcPr>
          <w:p w:rsidR="00626666" w:rsidRDefault="00935523">
            <w:pPr>
              <w:keepNext/>
              <w:keepLines/>
              <w:spacing w:before="40" w:after="40" w:line="276" w:lineRule="auto"/>
              <w:jc w:val="center"/>
              <w:rPr>
                <w:rFonts w:cs="Arial"/>
                <w:color w:val="000000"/>
                <w:lang w:val="de-DE" w:eastAsia="ja-JP"/>
              </w:rPr>
            </w:pPr>
            <w:r>
              <w:rPr>
                <w:color w:val="000000"/>
                <w:lang w:val="de-DE"/>
              </w:rPr>
              <w:t>False</w:t>
            </w:r>
          </w:p>
        </w:tc>
        <w:tc>
          <w:tcPr>
            <w:tcW w:w="958" w:type="dxa"/>
            <w:tcBorders>
              <w:top w:val="single" w:sz="4" w:space="0" w:color="auto"/>
              <w:left w:val="single" w:sz="4" w:space="0" w:color="auto"/>
              <w:bottom w:val="single" w:sz="4" w:space="0" w:color="auto"/>
              <w:right w:val="single" w:sz="4" w:space="0" w:color="auto"/>
            </w:tcBorders>
            <w:vAlign w:val="center"/>
            <w:hideMark/>
          </w:tcPr>
          <w:p w:rsidR="00626666" w:rsidRDefault="00935523">
            <w:pPr>
              <w:keepNext/>
              <w:keepLines/>
              <w:spacing w:before="40" w:after="40" w:line="276" w:lineRule="auto"/>
              <w:jc w:val="center"/>
              <w:rPr>
                <w:rFonts w:cs="Arial"/>
                <w:color w:val="000000"/>
                <w:lang w:val="de-DE" w:eastAsia="ja-JP"/>
              </w:rPr>
            </w:pPr>
            <w:r>
              <w:rPr>
                <w:color w:val="000000"/>
                <w:lang w:val="de-DE"/>
              </w:rPr>
              <w:t>Use prior value</w:t>
            </w:r>
          </w:p>
        </w:tc>
        <w:tc>
          <w:tcPr>
            <w:tcW w:w="4883" w:type="dxa"/>
            <w:tcBorders>
              <w:top w:val="single" w:sz="4" w:space="0" w:color="auto"/>
              <w:left w:val="single" w:sz="4" w:space="0" w:color="auto"/>
              <w:bottom w:val="single" w:sz="4" w:space="0" w:color="auto"/>
              <w:right w:val="single" w:sz="4" w:space="0" w:color="auto"/>
            </w:tcBorders>
            <w:vAlign w:val="center"/>
            <w:hideMark/>
          </w:tcPr>
          <w:p w:rsidR="00626666" w:rsidRDefault="00935523">
            <w:pPr>
              <w:keepNext/>
              <w:keepLines/>
              <w:spacing w:before="40" w:after="40" w:line="276" w:lineRule="auto"/>
              <w:jc w:val="center"/>
              <w:rPr>
                <w:rFonts w:cs="Arial"/>
                <w:color w:val="000000"/>
                <w:lang w:val="de-DE" w:eastAsia="ja-JP"/>
              </w:rPr>
            </w:pPr>
            <w:r>
              <w:rPr>
                <w:color w:val="000000"/>
                <w:lang w:val="de-DE"/>
              </w:rPr>
              <w:t xml:space="preserve">This looks at method II variables in the HMI ECU to determine whether or not to show the PDC screens </w:t>
            </w:r>
          </w:p>
        </w:tc>
      </w:tr>
      <w:tr w:rsidR="00626666" w:rsidTr="00626666">
        <w:trPr>
          <w:cantSplit/>
          <w:trHeight w:val="227"/>
          <w:jc w:val="center"/>
        </w:trPr>
        <w:tc>
          <w:tcPr>
            <w:tcW w:w="2606" w:type="dxa"/>
            <w:tcBorders>
              <w:top w:val="single" w:sz="4" w:space="0" w:color="auto"/>
              <w:left w:val="single" w:sz="4" w:space="0" w:color="auto"/>
              <w:bottom w:val="single" w:sz="4" w:space="0" w:color="auto"/>
              <w:right w:val="single" w:sz="4" w:space="0" w:color="auto"/>
            </w:tcBorders>
            <w:vAlign w:val="center"/>
            <w:hideMark/>
          </w:tcPr>
          <w:p w:rsidR="00626666" w:rsidRDefault="00935523">
            <w:pPr>
              <w:keepNext/>
              <w:keepLines/>
              <w:spacing w:before="40" w:after="40" w:line="276" w:lineRule="auto"/>
              <w:jc w:val="center"/>
              <w:rPr>
                <w:color w:val="000000"/>
                <w:lang w:val="de-DE"/>
              </w:rPr>
            </w:pPr>
            <w:r>
              <w:rPr>
                <w:color w:val="000000"/>
                <w:lang w:val="de-DE"/>
              </w:rPr>
              <w:t>OffRoadCamera_Cfg</w:t>
            </w:r>
          </w:p>
        </w:tc>
        <w:tc>
          <w:tcPr>
            <w:tcW w:w="1111" w:type="dxa"/>
            <w:tcBorders>
              <w:top w:val="single" w:sz="4" w:space="0" w:color="auto"/>
              <w:left w:val="single" w:sz="4" w:space="0" w:color="auto"/>
              <w:bottom w:val="single" w:sz="4" w:space="0" w:color="auto"/>
              <w:right w:val="single" w:sz="4" w:space="0" w:color="auto"/>
            </w:tcBorders>
            <w:vAlign w:val="center"/>
            <w:hideMark/>
          </w:tcPr>
          <w:p w:rsidR="00626666" w:rsidRDefault="00935523">
            <w:pPr>
              <w:keepNext/>
              <w:keepLines/>
              <w:spacing w:before="40" w:after="40" w:line="276" w:lineRule="auto"/>
              <w:jc w:val="center"/>
              <w:rPr>
                <w:color w:val="000000"/>
                <w:lang w:val="de-DE"/>
              </w:rPr>
            </w:pPr>
            <w:r>
              <w:rPr>
                <w:color w:val="000000"/>
                <w:lang w:val="de-DE"/>
              </w:rPr>
              <w:t>False</w:t>
            </w:r>
          </w:p>
        </w:tc>
        <w:tc>
          <w:tcPr>
            <w:tcW w:w="958" w:type="dxa"/>
            <w:tcBorders>
              <w:top w:val="single" w:sz="4" w:space="0" w:color="auto"/>
              <w:left w:val="single" w:sz="4" w:space="0" w:color="auto"/>
              <w:bottom w:val="single" w:sz="4" w:space="0" w:color="auto"/>
              <w:right w:val="single" w:sz="4" w:space="0" w:color="auto"/>
            </w:tcBorders>
            <w:vAlign w:val="center"/>
            <w:hideMark/>
          </w:tcPr>
          <w:p w:rsidR="00626666" w:rsidRDefault="00935523">
            <w:pPr>
              <w:keepNext/>
              <w:keepLines/>
              <w:spacing w:before="40" w:after="40" w:line="276" w:lineRule="auto"/>
              <w:jc w:val="center"/>
              <w:rPr>
                <w:color w:val="000000"/>
                <w:lang w:val="de-DE"/>
              </w:rPr>
            </w:pPr>
            <w:r>
              <w:rPr>
                <w:color w:val="000000"/>
                <w:lang w:val="de-DE"/>
              </w:rPr>
              <w:t>Use prior value</w:t>
            </w:r>
          </w:p>
        </w:tc>
        <w:tc>
          <w:tcPr>
            <w:tcW w:w="4883" w:type="dxa"/>
            <w:tcBorders>
              <w:top w:val="single" w:sz="4" w:space="0" w:color="auto"/>
              <w:left w:val="single" w:sz="4" w:space="0" w:color="auto"/>
              <w:bottom w:val="single" w:sz="4" w:space="0" w:color="auto"/>
              <w:right w:val="single" w:sz="4" w:space="0" w:color="auto"/>
            </w:tcBorders>
            <w:vAlign w:val="center"/>
            <w:hideMark/>
          </w:tcPr>
          <w:p w:rsidR="00626666" w:rsidRDefault="00935523">
            <w:pPr>
              <w:keepNext/>
              <w:keepLines/>
              <w:spacing w:before="40" w:after="40" w:line="276" w:lineRule="auto"/>
              <w:jc w:val="center"/>
              <w:rPr>
                <w:color w:val="000000"/>
                <w:lang w:val="de-DE"/>
              </w:rPr>
            </w:pPr>
            <w:r>
              <w:rPr>
                <w:color w:val="000000"/>
                <w:lang w:val="de-DE"/>
              </w:rPr>
              <w:t>This looks at method II variables in the HMI ECU to determine the speed thresholds for FVC screen deactivation</w:t>
            </w:r>
          </w:p>
        </w:tc>
      </w:tr>
      <w:tr w:rsidR="00626666" w:rsidTr="00626666">
        <w:trPr>
          <w:cantSplit/>
          <w:trHeight w:val="227"/>
          <w:jc w:val="center"/>
        </w:trPr>
        <w:tc>
          <w:tcPr>
            <w:tcW w:w="2606" w:type="dxa"/>
            <w:tcBorders>
              <w:top w:val="single" w:sz="4" w:space="0" w:color="auto"/>
              <w:left w:val="single" w:sz="4" w:space="0" w:color="auto"/>
              <w:bottom w:val="single" w:sz="4" w:space="0" w:color="auto"/>
              <w:right w:val="single" w:sz="4" w:space="0" w:color="auto"/>
            </w:tcBorders>
            <w:vAlign w:val="center"/>
            <w:hideMark/>
          </w:tcPr>
          <w:p w:rsidR="00626666" w:rsidRDefault="00935523">
            <w:pPr>
              <w:keepNext/>
              <w:keepLines/>
              <w:spacing w:before="40" w:after="40" w:line="276" w:lineRule="auto"/>
              <w:jc w:val="center"/>
              <w:rPr>
                <w:color w:val="000000"/>
                <w:lang w:val="de-DE"/>
              </w:rPr>
            </w:pPr>
            <w:r>
              <w:rPr>
                <w:color w:val="000000"/>
                <w:lang w:val="de-DE"/>
              </w:rPr>
              <w:t>CamraDisable_Cfg</w:t>
            </w:r>
          </w:p>
        </w:tc>
        <w:tc>
          <w:tcPr>
            <w:tcW w:w="1111" w:type="dxa"/>
            <w:tcBorders>
              <w:top w:val="single" w:sz="4" w:space="0" w:color="auto"/>
              <w:left w:val="single" w:sz="4" w:space="0" w:color="auto"/>
              <w:bottom w:val="single" w:sz="4" w:space="0" w:color="auto"/>
              <w:right w:val="single" w:sz="4" w:space="0" w:color="auto"/>
            </w:tcBorders>
            <w:vAlign w:val="center"/>
            <w:hideMark/>
          </w:tcPr>
          <w:p w:rsidR="00626666" w:rsidRDefault="00935523">
            <w:pPr>
              <w:keepNext/>
              <w:keepLines/>
              <w:spacing w:before="40" w:after="40" w:line="276" w:lineRule="auto"/>
              <w:jc w:val="center"/>
              <w:rPr>
                <w:color w:val="000000"/>
                <w:lang w:val="de-DE"/>
              </w:rPr>
            </w:pPr>
            <w:r>
              <w:rPr>
                <w:color w:val="000000"/>
                <w:lang w:val="de-DE"/>
              </w:rPr>
              <w:t>Use stored value</w:t>
            </w:r>
          </w:p>
        </w:tc>
        <w:tc>
          <w:tcPr>
            <w:tcW w:w="958" w:type="dxa"/>
            <w:tcBorders>
              <w:top w:val="single" w:sz="4" w:space="0" w:color="auto"/>
              <w:left w:val="single" w:sz="4" w:space="0" w:color="auto"/>
              <w:bottom w:val="single" w:sz="4" w:space="0" w:color="auto"/>
              <w:right w:val="single" w:sz="4" w:space="0" w:color="auto"/>
            </w:tcBorders>
            <w:vAlign w:val="center"/>
            <w:hideMark/>
          </w:tcPr>
          <w:p w:rsidR="00626666" w:rsidRDefault="00935523">
            <w:pPr>
              <w:keepNext/>
              <w:keepLines/>
              <w:spacing w:before="40" w:after="40" w:line="276" w:lineRule="auto"/>
              <w:jc w:val="center"/>
              <w:rPr>
                <w:color w:val="000000"/>
                <w:lang w:val="de-DE"/>
              </w:rPr>
            </w:pPr>
            <w:r>
              <w:rPr>
                <w:color w:val="000000"/>
                <w:lang w:val="de-DE"/>
              </w:rPr>
              <w:t>Use stored value</w:t>
            </w:r>
          </w:p>
        </w:tc>
        <w:tc>
          <w:tcPr>
            <w:tcW w:w="4883" w:type="dxa"/>
            <w:tcBorders>
              <w:top w:val="single" w:sz="4" w:space="0" w:color="auto"/>
              <w:left w:val="single" w:sz="4" w:space="0" w:color="auto"/>
              <w:bottom w:val="single" w:sz="4" w:space="0" w:color="auto"/>
              <w:right w:val="single" w:sz="4" w:space="0" w:color="auto"/>
            </w:tcBorders>
            <w:vAlign w:val="center"/>
            <w:hideMark/>
          </w:tcPr>
          <w:p w:rsidR="00626666" w:rsidRDefault="00935523">
            <w:pPr>
              <w:keepNext/>
              <w:keepLines/>
              <w:spacing w:before="40" w:after="40" w:line="276" w:lineRule="auto"/>
              <w:jc w:val="center"/>
              <w:rPr>
                <w:color w:val="000000"/>
                <w:lang w:val="de-DE"/>
              </w:rPr>
            </w:pPr>
            <w:r>
              <w:rPr>
                <w:color w:val="000000"/>
                <w:lang w:val="de-DE"/>
              </w:rPr>
              <w:t xml:space="preserve">This is a internal parameter (not method 2 configurable) representing the vehicle speed at which the camera delay is overridden. </w:t>
            </w:r>
            <w:r>
              <w:rPr>
                <w:b/>
                <w:color w:val="000000"/>
                <w:lang w:val="de-DE"/>
              </w:rPr>
              <w:t>Typical setting is 10kph.</w:t>
            </w:r>
          </w:p>
        </w:tc>
      </w:tr>
      <w:tr w:rsidR="00626666" w:rsidTr="00626666">
        <w:trPr>
          <w:cantSplit/>
          <w:trHeight w:val="227"/>
          <w:jc w:val="center"/>
        </w:trPr>
        <w:tc>
          <w:tcPr>
            <w:tcW w:w="2606" w:type="dxa"/>
            <w:tcBorders>
              <w:top w:val="single" w:sz="4" w:space="0" w:color="auto"/>
              <w:left w:val="single" w:sz="4" w:space="0" w:color="auto"/>
              <w:bottom w:val="single" w:sz="4" w:space="0" w:color="auto"/>
              <w:right w:val="single" w:sz="4" w:space="0" w:color="auto"/>
            </w:tcBorders>
            <w:vAlign w:val="center"/>
            <w:hideMark/>
          </w:tcPr>
          <w:p w:rsidR="00626666" w:rsidRDefault="00935523">
            <w:pPr>
              <w:keepNext/>
              <w:keepLines/>
              <w:spacing w:before="40" w:after="40" w:line="276" w:lineRule="auto"/>
              <w:jc w:val="center"/>
              <w:rPr>
                <w:color w:val="000000"/>
                <w:lang w:val="de-DE"/>
              </w:rPr>
            </w:pPr>
            <w:r>
              <w:rPr>
                <w:color w:val="000000"/>
                <w:lang w:val="de-DE"/>
              </w:rPr>
              <w:t>CamraOffRoadDisable_Cfg</w:t>
            </w:r>
          </w:p>
        </w:tc>
        <w:tc>
          <w:tcPr>
            <w:tcW w:w="1111" w:type="dxa"/>
            <w:tcBorders>
              <w:top w:val="single" w:sz="4" w:space="0" w:color="auto"/>
              <w:left w:val="single" w:sz="4" w:space="0" w:color="auto"/>
              <w:bottom w:val="single" w:sz="4" w:space="0" w:color="auto"/>
              <w:right w:val="single" w:sz="4" w:space="0" w:color="auto"/>
            </w:tcBorders>
            <w:vAlign w:val="center"/>
            <w:hideMark/>
          </w:tcPr>
          <w:p w:rsidR="00626666" w:rsidRDefault="00935523">
            <w:pPr>
              <w:keepNext/>
              <w:keepLines/>
              <w:spacing w:before="40" w:after="40" w:line="276" w:lineRule="auto"/>
              <w:jc w:val="center"/>
              <w:rPr>
                <w:color w:val="000000"/>
                <w:lang w:val="de-DE"/>
              </w:rPr>
            </w:pPr>
            <w:r>
              <w:rPr>
                <w:color w:val="000000"/>
                <w:lang w:val="de-DE"/>
              </w:rPr>
              <w:t>Use stored value</w:t>
            </w:r>
          </w:p>
        </w:tc>
        <w:tc>
          <w:tcPr>
            <w:tcW w:w="958" w:type="dxa"/>
            <w:tcBorders>
              <w:top w:val="single" w:sz="4" w:space="0" w:color="auto"/>
              <w:left w:val="single" w:sz="4" w:space="0" w:color="auto"/>
              <w:bottom w:val="single" w:sz="4" w:space="0" w:color="auto"/>
              <w:right w:val="single" w:sz="4" w:space="0" w:color="auto"/>
            </w:tcBorders>
            <w:vAlign w:val="center"/>
            <w:hideMark/>
          </w:tcPr>
          <w:p w:rsidR="00626666" w:rsidRDefault="00935523">
            <w:pPr>
              <w:keepNext/>
              <w:keepLines/>
              <w:spacing w:before="40" w:after="40" w:line="276" w:lineRule="auto"/>
              <w:jc w:val="center"/>
              <w:rPr>
                <w:color w:val="000000"/>
                <w:lang w:val="de-DE"/>
              </w:rPr>
            </w:pPr>
            <w:r>
              <w:rPr>
                <w:color w:val="000000"/>
                <w:lang w:val="de-DE"/>
              </w:rPr>
              <w:t>Use stored value</w:t>
            </w:r>
          </w:p>
        </w:tc>
        <w:tc>
          <w:tcPr>
            <w:tcW w:w="4883" w:type="dxa"/>
            <w:tcBorders>
              <w:top w:val="single" w:sz="4" w:space="0" w:color="auto"/>
              <w:left w:val="single" w:sz="4" w:space="0" w:color="auto"/>
              <w:bottom w:val="single" w:sz="4" w:space="0" w:color="auto"/>
              <w:right w:val="single" w:sz="4" w:space="0" w:color="auto"/>
            </w:tcBorders>
            <w:vAlign w:val="center"/>
            <w:hideMark/>
          </w:tcPr>
          <w:p w:rsidR="00626666" w:rsidRDefault="00935523">
            <w:pPr>
              <w:keepNext/>
              <w:keepLines/>
              <w:spacing w:before="40" w:after="40" w:line="276" w:lineRule="auto"/>
              <w:jc w:val="center"/>
              <w:rPr>
                <w:color w:val="000000"/>
                <w:lang w:val="de-DE"/>
              </w:rPr>
            </w:pPr>
            <w:r>
              <w:rPr>
                <w:color w:val="000000"/>
                <w:lang w:val="de-DE"/>
              </w:rPr>
              <w:t>This is a internal parameter (not method 2</w:t>
            </w:r>
            <w:r>
              <w:rPr>
                <w:color w:val="000000"/>
                <w:lang w:val="de-DE"/>
              </w:rPr>
              <w:t xml:space="preserve"> configurable) representing the vehicle speed at which the front camera delay is overridden when off-road capability has been enabled by the user. </w:t>
            </w:r>
            <w:r>
              <w:rPr>
                <w:b/>
                <w:color w:val="000000"/>
                <w:lang w:val="de-DE"/>
              </w:rPr>
              <w:t>Typical setting is 24kph.</w:t>
            </w:r>
          </w:p>
        </w:tc>
      </w:tr>
    </w:tbl>
    <w:p w:rsidR="00500605" w:rsidRPr="00626666" w:rsidRDefault="00935523" w:rsidP="00626666"/>
    <w:p w:rsidR="00CC6E4C" w:rsidRPr="00CC6E4C" w:rsidRDefault="00CC6E4C" w:rsidP="00CC6E4C">
      <w:pPr>
        <w:pStyle w:val="Heading4"/>
        <w:rPr>
          <w:b w:val="0"/>
          <w:u w:val="single"/>
        </w:rPr>
      </w:pPr>
      <w:r w:rsidRPr="00CC6E4C">
        <w:rPr>
          <w:b w:val="0"/>
          <w:u w:val="single"/>
        </w:rPr>
        <w:t>CAMERA-FUR-REQ-161326/C-Display HMI Arbitration Internal Variable Table (Dynamic)</w:t>
      </w:r>
    </w:p>
    <w:p w:rsidR="00AE06BC" w:rsidRPr="00AE06BC" w:rsidRDefault="00935523" w:rsidP="00AE06BC"/>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2"/>
        <w:gridCol w:w="1906"/>
        <w:gridCol w:w="1906"/>
        <w:gridCol w:w="3944"/>
      </w:tblGrid>
      <w:tr w:rsidR="00A805D0" w:rsidTr="00A805D0">
        <w:trPr>
          <w:cantSplit/>
          <w:trHeight w:val="2109"/>
          <w:tblHeader/>
          <w:jc w:val="center"/>
        </w:trPr>
        <w:tc>
          <w:tcPr>
            <w:tcW w:w="2162"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A805D0" w:rsidRDefault="00935523">
            <w:pPr>
              <w:keepNext/>
              <w:keepLines/>
              <w:spacing w:before="40" w:after="40" w:line="276" w:lineRule="auto"/>
              <w:jc w:val="center"/>
              <w:rPr>
                <w:rFonts w:cs="Arial"/>
                <w:b/>
                <w:color w:val="000000"/>
                <w:lang w:val="de-DE" w:eastAsia="ja-JP"/>
              </w:rPr>
            </w:pPr>
            <w:r>
              <w:rPr>
                <w:b/>
                <w:color w:val="000000"/>
                <w:lang w:val="de-DE"/>
              </w:rPr>
              <w:lastRenderedPageBreak/>
              <w:t>Variable Name</w:t>
            </w:r>
          </w:p>
        </w:tc>
        <w:tc>
          <w:tcPr>
            <w:tcW w:w="1862" w:type="dxa"/>
            <w:tcBorders>
              <w:top w:val="single" w:sz="4" w:space="0" w:color="auto"/>
              <w:left w:val="single" w:sz="4" w:space="0" w:color="auto"/>
              <w:bottom w:val="double" w:sz="4" w:space="0" w:color="auto"/>
              <w:right w:val="single" w:sz="4" w:space="0" w:color="auto"/>
            </w:tcBorders>
            <w:shd w:val="clear" w:color="auto" w:fill="D9D9D9" w:themeFill="background1" w:themeFillShade="D9"/>
            <w:textDirection w:val="btLr"/>
            <w:vAlign w:val="center"/>
            <w:hideMark/>
          </w:tcPr>
          <w:p w:rsidR="00A805D0" w:rsidRDefault="00935523">
            <w:pPr>
              <w:keepNext/>
              <w:keepLines/>
              <w:spacing w:before="40" w:after="40" w:line="276" w:lineRule="auto"/>
              <w:jc w:val="center"/>
              <w:rPr>
                <w:rFonts w:cs="Arial"/>
                <w:b/>
                <w:color w:val="000000"/>
                <w:lang w:val="de-DE" w:eastAsia="ja-JP"/>
              </w:rPr>
            </w:pPr>
            <w:r>
              <w:rPr>
                <w:b/>
                <w:lang w:val="de-DE" w:eastAsia="ar-SA"/>
              </w:rPr>
              <w:t>Value at initialization (battery connect)</w:t>
            </w:r>
          </w:p>
        </w:tc>
        <w:tc>
          <w:tcPr>
            <w:tcW w:w="1862" w:type="dxa"/>
            <w:tcBorders>
              <w:top w:val="single" w:sz="4" w:space="0" w:color="auto"/>
              <w:left w:val="single" w:sz="4" w:space="0" w:color="auto"/>
              <w:bottom w:val="double" w:sz="4" w:space="0" w:color="auto"/>
              <w:right w:val="single" w:sz="4" w:space="0" w:color="auto"/>
            </w:tcBorders>
            <w:shd w:val="clear" w:color="auto" w:fill="D9D9D9" w:themeFill="background1" w:themeFillShade="D9"/>
            <w:textDirection w:val="btLr"/>
            <w:vAlign w:val="center"/>
            <w:hideMark/>
          </w:tcPr>
          <w:p w:rsidR="00A805D0" w:rsidRDefault="00935523">
            <w:pPr>
              <w:keepNext/>
              <w:keepLines/>
              <w:spacing w:before="40" w:after="40" w:line="276" w:lineRule="auto"/>
              <w:jc w:val="center"/>
              <w:rPr>
                <w:rFonts w:cs="Arial"/>
                <w:b/>
                <w:color w:val="000000"/>
                <w:lang w:val="de-DE" w:eastAsia="ja-JP"/>
              </w:rPr>
            </w:pPr>
            <w:r>
              <w:rPr>
                <w:b/>
                <w:lang w:val="de-DE" w:eastAsia="ar-SA"/>
              </w:rPr>
              <w:t>Value at transition into RUN state</w:t>
            </w:r>
          </w:p>
        </w:tc>
        <w:tc>
          <w:tcPr>
            <w:tcW w:w="4032"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A805D0" w:rsidRDefault="00935523">
            <w:pPr>
              <w:keepNext/>
              <w:keepLines/>
              <w:spacing w:before="40" w:after="40" w:line="276" w:lineRule="auto"/>
              <w:jc w:val="center"/>
              <w:rPr>
                <w:rFonts w:cs="Arial"/>
                <w:b/>
                <w:color w:val="000000"/>
                <w:lang w:val="de-DE" w:eastAsia="ja-JP"/>
              </w:rPr>
            </w:pPr>
            <w:r>
              <w:rPr>
                <w:b/>
                <w:bCs/>
                <w:kern w:val="32"/>
                <w:lang w:val="de-DE" w:eastAsia="ar-SA"/>
              </w:rPr>
              <w:t>Notes</w:t>
            </w:r>
          </w:p>
        </w:tc>
      </w:tr>
      <w:tr w:rsidR="00A805D0" w:rsidTr="00A805D0">
        <w:trPr>
          <w:cantSplit/>
          <w:trHeight w:val="227"/>
          <w:jc w:val="center"/>
        </w:trPr>
        <w:tc>
          <w:tcPr>
            <w:tcW w:w="216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color w:val="000000"/>
                <w:lang w:val="de-DE"/>
              </w:rPr>
            </w:pPr>
            <w:r>
              <w:rPr>
                <w:color w:val="000000"/>
                <w:lang w:val="de-DE"/>
              </w:rPr>
              <w:t>APADisp</w:t>
            </w:r>
          </w:p>
        </w:tc>
        <w:tc>
          <w:tcPr>
            <w:tcW w:w="186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color w:val="000000"/>
                <w:lang w:val="de-DE"/>
              </w:rPr>
            </w:pPr>
            <w:r>
              <w:rPr>
                <w:color w:val="000000"/>
                <w:lang w:val="de-DE"/>
              </w:rPr>
              <w:t>FALSE</w:t>
            </w:r>
          </w:p>
        </w:tc>
        <w:tc>
          <w:tcPr>
            <w:tcW w:w="186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color w:val="000000"/>
                <w:lang w:val="de-DE"/>
              </w:rPr>
            </w:pPr>
            <w:r>
              <w:rPr>
                <w:color w:val="000000"/>
                <w:lang w:val="de-DE"/>
              </w:rPr>
              <w:t>FALSE</w:t>
            </w:r>
          </w:p>
        </w:tc>
        <w:tc>
          <w:tcPr>
            <w:tcW w:w="403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lang w:val="de-DE"/>
              </w:rPr>
            </w:pPr>
            <w:r>
              <w:rPr>
                <w:lang w:val="de-DE"/>
              </w:rPr>
              <w:t>Internal parameter that represents the real-time state of the APA screen</w:t>
            </w:r>
            <w:r>
              <w:rPr>
                <w:lang w:val="de-DE"/>
              </w:rPr>
              <w:t xml:space="preserve"> request. Used by the screen controller.</w:t>
            </w:r>
          </w:p>
        </w:tc>
      </w:tr>
      <w:tr w:rsidR="00A805D0" w:rsidTr="00A805D0">
        <w:trPr>
          <w:cantSplit/>
          <w:trHeight w:val="227"/>
          <w:jc w:val="center"/>
        </w:trPr>
        <w:tc>
          <w:tcPr>
            <w:tcW w:w="216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color w:val="000000"/>
                <w:lang w:val="de-DE"/>
              </w:rPr>
            </w:pPr>
            <w:r>
              <w:rPr>
                <w:color w:val="000000"/>
                <w:lang w:val="de-DE"/>
              </w:rPr>
              <w:t>APA_Mode</w:t>
            </w:r>
          </w:p>
        </w:tc>
        <w:tc>
          <w:tcPr>
            <w:tcW w:w="186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color w:val="000000"/>
                <w:lang w:val="de-DE"/>
              </w:rPr>
            </w:pPr>
            <w:r>
              <w:rPr>
                <w:color w:val="000000"/>
                <w:lang w:val="de-DE"/>
              </w:rPr>
              <w:t>NOT_APA</w:t>
            </w:r>
          </w:p>
        </w:tc>
        <w:tc>
          <w:tcPr>
            <w:tcW w:w="186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color w:val="000000"/>
                <w:lang w:val="de-DE"/>
              </w:rPr>
            </w:pPr>
            <w:r>
              <w:rPr>
                <w:color w:val="000000"/>
                <w:lang w:val="de-DE"/>
              </w:rPr>
              <w:t>NOT_APA</w:t>
            </w:r>
          </w:p>
        </w:tc>
        <w:tc>
          <w:tcPr>
            <w:tcW w:w="403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lang w:val="de-DE"/>
              </w:rPr>
            </w:pPr>
            <w:r>
              <w:rPr>
                <w:lang w:val="de-DE"/>
              </w:rPr>
              <w:t>Real-time (not debounced) variable used by the APA state machine. Debounce is handled on the PAM side.</w:t>
            </w:r>
          </w:p>
        </w:tc>
      </w:tr>
      <w:tr w:rsidR="00A805D0" w:rsidTr="00A805D0">
        <w:trPr>
          <w:cantSplit/>
          <w:trHeight w:val="227"/>
          <w:jc w:val="center"/>
        </w:trPr>
        <w:tc>
          <w:tcPr>
            <w:tcW w:w="216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color w:val="000000"/>
                <w:lang w:val="de-DE"/>
              </w:rPr>
            </w:pPr>
            <w:r>
              <w:rPr>
                <w:color w:val="000000"/>
                <w:lang w:val="de-DE"/>
              </w:rPr>
              <w:t>APA_Sys_Stat</w:t>
            </w:r>
          </w:p>
        </w:tc>
        <w:tc>
          <w:tcPr>
            <w:tcW w:w="186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color w:val="000000"/>
                <w:lang w:val="de-DE"/>
              </w:rPr>
            </w:pPr>
            <w:r>
              <w:rPr>
                <w:color w:val="000000"/>
                <w:lang w:val="de-DE"/>
              </w:rPr>
              <w:t>OFF</w:t>
            </w:r>
          </w:p>
        </w:tc>
        <w:tc>
          <w:tcPr>
            <w:tcW w:w="186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color w:val="000000"/>
                <w:lang w:val="de-DE"/>
              </w:rPr>
            </w:pPr>
            <w:r>
              <w:rPr>
                <w:color w:val="000000"/>
                <w:lang w:val="de-DE"/>
              </w:rPr>
              <w:t>OFF</w:t>
            </w:r>
          </w:p>
        </w:tc>
        <w:tc>
          <w:tcPr>
            <w:tcW w:w="403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lang w:val="de-DE"/>
              </w:rPr>
            </w:pPr>
            <w:r>
              <w:rPr>
                <w:lang w:val="de-DE"/>
              </w:rPr>
              <w:t>Real-time (not debounced) variable used by the APA state machine</w:t>
            </w:r>
            <w:r>
              <w:rPr>
                <w:lang w:val="de-DE"/>
              </w:rPr>
              <w:t>. Debounce is handled on the PAM side.</w:t>
            </w:r>
          </w:p>
        </w:tc>
      </w:tr>
      <w:tr w:rsidR="00A805D0" w:rsidTr="00A805D0">
        <w:trPr>
          <w:cantSplit/>
          <w:trHeight w:val="227"/>
          <w:jc w:val="center"/>
        </w:trPr>
        <w:tc>
          <w:tcPr>
            <w:tcW w:w="216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color w:val="000000"/>
                <w:lang w:val="de-DE"/>
              </w:rPr>
            </w:pPr>
            <w:r>
              <w:rPr>
                <w:color w:val="000000"/>
                <w:lang w:val="de-DE"/>
              </w:rPr>
              <w:t>APA_Gear_Shif</w:t>
            </w:r>
          </w:p>
        </w:tc>
        <w:tc>
          <w:tcPr>
            <w:tcW w:w="186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color w:val="000000"/>
                <w:lang w:val="de-DE"/>
              </w:rPr>
            </w:pPr>
            <w:r>
              <w:rPr>
                <w:color w:val="000000"/>
                <w:lang w:val="de-DE"/>
              </w:rPr>
              <w:t>NO_REQUEST</w:t>
            </w:r>
          </w:p>
        </w:tc>
        <w:tc>
          <w:tcPr>
            <w:tcW w:w="186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color w:val="000000"/>
                <w:lang w:val="de-DE"/>
              </w:rPr>
            </w:pPr>
            <w:r>
              <w:rPr>
                <w:color w:val="000000"/>
                <w:lang w:val="de-DE"/>
              </w:rPr>
              <w:t>NO_REQUEST</w:t>
            </w:r>
          </w:p>
        </w:tc>
        <w:tc>
          <w:tcPr>
            <w:tcW w:w="403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lang w:val="de-DE"/>
              </w:rPr>
            </w:pPr>
            <w:r>
              <w:rPr>
                <w:lang w:val="de-DE"/>
              </w:rPr>
              <w:t>Real-time (not debounced) variable used by the APA state machine. Debounce is handled on the PAM side.</w:t>
            </w:r>
          </w:p>
        </w:tc>
      </w:tr>
      <w:tr w:rsidR="00A805D0" w:rsidTr="00A805D0">
        <w:trPr>
          <w:cantSplit/>
          <w:trHeight w:val="227"/>
          <w:jc w:val="center"/>
        </w:trPr>
        <w:tc>
          <w:tcPr>
            <w:tcW w:w="216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color w:val="000000"/>
                <w:lang w:val="de-DE"/>
              </w:rPr>
            </w:pPr>
            <w:r>
              <w:rPr>
                <w:color w:val="000000"/>
                <w:lang w:val="de-DE"/>
              </w:rPr>
              <w:t>FVCDisp</w:t>
            </w:r>
          </w:p>
        </w:tc>
        <w:tc>
          <w:tcPr>
            <w:tcW w:w="186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color w:val="000000"/>
                <w:lang w:val="de-DE"/>
              </w:rPr>
            </w:pPr>
            <w:r>
              <w:rPr>
                <w:color w:val="000000"/>
                <w:lang w:val="de-DE"/>
              </w:rPr>
              <w:t>FALSE</w:t>
            </w:r>
          </w:p>
        </w:tc>
        <w:tc>
          <w:tcPr>
            <w:tcW w:w="186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color w:val="000000"/>
                <w:lang w:val="de-DE"/>
              </w:rPr>
            </w:pPr>
            <w:r>
              <w:rPr>
                <w:color w:val="000000"/>
                <w:lang w:val="de-DE"/>
              </w:rPr>
              <w:t>FALSE</w:t>
            </w:r>
          </w:p>
        </w:tc>
        <w:tc>
          <w:tcPr>
            <w:tcW w:w="403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lang w:val="de-DE"/>
              </w:rPr>
            </w:pPr>
            <w:r>
              <w:rPr>
                <w:lang w:val="de-DE"/>
              </w:rPr>
              <w:t xml:space="preserve">Internal parameter that represents the real-time state </w:t>
            </w:r>
            <w:r>
              <w:rPr>
                <w:lang w:val="de-DE"/>
              </w:rPr>
              <w:t>of the FVC screen request. Used by the screen controller.</w:t>
            </w:r>
          </w:p>
        </w:tc>
      </w:tr>
      <w:tr w:rsidR="00A805D0" w:rsidTr="00A805D0">
        <w:trPr>
          <w:cantSplit/>
          <w:trHeight w:val="227"/>
          <w:jc w:val="center"/>
        </w:trPr>
        <w:tc>
          <w:tcPr>
            <w:tcW w:w="216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color w:val="000000"/>
                <w:lang w:val="de-DE"/>
              </w:rPr>
            </w:pPr>
            <w:r>
              <w:rPr>
                <w:color w:val="000000"/>
                <w:lang w:val="de-DE"/>
              </w:rPr>
              <w:t>FVC_OverSpd_Thres</w:t>
            </w:r>
          </w:p>
        </w:tc>
        <w:tc>
          <w:tcPr>
            <w:tcW w:w="186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color w:val="000000"/>
                <w:lang w:val="de-DE"/>
              </w:rPr>
            </w:pPr>
            <w:r>
              <w:rPr>
                <w:color w:val="000000"/>
                <w:lang w:val="de-DE"/>
              </w:rPr>
              <w:t>CamraDisable_Cfg</w:t>
            </w:r>
          </w:p>
        </w:tc>
        <w:tc>
          <w:tcPr>
            <w:tcW w:w="186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color w:val="000000"/>
                <w:lang w:val="de-DE"/>
              </w:rPr>
            </w:pPr>
            <w:r>
              <w:rPr>
                <w:color w:val="000000"/>
                <w:lang w:val="de-DE"/>
              </w:rPr>
              <w:t>CamraDisable_Cfg</w:t>
            </w:r>
          </w:p>
        </w:tc>
        <w:tc>
          <w:tcPr>
            <w:tcW w:w="403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lang w:val="de-DE"/>
              </w:rPr>
            </w:pPr>
            <w:r>
              <w:rPr>
                <w:lang w:val="de-DE"/>
              </w:rPr>
              <w:t>Used as</w:t>
            </w:r>
            <w:r>
              <w:rPr>
                <w:color w:val="000000"/>
                <w:lang w:val="de-DE"/>
              </w:rPr>
              <w:t xml:space="preserve"> speed threshold for FVC screen deactivation</w:t>
            </w:r>
          </w:p>
        </w:tc>
      </w:tr>
      <w:tr w:rsidR="00A805D0" w:rsidTr="00A805D0">
        <w:trPr>
          <w:cantSplit/>
          <w:trHeight w:val="227"/>
          <w:jc w:val="center"/>
        </w:trPr>
        <w:tc>
          <w:tcPr>
            <w:tcW w:w="216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rFonts w:cs="Arial"/>
                <w:color w:val="000000"/>
                <w:lang w:val="de-DE" w:eastAsia="ja-JP"/>
              </w:rPr>
            </w:pPr>
            <w:r>
              <w:rPr>
                <w:color w:val="000000"/>
                <w:lang w:val="de-DE"/>
              </w:rPr>
              <w:t>FVCScrRq</w:t>
            </w:r>
          </w:p>
        </w:tc>
        <w:tc>
          <w:tcPr>
            <w:tcW w:w="186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rFonts w:cs="Arial"/>
                <w:color w:val="000000"/>
                <w:lang w:val="de-DE" w:eastAsia="ja-JP"/>
              </w:rPr>
            </w:pPr>
            <w:r>
              <w:rPr>
                <w:color w:val="000000"/>
                <w:lang w:val="de-DE"/>
              </w:rPr>
              <w:t>FALSE</w:t>
            </w:r>
          </w:p>
        </w:tc>
        <w:tc>
          <w:tcPr>
            <w:tcW w:w="186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rFonts w:cs="Arial"/>
                <w:color w:val="000000"/>
                <w:lang w:val="de-DE" w:eastAsia="ja-JP"/>
              </w:rPr>
            </w:pPr>
            <w:r>
              <w:rPr>
                <w:color w:val="000000"/>
                <w:lang w:val="de-DE"/>
              </w:rPr>
              <w:t>FALSE</w:t>
            </w:r>
          </w:p>
        </w:tc>
        <w:tc>
          <w:tcPr>
            <w:tcW w:w="403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rFonts w:cs="Arial"/>
                <w:lang w:val="de-DE" w:eastAsia="ja-JP"/>
              </w:rPr>
            </w:pPr>
            <w:r>
              <w:rPr>
                <w:lang w:val="de-DE"/>
              </w:rPr>
              <w:t>Internal parameter that is used to represent the real-time state of the</w:t>
            </w:r>
            <w:r>
              <w:rPr>
                <w:lang w:val="de-DE"/>
              </w:rPr>
              <w:t xml:space="preserve"> </w:t>
            </w:r>
            <w:r>
              <w:rPr>
                <w:u w:val="single"/>
                <w:lang w:val="de-DE"/>
              </w:rPr>
              <w:t>F</w:t>
            </w:r>
            <w:r>
              <w:rPr>
                <w:lang w:val="de-DE"/>
              </w:rPr>
              <w:t xml:space="preserve">ront </w:t>
            </w:r>
            <w:r>
              <w:rPr>
                <w:u w:val="single"/>
                <w:lang w:val="de-DE"/>
              </w:rPr>
              <w:t>V</w:t>
            </w:r>
            <w:r>
              <w:rPr>
                <w:lang w:val="de-DE"/>
              </w:rPr>
              <w:t xml:space="preserve">ideo </w:t>
            </w:r>
            <w:r>
              <w:rPr>
                <w:u w:val="single"/>
                <w:lang w:val="de-DE"/>
              </w:rPr>
              <w:t>C</w:t>
            </w:r>
            <w:r>
              <w:rPr>
                <w:lang w:val="de-DE"/>
              </w:rPr>
              <w:t>amera (FVC) user request status</w:t>
            </w:r>
          </w:p>
        </w:tc>
      </w:tr>
      <w:tr w:rsidR="00A805D0" w:rsidTr="00A805D0">
        <w:trPr>
          <w:cantSplit/>
          <w:trHeight w:val="227"/>
          <w:jc w:val="center"/>
        </w:trPr>
        <w:tc>
          <w:tcPr>
            <w:tcW w:w="216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rFonts w:cs="Arial"/>
                <w:color w:val="000000"/>
                <w:lang w:val="de-DE" w:eastAsia="ja-JP"/>
              </w:rPr>
            </w:pPr>
            <w:r>
              <w:rPr>
                <w:color w:val="000000"/>
                <w:lang w:val="de-DE"/>
              </w:rPr>
              <w:t>GearPosHMI</w:t>
            </w:r>
          </w:p>
        </w:tc>
        <w:tc>
          <w:tcPr>
            <w:tcW w:w="186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rFonts w:cs="Arial"/>
                <w:color w:val="000000"/>
                <w:lang w:val="de-DE" w:eastAsia="ja-JP"/>
              </w:rPr>
            </w:pPr>
            <w:r>
              <w:rPr>
                <w:color w:val="000000"/>
                <w:lang w:val="de-DE"/>
              </w:rPr>
              <w:t>PARK</w:t>
            </w:r>
          </w:p>
        </w:tc>
        <w:tc>
          <w:tcPr>
            <w:tcW w:w="186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rFonts w:cs="Arial"/>
                <w:color w:val="000000"/>
                <w:lang w:val="de-DE" w:eastAsia="ja-JP"/>
              </w:rPr>
            </w:pPr>
            <w:r>
              <w:rPr>
                <w:color w:val="000000"/>
                <w:lang w:val="de-DE"/>
              </w:rPr>
              <w:t>PARK</w:t>
            </w:r>
          </w:p>
        </w:tc>
        <w:tc>
          <w:tcPr>
            <w:tcW w:w="403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rFonts w:cs="Arial"/>
                <w:color w:val="000000"/>
                <w:lang w:val="de-DE" w:eastAsia="ja-JP"/>
              </w:rPr>
            </w:pPr>
            <w:r>
              <w:rPr>
                <w:lang w:val="de-DE"/>
              </w:rPr>
              <w:t>Debounced internal parameter (see timer section for debounce characteristics) that is set and used within the arbitration state machines</w:t>
            </w:r>
          </w:p>
        </w:tc>
      </w:tr>
      <w:tr w:rsidR="00A805D0" w:rsidTr="00A805D0">
        <w:trPr>
          <w:cantSplit/>
          <w:trHeight w:val="227"/>
          <w:jc w:val="center"/>
        </w:trPr>
        <w:tc>
          <w:tcPr>
            <w:tcW w:w="216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color w:val="000000"/>
                <w:lang w:val="de-DE"/>
              </w:rPr>
            </w:pPr>
            <w:r>
              <w:rPr>
                <w:color w:val="000000"/>
                <w:lang w:val="de-DE"/>
              </w:rPr>
              <w:t>Park_Brake_Merged</w:t>
            </w:r>
          </w:p>
        </w:tc>
        <w:tc>
          <w:tcPr>
            <w:tcW w:w="186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color w:val="000000"/>
                <w:lang w:val="de-DE"/>
              </w:rPr>
            </w:pPr>
            <w:r>
              <w:rPr>
                <w:color w:val="000000"/>
                <w:lang w:val="de-DE"/>
              </w:rPr>
              <w:t>NOT_APPLIED</w:t>
            </w:r>
          </w:p>
        </w:tc>
        <w:tc>
          <w:tcPr>
            <w:tcW w:w="186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color w:val="000000"/>
                <w:lang w:val="de-DE"/>
              </w:rPr>
            </w:pPr>
            <w:r>
              <w:rPr>
                <w:color w:val="000000"/>
                <w:lang w:val="de-DE"/>
              </w:rPr>
              <w:t>NOT_APPLIED</w:t>
            </w:r>
          </w:p>
        </w:tc>
        <w:tc>
          <w:tcPr>
            <w:tcW w:w="403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lang w:val="de-DE"/>
              </w:rPr>
            </w:pPr>
            <w:r>
              <w:rPr>
                <w:lang w:val="de-DE"/>
              </w:rPr>
              <w:t>Real-time (not debounced) variable used in the gear input processing table – park brake status is required in order to determine PARK on manual transmission variants</w:t>
            </w:r>
          </w:p>
        </w:tc>
      </w:tr>
      <w:tr w:rsidR="00A805D0" w:rsidTr="00A805D0">
        <w:trPr>
          <w:cantSplit/>
          <w:trHeight w:val="227"/>
          <w:jc w:val="center"/>
        </w:trPr>
        <w:tc>
          <w:tcPr>
            <w:tcW w:w="216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color w:val="000000"/>
                <w:lang w:val="de-DE"/>
              </w:rPr>
            </w:pPr>
            <w:r>
              <w:rPr>
                <w:color w:val="000000"/>
                <w:lang w:val="de-DE"/>
              </w:rPr>
              <w:t>PDC_Stat</w:t>
            </w:r>
          </w:p>
        </w:tc>
        <w:tc>
          <w:tcPr>
            <w:tcW w:w="186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color w:val="000000"/>
                <w:lang w:val="de-DE"/>
              </w:rPr>
            </w:pPr>
            <w:r>
              <w:rPr>
                <w:color w:val="000000"/>
                <w:lang w:val="de-DE"/>
              </w:rPr>
              <w:t>INACTIVE</w:t>
            </w:r>
          </w:p>
        </w:tc>
        <w:tc>
          <w:tcPr>
            <w:tcW w:w="186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color w:val="000000"/>
                <w:lang w:val="de-DE"/>
              </w:rPr>
            </w:pPr>
            <w:r>
              <w:rPr>
                <w:color w:val="000000"/>
                <w:lang w:val="de-DE"/>
              </w:rPr>
              <w:t>INACTIVE</w:t>
            </w:r>
          </w:p>
        </w:tc>
        <w:tc>
          <w:tcPr>
            <w:tcW w:w="4032" w:type="dxa"/>
            <w:tcBorders>
              <w:top w:val="single" w:sz="4" w:space="0" w:color="auto"/>
              <w:left w:val="single" w:sz="4" w:space="0" w:color="auto"/>
              <w:bottom w:val="single" w:sz="4" w:space="0" w:color="auto"/>
              <w:right w:val="single" w:sz="4" w:space="0" w:color="auto"/>
            </w:tcBorders>
            <w:vAlign w:val="center"/>
          </w:tcPr>
          <w:p w:rsidR="00A805D0" w:rsidRDefault="00935523">
            <w:pPr>
              <w:keepNext/>
              <w:keepLines/>
              <w:spacing w:before="40" w:after="40" w:line="276" w:lineRule="auto"/>
              <w:jc w:val="center"/>
              <w:rPr>
                <w:lang w:val="de-DE"/>
              </w:rPr>
            </w:pPr>
          </w:p>
        </w:tc>
      </w:tr>
      <w:tr w:rsidR="00A805D0" w:rsidTr="00A805D0">
        <w:trPr>
          <w:cantSplit/>
          <w:trHeight w:val="227"/>
          <w:jc w:val="center"/>
        </w:trPr>
        <w:tc>
          <w:tcPr>
            <w:tcW w:w="216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color w:val="000000"/>
                <w:lang w:val="de-DE"/>
              </w:rPr>
            </w:pPr>
            <w:r>
              <w:rPr>
                <w:color w:val="000000"/>
                <w:lang w:val="de-DE"/>
              </w:rPr>
              <w:t>PDCDisp</w:t>
            </w:r>
          </w:p>
        </w:tc>
        <w:tc>
          <w:tcPr>
            <w:tcW w:w="186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color w:val="000000"/>
                <w:lang w:val="de-DE"/>
              </w:rPr>
            </w:pPr>
            <w:r>
              <w:rPr>
                <w:color w:val="000000"/>
                <w:lang w:val="de-DE"/>
              </w:rPr>
              <w:t>FALSE</w:t>
            </w:r>
          </w:p>
        </w:tc>
        <w:tc>
          <w:tcPr>
            <w:tcW w:w="186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color w:val="000000"/>
                <w:lang w:val="de-DE"/>
              </w:rPr>
            </w:pPr>
            <w:r>
              <w:rPr>
                <w:color w:val="000000"/>
                <w:lang w:val="de-DE"/>
              </w:rPr>
              <w:t>FALSE</w:t>
            </w:r>
          </w:p>
        </w:tc>
        <w:tc>
          <w:tcPr>
            <w:tcW w:w="403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lang w:val="de-DE"/>
              </w:rPr>
            </w:pPr>
            <w:r>
              <w:rPr>
                <w:lang w:val="de-DE"/>
              </w:rPr>
              <w:t xml:space="preserve">Internal parameter that represents the </w:t>
            </w:r>
            <w:r>
              <w:rPr>
                <w:lang w:val="de-DE"/>
              </w:rPr>
              <w:t>real-time state of the PDC screen request. Used by the screen controller.</w:t>
            </w:r>
          </w:p>
        </w:tc>
      </w:tr>
      <w:tr w:rsidR="00A805D0" w:rsidTr="00A805D0">
        <w:trPr>
          <w:cantSplit/>
          <w:trHeight w:val="227"/>
          <w:jc w:val="center"/>
        </w:trPr>
        <w:tc>
          <w:tcPr>
            <w:tcW w:w="216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color w:val="000000"/>
                <w:lang w:val="de-DE"/>
              </w:rPr>
            </w:pPr>
            <w:r>
              <w:rPr>
                <w:color w:val="000000"/>
                <w:lang w:val="de-DE"/>
              </w:rPr>
              <w:t>RVC_OverSpd_Thres</w:t>
            </w:r>
          </w:p>
        </w:tc>
        <w:tc>
          <w:tcPr>
            <w:tcW w:w="186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color w:val="000000"/>
                <w:lang w:val="de-DE"/>
              </w:rPr>
            </w:pPr>
            <w:r>
              <w:rPr>
                <w:color w:val="000000"/>
                <w:lang w:val="de-DE"/>
              </w:rPr>
              <w:t>CamraDisable_Cfg</w:t>
            </w:r>
          </w:p>
        </w:tc>
        <w:tc>
          <w:tcPr>
            <w:tcW w:w="186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color w:val="000000"/>
                <w:lang w:val="de-DE"/>
              </w:rPr>
            </w:pPr>
            <w:r>
              <w:rPr>
                <w:color w:val="000000"/>
                <w:lang w:val="de-DE"/>
              </w:rPr>
              <w:t>CamraDisable_Cfg</w:t>
            </w:r>
          </w:p>
        </w:tc>
        <w:tc>
          <w:tcPr>
            <w:tcW w:w="403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lang w:val="de-DE"/>
              </w:rPr>
            </w:pPr>
            <w:r>
              <w:rPr>
                <w:lang w:val="de-DE"/>
              </w:rPr>
              <w:t>Used as</w:t>
            </w:r>
            <w:r>
              <w:rPr>
                <w:color w:val="000000"/>
                <w:lang w:val="de-DE"/>
              </w:rPr>
              <w:t xml:space="preserve"> speed threshold for RVC screen deactivation</w:t>
            </w:r>
          </w:p>
        </w:tc>
      </w:tr>
      <w:tr w:rsidR="00A805D0" w:rsidTr="00A805D0">
        <w:trPr>
          <w:cantSplit/>
          <w:trHeight w:val="227"/>
          <w:jc w:val="center"/>
        </w:trPr>
        <w:tc>
          <w:tcPr>
            <w:tcW w:w="216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color w:val="000000"/>
                <w:lang w:val="de-DE"/>
              </w:rPr>
            </w:pPr>
            <w:r>
              <w:rPr>
                <w:color w:val="000000"/>
                <w:lang w:val="de-DE"/>
              </w:rPr>
              <w:t>RVCDisp</w:t>
            </w:r>
          </w:p>
        </w:tc>
        <w:tc>
          <w:tcPr>
            <w:tcW w:w="186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color w:val="000000"/>
                <w:lang w:val="de-DE"/>
              </w:rPr>
            </w:pPr>
            <w:r>
              <w:rPr>
                <w:color w:val="000000"/>
                <w:lang w:val="de-DE"/>
              </w:rPr>
              <w:t>FALSE</w:t>
            </w:r>
          </w:p>
        </w:tc>
        <w:tc>
          <w:tcPr>
            <w:tcW w:w="186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color w:val="000000"/>
                <w:lang w:val="de-DE"/>
              </w:rPr>
            </w:pPr>
            <w:r>
              <w:rPr>
                <w:color w:val="000000"/>
                <w:lang w:val="de-DE"/>
              </w:rPr>
              <w:t>FALSE</w:t>
            </w:r>
          </w:p>
        </w:tc>
        <w:tc>
          <w:tcPr>
            <w:tcW w:w="4032" w:type="dxa"/>
            <w:tcBorders>
              <w:top w:val="single" w:sz="4" w:space="0" w:color="auto"/>
              <w:left w:val="single" w:sz="4" w:space="0" w:color="auto"/>
              <w:bottom w:val="single" w:sz="4" w:space="0" w:color="auto"/>
              <w:right w:val="single" w:sz="4" w:space="0" w:color="auto"/>
            </w:tcBorders>
            <w:vAlign w:val="center"/>
            <w:hideMark/>
          </w:tcPr>
          <w:p w:rsidR="00A805D0" w:rsidRDefault="00935523">
            <w:pPr>
              <w:keepNext/>
              <w:keepLines/>
              <w:spacing w:before="40" w:after="40" w:line="276" w:lineRule="auto"/>
              <w:jc w:val="center"/>
              <w:rPr>
                <w:lang w:val="de-DE"/>
              </w:rPr>
            </w:pPr>
            <w:r>
              <w:rPr>
                <w:lang w:val="de-DE"/>
              </w:rPr>
              <w:t xml:space="preserve">Internal parameter that represents the real-time state </w:t>
            </w:r>
            <w:r>
              <w:rPr>
                <w:lang w:val="de-DE"/>
              </w:rPr>
              <w:t>of the RVC screen request. Used by the screen controller.</w:t>
            </w:r>
          </w:p>
        </w:tc>
      </w:tr>
    </w:tbl>
    <w:p w:rsidR="00CC6E4C" w:rsidRPr="00CC6E4C" w:rsidRDefault="00CC6E4C" w:rsidP="00CC6E4C">
      <w:pPr>
        <w:pStyle w:val="Heading4"/>
        <w:rPr>
          <w:b w:val="0"/>
          <w:u w:val="single"/>
        </w:rPr>
      </w:pPr>
      <w:r w:rsidRPr="00CC6E4C">
        <w:rPr>
          <w:b w:val="0"/>
          <w:u w:val="single"/>
        </w:rPr>
        <w:lastRenderedPageBreak/>
        <w:t>CAMERA-FUR-REQ-161327/F-Display HMI Arbitration Internal Variable Table (Timers and Debounce)</w:t>
      </w:r>
    </w:p>
    <w:p w:rsidR="00AE06BC" w:rsidRPr="00AE06BC" w:rsidRDefault="00935523" w:rsidP="00AE06BC"/>
    <w:tbl>
      <w:tblPr>
        <w:tblW w:w="91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06"/>
        <w:gridCol w:w="554"/>
        <w:gridCol w:w="1039"/>
        <w:gridCol w:w="1528"/>
        <w:gridCol w:w="2484"/>
      </w:tblGrid>
      <w:tr w:rsidR="00992A7D" w:rsidTr="00992A7D">
        <w:trPr>
          <w:cantSplit/>
          <w:trHeight w:val="2577"/>
          <w:tblHeader/>
          <w:jc w:val="center"/>
        </w:trPr>
        <w:tc>
          <w:tcPr>
            <w:tcW w:w="3506"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992A7D" w:rsidRDefault="00935523">
            <w:pPr>
              <w:keepNext/>
              <w:keepLines/>
              <w:spacing w:before="40" w:after="40" w:line="276" w:lineRule="auto"/>
              <w:jc w:val="center"/>
              <w:rPr>
                <w:rFonts w:cs="Arial"/>
                <w:b/>
                <w:color w:val="000000"/>
                <w:lang w:val="de-DE" w:eastAsia="ja-JP"/>
              </w:rPr>
            </w:pPr>
            <w:r>
              <w:rPr>
                <w:b/>
                <w:color w:val="000000"/>
                <w:lang w:val="de-DE"/>
              </w:rPr>
              <w:t>Variable Name</w:t>
            </w:r>
          </w:p>
        </w:tc>
        <w:tc>
          <w:tcPr>
            <w:tcW w:w="554" w:type="dxa"/>
            <w:tcBorders>
              <w:top w:val="single" w:sz="4" w:space="0" w:color="auto"/>
              <w:left w:val="single" w:sz="4" w:space="0" w:color="auto"/>
              <w:bottom w:val="double" w:sz="4" w:space="0" w:color="auto"/>
              <w:right w:val="single" w:sz="4" w:space="0" w:color="auto"/>
            </w:tcBorders>
            <w:shd w:val="clear" w:color="auto" w:fill="D9D9D9" w:themeFill="background1" w:themeFillShade="D9"/>
            <w:textDirection w:val="btLr"/>
            <w:vAlign w:val="center"/>
            <w:hideMark/>
          </w:tcPr>
          <w:p w:rsidR="00992A7D" w:rsidRDefault="00935523">
            <w:pPr>
              <w:spacing w:after="60" w:line="276" w:lineRule="auto"/>
              <w:ind w:left="113" w:right="113"/>
              <w:jc w:val="center"/>
              <w:rPr>
                <w:rFonts w:cs="Arial"/>
                <w:b/>
                <w:lang w:val="de-DE" w:eastAsia="ar-SA"/>
              </w:rPr>
            </w:pPr>
            <w:r>
              <w:rPr>
                <w:b/>
                <w:lang w:val="de-DE" w:eastAsia="ar-SA"/>
              </w:rPr>
              <w:t>Minimum Programmable Value</w:t>
            </w:r>
          </w:p>
        </w:tc>
        <w:tc>
          <w:tcPr>
            <w:tcW w:w="1039" w:type="dxa"/>
            <w:tcBorders>
              <w:top w:val="single" w:sz="4" w:space="0" w:color="auto"/>
              <w:left w:val="single" w:sz="4" w:space="0" w:color="auto"/>
              <w:bottom w:val="double" w:sz="4" w:space="0" w:color="auto"/>
              <w:right w:val="single" w:sz="4" w:space="0" w:color="auto"/>
            </w:tcBorders>
            <w:shd w:val="clear" w:color="auto" w:fill="D9D9D9" w:themeFill="background1" w:themeFillShade="D9"/>
            <w:textDirection w:val="btLr"/>
            <w:vAlign w:val="center"/>
            <w:hideMark/>
          </w:tcPr>
          <w:p w:rsidR="00992A7D" w:rsidRDefault="00935523">
            <w:pPr>
              <w:spacing w:after="60" w:line="276" w:lineRule="auto"/>
              <w:ind w:left="113" w:right="113"/>
              <w:jc w:val="center"/>
              <w:rPr>
                <w:rFonts w:cs="Arial"/>
                <w:b/>
                <w:lang w:val="de-DE" w:eastAsia="ar-SA"/>
              </w:rPr>
            </w:pPr>
            <w:r>
              <w:rPr>
                <w:b/>
                <w:lang w:val="de-DE" w:eastAsia="ar-SA"/>
              </w:rPr>
              <w:t>Maximum Programmable Value</w:t>
            </w:r>
          </w:p>
        </w:tc>
        <w:tc>
          <w:tcPr>
            <w:tcW w:w="1528" w:type="dxa"/>
            <w:tcBorders>
              <w:top w:val="single" w:sz="4" w:space="0" w:color="auto"/>
              <w:left w:val="single" w:sz="4" w:space="0" w:color="auto"/>
              <w:bottom w:val="double" w:sz="4" w:space="0" w:color="auto"/>
              <w:right w:val="single" w:sz="4" w:space="0" w:color="auto"/>
            </w:tcBorders>
            <w:shd w:val="clear" w:color="auto" w:fill="D9D9D9" w:themeFill="background1" w:themeFillShade="D9"/>
            <w:textDirection w:val="btLr"/>
            <w:vAlign w:val="center"/>
            <w:hideMark/>
          </w:tcPr>
          <w:p w:rsidR="00992A7D" w:rsidRDefault="00935523">
            <w:pPr>
              <w:spacing w:after="60" w:line="276" w:lineRule="auto"/>
              <w:ind w:left="113" w:right="113"/>
              <w:jc w:val="center"/>
              <w:rPr>
                <w:rFonts w:cs="Arial"/>
                <w:b/>
                <w:lang w:val="de-DE" w:eastAsia="ar-SA"/>
              </w:rPr>
            </w:pPr>
            <w:r>
              <w:rPr>
                <w:b/>
                <w:lang w:val="de-DE" w:eastAsia="ar-SA"/>
              </w:rPr>
              <w:t>Initial (default, not program specific) Value</w:t>
            </w:r>
          </w:p>
        </w:tc>
        <w:tc>
          <w:tcPr>
            <w:tcW w:w="2484"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992A7D" w:rsidRDefault="00935523">
            <w:pPr>
              <w:keepNext/>
              <w:keepLines/>
              <w:spacing w:before="40" w:after="40" w:line="276" w:lineRule="auto"/>
              <w:jc w:val="center"/>
              <w:rPr>
                <w:rFonts w:cs="Arial"/>
                <w:b/>
                <w:bCs/>
                <w:kern w:val="32"/>
                <w:lang w:val="de-DE" w:eastAsia="ar-SA"/>
              </w:rPr>
            </w:pPr>
            <w:r>
              <w:rPr>
                <w:b/>
                <w:bCs/>
                <w:kern w:val="32"/>
                <w:lang w:val="de-DE" w:eastAsia="ar-SA"/>
              </w:rPr>
              <w:t>Notes</w:t>
            </w:r>
            <w:r>
              <w:rPr>
                <w:rFonts w:cs="Arial"/>
                <w:b/>
                <w:bCs/>
                <w:kern w:val="32"/>
                <w:vertAlign w:val="superscript"/>
                <w:lang w:val="de-DE" w:eastAsia="ar-SA"/>
              </w:rPr>
              <w:t>†</w:t>
            </w:r>
          </w:p>
        </w:tc>
      </w:tr>
      <w:tr w:rsidR="00992A7D" w:rsidTr="00992A7D">
        <w:trPr>
          <w:cantSplit/>
          <w:trHeight w:val="64"/>
          <w:jc w:val="center"/>
        </w:trPr>
        <w:tc>
          <w:tcPr>
            <w:tcW w:w="3506" w:type="dxa"/>
            <w:tcBorders>
              <w:top w:val="double" w:sz="4" w:space="0" w:color="auto"/>
              <w:left w:val="single" w:sz="4" w:space="0" w:color="auto"/>
              <w:bottom w:val="single" w:sz="4" w:space="0" w:color="auto"/>
              <w:right w:val="single" w:sz="4" w:space="0" w:color="auto"/>
            </w:tcBorders>
            <w:vAlign w:val="center"/>
            <w:hideMark/>
          </w:tcPr>
          <w:p w:rsidR="00992A7D" w:rsidRDefault="00935523">
            <w:pPr>
              <w:spacing w:after="60" w:line="276" w:lineRule="auto"/>
              <w:jc w:val="center"/>
              <w:rPr>
                <w:rFonts w:cs="Arial"/>
                <w:bCs/>
                <w:kern w:val="32"/>
                <w:lang w:val="de-DE" w:eastAsia="ar-SA"/>
              </w:rPr>
            </w:pPr>
            <w:r>
              <w:rPr>
                <w:bCs/>
                <w:kern w:val="32"/>
                <w:lang w:val="de-DE" w:eastAsia="ar-SA"/>
              </w:rPr>
              <w:t>APA_Actv_MM_Timr_Cfg</w:t>
            </w:r>
          </w:p>
        </w:tc>
        <w:tc>
          <w:tcPr>
            <w:tcW w:w="554" w:type="dxa"/>
            <w:tcBorders>
              <w:top w:val="double" w:sz="4" w:space="0" w:color="auto"/>
              <w:left w:val="single" w:sz="4" w:space="0" w:color="auto"/>
              <w:bottom w:val="single" w:sz="4" w:space="0" w:color="auto"/>
              <w:right w:val="single" w:sz="4" w:space="0" w:color="auto"/>
            </w:tcBorders>
            <w:vAlign w:val="center"/>
            <w:hideMark/>
          </w:tcPr>
          <w:p w:rsidR="00992A7D" w:rsidRDefault="00935523">
            <w:pPr>
              <w:keepNext/>
              <w:keepLines/>
              <w:spacing w:before="40" w:after="40" w:line="276" w:lineRule="auto"/>
              <w:jc w:val="center"/>
              <w:rPr>
                <w:rFonts w:cs="Arial"/>
                <w:b/>
                <w:lang w:val="de-DE" w:eastAsia="ar-SA"/>
              </w:rPr>
            </w:pPr>
            <w:r>
              <w:rPr>
                <w:lang w:val="de-DE" w:eastAsia="ar-SA"/>
              </w:rPr>
              <w:t>0</w:t>
            </w:r>
          </w:p>
        </w:tc>
        <w:tc>
          <w:tcPr>
            <w:tcW w:w="1039" w:type="dxa"/>
            <w:tcBorders>
              <w:top w:val="double" w:sz="4" w:space="0" w:color="auto"/>
              <w:left w:val="single" w:sz="4" w:space="0" w:color="auto"/>
              <w:bottom w:val="single" w:sz="4" w:space="0" w:color="auto"/>
              <w:right w:val="single" w:sz="4" w:space="0" w:color="auto"/>
            </w:tcBorders>
            <w:vAlign w:val="center"/>
            <w:hideMark/>
          </w:tcPr>
          <w:p w:rsidR="00992A7D" w:rsidRDefault="00935523">
            <w:pPr>
              <w:spacing w:after="60" w:line="276" w:lineRule="auto"/>
              <w:jc w:val="center"/>
              <w:rPr>
                <w:rFonts w:cs="Arial"/>
                <w:lang w:val="de-DE" w:eastAsia="ar-SA"/>
              </w:rPr>
            </w:pPr>
            <w:r>
              <w:rPr>
                <w:lang w:val="de-DE" w:eastAsia="ar-SA"/>
              </w:rPr>
              <w:t>5000ms</w:t>
            </w:r>
          </w:p>
        </w:tc>
        <w:tc>
          <w:tcPr>
            <w:tcW w:w="1528" w:type="dxa"/>
            <w:tcBorders>
              <w:top w:val="double" w:sz="4" w:space="0" w:color="auto"/>
              <w:left w:val="single" w:sz="4" w:space="0" w:color="auto"/>
              <w:bottom w:val="single" w:sz="4" w:space="0" w:color="auto"/>
              <w:right w:val="single" w:sz="4" w:space="0" w:color="auto"/>
            </w:tcBorders>
            <w:vAlign w:val="center"/>
            <w:hideMark/>
          </w:tcPr>
          <w:p w:rsidR="00992A7D" w:rsidRDefault="00935523">
            <w:pPr>
              <w:spacing w:after="60" w:line="276" w:lineRule="auto"/>
              <w:jc w:val="center"/>
              <w:rPr>
                <w:rFonts w:cs="Arial"/>
                <w:lang w:val="de-DE" w:eastAsia="ar-SA"/>
              </w:rPr>
            </w:pPr>
            <w:r>
              <w:rPr>
                <w:lang w:val="de-DE" w:eastAsia="ar-SA"/>
              </w:rPr>
              <w:t>250ms</w:t>
            </w:r>
          </w:p>
        </w:tc>
        <w:tc>
          <w:tcPr>
            <w:tcW w:w="2484" w:type="dxa"/>
            <w:tcBorders>
              <w:top w:val="double" w:sz="4" w:space="0" w:color="auto"/>
              <w:left w:val="single" w:sz="4" w:space="0" w:color="auto"/>
              <w:bottom w:val="single" w:sz="4" w:space="0" w:color="auto"/>
              <w:right w:val="single" w:sz="4" w:space="0" w:color="auto"/>
            </w:tcBorders>
            <w:vAlign w:val="center"/>
            <w:hideMark/>
          </w:tcPr>
          <w:p w:rsidR="00992A7D" w:rsidRDefault="00935523">
            <w:pPr>
              <w:spacing w:after="60" w:line="276" w:lineRule="auto"/>
              <w:jc w:val="center"/>
              <w:rPr>
                <w:rFonts w:cs="Arial"/>
                <w:lang w:val="de-DE" w:eastAsia="ar-SA"/>
              </w:rPr>
            </w:pPr>
            <w:r>
              <w:rPr>
                <w:lang w:val="de-DE" w:eastAsia="ar-SA"/>
              </w:rPr>
              <w:t>Time to missing message fault while APA is actively displaying</w:t>
            </w:r>
          </w:p>
        </w:tc>
      </w:tr>
      <w:tr w:rsidR="00992A7D" w:rsidTr="00992A7D">
        <w:trPr>
          <w:cantSplit/>
          <w:trHeight w:val="282"/>
          <w:jc w:val="center"/>
        </w:trPr>
        <w:tc>
          <w:tcPr>
            <w:tcW w:w="3506" w:type="dxa"/>
            <w:tcBorders>
              <w:top w:val="single" w:sz="4" w:space="0" w:color="auto"/>
              <w:left w:val="single" w:sz="4" w:space="0" w:color="auto"/>
              <w:bottom w:val="single" w:sz="4" w:space="0" w:color="auto"/>
              <w:right w:val="single" w:sz="4" w:space="0" w:color="auto"/>
            </w:tcBorders>
            <w:vAlign w:val="center"/>
            <w:hideMark/>
          </w:tcPr>
          <w:p w:rsidR="00992A7D" w:rsidRDefault="00935523">
            <w:pPr>
              <w:spacing w:after="60" w:line="276" w:lineRule="auto"/>
              <w:jc w:val="center"/>
              <w:rPr>
                <w:bCs/>
                <w:kern w:val="32"/>
                <w:lang w:val="de-DE" w:eastAsia="ar-SA"/>
              </w:rPr>
            </w:pPr>
            <w:r>
              <w:rPr>
                <w:bCs/>
                <w:kern w:val="32"/>
                <w:lang w:val="de-DE" w:eastAsia="ar-SA"/>
              </w:rPr>
              <w:t>APA_Mode_Timr_Cfg</w:t>
            </w:r>
          </w:p>
        </w:tc>
        <w:tc>
          <w:tcPr>
            <w:tcW w:w="554" w:type="dxa"/>
            <w:tcBorders>
              <w:top w:val="single" w:sz="4" w:space="0" w:color="auto"/>
              <w:left w:val="single" w:sz="4" w:space="0" w:color="auto"/>
              <w:bottom w:val="single" w:sz="4" w:space="0" w:color="auto"/>
              <w:right w:val="single" w:sz="4" w:space="0" w:color="auto"/>
            </w:tcBorders>
            <w:vAlign w:val="center"/>
            <w:hideMark/>
          </w:tcPr>
          <w:p w:rsidR="00992A7D" w:rsidRDefault="00935523">
            <w:pPr>
              <w:keepNext/>
              <w:keepLines/>
              <w:spacing w:before="40" w:after="40" w:line="276" w:lineRule="auto"/>
              <w:jc w:val="center"/>
              <w:rPr>
                <w:lang w:val="de-DE" w:eastAsia="ar-SA"/>
              </w:rPr>
            </w:pPr>
            <w:r>
              <w:rPr>
                <w:lang w:val="de-DE" w:eastAsia="ar-SA"/>
              </w:rPr>
              <w:t>0</w:t>
            </w:r>
          </w:p>
        </w:tc>
        <w:tc>
          <w:tcPr>
            <w:tcW w:w="1039" w:type="dxa"/>
            <w:tcBorders>
              <w:top w:val="single" w:sz="4" w:space="0" w:color="auto"/>
              <w:left w:val="single" w:sz="4" w:space="0" w:color="auto"/>
              <w:bottom w:val="single" w:sz="4" w:space="0" w:color="auto"/>
              <w:right w:val="single" w:sz="4" w:space="0" w:color="auto"/>
            </w:tcBorders>
            <w:vAlign w:val="center"/>
            <w:hideMark/>
          </w:tcPr>
          <w:p w:rsidR="00992A7D" w:rsidRDefault="00935523">
            <w:pPr>
              <w:spacing w:after="60" w:line="276" w:lineRule="auto"/>
              <w:jc w:val="center"/>
              <w:rPr>
                <w:lang w:val="de-DE" w:eastAsia="ar-SA"/>
              </w:rPr>
            </w:pPr>
            <w:r>
              <w:rPr>
                <w:lang w:val="de-DE" w:eastAsia="ar-SA"/>
              </w:rPr>
              <w:t>2000ms</w:t>
            </w:r>
          </w:p>
        </w:tc>
        <w:tc>
          <w:tcPr>
            <w:tcW w:w="1528" w:type="dxa"/>
            <w:tcBorders>
              <w:top w:val="single" w:sz="4" w:space="0" w:color="auto"/>
              <w:left w:val="single" w:sz="4" w:space="0" w:color="auto"/>
              <w:bottom w:val="single" w:sz="4" w:space="0" w:color="auto"/>
              <w:right w:val="single" w:sz="4" w:space="0" w:color="auto"/>
            </w:tcBorders>
            <w:vAlign w:val="center"/>
            <w:hideMark/>
          </w:tcPr>
          <w:p w:rsidR="00992A7D" w:rsidRDefault="00935523">
            <w:pPr>
              <w:spacing w:after="60" w:line="276" w:lineRule="auto"/>
              <w:jc w:val="center"/>
              <w:rPr>
                <w:lang w:val="de-DE" w:eastAsia="ar-SA"/>
              </w:rPr>
            </w:pPr>
            <w:r>
              <w:rPr>
                <w:lang w:val="de-DE" w:eastAsia="ar-SA"/>
              </w:rPr>
              <w:t>0ms</w:t>
            </w:r>
          </w:p>
        </w:tc>
        <w:tc>
          <w:tcPr>
            <w:tcW w:w="2484" w:type="dxa"/>
            <w:tcBorders>
              <w:top w:val="single" w:sz="4" w:space="0" w:color="auto"/>
              <w:left w:val="single" w:sz="4" w:space="0" w:color="auto"/>
              <w:bottom w:val="single" w:sz="4" w:space="0" w:color="auto"/>
              <w:right w:val="single" w:sz="4" w:space="0" w:color="auto"/>
            </w:tcBorders>
            <w:hideMark/>
          </w:tcPr>
          <w:p w:rsidR="00992A7D" w:rsidRDefault="00935523">
            <w:pPr>
              <w:spacing w:after="60" w:line="276" w:lineRule="auto"/>
              <w:jc w:val="center"/>
              <w:rPr>
                <w:lang w:val="de-DE" w:eastAsia="ar-SA"/>
              </w:rPr>
            </w:pPr>
            <w:r>
              <w:rPr>
                <w:lang w:val="de-DE" w:eastAsia="ar-SA"/>
              </w:rPr>
              <w:t>Timer for debouncing active park input data</w:t>
            </w:r>
          </w:p>
          <w:p w:rsidR="00992A7D" w:rsidRDefault="00935523">
            <w:pPr>
              <w:spacing w:after="60" w:line="276" w:lineRule="auto"/>
              <w:jc w:val="center"/>
              <w:rPr>
                <w:lang w:val="de-DE" w:eastAsia="ar-SA"/>
              </w:rPr>
            </w:pPr>
            <w:r>
              <w:rPr>
                <w:lang w:val="de-DE" w:eastAsia="ar-SA"/>
              </w:rPr>
              <w:t xml:space="preserve">Note: should already be </w:t>
            </w:r>
            <w:r>
              <w:rPr>
                <w:lang w:val="de-DE" w:eastAsia="ar-SA"/>
              </w:rPr>
              <w:t>debounced by source.</w:t>
            </w:r>
          </w:p>
        </w:tc>
      </w:tr>
      <w:tr w:rsidR="00992A7D" w:rsidTr="00992A7D">
        <w:trPr>
          <w:cantSplit/>
          <w:trHeight w:val="282"/>
          <w:jc w:val="center"/>
        </w:trPr>
        <w:tc>
          <w:tcPr>
            <w:tcW w:w="3506" w:type="dxa"/>
            <w:tcBorders>
              <w:top w:val="single" w:sz="4" w:space="0" w:color="auto"/>
              <w:left w:val="single" w:sz="4" w:space="0" w:color="auto"/>
              <w:bottom w:val="single" w:sz="4" w:space="0" w:color="auto"/>
              <w:right w:val="single" w:sz="4" w:space="0" w:color="auto"/>
            </w:tcBorders>
            <w:vAlign w:val="center"/>
            <w:hideMark/>
          </w:tcPr>
          <w:p w:rsidR="00992A7D" w:rsidRDefault="00935523">
            <w:pPr>
              <w:spacing w:after="60" w:line="276" w:lineRule="auto"/>
              <w:jc w:val="center"/>
              <w:rPr>
                <w:rFonts w:cs="Arial"/>
                <w:bCs/>
                <w:kern w:val="32"/>
                <w:lang w:val="de-DE" w:eastAsia="ar-SA"/>
              </w:rPr>
            </w:pPr>
            <w:r>
              <w:rPr>
                <w:bCs/>
                <w:kern w:val="32"/>
                <w:lang w:val="de-DE" w:eastAsia="ar-SA"/>
              </w:rPr>
              <w:t>Camra_Actv_MM_Timer_Cfg</w:t>
            </w:r>
          </w:p>
        </w:tc>
        <w:tc>
          <w:tcPr>
            <w:tcW w:w="554" w:type="dxa"/>
            <w:tcBorders>
              <w:top w:val="single" w:sz="4" w:space="0" w:color="auto"/>
              <w:left w:val="single" w:sz="4" w:space="0" w:color="auto"/>
              <w:bottom w:val="single" w:sz="4" w:space="0" w:color="auto"/>
              <w:right w:val="single" w:sz="4" w:space="0" w:color="auto"/>
            </w:tcBorders>
            <w:vAlign w:val="center"/>
            <w:hideMark/>
          </w:tcPr>
          <w:p w:rsidR="00992A7D" w:rsidRDefault="00935523">
            <w:pPr>
              <w:keepNext/>
              <w:keepLines/>
              <w:spacing w:before="40" w:after="40" w:line="276" w:lineRule="auto"/>
              <w:jc w:val="center"/>
              <w:rPr>
                <w:rFonts w:cs="Arial"/>
                <w:lang w:val="de-DE" w:eastAsia="ar-SA"/>
              </w:rPr>
            </w:pPr>
            <w:r>
              <w:rPr>
                <w:lang w:val="de-DE" w:eastAsia="ar-SA"/>
              </w:rPr>
              <w:t>0</w:t>
            </w:r>
          </w:p>
        </w:tc>
        <w:tc>
          <w:tcPr>
            <w:tcW w:w="1039" w:type="dxa"/>
            <w:tcBorders>
              <w:top w:val="single" w:sz="4" w:space="0" w:color="auto"/>
              <w:left w:val="single" w:sz="4" w:space="0" w:color="auto"/>
              <w:bottom w:val="single" w:sz="4" w:space="0" w:color="auto"/>
              <w:right w:val="single" w:sz="4" w:space="0" w:color="auto"/>
            </w:tcBorders>
            <w:vAlign w:val="center"/>
            <w:hideMark/>
          </w:tcPr>
          <w:p w:rsidR="00992A7D" w:rsidRDefault="00935523">
            <w:pPr>
              <w:spacing w:after="60" w:line="276" w:lineRule="auto"/>
              <w:jc w:val="center"/>
              <w:rPr>
                <w:rFonts w:cs="Arial"/>
                <w:lang w:val="de-DE" w:eastAsia="ar-SA"/>
              </w:rPr>
            </w:pPr>
            <w:r>
              <w:rPr>
                <w:lang w:val="de-DE" w:eastAsia="ar-SA"/>
              </w:rPr>
              <w:t>5000ms</w:t>
            </w:r>
          </w:p>
        </w:tc>
        <w:tc>
          <w:tcPr>
            <w:tcW w:w="1528" w:type="dxa"/>
            <w:tcBorders>
              <w:top w:val="single" w:sz="4" w:space="0" w:color="auto"/>
              <w:left w:val="single" w:sz="4" w:space="0" w:color="auto"/>
              <w:bottom w:val="single" w:sz="4" w:space="0" w:color="auto"/>
              <w:right w:val="single" w:sz="4" w:space="0" w:color="auto"/>
            </w:tcBorders>
            <w:vAlign w:val="center"/>
            <w:hideMark/>
          </w:tcPr>
          <w:p w:rsidR="00992A7D" w:rsidRDefault="00935523">
            <w:pPr>
              <w:spacing w:after="60" w:line="276" w:lineRule="auto"/>
              <w:jc w:val="center"/>
              <w:rPr>
                <w:rFonts w:cs="Arial"/>
                <w:lang w:val="de-DE" w:eastAsia="ar-SA"/>
              </w:rPr>
            </w:pPr>
            <w:r>
              <w:rPr>
                <w:lang w:val="de-DE" w:eastAsia="ar-SA"/>
              </w:rPr>
              <w:t>1000ms</w:t>
            </w:r>
          </w:p>
        </w:tc>
        <w:tc>
          <w:tcPr>
            <w:tcW w:w="2484" w:type="dxa"/>
            <w:tcBorders>
              <w:top w:val="single" w:sz="4" w:space="0" w:color="auto"/>
              <w:left w:val="single" w:sz="4" w:space="0" w:color="auto"/>
              <w:bottom w:val="single" w:sz="4" w:space="0" w:color="auto"/>
              <w:right w:val="single" w:sz="4" w:space="0" w:color="auto"/>
            </w:tcBorders>
            <w:hideMark/>
          </w:tcPr>
          <w:p w:rsidR="00992A7D" w:rsidRDefault="00935523">
            <w:pPr>
              <w:spacing w:after="60" w:line="276" w:lineRule="auto"/>
              <w:jc w:val="center"/>
              <w:rPr>
                <w:rFonts w:cs="Arial"/>
                <w:lang w:val="de-DE" w:eastAsia="ar-SA"/>
              </w:rPr>
            </w:pPr>
            <w:r>
              <w:rPr>
                <w:lang w:val="de-DE" w:eastAsia="ar-SA"/>
              </w:rPr>
              <w:t>Time to missing message fault while camera is actively displaying</w:t>
            </w:r>
          </w:p>
        </w:tc>
      </w:tr>
      <w:tr w:rsidR="00992A7D" w:rsidTr="00992A7D">
        <w:trPr>
          <w:cantSplit/>
          <w:trHeight w:val="282"/>
          <w:jc w:val="center"/>
        </w:trPr>
        <w:tc>
          <w:tcPr>
            <w:tcW w:w="3506" w:type="dxa"/>
            <w:tcBorders>
              <w:top w:val="single" w:sz="4" w:space="0" w:color="auto"/>
              <w:left w:val="single" w:sz="4" w:space="0" w:color="auto"/>
              <w:bottom w:val="single" w:sz="4" w:space="0" w:color="auto"/>
              <w:right w:val="single" w:sz="4" w:space="0" w:color="auto"/>
            </w:tcBorders>
            <w:vAlign w:val="center"/>
            <w:hideMark/>
          </w:tcPr>
          <w:p w:rsidR="00992A7D" w:rsidRDefault="00935523">
            <w:pPr>
              <w:spacing w:after="60" w:line="276" w:lineRule="auto"/>
              <w:jc w:val="center"/>
              <w:rPr>
                <w:rFonts w:cs="Arial"/>
                <w:bCs/>
                <w:kern w:val="32"/>
                <w:lang w:val="de-DE" w:eastAsia="ar-SA"/>
              </w:rPr>
            </w:pPr>
            <w:r>
              <w:rPr>
                <w:bCs/>
                <w:kern w:val="32"/>
                <w:lang w:val="de-DE" w:eastAsia="ar-SA"/>
              </w:rPr>
              <w:t>Camra_Exit_Timr_Cfg</w:t>
            </w:r>
          </w:p>
        </w:tc>
        <w:tc>
          <w:tcPr>
            <w:tcW w:w="554" w:type="dxa"/>
            <w:tcBorders>
              <w:top w:val="single" w:sz="4" w:space="0" w:color="auto"/>
              <w:left w:val="single" w:sz="4" w:space="0" w:color="auto"/>
              <w:bottom w:val="single" w:sz="4" w:space="0" w:color="auto"/>
              <w:right w:val="single" w:sz="4" w:space="0" w:color="auto"/>
            </w:tcBorders>
            <w:vAlign w:val="center"/>
            <w:hideMark/>
          </w:tcPr>
          <w:p w:rsidR="00992A7D" w:rsidRDefault="00935523">
            <w:pPr>
              <w:keepNext/>
              <w:keepLines/>
              <w:spacing w:before="40" w:after="40" w:line="276" w:lineRule="auto"/>
              <w:jc w:val="center"/>
              <w:rPr>
                <w:rFonts w:cs="Arial"/>
                <w:lang w:val="de-DE" w:eastAsia="ar-SA"/>
              </w:rPr>
            </w:pPr>
            <w:r>
              <w:rPr>
                <w:lang w:val="de-DE" w:eastAsia="ar-SA"/>
              </w:rPr>
              <w:t>0</w:t>
            </w:r>
          </w:p>
        </w:tc>
        <w:tc>
          <w:tcPr>
            <w:tcW w:w="1039" w:type="dxa"/>
            <w:tcBorders>
              <w:top w:val="single" w:sz="4" w:space="0" w:color="auto"/>
              <w:left w:val="single" w:sz="4" w:space="0" w:color="auto"/>
              <w:bottom w:val="single" w:sz="4" w:space="0" w:color="auto"/>
              <w:right w:val="single" w:sz="4" w:space="0" w:color="auto"/>
            </w:tcBorders>
            <w:vAlign w:val="center"/>
            <w:hideMark/>
          </w:tcPr>
          <w:p w:rsidR="00992A7D" w:rsidRDefault="00935523">
            <w:pPr>
              <w:spacing w:after="60" w:line="276" w:lineRule="auto"/>
              <w:jc w:val="center"/>
              <w:rPr>
                <w:rFonts w:cs="Arial"/>
                <w:lang w:val="de-DE" w:eastAsia="ar-SA"/>
              </w:rPr>
            </w:pPr>
            <w:r>
              <w:rPr>
                <w:lang w:val="de-DE" w:eastAsia="ar-SA"/>
              </w:rPr>
              <w:t>5000ms</w:t>
            </w:r>
          </w:p>
        </w:tc>
        <w:tc>
          <w:tcPr>
            <w:tcW w:w="1528" w:type="dxa"/>
            <w:tcBorders>
              <w:top w:val="single" w:sz="4" w:space="0" w:color="auto"/>
              <w:left w:val="single" w:sz="4" w:space="0" w:color="auto"/>
              <w:bottom w:val="single" w:sz="4" w:space="0" w:color="auto"/>
              <w:right w:val="single" w:sz="4" w:space="0" w:color="auto"/>
            </w:tcBorders>
            <w:vAlign w:val="center"/>
            <w:hideMark/>
          </w:tcPr>
          <w:p w:rsidR="00992A7D" w:rsidRDefault="00935523">
            <w:pPr>
              <w:spacing w:after="60" w:line="276" w:lineRule="auto"/>
              <w:jc w:val="center"/>
              <w:rPr>
                <w:rFonts w:cs="Arial"/>
                <w:lang w:val="de-DE" w:eastAsia="ar-SA"/>
              </w:rPr>
            </w:pPr>
            <w:r>
              <w:rPr>
                <w:lang w:val="de-DE" w:eastAsia="ar-SA"/>
              </w:rPr>
              <w:t>0ms</w:t>
            </w:r>
          </w:p>
        </w:tc>
        <w:tc>
          <w:tcPr>
            <w:tcW w:w="2484" w:type="dxa"/>
            <w:tcBorders>
              <w:top w:val="single" w:sz="4" w:space="0" w:color="auto"/>
              <w:left w:val="single" w:sz="4" w:space="0" w:color="auto"/>
              <w:bottom w:val="single" w:sz="4" w:space="0" w:color="auto"/>
              <w:right w:val="single" w:sz="4" w:space="0" w:color="auto"/>
            </w:tcBorders>
            <w:hideMark/>
          </w:tcPr>
          <w:p w:rsidR="00992A7D" w:rsidRDefault="00935523">
            <w:pPr>
              <w:spacing w:after="60" w:line="276" w:lineRule="auto"/>
              <w:jc w:val="center"/>
              <w:rPr>
                <w:lang w:val="de-DE" w:eastAsia="ar-SA"/>
              </w:rPr>
            </w:pPr>
            <w:r>
              <w:rPr>
                <w:lang w:val="de-DE" w:eastAsia="ar-SA"/>
              </w:rPr>
              <w:t>Minimum RVC camera screen display time when exiting using Camera Exit Delay.</w:t>
            </w:r>
          </w:p>
        </w:tc>
      </w:tr>
      <w:tr w:rsidR="00992A7D" w:rsidTr="00992A7D">
        <w:trPr>
          <w:cantSplit/>
          <w:trHeight w:val="282"/>
          <w:jc w:val="center"/>
        </w:trPr>
        <w:tc>
          <w:tcPr>
            <w:tcW w:w="3506" w:type="dxa"/>
            <w:tcBorders>
              <w:top w:val="single" w:sz="4" w:space="0" w:color="auto"/>
              <w:left w:val="single" w:sz="4" w:space="0" w:color="auto"/>
              <w:bottom w:val="single" w:sz="4" w:space="0" w:color="auto"/>
              <w:right w:val="single" w:sz="4" w:space="0" w:color="auto"/>
            </w:tcBorders>
            <w:vAlign w:val="center"/>
            <w:hideMark/>
          </w:tcPr>
          <w:p w:rsidR="00992A7D" w:rsidRDefault="00935523">
            <w:pPr>
              <w:spacing w:after="60" w:line="276" w:lineRule="auto"/>
              <w:jc w:val="center"/>
              <w:rPr>
                <w:rFonts w:cs="Arial"/>
                <w:bCs/>
                <w:kern w:val="32"/>
                <w:lang w:val="de-DE" w:eastAsia="ar-SA"/>
              </w:rPr>
            </w:pPr>
            <w:r>
              <w:rPr>
                <w:bCs/>
                <w:kern w:val="32"/>
                <w:lang w:val="de-DE" w:eastAsia="ar-SA"/>
              </w:rPr>
              <w:t>GearPosHMI_Timr_Cfg</w:t>
            </w:r>
          </w:p>
        </w:tc>
        <w:tc>
          <w:tcPr>
            <w:tcW w:w="554" w:type="dxa"/>
            <w:tcBorders>
              <w:top w:val="single" w:sz="4" w:space="0" w:color="auto"/>
              <w:left w:val="single" w:sz="4" w:space="0" w:color="auto"/>
              <w:bottom w:val="single" w:sz="4" w:space="0" w:color="auto"/>
              <w:right w:val="single" w:sz="4" w:space="0" w:color="auto"/>
            </w:tcBorders>
            <w:vAlign w:val="center"/>
            <w:hideMark/>
          </w:tcPr>
          <w:p w:rsidR="00992A7D" w:rsidRDefault="00935523">
            <w:pPr>
              <w:keepNext/>
              <w:keepLines/>
              <w:spacing w:before="40" w:after="40" w:line="276" w:lineRule="auto"/>
              <w:jc w:val="center"/>
              <w:rPr>
                <w:rFonts w:cs="Arial"/>
                <w:lang w:val="de-DE" w:eastAsia="ar-SA"/>
              </w:rPr>
            </w:pPr>
            <w:r>
              <w:rPr>
                <w:lang w:val="de-DE" w:eastAsia="ar-SA"/>
              </w:rPr>
              <w:t>0</w:t>
            </w:r>
          </w:p>
        </w:tc>
        <w:tc>
          <w:tcPr>
            <w:tcW w:w="1039" w:type="dxa"/>
            <w:tcBorders>
              <w:top w:val="single" w:sz="4" w:space="0" w:color="auto"/>
              <w:left w:val="single" w:sz="4" w:space="0" w:color="auto"/>
              <w:bottom w:val="single" w:sz="4" w:space="0" w:color="auto"/>
              <w:right w:val="single" w:sz="4" w:space="0" w:color="auto"/>
            </w:tcBorders>
            <w:vAlign w:val="center"/>
            <w:hideMark/>
          </w:tcPr>
          <w:p w:rsidR="00992A7D" w:rsidRDefault="00935523">
            <w:pPr>
              <w:spacing w:after="60" w:line="276" w:lineRule="auto"/>
              <w:jc w:val="center"/>
              <w:rPr>
                <w:rFonts w:cs="Arial"/>
                <w:lang w:val="de-DE" w:eastAsia="ar-SA"/>
              </w:rPr>
            </w:pPr>
            <w:r>
              <w:rPr>
                <w:lang w:val="de-DE" w:eastAsia="ar-SA"/>
              </w:rPr>
              <w:t>2000ms</w:t>
            </w:r>
          </w:p>
        </w:tc>
        <w:tc>
          <w:tcPr>
            <w:tcW w:w="1528" w:type="dxa"/>
            <w:tcBorders>
              <w:top w:val="single" w:sz="4" w:space="0" w:color="auto"/>
              <w:left w:val="single" w:sz="4" w:space="0" w:color="auto"/>
              <w:bottom w:val="single" w:sz="4" w:space="0" w:color="auto"/>
              <w:right w:val="single" w:sz="4" w:space="0" w:color="auto"/>
            </w:tcBorders>
            <w:vAlign w:val="center"/>
            <w:hideMark/>
          </w:tcPr>
          <w:p w:rsidR="00992A7D" w:rsidRDefault="00935523">
            <w:pPr>
              <w:spacing w:after="60" w:line="276" w:lineRule="auto"/>
              <w:jc w:val="center"/>
              <w:rPr>
                <w:rFonts w:cs="Arial"/>
                <w:lang w:val="de-DE" w:eastAsia="ar-SA"/>
              </w:rPr>
            </w:pPr>
            <w:r>
              <w:rPr>
                <w:lang w:val="de-DE" w:eastAsia="ar-SA"/>
              </w:rPr>
              <w:t>250ms</w:t>
            </w:r>
          </w:p>
        </w:tc>
        <w:tc>
          <w:tcPr>
            <w:tcW w:w="2484" w:type="dxa"/>
            <w:tcBorders>
              <w:top w:val="single" w:sz="4" w:space="0" w:color="auto"/>
              <w:left w:val="single" w:sz="4" w:space="0" w:color="auto"/>
              <w:bottom w:val="single" w:sz="4" w:space="0" w:color="auto"/>
              <w:right w:val="single" w:sz="4" w:space="0" w:color="auto"/>
            </w:tcBorders>
            <w:hideMark/>
          </w:tcPr>
          <w:p w:rsidR="00992A7D" w:rsidRDefault="00935523">
            <w:pPr>
              <w:spacing w:after="60" w:line="276" w:lineRule="auto"/>
              <w:jc w:val="center"/>
              <w:rPr>
                <w:lang w:val="de-DE" w:eastAsia="ar-SA"/>
              </w:rPr>
            </w:pPr>
            <w:r>
              <w:rPr>
                <w:lang w:val="de-DE" w:eastAsia="ar-SA"/>
              </w:rPr>
              <w:t>Camera screen entry time</w:t>
            </w:r>
          </w:p>
          <w:p w:rsidR="00992A7D" w:rsidRDefault="00935523">
            <w:pPr>
              <w:spacing w:after="60" w:line="276" w:lineRule="auto"/>
              <w:jc w:val="center"/>
              <w:rPr>
                <w:lang w:val="de-DE" w:eastAsia="ar-SA"/>
              </w:rPr>
            </w:pPr>
            <w:r>
              <w:rPr>
                <w:lang w:val="de-DE" w:eastAsia="ar-SA"/>
              </w:rPr>
              <w:t>Note: 2000ms is the FMVSS111 maximum time.</w:t>
            </w:r>
          </w:p>
          <w:p w:rsidR="00992A7D" w:rsidRDefault="00935523">
            <w:pPr>
              <w:spacing w:after="60" w:line="276" w:lineRule="auto"/>
              <w:jc w:val="center"/>
              <w:rPr>
                <w:rFonts w:cs="Arial"/>
                <w:lang w:val="de-DE" w:eastAsia="ar-SA"/>
              </w:rPr>
            </w:pPr>
            <w:r>
              <w:rPr>
                <w:lang w:val="de-DE" w:eastAsia="ar-SA"/>
              </w:rPr>
              <w:t>Ford maximum per Rqt131305-007773 is 750ms for the entire system.</w:t>
            </w:r>
          </w:p>
        </w:tc>
      </w:tr>
      <w:tr w:rsidR="00992A7D" w:rsidTr="00992A7D">
        <w:trPr>
          <w:cantSplit/>
          <w:trHeight w:val="282"/>
          <w:jc w:val="center"/>
        </w:trPr>
        <w:tc>
          <w:tcPr>
            <w:tcW w:w="3506" w:type="dxa"/>
            <w:tcBorders>
              <w:top w:val="single" w:sz="4" w:space="0" w:color="auto"/>
              <w:left w:val="single" w:sz="4" w:space="0" w:color="auto"/>
              <w:bottom w:val="single" w:sz="4" w:space="0" w:color="auto"/>
              <w:right w:val="single" w:sz="4" w:space="0" w:color="auto"/>
            </w:tcBorders>
            <w:vAlign w:val="center"/>
            <w:hideMark/>
          </w:tcPr>
          <w:p w:rsidR="00992A7D" w:rsidRDefault="00935523">
            <w:pPr>
              <w:spacing w:after="60" w:line="276" w:lineRule="auto"/>
              <w:jc w:val="center"/>
              <w:rPr>
                <w:rFonts w:cs="Arial"/>
                <w:bCs/>
                <w:kern w:val="32"/>
                <w:lang w:val="de-DE" w:eastAsia="ar-SA"/>
              </w:rPr>
            </w:pPr>
            <w:r>
              <w:rPr>
                <w:bCs/>
                <w:kern w:val="32"/>
                <w:lang w:val="de-DE" w:eastAsia="ar-SA"/>
              </w:rPr>
              <w:t>Camra_Fault_Timr_Cfg</w:t>
            </w:r>
          </w:p>
        </w:tc>
        <w:tc>
          <w:tcPr>
            <w:tcW w:w="554" w:type="dxa"/>
            <w:tcBorders>
              <w:top w:val="single" w:sz="4" w:space="0" w:color="auto"/>
              <w:left w:val="single" w:sz="4" w:space="0" w:color="auto"/>
              <w:bottom w:val="single" w:sz="4" w:space="0" w:color="auto"/>
              <w:right w:val="single" w:sz="4" w:space="0" w:color="auto"/>
            </w:tcBorders>
            <w:vAlign w:val="center"/>
            <w:hideMark/>
          </w:tcPr>
          <w:p w:rsidR="00992A7D" w:rsidRDefault="00935523">
            <w:pPr>
              <w:keepNext/>
              <w:keepLines/>
              <w:spacing w:before="40" w:after="40" w:line="276" w:lineRule="auto"/>
              <w:jc w:val="center"/>
              <w:rPr>
                <w:rFonts w:cs="Arial"/>
                <w:lang w:val="de-DE" w:eastAsia="ar-SA"/>
              </w:rPr>
            </w:pPr>
            <w:r>
              <w:rPr>
                <w:lang w:val="de-DE" w:eastAsia="ar-SA"/>
              </w:rPr>
              <w:t>0</w:t>
            </w:r>
          </w:p>
        </w:tc>
        <w:tc>
          <w:tcPr>
            <w:tcW w:w="1039" w:type="dxa"/>
            <w:tcBorders>
              <w:top w:val="single" w:sz="4" w:space="0" w:color="auto"/>
              <w:left w:val="single" w:sz="4" w:space="0" w:color="auto"/>
              <w:bottom w:val="single" w:sz="4" w:space="0" w:color="auto"/>
              <w:right w:val="single" w:sz="4" w:space="0" w:color="auto"/>
            </w:tcBorders>
            <w:vAlign w:val="center"/>
            <w:hideMark/>
          </w:tcPr>
          <w:p w:rsidR="00992A7D" w:rsidRDefault="00935523">
            <w:pPr>
              <w:spacing w:after="60" w:line="276" w:lineRule="auto"/>
              <w:jc w:val="center"/>
              <w:rPr>
                <w:rFonts w:cs="Arial"/>
                <w:lang w:val="de-DE" w:eastAsia="ar-SA"/>
              </w:rPr>
            </w:pPr>
            <w:r>
              <w:rPr>
                <w:lang w:val="de-DE" w:eastAsia="ar-SA"/>
              </w:rPr>
              <w:t>5000ms</w:t>
            </w:r>
          </w:p>
        </w:tc>
        <w:tc>
          <w:tcPr>
            <w:tcW w:w="1528" w:type="dxa"/>
            <w:tcBorders>
              <w:top w:val="single" w:sz="4" w:space="0" w:color="auto"/>
              <w:left w:val="single" w:sz="4" w:space="0" w:color="auto"/>
              <w:bottom w:val="single" w:sz="4" w:space="0" w:color="auto"/>
              <w:right w:val="single" w:sz="4" w:space="0" w:color="auto"/>
            </w:tcBorders>
            <w:vAlign w:val="center"/>
            <w:hideMark/>
          </w:tcPr>
          <w:p w:rsidR="00992A7D" w:rsidRDefault="00935523">
            <w:pPr>
              <w:spacing w:after="60" w:line="276" w:lineRule="auto"/>
              <w:jc w:val="center"/>
              <w:rPr>
                <w:rFonts w:cs="Arial"/>
                <w:lang w:val="de-DE" w:eastAsia="ar-SA"/>
              </w:rPr>
            </w:pPr>
            <w:r>
              <w:rPr>
                <w:lang w:val="de-DE" w:eastAsia="ar-SA"/>
              </w:rPr>
              <w:t>1000ms</w:t>
            </w:r>
          </w:p>
        </w:tc>
        <w:tc>
          <w:tcPr>
            <w:tcW w:w="2484" w:type="dxa"/>
            <w:tcBorders>
              <w:top w:val="single" w:sz="4" w:space="0" w:color="auto"/>
              <w:left w:val="single" w:sz="4" w:space="0" w:color="auto"/>
              <w:bottom w:val="single" w:sz="4" w:space="0" w:color="auto"/>
              <w:right w:val="single" w:sz="4" w:space="0" w:color="auto"/>
            </w:tcBorders>
            <w:hideMark/>
          </w:tcPr>
          <w:p w:rsidR="00992A7D" w:rsidRDefault="00935523">
            <w:pPr>
              <w:spacing w:after="60" w:line="276" w:lineRule="auto"/>
              <w:jc w:val="center"/>
              <w:rPr>
                <w:rFonts w:cs="Arial"/>
                <w:lang w:val="de-DE" w:eastAsia="ar-SA"/>
              </w:rPr>
            </w:pPr>
            <w:r>
              <w:rPr>
                <w:lang w:val="de-DE" w:eastAsia="ar-SA"/>
              </w:rPr>
              <w:t>Timer for debouncing data “faulty”</w:t>
            </w:r>
          </w:p>
        </w:tc>
      </w:tr>
      <w:tr w:rsidR="00992A7D" w:rsidTr="00992A7D">
        <w:trPr>
          <w:cantSplit/>
          <w:trHeight w:val="282"/>
          <w:jc w:val="center"/>
        </w:trPr>
        <w:tc>
          <w:tcPr>
            <w:tcW w:w="3506" w:type="dxa"/>
            <w:tcBorders>
              <w:top w:val="single" w:sz="4" w:space="0" w:color="auto"/>
              <w:left w:val="single" w:sz="4" w:space="0" w:color="auto"/>
              <w:bottom w:val="single" w:sz="4" w:space="0" w:color="auto"/>
              <w:right w:val="single" w:sz="4" w:space="0" w:color="auto"/>
            </w:tcBorders>
            <w:vAlign w:val="center"/>
            <w:hideMark/>
          </w:tcPr>
          <w:p w:rsidR="00992A7D" w:rsidRDefault="00935523">
            <w:pPr>
              <w:spacing w:after="60" w:line="276" w:lineRule="auto"/>
              <w:jc w:val="center"/>
              <w:rPr>
                <w:bCs/>
                <w:kern w:val="32"/>
                <w:lang w:val="de-DE" w:eastAsia="ar-SA"/>
              </w:rPr>
            </w:pPr>
            <w:r>
              <w:rPr>
                <w:bCs/>
                <w:kern w:val="32"/>
                <w:lang w:val="de-DE" w:eastAsia="ar-SA"/>
              </w:rPr>
              <w:t>Park_Brake_Timr_Cfg</w:t>
            </w:r>
          </w:p>
        </w:tc>
        <w:tc>
          <w:tcPr>
            <w:tcW w:w="554" w:type="dxa"/>
            <w:tcBorders>
              <w:top w:val="single" w:sz="4" w:space="0" w:color="auto"/>
              <w:left w:val="single" w:sz="4" w:space="0" w:color="auto"/>
              <w:bottom w:val="single" w:sz="4" w:space="0" w:color="auto"/>
              <w:right w:val="single" w:sz="4" w:space="0" w:color="auto"/>
            </w:tcBorders>
            <w:vAlign w:val="center"/>
            <w:hideMark/>
          </w:tcPr>
          <w:p w:rsidR="00992A7D" w:rsidRDefault="00935523">
            <w:pPr>
              <w:keepNext/>
              <w:keepLines/>
              <w:spacing w:before="40" w:after="40" w:line="276" w:lineRule="auto"/>
              <w:jc w:val="center"/>
              <w:rPr>
                <w:lang w:val="de-DE" w:eastAsia="ar-SA"/>
              </w:rPr>
            </w:pPr>
            <w:r>
              <w:rPr>
                <w:lang w:val="de-DE" w:eastAsia="ar-SA"/>
              </w:rPr>
              <w:t>0</w:t>
            </w:r>
          </w:p>
        </w:tc>
        <w:tc>
          <w:tcPr>
            <w:tcW w:w="1039" w:type="dxa"/>
            <w:tcBorders>
              <w:top w:val="single" w:sz="4" w:space="0" w:color="auto"/>
              <w:left w:val="single" w:sz="4" w:space="0" w:color="auto"/>
              <w:bottom w:val="single" w:sz="4" w:space="0" w:color="auto"/>
              <w:right w:val="single" w:sz="4" w:space="0" w:color="auto"/>
            </w:tcBorders>
            <w:vAlign w:val="center"/>
            <w:hideMark/>
          </w:tcPr>
          <w:p w:rsidR="00992A7D" w:rsidRDefault="00935523">
            <w:pPr>
              <w:spacing w:after="60" w:line="276" w:lineRule="auto"/>
              <w:jc w:val="center"/>
              <w:rPr>
                <w:lang w:val="de-DE" w:eastAsia="ar-SA"/>
              </w:rPr>
            </w:pPr>
            <w:r>
              <w:rPr>
                <w:lang w:val="de-DE" w:eastAsia="ar-SA"/>
              </w:rPr>
              <w:t>2000ms</w:t>
            </w:r>
          </w:p>
        </w:tc>
        <w:tc>
          <w:tcPr>
            <w:tcW w:w="1528" w:type="dxa"/>
            <w:tcBorders>
              <w:top w:val="single" w:sz="4" w:space="0" w:color="auto"/>
              <w:left w:val="single" w:sz="4" w:space="0" w:color="auto"/>
              <w:bottom w:val="single" w:sz="4" w:space="0" w:color="auto"/>
              <w:right w:val="single" w:sz="4" w:space="0" w:color="auto"/>
            </w:tcBorders>
            <w:vAlign w:val="center"/>
            <w:hideMark/>
          </w:tcPr>
          <w:p w:rsidR="00992A7D" w:rsidRDefault="00935523">
            <w:pPr>
              <w:spacing w:after="60" w:line="276" w:lineRule="auto"/>
              <w:jc w:val="center"/>
              <w:rPr>
                <w:lang w:val="de-DE" w:eastAsia="ar-SA"/>
              </w:rPr>
            </w:pPr>
            <w:r>
              <w:rPr>
                <w:lang w:val="de-DE" w:eastAsia="ar-SA"/>
              </w:rPr>
              <w:t>0ms</w:t>
            </w:r>
          </w:p>
        </w:tc>
        <w:tc>
          <w:tcPr>
            <w:tcW w:w="2484" w:type="dxa"/>
            <w:tcBorders>
              <w:top w:val="single" w:sz="4" w:space="0" w:color="auto"/>
              <w:left w:val="single" w:sz="4" w:space="0" w:color="auto"/>
              <w:bottom w:val="single" w:sz="4" w:space="0" w:color="auto"/>
              <w:right w:val="single" w:sz="4" w:space="0" w:color="auto"/>
            </w:tcBorders>
            <w:hideMark/>
          </w:tcPr>
          <w:p w:rsidR="00992A7D" w:rsidRDefault="00935523">
            <w:pPr>
              <w:spacing w:after="60" w:line="276" w:lineRule="auto"/>
              <w:jc w:val="center"/>
              <w:rPr>
                <w:lang w:val="de-DE" w:eastAsia="ar-SA"/>
              </w:rPr>
            </w:pPr>
            <w:r>
              <w:rPr>
                <w:lang w:val="de-DE" w:eastAsia="ar-SA"/>
              </w:rPr>
              <w:t>Timer for debouncing park brake input data</w:t>
            </w:r>
          </w:p>
          <w:p w:rsidR="00992A7D" w:rsidRDefault="00935523">
            <w:pPr>
              <w:spacing w:after="60" w:line="276" w:lineRule="auto"/>
              <w:jc w:val="center"/>
              <w:rPr>
                <w:lang w:val="de-DE" w:eastAsia="ar-SA"/>
              </w:rPr>
            </w:pPr>
            <w:r>
              <w:rPr>
                <w:lang w:val="de-DE" w:eastAsia="ar-SA"/>
              </w:rPr>
              <w:t>Note: should already be debounced by source.</w:t>
            </w:r>
          </w:p>
        </w:tc>
      </w:tr>
      <w:tr w:rsidR="00992A7D" w:rsidTr="00992A7D">
        <w:trPr>
          <w:cantSplit/>
          <w:trHeight w:val="282"/>
          <w:jc w:val="center"/>
        </w:trPr>
        <w:tc>
          <w:tcPr>
            <w:tcW w:w="3506" w:type="dxa"/>
            <w:tcBorders>
              <w:top w:val="single" w:sz="4" w:space="0" w:color="auto"/>
              <w:left w:val="single" w:sz="4" w:space="0" w:color="auto"/>
              <w:bottom w:val="single" w:sz="4" w:space="0" w:color="auto"/>
              <w:right w:val="single" w:sz="4" w:space="0" w:color="auto"/>
            </w:tcBorders>
            <w:vAlign w:val="center"/>
            <w:hideMark/>
          </w:tcPr>
          <w:p w:rsidR="00992A7D" w:rsidRDefault="00935523">
            <w:pPr>
              <w:spacing w:after="60" w:line="276" w:lineRule="auto"/>
              <w:jc w:val="center"/>
              <w:rPr>
                <w:bCs/>
                <w:kern w:val="32"/>
                <w:lang w:val="de-DE" w:eastAsia="ar-SA"/>
              </w:rPr>
            </w:pPr>
            <w:r>
              <w:rPr>
                <w:bCs/>
                <w:kern w:val="32"/>
                <w:lang w:val="de-DE" w:eastAsia="ar-SA"/>
              </w:rPr>
              <w:t>PDC_Stat_Timr_Cfg</w:t>
            </w:r>
          </w:p>
        </w:tc>
        <w:tc>
          <w:tcPr>
            <w:tcW w:w="554" w:type="dxa"/>
            <w:tcBorders>
              <w:top w:val="single" w:sz="4" w:space="0" w:color="auto"/>
              <w:left w:val="single" w:sz="4" w:space="0" w:color="auto"/>
              <w:bottom w:val="single" w:sz="4" w:space="0" w:color="auto"/>
              <w:right w:val="single" w:sz="4" w:space="0" w:color="auto"/>
            </w:tcBorders>
            <w:vAlign w:val="center"/>
            <w:hideMark/>
          </w:tcPr>
          <w:p w:rsidR="00992A7D" w:rsidRDefault="00935523">
            <w:pPr>
              <w:keepNext/>
              <w:keepLines/>
              <w:spacing w:before="40" w:after="40" w:line="276" w:lineRule="auto"/>
              <w:jc w:val="center"/>
              <w:rPr>
                <w:lang w:val="de-DE" w:eastAsia="ar-SA"/>
              </w:rPr>
            </w:pPr>
            <w:r>
              <w:rPr>
                <w:lang w:val="de-DE" w:eastAsia="ar-SA"/>
              </w:rPr>
              <w:t>0</w:t>
            </w:r>
          </w:p>
        </w:tc>
        <w:tc>
          <w:tcPr>
            <w:tcW w:w="1039" w:type="dxa"/>
            <w:tcBorders>
              <w:top w:val="single" w:sz="4" w:space="0" w:color="auto"/>
              <w:left w:val="single" w:sz="4" w:space="0" w:color="auto"/>
              <w:bottom w:val="single" w:sz="4" w:space="0" w:color="auto"/>
              <w:right w:val="single" w:sz="4" w:space="0" w:color="auto"/>
            </w:tcBorders>
            <w:vAlign w:val="center"/>
            <w:hideMark/>
          </w:tcPr>
          <w:p w:rsidR="00992A7D" w:rsidRDefault="00935523">
            <w:pPr>
              <w:spacing w:after="60" w:line="276" w:lineRule="auto"/>
              <w:jc w:val="center"/>
              <w:rPr>
                <w:lang w:val="de-DE" w:eastAsia="ar-SA"/>
              </w:rPr>
            </w:pPr>
            <w:r>
              <w:rPr>
                <w:lang w:val="de-DE" w:eastAsia="ar-SA"/>
              </w:rPr>
              <w:t>2000ms</w:t>
            </w:r>
          </w:p>
        </w:tc>
        <w:tc>
          <w:tcPr>
            <w:tcW w:w="1528" w:type="dxa"/>
            <w:tcBorders>
              <w:top w:val="single" w:sz="4" w:space="0" w:color="auto"/>
              <w:left w:val="single" w:sz="4" w:space="0" w:color="auto"/>
              <w:bottom w:val="single" w:sz="4" w:space="0" w:color="auto"/>
              <w:right w:val="single" w:sz="4" w:space="0" w:color="auto"/>
            </w:tcBorders>
            <w:vAlign w:val="center"/>
            <w:hideMark/>
          </w:tcPr>
          <w:p w:rsidR="00992A7D" w:rsidRDefault="00935523">
            <w:pPr>
              <w:spacing w:after="60" w:line="276" w:lineRule="auto"/>
              <w:jc w:val="center"/>
              <w:rPr>
                <w:lang w:val="de-DE" w:eastAsia="ar-SA"/>
              </w:rPr>
            </w:pPr>
            <w:r>
              <w:rPr>
                <w:lang w:val="de-DE" w:eastAsia="ar-SA"/>
              </w:rPr>
              <w:t>0ms</w:t>
            </w:r>
          </w:p>
        </w:tc>
        <w:tc>
          <w:tcPr>
            <w:tcW w:w="2484" w:type="dxa"/>
            <w:tcBorders>
              <w:top w:val="single" w:sz="4" w:space="0" w:color="auto"/>
              <w:left w:val="single" w:sz="4" w:space="0" w:color="auto"/>
              <w:bottom w:val="single" w:sz="4" w:space="0" w:color="auto"/>
              <w:right w:val="single" w:sz="4" w:space="0" w:color="auto"/>
            </w:tcBorders>
            <w:hideMark/>
          </w:tcPr>
          <w:p w:rsidR="00992A7D" w:rsidRDefault="00935523">
            <w:pPr>
              <w:spacing w:after="60" w:line="276" w:lineRule="auto"/>
              <w:jc w:val="center"/>
              <w:rPr>
                <w:lang w:val="de-DE" w:eastAsia="ar-SA"/>
              </w:rPr>
            </w:pPr>
            <w:r>
              <w:rPr>
                <w:lang w:val="de-DE" w:eastAsia="ar-SA"/>
              </w:rPr>
              <w:t>Timer for debouncing park aid input data</w:t>
            </w:r>
          </w:p>
          <w:p w:rsidR="00992A7D" w:rsidRDefault="00935523">
            <w:pPr>
              <w:spacing w:after="60" w:line="276" w:lineRule="auto"/>
              <w:jc w:val="center"/>
              <w:rPr>
                <w:lang w:val="de-DE" w:eastAsia="ar-SA"/>
              </w:rPr>
            </w:pPr>
            <w:r>
              <w:rPr>
                <w:lang w:val="de-DE" w:eastAsia="ar-SA"/>
              </w:rPr>
              <w:t>Note: should already be debounced by source.</w:t>
            </w:r>
          </w:p>
        </w:tc>
      </w:tr>
      <w:tr w:rsidR="00992A7D" w:rsidTr="00992A7D">
        <w:trPr>
          <w:cantSplit/>
          <w:trHeight w:val="282"/>
          <w:jc w:val="center"/>
        </w:trPr>
        <w:tc>
          <w:tcPr>
            <w:tcW w:w="3506" w:type="dxa"/>
            <w:tcBorders>
              <w:top w:val="single" w:sz="4" w:space="0" w:color="auto"/>
              <w:left w:val="single" w:sz="4" w:space="0" w:color="auto"/>
              <w:bottom w:val="single" w:sz="4" w:space="0" w:color="auto"/>
              <w:right w:val="single" w:sz="4" w:space="0" w:color="auto"/>
            </w:tcBorders>
            <w:vAlign w:val="center"/>
            <w:hideMark/>
          </w:tcPr>
          <w:p w:rsidR="00992A7D" w:rsidRDefault="00935523">
            <w:pPr>
              <w:spacing w:after="60" w:line="276" w:lineRule="auto"/>
              <w:jc w:val="center"/>
              <w:rPr>
                <w:rFonts w:cs="Arial"/>
                <w:bCs/>
                <w:kern w:val="32"/>
                <w:lang w:val="de-DE" w:eastAsia="ar-SA"/>
              </w:rPr>
            </w:pPr>
            <w:r>
              <w:rPr>
                <w:bCs/>
                <w:kern w:val="32"/>
                <w:lang w:val="de-DE" w:eastAsia="ar-SA"/>
              </w:rPr>
              <w:t>PDC_Actv_MM_Timr_Cfg</w:t>
            </w:r>
          </w:p>
        </w:tc>
        <w:tc>
          <w:tcPr>
            <w:tcW w:w="554" w:type="dxa"/>
            <w:tcBorders>
              <w:top w:val="single" w:sz="4" w:space="0" w:color="auto"/>
              <w:left w:val="single" w:sz="4" w:space="0" w:color="auto"/>
              <w:bottom w:val="single" w:sz="4" w:space="0" w:color="auto"/>
              <w:right w:val="single" w:sz="4" w:space="0" w:color="auto"/>
            </w:tcBorders>
            <w:vAlign w:val="center"/>
            <w:hideMark/>
          </w:tcPr>
          <w:p w:rsidR="00992A7D" w:rsidRDefault="00935523">
            <w:pPr>
              <w:keepNext/>
              <w:keepLines/>
              <w:spacing w:before="40" w:after="40" w:line="276" w:lineRule="auto"/>
              <w:jc w:val="center"/>
              <w:rPr>
                <w:rFonts w:cs="Arial"/>
                <w:lang w:val="de-DE" w:eastAsia="ar-SA"/>
              </w:rPr>
            </w:pPr>
            <w:r>
              <w:rPr>
                <w:lang w:val="de-DE" w:eastAsia="ar-SA"/>
              </w:rPr>
              <w:t>0</w:t>
            </w:r>
          </w:p>
        </w:tc>
        <w:tc>
          <w:tcPr>
            <w:tcW w:w="1039" w:type="dxa"/>
            <w:tcBorders>
              <w:top w:val="single" w:sz="4" w:space="0" w:color="auto"/>
              <w:left w:val="single" w:sz="4" w:space="0" w:color="auto"/>
              <w:bottom w:val="single" w:sz="4" w:space="0" w:color="auto"/>
              <w:right w:val="single" w:sz="4" w:space="0" w:color="auto"/>
            </w:tcBorders>
            <w:vAlign w:val="center"/>
            <w:hideMark/>
          </w:tcPr>
          <w:p w:rsidR="00992A7D" w:rsidRDefault="00935523">
            <w:pPr>
              <w:spacing w:after="60" w:line="276" w:lineRule="auto"/>
              <w:jc w:val="center"/>
              <w:rPr>
                <w:rFonts w:cs="Arial"/>
                <w:lang w:val="de-DE" w:eastAsia="ar-SA"/>
              </w:rPr>
            </w:pPr>
            <w:r>
              <w:rPr>
                <w:lang w:val="de-DE" w:eastAsia="ar-SA"/>
              </w:rPr>
              <w:t>5000ms</w:t>
            </w:r>
          </w:p>
        </w:tc>
        <w:tc>
          <w:tcPr>
            <w:tcW w:w="1528" w:type="dxa"/>
            <w:tcBorders>
              <w:top w:val="single" w:sz="4" w:space="0" w:color="auto"/>
              <w:left w:val="single" w:sz="4" w:space="0" w:color="auto"/>
              <w:bottom w:val="single" w:sz="4" w:space="0" w:color="auto"/>
              <w:right w:val="single" w:sz="4" w:space="0" w:color="auto"/>
            </w:tcBorders>
            <w:vAlign w:val="center"/>
            <w:hideMark/>
          </w:tcPr>
          <w:p w:rsidR="00992A7D" w:rsidRDefault="00935523">
            <w:pPr>
              <w:spacing w:after="60" w:line="276" w:lineRule="auto"/>
              <w:jc w:val="center"/>
              <w:rPr>
                <w:rFonts w:cs="Arial"/>
                <w:lang w:val="de-DE" w:eastAsia="ar-SA"/>
              </w:rPr>
            </w:pPr>
            <w:r>
              <w:rPr>
                <w:lang w:val="de-DE" w:eastAsia="ar-SA"/>
              </w:rPr>
              <w:t>250ms</w:t>
            </w:r>
          </w:p>
        </w:tc>
        <w:tc>
          <w:tcPr>
            <w:tcW w:w="2484" w:type="dxa"/>
            <w:tcBorders>
              <w:top w:val="single" w:sz="4" w:space="0" w:color="auto"/>
              <w:left w:val="single" w:sz="4" w:space="0" w:color="auto"/>
              <w:bottom w:val="single" w:sz="4" w:space="0" w:color="auto"/>
              <w:right w:val="single" w:sz="4" w:space="0" w:color="auto"/>
            </w:tcBorders>
            <w:hideMark/>
          </w:tcPr>
          <w:p w:rsidR="00992A7D" w:rsidRDefault="00935523">
            <w:pPr>
              <w:spacing w:after="60" w:line="276" w:lineRule="auto"/>
              <w:jc w:val="center"/>
              <w:rPr>
                <w:rFonts w:cs="Arial"/>
                <w:lang w:val="de-DE" w:eastAsia="ar-SA"/>
              </w:rPr>
            </w:pPr>
            <w:r>
              <w:rPr>
                <w:lang w:val="de-DE" w:eastAsia="ar-SA"/>
              </w:rPr>
              <w:t>Time to missing message fault while PDC is actively displaying</w:t>
            </w:r>
          </w:p>
        </w:tc>
      </w:tr>
      <w:tr w:rsidR="00992A7D" w:rsidTr="00992A7D">
        <w:trPr>
          <w:cantSplit/>
          <w:trHeight w:val="282"/>
          <w:jc w:val="center"/>
        </w:trPr>
        <w:tc>
          <w:tcPr>
            <w:tcW w:w="3506" w:type="dxa"/>
            <w:tcBorders>
              <w:top w:val="single" w:sz="4" w:space="0" w:color="auto"/>
              <w:left w:val="single" w:sz="4" w:space="0" w:color="auto"/>
              <w:bottom w:val="single" w:sz="4" w:space="0" w:color="auto"/>
              <w:right w:val="single" w:sz="4" w:space="0" w:color="auto"/>
            </w:tcBorders>
            <w:vAlign w:val="center"/>
            <w:hideMark/>
          </w:tcPr>
          <w:p w:rsidR="00992A7D" w:rsidRDefault="00935523">
            <w:pPr>
              <w:spacing w:after="60" w:line="276" w:lineRule="auto"/>
              <w:jc w:val="center"/>
              <w:rPr>
                <w:rFonts w:cs="Arial"/>
                <w:bCs/>
                <w:kern w:val="32"/>
                <w:lang w:val="de-DE" w:eastAsia="ar-SA"/>
              </w:rPr>
            </w:pPr>
            <w:r>
              <w:rPr>
                <w:bCs/>
                <w:kern w:val="32"/>
                <w:lang w:val="de-DE" w:eastAsia="ar-SA"/>
              </w:rPr>
              <w:lastRenderedPageBreak/>
              <w:t>PDC_Fault_Timr_Cfg</w:t>
            </w:r>
          </w:p>
        </w:tc>
        <w:tc>
          <w:tcPr>
            <w:tcW w:w="554" w:type="dxa"/>
            <w:tcBorders>
              <w:top w:val="single" w:sz="4" w:space="0" w:color="auto"/>
              <w:left w:val="single" w:sz="4" w:space="0" w:color="auto"/>
              <w:bottom w:val="single" w:sz="4" w:space="0" w:color="auto"/>
              <w:right w:val="single" w:sz="4" w:space="0" w:color="auto"/>
            </w:tcBorders>
            <w:vAlign w:val="center"/>
            <w:hideMark/>
          </w:tcPr>
          <w:p w:rsidR="00992A7D" w:rsidRDefault="00935523">
            <w:pPr>
              <w:keepNext/>
              <w:keepLines/>
              <w:spacing w:before="40" w:after="40" w:line="276" w:lineRule="auto"/>
              <w:jc w:val="center"/>
              <w:rPr>
                <w:rFonts w:cs="Arial"/>
                <w:lang w:val="de-DE" w:eastAsia="ar-SA"/>
              </w:rPr>
            </w:pPr>
            <w:r>
              <w:rPr>
                <w:lang w:val="de-DE" w:eastAsia="ar-SA"/>
              </w:rPr>
              <w:t>0</w:t>
            </w:r>
          </w:p>
        </w:tc>
        <w:tc>
          <w:tcPr>
            <w:tcW w:w="1039" w:type="dxa"/>
            <w:tcBorders>
              <w:top w:val="single" w:sz="4" w:space="0" w:color="auto"/>
              <w:left w:val="single" w:sz="4" w:space="0" w:color="auto"/>
              <w:bottom w:val="single" w:sz="4" w:space="0" w:color="auto"/>
              <w:right w:val="single" w:sz="4" w:space="0" w:color="auto"/>
            </w:tcBorders>
            <w:vAlign w:val="center"/>
            <w:hideMark/>
          </w:tcPr>
          <w:p w:rsidR="00992A7D" w:rsidRDefault="00935523">
            <w:pPr>
              <w:spacing w:after="60" w:line="276" w:lineRule="auto"/>
              <w:jc w:val="center"/>
              <w:rPr>
                <w:rFonts w:cs="Arial"/>
                <w:lang w:val="de-DE" w:eastAsia="ar-SA"/>
              </w:rPr>
            </w:pPr>
            <w:r>
              <w:rPr>
                <w:lang w:val="de-DE" w:eastAsia="ar-SA"/>
              </w:rPr>
              <w:t>5000ms</w:t>
            </w:r>
          </w:p>
        </w:tc>
        <w:tc>
          <w:tcPr>
            <w:tcW w:w="1528" w:type="dxa"/>
            <w:tcBorders>
              <w:top w:val="single" w:sz="4" w:space="0" w:color="auto"/>
              <w:left w:val="single" w:sz="4" w:space="0" w:color="auto"/>
              <w:bottom w:val="single" w:sz="4" w:space="0" w:color="auto"/>
              <w:right w:val="single" w:sz="4" w:space="0" w:color="auto"/>
            </w:tcBorders>
            <w:vAlign w:val="center"/>
            <w:hideMark/>
          </w:tcPr>
          <w:p w:rsidR="00992A7D" w:rsidRDefault="00935523">
            <w:pPr>
              <w:spacing w:after="60" w:line="276" w:lineRule="auto"/>
              <w:jc w:val="center"/>
              <w:rPr>
                <w:rFonts w:cs="Arial"/>
                <w:lang w:val="de-DE" w:eastAsia="ar-SA"/>
              </w:rPr>
            </w:pPr>
            <w:r>
              <w:rPr>
                <w:lang w:val="de-DE" w:eastAsia="ar-SA"/>
              </w:rPr>
              <w:t>250ms</w:t>
            </w:r>
          </w:p>
        </w:tc>
        <w:tc>
          <w:tcPr>
            <w:tcW w:w="2484" w:type="dxa"/>
            <w:tcBorders>
              <w:top w:val="single" w:sz="4" w:space="0" w:color="auto"/>
              <w:left w:val="single" w:sz="4" w:space="0" w:color="auto"/>
              <w:bottom w:val="single" w:sz="4" w:space="0" w:color="auto"/>
              <w:right w:val="single" w:sz="4" w:space="0" w:color="auto"/>
            </w:tcBorders>
            <w:hideMark/>
          </w:tcPr>
          <w:p w:rsidR="00992A7D" w:rsidRDefault="00935523">
            <w:pPr>
              <w:spacing w:after="60" w:line="276" w:lineRule="auto"/>
              <w:jc w:val="center"/>
              <w:rPr>
                <w:rFonts w:cs="Arial"/>
                <w:lang w:val="de-DE" w:eastAsia="ar-SA"/>
              </w:rPr>
            </w:pPr>
            <w:r>
              <w:rPr>
                <w:lang w:val="de-DE" w:eastAsia="ar-SA"/>
              </w:rPr>
              <w:t>Timer for debouncing data “faulty”</w:t>
            </w:r>
          </w:p>
        </w:tc>
      </w:tr>
    </w:tbl>
    <w:p w:rsidR="00500605" w:rsidRPr="00992A7D" w:rsidRDefault="00935523" w:rsidP="00992A7D"/>
    <w:p w:rsidR="00CC6E4C" w:rsidRPr="00CC6E4C" w:rsidRDefault="00CC6E4C" w:rsidP="00CC6E4C">
      <w:pPr>
        <w:pStyle w:val="Heading3"/>
        <w:rPr>
          <w:b w:val="0"/>
          <w:u w:val="single"/>
        </w:rPr>
      </w:pPr>
      <w:bookmarkStart w:id="44" w:name="_Toc35850656"/>
      <w:r w:rsidRPr="00CC6E4C">
        <w:rPr>
          <w:b w:val="0"/>
          <w:u w:val="single"/>
        </w:rPr>
        <w:t>CAMERA-FUR-REQ-131018/D-HMI Screen Logical Arbitration - Determine Static Variables (Camra_Cfg)</w:t>
      </w:r>
      <w:bookmarkEnd w:id="44"/>
    </w:p>
    <w:p w:rsidR="0076063D" w:rsidRDefault="00935523" w:rsidP="0076063D">
      <w:pPr>
        <w:jc w:val="center"/>
        <w:rPr>
          <w:rFonts w:eastAsia="MS Mincho" w:cs="Arial"/>
          <w:lang w:eastAsia="ja-JP"/>
        </w:rPr>
      </w:pPr>
      <w:r>
        <w:rPr>
          <w:rFonts w:eastAsia="MS Mincho" w:cs="Arial"/>
          <w:lang w:eastAsia="ja-JP"/>
        </w:rPr>
        <w:t>The following decision table creates Camra_Cfg based on Method II camera configuration values.</w:t>
      </w:r>
    </w:p>
    <w:tbl>
      <w:tblPr>
        <w:tblpPr w:leftFromText="180" w:rightFromText="180" w:bottomFromText="200" w:vertAnchor="text" w:tblpXSpec="center" w:tblpY="1"/>
        <w:tblOverlap w:val="neve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0"/>
        <w:gridCol w:w="1800"/>
        <w:gridCol w:w="1890"/>
        <w:gridCol w:w="1890"/>
        <w:gridCol w:w="1440"/>
      </w:tblGrid>
      <w:tr w:rsidR="0076063D" w:rsidTr="00CC6E4C">
        <w:trPr>
          <w:trHeight w:val="575"/>
        </w:trPr>
        <w:tc>
          <w:tcPr>
            <w:tcW w:w="1800"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76063D" w:rsidRDefault="00935523">
            <w:pPr>
              <w:pStyle w:val="Caption"/>
              <w:keepNext/>
              <w:spacing w:line="276" w:lineRule="auto"/>
              <w:jc w:val="center"/>
              <w:rPr>
                <w:sz w:val="16"/>
                <w:szCs w:val="16"/>
              </w:rPr>
            </w:pPr>
            <w:r>
              <w:rPr>
                <w:sz w:val="16"/>
                <w:szCs w:val="16"/>
              </w:rPr>
              <w:t>Method 2</w:t>
            </w:r>
          </w:p>
          <w:p w:rsidR="0076063D" w:rsidRDefault="00935523">
            <w:pPr>
              <w:pStyle w:val="Caption"/>
              <w:keepNext/>
              <w:spacing w:line="276" w:lineRule="auto"/>
              <w:jc w:val="center"/>
              <w:rPr>
                <w:sz w:val="16"/>
                <w:szCs w:val="16"/>
              </w:rPr>
            </w:pPr>
            <w:r>
              <w:rPr>
                <w:sz w:val="16"/>
                <w:szCs w:val="16"/>
              </w:rPr>
              <w:t>“Rear Camera”</w:t>
            </w:r>
          </w:p>
        </w:tc>
        <w:tc>
          <w:tcPr>
            <w:tcW w:w="1800"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76063D" w:rsidRDefault="00935523">
            <w:pPr>
              <w:pStyle w:val="Caption"/>
              <w:keepNext/>
              <w:spacing w:line="276" w:lineRule="auto"/>
              <w:jc w:val="center"/>
              <w:rPr>
                <w:sz w:val="16"/>
                <w:szCs w:val="16"/>
              </w:rPr>
            </w:pPr>
            <w:r>
              <w:rPr>
                <w:sz w:val="16"/>
                <w:szCs w:val="16"/>
              </w:rPr>
              <w:t>Method 2</w:t>
            </w:r>
          </w:p>
          <w:p w:rsidR="0076063D" w:rsidRDefault="00935523">
            <w:pPr>
              <w:pStyle w:val="Caption"/>
              <w:keepNext/>
              <w:spacing w:line="276" w:lineRule="auto"/>
              <w:jc w:val="center"/>
              <w:rPr>
                <w:sz w:val="16"/>
                <w:szCs w:val="16"/>
              </w:rPr>
            </w:pPr>
            <w:r>
              <w:rPr>
                <w:sz w:val="16"/>
                <w:szCs w:val="16"/>
              </w:rPr>
              <w:t>”RVC Split View”</w:t>
            </w:r>
          </w:p>
        </w:tc>
        <w:tc>
          <w:tcPr>
            <w:tcW w:w="1890"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76063D" w:rsidRDefault="00935523">
            <w:pPr>
              <w:pStyle w:val="Caption"/>
              <w:keepNext/>
              <w:spacing w:line="276" w:lineRule="auto"/>
              <w:jc w:val="center"/>
              <w:rPr>
                <w:sz w:val="16"/>
                <w:szCs w:val="16"/>
              </w:rPr>
            </w:pPr>
            <w:r>
              <w:rPr>
                <w:sz w:val="16"/>
                <w:szCs w:val="16"/>
              </w:rPr>
              <w:t>Method 2</w:t>
            </w:r>
          </w:p>
          <w:p w:rsidR="0076063D" w:rsidRDefault="00935523">
            <w:pPr>
              <w:pStyle w:val="Caption"/>
              <w:keepNext/>
              <w:spacing w:line="276" w:lineRule="auto"/>
              <w:jc w:val="center"/>
              <w:rPr>
                <w:sz w:val="16"/>
                <w:szCs w:val="16"/>
              </w:rPr>
            </w:pPr>
            <w:r>
              <w:rPr>
                <w:sz w:val="16"/>
                <w:szCs w:val="16"/>
              </w:rPr>
              <w:t>“DAFVC Split View”</w:t>
            </w:r>
          </w:p>
        </w:tc>
        <w:tc>
          <w:tcPr>
            <w:tcW w:w="1890" w:type="dxa"/>
            <w:tcBorders>
              <w:top w:val="single" w:sz="4" w:space="0" w:color="auto"/>
              <w:left w:val="single" w:sz="4" w:space="0" w:color="auto"/>
              <w:bottom w:val="double" w:sz="4" w:space="0" w:color="auto"/>
              <w:right w:val="double" w:sz="4" w:space="0" w:color="auto"/>
            </w:tcBorders>
            <w:shd w:val="clear" w:color="auto" w:fill="DEDEDE"/>
            <w:vAlign w:val="center"/>
            <w:hideMark/>
          </w:tcPr>
          <w:p w:rsidR="0076063D" w:rsidRDefault="00935523">
            <w:pPr>
              <w:pStyle w:val="Caption"/>
              <w:keepNext/>
              <w:spacing w:line="276" w:lineRule="auto"/>
              <w:jc w:val="center"/>
              <w:rPr>
                <w:sz w:val="16"/>
                <w:szCs w:val="16"/>
              </w:rPr>
            </w:pPr>
            <w:r>
              <w:rPr>
                <w:sz w:val="16"/>
                <w:szCs w:val="16"/>
              </w:rPr>
              <w:t>Method 2</w:t>
            </w:r>
          </w:p>
          <w:p w:rsidR="0076063D" w:rsidRDefault="00935523">
            <w:pPr>
              <w:pStyle w:val="Caption"/>
              <w:keepNext/>
              <w:spacing w:line="276" w:lineRule="auto"/>
              <w:jc w:val="center"/>
              <w:rPr>
                <w:sz w:val="16"/>
                <w:szCs w:val="16"/>
              </w:rPr>
            </w:pPr>
            <w:r>
              <w:rPr>
                <w:sz w:val="16"/>
                <w:szCs w:val="16"/>
              </w:rPr>
              <w:t>“360 Camera View”</w:t>
            </w:r>
          </w:p>
        </w:tc>
        <w:tc>
          <w:tcPr>
            <w:tcW w:w="1440" w:type="dxa"/>
            <w:tcBorders>
              <w:top w:val="single" w:sz="4" w:space="0" w:color="auto"/>
              <w:left w:val="double" w:sz="4" w:space="0" w:color="auto"/>
              <w:bottom w:val="double" w:sz="4" w:space="0" w:color="auto"/>
              <w:right w:val="single" w:sz="4" w:space="0" w:color="auto"/>
            </w:tcBorders>
            <w:shd w:val="clear" w:color="auto" w:fill="DEDEDE"/>
            <w:vAlign w:val="center"/>
            <w:hideMark/>
          </w:tcPr>
          <w:p w:rsidR="0076063D" w:rsidRDefault="00935523">
            <w:pPr>
              <w:pStyle w:val="Caption"/>
              <w:keepNext/>
              <w:spacing w:line="276" w:lineRule="auto"/>
              <w:jc w:val="center"/>
              <w:rPr>
                <w:sz w:val="16"/>
                <w:szCs w:val="16"/>
              </w:rPr>
            </w:pPr>
            <w:r>
              <w:rPr>
                <w:sz w:val="16"/>
                <w:szCs w:val="16"/>
              </w:rPr>
              <w:t>“</w:t>
            </w:r>
            <w:r>
              <w:rPr>
                <w:sz w:val="16"/>
                <w:szCs w:val="16"/>
              </w:rPr>
              <w:t>Camra_Cfg”</w:t>
            </w:r>
          </w:p>
        </w:tc>
      </w:tr>
      <w:tr w:rsidR="0076063D" w:rsidTr="00CC6E4C">
        <w:trPr>
          <w:trHeight w:val="744"/>
        </w:trPr>
        <w:tc>
          <w:tcPr>
            <w:tcW w:w="1800" w:type="dxa"/>
            <w:tcBorders>
              <w:top w:val="single" w:sz="4" w:space="0" w:color="auto"/>
              <w:left w:val="single" w:sz="4" w:space="0" w:color="auto"/>
              <w:bottom w:val="single" w:sz="4" w:space="0" w:color="auto"/>
              <w:right w:val="single" w:sz="4" w:space="0" w:color="auto"/>
            </w:tcBorders>
            <w:vAlign w:val="center"/>
            <w:hideMark/>
          </w:tcPr>
          <w:p w:rsidR="0076063D" w:rsidRDefault="00935523">
            <w:pPr>
              <w:keepNext/>
              <w:spacing w:line="276" w:lineRule="auto"/>
              <w:jc w:val="center"/>
              <w:rPr>
                <w:sz w:val="16"/>
                <w:szCs w:val="16"/>
                <w:lang w:val="de-DE"/>
              </w:rPr>
            </w:pPr>
            <w:r>
              <w:rPr>
                <w:sz w:val="16"/>
                <w:szCs w:val="16"/>
                <w:lang w:val="de-DE"/>
              </w:rPr>
              <w:t>NOT_</w:t>
            </w:r>
          </w:p>
          <w:p w:rsidR="0076063D" w:rsidRDefault="00935523">
            <w:pPr>
              <w:keepNext/>
              <w:spacing w:line="276" w:lineRule="auto"/>
              <w:jc w:val="center"/>
              <w:rPr>
                <w:sz w:val="16"/>
                <w:szCs w:val="16"/>
                <w:lang w:val="de-DE"/>
              </w:rPr>
            </w:pPr>
            <w:r>
              <w:rPr>
                <w:sz w:val="16"/>
                <w:szCs w:val="16"/>
                <w:lang w:val="de-DE"/>
              </w:rPr>
              <w:t>AVAILABLE</w:t>
            </w:r>
          </w:p>
        </w:tc>
        <w:tc>
          <w:tcPr>
            <w:tcW w:w="1800" w:type="dxa"/>
            <w:tcBorders>
              <w:top w:val="single" w:sz="4" w:space="0" w:color="auto"/>
              <w:left w:val="single" w:sz="4" w:space="0" w:color="auto"/>
              <w:bottom w:val="single" w:sz="4" w:space="0" w:color="auto"/>
              <w:right w:val="single" w:sz="4" w:space="0" w:color="auto"/>
            </w:tcBorders>
            <w:vAlign w:val="center"/>
            <w:hideMark/>
          </w:tcPr>
          <w:p w:rsidR="0076063D" w:rsidRDefault="00935523">
            <w:pPr>
              <w:keepNext/>
              <w:spacing w:line="276" w:lineRule="auto"/>
              <w:jc w:val="center"/>
              <w:rPr>
                <w:sz w:val="16"/>
                <w:szCs w:val="16"/>
                <w:lang w:val="de-DE"/>
              </w:rPr>
            </w:pPr>
            <w:r>
              <w:rPr>
                <w:sz w:val="16"/>
                <w:szCs w:val="16"/>
                <w:lang w:val="de-DE"/>
              </w:rPr>
              <w:t>NOT_</w:t>
            </w:r>
          </w:p>
          <w:p w:rsidR="0076063D" w:rsidRDefault="00935523">
            <w:pPr>
              <w:keepNext/>
              <w:spacing w:line="276" w:lineRule="auto"/>
              <w:jc w:val="center"/>
              <w:rPr>
                <w:sz w:val="16"/>
                <w:szCs w:val="16"/>
                <w:lang w:val="de-DE"/>
              </w:rPr>
            </w:pPr>
            <w:r>
              <w:rPr>
                <w:sz w:val="16"/>
                <w:szCs w:val="16"/>
                <w:lang w:val="de-DE"/>
              </w:rPr>
              <w:t>AVAILABLE</w:t>
            </w:r>
          </w:p>
        </w:tc>
        <w:tc>
          <w:tcPr>
            <w:tcW w:w="1890" w:type="dxa"/>
            <w:tcBorders>
              <w:top w:val="single" w:sz="4" w:space="0" w:color="auto"/>
              <w:left w:val="single" w:sz="4" w:space="0" w:color="auto"/>
              <w:bottom w:val="single" w:sz="4" w:space="0" w:color="auto"/>
              <w:right w:val="single" w:sz="4" w:space="0" w:color="auto"/>
            </w:tcBorders>
            <w:vAlign w:val="center"/>
            <w:hideMark/>
          </w:tcPr>
          <w:p w:rsidR="0076063D" w:rsidRDefault="00935523">
            <w:pPr>
              <w:keepNext/>
              <w:spacing w:line="276" w:lineRule="auto"/>
              <w:jc w:val="center"/>
              <w:rPr>
                <w:sz w:val="16"/>
                <w:szCs w:val="16"/>
                <w:lang w:val="de-DE"/>
              </w:rPr>
            </w:pPr>
            <w:r>
              <w:rPr>
                <w:sz w:val="16"/>
                <w:szCs w:val="16"/>
                <w:lang w:val="de-DE"/>
              </w:rPr>
              <w:t>NOT_</w:t>
            </w:r>
          </w:p>
          <w:p w:rsidR="0076063D" w:rsidRDefault="00935523">
            <w:pPr>
              <w:keepNext/>
              <w:spacing w:line="276" w:lineRule="auto"/>
              <w:jc w:val="center"/>
              <w:rPr>
                <w:sz w:val="16"/>
                <w:szCs w:val="16"/>
                <w:lang w:val="de-DE"/>
              </w:rPr>
            </w:pPr>
            <w:r>
              <w:rPr>
                <w:sz w:val="16"/>
                <w:szCs w:val="16"/>
                <w:lang w:val="de-DE"/>
              </w:rPr>
              <w:t>AVAILABLE</w:t>
            </w:r>
          </w:p>
        </w:tc>
        <w:tc>
          <w:tcPr>
            <w:tcW w:w="1890" w:type="dxa"/>
            <w:tcBorders>
              <w:top w:val="single" w:sz="4" w:space="0" w:color="auto"/>
              <w:left w:val="single" w:sz="4" w:space="0" w:color="auto"/>
              <w:bottom w:val="single" w:sz="4" w:space="0" w:color="auto"/>
              <w:right w:val="double" w:sz="4" w:space="0" w:color="auto"/>
            </w:tcBorders>
            <w:vAlign w:val="center"/>
            <w:hideMark/>
          </w:tcPr>
          <w:p w:rsidR="0076063D" w:rsidRDefault="00935523">
            <w:pPr>
              <w:keepNext/>
              <w:spacing w:line="276" w:lineRule="auto"/>
              <w:jc w:val="center"/>
              <w:rPr>
                <w:sz w:val="16"/>
                <w:szCs w:val="16"/>
                <w:lang w:val="de-DE"/>
              </w:rPr>
            </w:pPr>
            <w:r>
              <w:rPr>
                <w:sz w:val="16"/>
                <w:szCs w:val="16"/>
                <w:lang w:val="de-DE"/>
              </w:rPr>
              <w:t>NOT_</w:t>
            </w:r>
          </w:p>
          <w:p w:rsidR="0076063D" w:rsidRDefault="00935523">
            <w:pPr>
              <w:keepNext/>
              <w:spacing w:line="276" w:lineRule="auto"/>
              <w:jc w:val="center"/>
              <w:rPr>
                <w:sz w:val="16"/>
                <w:szCs w:val="16"/>
                <w:lang w:val="de-DE"/>
              </w:rPr>
            </w:pPr>
            <w:r>
              <w:rPr>
                <w:sz w:val="16"/>
                <w:szCs w:val="16"/>
                <w:lang w:val="de-DE"/>
              </w:rPr>
              <w:t>AVAILABLE</w:t>
            </w:r>
          </w:p>
        </w:tc>
        <w:tc>
          <w:tcPr>
            <w:tcW w:w="1440" w:type="dxa"/>
            <w:tcBorders>
              <w:top w:val="single" w:sz="4" w:space="0" w:color="auto"/>
              <w:left w:val="double" w:sz="4" w:space="0" w:color="auto"/>
              <w:bottom w:val="single" w:sz="4" w:space="0" w:color="auto"/>
              <w:right w:val="single" w:sz="4" w:space="0" w:color="auto"/>
            </w:tcBorders>
            <w:vAlign w:val="center"/>
            <w:hideMark/>
          </w:tcPr>
          <w:p w:rsidR="0076063D" w:rsidRDefault="00935523">
            <w:pPr>
              <w:keepNext/>
              <w:spacing w:line="276" w:lineRule="auto"/>
              <w:jc w:val="center"/>
              <w:rPr>
                <w:b/>
                <w:sz w:val="16"/>
                <w:szCs w:val="16"/>
              </w:rPr>
            </w:pPr>
            <w:r>
              <w:rPr>
                <w:b/>
                <w:sz w:val="16"/>
                <w:szCs w:val="16"/>
              </w:rPr>
              <w:t>FALSE</w:t>
            </w:r>
          </w:p>
        </w:tc>
      </w:tr>
      <w:tr w:rsidR="0076063D" w:rsidTr="00CC6E4C">
        <w:trPr>
          <w:trHeight w:val="744"/>
        </w:trPr>
        <w:tc>
          <w:tcPr>
            <w:tcW w:w="7380" w:type="dxa"/>
            <w:gridSpan w:val="4"/>
            <w:tcBorders>
              <w:top w:val="single" w:sz="4" w:space="0" w:color="auto"/>
              <w:left w:val="single" w:sz="4" w:space="0" w:color="auto"/>
              <w:bottom w:val="single" w:sz="4" w:space="0" w:color="auto"/>
              <w:right w:val="double" w:sz="4" w:space="0" w:color="auto"/>
            </w:tcBorders>
            <w:vAlign w:val="center"/>
            <w:hideMark/>
          </w:tcPr>
          <w:p w:rsidR="0076063D" w:rsidRDefault="00935523">
            <w:pPr>
              <w:keepNext/>
              <w:spacing w:line="276" w:lineRule="auto"/>
              <w:jc w:val="center"/>
              <w:rPr>
                <w:sz w:val="16"/>
                <w:szCs w:val="16"/>
                <w:lang w:val="de-DE"/>
              </w:rPr>
            </w:pPr>
            <w:r>
              <w:rPr>
                <w:sz w:val="16"/>
                <w:szCs w:val="16"/>
                <w:lang w:val="de-DE"/>
              </w:rPr>
              <w:t>All Other Cases</w:t>
            </w:r>
          </w:p>
        </w:tc>
        <w:tc>
          <w:tcPr>
            <w:tcW w:w="1440" w:type="dxa"/>
            <w:tcBorders>
              <w:top w:val="single" w:sz="4" w:space="0" w:color="auto"/>
              <w:left w:val="double" w:sz="4" w:space="0" w:color="auto"/>
              <w:bottom w:val="single" w:sz="4" w:space="0" w:color="auto"/>
              <w:right w:val="single" w:sz="4" w:space="0" w:color="auto"/>
            </w:tcBorders>
            <w:vAlign w:val="center"/>
            <w:hideMark/>
          </w:tcPr>
          <w:p w:rsidR="0076063D" w:rsidRDefault="00935523">
            <w:pPr>
              <w:keepNext/>
              <w:spacing w:line="276" w:lineRule="auto"/>
              <w:jc w:val="center"/>
              <w:rPr>
                <w:b/>
                <w:sz w:val="16"/>
                <w:szCs w:val="16"/>
              </w:rPr>
            </w:pPr>
            <w:r>
              <w:rPr>
                <w:b/>
                <w:sz w:val="16"/>
                <w:szCs w:val="16"/>
              </w:rPr>
              <w:t>TRUE</w:t>
            </w:r>
          </w:p>
        </w:tc>
      </w:tr>
    </w:tbl>
    <w:p w:rsidR="0076063D" w:rsidRDefault="00935523" w:rsidP="0076063D">
      <w:pPr>
        <w:jc w:val="center"/>
        <w:rPr>
          <w:rFonts w:eastAsia="MS Mincho" w:cs="Arial"/>
          <w:lang w:eastAsia="ja-JP"/>
        </w:rPr>
      </w:pPr>
      <w:r>
        <w:rPr>
          <w:rFonts w:eastAsia="MS Mincho" w:cs="Arial"/>
          <w:lang w:eastAsia="ja-JP"/>
        </w:rPr>
        <w:br w:type="textWrapping" w:clear="all"/>
      </w:r>
    </w:p>
    <w:p w:rsidR="0076063D" w:rsidRDefault="00935523" w:rsidP="0076063D">
      <w:pPr>
        <w:jc w:val="center"/>
      </w:pPr>
      <w:bookmarkStart w:id="45" w:name="_Toc400956107"/>
      <w:r>
        <w:t>Screen Arbitration Configuration Variables: Camera</w:t>
      </w:r>
      <w:bookmarkEnd w:id="45"/>
    </w:p>
    <w:p w:rsidR="0076063D" w:rsidRDefault="00935523" w:rsidP="0076063D"/>
    <w:p w:rsidR="000E7CB1" w:rsidRPr="0076063D" w:rsidRDefault="00935523" w:rsidP="0076063D"/>
    <w:p w:rsidR="00CC6E4C" w:rsidRPr="00CC6E4C" w:rsidRDefault="00CC6E4C" w:rsidP="00CC6E4C">
      <w:pPr>
        <w:pStyle w:val="Heading3"/>
        <w:rPr>
          <w:b w:val="0"/>
          <w:u w:val="single"/>
        </w:rPr>
      </w:pPr>
      <w:bookmarkStart w:id="46" w:name="_Toc35850657"/>
      <w:r w:rsidRPr="00CC6E4C">
        <w:rPr>
          <w:b w:val="0"/>
          <w:u w:val="single"/>
        </w:rPr>
        <w:t>CAMERA-FUR-REQ-131019/C-HMI Screen Logical Arbitration - Determine Static Variables (APA_Cfg, PDC_Cfg)</w:t>
      </w:r>
      <w:bookmarkEnd w:id="46"/>
    </w:p>
    <w:p w:rsidR="005F5DDE" w:rsidRDefault="00935523" w:rsidP="005F5DDE">
      <w:pPr>
        <w:jc w:val="center"/>
      </w:pPr>
    </w:p>
    <w:tbl>
      <w:tblPr>
        <w:tblW w:w="78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30"/>
        <w:gridCol w:w="1350"/>
        <w:gridCol w:w="1350"/>
      </w:tblGrid>
      <w:tr w:rsidR="005F5DDE" w:rsidTr="005F5DDE">
        <w:trPr>
          <w:trHeight w:val="575"/>
          <w:jc w:val="center"/>
        </w:trPr>
        <w:tc>
          <w:tcPr>
            <w:tcW w:w="5130"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5F5DDE" w:rsidRDefault="00935523">
            <w:pPr>
              <w:pStyle w:val="Caption"/>
              <w:keepNext/>
              <w:keepLines/>
              <w:spacing w:line="276" w:lineRule="auto"/>
              <w:jc w:val="center"/>
              <w:rPr>
                <w:sz w:val="16"/>
                <w:szCs w:val="16"/>
              </w:rPr>
            </w:pPr>
            <w:r>
              <w:rPr>
                <w:sz w:val="16"/>
                <w:szCs w:val="16"/>
              </w:rPr>
              <w:t>HMI Configuration for Parking Assistance</w:t>
            </w:r>
          </w:p>
        </w:tc>
        <w:tc>
          <w:tcPr>
            <w:tcW w:w="1350" w:type="dxa"/>
            <w:tcBorders>
              <w:top w:val="single" w:sz="4" w:space="0" w:color="auto"/>
              <w:left w:val="double" w:sz="4" w:space="0" w:color="auto"/>
              <w:bottom w:val="double" w:sz="4" w:space="0" w:color="auto"/>
              <w:right w:val="single" w:sz="4" w:space="0" w:color="auto"/>
            </w:tcBorders>
            <w:shd w:val="clear" w:color="auto" w:fill="DEDEDE"/>
            <w:vAlign w:val="center"/>
            <w:hideMark/>
          </w:tcPr>
          <w:p w:rsidR="005F5DDE" w:rsidRDefault="00935523">
            <w:pPr>
              <w:pStyle w:val="Caption"/>
              <w:keepNext/>
              <w:keepLines/>
              <w:spacing w:line="276" w:lineRule="auto"/>
              <w:jc w:val="center"/>
              <w:rPr>
                <w:sz w:val="16"/>
                <w:szCs w:val="16"/>
              </w:rPr>
            </w:pPr>
            <w:r>
              <w:rPr>
                <w:sz w:val="16"/>
                <w:szCs w:val="16"/>
              </w:rPr>
              <w:t>APA_Cfg</w:t>
            </w:r>
          </w:p>
        </w:tc>
        <w:tc>
          <w:tcPr>
            <w:tcW w:w="1350"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5F5DDE" w:rsidRDefault="00935523">
            <w:pPr>
              <w:pStyle w:val="Caption"/>
              <w:keepNext/>
              <w:keepLines/>
              <w:spacing w:line="276" w:lineRule="auto"/>
              <w:jc w:val="center"/>
              <w:rPr>
                <w:sz w:val="16"/>
                <w:szCs w:val="16"/>
              </w:rPr>
            </w:pPr>
            <w:r>
              <w:rPr>
                <w:sz w:val="16"/>
                <w:szCs w:val="16"/>
              </w:rPr>
              <w:t>PDC_Cfg</w:t>
            </w:r>
          </w:p>
        </w:tc>
      </w:tr>
      <w:tr w:rsidR="005F5DDE" w:rsidTr="005F5DDE">
        <w:trPr>
          <w:trHeight w:val="744"/>
          <w:jc w:val="center"/>
        </w:trPr>
        <w:tc>
          <w:tcPr>
            <w:tcW w:w="5130" w:type="dxa"/>
            <w:tcBorders>
              <w:top w:val="single" w:sz="4" w:space="0" w:color="auto"/>
              <w:left w:val="single" w:sz="4" w:space="0" w:color="auto"/>
              <w:bottom w:val="single" w:sz="4" w:space="0" w:color="auto"/>
              <w:right w:val="single" w:sz="4" w:space="0" w:color="auto"/>
            </w:tcBorders>
            <w:vAlign w:val="center"/>
            <w:hideMark/>
          </w:tcPr>
          <w:p w:rsidR="005F5DDE" w:rsidRDefault="00935523">
            <w:pPr>
              <w:keepNext/>
              <w:keepLines/>
              <w:spacing w:line="276" w:lineRule="auto"/>
              <w:jc w:val="center"/>
              <w:rPr>
                <w:sz w:val="16"/>
                <w:szCs w:val="16"/>
              </w:rPr>
            </w:pPr>
            <w:r>
              <w:rPr>
                <w:sz w:val="16"/>
                <w:szCs w:val="16"/>
              </w:rPr>
              <w:t>NO_PDC_PSM_SAPP (or NOT_USED)</w:t>
            </w:r>
          </w:p>
        </w:tc>
        <w:tc>
          <w:tcPr>
            <w:tcW w:w="1350" w:type="dxa"/>
            <w:tcBorders>
              <w:top w:val="double" w:sz="4" w:space="0" w:color="auto"/>
              <w:left w:val="double" w:sz="4" w:space="0" w:color="auto"/>
              <w:bottom w:val="single" w:sz="4" w:space="0" w:color="auto"/>
              <w:right w:val="single" w:sz="4" w:space="0" w:color="auto"/>
            </w:tcBorders>
            <w:vAlign w:val="center"/>
            <w:hideMark/>
          </w:tcPr>
          <w:p w:rsidR="005F5DDE" w:rsidRDefault="00935523">
            <w:pPr>
              <w:keepNext/>
              <w:keepLines/>
              <w:spacing w:line="276" w:lineRule="auto"/>
              <w:jc w:val="center"/>
              <w:rPr>
                <w:b/>
                <w:sz w:val="16"/>
                <w:szCs w:val="16"/>
              </w:rPr>
            </w:pPr>
            <w:r>
              <w:rPr>
                <w:b/>
                <w:sz w:val="16"/>
                <w:szCs w:val="16"/>
              </w:rPr>
              <w:t>FALSE</w:t>
            </w:r>
          </w:p>
        </w:tc>
        <w:tc>
          <w:tcPr>
            <w:tcW w:w="1350" w:type="dxa"/>
            <w:tcBorders>
              <w:top w:val="double" w:sz="4" w:space="0" w:color="auto"/>
              <w:left w:val="single" w:sz="4" w:space="0" w:color="auto"/>
              <w:bottom w:val="single" w:sz="4" w:space="0" w:color="auto"/>
              <w:right w:val="single" w:sz="4" w:space="0" w:color="auto"/>
            </w:tcBorders>
            <w:vAlign w:val="center"/>
            <w:hideMark/>
          </w:tcPr>
          <w:p w:rsidR="005F5DDE" w:rsidRDefault="00935523">
            <w:pPr>
              <w:keepNext/>
              <w:keepLines/>
              <w:spacing w:line="276" w:lineRule="auto"/>
              <w:jc w:val="center"/>
              <w:rPr>
                <w:b/>
                <w:sz w:val="16"/>
                <w:szCs w:val="16"/>
              </w:rPr>
            </w:pPr>
            <w:r>
              <w:rPr>
                <w:b/>
                <w:sz w:val="16"/>
                <w:szCs w:val="16"/>
              </w:rPr>
              <w:t>FALSE</w:t>
            </w:r>
          </w:p>
        </w:tc>
      </w:tr>
      <w:tr w:rsidR="005F5DDE" w:rsidTr="005F5DDE">
        <w:trPr>
          <w:trHeight w:val="744"/>
          <w:jc w:val="center"/>
        </w:trPr>
        <w:tc>
          <w:tcPr>
            <w:tcW w:w="5130" w:type="dxa"/>
            <w:tcBorders>
              <w:top w:val="single" w:sz="4" w:space="0" w:color="auto"/>
              <w:left w:val="single" w:sz="4" w:space="0" w:color="auto"/>
              <w:bottom w:val="single" w:sz="4" w:space="0" w:color="auto"/>
              <w:right w:val="single" w:sz="4" w:space="0" w:color="auto"/>
            </w:tcBorders>
            <w:vAlign w:val="center"/>
            <w:hideMark/>
          </w:tcPr>
          <w:p w:rsidR="005F5DDE" w:rsidRDefault="00935523">
            <w:pPr>
              <w:keepNext/>
              <w:keepLines/>
              <w:spacing w:line="276" w:lineRule="auto"/>
              <w:jc w:val="center"/>
              <w:rPr>
                <w:sz w:val="16"/>
                <w:szCs w:val="16"/>
                <w:lang w:val="de-DE"/>
              </w:rPr>
            </w:pPr>
            <w:r>
              <w:rPr>
                <w:sz w:val="16"/>
                <w:szCs w:val="16"/>
                <w:lang w:val="de-DE"/>
              </w:rPr>
              <w:t>REAR_PDC | REARFRONT_PDC</w:t>
            </w:r>
          </w:p>
        </w:tc>
        <w:tc>
          <w:tcPr>
            <w:tcW w:w="1350" w:type="dxa"/>
            <w:tcBorders>
              <w:top w:val="single" w:sz="4" w:space="0" w:color="auto"/>
              <w:left w:val="double" w:sz="4" w:space="0" w:color="auto"/>
              <w:bottom w:val="single" w:sz="4" w:space="0" w:color="auto"/>
              <w:right w:val="single" w:sz="4" w:space="0" w:color="auto"/>
            </w:tcBorders>
            <w:vAlign w:val="center"/>
            <w:hideMark/>
          </w:tcPr>
          <w:p w:rsidR="005F5DDE" w:rsidRDefault="00935523">
            <w:pPr>
              <w:keepNext/>
              <w:keepLines/>
              <w:spacing w:line="276" w:lineRule="auto"/>
              <w:jc w:val="center"/>
              <w:rPr>
                <w:b/>
                <w:sz w:val="16"/>
                <w:szCs w:val="16"/>
              </w:rPr>
            </w:pPr>
            <w:r>
              <w:rPr>
                <w:b/>
                <w:sz w:val="16"/>
                <w:szCs w:val="16"/>
              </w:rPr>
              <w:t>FALSE</w:t>
            </w:r>
          </w:p>
        </w:tc>
        <w:tc>
          <w:tcPr>
            <w:tcW w:w="1350" w:type="dxa"/>
            <w:tcBorders>
              <w:top w:val="single" w:sz="4" w:space="0" w:color="auto"/>
              <w:left w:val="single" w:sz="4" w:space="0" w:color="auto"/>
              <w:bottom w:val="single" w:sz="4" w:space="0" w:color="auto"/>
              <w:right w:val="single" w:sz="4" w:space="0" w:color="auto"/>
            </w:tcBorders>
            <w:vAlign w:val="center"/>
            <w:hideMark/>
          </w:tcPr>
          <w:p w:rsidR="005F5DDE" w:rsidRDefault="00935523">
            <w:pPr>
              <w:keepNext/>
              <w:keepLines/>
              <w:spacing w:line="276" w:lineRule="auto"/>
              <w:jc w:val="center"/>
              <w:rPr>
                <w:b/>
                <w:sz w:val="16"/>
                <w:szCs w:val="16"/>
              </w:rPr>
            </w:pPr>
            <w:r>
              <w:rPr>
                <w:b/>
                <w:sz w:val="16"/>
                <w:szCs w:val="16"/>
              </w:rPr>
              <w:t>TRUE</w:t>
            </w:r>
          </w:p>
        </w:tc>
      </w:tr>
      <w:tr w:rsidR="005F5DDE" w:rsidTr="005F5DDE">
        <w:trPr>
          <w:trHeight w:val="744"/>
          <w:jc w:val="center"/>
        </w:trPr>
        <w:tc>
          <w:tcPr>
            <w:tcW w:w="5130" w:type="dxa"/>
            <w:tcBorders>
              <w:top w:val="single" w:sz="4" w:space="0" w:color="auto"/>
              <w:left w:val="single" w:sz="4" w:space="0" w:color="auto"/>
              <w:bottom w:val="single" w:sz="4" w:space="0" w:color="auto"/>
              <w:right w:val="single" w:sz="4" w:space="0" w:color="auto"/>
            </w:tcBorders>
            <w:vAlign w:val="center"/>
          </w:tcPr>
          <w:p w:rsidR="005F5DDE" w:rsidRDefault="00935523">
            <w:pPr>
              <w:keepNext/>
              <w:keepLines/>
              <w:spacing w:line="276" w:lineRule="auto"/>
              <w:jc w:val="center"/>
              <w:rPr>
                <w:sz w:val="16"/>
                <w:szCs w:val="16"/>
                <w:lang w:val="de-DE"/>
              </w:rPr>
            </w:pPr>
            <w:r>
              <w:rPr>
                <w:sz w:val="16"/>
                <w:szCs w:val="16"/>
                <w:lang w:val="de-DE"/>
              </w:rPr>
              <w:t>REARFRONT_PDC_SAPP_NA |</w:t>
            </w:r>
          </w:p>
          <w:p w:rsidR="005F5DDE" w:rsidRDefault="00935523">
            <w:pPr>
              <w:keepNext/>
              <w:keepLines/>
              <w:spacing w:line="276" w:lineRule="auto"/>
              <w:jc w:val="center"/>
              <w:rPr>
                <w:sz w:val="16"/>
                <w:szCs w:val="16"/>
                <w:lang w:val="de-DE"/>
              </w:rPr>
            </w:pPr>
            <w:r>
              <w:rPr>
                <w:sz w:val="16"/>
                <w:szCs w:val="16"/>
                <w:lang w:val="de-DE"/>
              </w:rPr>
              <w:t>REAR_SAPP_NA |</w:t>
            </w:r>
          </w:p>
          <w:p w:rsidR="005F5DDE" w:rsidRDefault="00935523">
            <w:pPr>
              <w:keepNext/>
              <w:keepLines/>
              <w:spacing w:line="276" w:lineRule="auto"/>
              <w:jc w:val="center"/>
              <w:rPr>
                <w:sz w:val="16"/>
                <w:szCs w:val="16"/>
                <w:lang w:val="de-DE"/>
              </w:rPr>
            </w:pPr>
            <w:r>
              <w:rPr>
                <w:sz w:val="16"/>
                <w:szCs w:val="16"/>
                <w:lang w:val="de-DE"/>
              </w:rPr>
              <w:t>REARFRONT_PDC_EU |</w:t>
            </w:r>
          </w:p>
          <w:p w:rsidR="005F5DDE" w:rsidRDefault="00935523">
            <w:pPr>
              <w:keepNext/>
              <w:keepLines/>
              <w:spacing w:line="276" w:lineRule="auto"/>
              <w:jc w:val="center"/>
              <w:rPr>
                <w:sz w:val="16"/>
                <w:szCs w:val="16"/>
                <w:lang w:val="de-DE"/>
              </w:rPr>
            </w:pPr>
            <w:r>
              <w:rPr>
                <w:sz w:val="16"/>
                <w:szCs w:val="16"/>
                <w:lang w:val="de-DE"/>
              </w:rPr>
              <w:t>REAR_SAPP_EU |</w:t>
            </w:r>
          </w:p>
          <w:p w:rsidR="005F5DDE" w:rsidRDefault="00935523">
            <w:pPr>
              <w:keepNext/>
              <w:keepLines/>
              <w:spacing w:line="276" w:lineRule="auto"/>
              <w:jc w:val="center"/>
              <w:rPr>
                <w:sz w:val="16"/>
                <w:szCs w:val="16"/>
                <w:lang w:val="de-DE"/>
              </w:rPr>
            </w:pPr>
            <w:r>
              <w:rPr>
                <w:sz w:val="16"/>
                <w:szCs w:val="16"/>
                <w:lang w:val="de-DE"/>
              </w:rPr>
              <w:t>REARFRONT_PDC_APA |</w:t>
            </w:r>
          </w:p>
          <w:p w:rsidR="005F5DDE" w:rsidRDefault="00935523">
            <w:pPr>
              <w:keepNext/>
              <w:keepLines/>
              <w:spacing w:line="276" w:lineRule="auto"/>
              <w:jc w:val="center"/>
              <w:rPr>
                <w:sz w:val="16"/>
                <w:szCs w:val="16"/>
                <w:lang w:val="de-DE"/>
              </w:rPr>
            </w:pPr>
            <w:r>
              <w:rPr>
                <w:sz w:val="16"/>
                <w:szCs w:val="16"/>
                <w:lang w:val="de-DE"/>
              </w:rPr>
              <w:t>APALITE |</w:t>
            </w:r>
          </w:p>
          <w:p w:rsidR="005F5DDE" w:rsidRDefault="00935523">
            <w:pPr>
              <w:keepNext/>
              <w:keepLines/>
              <w:spacing w:line="276" w:lineRule="auto"/>
              <w:jc w:val="center"/>
              <w:rPr>
                <w:sz w:val="16"/>
                <w:szCs w:val="16"/>
                <w:lang w:val="de-DE"/>
              </w:rPr>
            </w:pPr>
            <w:r>
              <w:rPr>
                <w:sz w:val="16"/>
                <w:szCs w:val="16"/>
                <w:lang w:val="de-DE"/>
              </w:rPr>
              <w:t>APALITE_PLUS</w:t>
            </w:r>
          </w:p>
          <w:p w:rsidR="005F5DDE" w:rsidRDefault="00935523">
            <w:pPr>
              <w:keepNext/>
              <w:keepLines/>
              <w:spacing w:line="276" w:lineRule="auto"/>
              <w:jc w:val="center"/>
              <w:rPr>
                <w:sz w:val="16"/>
                <w:szCs w:val="16"/>
                <w:lang w:val="de-DE"/>
              </w:rPr>
            </w:pPr>
          </w:p>
        </w:tc>
        <w:tc>
          <w:tcPr>
            <w:tcW w:w="1350" w:type="dxa"/>
            <w:tcBorders>
              <w:top w:val="single" w:sz="4" w:space="0" w:color="auto"/>
              <w:left w:val="double" w:sz="4" w:space="0" w:color="auto"/>
              <w:bottom w:val="single" w:sz="4" w:space="0" w:color="auto"/>
              <w:right w:val="single" w:sz="4" w:space="0" w:color="auto"/>
            </w:tcBorders>
            <w:vAlign w:val="center"/>
            <w:hideMark/>
          </w:tcPr>
          <w:p w:rsidR="005F5DDE" w:rsidRDefault="00935523">
            <w:pPr>
              <w:keepNext/>
              <w:keepLines/>
              <w:spacing w:line="276" w:lineRule="auto"/>
              <w:jc w:val="center"/>
              <w:rPr>
                <w:b/>
                <w:sz w:val="16"/>
                <w:szCs w:val="16"/>
              </w:rPr>
            </w:pPr>
            <w:r>
              <w:rPr>
                <w:b/>
                <w:sz w:val="16"/>
                <w:szCs w:val="16"/>
              </w:rPr>
              <w:t>TRUE</w:t>
            </w:r>
          </w:p>
        </w:tc>
        <w:tc>
          <w:tcPr>
            <w:tcW w:w="1350" w:type="dxa"/>
            <w:tcBorders>
              <w:top w:val="single" w:sz="4" w:space="0" w:color="auto"/>
              <w:left w:val="single" w:sz="4" w:space="0" w:color="auto"/>
              <w:bottom w:val="single" w:sz="4" w:space="0" w:color="auto"/>
              <w:right w:val="single" w:sz="4" w:space="0" w:color="auto"/>
            </w:tcBorders>
            <w:vAlign w:val="center"/>
            <w:hideMark/>
          </w:tcPr>
          <w:p w:rsidR="005F5DDE" w:rsidRDefault="00935523">
            <w:pPr>
              <w:keepNext/>
              <w:keepLines/>
              <w:spacing w:line="276" w:lineRule="auto"/>
              <w:jc w:val="center"/>
              <w:rPr>
                <w:b/>
                <w:sz w:val="16"/>
                <w:szCs w:val="16"/>
              </w:rPr>
            </w:pPr>
            <w:r>
              <w:rPr>
                <w:b/>
                <w:sz w:val="16"/>
                <w:szCs w:val="16"/>
              </w:rPr>
              <w:t>TRUE</w:t>
            </w:r>
          </w:p>
        </w:tc>
      </w:tr>
    </w:tbl>
    <w:p w:rsidR="005F5DDE" w:rsidRDefault="00935523" w:rsidP="005F5DDE">
      <w:pPr>
        <w:jc w:val="center"/>
      </w:pPr>
    </w:p>
    <w:p w:rsidR="005F5DDE" w:rsidRDefault="00935523" w:rsidP="005F5DDE">
      <w:pPr>
        <w:jc w:val="center"/>
      </w:pPr>
      <w:bookmarkStart w:id="47" w:name="_Toc400956108"/>
      <w:r>
        <w:t xml:space="preserve">Screen Arbitration Configuration Variables: </w:t>
      </w:r>
      <w:r>
        <w:rPr>
          <w:u w:val="single"/>
        </w:rPr>
        <w:t>A</w:t>
      </w:r>
      <w:r>
        <w:t xml:space="preserve">ctive </w:t>
      </w:r>
      <w:r>
        <w:rPr>
          <w:u w:val="single"/>
        </w:rPr>
        <w:t>P</w:t>
      </w:r>
      <w:r>
        <w:t xml:space="preserve">ark </w:t>
      </w:r>
      <w:r>
        <w:rPr>
          <w:u w:val="single"/>
        </w:rPr>
        <w:t>A</w:t>
      </w:r>
      <w:r>
        <w:t xml:space="preserve">ssist (APA) &amp; </w:t>
      </w:r>
      <w:r>
        <w:rPr>
          <w:u w:val="single"/>
        </w:rPr>
        <w:t>P</w:t>
      </w:r>
      <w:r>
        <w:t xml:space="preserve">ark </w:t>
      </w:r>
      <w:r>
        <w:rPr>
          <w:u w:val="single"/>
        </w:rPr>
        <w:t>D</w:t>
      </w:r>
      <w:r>
        <w:t xml:space="preserve">istance </w:t>
      </w:r>
      <w:r>
        <w:rPr>
          <w:u w:val="single"/>
        </w:rPr>
        <w:t>C</w:t>
      </w:r>
      <w:r>
        <w:t>ontrol (PDC)</w:t>
      </w:r>
      <w:bookmarkEnd w:id="47"/>
    </w:p>
    <w:p w:rsidR="00C91209" w:rsidRPr="005F5DDE" w:rsidRDefault="00935523" w:rsidP="005F5DDE">
      <w:pPr>
        <w:spacing w:after="200" w:line="276" w:lineRule="auto"/>
        <w:rPr>
          <w:rFonts w:cs="Arial"/>
          <w:bCs/>
          <w:szCs w:val="26"/>
          <w:u w:val="single"/>
        </w:rPr>
      </w:pPr>
    </w:p>
    <w:p w:rsidR="00CC6E4C" w:rsidRPr="00CC6E4C" w:rsidRDefault="00CC6E4C" w:rsidP="00CC6E4C">
      <w:pPr>
        <w:pStyle w:val="Heading3"/>
        <w:rPr>
          <w:b w:val="0"/>
          <w:u w:val="single"/>
        </w:rPr>
      </w:pPr>
      <w:bookmarkStart w:id="48" w:name="_Toc35850658"/>
      <w:r w:rsidRPr="00CC6E4C">
        <w:rPr>
          <w:b w:val="0"/>
          <w:u w:val="single"/>
        </w:rPr>
        <w:lastRenderedPageBreak/>
        <w:t>CAMERA-FUR-REQ-131020/F-HMI Screen Logical Arbitration - Determine Dynamic Variables (GearPosHMI)</w:t>
      </w:r>
      <w:bookmarkEnd w:id="48"/>
    </w:p>
    <w:p w:rsidR="00EE0FF6" w:rsidRDefault="00935523" w:rsidP="00EE0FF6">
      <w:r>
        <w:t xml:space="preserve">The following decision table determines the parking brake status for use in the gear input processing table associated with manual transmissions.  The parking brake may be mechanical or electronic-based, </w:t>
      </w:r>
      <w:r>
        <w:t>and there are separate CAN signals for each.</w:t>
      </w:r>
    </w:p>
    <w:p w:rsidR="00EE0FF6" w:rsidRDefault="00935523" w:rsidP="00EE0FF6">
      <w:pPr>
        <w:rPr>
          <w:i/>
          <w:color w:val="8064A2" w:themeColor="accent4"/>
          <w:sz w:val="24"/>
        </w:rPr>
      </w:pPr>
      <w:r>
        <w:t>PrkBrkStatus is a CAN signal that contains numerous states such as REAR_CALIPER_CLOSED and REAR_CALIPER_TRANSITION.  The table below assumes a simplified mapping of the signal into ACTIVE and INACTIVE.</w:t>
      </w:r>
    </w:p>
    <w:p w:rsidR="00EE0FF6" w:rsidRDefault="00935523" w:rsidP="00EE0FF6">
      <w:pPr>
        <w:jc w:val="center"/>
      </w:pPr>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41"/>
        <w:gridCol w:w="3240"/>
        <w:gridCol w:w="1844"/>
      </w:tblGrid>
      <w:tr w:rsidR="00EE0FF6" w:rsidTr="00EE0FF6">
        <w:trPr>
          <w:trHeight w:val="575"/>
          <w:jc w:val="center"/>
        </w:trPr>
        <w:tc>
          <w:tcPr>
            <w:tcW w:w="3240"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EE0FF6" w:rsidRDefault="00935523">
            <w:pPr>
              <w:keepNext/>
              <w:keepLines/>
              <w:spacing w:line="276" w:lineRule="auto"/>
              <w:jc w:val="center"/>
              <w:rPr>
                <w:sz w:val="16"/>
                <w:szCs w:val="16"/>
              </w:rPr>
            </w:pPr>
            <w:r>
              <w:rPr>
                <w:sz w:val="16"/>
                <w:szCs w:val="16"/>
              </w:rPr>
              <w:t>PrkBrkActv_B_Actl</w:t>
            </w:r>
          </w:p>
        </w:tc>
        <w:tc>
          <w:tcPr>
            <w:tcW w:w="3240" w:type="dxa"/>
            <w:tcBorders>
              <w:top w:val="single" w:sz="4" w:space="0" w:color="auto"/>
              <w:left w:val="single" w:sz="4" w:space="0" w:color="auto"/>
              <w:bottom w:val="double" w:sz="4" w:space="0" w:color="auto"/>
              <w:right w:val="double" w:sz="4" w:space="0" w:color="auto"/>
            </w:tcBorders>
            <w:shd w:val="clear" w:color="auto" w:fill="DEDEDE"/>
            <w:vAlign w:val="center"/>
            <w:hideMark/>
          </w:tcPr>
          <w:p w:rsidR="00EE0FF6" w:rsidRDefault="00935523">
            <w:pPr>
              <w:keepNext/>
              <w:keepLines/>
              <w:spacing w:line="276" w:lineRule="auto"/>
              <w:jc w:val="center"/>
              <w:rPr>
                <w:sz w:val="16"/>
                <w:szCs w:val="16"/>
              </w:rPr>
            </w:pPr>
            <w:r>
              <w:rPr>
                <w:sz w:val="16"/>
                <w:szCs w:val="16"/>
              </w:rPr>
              <w:t>PrkBrkStatus</w:t>
            </w:r>
          </w:p>
        </w:tc>
        <w:tc>
          <w:tcPr>
            <w:tcW w:w="1844" w:type="dxa"/>
            <w:tcBorders>
              <w:top w:val="single" w:sz="4" w:space="0" w:color="auto"/>
              <w:left w:val="double" w:sz="4" w:space="0" w:color="auto"/>
              <w:bottom w:val="double" w:sz="4" w:space="0" w:color="auto"/>
              <w:right w:val="single" w:sz="4" w:space="0" w:color="auto"/>
            </w:tcBorders>
            <w:shd w:val="clear" w:color="auto" w:fill="DEDEDE"/>
            <w:vAlign w:val="center"/>
            <w:hideMark/>
          </w:tcPr>
          <w:p w:rsidR="00EE0FF6" w:rsidRDefault="00935523">
            <w:pPr>
              <w:keepNext/>
              <w:keepLines/>
              <w:spacing w:line="276" w:lineRule="auto"/>
              <w:jc w:val="center"/>
              <w:rPr>
                <w:sz w:val="16"/>
                <w:szCs w:val="16"/>
              </w:rPr>
            </w:pPr>
            <w:r>
              <w:rPr>
                <w:sz w:val="16"/>
                <w:szCs w:val="16"/>
              </w:rPr>
              <w:t>Park_Brake_Merged</w:t>
            </w:r>
          </w:p>
        </w:tc>
      </w:tr>
      <w:tr w:rsidR="00EE0FF6" w:rsidTr="00EE0FF6">
        <w:trPr>
          <w:trHeight w:val="744"/>
          <w:jc w:val="center"/>
        </w:trPr>
        <w:tc>
          <w:tcPr>
            <w:tcW w:w="3240" w:type="dxa"/>
            <w:tcBorders>
              <w:top w:val="single" w:sz="4" w:space="0" w:color="auto"/>
              <w:left w:val="single" w:sz="4" w:space="0" w:color="auto"/>
              <w:bottom w:val="single" w:sz="4" w:space="0" w:color="auto"/>
              <w:right w:val="single" w:sz="4" w:space="0" w:color="auto"/>
            </w:tcBorders>
            <w:vAlign w:val="center"/>
            <w:hideMark/>
          </w:tcPr>
          <w:p w:rsidR="00EE0FF6" w:rsidRDefault="00935523">
            <w:pPr>
              <w:keepNext/>
              <w:keepLines/>
              <w:spacing w:line="276" w:lineRule="auto"/>
              <w:jc w:val="center"/>
              <w:rPr>
                <w:sz w:val="16"/>
                <w:szCs w:val="16"/>
              </w:rPr>
            </w:pPr>
            <w:r>
              <w:rPr>
                <w:sz w:val="16"/>
                <w:szCs w:val="16"/>
              </w:rPr>
              <w:t>DON’T CARE</w:t>
            </w:r>
          </w:p>
        </w:tc>
        <w:tc>
          <w:tcPr>
            <w:tcW w:w="3240" w:type="dxa"/>
            <w:tcBorders>
              <w:top w:val="single" w:sz="4" w:space="0" w:color="auto"/>
              <w:left w:val="single" w:sz="4" w:space="0" w:color="auto"/>
              <w:bottom w:val="single" w:sz="4" w:space="0" w:color="auto"/>
              <w:right w:val="double" w:sz="4" w:space="0" w:color="auto"/>
            </w:tcBorders>
            <w:vAlign w:val="center"/>
            <w:hideMark/>
          </w:tcPr>
          <w:p w:rsidR="00EE0FF6" w:rsidRDefault="00935523">
            <w:pPr>
              <w:keepNext/>
              <w:keepLines/>
              <w:spacing w:line="276" w:lineRule="auto"/>
              <w:jc w:val="center"/>
              <w:rPr>
                <w:sz w:val="16"/>
                <w:szCs w:val="16"/>
              </w:rPr>
            </w:pPr>
            <w:r>
              <w:rPr>
                <w:sz w:val="16"/>
                <w:szCs w:val="16"/>
              </w:rPr>
              <w:t>ACTIVE</w:t>
            </w:r>
          </w:p>
          <w:p w:rsidR="00EE0FF6" w:rsidRDefault="00935523">
            <w:pPr>
              <w:keepNext/>
              <w:keepLines/>
              <w:spacing w:line="276" w:lineRule="auto"/>
              <w:jc w:val="center"/>
              <w:rPr>
                <w:sz w:val="16"/>
                <w:szCs w:val="16"/>
              </w:rPr>
            </w:pPr>
            <w:r>
              <w:rPr>
                <w:sz w:val="16"/>
                <w:szCs w:val="16"/>
              </w:rPr>
              <w:t>consecutive samples for</w:t>
            </w:r>
          </w:p>
          <w:p w:rsidR="00EE0FF6" w:rsidRDefault="00935523">
            <w:pPr>
              <w:keepNext/>
              <w:keepLines/>
              <w:spacing w:line="276" w:lineRule="auto"/>
              <w:jc w:val="center"/>
              <w:rPr>
                <w:sz w:val="16"/>
                <w:szCs w:val="16"/>
              </w:rPr>
            </w:pPr>
            <w:r>
              <w:rPr>
                <w:sz w:val="16"/>
                <w:szCs w:val="16"/>
              </w:rPr>
              <w:t>(T&gt;=</w:t>
            </w:r>
            <w:r>
              <w:t xml:space="preserve"> </w:t>
            </w:r>
            <w:r>
              <w:rPr>
                <w:sz w:val="16"/>
                <w:szCs w:val="16"/>
              </w:rPr>
              <w:t>Park_Brake_Timr_Cfg)</w:t>
            </w:r>
          </w:p>
        </w:tc>
        <w:tc>
          <w:tcPr>
            <w:tcW w:w="1844" w:type="dxa"/>
            <w:tcBorders>
              <w:top w:val="double" w:sz="4" w:space="0" w:color="auto"/>
              <w:left w:val="double" w:sz="4" w:space="0" w:color="auto"/>
              <w:bottom w:val="single" w:sz="4" w:space="0" w:color="auto"/>
              <w:right w:val="single" w:sz="4" w:space="0" w:color="auto"/>
            </w:tcBorders>
            <w:vAlign w:val="center"/>
            <w:hideMark/>
          </w:tcPr>
          <w:p w:rsidR="00EE0FF6" w:rsidRDefault="00935523">
            <w:pPr>
              <w:keepNext/>
              <w:keepLines/>
              <w:spacing w:line="276" w:lineRule="auto"/>
              <w:jc w:val="center"/>
              <w:rPr>
                <w:b/>
                <w:sz w:val="16"/>
                <w:szCs w:val="16"/>
              </w:rPr>
            </w:pPr>
            <w:r>
              <w:rPr>
                <w:b/>
                <w:sz w:val="16"/>
                <w:szCs w:val="16"/>
              </w:rPr>
              <w:t>APPLIED</w:t>
            </w:r>
          </w:p>
        </w:tc>
      </w:tr>
      <w:tr w:rsidR="00EE0FF6" w:rsidTr="00EE0FF6">
        <w:trPr>
          <w:trHeight w:val="744"/>
          <w:jc w:val="center"/>
        </w:trPr>
        <w:tc>
          <w:tcPr>
            <w:tcW w:w="3240" w:type="dxa"/>
            <w:tcBorders>
              <w:top w:val="single" w:sz="4" w:space="0" w:color="auto"/>
              <w:left w:val="single" w:sz="4" w:space="0" w:color="auto"/>
              <w:bottom w:val="single" w:sz="4" w:space="0" w:color="auto"/>
              <w:right w:val="single" w:sz="4" w:space="0" w:color="auto"/>
            </w:tcBorders>
            <w:vAlign w:val="center"/>
            <w:hideMark/>
          </w:tcPr>
          <w:p w:rsidR="00EE0FF6" w:rsidRDefault="00935523">
            <w:pPr>
              <w:keepNext/>
              <w:keepLines/>
              <w:spacing w:line="276" w:lineRule="auto"/>
              <w:jc w:val="center"/>
              <w:rPr>
                <w:sz w:val="16"/>
                <w:szCs w:val="16"/>
              </w:rPr>
            </w:pPr>
            <w:r>
              <w:rPr>
                <w:sz w:val="16"/>
                <w:szCs w:val="16"/>
              </w:rPr>
              <w:t>DON’T CARE</w:t>
            </w:r>
          </w:p>
        </w:tc>
        <w:tc>
          <w:tcPr>
            <w:tcW w:w="3240" w:type="dxa"/>
            <w:tcBorders>
              <w:top w:val="single" w:sz="4" w:space="0" w:color="auto"/>
              <w:left w:val="single" w:sz="4" w:space="0" w:color="auto"/>
              <w:bottom w:val="single" w:sz="4" w:space="0" w:color="auto"/>
              <w:right w:val="double" w:sz="4" w:space="0" w:color="auto"/>
            </w:tcBorders>
            <w:vAlign w:val="center"/>
            <w:hideMark/>
          </w:tcPr>
          <w:p w:rsidR="00EE0FF6" w:rsidRDefault="00935523">
            <w:pPr>
              <w:keepNext/>
              <w:keepLines/>
              <w:spacing w:line="276" w:lineRule="auto"/>
              <w:jc w:val="center"/>
              <w:rPr>
                <w:sz w:val="16"/>
                <w:szCs w:val="16"/>
              </w:rPr>
            </w:pPr>
            <w:r>
              <w:rPr>
                <w:sz w:val="16"/>
                <w:szCs w:val="16"/>
              </w:rPr>
              <w:t xml:space="preserve">INACTIVE </w:t>
            </w:r>
          </w:p>
          <w:p w:rsidR="00EE0FF6" w:rsidRDefault="00935523">
            <w:pPr>
              <w:keepNext/>
              <w:keepLines/>
              <w:spacing w:line="276" w:lineRule="auto"/>
              <w:jc w:val="center"/>
              <w:rPr>
                <w:sz w:val="16"/>
                <w:szCs w:val="16"/>
              </w:rPr>
            </w:pPr>
            <w:r>
              <w:rPr>
                <w:sz w:val="16"/>
                <w:szCs w:val="16"/>
              </w:rPr>
              <w:t>consecutive samples for</w:t>
            </w:r>
          </w:p>
          <w:p w:rsidR="00EE0FF6" w:rsidRDefault="00935523">
            <w:pPr>
              <w:keepNext/>
              <w:keepLines/>
              <w:spacing w:line="276" w:lineRule="auto"/>
              <w:jc w:val="center"/>
              <w:rPr>
                <w:sz w:val="16"/>
                <w:szCs w:val="16"/>
              </w:rPr>
            </w:pPr>
            <w:r>
              <w:rPr>
                <w:sz w:val="16"/>
                <w:szCs w:val="16"/>
              </w:rPr>
              <w:t>(T&gt;=</w:t>
            </w:r>
            <w:r>
              <w:t xml:space="preserve"> </w:t>
            </w:r>
            <w:r>
              <w:rPr>
                <w:sz w:val="16"/>
                <w:szCs w:val="16"/>
              </w:rPr>
              <w:t>Park_Brake_Timr_Cfg)</w:t>
            </w:r>
          </w:p>
        </w:tc>
        <w:tc>
          <w:tcPr>
            <w:tcW w:w="1844" w:type="dxa"/>
            <w:tcBorders>
              <w:top w:val="single" w:sz="4" w:space="0" w:color="auto"/>
              <w:left w:val="double" w:sz="4" w:space="0" w:color="auto"/>
              <w:bottom w:val="single" w:sz="4" w:space="0" w:color="auto"/>
              <w:right w:val="single" w:sz="4" w:space="0" w:color="auto"/>
            </w:tcBorders>
            <w:vAlign w:val="center"/>
            <w:hideMark/>
          </w:tcPr>
          <w:p w:rsidR="00EE0FF6" w:rsidRDefault="00935523">
            <w:pPr>
              <w:keepNext/>
              <w:keepLines/>
              <w:spacing w:line="276" w:lineRule="auto"/>
              <w:jc w:val="center"/>
              <w:rPr>
                <w:b/>
                <w:sz w:val="16"/>
                <w:szCs w:val="16"/>
              </w:rPr>
            </w:pPr>
            <w:r>
              <w:rPr>
                <w:b/>
                <w:sz w:val="16"/>
                <w:szCs w:val="16"/>
              </w:rPr>
              <w:t>NOT_APPLIED</w:t>
            </w:r>
          </w:p>
        </w:tc>
      </w:tr>
      <w:tr w:rsidR="00EE0FF6" w:rsidTr="00EE0FF6">
        <w:trPr>
          <w:trHeight w:val="744"/>
          <w:jc w:val="center"/>
        </w:trPr>
        <w:tc>
          <w:tcPr>
            <w:tcW w:w="3240" w:type="dxa"/>
            <w:tcBorders>
              <w:top w:val="single" w:sz="4" w:space="0" w:color="auto"/>
              <w:left w:val="single" w:sz="4" w:space="0" w:color="auto"/>
              <w:bottom w:val="single" w:sz="4" w:space="0" w:color="auto"/>
              <w:right w:val="single" w:sz="4" w:space="0" w:color="auto"/>
            </w:tcBorders>
            <w:vAlign w:val="center"/>
            <w:hideMark/>
          </w:tcPr>
          <w:p w:rsidR="00EE0FF6" w:rsidRDefault="00935523">
            <w:pPr>
              <w:keepNext/>
              <w:keepLines/>
              <w:spacing w:line="276" w:lineRule="auto"/>
              <w:jc w:val="center"/>
              <w:rPr>
                <w:sz w:val="16"/>
                <w:szCs w:val="16"/>
              </w:rPr>
            </w:pPr>
            <w:r>
              <w:rPr>
                <w:sz w:val="16"/>
                <w:szCs w:val="16"/>
              </w:rPr>
              <w:t xml:space="preserve">ACTIVE </w:t>
            </w:r>
          </w:p>
          <w:p w:rsidR="00EE0FF6" w:rsidRDefault="00935523">
            <w:pPr>
              <w:keepNext/>
              <w:keepLines/>
              <w:spacing w:line="276" w:lineRule="auto"/>
              <w:jc w:val="center"/>
              <w:rPr>
                <w:sz w:val="16"/>
                <w:szCs w:val="16"/>
              </w:rPr>
            </w:pPr>
            <w:r>
              <w:rPr>
                <w:sz w:val="16"/>
                <w:szCs w:val="16"/>
              </w:rPr>
              <w:t>consecutive samples for</w:t>
            </w:r>
          </w:p>
          <w:p w:rsidR="00EE0FF6" w:rsidRDefault="00935523">
            <w:pPr>
              <w:keepNext/>
              <w:keepLines/>
              <w:spacing w:line="276" w:lineRule="auto"/>
              <w:jc w:val="center"/>
              <w:rPr>
                <w:sz w:val="16"/>
                <w:szCs w:val="16"/>
                <w:lang w:val="de-DE"/>
              </w:rPr>
            </w:pPr>
            <w:r>
              <w:rPr>
                <w:sz w:val="16"/>
                <w:szCs w:val="16"/>
              </w:rPr>
              <w:t>(T&gt;=</w:t>
            </w:r>
            <w:r>
              <w:t xml:space="preserve"> </w:t>
            </w:r>
            <w:r>
              <w:rPr>
                <w:sz w:val="16"/>
                <w:szCs w:val="16"/>
              </w:rPr>
              <w:t>Park_Brake_Timr_Cfg)</w:t>
            </w:r>
          </w:p>
        </w:tc>
        <w:tc>
          <w:tcPr>
            <w:tcW w:w="3240" w:type="dxa"/>
            <w:tcBorders>
              <w:top w:val="single" w:sz="4" w:space="0" w:color="auto"/>
              <w:left w:val="single" w:sz="4" w:space="0" w:color="auto"/>
              <w:bottom w:val="single" w:sz="4" w:space="0" w:color="auto"/>
              <w:right w:val="double" w:sz="4" w:space="0" w:color="auto"/>
            </w:tcBorders>
            <w:vAlign w:val="center"/>
            <w:hideMark/>
          </w:tcPr>
          <w:p w:rsidR="00EE0FF6" w:rsidRDefault="00935523">
            <w:pPr>
              <w:keepNext/>
              <w:keepLines/>
              <w:spacing w:line="276" w:lineRule="auto"/>
              <w:jc w:val="center"/>
              <w:rPr>
                <w:sz w:val="16"/>
                <w:szCs w:val="16"/>
              </w:rPr>
            </w:pPr>
            <w:r>
              <w:rPr>
                <w:sz w:val="16"/>
                <w:szCs w:val="16"/>
              </w:rPr>
              <w:t>DON’T CARE</w:t>
            </w:r>
          </w:p>
        </w:tc>
        <w:tc>
          <w:tcPr>
            <w:tcW w:w="1844" w:type="dxa"/>
            <w:tcBorders>
              <w:top w:val="single" w:sz="4" w:space="0" w:color="auto"/>
              <w:left w:val="double" w:sz="4" w:space="0" w:color="auto"/>
              <w:bottom w:val="single" w:sz="4" w:space="0" w:color="auto"/>
              <w:right w:val="single" w:sz="4" w:space="0" w:color="auto"/>
            </w:tcBorders>
            <w:vAlign w:val="center"/>
            <w:hideMark/>
          </w:tcPr>
          <w:p w:rsidR="00EE0FF6" w:rsidRDefault="00935523">
            <w:pPr>
              <w:keepNext/>
              <w:keepLines/>
              <w:spacing w:line="276" w:lineRule="auto"/>
              <w:jc w:val="center"/>
              <w:rPr>
                <w:b/>
                <w:sz w:val="16"/>
                <w:szCs w:val="16"/>
              </w:rPr>
            </w:pPr>
            <w:r>
              <w:rPr>
                <w:b/>
                <w:sz w:val="16"/>
                <w:szCs w:val="16"/>
              </w:rPr>
              <w:t>APPLIED</w:t>
            </w:r>
          </w:p>
        </w:tc>
      </w:tr>
      <w:tr w:rsidR="00EE0FF6" w:rsidTr="00EE0FF6">
        <w:trPr>
          <w:trHeight w:val="744"/>
          <w:jc w:val="center"/>
        </w:trPr>
        <w:tc>
          <w:tcPr>
            <w:tcW w:w="3240" w:type="dxa"/>
            <w:tcBorders>
              <w:top w:val="single" w:sz="4" w:space="0" w:color="auto"/>
              <w:left w:val="single" w:sz="4" w:space="0" w:color="auto"/>
              <w:bottom w:val="single" w:sz="4" w:space="0" w:color="auto"/>
              <w:right w:val="single" w:sz="4" w:space="0" w:color="auto"/>
            </w:tcBorders>
            <w:vAlign w:val="center"/>
            <w:hideMark/>
          </w:tcPr>
          <w:p w:rsidR="00EE0FF6" w:rsidRDefault="00935523">
            <w:pPr>
              <w:keepNext/>
              <w:keepLines/>
              <w:spacing w:line="276" w:lineRule="auto"/>
              <w:jc w:val="center"/>
              <w:rPr>
                <w:sz w:val="16"/>
                <w:szCs w:val="16"/>
              </w:rPr>
            </w:pPr>
            <w:r>
              <w:rPr>
                <w:sz w:val="16"/>
                <w:szCs w:val="16"/>
                <w:lang w:val="de-DE"/>
              </w:rPr>
              <w:t>INACTIVE</w:t>
            </w:r>
            <w:r>
              <w:rPr>
                <w:sz w:val="16"/>
                <w:szCs w:val="16"/>
              </w:rPr>
              <w:t xml:space="preserve"> </w:t>
            </w:r>
          </w:p>
          <w:p w:rsidR="00EE0FF6" w:rsidRDefault="00935523">
            <w:pPr>
              <w:keepNext/>
              <w:keepLines/>
              <w:spacing w:line="276" w:lineRule="auto"/>
              <w:jc w:val="center"/>
              <w:rPr>
                <w:sz w:val="16"/>
                <w:szCs w:val="16"/>
              </w:rPr>
            </w:pPr>
            <w:r>
              <w:rPr>
                <w:sz w:val="16"/>
                <w:szCs w:val="16"/>
              </w:rPr>
              <w:t>consecutive samples for</w:t>
            </w:r>
          </w:p>
          <w:p w:rsidR="00EE0FF6" w:rsidRDefault="00935523">
            <w:pPr>
              <w:keepNext/>
              <w:keepLines/>
              <w:spacing w:line="276" w:lineRule="auto"/>
              <w:jc w:val="center"/>
              <w:rPr>
                <w:sz w:val="16"/>
                <w:szCs w:val="16"/>
                <w:lang w:val="de-DE"/>
              </w:rPr>
            </w:pPr>
            <w:r>
              <w:rPr>
                <w:sz w:val="16"/>
                <w:szCs w:val="16"/>
              </w:rPr>
              <w:t>(T&gt;=</w:t>
            </w:r>
            <w:r>
              <w:t xml:space="preserve"> </w:t>
            </w:r>
            <w:r>
              <w:rPr>
                <w:sz w:val="16"/>
                <w:szCs w:val="16"/>
              </w:rPr>
              <w:t>Park_Brake_Timr_Cfg)</w:t>
            </w:r>
          </w:p>
        </w:tc>
        <w:tc>
          <w:tcPr>
            <w:tcW w:w="3240" w:type="dxa"/>
            <w:tcBorders>
              <w:top w:val="single" w:sz="4" w:space="0" w:color="auto"/>
              <w:left w:val="single" w:sz="4" w:space="0" w:color="auto"/>
              <w:bottom w:val="single" w:sz="4" w:space="0" w:color="auto"/>
              <w:right w:val="double" w:sz="4" w:space="0" w:color="auto"/>
            </w:tcBorders>
            <w:vAlign w:val="center"/>
            <w:hideMark/>
          </w:tcPr>
          <w:p w:rsidR="00EE0FF6" w:rsidRDefault="00935523">
            <w:pPr>
              <w:keepNext/>
              <w:keepLines/>
              <w:spacing w:line="276" w:lineRule="auto"/>
              <w:jc w:val="center"/>
              <w:rPr>
                <w:sz w:val="16"/>
                <w:szCs w:val="16"/>
              </w:rPr>
            </w:pPr>
            <w:r>
              <w:rPr>
                <w:sz w:val="16"/>
                <w:szCs w:val="16"/>
              </w:rPr>
              <w:t>DON’T CARE</w:t>
            </w:r>
          </w:p>
        </w:tc>
        <w:tc>
          <w:tcPr>
            <w:tcW w:w="1844" w:type="dxa"/>
            <w:tcBorders>
              <w:top w:val="single" w:sz="4" w:space="0" w:color="auto"/>
              <w:left w:val="double" w:sz="4" w:space="0" w:color="auto"/>
              <w:bottom w:val="single" w:sz="4" w:space="0" w:color="auto"/>
              <w:right w:val="single" w:sz="4" w:space="0" w:color="auto"/>
            </w:tcBorders>
            <w:vAlign w:val="center"/>
            <w:hideMark/>
          </w:tcPr>
          <w:p w:rsidR="00EE0FF6" w:rsidRDefault="00935523">
            <w:pPr>
              <w:keepNext/>
              <w:keepLines/>
              <w:spacing w:line="276" w:lineRule="auto"/>
              <w:jc w:val="center"/>
              <w:rPr>
                <w:b/>
                <w:sz w:val="16"/>
                <w:szCs w:val="16"/>
              </w:rPr>
            </w:pPr>
            <w:r>
              <w:rPr>
                <w:b/>
                <w:sz w:val="16"/>
                <w:szCs w:val="16"/>
              </w:rPr>
              <w:t>NOT_APPLIED</w:t>
            </w:r>
          </w:p>
        </w:tc>
      </w:tr>
    </w:tbl>
    <w:p w:rsidR="00EE0FF6" w:rsidRDefault="00935523" w:rsidP="00EE0FF6"/>
    <w:p w:rsidR="00EE0FF6" w:rsidRDefault="00935523" w:rsidP="00EE0FF6">
      <w:r>
        <w:t xml:space="preserve">The following decision tables take the Gear Lever Position and Gear Reverse CAN input signals that are used for automatic and manual transmissions, respectively, and produce GearPosHMI.  </w:t>
      </w:r>
    </w:p>
    <w:p w:rsidR="00EE0FF6" w:rsidRDefault="00935523" w:rsidP="00EE0FF6"/>
    <w:p w:rsidR="00A90A85" w:rsidRDefault="00935523" w:rsidP="00A90A85">
      <w:pPr>
        <w:jc w:val="center"/>
      </w:pPr>
      <w:r>
        <w:t>Note that per the tables, ApaSteScanMde_D_Stat can prohibit transit</w:t>
      </w:r>
      <w:r>
        <w:t>ions into PARK or NOT_PARK_REVERSE while actively steering (ApaSteScanMde_D_Stat=STEERING). This feature allows GearPosHMI to hold the RVC during active park maneuvering.</w:t>
      </w:r>
    </w:p>
    <w:p w:rsidR="00A90A85" w:rsidRDefault="00935523" w:rsidP="00EE0FF6"/>
    <w:tbl>
      <w:tblPr>
        <w:tblW w:w="98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22"/>
        <w:gridCol w:w="1405"/>
        <w:gridCol w:w="2338"/>
        <w:gridCol w:w="1259"/>
        <w:gridCol w:w="2552"/>
        <w:gridCol w:w="1349"/>
      </w:tblGrid>
      <w:tr w:rsidR="00EE0FF6" w:rsidTr="00642CFE">
        <w:trPr>
          <w:trHeight w:val="575"/>
          <w:jc w:val="center"/>
        </w:trPr>
        <w:tc>
          <w:tcPr>
            <w:tcW w:w="922"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EE0FF6" w:rsidRDefault="00935523">
            <w:pPr>
              <w:keepNext/>
              <w:spacing w:line="276" w:lineRule="auto"/>
              <w:jc w:val="center"/>
              <w:rPr>
                <w:rFonts w:cs="Arial"/>
                <w:sz w:val="16"/>
                <w:szCs w:val="16"/>
              </w:rPr>
            </w:pPr>
            <w:r>
              <w:rPr>
                <w:rFonts w:cs="Arial"/>
                <w:sz w:val="16"/>
                <w:szCs w:val="16"/>
              </w:rPr>
              <w:lastRenderedPageBreak/>
              <w:t>TrnType</w:t>
            </w:r>
          </w:p>
        </w:tc>
        <w:tc>
          <w:tcPr>
            <w:tcW w:w="1405"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EE0FF6" w:rsidRDefault="00935523">
            <w:pPr>
              <w:keepNext/>
              <w:spacing w:line="276" w:lineRule="auto"/>
              <w:jc w:val="center"/>
              <w:rPr>
                <w:rFonts w:cs="Arial"/>
                <w:sz w:val="16"/>
                <w:szCs w:val="16"/>
              </w:rPr>
            </w:pPr>
            <w:r>
              <w:rPr>
                <w:rFonts w:cs="Arial"/>
                <w:sz w:val="16"/>
                <w:szCs w:val="16"/>
              </w:rPr>
              <w:t>GearRvrse_</w:t>
            </w:r>
          </w:p>
          <w:p w:rsidR="00EE0FF6" w:rsidRDefault="00935523">
            <w:pPr>
              <w:keepNext/>
              <w:spacing w:line="276" w:lineRule="auto"/>
              <w:jc w:val="center"/>
              <w:rPr>
                <w:rFonts w:cs="Arial"/>
                <w:sz w:val="16"/>
                <w:szCs w:val="16"/>
              </w:rPr>
            </w:pPr>
            <w:r>
              <w:rPr>
                <w:rFonts w:cs="Arial"/>
                <w:sz w:val="16"/>
                <w:szCs w:val="16"/>
              </w:rPr>
              <w:t>D_Actl_</w:t>
            </w:r>
          </w:p>
          <w:p w:rsidR="00EE0FF6" w:rsidRDefault="00935523">
            <w:pPr>
              <w:keepNext/>
              <w:spacing w:line="276" w:lineRule="auto"/>
              <w:jc w:val="center"/>
              <w:rPr>
                <w:rFonts w:cs="Arial"/>
                <w:sz w:val="16"/>
                <w:szCs w:val="16"/>
              </w:rPr>
            </w:pPr>
            <w:r>
              <w:rPr>
                <w:rFonts w:cs="Arial"/>
                <w:sz w:val="16"/>
                <w:szCs w:val="16"/>
              </w:rPr>
              <w:t>ComStat</w:t>
            </w:r>
          </w:p>
        </w:tc>
        <w:tc>
          <w:tcPr>
            <w:tcW w:w="2338"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EE0FF6" w:rsidRDefault="00935523">
            <w:pPr>
              <w:keepNext/>
              <w:spacing w:line="276" w:lineRule="auto"/>
              <w:jc w:val="center"/>
              <w:rPr>
                <w:rFonts w:cs="Arial"/>
                <w:sz w:val="16"/>
                <w:szCs w:val="16"/>
              </w:rPr>
            </w:pPr>
            <w:r>
              <w:rPr>
                <w:rFonts w:cs="Arial"/>
                <w:sz w:val="16"/>
                <w:szCs w:val="16"/>
              </w:rPr>
              <w:t>GearRvrse_D_Actl</w:t>
            </w:r>
          </w:p>
        </w:tc>
        <w:tc>
          <w:tcPr>
            <w:tcW w:w="1259"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EE0FF6" w:rsidRDefault="00935523">
            <w:pPr>
              <w:keepNext/>
              <w:spacing w:line="276" w:lineRule="auto"/>
              <w:jc w:val="center"/>
              <w:rPr>
                <w:rFonts w:cs="Arial"/>
                <w:sz w:val="16"/>
                <w:szCs w:val="16"/>
              </w:rPr>
            </w:pPr>
            <w:r>
              <w:rPr>
                <w:rFonts w:cs="Arial"/>
                <w:sz w:val="16"/>
                <w:szCs w:val="16"/>
              </w:rPr>
              <w:t>Park_Brake_</w:t>
            </w:r>
          </w:p>
          <w:p w:rsidR="00EE0FF6" w:rsidRDefault="00935523">
            <w:pPr>
              <w:keepNext/>
              <w:spacing w:line="276" w:lineRule="auto"/>
              <w:jc w:val="center"/>
              <w:rPr>
                <w:rFonts w:cs="Arial"/>
                <w:sz w:val="16"/>
                <w:szCs w:val="16"/>
              </w:rPr>
            </w:pPr>
            <w:r>
              <w:rPr>
                <w:rFonts w:cs="Arial"/>
                <w:sz w:val="16"/>
                <w:szCs w:val="16"/>
              </w:rPr>
              <w:t>Merged</w:t>
            </w:r>
          </w:p>
        </w:tc>
        <w:tc>
          <w:tcPr>
            <w:tcW w:w="2552"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EE0FF6" w:rsidRDefault="00935523">
            <w:pPr>
              <w:keepNext/>
              <w:spacing w:line="276" w:lineRule="auto"/>
              <w:jc w:val="center"/>
              <w:rPr>
                <w:rFonts w:cs="Arial"/>
                <w:sz w:val="16"/>
                <w:szCs w:val="16"/>
              </w:rPr>
            </w:pPr>
            <w:r>
              <w:rPr>
                <w:rFonts w:cs="Arial"/>
                <w:sz w:val="16"/>
                <w:szCs w:val="16"/>
              </w:rPr>
              <w:t>ApaSteScanMde_D_Stat</w:t>
            </w:r>
          </w:p>
        </w:tc>
        <w:tc>
          <w:tcPr>
            <w:tcW w:w="1349" w:type="dxa"/>
            <w:tcBorders>
              <w:top w:val="single" w:sz="4" w:space="0" w:color="auto"/>
              <w:left w:val="double" w:sz="4" w:space="0" w:color="auto"/>
              <w:bottom w:val="double" w:sz="4" w:space="0" w:color="auto"/>
              <w:right w:val="single" w:sz="4" w:space="0" w:color="auto"/>
            </w:tcBorders>
            <w:shd w:val="clear" w:color="auto" w:fill="DEDEDE"/>
            <w:vAlign w:val="center"/>
            <w:hideMark/>
          </w:tcPr>
          <w:p w:rsidR="00EE0FF6" w:rsidRDefault="00935523">
            <w:pPr>
              <w:keepNext/>
              <w:spacing w:line="276" w:lineRule="auto"/>
              <w:jc w:val="center"/>
              <w:rPr>
                <w:rFonts w:cs="Arial"/>
                <w:sz w:val="16"/>
                <w:szCs w:val="16"/>
              </w:rPr>
            </w:pPr>
            <w:r>
              <w:rPr>
                <w:rFonts w:cs="Arial"/>
                <w:sz w:val="16"/>
                <w:szCs w:val="16"/>
              </w:rPr>
              <w:t>GearPosHMI</w:t>
            </w:r>
          </w:p>
        </w:tc>
      </w:tr>
      <w:tr w:rsidR="00EE0FF6" w:rsidTr="00642CFE">
        <w:trPr>
          <w:trHeight w:val="683"/>
          <w:jc w:val="center"/>
        </w:trPr>
        <w:tc>
          <w:tcPr>
            <w:tcW w:w="922" w:type="dxa"/>
            <w:tcBorders>
              <w:top w:val="single" w:sz="4" w:space="0" w:color="auto"/>
              <w:left w:val="single" w:sz="4" w:space="0" w:color="auto"/>
              <w:bottom w:val="single" w:sz="4" w:space="0" w:color="auto"/>
              <w:right w:val="single" w:sz="4" w:space="0" w:color="auto"/>
            </w:tcBorders>
            <w:vAlign w:val="center"/>
            <w:hideMark/>
          </w:tcPr>
          <w:p w:rsidR="00EE0FF6" w:rsidRDefault="00935523">
            <w:pPr>
              <w:keepNext/>
              <w:spacing w:beforeLines="40" w:before="96" w:afterLines="40" w:after="96" w:line="276" w:lineRule="auto"/>
              <w:jc w:val="center"/>
              <w:rPr>
                <w:rFonts w:cs="Arial"/>
                <w:sz w:val="16"/>
                <w:szCs w:val="16"/>
              </w:rPr>
            </w:pPr>
            <w:r>
              <w:rPr>
                <w:rFonts w:cs="Arial"/>
                <w:sz w:val="16"/>
                <w:szCs w:val="16"/>
              </w:rPr>
              <w:t>MANUAL</w:t>
            </w:r>
          </w:p>
        </w:tc>
        <w:tc>
          <w:tcPr>
            <w:tcW w:w="1405" w:type="dxa"/>
            <w:tcBorders>
              <w:top w:val="single" w:sz="4" w:space="0" w:color="auto"/>
              <w:left w:val="single" w:sz="4" w:space="0" w:color="auto"/>
              <w:bottom w:val="single" w:sz="4" w:space="0" w:color="auto"/>
              <w:right w:val="single" w:sz="4" w:space="0" w:color="auto"/>
            </w:tcBorders>
            <w:vAlign w:val="center"/>
            <w:hideMark/>
          </w:tcPr>
          <w:p w:rsidR="00EE0FF6" w:rsidRDefault="00935523">
            <w:pPr>
              <w:keepNext/>
              <w:spacing w:beforeLines="40" w:before="96" w:afterLines="40" w:after="96" w:line="276" w:lineRule="auto"/>
              <w:jc w:val="center"/>
              <w:rPr>
                <w:rFonts w:cs="Arial"/>
                <w:sz w:val="16"/>
                <w:szCs w:val="16"/>
              </w:rPr>
            </w:pPr>
            <w:r>
              <w:rPr>
                <w:rFonts w:cs="Arial"/>
                <w:sz w:val="16"/>
                <w:szCs w:val="16"/>
              </w:rPr>
              <w:t>MISSING for</w:t>
            </w:r>
          </w:p>
          <w:p w:rsidR="00EE0FF6" w:rsidRDefault="00935523">
            <w:pPr>
              <w:keepNext/>
              <w:spacing w:beforeLines="40" w:before="96" w:afterLines="40" w:after="96" w:line="276" w:lineRule="auto"/>
              <w:jc w:val="center"/>
              <w:rPr>
                <w:rFonts w:cs="Arial"/>
                <w:sz w:val="16"/>
                <w:szCs w:val="16"/>
              </w:rPr>
            </w:pPr>
            <w:r>
              <w:rPr>
                <w:rFonts w:cs="Arial"/>
                <w:sz w:val="16"/>
                <w:szCs w:val="16"/>
              </w:rPr>
              <w:t>&gt;=Camra_Actv_</w:t>
            </w:r>
          </w:p>
          <w:p w:rsidR="00EE0FF6" w:rsidRDefault="00935523">
            <w:pPr>
              <w:keepNext/>
              <w:spacing w:beforeLines="40" w:before="96" w:afterLines="40" w:after="96" w:line="276" w:lineRule="auto"/>
              <w:jc w:val="center"/>
              <w:rPr>
                <w:rFonts w:cs="Arial"/>
                <w:sz w:val="16"/>
                <w:szCs w:val="16"/>
              </w:rPr>
            </w:pPr>
            <w:r>
              <w:rPr>
                <w:rFonts w:cs="Arial"/>
                <w:sz w:val="16"/>
                <w:szCs w:val="16"/>
              </w:rPr>
              <w:t>MM_Timr_Cfg</w:t>
            </w:r>
          </w:p>
        </w:tc>
        <w:tc>
          <w:tcPr>
            <w:tcW w:w="2338" w:type="dxa"/>
            <w:tcBorders>
              <w:top w:val="single" w:sz="4" w:space="0" w:color="auto"/>
              <w:left w:val="single" w:sz="4" w:space="0" w:color="auto"/>
              <w:bottom w:val="single" w:sz="4" w:space="0" w:color="auto"/>
              <w:right w:val="single" w:sz="4" w:space="0" w:color="auto"/>
            </w:tcBorders>
            <w:vAlign w:val="center"/>
            <w:hideMark/>
          </w:tcPr>
          <w:p w:rsidR="00EE0FF6" w:rsidRDefault="00935523">
            <w:pPr>
              <w:keepNext/>
              <w:spacing w:beforeLines="40" w:before="96" w:afterLines="40" w:after="96" w:line="276" w:lineRule="auto"/>
              <w:jc w:val="center"/>
              <w:rPr>
                <w:rFonts w:cs="Arial"/>
                <w:sz w:val="16"/>
                <w:szCs w:val="16"/>
              </w:rPr>
            </w:pPr>
            <w:r>
              <w:rPr>
                <w:rFonts w:cs="Arial"/>
                <w:sz w:val="16"/>
                <w:szCs w:val="16"/>
              </w:rPr>
              <w:t>DON'T CARE</w:t>
            </w:r>
          </w:p>
        </w:tc>
        <w:tc>
          <w:tcPr>
            <w:tcW w:w="1259" w:type="dxa"/>
            <w:tcBorders>
              <w:top w:val="single" w:sz="4" w:space="0" w:color="auto"/>
              <w:left w:val="single" w:sz="4" w:space="0" w:color="auto"/>
              <w:bottom w:val="single" w:sz="4" w:space="0" w:color="auto"/>
              <w:right w:val="single" w:sz="4" w:space="0" w:color="auto"/>
            </w:tcBorders>
            <w:vAlign w:val="center"/>
            <w:hideMark/>
          </w:tcPr>
          <w:p w:rsidR="00EE0FF6" w:rsidRDefault="00935523">
            <w:pPr>
              <w:keepNext/>
              <w:spacing w:beforeLines="40" w:before="96" w:afterLines="40" w:after="96" w:line="276" w:lineRule="auto"/>
              <w:jc w:val="center"/>
              <w:rPr>
                <w:rFonts w:cs="Arial"/>
                <w:sz w:val="16"/>
                <w:szCs w:val="16"/>
              </w:rPr>
            </w:pPr>
            <w:r>
              <w:rPr>
                <w:rFonts w:cs="Arial"/>
                <w:sz w:val="16"/>
                <w:szCs w:val="16"/>
              </w:rPr>
              <w:t>DON’T CARE</w:t>
            </w:r>
          </w:p>
        </w:tc>
        <w:tc>
          <w:tcPr>
            <w:tcW w:w="2552" w:type="dxa"/>
            <w:tcBorders>
              <w:top w:val="single" w:sz="4" w:space="0" w:color="auto"/>
              <w:left w:val="single" w:sz="4" w:space="0" w:color="auto"/>
              <w:bottom w:val="single" w:sz="4" w:space="0" w:color="auto"/>
              <w:right w:val="single" w:sz="4" w:space="0" w:color="auto"/>
            </w:tcBorders>
            <w:vAlign w:val="center"/>
            <w:hideMark/>
          </w:tcPr>
          <w:p w:rsidR="00EE0FF6" w:rsidRDefault="00935523">
            <w:pPr>
              <w:keepNext/>
              <w:spacing w:beforeLines="40" w:before="96" w:afterLines="40" w:after="96" w:line="276" w:lineRule="auto"/>
              <w:jc w:val="center"/>
              <w:rPr>
                <w:rFonts w:cs="Arial"/>
                <w:sz w:val="16"/>
                <w:szCs w:val="16"/>
              </w:rPr>
            </w:pPr>
            <w:r>
              <w:rPr>
                <w:rFonts w:cs="Arial"/>
                <w:sz w:val="16"/>
                <w:szCs w:val="16"/>
              </w:rPr>
              <w:t>DON'T CARE</w:t>
            </w:r>
          </w:p>
        </w:tc>
        <w:tc>
          <w:tcPr>
            <w:tcW w:w="1349" w:type="dxa"/>
            <w:tcBorders>
              <w:top w:val="single" w:sz="4" w:space="0" w:color="auto"/>
              <w:left w:val="double" w:sz="4" w:space="0" w:color="auto"/>
              <w:bottom w:val="single" w:sz="4" w:space="0" w:color="auto"/>
              <w:right w:val="single" w:sz="4" w:space="0" w:color="auto"/>
            </w:tcBorders>
            <w:vAlign w:val="center"/>
            <w:hideMark/>
          </w:tcPr>
          <w:p w:rsidR="00EE0FF6" w:rsidRDefault="00935523">
            <w:pPr>
              <w:keepNext/>
              <w:spacing w:beforeLines="40" w:before="96" w:afterLines="40" w:after="96" w:line="276" w:lineRule="auto"/>
              <w:jc w:val="center"/>
              <w:rPr>
                <w:rFonts w:cs="Arial"/>
                <w:sz w:val="16"/>
                <w:szCs w:val="16"/>
              </w:rPr>
            </w:pPr>
            <w:r>
              <w:rPr>
                <w:rFonts w:cs="Arial"/>
                <w:sz w:val="16"/>
                <w:szCs w:val="16"/>
              </w:rPr>
              <w:t>MISSING</w:t>
            </w:r>
          </w:p>
        </w:tc>
      </w:tr>
      <w:tr w:rsidR="00EE0FF6" w:rsidTr="00642CFE">
        <w:trPr>
          <w:trHeight w:val="829"/>
          <w:jc w:val="center"/>
        </w:trPr>
        <w:tc>
          <w:tcPr>
            <w:tcW w:w="922" w:type="dxa"/>
            <w:tcBorders>
              <w:top w:val="single" w:sz="4" w:space="0" w:color="auto"/>
              <w:left w:val="single" w:sz="4" w:space="0" w:color="auto"/>
              <w:bottom w:val="single" w:sz="4" w:space="0" w:color="auto"/>
              <w:right w:val="single" w:sz="4" w:space="0" w:color="auto"/>
            </w:tcBorders>
            <w:vAlign w:val="center"/>
            <w:hideMark/>
          </w:tcPr>
          <w:p w:rsidR="00EE0FF6" w:rsidRDefault="00935523">
            <w:pPr>
              <w:keepNext/>
              <w:spacing w:beforeLines="40" w:before="96" w:afterLines="40" w:after="96" w:line="276" w:lineRule="auto"/>
              <w:jc w:val="center"/>
              <w:rPr>
                <w:rFonts w:cs="Arial"/>
                <w:sz w:val="16"/>
                <w:szCs w:val="16"/>
              </w:rPr>
            </w:pPr>
            <w:r>
              <w:rPr>
                <w:rFonts w:cs="Arial"/>
                <w:sz w:val="16"/>
                <w:szCs w:val="16"/>
              </w:rPr>
              <w:t>MANUAL</w:t>
            </w:r>
          </w:p>
        </w:tc>
        <w:tc>
          <w:tcPr>
            <w:tcW w:w="1405" w:type="dxa"/>
            <w:tcBorders>
              <w:top w:val="single" w:sz="4" w:space="0" w:color="auto"/>
              <w:left w:val="single" w:sz="4" w:space="0" w:color="auto"/>
              <w:bottom w:val="single" w:sz="4" w:space="0" w:color="auto"/>
              <w:right w:val="single" w:sz="4" w:space="0" w:color="auto"/>
            </w:tcBorders>
            <w:vAlign w:val="center"/>
            <w:hideMark/>
          </w:tcPr>
          <w:p w:rsidR="00EE0FF6" w:rsidRDefault="00935523">
            <w:pPr>
              <w:keepNext/>
              <w:spacing w:beforeLines="40" w:before="96" w:afterLines="40" w:after="96" w:line="276" w:lineRule="auto"/>
              <w:jc w:val="center"/>
              <w:rPr>
                <w:rFonts w:cs="Arial"/>
                <w:sz w:val="16"/>
                <w:szCs w:val="16"/>
              </w:rPr>
            </w:pPr>
            <w:r>
              <w:rPr>
                <w:rFonts w:cs="Arial"/>
                <w:sz w:val="16"/>
                <w:szCs w:val="16"/>
              </w:rPr>
              <w:t>PRESENT</w:t>
            </w:r>
          </w:p>
        </w:tc>
        <w:tc>
          <w:tcPr>
            <w:tcW w:w="2338" w:type="dxa"/>
            <w:tcBorders>
              <w:top w:val="single" w:sz="4" w:space="0" w:color="auto"/>
              <w:left w:val="single" w:sz="4" w:space="0" w:color="auto"/>
              <w:bottom w:val="single" w:sz="4" w:space="0" w:color="auto"/>
              <w:right w:val="single" w:sz="4" w:space="0" w:color="auto"/>
            </w:tcBorders>
            <w:vAlign w:val="center"/>
            <w:hideMark/>
          </w:tcPr>
          <w:p w:rsidR="00EE0FF6" w:rsidRDefault="00935523">
            <w:pPr>
              <w:keepNext/>
              <w:spacing w:beforeLines="40" w:before="96" w:afterLines="40" w:after="96" w:line="276" w:lineRule="auto"/>
              <w:jc w:val="center"/>
              <w:rPr>
                <w:rFonts w:cs="Arial"/>
                <w:sz w:val="16"/>
                <w:szCs w:val="16"/>
              </w:rPr>
            </w:pPr>
            <w:r>
              <w:rPr>
                <w:rFonts w:cs="Arial"/>
                <w:sz w:val="16"/>
                <w:szCs w:val="16"/>
              </w:rPr>
              <w:t>ACTIVE_CONFIRMED | ACTIVE_NOT_</w:t>
            </w:r>
          </w:p>
          <w:p w:rsidR="00EE0FF6" w:rsidRDefault="00935523">
            <w:pPr>
              <w:keepNext/>
              <w:spacing w:beforeLines="40" w:before="96" w:afterLines="40" w:after="96" w:line="276" w:lineRule="auto"/>
              <w:jc w:val="center"/>
              <w:rPr>
                <w:rFonts w:cs="Arial"/>
                <w:sz w:val="16"/>
                <w:szCs w:val="16"/>
              </w:rPr>
            </w:pPr>
            <w:r>
              <w:rPr>
                <w:rFonts w:cs="Arial"/>
                <w:sz w:val="16"/>
                <w:szCs w:val="16"/>
              </w:rPr>
              <w:t>CONFIRMED</w:t>
            </w:r>
          </w:p>
          <w:p w:rsidR="00EE0FF6" w:rsidRDefault="00935523">
            <w:pPr>
              <w:keepNext/>
              <w:spacing w:beforeLines="40" w:before="96" w:afterLines="40" w:after="96" w:line="276" w:lineRule="auto"/>
              <w:jc w:val="center"/>
              <w:rPr>
                <w:rFonts w:cs="Arial"/>
                <w:sz w:val="16"/>
                <w:szCs w:val="16"/>
              </w:rPr>
            </w:pPr>
            <w:r>
              <w:rPr>
                <w:rFonts w:cs="Arial"/>
                <w:sz w:val="16"/>
                <w:szCs w:val="16"/>
              </w:rPr>
              <w:t>consecutive samples for (T&gt;=GearPosHMI_Timr_Cfg)</w:t>
            </w:r>
          </w:p>
        </w:tc>
        <w:tc>
          <w:tcPr>
            <w:tcW w:w="1259" w:type="dxa"/>
            <w:tcBorders>
              <w:top w:val="single" w:sz="4" w:space="0" w:color="auto"/>
              <w:left w:val="single" w:sz="4" w:space="0" w:color="auto"/>
              <w:bottom w:val="single" w:sz="4" w:space="0" w:color="auto"/>
              <w:right w:val="single" w:sz="4" w:space="0" w:color="auto"/>
            </w:tcBorders>
            <w:vAlign w:val="center"/>
            <w:hideMark/>
          </w:tcPr>
          <w:p w:rsidR="00EE0FF6" w:rsidRDefault="00935523">
            <w:pPr>
              <w:keepNext/>
              <w:spacing w:beforeLines="40" w:before="96" w:afterLines="40" w:after="96" w:line="276" w:lineRule="auto"/>
              <w:jc w:val="center"/>
              <w:rPr>
                <w:rFonts w:cs="Arial"/>
                <w:sz w:val="16"/>
                <w:szCs w:val="16"/>
              </w:rPr>
            </w:pPr>
            <w:r>
              <w:rPr>
                <w:rFonts w:cs="Arial"/>
                <w:sz w:val="16"/>
                <w:szCs w:val="16"/>
              </w:rPr>
              <w:t>DON’T CARE</w:t>
            </w:r>
          </w:p>
        </w:tc>
        <w:tc>
          <w:tcPr>
            <w:tcW w:w="2552" w:type="dxa"/>
            <w:tcBorders>
              <w:top w:val="single" w:sz="4" w:space="0" w:color="auto"/>
              <w:left w:val="single" w:sz="4" w:space="0" w:color="auto"/>
              <w:bottom w:val="single" w:sz="4" w:space="0" w:color="auto"/>
              <w:right w:val="single" w:sz="4" w:space="0" w:color="auto"/>
            </w:tcBorders>
            <w:vAlign w:val="center"/>
            <w:hideMark/>
          </w:tcPr>
          <w:p w:rsidR="00EE0FF6" w:rsidRDefault="00935523">
            <w:pPr>
              <w:keepNext/>
              <w:spacing w:beforeLines="40" w:before="96" w:afterLines="40" w:after="96" w:line="276" w:lineRule="auto"/>
              <w:jc w:val="center"/>
              <w:rPr>
                <w:rFonts w:cs="Arial"/>
                <w:sz w:val="16"/>
                <w:szCs w:val="16"/>
              </w:rPr>
            </w:pPr>
            <w:r>
              <w:rPr>
                <w:rFonts w:cs="Arial"/>
                <w:sz w:val="16"/>
                <w:szCs w:val="16"/>
              </w:rPr>
              <w:t>DON’T CARE</w:t>
            </w:r>
          </w:p>
        </w:tc>
        <w:tc>
          <w:tcPr>
            <w:tcW w:w="1349" w:type="dxa"/>
            <w:tcBorders>
              <w:top w:val="single" w:sz="4" w:space="0" w:color="auto"/>
              <w:left w:val="double" w:sz="4" w:space="0" w:color="auto"/>
              <w:bottom w:val="single" w:sz="4" w:space="0" w:color="auto"/>
              <w:right w:val="single" w:sz="4" w:space="0" w:color="auto"/>
            </w:tcBorders>
            <w:vAlign w:val="center"/>
            <w:hideMark/>
          </w:tcPr>
          <w:p w:rsidR="00EE0FF6" w:rsidRDefault="00935523">
            <w:pPr>
              <w:keepNext/>
              <w:spacing w:beforeLines="40" w:before="96" w:afterLines="40" w:after="96" w:line="276" w:lineRule="auto"/>
              <w:jc w:val="center"/>
              <w:rPr>
                <w:rFonts w:cs="Arial"/>
                <w:sz w:val="16"/>
                <w:szCs w:val="16"/>
              </w:rPr>
            </w:pPr>
            <w:r>
              <w:rPr>
                <w:rFonts w:cs="Arial"/>
                <w:sz w:val="16"/>
                <w:szCs w:val="16"/>
              </w:rPr>
              <w:t>REVERSE</w:t>
            </w:r>
          </w:p>
        </w:tc>
      </w:tr>
      <w:tr w:rsidR="00EE0FF6" w:rsidTr="00642CFE">
        <w:trPr>
          <w:trHeight w:val="395"/>
          <w:jc w:val="center"/>
        </w:trPr>
        <w:tc>
          <w:tcPr>
            <w:tcW w:w="922" w:type="dxa"/>
            <w:tcBorders>
              <w:top w:val="single" w:sz="4" w:space="0" w:color="auto"/>
              <w:left w:val="single" w:sz="4" w:space="0" w:color="auto"/>
              <w:bottom w:val="single" w:sz="4" w:space="0" w:color="auto"/>
              <w:right w:val="single" w:sz="4" w:space="0" w:color="auto"/>
            </w:tcBorders>
            <w:vAlign w:val="center"/>
            <w:hideMark/>
          </w:tcPr>
          <w:p w:rsidR="00EE0FF6" w:rsidRDefault="00935523">
            <w:pPr>
              <w:keepNext/>
              <w:spacing w:beforeLines="40" w:before="96" w:afterLines="40" w:after="96" w:line="276" w:lineRule="auto"/>
              <w:jc w:val="center"/>
              <w:rPr>
                <w:rFonts w:cs="Arial"/>
                <w:sz w:val="16"/>
                <w:szCs w:val="16"/>
              </w:rPr>
            </w:pPr>
            <w:r>
              <w:rPr>
                <w:rFonts w:cs="Arial"/>
                <w:sz w:val="16"/>
                <w:szCs w:val="16"/>
              </w:rPr>
              <w:t>MANUAL</w:t>
            </w:r>
          </w:p>
        </w:tc>
        <w:tc>
          <w:tcPr>
            <w:tcW w:w="1405" w:type="dxa"/>
            <w:tcBorders>
              <w:top w:val="single" w:sz="4" w:space="0" w:color="auto"/>
              <w:left w:val="single" w:sz="4" w:space="0" w:color="auto"/>
              <w:bottom w:val="single" w:sz="4" w:space="0" w:color="auto"/>
              <w:right w:val="single" w:sz="4" w:space="0" w:color="auto"/>
            </w:tcBorders>
            <w:vAlign w:val="center"/>
            <w:hideMark/>
          </w:tcPr>
          <w:p w:rsidR="00EE0FF6" w:rsidRDefault="00935523">
            <w:pPr>
              <w:keepNext/>
              <w:spacing w:beforeLines="40" w:before="96" w:afterLines="40" w:after="96" w:line="276" w:lineRule="auto"/>
              <w:jc w:val="center"/>
              <w:rPr>
                <w:rFonts w:cs="Arial"/>
                <w:sz w:val="16"/>
                <w:szCs w:val="16"/>
              </w:rPr>
            </w:pPr>
            <w:r>
              <w:rPr>
                <w:rFonts w:cs="Arial"/>
                <w:sz w:val="16"/>
                <w:szCs w:val="16"/>
              </w:rPr>
              <w:t>PRESENT</w:t>
            </w:r>
          </w:p>
        </w:tc>
        <w:tc>
          <w:tcPr>
            <w:tcW w:w="2338" w:type="dxa"/>
            <w:tcBorders>
              <w:top w:val="single" w:sz="4" w:space="0" w:color="auto"/>
              <w:left w:val="single" w:sz="4" w:space="0" w:color="auto"/>
              <w:bottom w:val="single" w:sz="4" w:space="0" w:color="auto"/>
              <w:right w:val="single" w:sz="4" w:space="0" w:color="auto"/>
            </w:tcBorders>
            <w:vAlign w:val="center"/>
            <w:hideMark/>
          </w:tcPr>
          <w:p w:rsidR="00EE0FF6" w:rsidRDefault="00935523">
            <w:pPr>
              <w:keepNext/>
              <w:spacing w:beforeLines="40" w:before="96" w:afterLines="40" w:after="96" w:line="276" w:lineRule="auto"/>
              <w:jc w:val="center"/>
              <w:rPr>
                <w:rFonts w:cs="Arial"/>
                <w:sz w:val="16"/>
                <w:szCs w:val="16"/>
              </w:rPr>
            </w:pPr>
            <w:r>
              <w:rPr>
                <w:rFonts w:cs="Arial"/>
                <w:sz w:val="16"/>
                <w:szCs w:val="16"/>
              </w:rPr>
              <w:t>INACTIVE_</w:t>
            </w:r>
          </w:p>
          <w:p w:rsidR="00EE0FF6" w:rsidRDefault="00935523">
            <w:pPr>
              <w:keepNext/>
              <w:spacing w:beforeLines="40" w:before="96" w:afterLines="40" w:after="96" w:line="276" w:lineRule="auto"/>
              <w:jc w:val="center"/>
              <w:rPr>
                <w:rFonts w:cs="Arial"/>
                <w:sz w:val="16"/>
                <w:szCs w:val="16"/>
              </w:rPr>
            </w:pPr>
            <w:r>
              <w:rPr>
                <w:rFonts w:cs="Arial"/>
                <w:sz w:val="16"/>
                <w:szCs w:val="16"/>
              </w:rPr>
              <w:t>NOT_CONFIRMED |</w:t>
            </w:r>
          </w:p>
          <w:p w:rsidR="00EE0FF6" w:rsidRDefault="00935523">
            <w:pPr>
              <w:keepNext/>
              <w:spacing w:beforeLines="40" w:before="96" w:afterLines="40" w:after="96" w:line="276" w:lineRule="auto"/>
              <w:jc w:val="center"/>
              <w:rPr>
                <w:rFonts w:cs="Arial"/>
                <w:sz w:val="16"/>
                <w:szCs w:val="16"/>
              </w:rPr>
            </w:pPr>
            <w:r>
              <w:rPr>
                <w:rFonts w:cs="Arial"/>
                <w:sz w:val="16"/>
                <w:szCs w:val="16"/>
              </w:rPr>
              <w:t>INACTIVE_</w:t>
            </w:r>
          </w:p>
          <w:p w:rsidR="00EE0FF6" w:rsidRDefault="00935523">
            <w:pPr>
              <w:keepNext/>
              <w:spacing w:beforeLines="40" w:before="96" w:afterLines="40" w:after="96" w:line="276" w:lineRule="auto"/>
              <w:jc w:val="center"/>
              <w:rPr>
                <w:rFonts w:cs="Arial"/>
                <w:sz w:val="16"/>
                <w:szCs w:val="16"/>
              </w:rPr>
            </w:pPr>
            <w:r>
              <w:rPr>
                <w:rFonts w:cs="Arial"/>
                <w:sz w:val="16"/>
                <w:szCs w:val="16"/>
              </w:rPr>
              <w:t>CONFIRMED</w:t>
            </w:r>
          </w:p>
          <w:p w:rsidR="00EE0FF6" w:rsidRDefault="00935523">
            <w:pPr>
              <w:keepNext/>
              <w:spacing w:beforeLines="40" w:before="96" w:afterLines="40" w:after="96" w:line="276" w:lineRule="auto"/>
              <w:jc w:val="center"/>
              <w:rPr>
                <w:rFonts w:cs="Arial"/>
                <w:sz w:val="16"/>
                <w:szCs w:val="16"/>
              </w:rPr>
            </w:pPr>
            <w:r>
              <w:rPr>
                <w:rFonts w:cs="Arial"/>
                <w:sz w:val="16"/>
                <w:szCs w:val="16"/>
              </w:rPr>
              <w:t>After consecutive samples for (T&gt;=GearPosHMI_Timr_Cfg)</w:t>
            </w:r>
          </w:p>
        </w:tc>
        <w:tc>
          <w:tcPr>
            <w:tcW w:w="1259" w:type="dxa"/>
            <w:tcBorders>
              <w:top w:val="single" w:sz="4" w:space="0" w:color="auto"/>
              <w:left w:val="single" w:sz="4" w:space="0" w:color="auto"/>
              <w:bottom w:val="single" w:sz="4" w:space="0" w:color="auto"/>
              <w:right w:val="single" w:sz="4" w:space="0" w:color="auto"/>
            </w:tcBorders>
            <w:vAlign w:val="center"/>
            <w:hideMark/>
          </w:tcPr>
          <w:p w:rsidR="00EE0FF6" w:rsidRDefault="00935523">
            <w:pPr>
              <w:keepNext/>
              <w:spacing w:beforeLines="40" w:before="96" w:afterLines="40" w:after="96" w:line="276" w:lineRule="auto"/>
              <w:jc w:val="center"/>
              <w:rPr>
                <w:rFonts w:cs="Arial"/>
                <w:sz w:val="16"/>
                <w:szCs w:val="16"/>
              </w:rPr>
            </w:pPr>
            <w:r>
              <w:rPr>
                <w:rFonts w:cs="Arial"/>
                <w:sz w:val="16"/>
                <w:szCs w:val="16"/>
              </w:rPr>
              <w:t>APPLIED</w:t>
            </w:r>
          </w:p>
        </w:tc>
        <w:tc>
          <w:tcPr>
            <w:tcW w:w="2552" w:type="dxa"/>
            <w:tcBorders>
              <w:top w:val="single" w:sz="4" w:space="0" w:color="auto"/>
              <w:left w:val="single" w:sz="4" w:space="0" w:color="auto"/>
              <w:bottom w:val="single" w:sz="4" w:space="0" w:color="auto"/>
              <w:right w:val="single" w:sz="4" w:space="0" w:color="auto"/>
            </w:tcBorders>
            <w:vAlign w:val="center"/>
            <w:hideMark/>
          </w:tcPr>
          <w:p w:rsidR="00EE0FF6" w:rsidRDefault="00935523">
            <w:pPr>
              <w:keepNext/>
              <w:spacing w:beforeLines="40" w:before="96" w:afterLines="40" w:after="96" w:line="276" w:lineRule="auto"/>
              <w:jc w:val="center"/>
              <w:rPr>
                <w:rFonts w:cs="Arial"/>
                <w:sz w:val="16"/>
                <w:szCs w:val="16"/>
              </w:rPr>
            </w:pPr>
            <w:r>
              <w:rPr>
                <w:rFonts w:cs="Arial"/>
                <w:sz w:val="16"/>
                <w:szCs w:val="16"/>
              </w:rPr>
              <w:t>NULL |</w:t>
            </w:r>
          </w:p>
          <w:p w:rsidR="00EE0FF6" w:rsidRDefault="00935523">
            <w:pPr>
              <w:keepNext/>
              <w:spacing w:beforeLines="40" w:before="96" w:afterLines="40" w:after="96" w:line="276" w:lineRule="auto"/>
              <w:jc w:val="center"/>
              <w:rPr>
                <w:rFonts w:cs="Arial"/>
                <w:sz w:val="16"/>
                <w:szCs w:val="16"/>
              </w:rPr>
            </w:pPr>
            <w:r>
              <w:rPr>
                <w:rFonts w:cs="Arial"/>
                <w:sz w:val="16"/>
                <w:szCs w:val="16"/>
              </w:rPr>
              <w:t>NOT_SCANNING | SCANNING</w:t>
            </w:r>
          </w:p>
          <w:p w:rsidR="00EE0FF6" w:rsidRDefault="00935523">
            <w:pPr>
              <w:keepNext/>
              <w:spacing w:beforeLines="40" w:before="96" w:afterLines="40" w:after="96" w:line="276" w:lineRule="auto"/>
              <w:jc w:val="center"/>
              <w:rPr>
                <w:rFonts w:cs="Arial"/>
                <w:sz w:val="16"/>
                <w:szCs w:val="16"/>
              </w:rPr>
            </w:pPr>
            <w:r>
              <w:rPr>
                <w:rFonts w:cs="Arial"/>
                <w:sz w:val="16"/>
                <w:szCs w:val="16"/>
              </w:rPr>
              <w:t>(No debounce)</w:t>
            </w:r>
          </w:p>
        </w:tc>
        <w:tc>
          <w:tcPr>
            <w:tcW w:w="1349" w:type="dxa"/>
            <w:tcBorders>
              <w:top w:val="single" w:sz="4" w:space="0" w:color="auto"/>
              <w:left w:val="double" w:sz="4" w:space="0" w:color="auto"/>
              <w:bottom w:val="single" w:sz="4" w:space="0" w:color="auto"/>
              <w:right w:val="single" w:sz="4" w:space="0" w:color="auto"/>
            </w:tcBorders>
            <w:vAlign w:val="center"/>
            <w:hideMark/>
          </w:tcPr>
          <w:p w:rsidR="00EE0FF6" w:rsidRDefault="00935523">
            <w:pPr>
              <w:keepNext/>
              <w:spacing w:beforeLines="40" w:before="96" w:afterLines="40" w:after="96" w:line="276" w:lineRule="auto"/>
              <w:jc w:val="center"/>
              <w:rPr>
                <w:rFonts w:cs="Arial"/>
                <w:sz w:val="16"/>
                <w:szCs w:val="16"/>
              </w:rPr>
            </w:pPr>
            <w:r>
              <w:rPr>
                <w:rFonts w:cs="Arial"/>
                <w:sz w:val="16"/>
                <w:szCs w:val="16"/>
              </w:rPr>
              <w:t>PARK</w:t>
            </w:r>
          </w:p>
        </w:tc>
      </w:tr>
      <w:tr w:rsidR="00EE0FF6" w:rsidTr="00642CFE">
        <w:trPr>
          <w:trHeight w:val="431"/>
          <w:jc w:val="center"/>
        </w:trPr>
        <w:tc>
          <w:tcPr>
            <w:tcW w:w="922" w:type="dxa"/>
            <w:tcBorders>
              <w:top w:val="single" w:sz="4" w:space="0" w:color="auto"/>
              <w:left w:val="single" w:sz="4" w:space="0" w:color="auto"/>
              <w:bottom w:val="single" w:sz="4" w:space="0" w:color="auto"/>
              <w:right w:val="single" w:sz="4" w:space="0" w:color="auto"/>
            </w:tcBorders>
            <w:vAlign w:val="center"/>
            <w:hideMark/>
          </w:tcPr>
          <w:p w:rsidR="00EE0FF6" w:rsidRDefault="00935523">
            <w:pPr>
              <w:keepNext/>
              <w:spacing w:beforeLines="40" w:before="96" w:afterLines="40" w:after="96" w:line="276" w:lineRule="auto"/>
              <w:jc w:val="center"/>
              <w:rPr>
                <w:rFonts w:cs="Arial"/>
                <w:sz w:val="16"/>
                <w:szCs w:val="16"/>
              </w:rPr>
            </w:pPr>
            <w:r>
              <w:rPr>
                <w:rFonts w:cs="Arial"/>
                <w:sz w:val="16"/>
                <w:szCs w:val="16"/>
              </w:rPr>
              <w:t>MANUAL</w:t>
            </w:r>
          </w:p>
        </w:tc>
        <w:tc>
          <w:tcPr>
            <w:tcW w:w="1405" w:type="dxa"/>
            <w:tcBorders>
              <w:top w:val="single" w:sz="4" w:space="0" w:color="auto"/>
              <w:left w:val="single" w:sz="4" w:space="0" w:color="auto"/>
              <w:bottom w:val="single" w:sz="4" w:space="0" w:color="auto"/>
              <w:right w:val="single" w:sz="4" w:space="0" w:color="auto"/>
            </w:tcBorders>
            <w:vAlign w:val="center"/>
            <w:hideMark/>
          </w:tcPr>
          <w:p w:rsidR="00EE0FF6" w:rsidRDefault="00935523">
            <w:pPr>
              <w:keepNext/>
              <w:spacing w:beforeLines="40" w:before="96" w:afterLines="40" w:after="96" w:line="276" w:lineRule="auto"/>
              <w:jc w:val="center"/>
              <w:rPr>
                <w:rFonts w:cs="Arial"/>
                <w:sz w:val="16"/>
                <w:szCs w:val="16"/>
              </w:rPr>
            </w:pPr>
            <w:r>
              <w:rPr>
                <w:rFonts w:cs="Arial"/>
                <w:sz w:val="16"/>
                <w:szCs w:val="16"/>
              </w:rPr>
              <w:t>PRESENT</w:t>
            </w:r>
          </w:p>
        </w:tc>
        <w:tc>
          <w:tcPr>
            <w:tcW w:w="2338" w:type="dxa"/>
            <w:tcBorders>
              <w:top w:val="single" w:sz="4" w:space="0" w:color="auto"/>
              <w:left w:val="single" w:sz="4" w:space="0" w:color="auto"/>
              <w:bottom w:val="single" w:sz="4" w:space="0" w:color="auto"/>
              <w:right w:val="single" w:sz="4" w:space="0" w:color="auto"/>
            </w:tcBorders>
            <w:vAlign w:val="center"/>
          </w:tcPr>
          <w:p w:rsidR="00EE0FF6" w:rsidRDefault="00935523">
            <w:pPr>
              <w:keepNext/>
              <w:spacing w:beforeLines="40" w:before="96" w:afterLines="40" w:after="96" w:line="276" w:lineRule="auto"/>
              <w:jc w:val="center"/>
              <w:rPr>
                <w:rFonts w:cs="Arial"/>
                <w:sz w:val="16"/>
                <w:szCs w:val="16"/>
              </w:rPr>
            </w:pPr>
            <w:r>
              <w:rPr>
                <w:rFonts w:cs="Arial"/>
                <w:sz w:val="16"/>
                <w:szCs w:val="16"/>
              </w:rPr>
              <w:t>INACTIVE_</w:t>
            </w:r>
          </w:p>
          <w:p w:rsidR="00EE0FF6" w:rsidRDefault="00935523">
            <w:pPr>
              <w:keepNext/>
              <w:spacing w:beforeLines="40" w:before="96" w:afterLines="40" w:after="96" w:line="276" w:lineRule="auto"/>
              <w:jc w:val="center"/>
              <w:rPr>
                <w:rFonts w:cs="Arial"/>
                <w:sz w:val="16"/>
                <w:szCs w:val="16"/>
              </w:rPr>
            </w:pPr>
            <w:r>
              <w:rPr>
                <w:rFonts w:cs="Arial"/>
                <w:sz w:val="16"/>
                <w:szCs w:val="16"/>
              </w:rPr>
              <w:t>NOT_CONFIRMED |</w:t>
            </w:r>
          </w:p>
          <w:p w:rsidR="00EE0FF6" w:rsidRDefault="00935523">
            <w:pPr>
              <w:keepNext/>
              <w:spacing w:beforeLines="40" w:before="96" w:afterLines="40" w:after="96" w:line="276" w:lineRule="auto"/>
              <w:jc w:val="center"/>
              <w:rPr>
                <w:rFonts w:cs="Arial"/>
                <w:sz w:val="16"/>
                <w:szCs w:val="16"/>
              </w:rPr>
            </w:pPr>
            <w:r>
              <w:rPr>
                <w:rFonts w:cs="Arial"/>
                <w:sz w:val="16"/>
                <w:szCs w:val="16"/>
              </w:rPr>
              <w:t>INACTIVE_</w:t>
            </w:r>
          </w:p>
          <w:p w:rsidR="00EE0FF6" w:rsidRDefault="00935523">
            <w:pPr>
              <w:keepNext/>
              <w:spacing w:beforeLines="40" w:before="96" w:afterLines="40" w:after="96" w:line="276" w:lineRule="auto"/>
              <w:jc w:val="center"/>
              <w:rPr>
                <w:rFonts w:cs="Arial"/>
                <w:sz w:val="16"/>
                <w:szCs w:val="16"/>
              </w:rPr>
            </w:pPr>
            <w:r>
              <w:rPr>
                <w:rFonts w:cs="Arial"/>
                <w:sz w:val="16"/>
                <w:szCs w:val="16"/>
              </w:rPr>
              <w:t>CONFIRMED</w:t>
            </w:r>
          </w:p>
          <w:p w:rsidR="00EE0FF6" w:rsidRDefault="00935523">
            <w:pPr>
              <w:keepNext/>
              <w:spacing w:beforeLines="40" w:before="96" w:afterLines="40" w:after="96" w:line="276" w:lineRule="auto"/>
              <w:jc w:val="center"/>
              <w:rPr>
                <w:rFonts w:cs="Arial"/>
                <w:sz w:val="16"/>
                <w:szCs w:val="16"/>
              </w:rPr>
            </w:pPr>
            <w:r>
              <w:rPr>
                <w:rFonts w:cs="Arial"/>
                <w:sz w:val="16"/>
                <w:szCs w:val="16"/>
              </w:rPr>
              <w:t xml:space="preserve">After consecutive </w:t>
            </w:r>
            <w:r>
              <w:rPr>
                <w:rFonts w:cs="Arial"/>
                <w:sz w:val="16"/>
                <w:szCs w:val="16"/>
              </w:rPr>
              <w:t>samples for (T&gt;=GearPosHMI_Timr_Cfg)</w:t>
            </w:r>
          </w:p>
          <w:p w:rsidR="00EE0FF6" w:rsidRDefault="00935523">
            <w:pPr>
              <w:keepNext/>
              <w:spacing w:beforeLines="40" w:before="96" w:afterLines="40" w:after="96" w:line="276" w:lineRule="auto"/>
              <w:jc w:val="center"/>
              <w:rPr>
                <w:rFonts w:cs="Arial"/>
                <w:sz w:val="16"/>
                <w:szCs w:val="16"/>
              </w:rPr>
            </w:pPr>
          </w:p>
        </w:tc>
        <w:tc>
          <w:tcPr>
            <w:tcW w:w="1259" w:type="dxa"/>
            <w:tcBorders>
              <w:top w:val="single" w:sz="4" w:space="0" w:color="auto"/>
              <w:left w:val="single" w:sz="4" w:space="0" w:color="auto"/>
              <w:bottom w:val="single" w:sz="4" w:space="0" w:color="auto"/>
              <w:right w:val="single" w:sz="4" w:space="0" w:color="auto"/>
            </w:tcBorders>
            <w:vAlign w:val="center"/>
            <w:hideMark/>
          </w:tcPr>
          <w:p w:rsidR="00EE0FF6" w:rsidRDefault="00935523">
            <w:pPr>
              <w:keepNext/>
              <w:spacing w:beforeLines="40" w:before="96" w:afterLines="40" w:after="96" w:line="276" w:lineRule="auto"/>
              <w:jc w:val="center"/>
              <w:rPr>
                <w:rFonts w:cs="Arial"/>
                <w:sz w:val="16"/>
                <w:szCs w:val="16"/>
              </w:rPr>
            </w:pPr>
            <w:r>
              <w:rPr>
                <w:rFonts w:cs="Arial"/>
                <w:sz w:val="16"/>
                <w:szCs w:val="16"/>
              </w:rPr>
              <w:t>NOT_</w:t>
            </w:r>
          </w:p>
          <w:p w:rsidR="00EE0FF6" w:rsidRDefault="00935523">
            <w:pPr>
              <w:keepNext/>
              <w:spacing w:beforeLines="40" w:before="96" w:afterLines="40" w:after="96" w:line="276" w:lineRule="auto"/>
              <w:jc w:val="center"/>
              <w:rPr>
                <w:rFonts w:cs="Arial"/>
                <w:sz w:val="16"/>
                <w:szCs w:val="16"/>
              </w:rPr>
            </w:pPr>
            <w:r>
              <w:rPr>
                <w:rFonts w:cs="Arial"/>
                <w:sz w:val="16"/>
                <w:szCs w:val="16"/>
              </w:rPr>
              <w:t>APPLIED</w:t>
            </w:r>
          </w:p>
        </w:tc>
        <w:tc>
          <w:tcPr>
            <w:tcW w:w="2552" w:type="dxa"/>
            <w:tcBorders>
              <w:top w:val="single" w:sz="4" w:space="0" w:color="auto"/>
              <w:left w:val="single" w:sz="4" w:space="0" w:color="auto"/>
              <w:bottom w:val="single" w:sz="4" w:space="0" w:color="auto"/>
              <w:right w:val="single" w:sz="4" w:space="0" w:color="auto"/>
            </w:tcBorders>
            <w:vAlign w:val="center"/>
            <w:hideMark/>
          </w:tcPr>
          <w:p w:rsidR="00EE0FF6" w:rsidRDefault="00935523">
            <w:pPr>
              <w:keepNext/>
              <w:spacing w:beforeLines="40" w:before="96" w:afterLines="40" w:after="96" w:line="276" w:lineRule="auto"/>
              <w:jc w:val="center"/>
              <w:rPr>
                <w:rFonts w:cs="Arial"/>
                <w:sz w:val="16"/>
                <w:szCs w:val="16"/>
              </w:rPr>
            </w:pPr>
            <w:r>
              <w:rPr>
                <w:rFonts w:cs="Arial"/>
                <w:sz w:val="16"/>
                <w:szCs w:val="16"/>
              </w:rPr>
              <w:t>NULL |</w:t>
            </w:r>
          </w:p>
          <w:p w:rsidR="00EE0FF6" w:rsidRDefault="00935523">
            <w:pPr>
              <w:keepNext/>
              <w:spacing w:beforeLines="40" w:before="96" w:afterLines="40" w:after="96" w:line="276" w:lineRule="auto"/>
              <w:jc w:val="center"/>
              <w:rPr>
                <w:rFonts w:cs="Arial"/>
                <w:sz w:val="16"/>
                <w:szCs w:val="16"/>
              </w:rPr>
            </w:pPr>
            <w:r>
              <w:rPr>
                <w:rFonts w:cs="Arial"/>
                <w:sz w:val="16"/>
                <w:szCs w:val="16"/>
              </w:rPr>
              <w:t>NOT_SCANNING | SCANNING</w:t>
            </w:r>
          </w:p>
          <w:p w:rsidR="00EE0FF6" w:rsidRDefault="00935523">
            <w:pPr>
              <w:keepNext/>
              <w:spacing w:beforeLines="40" w:before="96" w:afterLines="40" w:after="96" w:line="276" w:lineRule="auto"/>
              <w:jc w:val="center"/>
              <w:rPr>
                <w:rFonts w:cs="Arial"/>
                <w:sz w:val="16"/>
                <w:szCs w:val="16"/>
              </w:rPr>
            </w:pPr>
            <w:r>
              <w:rPr>
                <w:rFonts w:cs="Arial"/>
                <w:sz w:val="16"/>
                <w:szCs w:val="16"/>
              </w:rPr>
              <w:t>(No debounce)</w:t>
            </w:r>
          </w:p>
        </w:tc>
        <w:tc>
          <w:tcPr>
            <w:tcW w:w="1349" w:type="dxa"/>
            <w:tcBorders>
              <w:top w:val="single" w:sz="4" w:space="0" w:color="auto"/>
              <w:left w:val="double" w:sz="4" w:space="0" w:color="auto"/>
              <w:bottom w:val="single" w:sz="4" w:space="0" w:color="auto"/>
              <w:right w:val="single" w:sz="4" w:space="0" w:color="auto"/>
            </w:tcBorders>
            <w:vAlign w:val="center"/>
            <w:hideMark/>
          </w:tcPr>
          <w:p w:rsidR="00EE0FF6" w:rsidRDefault="00935523">
            <w:pPr>
              <w:keepNext/>
              <w:spacing w:beforeLines="40" w:before="96" w:afterLines="40" w:after="96" w:line="276" w:lineRule="auto"/>
              <w:jc w:val="center"/>
              <w:rPr>
                <w:rFonts w:cs="Arial"/>
                <w:sz w:val="16"/>
                <w:szCs w:val="16"/>
              </w:rPr>
            </w:pPr>
            <w:r>
              <w:rPr>
                <w:rFonts w:cs="Arial"/>
                <w:sz w:val="16"/>
                <w:szCs w:val="16"/>
              </w:rPr>
              <w:t>NOT_PARK_</w:t>
            </w:r>
          </w:p>
          <w:p w:rsidR="00EE0FF6" w:rsidRDefault="00935523">
            <w:pPr>
              <w:keepNext/>
              <w:spacing w:beforeLines="40" w:before="96" w:afterLines="40" w:after="96" w:line="276" w:lineRule="auto"/>
              <w:jc w:val="center"/>
              <w:rPr>
                <w:rFonts w:cs="Arial"/>
                <w:sz w:val="16"/>
                <w:szCs w:val="16"/>
              </w:rPr>
            </w:pPr>
            <w:r>
              <w:rPr>
                <w:rFonts w:cs="Arial"/>
                <w:sz w:val="16"/>
                <w:szCs w:val="16"/>
              </w:rPr>
              <w:t>REVERSE</w:t>
            </w:r>
          </w:p>
        </w:tc>
      </w:tr>
      <w:tr w:rsidR="00EE0FF6" w:rsidTr="00642CFE">
        <w:trPr>
          <w:trHeight w:val="431"/>
          <w:jc w:val="center"/>
        </w:trPr>
        <w:tc>
          <w:tcPr>
            <w:tcW w:w="922" w:type="dxa"/>
            <w:tcBorders>
              <w:top w:val="single" w:sz="4" w:space="0" w:color="auto"/>
              <w:left w:val="single" w:sz="4" w:space="0" w:color="auto"/>
              <w:bottom w:val="single" w:sz="4" w:space="0" w:color="auto"/>
              <w:right w:val="single" w:sz="4" w:space="0" w:color="auto"/>
            </w:tcBorders>
            <w:vAlign w:val="center"/>
            <w:hideMark/>
          </w:tcPr>
          <w:p w:rsidR="00EE0FF6" w:rsidRDefault="00935523">
            <w:pPr>
              <w:keepNext/>
              <w:spacing w:beforeLines="40" w:before="96" w:afterLines="40" w:after="96" w:line="276" w:lineRule="auto"/>
              <w:jc w:val="center"/>
              <w:rPr>
                <w:rFonts w:cs="Arial"/>
                <w:sz w:val="16"/>
                <w:szCs w:val="16"/>
              </w:rPr>
            </w:pPr>
            <w:r>
              <w:rPr>
                <w:rFonts w:cs="Arial"/>
                <w:sz w:val="16"/>
                <w:szCs w:val="16"/>
              </w:rPr>
              <w:t>MANUAL</w:t>
            </w:r>
          </w:p>
        </w:tc>
        <w:tc>
          <w:tcPr>
            <w:tcW w:w="1405" w:type="dxa"/>
            <w:tcBorders>
              <w:top w:val="single" w:sz="4" w:space="0" w:color="auto"/>
              <w:left w:val="single" w:sz="4" w:space="0" w:color="auto"/>
              <w:bottom w:val="single" w:sz="4" w:space="0" w:color="auto"/>
              <w:right w:val="single" w:sz="4" w:space="0" w:color="auto"/>
            </w:tcBorders>
            <w:vAlign w:val="center"/>
            <w:hideMark/>
          </w:tcPr>
          <w:p w:rsidR="00EE0FF6" w:rsidRDefault="00935523">
            <w:pPr>
              <w:keepNext/>
              <w:spacing w:beforeLines="40" w:before="96" w:afterLines="40" w:after="96" w:line="276" w:lineRule="auto"/>
              <w:jc w:val="center"/>
              <w:rPr>
                <w:rFonts w:cs="Arial"/>
                <w:sz w:val="16"/>
                <w:szCs w:val="16"/>
              </w:rPr>
            </w:pPr>
            <w:r>
              <w:rPr>
                <w:rFonts w:cs="Arial"/>
                <w:sz w:val="16"/>
                <w:szCs w:val="16"/>
              </w:rPr>
              <w:t>PRESENT</w:t>
            </w:r>
          </w:p>
        </w:tc>
        <w:tc>
          <w:tcPr>
            <w:tcW w:w="2338" w:type="dxa"/>
            <w:tcBorders>
              <w:top w:val="single" w:sz="4" w:space="0" w:color="auto"/>
              <w:left w:val="single" w:sz="4" w:space="0" w:color="auto"/>
              <w:bottom w:val="single" w:sz="4" w:space="0" w:color="auto"/>
              <w:right w:val="single" w:sz="4" w:space="0" w:color="auto"/>
            </w:tcBorders>
            <w:vAlign w:val="center"/>
            <w:hideMark/>
          </w:tcPr>
          <w:p w:rsidR="00EE0FF6" w:rsidRDefault="00935523">
            <w:pPr>
              <w:keepNext/>
              <w:spacing w:beforeLines="40" w:before="96" w:afterLines="40" w:after="96" w:line="276" w:lineRule="auto"/>
              <w:jc w:val="center"/>
              <w:rPr>
                <w:rFonts w:cs="Arial"/>
                <w:sz w:val="16"/>
                <w:szCs w:val="16"/>
              </w:rPr>
            </w:pPr>
            <w:r>
              <w:rPr>
                <w:rFonts w:cs="Arial"/>
                <w:sz w:val="16"/>
                <w:szCs w:val="16"/>
              </w:rPr>
              <w:t>FAULT for &gt;= Camra_Fault_Timr_Cfg</w:t>
            </w:r>
          </w:p>
        </w:tc>
        <w:tc>
          <w:tcPr>
            <w:tcW w:w="1259" w:type="dxa"/>
            <w:tcBorders>
              <w:top w:val="single" w:sz="4" w:space="0" w:color="auto"/>
              <w:left w:val="single" w:sz="4" w:space="0" w:color="auto"/>
              <w:bottom w:val="single" w:sz="4" w:space="0" w:color="auto"/>
              <w:right w:val="single" w:sz="4" w:space="0" w:color="auto"/>
            </w:tcBorders>
            <w:vAlign w:val="center"/>
            <w:hideMark/>
          </w:tcPr>
          <w:p w:rsidR="00EE0FF6" w:rsidRDefault="00935523">
            <w:pPr>
              <w:keepNext/>
              <w:spacing w:beforeLines="40" w:before="96" w:afterLines="40" w:after="96" w:line="276" w:lineRule="auto"/>
              <w:jc w:val="center"/>
              <w:rPr>
                <w:rFonts w:cs="Arial"/>
                <w:sz w:val="16"/>
                <w:szCs w:val="16"/>
              </w:rPr>
            </w:pPr>
            <w:r>
              <w:rPr>
                <w:rFonts w:cs="Arial"/>
                <w:sz w:val="16"/>
                <w:szCs w:val="16"/>
              </w:rPr>
              <w:t>DON’T CARE</w:t>
            </w:r>
          </w:p>
        </w:tc>
        <w:tc>
          <w:tcPr>
            <w:tcW w:w="2552" w:type="dxa"/>
            <w:tcBorders>
              <w:top w:val="single" w:sz="4" w:space="0" w:color="auto"/>
              <w:left w:val="single" w:sz="4" w:space="0" w:color="auto"/>
              <w:bottom w:val="single" w:sz="4" w:space="0" w:color="auto"/>
              <w:right w:val="single" w:sz="4" w:space="0" w:color="auto"/>
            </w:tcBorders>
            <w:vAlign w:val="center"/>
            <w:hideMark/>
          </w:tcPr>
          <w:p w:rsidR="00EE0FF6" w:rsidRDefault="00935523">
            <w:pPr>
              <w:keepNext/>
              <w:spacing w:beforeLines="40" w:before="96" w:afterLines="40" w:after="96" w:line="276" w:lineRule="auto"/>
              <w:jc w:val="center"/>
              <w:rPr>
                <w:rFonts w:cs="Arial"/>
                <w:sz w:val="16"/>
                <w:szCs w:val="16"/>
              </w:rPr>
            </w:pPr>
            <w:r>
              <w:rPr>
                <w:rFonts w:cs="Arial"/>
                <w:sz w:val="16"/>
                <w:szCs w:val="16"/>
              </w:rPr>
              <w:t>DON'T CARE</w:t>
            </w:r>
          </w:p>
        </w:tc>
        <w:tc>
          <w:tcPr>
            <w:tcW w:w="1349" w:type="dxa"/>
            <w:tcBorders>
              <w:top w:val="single" w:sz="4" w:space="0" w:color="auto"/>
              <w:left w:val="double" w:sz="4" w:space="0" w:color="auto"/>
              <w:bottom w:val="single" w:sz="4" w:space="0" w:color="auto"/>
              <w:right w:val="single" w:sz="4" w:space="0" w:color="auto"/>
            </w:tcBorders>
            <w:vAlign w:val="center"/>
            <w:hideMark/>
          </w:tcPr>
          <w:p w:rsidR="00EE0FF6" w:rsidRDefault="00935523">
            <w:pPr>
              <w:keepNext/>
              <w:spacing w:beforeLines="40" w:before="96" w:afterLines="40" w:after="96" w:line="276" w:lineRule="auto"/>
              <w:jc w:val="center"/>
              <w:rPr>
                <w:rFonts w:cs="Arial"/>
                <w:sz w:val="16"/>
                <w:szCs w:val="16"/>
              </w:rPr>
            </w:pPr>
            <w:r>
              <w:rPr>
                <w:rFonts w:cs="Arial"/>
                <w:sz w:val="16"/>
                <w:szCs w:val="16"/>
              </w:rPr>
              <w:t>GEAR_FAULT</w:t>
            </w:r>
          </w:p>
        </w:tc>
      </w:tr>
    </w:tbl>
    <w:p w:rsidR="00EE0FF6" w:rsidRDefault="00935523" w:rsidP="00EE0FF6"/>
    <w:p w:rsidR="00DF667F" w:rsidRDefault="00935523" w:rsidP="00EE0FF6"/>
    <w:p w:rsidR="00DF667F" w:rsidRDefault="00935523" w:rsidP="00EE0FF6"/>
    <w:p w:rsidR="00DF667F" w:rsidRPr="00DF667F" w:rsidRDefault="00935523" w:rsidP="00DF667F">
      <w:pPr>
        <w:jc w:val="center"/>
        <w:rPr>
          <w:b/>
        </w:rPr>
      </w:pPr>
      <w:r w:rsidRPr="00DF667F">
        <w:rPr>
          <w:b/>
        </w:rPr>
        <w:t xml:space="preserve">For programs using OLD </w:t>
      </w:r>
      <w:r>
        <w:rPr>
          <w:b/>
        </w:rPr>
        <w:t xml:space="preserve">transmission </w:t>
      </w:r>
      <w:r w:rsidRPr="00DF667F">
        <w:rPr>
          <w:b/>
        </w:rPr>
        <w:t>gear signals</w:t>
      </w:r>
    </w:p>
    <w:tbl>
      <w:tblPr>
        <w:tblW w:w="104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9"/>
        <w:gridCol w:w="1009"/>
        <w:gridCol w:w="1560"/>
        <w:gridCol w:w="2993"/>
        <w:gridCol w:w="2072"/>
        <w:gridCol w:w="1801"/>
      </w:tblGrid>
      <w:tr w:rsidR="00182EE5" w:rsidTr="00F22389">
        <w:trPr>
          <w:trHeight w:val="530"/>
          <w:jc w:val="center"/>
        </w:trPr>
        <w:tc>
          <w:tcPr>
            <w:tcW w:w="1009" w:type="dxa"/>
            <w:tcBorders>
              <w:top w:val="single" w:sz="4" w:space="0" w:color="auto"/>
              <w:left w:val="single" w:sz="4" w:space="0" w:color="auto"/>
              <w:bottom w:val="double" w:sz="4" w:space="0" w:color="auto"/>
              <w:right w:val="single" w:sz="4" w:space="0" w:color="auto"/>
            </w:tcBorders>
            <w:shd w:val="clear" w:color="auto" w:fill="DEDEDE"/>
            <w:vAlign w:val="center"/>
          </w:tcPr>
          <w:p w:rsidR="00182EE5" w:rsidRDefault="00935523" w:rsidP="0013492B">
            <w:pPr>
              <w:spacing w:line="276" w:lineRule="auto"/>
              <w:jc w:val="center"/>
              <w:rPr>
                <w:rFonts w:cs="Arial"/>
                <w:sz w:val="16"/>
                <w:szCs w:val="16"/>
              </w:rPr>
            </w:pPr>
            <w:r>
              <w:rPr>
                <w:rFonts w:cs="Arial"/>
                <w:sz w:val="16"/>
                <w:szCs w:val="16"/>
              </w:rPr>
              <w:t>TrnType</w:t>
            </w:r>
          </w:p>
        </w:tc>
        <w:tc>
          <w:tcPr>
            <w:tcW w:w="1009"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182EE5" w:rsidRDefault="00935523">
            <w:pPr>
              <w:spacing w:line="276" w:lineRule="auto"/>
              <w:jc w:val="center"/>
              <w:rPr>
                <w:rFonts w:cs="Arial"/>
                <w:sz w:val="16"/>
                <w:szCs w:val="16"/>
              </w:rPr>
            </w:pPr>
            <w:r>
              <w:rPr>
                <w:rFonts w:cs="Arial"/>
                <w:sz w:val="16"/>
                <w:szCs w:val="16"/>
              </w:rPr>
              <w:t>Reverse Gear*</w:t>
            </w:r>
          </w:p>
        </w:tc>
        <w:tc>
          <w:tcPr>
            <w:tcW w:w="1560"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182EE5" w:rsidRDefault="00935523">
            <w:pPr>
              <w:spacing w:line="276" w:lineRule="auto"/>
              <w:jc w:val="center"/>
              <w:rPr>
                <w:rFonts w:cs="Arial"/>
                <w:sz w:val="16"/>
                <w:szCs w:val="16"/>
              </w:rPr>
            </w:pPr>
            <w:r>
              <w:rPr>
                <w:rFonts w:cs="Arial"/>
                <w:sz w:val="16"/>
                <w:szCs w:val="16"/>
              </w:rPr>
              <w:t>GearLvrPos_</w:t>
            </w:r>
          </w:p>
          <w:p w:rsidR="00182EE5" w:rsidRDefault="00935523">
            <w:pPr>
              <w:spacing w:line="276" w:lineRule="auto"/>
              <w:jc w:val="center"/>
              <w:rPr>
                <w:rFonts w:cs="Arial"/>
                <w:sz w:val="16"/>
                <w:szCs w:val="16"/>
              </w:rPr>
            </w:pPr>
            <w:r>
              <w:rPr>
                <w:rFonts w:cs="Arial"/>
                <w:sz w:val="16"/>
                <w:szCs w:val="16"/>
              </w:rPr>
              <w:t>D_Actl_ComStat</w:t>
            </w:r>
          </w:p>
        </w:tc>
        <w:tc>
          <w:tcPr>
            <w:tcW w:w="2993"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182EE5" w:rsidRDefault="00935523">
            <w:pPr>
              <w:spacing w:line="276" w:lineRule="auto"/>
              <w:jc w:val="center"/>
              <w:rPr>
                <w:rFonts w:cs="Arial"/>
                <w:sz w:val="16"/>
                <w:szCs w:val="16"/>
              </w:rPr>
            </w:pPr>
            <w:r>
              <w:rPr>
                <w:rFonts w:cs="Arial"/>
                <w:sz w:val="16"/>
                <w:szCs w:val="16"/>
              </w:rPr>
              <w:t>GearLvrPos_D_Actl</w:t>
            </w:r>
          </w:p>
        </w:tc>
        <w:tc>
          <w:tcPr>
            <w:tcW w:w="2072"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182EE5" w:rsidRDefault="00935523">
            <w:pPr>
              <w:spacing w:line="276" w:lineRule="auto"/>
              <w:jc w:val="center"/>
              <w:rPr>
                <w:rFonts w:cs="Arial"/>
                <w:sz w:val="16"/>
                <w:szCs w:val="16"/>
              </w:rPr>
            </w:pPr>
            <w:r>
              <w:rPr>
                <w:rFonts w:cs="Arial"/>
                <w:sz w:val="16"/>
                <w:szCs w:val="16"/>
              </w:rPr>
              <w:t>ApaSteScanMde_</w:t>
            </w:r>
          </w:p>
          <w:p w:rsidR="00182EE5" w:rsidRDefault="00935523">
            <w:pPr>
              <w:spacing w:line="276" w:lineRule="auto"/>
              <w:jc w:val="center"/>
              <w:rPr>
                <w:rFonts w:cs="Arial"/>
                <w:sz w:val="16"/>
                <w:szCs w:val="16"/>
              </w:rPr>
            </w:pPr>
            <w:r>
              <w:rPr>
                <w:rFonts w:cs="Arial"/>
                <w:sz w:val="16"/>
                <w:szCs w:val="16"/>
              </w:rPr>
              <w:t>D_Stat</w:t>
            </w:r>
          </w:p>
        </w:tc>
        <w:tc>
          <w:tcPr>
            <w:tcW w:w="1801" w:type="dxa"/>
            <w:tcBorders>
              <w:top w:val="single" w:sz="4" w:space="0" w:color="auto"/>
              <w:left w:val="double" w:sz="4" w:space="0" w:color="auto"/>
              <w:bottom w:val="double" w:sz="4" w:space="0" w:color="auto"/>
              <w:right w:val="single" w:sz="4" w:space="0" w:color="auto"/>
            </w:tcBorders>
            <w:shd w:val="clear" w:color="auto" w:fill="DEDEDE"/>
            <w:vAlign w:val="center"/>
            <w:hideMark/>
          </w:tcPr>
          <w:p w:rsidR="00182EE5" w:rsidRDefault="00935523">
            <w:pPr>
              <w:spacing w:line="276" w:lineRule="auto"/>
              <w:jc w:val="center"/>
              <w:rPr>
                <w:rFonts w:cs="Arial"/>
                <w:sz w:val="16"/>
                <w:szCs w:val="16"/>
              </w:rPr>
            </w:pPr>
            <w:r>
              <w:rPr>
                <w:rFonts w:cs="Arial"/>
                <w:sz w:val="16"/>
                <w:szCs w:val="16"/>
              </w:rPr>
              <w:t>GearPosHMI</w:t>
            </w:r>
          </w:p>
        </w:tc>
      </w:tr>
      <w:tr w:rsidR="00182EE5" w:rsidTr="00F22389">
        <w:trPr>
          <w:trHeight w:val="429"/>
          <w:jc w:val="center"/>
        </w:trPr>
        <w:tc>
          <w:tcPr>
            <w:tcW w:w="1009" w:type="dxa"/>
            <w:tcBorders>
              <w:top w:val="single" w:sz="4" w:space="0" w:color="auto"/>
              <w:left w:val="single" w:sz="4" w:space="0" w:color="auto"/>
              <w:bottom w:val="single" w:sz="4" w:space="0" w:color="auto"/>
              <w:right w:val="single" w:sz="4" w:space="0" w:color="auto"/>
            </w:tcBorders>
            <w:vAlign w:val="center"/>
          </w:tcPr>
          <w:p w:rsidR="00182EE5" w:rsidRDefault="00935523" w:rsidP="0013492B">
            <w:pPr>
              <w:spacing w:beforeLines="40" w:before="96" w:afterLines="40" w:after="96" w:line="276" w:lineRule="auto"/>
              <w:jc w:val="center"/>
              <w:rPr>
                <w:rFonts w:cs="Arial"/>
                <w:sz w:val="16"/>
                <w:szCs w:val="16"/>
              </w:rPr>
            </w:pPr>
            <w:r>
              <w:rPr>
                <w:rFonts w:cs="Arial"/>
                <w:sz w:val="16"/>
                <w:szCs w:val="16"/>
              </w:rPr>
              <w:t>AUTO</w:t>
            </w:r>
          </w:p>
        </w:tc>
        <w:tc>
          <w:tcPr>
            <w:tcW w:w="1009" w:type="dxa"/>
            <w:tcBorders>
              <w:top w:val="single" w:sz="4" w:space="0" w:color="auto"/>
              <w:left w:val="single" w:sz="4" w:space="0" w:color="auto"/>
              <w:bottom w:val="single" w:sz="4" w:space="0" w:color="auto"/>
              <w:right w:val="single" w:sz="4" w:space="0" w:color="auto"/>
            </w:tcBorders>
            <w:vAlign w:val="center"/>
            <w:hideMark/>
          </w:tcPr>
          <w:p w:rsidR="00182EE5" w:rsidRDefault="00935523">
            <w:pPr>
              <w:spacing w:beforeLines="40" w:before="96" w:afterLines="40" w:after="96" w:line="276" w:lineRule="auto"/>
              <w:jc w:val="center"/>
              <w:rPr>
                <w:rFonts w:cs="Arial"/>
                <w:sz w:val="16"/>
                <w:szCs w:val="16"/>
              </w:rPr>
            </w:pPr>
            <w:r>
              <w:rPr>
                <w:rFonts w:cs="Arial"/>
                <w:sz w:val="16"/>
                <w:szCs w:val="16"/>
              </w:rPr>
              <w:t>0</w:t>
            </w:r>
          </w:p>
        </w:tc>
        <w:tc>
          <w:tcPr>
            <w:tcW w:w="1560" w:type="dxa"/>
            <w:tcBorders>
              <w:top w:val="single" w:sz="4" w:space="0" w:color="auto"/>
              <w:left w:val="single" w:sz="4" w:space="0" w:color="auto"/>
              <w:bottom w:val="single" w:sz="4" w:space="0" w:color="auto"/>
              <w:right w:val="single" w:sz="4" w:space="0" w:color="auto"/>
            </w:tcBorders>
            <w:vAlign w:val="center"/>
            <w:hideMark/>
          </w:tcPr>
          <w:p w:rsidR="00182EE5" w:rsidRDefault="00935523">
            <w:pPr>
              <w:spacing w:beforeLines="40" w:before="96" w:afterLines="40" w:after="96" w:line="276" w:lineRule="auto"/>
              <w:jc w:val="center"/>
              <w:rPr>
                <w:rFonts w:cs="Arial"/>
                <w:sz w:val="16"/>
                <w:szCs w:val="16"/>
              </w:rPr>
            </w:pPr>
            <w:r>
              <w:rPr>
                <w:rFonts w:cs="Arial"/>
                <w:sz w:val="16"/>
                <w:szCs w:val="16"/>
              </w:rPr>
              <w:t>MISSING for</w:t>
            </w:r>
          </w:p>
          <w:p w:rsidR="00182EE5" w:rsidRDefault="00935523">
            <w:pPr>
              <w:spacing w:beforeLines="40" w:before="96" w:afterLines="40" w:after="96" w:line="276" w:lineRule="auto"/>
              <w:jc w:val="center"/>
              <w:rPr>
                <w:rFonts w:cs="Arial"/>
                <w:sz w:val="16"/>
                <w:szCs w:val="16"/>
              </w:rPr>
            </w:pPr>
            <w:r>
              <w:rPr>
                <w:rFonts w:cs="Arial"/>
                <w:sz w:val="16"/>
                <w:szCs w:val="16"/>
              </w:rPr>
              <w:t>&gt;= Camra_Actv_</w:t>
            </w:r>
          </w:p>
          <w:p w:rsidR="00182EE5" w:rsidRDefault="00935523">
            <w:pPr>
              <w:spacing w:beforeLines="40" w:before="96" w:afterLines="40" w:after="96" w:line="276" w:lineRule="auto"/>
              <w:jc w:val="center"/>
              <w:rPr>
                <w:rFonts w:cs="Arial"/>
                <w:sz w:val="16"/>
                <w:szCs w:val="16"/>
              </w:rPr>
            </w:pPr>
            <w:r>
              <w:rPr>
                <w:rFonts w:cs="Arial"/>
                <w:sz w:val="16"/>
                <w:szCs w:val="16"/>
              </w:rPr>
              <w:t>MM_Timr_Cfg</w:t>
            </w:r>
          </w:p>
        </w:tc>
        <w:tc>
          <w:tcPr>
            <w:tcW w:w="2993" w:type="dxa"/>
            <w:tcBorders>
              <w:top w:val="single" w:sz="4" w:space="0" w:color="auto"/>
              <w:left w:val="single" w:sz="4" w:space="0" w:color="auto"/>
              <w:bottom w:val="single" w:sz="4" w:space="0" w:color="auto"/>
              <w:right w:val="single" w:sz="4" w:space="0" w:color="auto"/>
            </w:tcBorders>
            <w:vAlign w:val="center"/>
            <w:hideMark/>
          </w:tcPr>
          <w:p w:rsidR="00182EE5" w:rsidRDefault="00935523">
            <w:pPr>
              <w:spacing w:beforeLines="40" w:before="96" w:afterLines="40" w:after="96" w:line="276" w:lineRule="auto"/>
              <w:jc w:val="center"/>
              <w:rPr>
                <w:rFonts w:cs="Arial"/>
                <w:sz w:val="16"/>
                <w:szCs w:val="16"/>
              </w:rPr>
            </w:pPr>
            <w:r>
              <w:rPr>
                <w:rFonts w:cs="Arial"/>
                <w:sz w:val="16"/>
                <w:szCs w:val="16"/>
              </w:rPr>
              <w:t>DON'T CARE</w:t>
            </w:r>
          </w:p>
        </w:tc>
        <w:tc>
          <w:tcPr>
            <w:tcW w:w="2072" w:type="dxa"/>
            <w:tcBorders>
              <w:top w:val="single" w:sz="4" w:space="0" w:color="auto"/>
              <w:left w:val="single" w:sz="4" w:space="0" w:color="auto"/>
              <w:bottom w:val="single" w:sz="4" w:space="0" w:color="auto"/>
              <w:right w:val="single" w:sz="4" w:space="0" w:color="auto"/>
            </w:tcBorders>
            <w:vAlign w:val="center"/>
            <w:hideMark/>
          </w:tcPr>
          <w:p w:rsidR="00182EE5" w:rsidRDefault="00935523">
            <w:pPr>
              <w:spacing w:beforeLines="40" w:before="96" w:afterLines="40" w:after="96" w:line="276" w:lineRule="auto"/>
              <w:jc w:val="center"/>
              <w:rPr>
                <w:rFonts w:cs="Arial"/>
                <w:sz w:val="16"/>
                <w:szCs w:val="16"/>
              </w:rPr>
            </w:pPr>
            <w:r>
              <w:rPr>
                <w:rFonts w:cs="Arial"/>
                <w:sz w:val="16"/>
                <w:szCs w:val="16"/>
              </w:rPr>
              <w:t>DON'T CARE</w:t>
            </w:r>
          </w:p>
        </w:tc>
        <w:tc>
          <w:tcPr>
            <w:tcW w:w="1801" w:type="dxa"/>
            <w:tcBorders>
              <w:top w:val="single" w:sz="4" w:space="0" w:color="auto"/>
              <w:left w:val="double" w:sz="4" w:space="0" w:color="auto"/>
              <w:bottom w:val="single" w:sz="4" w:space="0" w:color="auto"/>
              <w:right w:val="single" w:sz="4" w:space="0" w:color="auto"/>
            </w:tcBorders>
            <w:vAlign w:val="center"/>
            <w:hideMark/>
          </w:tcPr>
          <w:p w:rsidR="00182EE5" w:rsidRDefault="00935523">
            <w:pPr>
              <w:spacing w:beforeLines="40" w:before="96" w:afterLines="40" w:after="96" w:line="276" w:lineRule="auto"/>
              <w:jc w:val="center"/>
              <w:rPr>
                <w:rFonts w:cs="Arial"/>
                <w:sz w:val="16"/>
                <w:szCs w:val="16"/>
              </w:rPr>
            </w:pPr>
            <w:r>
              <w:rPr>
                <w:rFonts w:cs="Arial"/>
                <w:sz w:val="16"/>
                <w:szCs w:val="16"/>
              </w:rPr>
              <w:t>MISSING</w:t>
            </w:r>
          </w:p>
        </w:tc>
      </w:tr>
      <w:tr w:rsidR="00182EE5" w:rsidTr="00F22389">
        <w:trPr>
          <w:trHeight w:val="890"/>
          <w:jc w:val="center"/>
        </w:trPr>
        <w:tc>
          <w:tcPr>
            <w:tcW w:w="1009" w:type="dxa"/>
            <w:tcBorders>
              <w:top w:val="single" w:sz="4" w:space="0" w:color="auto"/>
              <w:left w:val="single" w:sz="4" w:space="0" w:color="auto"/>
              <w:bottom w:val="single" w:sz="4" w:space="0" w:color="auto"/>
              <w:right w:val="single" w:sz="4" w:space="0" w:color="auto"/>
            </w:tcBorders>
            <w:vAlign w:val="center"/>
          </w:tcPr>
          <w:p w:rsidR="00182EE5" w:rsidRDefault="00935523" w:rsidP="0013492B">
            <w:pPr>
              <w:spacing w:beforeLines="40" w:before="96" w:afterLines="40" w:after="96" w:line="276" w:lineRule="auto"/>
              <w:jc w:val="center"/>
              <w:rPr>
                <w:rFonts w:cs="Arial"/>
                <w:sz w:val="16"/>
                <w:szCs w:val="16"/>
              </w:rPr>
            </w:pPr>
            <w:r>
              <w:rPr>
                <w:rFonts w:cs="Arial"/>
                <w:sz w:val="16"/>
                <w:szCs w:val="16"/>
              </w:rPr>
              <w:t>AUTO</w:t>
            </w:r>
          </w:p>
        </w:tc>
        <w:tc>
          <w:tcPr>
            <w:tcW w:w="1009" w:type="dxa"/>
            <w:tcBorders>
              <w:top w:val="single" w:sz="4" w:space="0" w:color="auto"/>
              <w:left w:val="single" w:sz="4" w:space="0" w:color="auto"/>
              <w:bottom w:val="single" w:sz="4" w:space="0" w:color="auto"/>
              <w:right w:val="single" w:sz="4" w:space="0" w:color="auto"/>
            </w:tcBorders>
            <w:vAlign w:val="center"/>
            <w:hideMark/>
          </w:tcPr>
          <w:p w:rsidR="00182EE5" w:rsidRDefault="00935523">
            <w:pPr>
              <w:spacing w:beforeLines="40" w:before="96" w:afterLines="40" w:after="96" w:line="276" w:lineRule="auto"/>
              <w:jc w:val="center"/>
              <w:rPr>
                <w:rFonts w:cs="Arial"/>
                <w:sz w:val="16"/>
                <w:szCs w:val="16"/>
              </w:rPr>
            </w:pPr>
            <w:r>
              <w:rPr>
                <w:rFonts w:cs="Arial"/>
                <w:sz w:val="16"/>
                <w:szCs w:val="16"/>
              </w:rPr>
              <w:t>0</w:t>
            </w:r>
          </w:p>
        </w:tc>
        <w:tc>
          <w:tcPr>
            <w:tcW w:w="1560" w:type="dxa"/>
            <w:tcBorders>
              <w:top w:val="single" w:sz="4" w:space="0" w:color="auto"/>
              <w:left w:val="single" w:sz="4" w:space="0" w:color="auto"/>
              <w:bottom w:val="single" w:sz="4" w:space="0" w:color="auto"/>
              <w:right w:val="single" w:sz="4" w:space="0" w:color="auto"/>
            </w:tcBorders>
            <w:vAlign w:val="center"/>
            <w:hideMark/>
          </w:tcPr>
          <w:p w:rsidR="00182EE5" w:rsidRDefault="00935523">
            <w:pPr>
              <w:spacing w:beforeLines="40" w:before="96" w:afterLines="40" w:after="96" w:line="276" w:lineRule="auto"/>
              <w:jc w:val="center"/>
              <w:rPr>
                <w:rFonts w:cs="Arial"/>
                <w:sz w:val="16"/>
                <w:szCs w:val="16"/>
              </w:rPr>
            </w:pPr>
            <w:r>
              <w:rPr>
                <w:rFonts w:cs="Arial"/>
                <w:sz w:val="16"/>
                <w:szCs w:val="16"/>
              </w:rPr>
              <w:t>PRESENT</w:t>
            </w:r>
          </w:p>
        </w:tc>
        <w:tc>
          <w:tcPr>
            <w:tcW w:w="2993" w:type="dxa"/>
            <w:tcBorders>
              <w:top w:val="single" w:sz="4" w:space="0" w:color="auto"/>
              <w:left w:val="single" w:sz="4" w:space="0" w:color="auto"/>
              <w:bottom w:val="single" w:sz="4" w:space="0" w:color="auto"/>
              <w:right w:val="single" w:sz="4" w:space="0" w:color="auto"/>
            </w:tcBorders>
            <w:vAlign w:val="center"/>
            <w:hideMark/>
          </w:tcPr>
          <w:p w:rsidR="00182EE5" w:rsidRDefault="00935523">
            <w:pPr>
              <w:keepNext/>
              <w:spacing w:beforeLines="40" w:before="96" w:afterLines="40" w:after="96" w:line="276" w:lineRule="auto"/>
              <w:jc w:val="center"/>
              <w:rPr>
                <w:rFonts w:cs="Arial"/>
                <w:sz w:val="16"/>
                <w:szCs w:val="16"/>
              </w:rPr>
            </w:pPr>
            <w:r>
              <w:rPr>
                <w:rFonts w:cs="Arial"/>
                <w:sz w:val="16"/>
                <w:szCs w:val="16"/>
              </w:rPr>
              <w:t>REVERSE</w:t>
            </w:r>
          </w:p>
          <w:p w:rsidR="00182EE5" w:rsidRDefault="00935523">
            <w:pPr>
              <w:keepNext/>
              <w:spacing w:beforeLines="40" w:before="96" w:afterLines="40" w:after="96" w:line="276" w:lineRule="auto"/>
              <w:jc w:val="center"/>
              <w:rPr>
                <w:rFonts w:cs="Arial"/>
                <w:sz w:val="16"/>
                <w:szCs w:val="16"/>
              </w:rPr>
            </w:pPr>
            <w:r>
              <w:rPr>
                <w:rFonts w:cs="Arial"/>
                <w:sz w:val="16"/>
                <w:szCs w:val="16"/>
              </w:rPr>
              <w:t>After consecutive samples for (T&gt;=GearPosHMI_Timr_Cfg)</w:t>
            </w:r>
          </w:p>
        </w:tc>
        <w:tc>
          <w:tcPr>
            <w:tcW w:w="2072" w:type="dxa"/>
            <w:tcBorders>
              <w:top w:val="single" w:sz="4" w:space="0" w:color="auto"/>
              <w:left w:val="single" w:sz="4" w:space="0" w:color="auto"/>
              <w:bottom w:val="single" w:sz="4" w:space="0" w:color="auto"/>
              <w:right w:val="single" w:sz="4" w:space="0" w:color="auto"/>
            </w:tcBorders>
            <w:vAlign w:val="center"/>
            <w:hideMark/>
          </w:tcPr>
          <w:p w:rsidR="00182EE5" w:rsidRDefault="00935523" w:rsidP="0013492B">
            <w:pPr>
              <w:keepNext/>
              <w:spacing w:beforeLines="40" w:before="96" w:afterLines="40" w:after="96" w:line="276" w:lineRule="auto"/>
              <w:jc w:val="center"/>
              <w:rPr>
                <w:rFonts w:cs="Arial"/>
                <w:sz w:val="16"/>
                <w:szCs w:val="16"/>
              </w:rPr>
            </w:pPr>
            <w:r>
              <w:rPr>
                <w:rFonts w:cs="Arial"/>
                <w:sz w:val="16"/>
                <w:szCs w:val="16"/>
              </w:rPr>
              <w:t>NULL | NOT_SCANNING | SCANNING</w:t>
            </w:r>
          </w:p>
          <w:p w:rsidR="00182EE5" w:rsidRDefault="00935523" w:rsidP="0013492B">
            <w:pPr>
              <w:spacing w:beforeLines="40" w:before="96" w:afterLines="40" w:after="96" w:line="276" w:lineRule="auto"/>
              <w:jc w:val="center"/>
              <w:rPr>
                <w:rFonts w:cs="Arial"/>
                <w:sz w:val="16"/>
                <w:szCs w:val="16"/>
              </w:rPr>
            </w:pPr>
            <w:r>
              <w:rPr>
                <w:rFonts w:cs="Arial"/>
                <w:sz w:val="16"/>
                <w:szCs w:val="16"/>
              </w:rPr>
              <w:t>(No debounce)</w:t>
            </w:r>
          </w:p>
        </w:tc>
        <w:tc>
          <w:tcPr>
            <w:tcW w:w="1801" w:type="dxa"/>
            <w:tcBorders>
              <w:top w:val="single" w:sz="4" w:space="0" w:color="auto"/>
              <w:left w:val="double" w:sz="4" w:space="0" w:color="auto"/>
              <w:bottom w:val="single" w:sz="4" w:space="0" w:color="auto"/>
              <w:right w:val="single" w:sz="4" w:space="0" w:color="auto"/>
            </w:tcBorders>
            <w:vAlign w:val="center"/>
            <w:hideMark/>
          </w:tcPr>
          <w:p w:rsidR="00182EE5" w:rsidRDefault="00935523">
            <w:pPr>
              <w:spacing w:beforeLines="40" w:before="96" w:afterLines="40" w:after="96" w:line="276" w:lineRule="auto"/>
              <w:jc w:val="center"/>
              <w:rPr>
                <w:rFonts w:cs="Arial"/>
                <w:sz w:val="16"/>
                <w:szCs w:val="16"/>
              </w:rPr>
            </w:pPr>
            <w:r>
              <w:rPr>
                <w:rFonts w:cs="Arial"/>
                <w:sz w:val="16"/>
                <w:szCs w:val="16"/>
              </w:rPr>
              <w:t>REVERSE</w:t>
            </w:r>
          </w:p>
        </w:tc>
      </w:tr>
      <w:tr w:rsidR="00182EE5" w:rsidTr="00F22389">
        <w:trPr>
          <w:trHeight w:val="890"/>
          <w:jc w:val="center"/>
        </w:trPr>
        <w:tc>
          <w:tcPr>
            <w:tcW w:w="1009" w:type="dxa"/>
            <w:tcBorders>
              <w:top w:val="single" w:sz="4" w:space="0" w:color="auto"/>
              <w:left w:val="single" w:sz="4" w:space="0" w:color="auto"/>
              <w:bottom w:val="single" w:sz="4" w:space="0" w:color="auto"/>
              <w:right w:val="single" w:sz="4" w:space="0" w:color="auto"/>
            </w:tcBorders>
            <w:vAlign w:val="center"/>
          </w:tcPr>
          <w:p w:rsidR="00182EE5" w:rsidRDefault="00935523" w:rsidP="0013492B">
            <w:pPr>
              <w:spacing w:beforeLines="40" w:before="96" w:afterLines="40" w:after="96" w:line="276" w:lineRule="auto"/>
              <w:jc w:val="center"/>
              <w:rPr>
                <w:rFonts w:cs="Arial"/>
                <w:sz w:val="16"/>
                <w:szCs w:val="16"/>
              </w:rPr>
            </w:pPr>
            <w:r>
              <w:rPr>
                <w:rFonts w:cs="Arial"/>
                <w:sz w:val="16"/>
                <w:szCs w:val="16"/>
              </w:rPr>
              <w:t>AUTO</w:t>
            </w:r>
          </w:p>
        </w:tc>
        <w:tc>
          <w:tcPr>
            <w:tcW w:w="1009" w:type="dxa"/>
            <w:tcBorders>
              <w:top w:val="single" w:sz="4" w:space="0" w:color="auto"/>
              <w:left w:val="single" w:sz="4" w:space="0" w:color="auto"/>
              <w:bottom w:val="single" w:sz="4" w:space="0" w:color="auto"/>
              <w:right w:val="single" w:sz="4" w:space="0" w:color="auto"/>
            </w:tcBorders>
            <w:vAlign w:val="center"/>
          </w:tcPr>
          <w:p w:rsidR="00182EE5" w:rsidRDefault="00935523">
            <w:pPr>
              <w:spacing w:beforeLines="40" w:before="96" w:afterLines="40" w:after="96" w:line="276" w:lineRule="auto"/>
              <w:jc w:val="center"/>
              <w:rPr>
                <w:rFonts w:cs="Arial"/>
                <w:sz w:val="16"/>
                <w:szCs w:val="16"/>
              </w:rPr>
            </w:pPr>
            <w:r>
              <w:rPr>
                <w:rFonts w:cs="Arial"/>
                <w:sz w:val="16"/>
                <w:szCs w:val="16"/>
              </w:rPr>
              <w:t>0</w:t>
            </w:r>
          </w:p>
        </w:tc>
        <w:tc>
          <w:tcPr>
            <w:tcW w:w="1560" w:type="dxa"/>
            <w:tcBorders>
              <w:top w:val="single" w:sz="4" w:space="0" w:color="auto"/>
              <w:left w:val="single" w:sz="4" w:space="0" w:color="auto"/>
              <w:bottom w:val="single" w:sz="4" w:space="0" w:color="auto"/>
              <w:right w:val="single" w:sz="4" w:space="0" w:color="auto"/>
            </w:tcBorders>
            <w:vAlign w:val="center"/>
          </w:tcPr>
          <w:p w:rsidR="00182EE5" w:rsidRDefault="00935523">
            <w:pPr>
              <w:spacing w:beforeLines="40" w:before="96" w:afterLines="40" w:after="96" w:line="276" w:lineRule="auto"/>
              <w:jc w:val="center"/>
              <w:rPr>
                <w:rFonts w:cs="Arial"/>
                <w:sz w:val="16"/>
                <w:szCs w:val="16"/>
              </w:rPr>
            </w:pPr>
            <w:r>
              <w:rPr>
                <w:rFonts w:cs="Arial"/>
                <w:sz w:val="16"/>
                <w:szCs w:val="16"/>
              </w:rPr>
              <w:t>PRESENT</w:t>
            </w:r>
          </w:p>
        </w:tc>
        <w:tc>
          <w:tcPr>
            <w:tcW w:w="2993" w:type="dxa"/>
            <w:tcBorders>
              <w:top w:val="single" w:sz="4" w:space="0" w:color="auto"/>
              <w:left w:val="single" w:sz="4" w:space="0" w:color="auto"/>
              <w:bottom w:val="single" w:sz="4" w:space="0" w:color="auto"/>
              <w:right w:val="single" w:sz="4" w:space="0" w:color="auto"/>
            </w:tcBorders>
            <w:vAlign w:val="center"/>
          </w:tcPr>
          <w:p w:rsidR="00182EE5" w:rsidRDefault="00935523">
            <w:pPr>
              <w:keepNext/>
              <w:spacing w:beforeLines="40" w:before="96" w:afterLines="40" w:after="96" w:line="276" w:lineRule="auto"/>
              <w:jc w:val="center"/>
              <w:rPr>
                <w:rFonts w:cs="Arial"/>
                <w:sz w:val="16"/>
                <w:szCs w:val="16"/>
              </w:rPr>
            </w:pPr>
            <w:r>
              <w:rPr>
                <w:rFonts w:cs="Arial"/>
                <w:sz w:val="16"/>
                <w:szCs w:val="16"/>
              </w:rPr>
              <w:t>DON’T CARE</w:t>
            </w:r>
          </w:p>
        </w:tc>
        <w:tc>
          <w:tcPr>
            <w:tcW w:w="2072" w:type="dxa"/>
            <w:tcBorders>
              <w:top w:val="single" w:sz="4" w:space="0" w:color="auto"/>
              <w:left w:val="single" w:sz="4" w:space="0" w:color="auto"/>
              <w:bottom w:val="single" w:sz="4" w:space="0" w:color="auto"/>
              <w:right w:val="single" w:sz="4" w:space="0" w:color="auto"/>
            </w:tcBorders>
            <w:vAlign w:val="center"/>
          </w:tcPr>
          <w:p w:rsidR="00182EE5" w:rsidRDefault="00935523" w:rsidP="0013492B">
            <w:pPr>
              <w:keepNext/>
              <w:spacing w:beforeLines="40" w:before="96" w:afterLines="40" w:after="96" w:line="276" w:lineRule="auto"/>
              <w:jc w:val="center"/>
              <w:rPr>
                <w:rFonts w:cs="Arial"/>
                <w:sz w:val="16"/>
                <w:szCs w:val="16"/>
              </w:rPr>
            </w:pPr>
            <w:r>
              <w:rPr>
                <w:rFonts w:cs="Arial"/>
                <w:sz w:val="16"/>
                <w:szCs w:val="16"/>
              </w:rPr>
              <w:t>STEERING</w:t>
            </w:r>
          </w:p>
          <w:p w:rsidR="00182EE5" w:rsidRDefault="00935523" w:rsidP="0013492B">
            <w:pPr>
              <w:spacing w:beforeLines="40" w:before="96" w:afterLines="40" w:after="96" w:line="276" w:lineRule="auto"/>
              <w:jc w:val="center"/>
              <w:rPr>
                <w:rFonts w:cs="Arial"/>
                <w:sz w:val="16"/>
                <w:szCs w:val="16"/>
              </w:rPr>
            </w:pPr>
            <w:r>
              <w:rPr>
                <w:rFonts w:cs="Arial"/>
                <w:sz w:val="16"/>
                <w:szCs w:val="16"/>
              </w:rPr>
              <w:t>(No debounce)</w:t>
            </w:r>
          </w:p>
        </w:tc>
        <w:tc>
          <w:tcPr>
            <w:tcW w:w="1801" w:type="dxa"/>
            <w:tcBorders>
              <w:top w:val="single" w:sz="4" w:space="0" w:color="auto"/>
              <w:left w:val="double" w:sz="4" w:space="0" w:color="auto"/>
              <w:bottom w:val="single" w:sz="4" w:space="0" w:color="auto"/>
              <w:right w:val="single" w:sz="4" w:space="0" w:color="auto"/>
            </w:tcBorders>
            <w:vAlign w:val="center"/>
          </w:tcPr>
          <w:p w:rsidR="00182EE5" w:rsidRDefault="00935523">
            <w:pPr>
              <w:spacing w:beforeLines="40" w:before="96" w:afterLines="40" w:after="96" w:line="276" w:lineRule="auto"/>
              <w:jc w:val="center"/>
              <w:rPr>
                <w:rFonts w:cs="Arial"/>
                <w:sz w:val="16"/>
                <w:szCs w:val="16"/>
              </w:rPr>
            </w:pPr>
            <w:r>
              <w:rPr>
                <w:rFonts w:cs="Arial"/>
                <w:sz w:val="16"/>
                <w:szCs w:val="16"/>
              </w:rPr>
              <w:t>REVERSE</w:t>
            </w:r>
          </w:p>
        </w:tc>
      </w:tr>
      <w:tr w:rsidR="00182EE5" w:rsidTr="00F22389">
        <w:trPr>
          <w:trHeight w:val="458"/>
          <w:jc w:val="center"/>
        </w:trPr>
        <w:tc>
          <w:tcPr>
            <w:tcW w:w="1009" w:type="dxa"/>
            <w:tcBorders>
              <w:top w:val="single" w:sz="4" w:space="0" w:color="auto"/>
              <w:left w:val="single" w:sz="4" w:space="0" w:color="auto"/>
              <w:bottom w:val="single" w:sz="4" w:space="0" w:color="auto"/>
              <w:right w:val="single" w:sz="4" w:space="0" w:color="auto"/>
            </w:tcBorders>
            <w:vAlign w:val="center"/>
          </w:tcPr>
          <w:p w:rsidR="00182EE5" w:rsidRDefault="00935523" w:rsidP="0013492B">
            <w:pPr>
              <w:spacing w:beforeLines="40" w:before="96" w:afterLines="40" w:after="96" w:line="276" w:lineRule="auto"/>
              <w:jc w:val="center"/>
              <w:rPr>
                <w:rFonts w:cs="Arial"/>
                <w:sz w:val="16"/>
                <w:szCs w:val="16"/>
              </w:rPr>
            </w:pPr>
            <w:r>
              <w:rPr>
                <w:rFonts w:cs="Arial"/>
                <w:sz w:val="16"/>
                <w:szCs w:val="16"/>
              </w:rPr>
              <w:t>AUTO</w:t>
            </w:r>
          </w:p>
        </w:tc>
        <w:tc>
          <w:tcPr>
            <w:tcW w:w="1009" w:type="dxa"/>
            <w:tcBorders>
              <w:top w:val="single" w:sz="4" w:space="0" w:color="auto"/>
              <w:left w:val="single" w:sz="4" w:space="0" w:color="auto"/>
              <w:bottom w:val="single" w:sz="4" w:space="0" w:color="auto"/>
              <w:right w:val="single" w:sz="4" w:space="0" w:color="auto"/>
            </w:tcBorders>
            <w:vAlign w:val="center"/>
            <w:hideMark/>
          </w:tcPr>
          <w:p w:rsidR="00182EE5" w:rsidRDefault="00935523">
            <w:pPr>
              <w:spacing w:beforeLines="40" w:before="96" w:afterLines="40" w:after="96" w:line="276" w:lineRule="auto"/>
              <w:jc w:val="center"/>
              <w:rPr>
                <w:rFonts w:cs="Arial"/>
                <w:sz w:val="16"/>
                <w:szCs w:val="16"/>
              </w:rPr>
            </w:pPr>
            <w:r>
              <w:rPr>
                <w:rFonts w:cs="Arial"/>
                <w:sz w:val="16"/>
                <w:szCs w:val="16"/>
              </w:rPr>
              <w:t>0</w:t>
            </w:r>
          </w:p>
        </w:tc>
        <w:tc>
          <w:tcPr>
            <w:tcW w:w="1560" w:type="dxa"/>
            <w:tcBorders>
              <w:top w:val="single" w:sz="4" w:space="0" w:color="auto"/>
              <w:left w:val="single" w:sz="4" w:space="0" w:color="auto"/>
              <w:bottom w:val="single" w:sz="4" w:space="0" w:color="auto"/>
              <w:right w:val="single" w:sz="4" w:space="0" w:color="auto"/>
            </w:tcBorders>
            <w:vAlign w:val="center"/>
            <w:hideMark/>
          </w:tcPr>
          <w:p w:rsidR="00182EE5" w:rsidRDefault="00935523">
            <w:pPr>
              <w:spacing w:beforeLines="40" w:before="96" w:afterLines="40" w:after="96" w:line="276" w:lineRule="auto"/>
              <w:jc w:val="center"/>
              <w:rPr>
                <w:rFonts w:cs="Arial"/>
                <w:sz w:val="16"/>
                <w:szCs w:val="16"/>
              </w:rPr>
            </w:pPr>
            <w:r>
              <w:rPr>
                <w:rFonts w:cs="Arial"/>
                <w:sz w:val="16"/>
                <w:szCs w:val="16"/>
              </w:rPr>
              <w:t>PRESENT</w:t>
            </w:r>
          </w:p>
        </w:tc>
        <w:tc>
          <w:tcPr>
            <w:tcW w:w="2993" w:type="dxa"/>
            <w:tcBorders>
              <w:top w:val="single" w:sz="4" w:space="0" w:color="auto"/>
              <w:left w:val="single" w:sz="4" w:space="0" w:color="auto"/>
              <w:bottom w:val="single" w:sz="4" w:space="0" w:color="auto"/>
              <w:right w:val="single" w:sz="4" w:space="0" w:color="auto"/>
            </w:tcBorders>
            <w:vAlign w:val="center"/>
            <w:hideMark/>
          </w:tcPr>
          <w:p w:rsidR="00182EE5" w:rsidRDefault="00935523">
            <w:pPr>
              <w:spacing w:beforeLines="40" w:before="96" w:afterLines="40" w:after="96" w:line="276" w:lineRule="auto"/>
              <w:jc w:val="center"/>
              <w:rPr>
                <w:rFonts w:cs="Arial"/>
                <w:sz w:val="16"/>
                <w:szCs w:val="16"/>
              </w:rPr>
            </w:pPr>
            <w:r>
              <w:rPr>
                <w:rFonts w:cs="Arial"/>
                <w:sz w:val="16"/>
                <w:szCs w:val="16"/>
              </w:rPr>
              <w:t>FAULT for &gt;= Camra_Fault_Timr_Cfg</w:t>
            </w:r>
          </w:p>
        </w:tc>
        <w:tc>
          <w:tcPr>
            <w:tcW w:w="2072" w:type="dxa"/>
            <w:tcBorders>
              <w:top w:val="single" w:sz="4" w:space="0" w:color="auto"/>
              <w:left w:val="single" w:sz="4" w:space="0" w:color="auto"/>
              <w:bottom w:val="single" w:sz="4" w:space="0" w:color="auto"/>
              <w:right w:val="single" w:sz="4" w:space="0" w:color="auto"/>
            </w:tcBorders>
            <w:vAlign w:val="center"/>
            <w:hideMark/>
          </w:tcPr>
          <w:p w:rsidR="00182EE5" w:rsidRDefault="00935523">
            <w:pPr>
              <w:spacing w:beforeLines="40" w:before="96" w:afterLines="40" w:after="96" w:line="276" w:lineRule="auto"/>
              <w:jc w:val="center"/>
              <w:rPr>
                <w:rFonts w:cs="Arial"/>
                <w:sz w:val="16"/>
                <w:szCs w:val="16"/>
              </w:rPr>
            </w:pPr>
            <w:r>
              <w:rPr>
                <w:rFonts w:cs="Arial"/>
                <w:sz w:val="16"/>
                <w:szCs w:val="16"/>
              </w:rPr>
              <w:t>DON'T CARE</w:t>
            </w:r>
          </w:p>
        </w:tc>
        <w:tc>
          <w:tcPr>
            <w:tcW w:w="1801" w:type="dxa"/>
            <w:tcBorders>
              <w:top w:val="single" w:sz="4" w:space="0" w:color="auto"/>
              <w:left w:val="double" w:sz="4" w:space="0" w:color="auto"/>
              <w:bottom w:val="single" w:sz="4" w:space="0" w:color="auto"/>
              <w:right w:val="single" w:sz="4" w:space="0" w:color="auto"/>
            </w:tcBorders>
            <w:vAlign w:val="center"/>
            <w:hideMark/>
          </w:tcPr>
          <w:p w:rsidR="00182EE5" w:rsidRDefault="00935523">
            <w:pPr>
              <w:spacing w:beforeLines="40" w:before="96" w:afterLines="40" w:after="96" w:line="276" w:lineRule="auto"/>
              <w:jc w:val="center"/>
              <w:rPr>
                <w:rFonts w:cs="Arial"/>
                <w:sz w:val="16"/>
                <w:szCs w:val="16"/>
              </w:rPr>
            </w:pPr>
            <w:r>
              <w:rPr>
                <w:rFonts w:cs="Arial"/>
                <w:sz w:val="16"/>
                <w:szCs w:val="16"/>
              </w:rPr>
              <w:t>GEAR_FAULT</w:t>
            </w:r>
          </w:p>
        </w:tc>
      </w:tr>
      <w:tr w:rsidR="00182EE5" w:rsidTr="00F22389">
        <w:trPr>
          <w:trHeight w:val="980"/>
          <w:jc w:val="center"/>
        </w:trPr>
        <w:tc>
          <w:tcPr>
            <w:tcW w:w="1009" w:type="dxa"/>
            <w:tcBorders>
              <w:top w:val="single" w:sz="4" w:space="0" w:color="auto"/>
              <w:left w:val="single" w:sz="4" w:space="0" w:color="auto"/>
              <w:bottom w:val="single" w:sz="4" w:space="0" w:color="auto"/>
              <w:right w:val="single" w:sz="4" w:space="0" w:color="auto"/>
            </w:tcBorders>
            <w:vAlign w:val="center"/>
          </w:tcPr>
          <w:p w:rsidR="00182EE5" w:rsidRDefault="00935523" w:rsidP="0013492B">
            <w:pPr>
              <w:spacing w:beforeLines="40" w:before="96" w:afterLines="40" w:after="96" w:line="276" w:lineRule="auto"/>
              <w:jc w:val="center"/>
              <w:rPr>
                <w:rFonts w:cs="Arial"/>
                <w:sz w:val="16"/>
                <w:szCs w:val="16"/>
              </w:rPr>
            </w:pPr>
            <w:r>
              <w:rPr>
                <w:rFonts w:cs="Arial"/>
                <w:sz w:val="16"/>
                <w:szCs w:val="16"/>
              </w:rPr>
              <w:lastRenderedPageBreak/>
              <w:t>AUTO</w:t>
            </w:r>
          </w:p>
        </w:tc>
        <w:tc>
          <w:tcPr>
            <w:tcW w:w="1009" w:type="dxa"/>
            <w:tcBorders>
              <w:top w:val="single" w:sz="4" w:space="0" w:color="auto"/>
              <w:left w:val="single" w:sz="4" w:space="0" w:color="auto"/>
              <w:bottom w:val="single" w:sz="4" w:space="0" w:color="auto"/>
              <w:right w:val="single" w:sz="4" w:space="0" w:color="auto"/>
            </w:tcBorders>
            <w:vAlign w:val="center"/>
            <w:hideMark/>
          </w:tcPr>
          <w:p w:rsidR="00182EE5" w:rsidRDefault="00935523">
            <w:pPr>
              <w:spacing w:beforeLines="40" w:before="96" w:afterLines="40" w:after="96" w:line="276" w:lineRule="auto"/>
              <w:jc w:val="center"/>
              <w:rPr>
                <w:rFonts w:cs="Arial"/>
                <w:sz w:val="16"/>
                <w:szCs w:val="16"/>
              </w:rPr>
            </w:pPr>
            <w:r>
              <w:rPr>
                <w:rFonts w:cs="Arial"/>
                <w:sz w:val="16"/>
                <w:szCs w:val="16"/>
              </w:rPr>
              <w:t>0</w:t>
            </w:r>
          </w:p>
        </w:tc>
        <w:tc>
          <w:tcPr>
            <w:tcW w:w="1560" w:type="dxa"/>
            <w:tcBorders>
              <w:top w:val="single" w:sz="4" w:space="0" w:color="auto"/>
              <w:left w:val="single" w:sz="4" w:space="0" w:color="auto"/>
              <w:bottom w:val="single" w:sz="4" w:space="0" w:color="auto"/>
              <w:right w:val="single" w:sz="4" w:space="0" w:color="auto"/>
            </w:tcBorders>
            <w:vAlign w:val="center"/>
            <w:hideMark/>
          </w:tcPr>
          <w:p w:rsidR="00182EE5" w:rsidRDefault="00935523">
            <w:pPr>
              <w:spacing w:beforeLines="40" w:before="96" w:afterLines="40" w:after="96" w:line="276" w:lineRule="auto"/>
              <w:jc w:val="center"/>
              <w:rPr>
                <w:rFonts w:cs="Arial"/>
                <w:sz w:val="16"/>
                <w:szCs w:val="16"/>
              </w:rPr>
            </w:pPr>
            <w:r>
              <w:rPr>
                <w:rFonts w:cs="Arial"/>
                <w:sz w:val="16"/>
                <w:szCs w:val="16"/>
              </w:rPr>
              <w:t>PRESENT</w:t>
            </w:r>
          </w:p>
        </w:tc>
        <w:tc>
          <w:tcPr>
            <w:tcW w:w="2993" w:type="dxa"/>
            <w:tcBorders>
              <w:top w:val="single" w:sz="4" w:space="0" w:color="auto"/>
              <w:left w:val="single" w:sz="4" w:space="0" w:color="auto"/>
              <w:bottom w:val="single" w:sz="4" w:space="0" w:color="auto"/>
              <w:right w:val="single" w:sz="4" w:space="0" w:color="auto"/>
            </w:tcBorders>
            <w:vAlign w:val="center"/>
            <w:hideMark/>
          </w:tcPr>
          <w:p w:rsidR="00182EE5" w:rsidRDefault="00935523">
            <w:pPr>
              <w:spacing w:beforeLines="40" w:before="96" w:afterLines="40" w:after="96" w:line="276" w:lineRule="auto"/>
              <w:jc w:val="center"/>
              <w:rPr>
                <w:rFonts w:cs="Arial"/>
                <w:sz w:val="16"/>
                <w:szCs w:val="16"/>
              </w:rPr>
            </w:pPr>
            <w:r>
              <w:rPr>
                <w:rFonts w:cs="Arial"/>
                <w:sz w:val="16"/>
                <w:szCs w:val="16"/>
              </w:rPr>
              <w:t>PARK</w:t>
            </w:r>
          </w:p>
          <w:p w:rsidR="00182EE5" w:rsidRDefault="00935523">
            <w:pPr>
              <w:keepNext/>
              <w:spacing w:beforeLines="40" w:before="96" w:afterLines="40" w:after="96" w:line="276" w:lineRule="auto"/>
              <w:jc w:val="center"/>
              <w:rPr>
                <w:rFonts w:cs="Arial"/>
                <w:sz w:val="16"/>
                <w:szCs w:val="16"/>
              </w:rPr>
            </w:pPr>
            <w:r>
              <w:rPr>
                <w:rFonts w:cs="Arial"/>
                <w:sz w:val="16"/>
                <w:szCs w:val="16"/>
              </w:rPr>
              <w:t>After consecutive samples for (T&gt;=</w:t>
            </w:r>
            <w:r>
              <w:rPr>
                <w:rFonts w:cs="Arial"/>
                <w:sz w:val="16"/>
                <w:szCs w:val="16"/>
              </w:rPr>
              <w:t>GearPosHMI_Timr_Cfg)</w:t>
            </w:r>
          </w:p>
        </w:tc>
        <w:tc>
          <w:tcPr>
            <w:tcW w:w="2072" w:type="dxa"/>
            <w:tcBorders>
              <w:top w:val="single" w:sz="4" w:space="0" w:color="auto"/>
              <w:left w:val="single" w:sz="4" w:space="0" w:color="auto"/>
              <w:bottom w:val="single" w:sz="4" w:space="0" w:color="auto"/>
              <w:right w:val="single" w:sz="4" w:space="0" w:color="auto"/>
            </w:tcBorders>
            <w:vAlign w:val="center"/>
            <w:hideMark/>
          </w:tcPr>
          <w:p w:rsidR="00182EE5" w:rsidRDefault="00935523">
            <w:pPr>
              <w:keepNext/>
              <w:spacing w:beforeLines="40" w:before="96" w:afterLines="40" w:after="96" w:line="276" w:lineRule="auto"/>
              <w:jc w:val="center"/>
              <w:rPr>
                <w:rFonts w:cs="Arial"/>
                <w:sz w:val="16"/>
                <w:szCs w:val="16"/>
              </w:rPr>
            </w:pPr>
            <w:r>
              <w:rPr>
                <w:rFonts w:cs="Arial"/>
                <w:sz w:val="16"/>
                <w:szCs w:val="16"/>
              </w:rPr>
              <w:t>NULL | NOT_SCANNING | SCANNING</w:t>
            </w:r>
          </w:p>
          <w:p w:rsidR="00182EE5" w:rsidRDefault="00935523">
            <w:pPr>
              <w:spacing w:beforeLines="40" w:before="96" w:afterLines="40" w:after="96" w:line="276" w:lineRule="auto"/>
              <w:jc w:val="center"/>
              <w:rPr>
                <w:rFonts w:cs="Arial"/>
                <w:sz w:val="16"/>
                <w:szCs w:val="16"/>
              </w:rPr>
            </w:pPr>
            <w:r>
              <w:rPr>
                <w:rFonts w:cs="Arial"/>
                <w:sz w:val="16"/>
                <w:szCs w:val="16"/>
              </w:rPr>
              <w:t>(No debounce)</w:t>
            </w:r>
          </w:p>
        </w:tc>
        <w:tc>
          <w:tcPr>
            <w:tcW w:w="1801" w:type="dxa"/>
            <w:tcBorders>
              <w:top w:val="single" w:sz="4" w:space="0" w:color="auto"/>
              <w:left w:val="double" w:sz="4" w:space="0" w:color="auto"/>
              <w:bottom w:val="single" w:sz="4" w:space="0" w:color="auto"/>
              <w:right w:val="single" w:sz="4" w:space="0" w:color="auto"/>
            </w:tcBorders>
            <w:vAlign w:val="center"/>
            <w:hideMark/>
          </w:tcPr>
          <w:p w:rsidR="00182EE5" w:rsidRDefault="00935523">
            <w:pPr>
              <w:spacing w:beforeLines="40" w:before="96" w:afterLines="40" w:after="96" w:line="276" w:lineRule="auto"/>
              <w:jc w:val="center"/>
              <w:rPr>
                <w:rFonts w:cs="Arial"/>
                <w:sz w:val="16"/>
                <w:szCs w:val="16"/>
              </w:rPr>
            </w:pPr>
            <w:r>
              <w:rPr>
                <w:rFonts w:cs="Arial"/>
                <w:sz w:val="16"/>
                <w:szCs w:val="16"/>
              </w:rPr>
              <w:t>PARK</w:t>
            </w:r>
          </w:p>
        </w:tc>
      </w:tr>
      <w:tr w:rsidR="00182EE5" w:rsidTr="00F22389">
        <w:trPr>
          <w:trHeight w:val="431"/>
          <w:jc w:val="center"/>
        </w:trPr>
        <w:tc>
          <w:tcPr>
            <w:tcW w:w="1009" w:type="dxa"/>
            <w:tcBorders>
              <w:top w:val="single" w:sz="4" w:space="0" w:color="auto"/>
              <w:left w:val="single" w:sz="4" w:space="0" w:color="auto"/>
              <w:bottom w:val="single" w:sz="4" w:space="0" w:color="auto"/>
              <w:right w:val="single" w:sz="4" w:space="0" w:color="auto"/>
            </w:tcBorders>
            <w:vAlign w:val="center"/>
          </w:tcPr>
          <w:p w:rsidR="00182EE5" w:rsidRDefault="00935523" w:rsidP="0013492B">
            <w:pPr>
              <w:spacing w:beforeLines="40" w:before="96" w:afterLines="40" w:after="96" w:line="276" w:lineRule="auto"/>
              <w:jc w:val="center"/>
              <w:rPr>
                <w:rFonts w:cs="Arial"/>
                <w:sz w:val="16"/>
                <w:szCs w:val="16"/>
              </w:rPr>
            </w:pPr>
            <w:r>
              <w:rPr>
                <w:rFonts w:cs="Arial"/>
                <w:sz w:val="16"/>
                <w:szCs w:val="16"/>
              </w:rPr>
              <w:t>AUTO</w:t>
            </w:r>
          </w:p>
        </w:tc>
        <w:tc>
          <w:tcPr>
            <w:tcW w:w="1009" w:type="dxa"/>
            <w:tcBorders>
              <w:top w:val="single" w:sz="4" w:space="0" w:color="auto"/>
              <w:left w:val="single" w:sz="4" w:space="0" w:color="auto"/>
              <w:bottom w:val="single" w:sz="4" w:space="0" w:color="auto"/>
              <w:right w:val="single" w:sz="4" w:space="0" w:color="auto"/>
            </w:tcBorders>
            <w:vAlign w:val="center"/>
            <w:hideMark/>
          </w:tcPr>
          <w:p w:rsidR="00182EE5" w:rsidRDefault="00935523">
            <w:pPr>
              <w:spacing w:beforeLines="40" w:before="96" w:afterLines="40" w:after="96" w:line="276" w:lineRule="auto"/>
              <w:jc w:val="center"/>
              <w:rPr>
                <w:rFonts w:cs="Arial"/>
                <w:sz w:val="16"/>
                <w:szCs w:val="16"/>
              </w:rPr>
            </w:pPr>
            <w:r>
              <w:rPr>
                <w:rFonts w:cs="Arial"/>
                <w:sz w:val="16"/>
                <w:szCs w:val="16"/>
              </w:rPr>
              <w:t>0</w:t>
            </w:r>
          </w:p>
        </w:tc>
        <w:tc>
          <w:tcPr>
            <w:tcW w:w="1560" w:type="dxa"/>
            <w:tcBorders>
              <w:top w:val="single" w:sz="4" w:space="0" w:color="auto"/>
              <w:left w:val="single" w:sz="4" w:space="0" w:color="auto"/>
              <w:bottom w:val="single" w:sz="4" w:space="0" w:color="auto"/>
              <w:right w:val="single" w:sz="4" w:space="0" w:color="auto"/>
            </w:tcBorders>
            <w:vAlign w:val="center"/>
            <w:hideMark/>
          </w:tcPr>
          <w:p w:rsidR="00182EE5" w:rsidRDefault="00935523">
            <w:pPr>
              <w:spacing w:beforeLines="40" w:before="96" w:afterLines="40" w:after="96" w:line="276" w:lineRule="auto"/>
              <w:jc w:val="center"/>
              <w:rPr>
                <w:rFonts w:cs="Arial"/>
                <w:sz w:val="16"/>
                <w:szCs w:val="16"/>
              </w:rPr>
            </w:pPr>
            <w:r>
              <w:rPr>
                <w:rFonts w:cs="Arial"/>
                <w:sz w:val="16"/>
                <w:szCs w:val="16"/>
              </w:rPr>
              <w:t>PRESENT</w:t>
            </w:r>
          </w:p>
        </w:tc>
        <w:tc>
          <w:tcPr>
            <w:tcW w:w="2993" w:type="dxa"/>
            <w:tcBorders>
              <w:top w:val="single" w:sz="4" w:space="0" w:color="auto"/>
              <w:left w:val="single" w:sz="4" w:space="0" w:color="auto"/>
              <w:bottom w:val="single" w:sz="4" w:space="0" w:color="auto"/>
              <w:right w:val="single" w:sz="4" w:space="0" w:color="auto"/>
            </w:tcBorders>
            <w:vAlign w:val="center"/>
            <w:hideMark/>
          </w:tcPr>
          <w:p w:rsidR="00182EE5" w:rsidRDefault="00935523">
            <w:pPr>
              <w:autoSpaceDE w:val="0"/>
              <w:autoSpaceDN w:val="0"/>
              <w:adjustRightInd w:val="0"/>
              <w:spacing w:line="276" w:lineRule="auto"/>
              <w:jc w:val="center"/>
              <w:rPr>
                <w:rFonts w:eastAsiaTheme="minorEastAsia" w:cs="Arial"/>
                <w:sz w:val="16"/>
                <w:szCs w:val="16"/>
              </w:rPr>
            </w:pPr>
            <w:r>
              <w:rPr>
                <w:rFonts w:eastAsiaTheme="minorEastAsia" w:cs="Arial"/>
                <w:sz w:val="16"/>
                <w:szCs w:val="16"/>
              </w:rPr>
              <w:t>NEUTRAL |</w:t>
            </w:r>
          </w:p>
          <w:p w:rsidR="00182EE5" w:rsidRDefault="00935523">
            <w:pPr>
              <w:autoSpaceDE w:val="0"/>
              <w:autoSpaceDN w:val="0"/>
              <w:adjustRightInd w:val="0"/>
              <w:spacing w:line="276" w:lineRule="auto"/>
              <w:jc w:val="center"/>
              <w:rPr>
                <w:rFonts w:eastAsiaTheme="minorEastAsia" w:cs="Arial"/>
                <w:sz w:val="16"/>
                <w:szCs w:val="16"/>
              </w:rPr>
            </w:pPr>
            <w:r>
              <w:rPr>
                <w:rFonts w:eastAsiaTheme="minorEastAsia" w:cs="Arial"/>
                <w:sz w:val="16"/>
                <w:szCs w:val="16"/>
              </w:rPr>
              <w:t>DRIVE |</w:t>
            </w:r>
          </w:p>
          <w:p w:rsidR="00182EE5" w:rsidRDefault="00935523">
            <w:pPr>
              <w:autoSpaceDE w:val="0"/>
              <w:autoSpaceDN w:val="0"/>
              <w:adjustRightInd w:val="0"/>
              <w:spacing w:line="276" w:lineRule="auto"/>
              <w:jc w:val="center"/>
              <w:rPr>
                <w:rFonts w:eastAsiaTheme="minorEastAsia" w:cs="Arial"/>
                <w:sz w:val="16"/>
                <w:szCs w:val="16"/>
              </w:rPr>
            </w:pPr>
            <w:r>
              <w:rPr>
                <w:rFonts w:eastAsiaTheme="minorEastAsia" w:cs="Arial"/>
                <w:sz w:val="16"/>
                <w:szCs w:val="16"/>
              </w:rPr>
              <w:t>SPORT_DRIVESPORT |</w:t>
            </w:r>
          </w:p>
          <w:p w:rsidR="00182EE5" w:rsidRDefault="00935523">
            <w:pPr>
              <w:autoSpaceDE w:val="0"/>
              <w:autoSpaceDN w:val="0"/>
              <w:adjustRightInd w:val="0"/>
              <w:spacing w:line="276" w:lineRule="auto"/>
              <w:jc w:val="center"/>
              <w:rPr>
                <w:rFonts w:eastAsiaTheme="minorEastAsia" w:cs="Arial"/>
                <w:sz w:val="16"/>
                <w:szCs w:val="16"/>
              </w:rPr>
            </w:pPr>
            <w:r>
              <w:rPr>
                <w:rFonts w:eastAsiaTheme="minorEastAsia" w:cs="Arial"/>
                <w:sz w:val="16"/>
                <w:szCs w:val="16"/>
              </w:rPr>
              <w:t>LOW |</w:t>
            </w:r>
          </w:p>
          <w:p w:rsidR="00182EE5" w:rsidRDefault="00935523">
            <w:pPr>
              <w:autoSpaceDE w:val="0"/>
              <w:autoSpaceDN w:val="0"/>
              <w:adjustRightInd w:val="0"/>
              <w:spacing w:line="276" w:lineRule="auto"/>
              <w:jc w:val="center"/>
              <w:rPr>
                <w:rFonts w:eastAsiaTheme="minorEastAsia" w:cs="Arial"/>
                <w:sz w:val="16"/>
                <w:szCs w:val="16"/>
              </w:rPr>
            </w:pPr>
            <w:r>
              <w:rPr>
                <w:rFonts w:eastAsiaTheme="minorEastAsia" w:cs="Arial"/>
                <w:sz w:val="16"/>
                <w:szCs w:val="16"/>
              </w:rPr>
              <w:t>FIRST |</w:t>
            </w:r>
          </w:p>
          <w:p w:rsidR="00182EE5" w:rsidRDefault="00935523">
            <w:pPr>
              <w:autoSpaceDE w:val="0"/>
              <w:autoSpaceDN w:val="0"/>
              <w:adjustRightInd w:val="0"/>
              <w:spacing w:line="276" w:lineRule="auto"/>
              <w:jc w:val="center"/>
              <w:rPr>
                <w:rFonts w:eastAsiaTheme="minorEastAsia" w:cs="Arial"/>
                <w:sz w:val="16"/>
                <w:szCs w:val="16"/>
              </w:rPr>
            </w:pPr>
            <w:r>
              <w:rPr>
                <w:rFonts w:eastAsiaTheme="minorEastAsia" w:cs="Arial"/>
                <w:sz w:val="16"/>
                <w:szCs w:val="16"/>
              </w:rPr>
              <w:t>SECOND |</w:t>
            </w:r>
          </w:p>
          <w:p w:rsidR="00182EE5" w:rsidRDefault="00935523">
            <w:pPr>
              <w:autoSpaceDE w:val="0"/>
              <w:autoSpaceDN w:val="0"/>
              <w:adjustRightInd w:val="0"/>
              <w:spacing w:line="276" w:lineRule="auto"/>
              <w:jc w:val="center"/>
              <w:rPr>
                <w:rFonts w:eastAsiaTheme="minorEastAsia" w:cs="Arial"/>
                <w:sz w:val="16"/>
                <w:szCs w:val="16"/>
              </w:rPr>
            </w:pPr>
            <w:r>
              <w:rPr>
                <w:rFonts w:eastAsiaTheme="minorEastAsia" w:cs="Arial"/>
                <w:sz w:val="16"/>
                <w:szCs w:val="16"/>
              </w:rPr>
              <w:t>THIRD |</w:t>
            </w:r>
          </w:p>
          <w:p w:rsidR="00182EE5" w:rsidRDefault="00935523">
            <w:pPr>
              <w:autoSpaceDE w:val="0"/>
              <w:autoSpaceDN w:val="0"/>
              <w:adjustRightInd w:val="0"/>
              <w:spacing w:line="276" w:lineRule="auto"/>
              <w:jc w:val="center"/>
              <w:rPr>
                <w:rFonts w:eastAsiaTheme="minorEastAsia" w:cs="Arial"/>
                <w:sz w:val="16"/>
                <w:szCs w:val="16"/>
              </w:rPr>
            </w:pPr>
            <w:r>
              <w:rPr>
                <w:rFonts w:eastAsiaTheme="minorEastAsia" w:cs="Arial"/>
                <w:sz w:val="16"/>
                <w:szCs w:val="16"/>
              </w:rPr>
              <w:t>FOURTH |</w:t>
            </w:r>
          </w:p>
          <w:p w:rsidR="00182EE5" w:rsidRDefault="00935523">
            <w:pPr>
              <w:autoSpaceDE w:val="0"/>
              <w:autoSpaceDN w:val="0"/>
              <w:adjustRightInd w:val="0"/>
              <w:spacing w:line="276" w:lineRule="auto"/>
              <w:jc w:val="center"/>
              <w:rPr>
                <w:rFonts w:eastAsiaTheme="minorEastAsia" w:cs="Arial"/>
                <w:sz w:val="16"/>
                <w:szCs w:val="16"/>
              </w:rPr>
            </w:pPr>
            <w:r>
              <w:rPr>
                <w:rFonts w:eastAsiaTheme="minorEastAsia" w:cs="Arial"/>
                <w:sz w:val="16"/>
                <w:szCs w:val="16"/>
              </w:rPr>
              <w:t>FIFTH |  SIXTH |</w:t>
            </w:r>
          </w:p>
          <w:p w:rsidR="00182EE5" w:rsidRDefault="00935523">
            <w:pPr>
              <w:autoSpaceDE w:val="0"/>
              <w:autoSpaceDN w:val="0"/>
              <w:adjustRightInd w:val="0"/>
              <w:spacing w:line="276" w:lineRule="auto"/>
              <w:jc w:val="center"/>
              <w:rPr>
                <w:rFonts w:eastAsiaTheme="minorEastAsia" w:cs="Arial"/>
                <w:sz w:val="16"/>
                <w:szCs w:val="16"/>
              </w:rPr>
            </w:pPr>
            <w:r>
              <w:rPr>
                <w:rFonts w:eastAsiaTheme="minorEastAsia" w:cs="Arial"/>
                <w:sz w:val="16"/>
                <w:szCs w:val="16"/>
              </w:rPr>
              <w:t>UNKNOWN_POSITION</w:t>
            </w:r>
          </w:p>
          <w:p w:rsidR="00182EE5" w:rsidRDefault="00935523">
            <w:pPr>
              <w:keepNext/>
              <w:spacing w:beforeLines="40" w:before="96" w:afterLines="40" w:after="96" w:line="276" w:lineRule="auto"/>
              <w:jc w:val="center"/>
              <w:rPr>
                <w:rFonts w:cs="Arial"/>
                <w:sz w:val="16"/>
                <w:szCs w:val="16"/>
              </w:rPr>
            </w:pPr>
            <w:r>
              <w:rPr>
                <w:rFonts w:cs="Arial"/>
                <w:sz w:val="16"/>
                <w:szCs w:val="16"/>
              </w:rPr>
              <w:t>After consecutive samples for (T&gt;=GearPosHMI_Timr_Cfg)</w:t>
            </w:r>
          </w:p>
        </w:tc>
        <w:tc>
          <w:tcPr>
            <w:tcW w:w="2072" w:type="dxa"/>
            <w:tcBorders>
              <w:top w:val="single" w:sz="4" w:space="0" w:color="auto"/>
              <w:left w:val="single" w:sz="4" w:space="0" w:color="auto"/>
              <w:bottom w:val="single" w:sz="4" w:space="0" w:color="auto"/>
              <w:right w:val="single" w:sz="4" w:space="0" w:color="auto"/>
            </w:tcBorders>
            <w:vAlign w:val="center"/>
            <w:hideMark/>
          </w:tcPr>
          <w:p w:rsidR="00182EE5" w:rsidRDefault="00935523">
            <w:pPr>
              <w:keepNext/>
              <w:spacing w:beforeLines="40" w:before="96" w:afterLines="40" w:after="96" w:line="276" w:lineRule="auto"/>
              <w:jc w:val="center"/>
              <w:rPr>
                <w:rFonts w:cs="Arial"/>
                <w:sz w:val="16"/>
                <w:szCs w:val="16"/>
              </w:rPr>
            </w:pPr>
            <w:r>
              <w:rPr>
                <w:rFonts w:cs="Arial"/>
                <w:sz w:val="16"/>
                <w:szCs w:val="16"/>
              </w:rPr>
              <w:t>NULL | NOT_SCANNING | SCANNING</w:t>
            </w:r>
          </w:p>
          <w:p w:rsidR="00182EE5" w:rsidRDefault="00935523">
            <w:pPr>
              <w:spacing w:beforeLines="40" w:before="96" w:afterLines="40" w:after="96" w:line="276" w:lineRule="auto"/>
              <w:jc w:val="center"/>
              <w:rPr>
                <w:rFonts w:cs="Arial"/>
                <w:sz w:val="16"/>
                <w:szCs w:val="16"/>
              </w:rPr>
            </w:pPr>
            <w:r>
              <w:rPr>
                <w:rFonts w:cs="Arial"/>
                <w:sz w:val="16"/>
                <w:szCs w:val="16"/>
              </w:rPr>
              <w:t>(No debounce)</w:t>
            </w:r>
          </w:p>
        </w:tc>
        <w:tc>
          <w:tcPr>
            <w:tcW w:w="1801" w:type="dxa"/>
            <w:tcBorders>
              <w:top w:val="single" w:sz="4" w:space="0" w:color="auto"/>
              <w:left w:val="double" w:sz="4" w:space="0" w:color="auto"/>
              <w:bottom w:val="single" w:sz="4" w:space="0" w:color="auto"/>
              <w:right w:val="single" w:sz="4" w:space="0" w:color="auto"/>
            </w:tcBorders>
            <w:vAlign w:val="center"/>
            <w:hideMark/>
          </w:tcPr>
          <w:p w:rsidR="00182EE5" w:rsidRDefault="00935523">
            <w:pPr>
              <w:spacing w:beforeLines="40" w:before="96" w:afterLines="40" w:after="96" w:line="276" w:lineRule="auto"/>
              <w:jc w:val="center"/>
              <w:rPr>
                <w:rFonts w:cs="Arial"/>
                <w:sz w:val="16"/>
                <w:szCs w:val="16"/>
              </w:rPr>
            </w:pPr>
            <w:r>
              <w:rPr>
                <w:rFonts w:cs="Arial"/>
                <w:sz w:val="16"/>
                <w:szCs w:val="16"/>
              </w:rPr>
              <w:t>NOT_PARK_</w:t>
            </w:r>
          </w:p>
          <w:p w:rsidR="00182EE5" w:rsidRDefault="00935523">
            <w:pPr>
              <w:spacing w:beforeLines="40" w:before="96" w:afterLines="40" w:after="96" w:line="276" w:lineRule="auto"/>
              <w:jc w:val="center"/>
              <w:rPr>
                <w:rFonts w:cs="Arial"/>
                <w:sz w:val="16"/>
                <w:szCs w:val="16"/>
              </w:rPr>
            </w:pPr>
            <w:r>
              <w:rPr>
                <w:rFonts w:cs="Arial"/>
                <w:sz w:val="16"/>
                <w:szCs w:val="16"/>
              </w:rPr>
              <w:t>REVERSE</w:t>
            </w:r>
          </w:p>
        </w:tc>
      </w:tr>
    </w:tbl>
    <w:p w:rsidR="00EE0FF6" w:rsidRDefault="00935523" w:rsidP="00EE0FF6"/>
    <w:p w:rsidR="00EE0FF6" w:rsidRDefault="00935523" w:rsidP="00EE0FF6">
      <w:pPr>
        <w:jc w:val="center"/>
      </w:pPr>
      <w:r>
        <w:t>General Screen Arbitration: Gear Position Determination for programs using old gear signaling</w:t>
      </w:r>
    </w:p>
    <w:p w:rsidR="00182EE5" w:rsidRPr="00182EE5" w:rsidRDefault="00935523" w:rsidP="00EE0FF6">
      <w:pPr>
        <w:jc w:val="center"/>
      </w:pPr>
      <w:r w:rsidRPr="00182EE5">
        <w:t xml:space="preserve">*This is an existing configuration (DE05 byte 1 bit 4 on APIM) which points to old or new </w:t>
      </w:r>
      <w:r w:rsidRPr="00182EE5">
        <w:t>messaging</w:t>
      </w:r>
    </w:p>
    <w:p w:rsidR="00DF667F" w:rsidRDefault="00935523" w:rsidP="00EE0FF6">
      <w:pPr>
        <w:jc w:val="center"/>
      </w:pPr>
    </w:p>
    <w:p w:rsidR="00A90A85" w:rsidRDefault="00935523" w:rsidP="00EE0FF6">
      <w:pPr>
        <w:jc w:val="center"/>
      </w:pPr>
    </w:p>
    <w:p w:rsidR="00DF667F" w:rsidRDefault="00935523" w:rsidP="00DF667F"/>
    <w:p w:rsidR="00DF667F" w:rsidRPr="00DF667F" w:rsidRDefault="00935523" w:rsidP="00DF667F">
      <w:pPr>
        <w:jc w:val="center"/>
        <w:rPr>
          <w:b/>
        </w:rPr>
      </w:pPr>
      <w:r w:rsidRPr="00DF667F">
        <w:rPr>
          <w:b/>
        </w:rPr>
        <w:t xml:space="preserve">For programs using </w:t>
      </w:r>
      <w:r>
        <w:rPr>
          <w:b/>
        </w:rPr>
        <w:t>NEW</w:t>
      </w:r>
      <w:r w:rsidRPr="00DF667F">
        <w:rPr>
          <w:b/>
        </w:rPr>
        <w:t xml:space="preserve"> </w:t>
      </w:r>
      <w:r>
        <w:rPr>
          <w:b/>
        </w:rPr>
        <w:t xml:space="preserve">transmission gear </w:t>
      </w:r>
      <w:r w:rsidRPr="00DF667F">
        <w:rPr>
          <w:b/>
        </w:rPr>
        <w:t>signals</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4"/>
        <w:gridCol w:w="894"/>
        <w:gridCol w:w="1530"/>
        <w:gridCol w:w="2342"/>
        <w:gridCol w:w="1528"/>
        <w:gridCol w:w="2160"/>
      </w:tblGrid>
      <w:tr w:rsidR="00182EE5" w:rsidTr="00182EE5">
        <w:trPr>
          <w:trHeight w:val="530"/>
          <w:jc w:val="center"/>
        </w:trPr>
        <w:tc>
          <w:tcPr>
            <w:tcW w:w="894" w:type="dxa"/>
            <w:tcBorders>
              <w:top w:val="single" w:sz="4" w:space="0" w:color="auto"/>
              <w:left w:val="single" w:sz="4" w:space="0" w:color="auto"/>
              <w:bottom w:val="double" w:sz="4" w:space="0" w:color="auto"/>
              <w:right w:val="single" w:sz="4" w:space="0" w:color="auto"/>
            </w:tcBorders>
            <w:shd w:val="clear" w:color="auto" w:fill="DEDEDE"/>
            <w:vAlign w:val="center"/>
          </w:tcPr>
          <w:p w:rsidR="00182EE5" w:rsidRDefault="00935523" w:rsidP="0013492B">
            <w:pPr>
              <w:spacing w:line="276" w:lineRule="auto"/>
              <w:jc w:val="center"/>
              <w:rPr>
                <w:rFonts w:cs="Arial"/>
                <w:sz w:val="16"/>
                <w:szCs w:val="16"/>
              </w:rPr>
            </w:pPr>
            <w:r>
              <w:rPr>
                <w:rFonts w:cs="Arial"/>
                <w:sz w:val="16"/>
                <w:szCs w:val="16"/>
              </w:rPr>
              <w:t>TrnType</w:t>
            </w:r>
          </w:p>
        </w:tc>
        <w:tc>
          <w:tcPr>
            <w:tcW w:w="894"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182EE5" w:rsidRDefault="00935523" w:rsidP="0013492B">
            <w:pPr>
              <w:spacing w:line="276" w:lineRule="auto"/>
              <w:jc w:val="center"/>
              <w:rPr>
                <w:rFonts w:cs="Arial"/>
                <w:sz w:val="16"/>
                <w:szCs w:val="16"/>
              </w:rPr>
            </w:pPr>
            <w:r>
              <w:rPr>
                <w:rFonts w:cs="Arial"/>
                <w:sz w:val="16"/>
                <w:szCs w:val="16"/>
              </w:rPr>
              <w:t>Reverse Gear*</w:t>
            </w:r>
          </w:p>
        </w:tc>
        <w:tc>
          <w:tcPr>
            <w:tcW w:w="1530"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182EE5" w:rsidRDefault="00935523" w:rsidP="00182EE5">
            <w:pPr>
              <w:spacing w:line="276" w:lineRule="auto"/>
              <w:jc w:val="center"/>
              <w:rPr>
                <w:rFonts w:cs="Arial"/>
                <w:sz w:val="16"/>
                <w:szCs w:val="16"/>
              </w:rPr>
            </w:pPr>
            <w:r>
              <w:rPr>
                <w:rFonts w:cs="Arial"/>
                <w:sz w:val="16"/>
                <w:szCs w:val="16"/>
              </w:rPr>
              <w:t>TrnRng_D_Rq_ComStat</w:t>
            </w:r>
          </w:p>
        </w:tc>
        <w:tc>
          <w:tcPr>
            <w:tcW w:w="2342"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182EE5" w:rsidRDefault="00935523" w:rsidP="007248D4">
            <w:pPr>
              <w:spacing w:line="276" w:lineRule="auto"/>
              <w:jc w:val="center"/>
              <w:rPr>
                <w:rFonts w:cs="Arial"/>
                <w:sz w:val="16"/>
                <w:szCs w:val="16"/>
              </w:rPr>
            </w:pPr>
            <w:r>
              <w:rPr>
                <w:rFonts w:cs="Arial"/>
                <w:sz w:val="16"/>
                <w:szCs w:val="16"/>
              </w:rPr>
              <w:t>TrnRng_D_Rq</w:t>
            </w:r>
          </w:p>
        </w:tc>
        <w:tc>
          <w:tcPr>
            <w:tcW w:w="1528"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182EE5" w:rsidRDefault="00935523" w:rsidP="007248D4">
            <w:pPr>
              <w:spacing w:line="276" w:lineRule="auto"/>
              <w:jc w:val="center"/>
              <w:rPr>
                <w:rFonts w:cs="Arial"/>
                <w:sz w:val="16"/>
                <w:szCs w:val="16"/>
              </w:rPr>
            </w:pPr>
            <w:r>
              <w:rPr>
                <w:rFonts w:cs="Arial"/>
                <w:sz w:val="16"/>
                <w:szCs w:val="16"/>
              </w:rPr>
              <w:t>ApaSteScanMde_</w:t>
            </w:r>
          </w:p>
          <w:p w:rsidR="00182EE5" w:rsidRDefault="00935523" w:rsidP="007248D4">
            <w:pPr>
              <w:spacing w:line="276" w:lineRule="auto"/>
              <w:jc w:val="center"/>
              <w:rPr>
                <w:rFonts w:cs="Arial"/>
                <w:sz w:val="16"/>
                <w:szCs w:val="16"/>
              </w:rPr>
            </w:pPr>
            <w:r>
              <w:rPr>
                <w:rFonts w:cs="Arial"/>
                <w:sz w:val="16"/>
                <w:szCs w:val="16"/>
              </w:rPr>
              <w:t>D_Stat</w:t>
            </w:r>
          </w:p>
        </w:tc>
        <w:tc>
          <w:tcPr>
            <w:tcW w:w="2160" w:type="dxa"/>
            <w:tcBorders>
              <w:top w:val="single" w:sz="4" w:space="0" w:color="auto"/>
              <w:left w:val="double" w:sz="4" w:space="0" w:color="auto"/>
              <w:bottom w:val="double" w:sz="4" w:space="0" w:color="auto"/>
              <w:right w:val="single" w:sz="4" w:space="0" w:color="auto"/>
            </w:tcBorders>
            <w:shd w:val="clear" w:color="auto" w:fill="DEDEDE"/>
            <w:vAlign w:val="center"/>
            <w:hideMark/>
          </w:tcPr>
          <w:p w:rsidR="00182EE5" w:rsidRDefault="00935523" w:rsidP="007248D4">
            <w:pPr>
              <w:spacing w:line="276" w:lineRule="auto"/>
              <w:jc w:val="center"/>
              <w:rPr>
                <w:rFonts w:cs="Arial"/>
                <w:sz w:val="16"/>
                <w:szCs w:val="16"/>
              </w:rPr>
            </w:pPr>
            <w:r>
              <w:rPr>
                <w:rFonts w:cs="Arial"/>
                <w:sz w:val="16"/>
                <w:szCs w:val="16"/>
              </w:rPr>
              <w:t>GearPosHMI</w:t>
            </w:r>
          </w:p>
        </w:tc>
      </w:tr>
      <w:tr w:rsidR="00182EE5" w:rsidTr="00182EE5">
        <w:trPr>
          <w:trHeight w:val="429"/>
          <w:jc w:val="center"/>
        </w:trPr>
        <w:tc>
          <w:tcPr>
            <w:tcW w:w="894" w:type="dxa"/>
            <w:tcBorders>
              <w:top w:val="single" w:sz="4" w:space="0" w:color="auto"/>
              <w:left w:val="single" w:sz="4" w:space="0" w:color="auto"/>
              <w:bottom w:val="single" w:sz="4" w:space="0" w:color="auto"/>
              <w:right w:val="single" w:sz="4" w:space="0" w:color="auto"/>
            </w:tcBorders>
            <w:vAlign w:val="center"/>
          </w:tcPr>
          <w:p w:rsidR="00182EE5" w:rsidRDefault="00935523" w:rsidP="0013492B">
            <w:pPr>
              <w:spacing w:beforeLines="40" w:before="96" w:afterLines="40" w:after="96" w:line="276" w:lineRule="auto"/>
              <w:jc w:val="center"/>
              <w:rPr>
                <w:rFonts w:cs="Arial"/>
                <w:sz w:val="16"/>
                <w:szCs w:val="16"/>
              </w:rPr>
            </w:pPr>
            <w:r>
              <w:rPr>
                <w:rFonts w:cs="Arial"/>
                <w:sz w:val="16"/>
                <w:szCs w:val="16"/>
              </w:rPr>
              <w:t>AUTO</w:t>
            </w:r>
          </w:p>
        </w:tc>
        <w:tc>
          <w:tcPr>
            <w:tcW w:w="894" w:type="dxa"/>
            <w:tcBorders>
              <w:top w:val="single" w:sz="4" w:space="0" w:color="auto"/>
              <w:left w:val="single" w:sz="4" w:space="0" w:color="auto"/>
              <w:bottom w:val="single" w:sz="4" w:space="0" w:color="auto"/>
              <w:right w:val="single" w:sz="4" w:space="0" w:color="auto"/>
            </w:tcBorders>
            <w:vAlign w:val="center"/>
            <w:hideMark/>
          </w:tcPr>
          <w:p w:rsidR="00182EE5" w:rsidRDefault="00935523" w:rsidP="007248D4">
            <w:pPr>
              <w:spacing w:beforeLines="40" w:before="96" w:afterLines="40" w:after="96" w:line="276" w:lineRule="auto"/>
              <w:jc w:val="center"/>
              <w:rPr>
                <w:rFonts w:cs="Arial"/>
                <w:sz w:val="16"/>
                <w:szCs w:val="16"/>
              </w:rPr>
            </w:pPr>
            <w:r>
              <w:rPr>
                <w:rFonts w:cs="Arial"/>
                <w:sz w:val="16"/>
                <w:szCs w:val="16"/>
              </w:rPr>
              <w:t>1</w:t>
            </w:r>
          </w:p>
        </w:tc>
        <w:tc>
          <w:tcPr>
            <w:tcW w:w="1530" w:type="dxa"/>
            <w:tcBorders>
              <w:top w:val="single" w:sz="4" w:space="0" w:color="auto"/>
              <w:left w:val="single" w:sz="4" w:space="0" w:color="auto"/>
              <w:bottom w:val="single" w:sz="4" w:space="0" w:color="auto"/>
              <w:right w:val="single" w:sz="4" w:space="0" w:color="auto"/>
            </w:tcBorders>
            <w:vAlign w:val="center"/>
            <w:hideMark/>
          </w:tcPr>
          <w:p w:rsidR="00182EE5" w:rsidRDefault="00935523" w:rsidP="007248D4">
            <w:pPr>
              <w:spacing w:beforeLines="40" w:before="96" w:afterLines="40" w:after="96" w:line="276" w:lineRule="auto"/>
              <w:jc w:val="center"/>
              <w:rPr>
                <w:rFonts w:cs="Arial"/>
                <w:sz w:val="16"/>
                <w:szCs w:val="16"/>
              </w:rPr>
            </w:pPr>
            <w:r>
              <w:rPr>
                <w:rFonts w:cs="Arial"/>
                <w:sz w:val="16"/>
                <w:szCs w:val="16"/>
              </w:rPr>
              <w:t>MISSING for</w:t>
            </w:r>
          </w:p>
          <w:p w:rsidR="00182EE5" w:rsidRDefault="00935523" w:rsidP="007248D4">
            <w:pPr>
              <w:spacing w:beforeLines="40" w:before="96" w:afterLines="40" w:after="96" w:line="276" w:lineRule="auto"/>
              <w:jc w:val="center"/>
              <w:rPr>
                <w:rFonts w:cs="Arial"/>
                <w:sz w:val="16"/>
                <w:szCs w:val="16"/>
              </w:rPr>
            </w:pPr>
            <w:r>
              <w:rPr>
                <w:rFonts w:cs="Arial"/>
                <w:sz w:val="16"/>
                <w:szCs w:val="16"/>
              </w:rPr>
              <w:t>&gt;= Camra_Actv_</w:t>
            </w:r>
          </w:p>
          <w:p w:rsidR="00182EE5" w:rsidRDefault="00935523" w:rsidP="007248D4">
            <w:pPr>
              <w:spacing w:beforeLines="40" w:before="96" w:afterLines="40" w:after="96" w:line="276" w:lineRule="auto"/>
              <w:jc w:val="center"/>
              <w:rPr>
                <w:rFonts w:cs="Arial"/>
                <w:sz w:val="16"/>
                <w:szCs w:val="16"/>
              </w:rPr>
            </w:pPr>
            <w:r>
              <w:rPr>
                <w:rFonts w:cs="Arial"/>
                <w:sz w:val="16"/>
                <w:szCs w:val="16"/>
              </w:rPr>
              <w:t>MM_Timr_Cfg</w:t>
            </w:r>
          </w:p>
        </w:tc>
        <w:tc>
          <w:tcPr>
            <w:tcW w:w="2342" w:type="dxa"/>
            <w:tcBorders>
              <w:top w:val="single" w:sz="4" w:space="0" w:color="auto"/>
              <w:left w:val="single" w:sz="4" w:space="0" w:color="auto"/>
              <w:bottom w:val="single" w:sz="4" w:space="0" w:color="auto"/>
              <w:right w:val="single" w:sz="4" w:space="0" w:color="auto"/>
            </w:tcBorders>
            <w:vAlign w:val="center"/>
            <w:hideMark/>
          </w:tcPr>
          <w:p w:rsidR="00182EE5" w:rsidRDefault="00935523" w:rsidP="007248D4">
            <w:pPr>
              <w:spacing w:beforeLines="40" w:before="96" w:afterLines="40" w:after="96" w:line="276" w:lineRule="auto"/>
              <w:jc w:val="center"/>
              <w:rPr>
                <w:rFonts w:cs="Arial"/>
                <w:sz w:val="16"/>
                <w:szCs w:val="16"/>
              </w:rPr>
            </w:pPr>
            <w:r>
              <w:rPr>
                <w:rFonts w:cs="Arial"/>
                <w:sz w:val="16"/>
                <w:szCs w:val="16"/>
              </w:rPr>
              <w:t>DON'T CARE</w:t>
            </w:r>
          </w:p>
        </w:tc>
        <w:tc>
          <w:tcPr>
            <w:tcW w:w="1528" w:type="dxa"/>
            <w:tcBorders>
              <w:top w:val="single" w:sz="4" w:space="0" w:color="auto"/>
              <w:left w:val="single" w:sz="4" w:space="0" w:color="auto"/>
              <w:bottom w:val="single" w:sz="4" w:space="0" w:color="auto"/>
              <w:right w:val="single" w:sz="4" w:space="0" w:color="auto"/>
            </w:tcBorders>
            <w:vAlign w:val="center"/>
            <w:hideMark/>
          </w:tcPr>
          <w:p w:rsidR="00182EE5" w:rsidRDefault="00935523" w:rsidP="007248D4">
            <w:pPr>
              <w:spacing w:beforeLines="40" w:before="96" w:afterLines="40" w:after="96" w:line="276" w:lineRule="auto"/>
              <w:jc w:val="center"/>
              <w:rPr>
                <w:rFonts w:cs="Arial"/>
                <w:sz w:val="16"/>
                <w:szCs w:val="16"/>
              </w:rPr>
            </w:pPr>
            <w:r>
              <w:rPr>
                <w:rFonts w:cs="Arial"/>
                <w:sz w:val="16"/>
                <w:szCs w:val="16"/>
              </w:rPr>
              <w:t>DON'T CARE</w:t>
            </w:r>
          </w:p>
        </w:tc>
        <w:tc>
          <w:tcPr>
            <w:tcW w:w="2160" w:type="dxa"/>
            <w:tcBorders>
              <w:top w:val="single" w:sz="4" w:space="0" w:color="auto"/>
              <w:left w:val="double" w:sz="4" w:space="0" w:color="auto"/>
              <w:bottom w:val="single" w:sz="4" w:space="0" w:color="auto"/>
              <w:right w:val="single" w:sz="4" w:space="0" w:color="auto"/>
            </w:tcBorders>
            <w:vAlign w:val="center"/>
            <w:hideMark/>
          </w:tcPr>
          <w:p w:rsidR="00182EE5" w:rsidRDefault="00935523" w:rsidP="007248D4">
            <w:pPr>
              <w:spacing w:beforeLines="40" w:before="96" w:afterLines="40" w:after="96" w:line="276" w:lineRule="auto"/>
              <w:jc w:val="center"/>
              <w:rPr>
                <w:rFonts w:cs="Arial"/>
                <w:sz w:val="16"/>
                <w:szCs w:val="16"/>
              </w:rPr>
            </w:pPr>
            <w:r>
              <w:rPr>
                <w:rFonts w:cs="Arial"/>
                <w:sz w:val="16"/>
                <w:szCs w:val="16"/>
              </w:rPr>
              <w:t>MISSING</w:t>
            </w:r>
          </w:p>
        </w:tc>
      </w:tr>
      <w:tr w:rsidR="00182EE5" w:rsidTr="00182EE5">
        <w:trPr>
          <w:trHeight w:val="890"/>
          <w:jc w:val="center"/>
        </w:trPr>
        <w:tc>
          <w:tcPr>
            <w:tcW w:w="894" w:type="dxa"/>
            <w:tcBorders>
              <w:top w:val="single" w:sz="4" w:space="0" w:color="auto"/>
              <w:left w:val="single" w:sz="4" w:space="0" w:color="auto"/>
              <w:bottom w:val="single" w:sz="4" w:space="0" w:color="auto"/>
              <w:right w:val="single" w:sz="4" w:space="0" w:color="auto"/>
            </w:tcBorders>
            <w:vAlign w:val="center"/>
          </w:tcPr>
          <w:p w:rsidR="00182EE5" w:rsidRDefault="00935523" w:rsidP="0013492B">
            <w:pPr>
              <w:spacing w:beforeLines="40" w:before="96" w:afterLines="40" w:after="96" w:line="276" w:lineRule="auto"/>
              <w:jc w:val="center"/>
              <w:rPr>
                <w:rFonts w:cs="Arial"/>
                <w:sz w:val="16"/>
                <w:szCs w:val="16"/>
              </w:rPr>
            </w:pPr>
            <w:r>
              <w:rPr>
                <w:rFonts w:cs="Arial"/>
                <w:sz w:val="16"/>
                <w:szCs w:val="16"/>
              </w:rPr>
              <w:t>AUTO</w:t>
            </w:r>
          </w:p>
        </w:tc>
        <w:tc>
          <w:tcPr>
            <w:tcW w:w="894" w:type="dxa"/>
            <w:tcBorders>
              <w:top w:val="single" w:sz="4" w:space="0" w:color="auto"/>
              <w:left w:val="single" w:sz="4" w:space="0" w:color="auto"/>
              <w:bottom w:val="single" w:sz="4" w:space="0" w:color="auto"/>
              <w:right w:val="single" w:sz="4" w:space="0" w:color="auto"/>
            </w:tcBorders>
            <w:vAlign w:val="center"/>
            <w:hideMark/>
          </w:tcPr>
          <w:p w:rsidR="00182EE5" w:rsidRDefault="00935523" w:rsidP="007248D4">
            <w:pPr>
              <w:spacing w:beforeLines="40" w:before="96" w:afterLines="40" w:after="96" w:line="276" w:lineRule="auto"/>
              <w:jc w:val="center"/>
              <w:rPr>
                <w:rFonts w:cs="Arial"/>
                <w:sz w:val="16"/>
                <w:szCs w:val="16"/>
              </w:rPr>
            </w:pPr>
            <w:r>
              <w:rPr>
                <w:rFonts w:cs="Arial"/>
                <w:sz w:val="16"/>
                <w:szCs w:val="16"/>
              </w:rPr>
              <w:t>1</w:t>
            </w:r>
          </w:p>
        </w:tc>
        <w:tc>
          <w:tcPr>
            <w:tcW w:w="1530" w:type="dxa"/>
            <w:tcBorders>
              <w:top w:val="single" w:sz="4" w:space="0" w:color="auto"/>
              <w:left w:val="single" w:sz="4" w:space="0" w:color="auto"/>
              <w:bottom w:val="single" w:sz="4" w:space="0" w:color="auto"/>
              <w:right w:val="single" w:sz="4" w:space="0" w:color="auto"/>
            </w:tcBorders>
            <w:vAlign w:val="center"/>
            <w:hideMark/>
          </w:tcPr>
          <w:p w:rsidR="00182EE5" w:rsidRDefault="00935523" w:rsidP="007248D4">
            <w:pPr>
              <w:spacing w:beforeLines="40" w:before="96" w:afterLines="40" w:after="96" w:line="276" w:lineRule="auto"/>
              <w:jc w:val="center"/>
              <w:rPr>
                <w:rFonts w:cs="Arial"/>
                <w:sz w:val="16"/>
                <w:szCs w:val="16"/>
              </w:rPr>
            </w:pPr>
            <w:r>
              <w:rPr>
                <w:rFonts w:cs="Arial"/>
                <w:sz w:val="16"/>
                <w:szCs w:val="16"/>
              </w:rPr>
              <w:t>PRESENT</w:t>
            </w:r>
          </w:p>
        </w:tc>
        <w:tc>
          <w:tcPr>
            <w:tcW w:w="2342" w:type="dxa"/>
            <w:tcBorders>
              <w:top w:val="single" w:sz="4" w:space="0" w:color="auto"/>
              <w:left w:val="single" w:sz="4" w:space="0" w:color="auto"/>
              <w:bottom w:val="single" w:sz="4" w:space="0" w:color="auto"/>
              <w:right w:val="single" w:sz="4" w:space="0" w:color="auto"/>
            </w:tcBorders>
            <w:vAlign w:val="center"/>
            <w:hideMark/>
          </w:tcPr>
          <w:p w:rsidR="00182EE5" w:rsidRDefault="00935523" w:rsidP="007248D4">
            <w:pPr>
              <w:keepNext/>
              <w:spacing w:beforeLines="40" w:before="96" w:afterLines="40" w:after="96" w:line="276" w:lineRule="auto"/>
              <w:jc w:val="center"/>
              <w:rPr>
                <w:rFonts w:cs="Arial"/>
                <w:sz w:val="16"/>
                <w:szCs w:val="16"/>
              </w:rPr>
            </w:pPr>
            <w:r>
              <w:rPr>
                <w:rFonts w:cs="Arial"/>
                <w:sz w:val="16"/>
                <w:szCs w:val="16"/>
              </w:rPr>
              <w:t>REVERSE</w:t>
            </w:r>
          </w:p>
          <w:p w:rsidR="00182EE5" w:rsidRDefault="00935523" w:rsidP="007248D4">
            <w:pPr>
              <w:keepNext/>
              <w:spacing w:beforeLines="40" w:before="96" w:afterLines="40" w:after="96" w:line="276" w:lineRule="auto"/>
              <w:jc w:val="center"/>
              <w:rPr>
                <w:rFonts w:cs="Arial"/>
                <w:sz w:val="16"/>
                <w:szCs w:val="16"/>
              </w:rPr>
            </w:pPr>
            <w:r>
              <w:rPr>
                <w:rFonts w:cs="Arial"/>
                <w:sz w:val="16"/>
                <w:szCs w:val="16"/>
              </w:rPr>
              <w:t xml:space="preserve">After </w:t>
            </w:r>
            <w:r>
              <w:rPr>
                <w:rFonts w:cs="Arial"/>
                <w:sz w:val="16"/>
                <w:szCs w:val="16"/>
              </w:rPr>
              <w:t>consecutive samples for (T&gt;=GearPosHMI_Timr_Cfg)</w:t>
            </w:r>
          </w:p>
        </w:tc>
        <w:tc>
          <w:tcPr>
            <w:tcW w:w="1528" w:type="dxa"/>
            <w:tcBorders>
              <w:top w:val="single" w:sz="4" w:space="0" w:color="auto"/>
              <w:left w:val="single" w:sz="4" w:space="0" w:color="auto"/>
              <w:bottom w:val="single" w:sz="4" w:space="0" w:color="auto"/>
              <w:right w:val="single" w:sz="4" w:space="0" w:color="auto"/>
            </w:tcBorders>
            <w:vAlign w:val="center"/>
            <w:hideMark/>
          </w:tcPr>
          <w:p w:rsidR="00182EE5" w:rsidRDefault="00935523" w:rsidP="0013492B">
            <w:pPr>
              <w:keepNext/>
              <w:spacing w:beforeLines="40" w:before="96" w:afterLines="40" w:after="96" w:line="276" w:lineRule="auto"/>
              <w:jc w:val="center"/>
              <w:rPr>
                <w:rFonts w:cs="Arial"/>
                <w:sz w:val="16"/>
                <w:szCs w:val="16"/>
              </w:rPr>
            </w:pPr>
            <w:r>
              <w:rPr>
                <w:rFonts w:cs="Arial"/>
                <w:sz w:val="16"/>
                <w:szCs w:val="16"/>
              </w:rPr>
              <w:t>NULL | NOT_SCANNING | SCANNING</w:t>
            </w:r>
          </w:p>
          <w:p w:rsidR="00182EE5" w:rsidRDefault="00935523" w:rsidP="0013492B">
            <w:pPr>
              <w:spacing w:beforeLines="40" w:before="96" w:afterLines="40" w:after="96" w:line="276" w:lineRule="auto"/>
              <w:jc w:val="center"/>
              <w:rPr>
                <w:rFonts w:cs="Arial"/>
                <w:sz w:val="16"/>
                <w:szCs w:val="16"/>
              </w:rPr>
            </w:pPr>
            <w:r>
              <w:rPr>
                <w:rFonts w:cs="Arial"/>
                <w:sz w:val="16"/>
                <w:szCs w:val="16"/>
              </w:rPr>
              <w:t>(No debounce)</w:t>
            </w:r>
          </w:p>
        </w:tc>
        <w:tc>
          <w:tcPr>
            <w:tcW w:w="2160" w:type="dxa"/>
            <w:tcBorders>
              <w:top w:val="single" w:sz="4" w:space="0" w:color="auto"/>
              <w:left w:val="double" w:sz="4" w:space="0" w:color="auto"/>
              <w:bottom w:val="single" w:sz="4" w:space="0" w:color="auto"/>
              <w:right w:val="single" w:sz="4" w:space="0" w:color="auto"/>
            </w:tcBorders>
            <w:vAlign w:val="center"/>
            <w:hideMark/>
          </w:tcPr>
          <w:p w:rsidR="00182EE5" w:rsidRDefault="00935523" w:rsidP="007248D4">
            <w:pPr>
              <w:spacing w:beforeLines="40" w:before="96" w:afterLines="40" w:after="96" w:line="276" w:lineRule="auto"/>
              <w:jc w:val="center"/>
              <w:rPr>
                <w:rFonts w:cs="Arial"/>
                <w:sz w:val="16"/>
                <w:szCs w:val="16"/>
              </w:rPr>
            </w:pPr>
            <w:r>
              <w:rPr>
                <w:rFonts w:cs="Arial"/>
                <w:sz w:val="16"/>
                <w:szCs w:val="16"/>
              </w:rPr>
              <w:t>REVERSE</w:t>
            </w:r>
          </w:p>
        </w:tc>
      </w:tr>
      <w:tr w:rsidR="00182EE5" w:rsidTr="00182EE5">
        <w:trPr>
          <w:trHeight w:val="890"/>
          <w:jc w:val="center"/>
        </w:trPr>
        <w:tc>
          <w:tcPr>
            <w:tcW w:w="894" w:type="dxa"/>
            <w:tcBorders>
              <w:top w:val="single" w:sz="4" w:space="0" w:color="auto"/>
              <w:left w:val="single" w:sz="4" w:space="0" w:color="auto"/>
              <w:bottom w:val="single" w:sz="4" w:space="0" w:color="auto"/>
              <w:right w:val="single" w:sz="4" w:space="0" w:color="auto"/>
            </w:tcBorders>
            <w:vAlign w:val="center"/>
          </w:tcPr>
          <w:p w:rsidR="00182EE5" w:rsidRDefault="00935523" w:rsidP="0013492B">
            <w:pPr>
              <w:spacing w:beforeLines="40" w:before="96" w:afterLines="40" w:after="96" w:line="276" w:lineRule="auto"/>
              <w:jc w:val="center"/>
              <w:rPr>
                <w:rFonts w:cs="Arial"/>
                <w:sz w:val="16"/>
                <w:szCs w:val="16"/>
              </w:rPr>
            </w:pPr>
            <w:r>
              <w:rPr>
                <w:rFonts w:cs="Arial"/>
                <w:sz w:val="16"/>
                <w:szCs w:val="16"/>
              </w:rPr>
              <w:t>AUTO</w:t>
            </w:r>
          </w:p>
        </w:tc>
        <w:tc>
          <w:tcPr>
            <w:tcW w:w="894" w:type="dxa"/>
            <w:tcBorders>
              <w:top w:val="single" w:sz="4" w:space="0" w:color="auto"/>
              <w:left w:val="single" w:sz="4" w:space="0" w:color="auto"/>
              <w:bottom w:val="single" w:sz="4" w:space="0" w:color="auto"/>
              <w:right w:val="single" w:sz="4" w:space="0" w:color="auto"/>
            </w:tcBorders>
            <w:vAlign w:val="center"/>
          </w:tcPr>
          <w:p w:rsidR="00182EE5" w:rsidRDefault="00935523" w:rsidP="007248D4">
            <w:pPr>
              <w:spacing w:beforeLines="40" w:before="96" w:afterLines="40" w:after="96" w:line="276" w:lineRule="auto"/>
              <w:jc w:val="center"/>
              <w:rPr>
                <w:rFonts w:cs="Arial"/>
                <w:sz w:val="16"/>
                <w:szCs w:val="16"/>
              </w:rPr>
            </w:pPr>
            <w:r>
              <w:rPr>
                <w:rFonts w:cs="Arial"/>
                <w:sz w:val="16"/>
                <w:szCs w:val="16"/>
              </w:rPr>
              <w:t>1</w:t>
            </w:r>
          </w:p>
        </w:tc>
        <w:tc>
          <w:tcPr>
            <w:tcW w:w="1530" w:type="dxa"/>
            <w:tcBorders>
              <w:top w:val="single" w:sz="4" w:space="0" w:color="auto"/>
              <w:left w:val="single" w:sz="4" w:space="0" w:color="auto"/>
              <w:bottom w:val="single" w:sz="4" w:space="0" w:color="auto"/>
              <w:right w:val="single" w:sz="4" w:space="0" w:color="auto"/>
            </w:tcBorders>
            <w:vAlign w:val="center"/>
          </w:tcPr>
          <w:p w:rsidR="00182EE5" w:rsidRDefault="00935523" w:rsidP="007248D4">
            <w:pPr>
              <w:spacing w:beforeLines="40" w:before="96" w:afterLines="40" w:after="96" w:line="276" w:lineRule="auto"/>
              <w:jc w:val="center"/>
              <w:rPr>
                <w:rFonts w:cs="Arial"/>
                <w:sz w:val="16"/>
                <w:szCs w:val="16"/>
              </w:rPr>
            </w:pPr>
            <w:r>
              <w:rPr>
                <w:rFonts w:cs="Arial"/>
                <w:sz w:val="16"/>
                <w:szCs w:val="16"/>
              </w:rPr>
              <w:t>PRESENT</w:t>
            </w:r>
          </w:p>
        </w:tc>
        <w:tc>
          <w:tcPr>
            <w:tcW w:w="2342" w:type="dxa"/>
            <w:tcBorders>
              <w:top w:val="single" w:sz="4" w:space="0" w:color="auto"/>
              <w:left w:val="single" w:sz="4" w:space="0" w:color="auto"/>
              <w:bottom w:val="single" w:sz="4" w:space="0" w:color="auto"/>
              <w:right w:val="single" w:sz="4" w:space="0" w:color="auto"/>
            </w:tcBorders>
            <w:vAlign w:val="center"/>
          </w:tcPr>
          <w:p w:rsidR="00182EE5" w:rsidRDefault="00935523" w:rsidP="007248D4">
            <w:pPr>
              <w:keepNext/>
              <w:spacing w:beforeLines="40" w:before="96" w:afterLines="40" w:after="96" w:line="276" w:lineRule="auto"/>
              <w:jc w:val="center"/>
              <w:rPr>
                <w:rFonts w:cs="Arial"/>
                <w:sz w:val="16"/>
                <w:szCs w:val="16"/>
              </w:rPr>
            </w:pPr>
            <w:r>
              <w:rPr>
                <w:rFonts w:cs="Arial"/>
                <w:sz w:val="16"/>
                <w:szCs w:val="16"/>
              </w:rPr>
              <w:t>DON’T CARE</w:t>
            </w:r>
          </w:p>
        </w:tc>
        <w:tc>
          <w:tcPr>
            <w:tcW w:w="1528" w:type="dxa"/>
            <w:tcBorders>
              <w:top w:val="single" w:sz="4" w:space="0" w:color="auto"/>
              <w:left w:val="single" w:sz="4" w:space="0" w:color="auto"/>
              <w:bottom w:val="single" w:sz="4" w:space="0" w:color="auto"/>
              <w:right w:val="single" w:sz="4" w:space="0" w:color="auto"/>
            </w:tcBorders>
            <w:vAlign w:val="center"/>
          </w:tcPr>
          <w:p w:rsidR="00182EE5" w:rsidRDefault="00935523" w:rsidP="0013492B">
            <w:pPr>
              <w:keepNext/>
              <w:spacing w:beforeLines="40" w:before="96" w:afterLines="40" w:after="96" w:line="276" w:lineRule="auto"/>
              <w:jc w:val="center"/>
              <w:rPr>
                <w:rFonts w:cs="Arial"/>
                <w:sz w:val="16"/>
                <w:szCs w:val="16"/>
              </w:rPr>
            </w:pPr>
            <w:r>
              <w:rPr>
                <w:rFonts w:cs="Arial"/>
                <w:sz w:val="16"/>
                <w:szCs w:val="16"/>
              </w:rPr>
              <w:t>STEERING</w:t>
            </w:r>
          </w:p>
          <w:p w:rsidR="00182EE5" w:rsidRDefault="00935523" w:rsidP="0013492B">
            <w:pPr>
              <w:spacing w:beforeLines="40" w:before="96" w:afterLines="40" w:after="96" w:line="276" w:lineRule="auto"/>
              <w:jc w:val="center"/>
              <w:rPr>
                <w:rFonts w:cs="Arial"/>
                <w:sz w:val="16"/>
                <w:szCs w:val="16"/>
              </w:rPr>
            </w:pPr>
            <w:r>
              <w:rPr>
                <w:rFonts w:cs="Arial"/>
                <w:sz w:val="16"/>
                <w:szCs w:val="16"/>
              </w:rPr>
              <w:t>(No debounce)</w:t>
            </w:r>
          </w:p>
        </w:tc>
        <w:tc>
          <w:tcPr>
            <w:tcW w:w="2160" w:type="dxa"/>
            <w:tcBorders>
              <w:top w:val="single" w:sz="4" w:space="0" w:color="auto"/>
              <w:left w:val="double" w:sz="4" w:space="0" w:color="auto"/>
              <w:bottom w:val="single" w:sz="4" w:space="0" w:color="auto"/>
              <w:right w:val="single" w:sz="4" w:space="0" w:color="auto"/>
            </w:tcBorders>
            <w:vAlign w:val="center"/>
          </w:tcPr>
          <w:p w:rsidR="00182EE5" w:rsidRDefault="00935523" w:rsidP="007248D4">
            <w:pPr>
              <w:spacing w:beforeLines="40" w:before="96" w:afterLines="40" w:after="96" w:line="276" w:lineRule="auto"/>
              <w:jc w:val="center"/>
              <w:rPr>
                <w:rFonts w:cs="Arial"/>
                <w:sz w:val="16"/>
                <w:szCs w:val="16"/>
              </w:rPr>
            </w:pPr>
            <w:r>
              <w:rPr>
                <w:rFonts w:cs="Arial"/>
                <w:sz w:val="16"/>
                <w:szCs w:val="16"/>
              </w:rPr>
              <w:t>REVERSE</w:t>
            </w:r>
          </w:p>
        </w:tc>
      </w:tr>
      <w:tr w:rsidR="00182EE5" w:rsidTr="00182EE5">
        <w:trPr>
          <w:trHeight w:val="458"/>
          <w:jc w:val="center"/>
        </w:trPr>
        <w:tc>
          <w:tcPr>
            <w:tcW w:w="894" w:type="dxa"/>
            <w:tcBorders>
              <w:top w:val="single" w:sz="4" w:space="0" w:color="auto"/>
              <w:left w:val="single" w:sz="4" w:space="0" w:color="auto"/>
              <w:bottom w:val="single" w:sz="4" w:space="0" w:color="auto"/>
              <w:right w:val="single" w:sz="4" w:space="0" w:color="auto"/>
            </w:tcBorders>
            <w:vAlign w:val="center"/>
          </w:tcPr>
          <w:p w:rsidR="00182EE5" w:rsidRDefault="00935523" w:rsidP="0013492B">
            <w:pPr>
              <w:spacing w:beforeLines="40" w:before="96" w:afterLines="40" w:after="96" w:line="276" w:lineRule="auto"/>
              <w:jc w:val="center"/>
              <w:rPr>
                <w:rFonts w:cs="Arial"/>
                <w:sz w:val="16"/>
                <w:szCs w:val="16"/>
              </w:rPr>
            </w:pPr>
            <w:r>
              <w:rPr>
                <w:rFonts w:cs="Arial"/>
                <w:sz w:val="16"/>
                <w:szCs w:val="16"/>
              </w:rPr>
              <w:t>AUTO</w:t>
            </w:r>
          </w:p>
        </w:tc>
        <w:tc>
          <w:tcPr>
            <w:tcW w:w="894" w:type="dxa"/>
            <w:tcBorders>
              <w:top w:val="single" w:sz="4" w:space="0" w:color="auto"/>
              <w:left w:val="single" w:sz="4" w:space="0" w:color="auto"/>
              <w:bottom w:val="single" w:sz="4" w:space="0" w:color="auto"/>
              <w:right w:val="single" w:sz="4" w:space="0" w:color="auto"/>
            </w:tcBorders>
            <w:vAlign w:val="center"/>
            <w:hideMark/>
          </w:tcPr>
          <w:p w:rsidR="00182EE5" w:rsidRDefault="00935523" w:rsidP="007248D4">
            <w:pPr>
              <w:spacing w:beforeLines="40" w:before="96" w:afterLines="40" w:after="96" w:line="276" w:lineRule="auto"/>
              <w:jc w:val="center"/>
              <w:rPr>
                <w:rFonts w:cs="Arial"/>
                <w:sz w:val="16"/>
                <w:szCs w:val="16"/>
              </w:rPr>
            </w:pPr>
            <w:r>
              <w:rPr>
                <w:rFonts w:cs="Arial"/>
                <w:sz w:val="16"/>
                <w:szCs w:val="16"/>
              </w:rPr>
              <w:t>1</w:t>
            </w:r>
          </w:p>
        </w:tc>
        <w:tc>
          <w:tcPr>
            <w:tcW w:w="1530" w:type="dxa"/>
            <w:tcBorders>
              <w:top w:val="single" w:sz="4" w:space="0" w:color="auto"/>
              <w:left w:val="single" w:sz="4" w:space="0" w:color="auto"/>
              <w:bottom w:val="single" w:sz="4" w:space="0" w:color="auto"/>
              <w:right w:val="single" w:sz="4" w:space="0" w:color="auto"/>
            </w:tcBorders>
            <w:vAlign w:val="center"/>
            <w:hideMark/>
          </w:tcPr>
          <w:p w:rsidR="00182EE5" w:rsidRDefault="00935523" w:rsidP="007248D4">
            <w:pPr>
              <w:spacing w:beforeLines="40" w:before="96" w:afterLines="40" w:after="96" w:line="276" w:lineRule="auto"/>
              <w:jc w:val="center"/>
              <w:rPr>
                <w:rFonts w:cs="Arial"/>
                <w:sz w:val="16"/>
                <w:szCs w:val="16"/>
              </w:rPr>
            </w:pPr>
            <w:r>
              <w:rPr>
                <w:rFonts w:cs="Arial"/>
                <w:sz w:val="16"/>
                <w:szCs w:val="16"/>
              </w:rPr>
              <w:t>PRESENT</w:t>
            </w:r>
          </w:p>
        </w:tc>
        <w:tc>
          <w:tcPr>
            <w:tcW w:w="2342" w:type="dxa"/>
            <w:tcBorders>
              <w:top w:val="single" w:sz="4" w:space="0" w:color="auto"/>
              <w:left w:val="single" w:sz="4" w:space="0" w:color="auto"/>
              <w:bottom w:val="single" w:sz="4" w:space="0" w:color="auto"/>
              <w:right w:val="single" w:sz="4" w:space="0" w:color="auto"/>
            </w:tcBorders>
            <w:vAlign w:val="center"/>
            <w:hideMark/>
          </w:tcPr>
          <w:p w:rsidR="00182EE5" w:rsidRDefault="00935523" w:rsidP="007248D4">
            <w:pPr>
              <w:spacing w:beforeLines="40" w:before="96" w:afterLines="40" w:after="96" w:line="276" w:lineRule="auto"/>
              <w:jc w:val="center"/>
              <w:rPr>
                <w:rFonts w:cs="Arial"/>
                <w:sz w:val="16"/>
                <w:szCs w:val="16"/>
              </w:rPr>
            </w:pPr>
            <w:r>
              <w:rPr>
                <w:rFonts w:cs="Arial"/>
                <w:sz w:val="16"/>
                <w:szCs w:val="16"/>
              </w:rPr>
              <w:t>FAULT</w:t>
            </w:r>
          </w:p>
        </w:tc>
        <w:tc>
          <w:tcPr>
            <w:tcW w:w="1528" w:type="dxa"/>
            <w:tcBorders>
              <w:top w:val="single" w:sz="4" w:space="0" w:color="auto"/>
              <w:left w:val="single" w:sz="4" w:space="0" w:color="auto"/>
              <w:bottom w:val="single" w:sz="4" w:space="0" w:color="auto"/>
              <w:right w:val="single" w:sz="4" w:space="0" w:color="auto"/>
            </w:tcBorders>
            <w:vAlign w:val="center"/>
            <w:hideMark/>
          </w:tcPr>
          <w:p w:rsidR="00182EE5" w:rsidRDefault="00935523" w:rsidP="007248D4">
            <w:pPr>
              <w:spacing w:beforeLines="40" w:before="96" w:afterLines="40" w:after="96" w:line="276" w:lineRule="auto"/>
              <w:jc w:val="center"/>
              <w:rPr>
                <w:rFonts w:cs="Arial"/>
                <w:sz w:val="16"/>
                <w:szCs w:val="16"/>
              </w:rPr>
            </w:pPr>
            <w:r>
              <w:rPr>
                <w:rFonts w:cs="Arial"/>
                <w:sz w:val="16"/>
                <w:szCs w:val="16"/>
              </w:rPr>
              <w:t>DON'T CARE</w:t>
            </w:r>
          </w:p>
        </w:tc>
        <w:tc>
          <w:tcPr>
            <w:tcW w:w="2160" w:type="dxa"/>
            <w:tcBorders>
              <w:top w:val="single" w:sz="4" w:space="0" w:color="auto"/>
              <w:left w:val="double" w:sz="4" w:space="0" w:color="auto"/>
              <w:bottom w:val="single" w:sz="4" w:space="0" w:color="auto"/>
              <w:right w:val="single" w:sz="4" w:space="0" w:color="auto"/>
            </w:tcBorders>
            <w:vAlign w:val="center"/>
            <w:hideMark/>
          </w:tcPr>
          <w:p w:rsidR="00182EE5" w:rsidRDefault="00935523" w:rsidP="007248D4">
            <w:pPr>
              <w:spacing w:beforeLines="40" w:before="96" w:afterLines="40" w:after="96" w:line="276" w:lineRule="auto"/>
              <w:jc w:val="center"/>
              <w:rPr>
                <w:rFonts w:cs="Arial"/>
                <w:sz w:val="16"/>
                <w:szCs w:val="16"/>
              </w:rPr>
            </w:pPr>
            <w:r>
              <w:rPr>
                <w:rFonts w:cs="Arial"/>
                <w:sz w:val="16"/>
                <w:szCs w:val="16"/>
              </w:rPr>
              <w:t>GEAR_FAULT</w:t>
            </w:r>
          </w:p>
        </w:tc>
      </w:tr>
      <w:tr w:rsidR="00182EE5" w:rsidTr="00182EE5">
        <w:trPr>
          <w:trHeight w:val="980"/>
          <w:jc w:val="center"/>
        </w:trPr>
        <w:tc>
          <w:tcPr>
            <w:tcW w:w="894" w:type="dxa"/>
            <w:tcBorders>
              <w:top w:val="single" w:sz="4" w:space="0" w:color="auto"/>
              <w:left w:val="single" w:sz="4" w:space="0" w:color="auto"/>
              <w:bottom w:val="single" w:sz="4" w:space="0" w:color="auto"/>
              <w:right w:val="single" w:sz="4" w:space="0" w:color="auto"/>
            </w:tcBorders>
            <w:vAlign w:val="center"/>
          </w:tcPr>
          <w:p w:rsidR="00182EE5" w:rsidRDefault="00935523" w:rsidP="0013492B">
            <w:pPr>
              <w:spacing w:beforeLines="40" w:before="96" w:afterLines="40" w:after="96" w:line="276" w:lineRule="auto"/>
              <w:jc w:val="center"/>
              <w:rPr>
                <w:rFonts w:cs="Arial"/>
                <w:sz w:val="16"/>
                <w:szCs w:val="16"/>
              </w:rPr>
            </w:pPr>
            <w:r>
              <w:rPr>
                <w:rFonts w:cs="Arial"/>
                <w:sz w:val="16"/>
                <w:szCs w:val="16"/>
              </w:rPr>
              <w:t>AUTO</w:t>
            </w:r>
          </w:p>
        </w:tc>
        <w:tc>
          <w:tcPr>
            <w:tcW w:w="894" w:type="dxa"/>
            <w:tcBorders>
              <w:top w:val="single" w:sz="4" w:space="0" w:color="auto"/>
              <w:left w:val="single" w:sz="4" w:space="0" w:color="auto"/>
              <w:bottom w:val="single" w:sz="4" w:space="0" w:color="auto"/>
              <w:right w:val="single" w:sz="4" w:space="0" w:color="auto"/>
            </w:tcBorders>
            <w:vAlign w:val="center"/>
            <w:hideMark/>
          </w:tcPr>
          <w:p w:rsidR="00182EE5" w:rsidRDefault="00935523" w:rsidP="007248D4">
            <w:pPr>
              <w:spacing w:beforeLines="40" w:before="96" w:afterLines="40" w:after="96" w:line="276" w:lineRule="auto"/>
              <w:jc w:val="center"/>
              <w:rPr>
                <w:rFonts w:cs="Arial"/>
                <w:sz w:val="16"/>
                <w:szCs w:val="16"/>
              </w:rPr>
            </w:pPr>
            <w:r>
              <w:rPr>
                <w:rFonts w:cs="Arial"/>
                <w:sz w:val="16"/>
                <w:szCs w:val="16"/>
              </w:rPr>
              <w:t>1</w:t>
            </w:r>
          </w:p>
        </w:tc>
        <w:tc>
          <w:tcPr>
            <w:tcW w:w="1530" w:type="dxa"/>
            <w:tcBorders>
              <w:top w:val="single" w:sz="4" w:space="0" w:color="auto"/>
              <w:left w:val="single" w:sz="4" w:space="0" w:color="auto"/>
              <w:bottom w:val="single" w:sz="4" w:space="0" w:color="auto"/>
              <w:right w:val="single" w:sz="4" w:space="0" w:color="auto"/>
            </w:tcBorders>
            <w:vAlign w:val="center"/>
            <w:hideMark/>
          </w:tcPr>
          <w:p w:rsidR="00182EE5" w:rsidRDefault="00935523" w:rsidP="007248D4">
            <w:pPr>
              <w:spacing w:beforeLines="40" w:before="96" w:afterLines="40" w:after="96" w:line="276" w:lineRule="auto"/>
              <w:jc w:val="center"/>
              <w:rPr>
                <w:rFonts w:cs="Arial"/>
                <w:sz w:val="16"/>
                <w:szCs w:val="16"/>
              </w:rPr>
            </w:pPr>
            <w:r>
              <w:rPr>
                <w:rFonts w:cs="Arial"/>
                <w:sz w:val="16"/>
                <w:szCs w:val="16"/>
              </w:rPr>
              <w:t>PRESENT</w:t>
            </w:r>
          </w:p>
        </w:tc>
        <w:tc>
          <w:tcPr>
            <w:tcW w:w="2342" w:type="dxa"/>
            <w:tcBorders>
              <w:top w:val="single" w:sz="4" w:space="0" w:color="auto"/>
              <w:left w:val="single" w:sz="4" w:space="0" w:color="auto"/>
              <w:bottom w:val="single" w:sz="4" w:space="0" w:color="auto"/>
              <w:right w:val="single" w:sz="4" w:space="0" w:color="auto"/>
            </w:tcBorders>
            <w:vAlign w:val="center"/>
            <w:hideMark/>
          </w:tcPr>
          <w:p w:rsidR="00182EE5" w:rsidRDefault="00935523" w:rsidP="007248D4">
            <w:pPr>
              <w:keepNext/>
              <w:spacing w:beforeLines="40" w:before="96" w:afterLines="40" w:after="96" w:line="276" w:lineRule="auto"/>
              <w:jc w:val="center"/>
              <w:rPr>
                <w:rFonts w:cs="Arial"/>
                <w:sz w:val="16"/>
                <w:szCs w:val="16"/>
              </w:rPr>
            </w:pPr>
            <w:r>
              <w:rPr>
                <w:rFonts w:cs="Arial"/>
                <w:sz w:val="16"/>
                <w:szCs w:val="16"/>
              </w:rPr>
              <w:t>PARK</w:t>
            </w:r>
          </w:p>
        </w:tc>
        <w:tc>
          <w:tcPr>
            <w:tcW w:w="1528" w:type="dxa"/>
            <w:tcBorders>
              <w:top w:val="single" w:sz="4" w:space="0" w:color="auto"/>
              <w:left w:val="single" w:sz="4" w:space="0" w:color="auto"/>
              <w:bottom w:val="single" w:sz="4" w:space="0" w:color="auto"/>
              <w:right w:val="single" w:sz="4" w:space="0" w:color="auto"/>
            </w:tcBorders>
            <w:vAlign w:val="center"/>
            <w:hideMark/>
          </w:tcPr>
          <w:p w:rsidR="00182EE5" w:rsidRDefault="00935523" w:rsidP="007248D4">
            <w:pPr>
              <w:keepNext/>
              <w:spacing w:beforeLines="40" w:before="96" w:afterLines="40" w:after="96" w:line="276" w:lineRule="auto"/>
              <w:jc w:val="center"/>
              <w:rPr>
                <w:rFonts w:cs="Arial"/>
                <w:sz w:val="16"/>
                <w:szCs w:val="16"/>
              </w:rPr>
            </w:pPr>
            <w:r>
              <w:rPr>
                <w:rFonts w:cs="Arial"/>
                <w:sz w:val="16"/>
                <w:szCs w:val="16"/>
              </w:rPr>
              <w:t>NULL | NOT_SCANNING | SCANNING</w:t>
            </w:r>
          </w:p>
          <w:p w:rsidR="00182EE5" w:rsidRDefault="00935523" w:rsidP="007248D4">
            <w:pPr>
              <w:spacing w:beforeLines="40" w:before="96" w:afterLines="40" w:after="96" w:line="276" w:lineRule="auto"/>
              <w:jc w:val="center"/>
              <w:rPr>
                <w:rFonts w:cs="Arial"/>
                <w:sz w:val="16"/>
                <w:szCs w:val="16"/>
              </w:rPr>
            </w:pPr>
            <w:r>
              <w:rPr>
                <w:rFonts w:cs="Arial"/>
                <w:sz w:val="16"/>
                <w:szCs w:val="16"/>
              </w:rPr>
              <w:t>(No debounce)</w:t>
            </w:r>
          </w:p>
        </w:tc>
        <w:tc>
          <w:tcPr>
            <w:tcW w:w="2160" w:type="dxa"/>
            <w:tcBorders>
              <w:top w:val="single" w:sz="4" w:space="0" w:color="auto"/>
              <w:left w:val="double" w:sz="4" w:space="0" w:color="auto"/>
              <w:bottom w:val="single" w:sz="4" w:space="0" w:color="auto"/>
              <w:right w:val="single" w:sz="4" w:space="0" w:color="auto"/>
            </w:tcBorders>
            <w:vAlign w:val="center"/>
            <w:hideMark/>
          </w:tcPr>
          <w:p w:rsidR="00182EE5" w:rsidRDefault="00935523" w:rsidP="007248D4">
            <w:pPr>
              <w:spacing w:beforeLines="40" w:before="96" w:afterLines="40" w:after="96" w:line="276" w:lineRule="auto"/>
              <w:jc w:val="center"/>
              <w:rPr>
                <w:rFonts w:cs="Arial"/>
                <w:sz w:val="16"/>
                <w:szCs w:val="16"/>
              </w:rPr>
            </w:pPr>
            <w:r>
              <w:rPr>
                <w:rFonts w:cs="Arial"/>
                <w:sz w:val="16"/>
                <w:szCs w:val="16"/>
              </w:rPr>
              <w:t>PARK</w:t>
            </w:r>
          </w:p>
        </w:tc>
      </w:tr>
      <w:tr w:rsidR="00182EE5" w:rsidTr="00182EE5">
        <w:trPr>
          <w:trHeight w:val="431"/>
          <w:jc w:val="center"/>
        </w:trPr>
        <w:tc>
          <w:tcPr>
            <w:tcW w:w="894" w:type="dxa"/>
            <w:tcBorders>
              <w:top w:val="single" w:sz="4" w:space="0" w:color="auto"/>
              <w:left w:val="single" w:sz="4" w:space="0" w:color="auto"/>
              <w:bottom w:val="single" w:sz="4" w:space="0" w:color="auto"/>
              <w:right w:val="single" w:sz="4" w:space="0" w:color="auto"/>
            </w:tcBorders>
            <w:vAlign w:val="center"/>
          </w:tcPr>
          <w:p w:rsidR="00182EE5" w:rsidRDefault="00935523" w:rsidP="0013492B">
            <w:pPr>
              <w:spacing w:beforeLines="40" w:before="96" w:afterLines="40" w:after="96" w:line="276" w:lineRule="auto"/>
              <w:jc w:val="center"/>
              <w:rPr>
                <w:rFonts w:cs="Arial"/>
                <w:sz w:val="16"/>
                <w:szCs w:val="16"/>
              </w:rPr>
            </w:pPr>
            <w:r>
              <w:rPr>
                <w:rFonts w:cs="Arial"/>
                <w:sz w:val="16"/>
                <w:szCs w:val="16"/>
              </w:rPr>
              <w:t>AUTO</w:t>
            </w:r>
          </w:p>
        </w:tc>
        <w:tc>
          <w:tcPr>
            <w:tcW w:w="894" w:type="dxa"/>
            <w:tcBorders>
              <w:top w:val="single" w:sz="4" w:space="0" w:color="auto"/>
              <w:left w:val="single" w:sz="4" w:space="0" w:color="auto"/>
              <w:bottom w:val="single" w:sz="4" w:space="0" w:color="auto"/>
              <w:right w:val="single" w:sz="4" w:space="0" w:color="auto"/>
            </w:tcBorders>
            <w:vAlign w:val="center"/>
            <w:hideMark/>
          </w:tcPr>
          <w:p w:rsidR="00182EE5" w:rsidRDefault="00935523" w:rsidP="007248D4">
            <w:pPr>
              <w:spacing w:beforeLines="40" w:before="96" w:afterLines="40" w:after="96" w:line="276" w:lineRule="auto"/>
              <w:jc w:val="center"/>
              <w:rPr>
                <w:rFonts w:cs="Arial"/>
                <w:sz w:val="16"/>
                <w:szCs w:val="16"/>
              </w:rPr>
            </w:pPr>
            <w:r>
              <w:rPr>
                <w:rFonts w:cs="Arial"/>
                <w:sz w:val="16"/>
                <w:szCs w:val="16"/>
              </w:rPr>
              <w:t>1</w:t>
            </w:r>
          </w:p>
        </w:tc>
        <w:tc>
          <w:tcPr>
            <w:tcW w:w="1530" w:type="dxa"/>
            <w:tcBorders>
              <w:top w:val="single" w:sz="4" w:space="0" w:color="auto"/>
              <w:left w:val="single" w:sz="4" w:space="0" w:color="auto"/>
              <w:bottom w:val="single" w:sz="4" w:space="0" w:color="auto"/>
              <w:right w:val="single" w:sz="4" w:space="0" w:color="auto"/>
            </w:tcBorders>
            <w:vAlign w:val="center"/>
            <w:hideMark/>
          </w:tcPr>
          <w:p w:rsidR="00182EE5" w:rsidRDefault="00935523" w:rsidP="007248D4">
            <w:pPr>
              <w:spacing w:beforeLines="40" w:before="96" w:afterLines="40" w:after="96" w:line="276" w:lineRule="auto"/>
              <w:jc w:val="center"/>
              <w:rPr>
                <w:rFonts w:cs="Arial"/>
                <w:sz w:val="16"/>
                <w:szCs w:val="16"/>
              </w:rPr>
            </w:pPr>
            <w:r>
              <w:rPr>
                <w:rFonts w:cs="Arial"/>
                <w:sz w:val="16"/>
                <w:szCs w:val="16"/>
              </w:rPr>
              <w:t>PRESENT</w:t>
            </w:r>
          </w:p>
        </w:tc>
        <w:tc>
          <w:tcPr>
            <w:tcW w:w="2342" w:type="dxa"/>
            <w:tcBorders>
              <w:top w:val="single" w:sz="4" w:space="0" w:color="auto"/>
              <w:left w:val="single" w:sz="4" w:space="0" w:color="auto"/>
              <w:bottom w:val="single" w:sz="4" w:space="0" w:color="auto"/>
              <w:right w:val="single" w:sz="4" w:space="0" w:color="auto"/>
            </w:tcBorders>
            <w:vAlign w:val="center"/>
            <w:hideMark/>
          </w:tcPr>
          <w:p w:rsidR="00182EE5" w:rsidRDefault="00935523" w:rsidP="007248D4">
            <w:pPr>
              <w:autoSpaceDE w:val="0"/>
              <w:autoSpaceDN w:val="0"/>
              <w:adjustRightInd w:val="0"/>
              <w:spacing w:line="276" w:lineRule="auto"/>
              <w:jc w:val="center"/>
              <w:rPr>
                <w:rFonts w:eastAsiaTheme="minorEastAsia" w:cs="Arial"/>
                <w:sz w:val="16"/>
                <w:szCs w:val="16"/>
              </w:rPr>
            </w:pPr>
            <w:r>
              <w:rPr>
                <w:rFonts w:eastAsiaTheme="minorEastAsia" w:cs="Arial"/>
                <w:sz w:val="16"/>
                <w:szCs w:val="16"/>
              </w:rPr>
              <w:t>NEUTRAL | DRIVE | SPORT_DRIVESPORT_MPOSITION | LOW | RANGE1_M1_L1 | RANGE2_M2_L2 | RANGE3_M3_L3 | RANGE4 | RANGE5 | RANGE6 | NOTUSED_1 | NOTUSED_2 | UNKNOWN POSITION</w:t>
            </w:r>
          </w:p>
          <w:p w:rsidR="00182EE5" w:rsidRDefault="00935523" w:rsidP="007248D4">
            <w:pPr>
              <w:keepNext/>
              <w:spacing w:beforeLines="40" w:before="96" w:afterLines="40" w:after="96" w:line="276" w:lineRule="auto"/>
              <w:jc w:val="center"/>
              <w:rPr>
                <w:rFonts w:cs="Arial"/>
                <w:sz w:val="16"/>
                <w:szCs w:val="16"/>
              </w:rPr>
            </w:pPr>
            <w:r>
              <w:rPr>
                <w:rFonts w:cs="Arial"/>
                <w:sz w:val="16"/>
                <w:szCs w:val="16"/>
              </w:rPr>
              <w:t>After consecutive samples for (T&gt;=GearPosHMI_Timr_Cfg)</w:t>
            </w:r>
          </w:p>
        </w:tc>
        <w:tc>
          <w:tcPr>
            <w:tcW w:w="1528" w:type="dxa"/>
            <w:tcBorders>
              <w:top w:val="single" w:sz="4" w:space="0" w:color="auto"/>
              <w:left w:val="single" w:sz="4" w:space="0" w:color="auto"/>
              <w:bottom w:val="single" w:sz="4" w:space="0" w:color="auto"/>
              <w:right w:val="single" w:sz="4" w:space="0" w:color="auto"/>
            </w:tcBorders>
            <w:vAlign w:val="center"/>
            <w:hideMark/>
          </w:tcPr>
          <w:p w:rsidR="00182EE5" w:rsidRDefault="00935523" w:rsidP="007248D4">
            <w:pPr>
              <w:keepNext/>
              <w:spacing w:beforeLines="40" w:before="96" w:afterLines="40" w:after="96" w:line="276" w:lineRule="auto"/>
              <w:jc w:val="center"/>
              <w:rPr>
                <w:rFonts w:cs="Arial"/>
                <w:sz w:val="16"/>
                <w:szCs w:val="16"/>
              </w:rPr>
            </w:pPr>
            <w:r>
              <w:rPr>
                <w:rFonts w:cs="Arial"/>
                <w:sz w:val="16"/>
                <w:szCs w:val="16"/>
              </w:rPr>
              <w:t>NULL | NOT_SCANNING | SCANNING</w:t>
            </w:r>
          </w:p>
          <w:p w:rsidR="00182EE5" w:rsidRDefault="00935523" w:rsidP="007248D4">
            <w:pPr>
              <w:spacing w:beforeLines="40" w:before="96" w:afterLines="40" w:after="96" w:line="276" w:lineRule="auto"/>
              <w:jc w:val="center"/>
              <w:rPr>
                <w:rFonts w:cs="Arial"/>
                <w:sz w:val="16"/>
                <w:szCs w:val="16"/>
              </w:rPr>
            </w:pPr>
            <w:r>
              <w:rPr>
                <w:rFonts w:cs="Arial"/>
                <w:sz w:val="16"/>
                <w:szCs w:val="16"/>
              </w:rPr>
              <w:t>(No debounce)</w:t>
            </w:r>
          </w:p>
        </w:tc>
        <w:tc>
          <w:tcPr>
            <w:tcW w:w="2160" w:type="dxa"/>
            <w:tcBorders>
              <w:top w:val="single" w:sz="4" w:space="0" w:color="auto"/>
              <w:left w:val="double" w:sz="4" w:space="0" w:color="auto"/>
              <w:bottom w:val="single" w:sz="4" w:space="0" w:color="auto"/>
              <w:right w:val="single" w:sz="4" w:space="0" w:color="auto"/>
            </w:tcBorders>
            <w:vAlign w:val="center"/>
            <w:hideMark/>
          </w:tcPr>
          <w:p w:rsidR="00182EE5" w:rsidRDefault="00935523" w:rsidP="007248D4">
            <w:pPr>
              <w:spacing w:beforeLines="40" w:before="96" w:afterLines="40" w:after="96" w:line="276" w:lineRule="auto"/>
              <w:jc w:val="center"/>
              <w:rPr>
                <w:rFonts w:cs="Arial"/>
                <w:sz w:val="16"/>
                <w:szCs w:val="16"/>
              </w:rPr>
            </w:pPr>
            <w:r>
              <w:rPr>
                <w:rFonts w:cs="Arial"/>
                <w:sz w:val="16"/>
                <w:szCs w:val="16"/>
              </w:rPr>
              <w:t>NOT_PARK_</w:t>
            </w:r>
          </w:p>
          <w:p w:rsidR="00182EE5" w:rsidRDefault="00935523" w:rsidP="007248D4">
            <w:pPr>
              <w:spacing w:beforeLines="40" w:before="96" w:afterLines="40" w:after="96" w:line="276" w:lineRule="auto"/>
              <w:jc w:val="center"/>
              <w:rPr>
                <w:rFonts w:cs="Arial"/>
                <w:sz w:val="16"/>
                <w:szCs w:val="16"/>
              </w:rPr>
            </w:pPr>
            <w:r>
              <w:rPr>
                <w:rFonts w:cs="Arial"/>
                <w:sz w:val="16"/>
                <w:szCs w:val="16"/>
              </w:rPr>
              <w:t>REVERSE</w:t>
            </w:r>
          </w:p>
        </w:tc>
      </w:tr>
    </w:tbl>
    <w:p w:rsidR="00DF667F" w:rsidRDefault="00935523" w:rsidP="00DF667F"/>
    <w:p w:rsidR="009C4E48" w:rsidRDefault="00935523" w:rsidP="00A90A85">
      <w:pPr>
        <w:jc w:val="center"/>
      </w:pPr>
      <w:r>
        <w:t>General Screen Arbitration: Gear Position Determination for programs using new gear signaling</w:t>
      </w:r>
    </w:p>
    <w:p w:rsidR="00182EE5" w:rsidRPr="00EE0FF6" w:rsidRDefault="00935523" w:rsidP="00A90A85">
      <w:pPr>
        <w:jc w:val="center"/>
      </w:pPr>
      <w:r w:rsidRPr="00182EE5">
        <w:lastRenderedPageBreak/>
        <w:t xml:space="preserve">*This is an existing configuration (DE05 byte 1 bit 4 on APIM) which points to old or new </w:t>
      </w:r>
      <w:r w:rsidRPr="00182EE5">
        <w:t>messaging</w:t>
      </w:r>
    </w:p>
    <w:p w:rsidR="00CC6E4C" w:rsidRPr="00CC6E4C" w:rsidRDefault="00CC6E4C" w:rsidP="00CC6E4C">
      <w:pPr>
        <w:pStyle w:val="Heading3"/>
        <w:rPr>
          <w:b w:val="0"/>
          <w:u w:val="single"/>
        </w:rPr>
      </w:pPr>
      <w:bookmarkStart w:id="49" w:name="_Toc35850659"/>
      <w:r w:rsidRPr="00CC6E4C">
        <w:rPr>
          <w:b w:val="0"/>
          <w:u w:val="single"/>
        </w:rPr>
        <w:t>CAMERA-FUR-REQ-161328/B-HMI Screen Logical Arbitration - Determine Dynamic Variables (FVCScrRq)</w:t>
      </w:r>
      <w:bookmarkEnd w:id="49"/>
    </w:p>
    <w:p w:rsidR="00AE06BC" w:rsidRPr="00AE06BC" w:rsidRDefault="00935523" w:rsidP="00AE06BC"/>
    <w:tbl>
      <w:tblPr>
        <w:tblW w:w="6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40"/>
        <w:gridCol w:w="1530"/>
      </w:tblGrid>
      <w:tr w:rsidR="000C73A7" w:rsidTr="000C73A7">
        <w:trPr>
          <w:trHeight w:val="575"/>
          <w:jc w:val="center"/>
        </w:trPr>
        <w:tc>
          <w:tcPr>
            <w:tcW w:w="5040"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0C73A7" w:rsidRDefault="00935523">
            <w:pPr>
              <w:pStyle w:val="Caption"/>
              <w:spacing w:line="276" w:lineRule="auto"/>
              <w:jc w:val="center"/>
              <w:rPr>
                <w:sz w:val="16"/>
                <w:szCs w:val="16"/>
              </w:rPr>
            </w:pPr>
            <w:r>
              <w:rPr>
                <w:sz w:val="16"/>
                <w:szCs w:val="16"/>
              </w:rPr>
              <w:t>CtrStkFeatNoActl (FeatConfig for 0x081B)</w:t>
            </w:r>
          </w:p>
        </w:tc>
        <w:tc>
          <w:tcPr>
            <w:tcW w:w="1530" w:type="dxa"/>
            <w:tcBorders>
              <w:top w:val="single" w:sz="4" w:space="0" w:color="auto"/>
              <w:left w:val="double" w:sz="4" w:space="0" w:color="auto"/>
              <w:bottom w:val="double" w:sz="4" w:space="0" w:color="auto"/>
              <w:right w:val="single" w:sz="4" w:space="0" w:color="auto"/>
            </w:tcBorders>
            <w:shd w:val="clear" w:color="auto" w:fill="DEDEDE"/>
            <w:vAlign w:val="center"/>
          </w:tcPr>
          <w:p w:rsidR="000C73A7" w:rsidRDefault="00935523">
            <w:pPr>
              <w:pStyle w:val="Caption"/>
              <w:spacing w:line="276" w:lineRule="auto"/>
              <w:jc w:val="center"/>
              <w:rPr>
                <w:color w:val="FF0000"/>
                <w:sz w:val="16"/>
                <w:szCs w:val="16"/>
              </w:rPr>
            </w:pPr>
          </w:p>
          <w:p w:rsidR="000C73A7" w:rsidRDefault="00935523">
            <w:pPr>
              <w:pStyle w:val="Caption"/>
              <w:spacing w:line="276" w:lineRule="auto"/>
              <w:jc w:val="center"/>
              <w:rPr>
                <w:sz w:val="16"/>
                <w:szCs w:val="16"/>
              </w:rPr>
            </w:pPr>
            <w:r>
              <w:rPr>
                <w:sz w:val="16"/>
                <w:szCs w:val="16"/>
              </w:rPr>
              <w:t>FVCScrRq</w:t>
            </w:r>
          </w:p>
        </w:tc>
      </w:tr>
      <w:tr w:rsidR="000C73A7" w:rsidTr="000C73A7">
        <w:trPr>
          <w:trHeight w:val="395"/>
          <w:jc w:val="center"/>
        </w:trPr>
        <w:tc>
          <w:tcPr>
            <w:tcW w:w="5040" w:type="dxa"/>
            <w:tcBorders>
              <w:top w:val="single" w:sz="4" w:space="0" w:color="auto"/>
              <w:left w:val="single" w:sz="4" w:space="0" w:color="auto"/>
              <w:bottom w:val="single" w:sz="4" w:space="0" w:color="auto"/>
              <w:right w:val="single" w:sz="4" w:space="0" w:color="auto"/>
            </w:tcBorders>
            <w:vAlign w:val="center"/>
            <w:hideMark/>
          </w:tcPr>
          <w:p w:rsidR="000C73A7" w:rsidRDefault="00935523">
            <w:pPr>
              <w:spacing w:line="276" w:lineRule="auto"/>
              <w:jc w:val="center"/>
              <w:rPr>
                <w:sz w:val="16"/>
                <w:szCs w:val="16"/>
              </w:rPr>
            </w:pPr>
            <w:r>
              <w:rPr>
                <w:sz w:val="16"/>
                <w:szCs w:val="16"/>
                <w:lang w:val="de-DE"/>
              </w:rPr>
              <w:t>OFF</w:t>
            </w:r>
          </w:p>
        </w:tc>
        <w:tc>
          <w:tcPr>
            <w:tcW w:w="1530" w:type="dxa"/>
            <w:tcBorders>
              <w:top w:val="single" w:sz="4" w:space="0" w:color="auto"/>
              <w:left w:val="double" w:sz="4" w:space="0" w:color="auto"/>
              <w:bottom w:val="single" w:sz="4" w:space="0" w:color="auto"/>
              <w:right w:val="single" w:sz="4" w:space="0" w:color="auto"/>
            </w:tcBorders>
            <w:vAlign w:val="center"/>
            <w:hideMark/>
          </w:tcPr>
          <w:p w:rsidR="000C73A7" w:rsidRDefault="00935523">
            <w:pPr>
              <w:spacing w:beforeLines="40" w:before="96" w:afterLines="40" w:after="96" w:line="276" w:lineRule="auto"/>
              <w:jc w:val="center"/>
              <w:rPr>
                <w:sz w:val="16"/>
                <w:szCs w:val="16"/>
              </w:rPr>
            </w:pPr>
            <w:r>
              <w:rPr>
                <w:sz w:val="16"/>
                <w:szCs w:val="16"/>
              </w:rPr>
              <w:t>OFF</w:t>
            </w:r>
          </w:p>
        </w:tc>
      </w:tr>
      <w:tr w:rsidR="000C73A7" w:rsidTr="000C73A7">
        <w:trPr>
          <w:trHeight w:val="395"/>
          <w:jc w:val="center"/>
        </w:trPr>
        <w:tc>
          <w:tcPr>
            <w:tcW w:w="5040" w:type="dxa"/>
            <w:tcBorders>
              <w:top w:val="single" w:sz="4" w:space="0" w:color="auto"/>
              <w:left w:val="single" w:sz="4" w:space="0" w:color="auto"/>
              <w:bottom w:val="single" w:sz="4" w:space="0" w:color="auto"/>
              <w:right w:val="single" w:sz="4" w:space="0" w:color="auto"/>
            </w:tcBorders>
            <w:vAlign w:val="center"/>
            <w:hideMark/>
          </w:tcPr>
          <w:p w:rsidR="000C73A7" w:rsidRDefault="00935523">
            <w:pPr>
              <w:spacing w:line="276" w:lineRule="auto"/>
              <w:jc w:val="center"/>
              <w:rPr>
                <w:sz w:val="16"/>
                <w:szCs w:val="16"/>
                <w:lang w:val="de-DE"/>
              </w:rPr>
            </w:pPr>
            <w:r>
              <w:rPr>
                <w:sz w:val="16"/>
                <w:szCs w:val="16"/>
                <w:lang w:val="de-DE"/>
              </w:rPr>
              <w:t>FRONT360 | FRONTNORMAL | FRONTSPLIT</w:t>
            </w:r>
          </w:p>
          <w:p w:rsidR="000C73A7" w:rsidRDefault="00935523">
            <w:pPr>
              <w:spacing w:line="276" w:lineRule="auto"/>
              <w:jc w:val="center"/>
              <w:rPr>
                <w:sz w:val="16"/>
                <w:szCs w:val="16"/>
                <w:lang w:val="de-DE"/>
              </w:rPr>
            </w:pPr>
            <w:r>
              <w:rPr>
                <w:sz w:val="16"/>
                <w:szCs w:val="16"/>
                <w:lang w:val="de-DE"/>
              </w:rPr>
              <w:t xml:space="preserve">(feature number coded; no debounce) </w:t>
            </w:r>
          </w:p>
        </w:tc>
        <w:tc>
          <w:tcPr>
            <w:tcW w:w="1530" w:type="dxa"/>
            <w:tcBorders>
              <w:top w:val="single" w:sz="4" w:space="0" w:color="auto"/>
              <w:left w:val="double" w:sz="4" w:space="0" w:color="auto"/>
              <w:bottom w:val="single" w:sz="4" w:space="0" w:color="auto"/>
              <w:right w:val="single" w:sz="4" w:space="0" w:color="auto"/>
            </w:tcBorders>
            <w:vAlign w:val="center"/>
            <w:hideMark/>
          </w:tcPr>
          <w:p w:rsidR="000C73A7" w:rsidRDefault="00935523">
            <w:pPr>
              <w:spacing w:beforeLines="40" w:before="96" w:afterLines="40" w:after="96" w:line="276" w:lineRule="auto"/>
              <w:jc w:val="center"/>
              <w:rPr>
                <w:b/>
                <w:sz w:val="16"/>
                <w:szCs w:val="16"/>
              </w:rPr>
            </w:pPr>
            <w:r>
              <w:rPr>
                <w:sz w:val="16"/>
                <w:szCs w:val="16"/>
              </w:rPr>
              <w:t>FRONT</w:t>
            </w:r>
          </w:p>
        </w:tc>
      </w:tr>
      <w:tr w:rsidR="000C73A7" w:rsidTr="000C73A7">
        <w:trPr>
          <w:trHeight w:val="395"/>
          <w:jc w:val="center"/>
        </w:trPr>
        <w:tc>
          <w:tcPr>
            <w:tcW w:w="5040" w:type="dxa"/>
            <w:tcBorders>
              <w:top w:val="single" w:sz="4" w:space="0" w:color="auto"/>
              <w:left w:val="single" w:sz="4" w:space="0" w:color="auto"/>
              <w:bottom w:val="single" w:sz="4" w:space="0" w:color="auto"/>
              <w:right w:val="single" w:sz="4" w:space="0" w:color="auto"/>
            </w:tcBorders>
            <w:vAlign w:val="center"/>
            <w:hideMark/>
          </w:tcPr>
          <w:p w:rsidR="000C73A7" w:rsidRDefault="00935523">
            <w:pPr>
              <w:spacing w:line="276" w:lineRule="auto"/>
              <w:jc w:val="center"/>
              <w:rPr>
                <w:sz w:val="16"/>
                <w:szCs w:val="16"/>
                <w:lang w:val="de-DE"/>
              </w:rPr>
            </w:pPr>
            <w:r>
              <w:rPr>
                <w:sz w:val="16"/>
                <w:szCs w:val="16"/>
                <w:lang w:val="de-DE"/>
              </w:rPr>
              <w:t>REAR | REAR360 | REARNORMAL |</w:t>
            </w:r>
          </w:p>
          <w:p w:rsidR="000C73A7" w:rsidRDefault="00935523">
            <w:pPr>
              <w:spacing w:line="276" w:lineRule="auto"/>
              <w:jc w:val="center"/>
              <w:rPr>
                <w:sz w:val="16"/>
                <w:szCs w:val="16"/>
                <w:lang w:val="de-DE"/>
              </w:rPr>
            </w:pPr>
            <w:r>
              <w:rPr>
                <w:sz w:val="16"/>
                <w:szCs w:val="16"/>
                <w:lang w:val="de-DE"/>
              </w:rPr>
              <w:t>REARSPLIT | REARZOOM | CHMSL |</w:t>
            </w:r>
          </w:p>
          <w:p w:rsidR="000C73A7" w:rsidRDefault="00935523">
            <w:pPr>
              <w:spacing w:line="276" w:lineRule="auto"/>
              <w:jc w:val="center"/>
              <w:rPr>
                <w:sz w:val="16"/>
                <w:szCs w:val="16"/>
                <w:lang w:val="de-DE"/>
              </w:rPr>
            </w:pPr>
            <w:r>
              <w:rPr>
                <w:sz w:val="16"/>
                <w:szCs w:val="16"/>
                <w:lang w:val="de-DE"/>
              </w:rPr>
              <w:t>CHMSLZOOM | AUX | TRG |</w:t>
            </w:r>
          </w:p>
          <w:p w:rsidR="000C73A7" w:rsidRDefault="00935523">
            <w:pPr>
              <w:spacing w:line="276" w:lineRule="auto"/>
              <w:jc w:val="center"/>
              <w:rPr>
                <w:sz w:val="16"/>
                <w:szCs w:val="16"/>
                <w:lang w:val="de-DE"/>
              </w:rPr>
            </w:pPr>
            <w:r>
              <w:rPr>
                <w:sz w:val="16"/>
                <w:szCs w:val="16"/>
                <w:lang w:val="de-DE"/>
              </w:rPr>
              <w:t>TRGREARNORMAL |</w:t>
            </w:r>
          </w:p>
          <w:p w:rsidR="000C73A7" w:rsidRDefault="00935523">
            <w:pPr>
              <w:spacing w:line="276" w:lineRule="auto"/>
              <w:jc w:val="center"/>
              <w:rPr>
                <w:sz w:val="16"/>
                <w:szCs w:val="16"/>
              </w:rPr>
            </w:pPr>
            <w:r>
              <w:rPr>
                <w:sz w:val="16"/>
                <w:szCs w:val="16"/>
              </w:rPr>
              <w:t>STRAIGHTBACKUP MODE</w:t>
            </w:r>
          </w:p>
          <w:p w:rsidR="000C73A7" w:rsidRDefault="00935523">
            <w:pPr>
              <w:spacing w:line="276" w:lineRule="auto"/>
              <w:jc w:val="center"/>
              <w:rPr>
                <w:sz w:val="16"/>
                <w:szCs w:val="16"/>
                <w:lang w:val="de-DE"/>
              </w:rPr>
            </w:pPr>
            <w:r>
              <w:rPr>
                <w:sz w:val="16"/>
                <w:szCs w:val="16"/>
              </w:rPr>
              <w:t>(feature number coded; no debounce)</w:t>
            </w:r>
          </w:p>
        </w:tc>
        <w:tc>
          <w:tcPr>
            <w:tcW w:w="1530" w:type="dxa"/>
            <w:tcBorders>
              <w:top w:val="single" w:sz="4" w:space="0" w:color="auto"/>
              <w:left w:val="double" w:sz="4" w:space="0" w:color="auto"/>
              <w:bottom w:val="single" w:sz="4" w:space="0" w:color="auto"/>
              <w:right w:val="single" w:sz="4" w:space="0" w:color="auto"/>
            </w:tcBorders>
            <w:vAlign w:val="center"/>
            <w:hideMark/>
          </w:tcPr>
          <w:p w:rsidR="000C73A7" w:rsidRDefault="00935523">
            <w:pPr>
              <w:spacing w:beforeLines="40" w:before="96" w:afterLines="40" w:after="96" w:line="276" w:lineRule="auto"/>
              <w:jc w:val="center"/>
              <w:rPr>
                <w:sz w:val="16"/>
                <w:szCs w:val="16"/>
              </w:rPr>
            </w:pPr>
            <w:r>
              <w:rPr>
                <w:sz w:val="16"/>
                <w:szCs w:val="16"/>
              </w:rPr>
              <w:t>REAR</w:t>
            </w:r>
          </w:p>
        </w:tc>
      </w:tr>
    </w:tbl>
    <w:p w:rsidR="000C73A7" w:rsidRDefault="00935523" w:rsidP="000C73A7"/>
    <w:p w:rsidR="000C73A7" w:rsidRDefault="00935523" w:rsidP="000C73A7">
      <w:pPr>
        <w:jc w:val="center"/>
      </w:pPr>
      <w:r>
        <w:t xml:space="preserve">General Screen Arbitration: Front Camera Status </w:t>
      </w:r>
      <w:r>
        <w:t>Determination</w:t>
      </w:r>
    </w:p>
    <w:p w:rsidR="00500605" w:rsidRPr="000C73A7" w:rsidRDefault="00935523" w:rsidP="000C73A7"/>
    <w:p w:rsidR="00CC6E4C" w:rsidRPr="00CC6E4C" w:rsidRDefault="00CC6E4C" w:rsidP="00CC6E4C">
      <w:pPr>
        <w:pStyle w:val="Heading3"/>
        <w:rPr>
          <w:b w:val="0"/>
          <w:u w:val="single"/>
        </w:rPr>
      </w:pPr>
      <w:bookmarkStart w:id="50" w:name="_Toc35850660"/>
      <w:r w:rsidRPr="00CC6E4C">
        <w:rPr>
          <w:b w:val="0"/>
          <w:u w:val="single"/>
        </w:rPr>
        <w:t>CAMERA-FUR-REQ-196894/A-HMI Screen Logical Arbitration - Determine Dynamic Variables (RVC_OverSpd_Thres)</w:t>
      </w:r>
      <w:bookmarkEnd w:id="50"/>
    </w:p>
    <w:p w:rsidR="004318F8" w:rsidRDefault="00935523" w:rsidP="004318F8">
      <w:r>
        <w:t>The following decision table creates FVC_OverSpd_Thres based</w:t>
      </w:r>
      <w:r>
        <w:t xml:space="preserve"> on the Off Road status and mode.  RVC_OverSpd_Thres is set to CamraDisable_Cfg (only one speed threshold applies to rear camera).</w:t>
      </w:r>
    </w:p>
    <w:tbl>
      <w:tblPr>
        <w:tblW w:w="85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47"/>
        <w:gridCol w:w="2885"/>
        <w:gridCol w:w="2224"/>
        <w:gridCol w:w="2224"/>
      </w:tblGrid>
      <w:tr w:rsidR="004318F8" w:rsidTr="004318F8">
        <w:trPr>
          <w:trHeight w:val="575"/>
          <w:jc w:val="center"/>
        </w:trPr>
        <w:tc>
          <w:tcPr>
            <w:tcW w:w="1248"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4318F8" w:rsidRDefault="00935523">
            <w:pPr>
              <w:pStyle w:val="Caption"/>
              <w:spacing w:line="276" w:lineRule="auto"/>
              <w:jc w:val="center"/>
              <w:rPr>
                <w:sz w:val="16"/>
                <w:szCs w:val="16"/>
              </w:rPr>
            </w:pPr>
            <w:r>
              <w:rPr>
                <w:sz w:val="16"/>
                <w:szCs w:val="16"/>
              </w:rPr>
              <w:t>OffRoad</w:t>
            </w:r>
          </w:p>
          <w:p w:rsidR="004318F8" w:rsidRDefault="00935523">
            <w:pPr>
              <w:pStyle w:val="Caption"/>
              <w:spacing w:line="276" w:lineRule="auto"/>
              <w:jc w:val="center"/>
              <w:rPr>
                <w:sz w:val="16"/>
                <w:szCs w:val="16"/>
              </w:rPr>
            </w:pPr>
            <w:r>
              <w:rPr>
                <w:sz w:val="16"/>
                <w:szCs w:val="16"/>
              </w:rPr>
              <w:t>Camera_Cfg</w:t>
            </w:r>
          </w:p>
        </w:tc>
        <w:tc>
          <w:tcPr>
            <w:tcW w:w="2886" w:type="dxa"/>
            <w:tcBorders>
              <w:top w:val="single" w:sz="4" w:space="0" w:color="auto"/>
              <w:left w:val="single" w:sz="4" w:space="0" w:color="auto"/>
              <w:bottom w:val="double" w:sz="4" w:space="0" w:color="auto"/>
              <w:right w:val="double" w:sz="4" w:space="0" w:color="auto"/>
            </w:tcBorders>
            <w:shd w:val="clear" w:color="auto" w:fill="DEDEDE"/>
            <w:vAlign w:val="center"/>
            <w:hideMark/>
          </w:tcPr>
          <w:p w:rsidR="004318F8" w:rsidRDefault="00935523">
            <w:pPr>
              <w:pStyle w:val="Caption"/>
              <w:spacing w:line="276" w:lineRule="auto"/>
              <w:jc w:val="center"/>
              <w:rPr>
                <w:sz w:val="16"/>
                <w:szCs w:val="16"/>
              </w:rPr>
            </w:pPr>
            <w:r>
              <w:rPr>
                <w:sz w:val="16"/>
                <w:szCs w:val="16"/>
              </w:rPr>
              <w:t>AWDStat_D_RqDsply</w:t>
            </w:r>
          </w:p>
        </w:tc>
        <w:tc>
          <w:tcPr>
            <w:tcW w:w="2225" w:type="dxa"/>
            <w:tcBorders>
              <w:top w:val="single" w:sz="4" w:space="0" w:color="auto"/>
              <w:left w:val="double" w:sz="4" w:space="0" w:color="auto"/>
              <w:bottom w:val="double" w:sz="4" w:space="0" w:color="auto"/>
              <w:right w:val="single" w:sz="4" w:space="0" w:color="auto"/>
            </w:tcBorders>
            <w:shd w:val="clear" w:color="auto" w:fill="DEDEDE"/>
            <w:vAlign w:val="center"/>
          </w:tcPr>
          <w:p w:rsidR="004318F8" w:rsidRDefault="00935523">
            <w:pPr>
              <w:pStyle w:val="Caption"/>
              <w:spacing w:line="276" w:lineRule="auto"/>
              <w:jc w:val="center"/>
              <w:rPr>
                <w:color w:val="FF0000"/>
                <w:sz w:val="16"/>
                <w:szCs w:val="16"/>
              </w:rPr>
            </w:pPr>
          </w:p>
          <w:p w:rsidR="004318F8" w:rsidRDefault="00935523">
            <w:pPr>
              <w:pStyle w:val="Caption"/>
              <w:spacing w:line="276" w:lineRule="auto"/>
              <w:jc w:val="center"/>
              <w:rPr>
                <w:sz w:val="16"/>
                <w:szCs w:val="16"/>
              </w:rPr>
            </w:pPr>
            <w:r>
              <w:rPr>
                <w:sz w:val="16"/>
                <w:szCs w:val="16"/>
              </w:rPr>
              <w:t>FVC_OverSpd_Thres</w:t>
            </w:r>
          </w:p>
        </w:tc>
        <w:tc>
          <w:tcPr>
            <w:tcW w:w="2225"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4318F8" w:rsidRDefault="00935523">
            <w:pPr>
              <w:pStyle w:val="Caption"/>
              <w:spacing w:line="276" w:lineRule="auto"/>
              <w:jc w:val="center"/>
              <w:rPr>
                <w:sz w:val="16"/>
                <w:szCs w:val="16"/>
              </w:rPr>
            </w:pPr>
            <w:r>
              <w:rPr>
                <w:sz w:val="16"/>
                <w:szCs w:val="16"/>
              </w:rPr>
              <w:t>RVC_OverSpd_Thres</w:t>
            </w:r>
          </w:p>
        </w:tc>
      </w:tr>
      <w:tr w:rsidR="004318F8" w:rsidTr="004318F8">
        <w:trPr>
          <w:trHeight w:val="395"/>
          <w:jc w:val="center"/>
        </w:trPr>
        <w:tc>
          <w:tcPr>
            <w:tcW w:w="1248" w:type="dxa"/>
            <w:tcBorders>
              <w:top w:val="single" w:sz="4" w:space="0" w:color="auto"/>
              <w:left w:val="single" w:sz="4" w:space="0" w:color="auto"/>
              <w:bottom w:val="single" w:sz="4" w:space="0" w:color="auto"/>
              <w:right w:val="single" w:sz="4" w:space="0" w:color="auto"/>
            </w:tcBorders>
            <w:vAlign w:val="center"/>
            <w:hideMark/>
          </w:tcPr>
          <w:p w:rsidR="004318F8" w:rsidRDefault="00935523">
            <w:pPr>
              <w:spacing w:beforeLines="40" w:before="96" w:afterLines="40" w:after="96" w:line="276" w:lineRule="auto"/>
              <w:jc w:val="center"/>
              <w:rPr>
                <w:sz w:val="16"/>
                <w:szCs w:val="16"/>
              </w:rPr>
            </w:pPr>
            <w:r>
              <w:rPr>
                <w:sz w:val="16"/>
                <w:szCs w:val="16"/>
              </w:rPr>
              <w:t>TRUE</w:t>
            </w:r>
          </w:p>
        </w:tc>
        <w:tc>
          <w:tcPr>
            <w:tcW w:w="2886" w:type="dxa"/>
            <w:tcBorders>
              <w:top w:val="single" w:sz="4" w:space="0" w:color="auto"/>
              <w:left w:val="single" w:sz="4" w:space="0" w:color="auto"/>
              <w:bottom w:val="single" w:sz="4" w:space="0" w:color="auto"/>
              <w:right w:val="double" w:sz="4" w:space="0" w:color="auto"/>
            </w:tcBorders>
            <w:vAlign w:val="center"/>
            <w:hideMark/>
          </w:tcPr>
          <w:p w:rsidR="004318F8" w:rsidRDefault="00935523">
            <w:pPr>
              <w:spacing w:beforeLines="40" w:before="96" w:afterLines="40" w:after="96" w:line="276" w:lineRule="auto"/>
              <w:jc w:val="center"/>
              <w:rPr>
                <w:sz w:val="16"/>
                <w:szCs w:val="16"/>
              </w:rPr>
            </w:pPr>
            <w:r>
              <w:rPr>
                <w:sz w:val="16"/>
                <w:szCs w:val="16"/>
              </w:rPr>
              <w:t>_4x4_Off_Road_Mode |</w:t>
            </w:r>
          </w:p>
          <w:p w:rsidR="004318F8" w:rsidRDefault="00935523">
            <w:pPr>
              <w:spacing w:beforeLines="40" w:before="96" w:afterLines="40" w:after="96" w:line="276" w:lineRule="auto"/>
              <w:jc w:val="center"/>
              <w:rPr>
                <w:sz w:val="16"/>
                <w:szCs w:val="16"/>
              </w:rPr>
            </w:pPr>
            <w:r>
              <w:rPr>
                <w:sz w:val="16"/>
                <w:szCs w:val="16"/>
              </w:rPr>
              <w:t>_4x4_Exiting_Off_Road |</w:t>
            </w:r>
          </w:p>
          <w:p w:rsidR="004318F8" w:rsidRDefault="00935523">
            <w:pPr>
              <w:spacing w:beforeLines="40" w:before="96" w:afterLines="40" w:after="96" w:line="276" w:lineRule="auto"/>
              <w:jc w:val="center"/>
              <w:rPr>
                <w:sz w:val="16"/>
                <w:szCs w:val="16"/>
              </w:rPr>
            </w:pPr>
            <w:r>
              <w:rPr>
                <w:sz w:val="16"/>
                <w:szCs w:val="16"/>
              </w:rPr>
              <w:t>_4x4_Extreme_Off_Road_Mode |</w:t>
            </w:r>
          </w:p>
          <w:p w:rsidR="004318F8" w:rsidRDefault="00935523">
            <w:pPr>
              <w:spacing w:beforeLines="40" w:before="96" w:afterLines="40" w:after="96" w:line="276" w:lineRule="auto"/>
              <w:jc w:val="center"/>
              <w:rPr>
                <w:sz w:val="16"/>
                <w:szCs w:val="16"/>
              </w:rPr>
            </w:pPr>
            <w:r>
              <w:rPr>
                <w:sz w:val="16"/>
                <w:szCs w:val="16"/>
              </w:rPr>
              <w:t>_4x4_Off_Road_Speed</w:t>
            </w:r>
          </w:p>
          <w:p w:rsidR="004318F8" w:rsidRDefault="00935523">
            <w:pPr>
              <w:spacing w:beforeLines="40" w:before="96" w:afterLines="40" w:after="96" w:line="276" w:lineRule="auto"/>
              <w:jc w:val="center"/>
              <w:rPr>
                <w:sz w:val="16"/>
                <w:szCs w:val="16"/>
              </w:rPr>
            </w:pPr>
            <w:r>
              <w:rPr>
                <w:sz w:val="16"/>
                <w:szCs w:val="16"/>
              </w:rPr>
              <w:t>(No debounce)</w:t>
            </w:r>
          </w:p>
        </w:tc>
        <w:tc>
          <w:tcPr>
            <w:tcW w:w="2225" w:type="dxa"/>
            <w:tcBorders>
              <w:top w:val="single" w:sz="4" w:space="0" w:color="auto"/>
              <w:left w:val="double" w:sz="4" w:space="0" w:color="auto"/>
              <w:bottom w:val="single" w:sz="4" w:space="0" w:color="auto"/>
              <w:right w:val="single" w:sz="4" w:space="0" w:color="auto"/>
            </w:tcBorders>
            <w:vAlign w:val="center"/>
            <w:hideMark/>
          </w:tcPr>
          <w:p w:rsidR="004318F8" w:rsidRDefault="00935523">
            <w:pPr>
              <w:spacing w:beforeLines="40" w:before="96" w:afterLines="40" w:after="96" w:line="276" w:lineRule="auto"/>
              <w:jc w:val="center"/>
              <w:rPr>
                <w:sz w:val="16"/>
                <w:szCs w:val="16"/>
              </w:rPr>
            </w:pPr>
            <w:r>
              <w:rPr>
                <w:sz w:val="16"/>
                <w:szCs w:val="16"/>
              </w:rPr>
              <w:t>Value of</w:t>
            </w:r>
          </w:p>
          <w:p w:rsidR="004318F8" w:rsidRDefault="00935523">
            <w:pPr>
              <w:spacing w:beforeLines="40" w:before="96" w:afterLines="40" w:after="96" w:line="276" w:lineRule="auto"/>
              <w:jc w:val="center"/>
              <w:rPr>
                <w:sz w:val="16"/>
                <w:szCs w:val="16"/>
              </w:rPr>
            </w:pPr>
            <w:r>
              <w:rPr>
                <w:sz w:val="16"/>
                <w:szCs w:val="16"/>
              </w:rPr>
              <w:t>CamraOffRoadDisable_Cfg</w:t>
            </w:r>
          </w:p>
          <w:p w:rsidR="004318F8" w:rsidRDefault="00935523">
            <w:pPr>
              <w:spacing w:beforeLines="40" w:before="96" w:afterLines="40" w:after="96" w:line="276" w:lineRule="auto"/>
              <w:jc w:val="center"/>
              <w:rPr>
                <w:sz w:val="16"/>
                <w:szCs w:val="16"/>
              </w:rPr>
            </w:pPr>
            <w:r>
              <w:rPr>
                <w:sz w:val="16"/>
                <w:szCs w:val="16"/>
              </w:rPr>
              <w:t>(24 KPH)</w:t>
            </w:r>
          </w:p>
        </w:tc>
        <w:tc>
          <w:tcPr>
            <w:tcW w:w="2225" w:type="dxa"/>
            <w:tcBorders>
              <w:top w:val="single" w:sz="4" w:space="0" w:color="auto"/>
              <w:left w:val="single" w:sz="4" w:space="0" w:color="auto"/>
              <w:bottom w:val="single" w:sz="4" w:space="0" w:color="auto"/>
              <w:right w:val="single" w:sz="4" w:space="0" w:color="auto"/>
            </w:tcBorders>
            <w:vAlign w:val="center"/>
            <w:hideMark/>
          </w:tcPr>
          <w:p w:rsidR="004318F8" w:rsidRDefault="00935523">
            <w:pPr>
              <w:spacing w:beforeLines="40" w:before="96" w:afterLines="40" w:after="96" w:line="276" w:lineRule="auto"/>
              <w:jc w:val="center"/>
              <w:rPr>
                <w:sz w:val="16"/>
                <w:szCs w:val="16"/>
              </w:rPr>
            </w:pPr>
            <w:r>
              <w:rPr>
                <w:sz w:val="16"/>
                <w:szCs w:val="16"/>
              </w:rPr>
              <w:t>Value of</w:t>
            </w:r>
          </w:p>
          <w:p w:rsidR="004318F8" w:rsidRDefault="00935523">
            <w:pPr>
              <w:spacing w:beforeLines="40" w:before="96" w:afterLines="40" w:after="96" w:line="276" w:lineRule="auto"/>
              <w:jc w:val="center"/>
              <w:rPr>
                <w:sz w:val="16"/>
                <w:szCs w:val="16"/>
              </w:rPr>
            </w:pPr>
            <w:r>
              <w:rPr>
                <w:sz w:val="16"/>
                <w:szCs w:val="16"/>
              </w:rPr>
              <w:t>CamraDisable_Cfg</w:t>
            </w:r>
          </w:p>
          <w:p w:rsidR="004318F8" w:rsidRDefault="00935523">
            <w:pPr>
              <w:spacing w:beforeLines="40" w:before="96" w:afterLines="40" w:after="96" w:line="276" w:lineRule="auto"/>
              <w:jc w:val="center"/>
              <w:rPr>
                <w:sz w:val="16"/>
                <w:szCs w:val="16"/>
              </w:rPr>
            </w:pPr>
            <w:r>
              <w:rPr>
                <w:sz w:val="16"/>
                <w:szCs w:val="16"/>
              </w:rPr>
              <w:t>(10 KPH)</w:t>
            </w:r>
          </w:p>
        </w:tc>
      </w:tr>
      <w:tr w:rsidR="004318F8" w:rsidTr="004318F8">
        <w:trPr>
          <w:trHeight w:val="395"/>
          <w:jc w:val="center"/>
        </w:trPr>
        <w:tc>
          <w:tcPr>
            <w:tcW w:w="1248" w:type="dxa"/>
            <w:tcBorders>
              <w:top w:val="single" w:sz="4" w:space="0" w:color="auto"/>
              <w:left w:val="single" w:sz="4" w:space="0" w:color="auto"/>
              <w:bottom w:val="single" w:sz="4" w:space="0" w:color="auto"/>
              <w:right w:val="single" w:sz="4" w:space="0" w:color="auto"/>
            </w:tcBorders>
            <w:vAlign w:val="center"/>
            <w:hideMark/>
          </w:tcPr>
          <w:p w:rsidR="004318F8" w:rsidRDefault="00935523">
            <w:pPr>
              <w:spacing w:beforeLines="40" w:before="96" w:afterLines="40" w:after="96" w:line="276" w:lineRule="auto"/>
              <w:jc w:val="center"/>
              <w:rPr>
                <w:sz w:val="16"/>
                <w:szCs w:val="16"/>
              </w:rPr>
            </w:pPr>
            <w:r>
              <w:rPr>
                <w:sz w:val="16"/>
                <w:szCs w:val="16"/>
              </w:rPr>
              <w:t>TRUE</w:t>
            </w:r>
          </w:p>
        </w:tc>
        <w:tc>
          <w:tcPr>
            <w:tcW w:w="2886" w:type="dxa"/>
            <w:tcBorders>
              <w:top w:val="single" w:sz="4" w:space="0" w:color="auto"/>
              <w:left w:val="single" w:sz="4" w:space="0" w:color="auto"/>
              <w:bottom w:val="single" w:sz="4" w:space="0" w:color="auto"/>
              <w:right w:val="double" w:sz="4" w:space="0" w:color="auto"/>
            </w:tcBorders>
            <w:vAlign w:val="center"/>
            <w:hideMark/>
          </w:tcPr>
          <w:p w:rsidR="004318F8" w:rsidRDefault="00935523">
            <w:pPr>
              <w:spacing w:beforeLines="40" w:before="96" w:afterLines="40" w:after="96" w:line="276" w:lineRule="auto"/>
              <w:jc w:val="center"/>
              <w:rPr>
                <w:sz w:val="16"/>
                <w:szCs w:val="16"/>
              </w:rPr>
            </w:pPr>
            <w:r>
              <w:rPr>
                <w:sz w:val="16"/>
                <w:szCs w:val="16"/>
              </w:rPr>
              <w:t>!=(_4x4_Off_Road_Mode |</w:t>
            </w:r>
          </w:p>
          <w:p w:rsidR="004318F8" w:rsidRDefault="00935523">
            <w:pPr>
              <w:spacing w:beforeLines="40" w:before="96" w:afterLines="40" w:after="96" w:line="276" w:lineRule="auto"/>
              <w:jc w:val="center"/>
              <w:rPr>
                <w:sz w:val="16"/>
                <w:szCs w:val="16"/>
              </w:rPr>
            </w:pPr>
            <w:r>
              <w:rPr>
                <w:sz w:val="16"/>
                <w:szCs w:val="16"/>
              </w:rPr>
              <w:t>_4x4_Exiting_Off_Road |</w:t>
            </w:r>
          </w:p>
          <w:p w:rsidR="004318F8" w:rsidRDefault="00935523">
            <w:pPr>
              <w:spacing w:beforeLines="40" w:before="96" w:afterLines="40" w:after="96" w:line="276" w:lineRule="auto"/>
              <w:jc w:val="center"/>
              <w:rPr>
                <w:sz w:val="16"/>
                <w:szCs w:val="16"/>
              </w:rPr>
            </w:pPr>
            <w:r>
              <w:rPr>
                <w:sz w:val="16"/>
                <w:szCs w:val="16"/>
              </w:rPr>
              <w:t>_4x4_Extreme_Off_Road_Mode |</w:t>
            </w:r>
          </w:p>
          <w:p w:rsidR="004318F8" w:rsidRDefault="00935523">
            <w:pPr>
              <w:spacing w:beforeLines="40" w:before="96" w:afterLines="40" w:after="96" w:line="276" w:lineRule="auto"/>
              <w:jc w:val="center"/>
              <w:rPr>
                <w:sz w:val="16"/>
                <w:szCs w:val="16"/>
              </w:rPr>
            </w:pPr>
            <w:r>
              <w:rPr>
                <w:sz w:val="16"/>
                <w:szCs w:val="16"/>
              </w:rPr>
              <w:t>_4x4_Off_Road_Speed)</w:t>
            </w:r>
          </w:p>
          <w:p w:rsidR="004318F8" w:rsidRDefault="00935523">
            <w:pPr>
              <w:spacing w:beforeLines="40" w:before="96" w:afterLines="40" w:after="96" w:line="276" w:lineRule="auto"/>
              <w:jc w:val="center"/>
              <w:rPr>
                <w:sz w:val="16"/>
                <w:szCs w:val="16"/>
              </w:rPr>
            </w:pPr>
            <w:r>
              <w:rPr>
                <w:sz w:val="16"/>
                <w:szCs w:val="16"/>
              </w:rPr>
              <w:t>(No debounce</w:t>
            </w:r>
            <w:r>
              <w:rPr>
                <w:sz w:val="16"/>
                <w:szCs w:val="16"/>
              </w:rPr>
              <w:t>)</w:t>
            </w:r>
          </w:p>
        </w:tc>
        <w:tc>
          <w:tcPr>
            <w:tcW w:w="2225" w:type="dxa"/>
            <w:tcBorders>
              <w:top w:val="single" w:sz="4" w:space="0" w:color="auto"/>
              <w:left w:val="double" w:sz="4" w:space="0" w:color="auto"/>
              <w:bottom w:val="single" w:sz="4" w:space="0" w:color="auto"/>
              <w:right w:val="single" w:sz="4" w:space="0" w:color="auto"/>
            </w:tcBorders>
            <w:vAlign w:val="center"/>
            <w:hideMark/>
          </w:tcPr>
          <w:p w:rsidR="004318F8" w:rsidRDefault="00935523">
            <w:pPr>
              <w:spacing w:beforeLines="40" w:before="96" w:afterLines="40" w:after="96" w:line="276" w:lineRule="auto"/>
              <w:jc w:val="center"/>
              <w:rPr>
                <w:sz w:val="16"/>
                <w:szCs w:val="16"/>
              </w:rPr>
            </w:pPr>
            <w:r>
              <w:rPr>
                <w:sz w:val="16"/>
                <w:szCs w:val="16"/>
              </w:rPr>
              <w:t>Value of</w:t>
            </w:r>
          </w:p>
          <w:p w:rsidR="004318F8" w:rsidRDefault="00935523">
            <w:pPr>
              <w:spacing w:beforeLines="40" w:before="96" w:afterLines="40" w:after="96" w:line="276" w:lineRule="auto"/>
              <w:jc w:val="center"/>
              <w:rPr>
                <w:sz w:val="16"/>
                <w:szCs w:val="16"/>
              </w:rPr>
            </w:pPr>
            <w:r>
              <w:rPr>
                <w:sz w:val="16"/>
                <w:szCs w:val="16"/>
              </w:rPr>
              <w:t>CamraDisable_Cfg</w:t>
            </w:r>
          </w:p>
          <w:p w:rsidR="004318F8" w:rsidRDefault="00935523">
            <w:pPr>
              <w:spacing w:beforeLines="40" w:before="96" w:afterLines="40" w:after="96" w:line="276" w:lineRule="auto"/>
              <w:jc w:val="center"/>
              <w:rPr>
                <w:sz w:val="16"/>
                <w:szCs w:val="16"/>
              </w:rPr>
            </w:pPr>
            <w:r>
              <w:rPr>
                <w:sz w:val="16"/>
                <w:szCs w:val="16"/>
              </w:rPr>
              <w:t>(10 KPH)</w:t>
            </w:r>
          </w:p>
        </w:tc>
        <w:tc>
          <w:tcPr>
            <w:tcW w:w="2225" w:type="dxa"/>
            <w:tcBorders>
              <w:top w:val="single" w:sz="4" w:space="0" w:color="auto"/>
              <w:left w:val="single" w:sz="4" w:space="0" w:color="auto"/>
              <w:bottom w:val="single" w:sz="4" w:space="0" w:color="auto"/>
              <w:right w:val="single" w:sz="4" w:space="0" w:color="auto"/>
            </w:tcBorders>
            <w:vAlign w:val="center"/>
            <w:hideMark/>
          </w:tcPr>
          <w:p w:rsidR="004318F8" w:rsidRDefault="00935523">
            <w:pPr>
              <w:spacing w:beforeLines="40" w:before="96" w:afterLines="40" w:after="96" w:line="276" w:lineRule="auto"/>
              <w:jc w:val="center"/>
              <w:rPr>
                <w:sz w:val="16"/>
                <w:szCs w:val="16"/>
              </w:rPr>
            </w:pPr>
            <w:r>
              <w:rPr>
                <w:sz w:val="16"/>
                <w:szCs w:val="16"/>
              </w:rPr>
              <w:t>Value of</w:t>
            </w:r>
          </w:p>
          <w:p w:rsidR="004318F8" w:rsidRDefault="00935523">
            <w:pPr>
              <w:spacing w:beforeLines="40" w:before="96" w:afterLines="40" w:after="96" w:line="276" w:lineRule="auto"/>
              <w:jc w:val="center"/>
              <w:rPr>
                <w:sz w:val="16"/>
                <w:szCs w:val="16"/>
              </w:rPr>
            </w:pPr>
            <w:r>
              <w:rPr>
                <w:sz w:val="16"/>
                <w:szCs w:val="16"/>
              </w:rPr>
              <w:t>CamraDisable_Cfg</w:t>
            </w:r>
          </w:p>
          <w:p w:rsidR="004318F8" w:rsidRDefault="00935523">
            <w:pPr>
              <w:spacing w:beforeLines="40" w:before="96" w:afterLines="40" w:after="96" w:line="276" w:lineRule="auto"/>
              <w:jc w:val="center"/>
              <w:rPr>
                <w:sz w:val="16"/>
                <w:szCs w:val="16"/>
              </w:rPr>
            </w:pPr>
            <w:r>
              <w:rPr>
                <w:sz w:val="16"/>
                <w:szCs w:val="16"/>
              </w:rPr>
              <w:t>(10 KPH)</w:t>
            </w:r>
          </w:p>
        </w:tc>
      </w:tr>
      <w:tr w:rsidR="004318F8" w:rsidTr="004318F8">
        <w:trPr>
          <w:trHeight w:val="395"/>
          <w:jc w:val="center"/>
        </w:trPr>
        <w:tc>
          <w:tcPr>
            <w:tcW w:w="1248" w:type="dxa"/>
            <w:tcBorders>
              <w:top w:val="single" w:sz="4" w:space="0" w:color="auto"/>
              <w:left w:val="single" w:sz="4" w:space="0" w:color="auto"/>
              <w:bottom w:val="single" w:sz="4" w:space="0" w:color="auto"/>
              <w:right w:val="single" w:sz="4" w:space="0" w:color="auto"/>
            </w:tcBorders>
            <w:vAlign w:val="center"/>
            <w:hideMark/>
          </w:tcPr>
          <w:p w:rsidR="004318F8" w:rsidRDefault="00935523">
            <w:pPr>
              <w:spacing w:beforeLines="40" w:before="96" w:afterLines="40" w:after="96" w:line="276" w:lineRule="auto"/>
              <w:jc w:val="center"/>
              <w:rPr>
                <w:sz w:val="16"/>
                <w:szCs w:val="16"/>
              </w:rPr>
            </w:pPr>
            <w:r>
              <w:rPr>
                <w:sz w:val="16"/>
                <w:szCs w:val="16"/>
              </w:rPr>
              <w:t>FALSE</w:t>
            </w:r>
          </w:p>
        </w:tc>
        <w:tc>
          <w:tcPr>
            <w:tcW w:w="2886" w:type="dxa"/>
            <w:tcBorders>
              <w:top w:val="single" w:sz="4" w:space="0" w:color="auto"/>
              <w:left w:val="single" w:sz="4" w:space="0" w:color="auto"/>
              <w:bottom w:val="single" w:sz="4" w:space="0" w:color="auto"/>
              <w:right w:val="double" w:sz="4" w:space="0" w:color="auto"/>
            </w:tcBorders>
            <w:vAlign w:val="center"/>
            <w:hideMark/>
          </w:tcPr>
          <w:p w:rsidR="004318F8" w:rsidRDefault="00935523">
            <w:pPr>
              <w:spacing w:beforeLines="40" w:before="96" w:afterLines="40" w:after="96" w:line="276" w:lineRule="auto"/>
              <w:jc w:val="center"/>
              <w:rPr>
                <w:sz w:val="16"/>
                <w:szCs w:val="16"/>
              </w:rPr>
            </w:pPr>
            <w:r>
              <w:rPr>
                <w:sz w:val="16"/>
                <w:szCs w:val="16"/>
              </w:rPr>
              <w:t>DON’T CARE</w:t>
            </w:r>
          </w:p>
        </w:tc>
        <w:tc>
          <w:tcPr>
            <w:tcW w:w="2225" w:type="dxa"/>
            <w:tcBorders>
              <w:top w:val="single" w:sz="4" w:space="0" w:color="auto"/>
              <w:left w:val="double" w:sz="4" w:space="0" w:color="auto"/>
              <w:bottom w:val="single" w:sz="4" w:space="0" w:color="auto"/>
              <w:right w:val="single" w:sz="4" w:space="0" w:color="auto"/>
            </w:tcBorders>
            <w:vAlign w:val="center"/>
            <w:hideMark/>
          </w:tcPr>
          <w:p w:rsidR="004318F8" w:rsidRDefault="00935523">
            <w:pPr>
              <w:spacing w:beforeLines="40" w:before="96" w:afterLines="40" w:after="96" w:line="276" w:lineRule="auto"/>
              <w:jc w:val="center"/>
              <w:rPr>
                <w:sz w:val="16"/>
                <w:szCs w:val="16"/>
              </w:rPr>
            </w:pPr>
            <w:r>
              <w:rPr>
                <w:sz w:val="16"/>
                <w:szCs w:val="16"/>
              </w:rPr>
              <w:t>Value of</w:t>
            </w:r>
          </w:p>
          <w:p w:rsidR="004318F8" w:rsidRDefault="00935523">
            <w:pPr>
              <w:spacing w:beforeLines="40" w:before="96" w:afterLines="40" w:after="96" w:line="276" w:lineRule="auto"/>
              <w:jc w:val="center"/>
              <w:rPr>
                <w:sz w:val="16"/>
                <w:szCs w:val="16"/>
              </w:rPr>
            </w:pPr>
            <w:r>
              <w:rPr>
                <w:sz w:val="16"/>
                <w:szCs w:val="16"/>
              </w:rPr>
              <w:t>CamraDisable_Cfg</w:t>
            </w:r>
          </w:p>
          <w:p w:rsidR="004318F8" w:rsidRDefault="00935523">
            <w:pPr>
              <w:spacing w:beforeLines="40" w:before="96" w:afterLines="40" w:after="96" w:line="276" w:lineRule="auto"/>
              <w:jc w:val="center"/>
              <w:rPr>
                <w:sz w:val="16"/>
                <w:szCs w:val="16"/>
              </w:rPr>
            </w:pPr>
            <w:r>
              <w:rPr>
                <w:sz w:val="16"/>
                <w:szCs w:val="16"/>
              </w:rPr>
              <w:t>(10 KPH)</w:t>
            </w:r>
          </w:p>
        </w:tc>
        <w:tc>
          <w:tcPr>
            <w:tcW w:w="2225" w:type="dxa"/>
            <w:tcBorders>
              <w:top w:val="single" w:sz="4" w:space="0" w:color="auto"/>
              <w:left w:val="single" w:sz="4" w:space="0" w:color="auto"/>
              <w:bottom w:val="single" w:sz="4" w:space="0" w:color="auto"/>
              <w:right w:val="single" w:sz="4" w:space="0" w:color="auto"/>
            </w:tcBorders>
            <w:vAlign w:val="center"/>
            <w:hideMark/>
          </w:tcPr>
          <w:p w:rsidR="004318F8" w:rsidRDefault="00935523">
            <w:pPr>
              <w:spacing w:beforeLines="40" w:before="96" w:afterLines="40" w:after="96" w:line="276" w:lineRule="auto"/>
              <w:jc w:val="center"/>
              <w:rPr>
                <w:sz w:val="16"/>
                <w:szCs w:val="16"/>
              </w:rPr>
            </w:pPr>
            <w:r>
              <w:rPr>
                <w:sz w:val="16"/>
                <w:szCs w:val="16"/>
              </w:rPr>
              <w:t>Value of</w:t>
            </w:r>
          </w:p>
          <w:p w:rsidR="004318F8" w:rsidRDefault="00935523">
            <w:pPr>
              <w:spacing w:beforeLines="40" w:before="96" w:afterLines="40" w:after="96" w:line="276" w:lineRule="auto"/>
              <w:jc w:val="center"/>
              <w:rPr>
                <w:sz w:val="16"/>
                <w:szCs w:val="16"/>
              </w:rPr>
            </w:pPr>
            <w:r>
              <w:rPr>
                <w:sz w:val="16"/>
                <w:szCs w:val="16"/>
              </w:rPr>
              <w:t>CamraDisable_Cfg</w:t>
            </w:r>
          </w:p>
          <w:p w:rsidR="004318F8" w:rsidRDefault="00935523">
            <w:pPr>
              <w:spacing w:beforeLines="40" w:before="96" w:afterLines="40" w:after="96" w:line="276" w:lineRule="auto"/>
              <w:jc w:val="center"/>
              <w:rPr>
                <w:sz w:val="16"/>
                <w:szCs w:val="16"/>
              </w:rPr>
            </w:pPr>
            <w:r>
              <w:rPr>
                <w:sz w:val="16"/>
                <w:szCs w:val="16"/>
              </w:rPr>
              <w:t>(10 KPH)</w:t>
            </w:r>
          </w:p>
        </w:tc>
      </w:tr>
      <w:tr w:rsidR="004318F8" w:rsidTr="004318F8">
        <w:trPr>
          <w:trHeight w:val="395"/>
          <w:jc w:val="center"/>
        </w:trPr>
        <w:tc>
          <w:tcPr>
            <w:tcW w:w="1248" w:type="dxa"/>
            <w:tcBorders>
              <w:top w:val="single" w:sz="4" w:space="0" w:color="auto"/>
              <w:left w:val="single" w:sz="4" w:space="0" w:color="auto"/>
              <w:bottom w:val="single" w:sz="4" w:space="0" w:color="auto"/>
              <w:right w:val="single" w:sz="4" w:space="0" w:color="auto"/>
            </w:tcBorders>
            <w:vAlign w:val="center"/>
            <w:hideMark/>
          </w:tcPr>
          <w:p w:rsidR="004318F8" w:rsidRDefault="00935523">
            <w:pPr>
              <w:keepNext/>
              <w:spacing w:beforeLines="40" w:before="96" w:afterLines="40" w:after="96" w:line="276" w:lineRule="auto"/>
              <w:jc w:val="center"/>
              <w:rPr>
                <w:sz w:val="16"/>
                <w:szCs w:val="16"/>
              </w:rPr>
            </w:pPr>
            <w:r>
              <w:rPr>
                <w:sz w:val="16"/>
                <w:szCs w:val="16"/>
              </w:rPr>
              <w:t>FALSE</w:t>
            </w:r>
          </w:p>
        </w:tc>
        <w:tc>
          <w:tcPr>
            <w:tcW w:w="2886" w:type="dxa"/>
            <w:tcBorders>
              <w:top w:val="single" w:sz="4" w:space="0" w:color="auto"/>
              <w:left w:val="single" w:sz="4" w:space="0" w:color="auto"/>
              <w:bottom w:val="single" w:sz="4" w:space="0" w:color="auto"/>
              <w:right w:val="double" w:sz="4" w:space="0" w:color="auto"/>
            </w:tcBorders>
            <w:vAlign w:val="center"/>
            <w:hideMark/>
          </w:tcPr>
          <w:p w:rsidR="004318F8" w:rsidRDefault="00935523">
            <w:pPr>
              <w:keepNext/>
              <w:spacing w:beforeLines="40" w:before="96" w:afterLines="40" w:after="96" w:line="276" w:lineRule="auto"/>
              <w:jc w:val="center"/>
              <w:rPr>
                <w:sz w:val="16"/>
                <w:szCs w:val="16"/>
              </w:rPr>
            </w:pPr>
            <w:r>
              <w:rPr>
                <w:sz w:val="16"/>
                <w:szCs w:val="16"/>
              </w:rPr>
              <w:t>DON’T CARE</w:t>
            </w:r>
          </w:p>
        </w:tc>
        <w:tc>
          <w:tcPr>
            <w:tcW w:w="2225" w:type="dxa"/>
            <w:tcBorders>
              <w:top w:val="single" w:sz="4" w:space="0" w:color="auto"/>
              <w:left w:val="double" w:sz="4" w:space="0" w:color="auto"/>
              <w:bottom w:val="single" w:sz="4" w:space="0" w:color="auto"/>
              <w:right w:val="single" w:sz="4" w:space="0" w:color="auto"/>
            </w:tcBorders>
            <w:vAlign w:val="center"/>
            <w:hideMark/>
          </w:tcPr>
          <w:p w:rsidR="004318F8" w:rsidRDefault="00935523">
            <w:pPr>
              <w:spacing w:beforeLines="40" w:before="96" w:afterLines="40" w:after="96" w:line="276" w:lineRule="auto"/>
              <w:jc w:val="center"/>
              <w:rPr>
                <w:sz w:val="16"/>
                <w:szCs w:val="16"/>
              </w:rPr>
            </w:pPr>
            <w:r>
              <w:rPr>
                <w:sz w:val="16"/>
                <w:szCs w:val="16"/>
              </w:rPr>
              <w:t>Value of</w:t>
            </w:r>
          </w:p>
          <w:p w:rsidR="004318F8" w:rsidRDefault="00935523">
            <w:pPr>
              <w:spacing w:beforeLines="40" w:before="96" w:afterLines="40" w:after="96" w:line="276" w:lineRule="auto"/>
              <w:jc w:val="center"/>
              <w:rPr>
                <w:sz w:val="16"/>
                <w:szCs w:val="16"/>
              </w:rPr>
            </w:pPr>
            <w:r>
              <w:rPr>
                <w:sz w:val="16"/>
                <w:szCs w:val="16"/>
              </w:rPr>
              <w:t>CamraDisable_Cfg</w:t>
            </w:r>
          </w:p>
          <w:p w:rsidR="004318F8" w:rsidRDefault="00935523">
            <w:pPr>
              <w:keepNext/>
              <w:spacing w:beforeLines="40" w:before="96" w:afterLines="40" w:after="96" w:line="276" w:lineRule="auto"/>
              <w:jc w:val="center"/>
              <w:rPr>
                <w:sz w:val="16"/>
                <w:szCs w:val="16"/>
              </w:rPr>
            </w:pPr>
            <w:r>
              <w:rPr>
                <w:sz w:val="16"/>
                <w:szCs w:val="16"/>
              </w:rPr>
              <w:t>(10 KPH)</w:t>
            </w:r>
          </w:p>
        </w:tc>
        <w:tc>
          <w:tcPr>
            <w:tcW w:w="2225" w:type="dxa"/>
            <w:tcBorders>
              <w:top w:val="single" w:sz="4" w:space="0" w:color="auto"/>
              <w:left w:val="single" w:sz="4" w:space="0" w:color="auto"/>
              <w:bottom w:val="single" w:sz="4" w:space="0" w:color="auto"/>
              <w:right w:val="single" w:sz="4" w:space="0" w:color="auto"/>
            </w:tcBorders>
            <w:vAlign w:val="center"/>
            <w:hideMark/>
          </w:tcPr>
          <w:p w:rsidR="004318F8" w:rsidRDefault="00935523">
            <w:pPr>
              <w:spacing w:beforeLines="40" w:before="96" w:afterLines="40" w:after="96" w:line="276" w:lineRule="auto"/>
              <w:jc w:val="center"/>
              <w:rPr>
                <w:sz w:val="16"/>
                <w:szCs w:val="16"/>
              </w:rPr>
            </w:pPr>
            <w:r>
              <w:rPr>
                <w:sz w:val="16"/>
                <w:szCs w:val="16"/>
              </w:rPr>
              <w:t>Value of</w:t>
            </w:r>
          </w:p>
          <w:p w:rsidR="004318F8" w:rsidRDefault="00935523">
            <w:pPr>
              <w:spacing w:beforeLines="40" w:before="96" w:afterLines="40" w:after="96" w:line="276" w:lineRule="auto"/>
              <w:jc w:val="center"/>
              <w:rPr>
                <w:sz w:val="16"/>
                <w:szCs w:val="16"/>
              </w:rPr>
            </w:pPr>
            <w:r>
              <w:rPr>
                <w:sz w:val="16"/>
                <w:szCs w:val="16"/>
              </w:rPr>
              <w:t>CamraDisable_Cfg</w:t>
            </w:r>
          </w:p>
          <w:p w:rsidR="004318F8" w:rsidRDefault="00935523">
            <w:pPr>
              <w:keepNext/>
              <w:spacing w:beforeLines="40" w:before="96" w:afterLines="40" w:after="96" w:line="276" w:lineRule="auto"/>
              <w:jc w:val="center"/>
              <w:rPr>
                <w:sz w:val="16"/>
                <w:szCs w:val="16"/>
              </w:rPr>
            </w:pPr>
            <w:r>
              <w:rPr>
                <w:sz w:val="16"/>
                <w:szCs w:val="16"/>
              </w:rPr>
              <w:t>(10 KPH)</w:t>
            </w:r>
          </w:p>
        </w:tc>
      </w:tr>
    </w:tbl>
    <w:p w:rsidR="004318F8" w:rsidRDefault="00935523" w:rsidP="004318F8">
      <w:pPr>
        <w:jc w:val="center"/>
      </w:pPr>
      <w:r>
        <w:t>Front &amp; Rear Camera Overspeed Threshold Input Processing Table</w:t>
      </w:r>
    </w:p>
    <w:p w:rsidR="00500605" w:rsidRDefault="00935523" w:rsidP="00500605"/>
    <w:p w:rsidR="00CC6E4C" w:rsidRPr="00CC6E4C" w:rsidRDefault="00CC6E4C" w:rsidP="00CC6E4C">
      <w:pPr>
        <w:pStyle w:val="Heading3"/>
        <w:rPr>
          <w:b w:val="0"/>
          <w:u w:val="single"/>
        </w:rPr>
      </w:pPr>
      <w:bookmarkStart w:id="51" w:name="_Toc35850661"/>
      <w:r w:rsidRPr="00CC6E4C">
        <w:rPr>
          <w:b w:val="0"/>
          <w:u w:val="single"/>
        </w:rPr>
        <w:t>CAMERA-FUR-REQ-196895/B-HMI Screen Logical Arbitration - Determine Dynamic Variables (APA_Mode)</w:t>
      </w:r>
      <w:bookmarkEnd w:id="51"/>
    </w:p>
    <w:p w:rsidR="006F6F70" w:rsidRDefault="00935523" w:rsidP="006F6F70">
      <w:r>
        <w:t>The following decision table creates APA_Mode from the ApaS</w:t>
      </w:r>
      <w:r>
        <w:t>ys_D_Stat CAN signal.</w:t>
      </w:r>
    </w:p>
    <w:p w:rsidR="006F6F70" w:rsidRDefault="00935523" w:rsidP="006F6F70"/>
    <w:tbl>
      <w:tblPr>
        <w:tblW w:w="8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30"/>
        <w:gridCol w:w="2700"/>
        <w:gridCol w:w="2160"/>
      </w:tblGrid>
      <w:tr w:rsidR="006F6F70" w:rsidTr="006F6F70">
        <w:trPr>
          <w:trHeight w:val="575"/>
          <w:jc w:val="center"/>
        </w:trPr>
        <w:tc>
          <w:tcPr>
            <w:tcW w:w="3330"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6F6F70" w:rsidRDefault="00935523">
            <w:pPr>
              <w:spacing w:line="276" w:lineRule="auto"/>
              <w:jc w:val="center"/>
              <w:rPr>
                <w:sz w:val="16"/>
                <w:szCs w:val="16"/>
              </w:rPr>
            </w:pPr>
            <w:r>
              <w:rPr>
                <w:sz w:val="16"/>
                <w:szCs w:val="16"/>
              </w:rPr>
              <w:lastRenderedPageBreak/>
              <w:t>ApaSys_D_Stat_ComStat</w:t>
            </w:r>
          </w:p>
        </w:tc>
        <w:tc>
          <w:tcPr>
            <w:tcW w:w="2700"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6F6F70" w:rsidRDefault="00935523">
            <w:pPr>
              <w:spacing w:line="276" w:lineRule="auto"/>
              <w:jc w:val="center"/>
              <w:rPr>
                <w:sz w:val="16"/>
                <w:szCs w:val="16"/>
              </w:rPr>
            </w:pPr>
            <w:r>
              <w:rPr>
                <w:sz w:val="16"/>
                <w:szCs w:val="16"/>
              </w:rPr>
              <w:t>ApaSys_D_Stat</w:t>
            </w:r>
          </w:p>
        </w:tc>
        <w:tc>
          <w:tcPr>
            <w:tcW w:w="2160" w:type="dxa"/>
            <w:tcBorders>
              <w:top w:val="single" w:sz="4" w:space="0" w:color="auto"/>
              <w:left w:val="double" w:sz="4" w:space="0" w:color="auto"/>
              <w:bottom w:val="double" w:sz="4" w:space="0" w:color="auto"/>
              <w:right w:val="single" w:sz="4" w:space="0" w:color="auto"/>
            </w:tcBorders>
            <w:shd w:val="clear" w:color="auto" w:fill="DEDEDE"/>
            <w:vAlign w:val="center"/>
            <w:hideMark/>
          </w:tcPr>
          <w:p w:rsidR="006F6F70" w:rsidRDefault="00935523">
            <w:pPr>
              <w:spacing w:line="276" w:lineRule="auto"/>
              <w:jc w:val="center"/>
              <w:rPr>
                <w:sz w:val="16"/>
                <w:szCs w:val="16"/>
              </w:rPr>
            </w:pPr>
            <w:r>
              <w:rPr>
                <w:sz w:val="16"/>
                <w:szCs w:val="16"/>
              </w:rPr>
              <w:t>APA_Mode</w:t>
            </w:r>
          </w:p>
        </w:tc>
      </w:tr>
      <w:tr w:rsidR="006F6F70" w:rsidTr="006F6F70">
        <w:trPr>
          <w:trHeight w:val="395"/>
          <w:jc w:val="center"/>
        </w:trPr>
        <w:tc>
          <w:tcPr>
            <w:tcW w:w="3330" w:type="dxa"/>
            <w:tcBorders>
              <w:top w:val="single" w:sz="4" w:space="0" w:color="auto"/>
              <w:left w:val="single" w:sz="4" w:space="0" w:color="auto"/>
              <w:bottom w:val="single" w:sz="4" w:space="0" w:color="auto"/>
              <w:right w:val="single" w:sz="4" w:space="0" w:color="auto"/>
            </w:tcBorders>
            <w:vAlign w:val="center"/>
            <w:hideMark/>
          </w:tcPr>
          <w:p w:rsidR="006F6F70" w:rsidRDefault="00935523">
            <w:pPr>
              <w:spacing w:beforeLines="40" w:before="96" w:afterLines="40" w:after="96" w:line="276" w:lineRule="auto"/>
              <w:jc w:val="center"/>
              <w:rPr>
                <w:sz w:val="16"/>
              </w:rPr>
            </w:pPr>
            <w:r>
              <w:rPr>
                <w:sz w:val="16"/>
              </w:rPr>
              <w:t>MISSING for &gt;= APA_Actv_MM_Timr_Cfg</w:t>
            </w:r>
          </w:p>
        </w:tc>
        <w:tc>
          <w:tcPr>
            <w:tcW w:w="2700" w:type="dxa"/>
            <w:tcBorders>
              <w:top w:val="single" w:sz="4" w:space="0" w:color="auto"/>
              <w:left w:val="single" w:sz="4" w:space="0" w:color="auto"/>
              <w:bottom w:val="single" w:sz="4" w:space="0" w:color="auto"/>
              <w:right w:val="single" w:sz="4" w:space="0" w:color="auto"/>
            </w:tcBorders>
            <w:vAlign w:val="center"/>
            <w:hideMark/>
          </w:tcPr>
          <w:p w:rsidR="006F6F70" w:rsidRDefault="00935523">
            <w:pPr>
              <w:spacing w:beforeLines="40" w:before="96" w:afterLines="40" w:after="96" w:line="276" w:lineRule="auto"/>
              <w:jc w:val="center"/>
              <w:rPr>
                <w:sz w:val="16"/>
              </w:rPr>
            </w:pPr>
            <w:r>
              <w:rPr>
                <w:sz w:val="16"/>
              </w:rPr>
              <w:t>DON’T CARE</w:t>
            </w:r>
          </w:p>
        </w:tc>
        <w:tc>
          <w:tcPr>
            <w:tcW w:w="2160" w:type="dxa"/>
            <w:tcBorders>
              <w:top w:val="single" w:sz="4" w:space="0" w:color="auto"/>
              <w:left w:val="double" w:sz="4" w:space="0" w:color="auto"/>
              <w:bottom w:val="single" w:sz="4" w:space="0" w:color="auto"/>
              <w:right w:val="single" w:sz="4" w:space="0" w:color="auto"/>
            </w:tcBorders>
            <w:vAlign w:val="center"/>
            <w:hideMark/>
          </w:tcPr>
          <w:p w:rsidR="006F6F70" w:rsidRDefault="00935523">
            <w:pPr>
              <w:spacing w:beforeLines="40" w:before="96" w:afterLines="40" w:after="96" w:line="276" w:lineRule="auto"/>
              <w:jc w:val="center"/>
              <w:rPr>
                <w:sz w:val="16"/>
              </w:rPr>
            </w:pPr>
            <w:r>
              <w:rPr>
                <w:sz w:val="16"/>
              </w:rPr>
              <w:t>MISSING</w:t>
            </w:r>
          </w:p>
        </w:tc>
      </w:tr>
      <w:tr w:rsidR="006F6F70" w:rsidTr="006F6F70">
        <w:trPr>
          <w:trHeight w:val="395"/>
          <w:jc w:val="center"/>
        </w:trPr>
        <w:tc>
          <w:tcPr>
            <w:tcW w:w="3330" w:type="dxa"/>
            <w:tcBorders>
              <w:top w:val="single" w:sz="4" w:space="0" w:color="auto"/>
              <w:left w:val="single" w:sz="4" w:space="0" w:color="auto"/>
              <w:bottom w:val="single" w:sz="4" w:space="0" w:color="auto"/>
              <w:right w:val="single" w:sz="4" w:space="0" w:color="auto"/>
            </w:tcBorders>
            <w:vAlign w:val="center"/>
            <w:hideMark/>
          </w:tcPr>
          <w:p w:rsidR="006F6F70" w:rsidRDefault="00935523">
            <w:pPr>
              <w:spacing w:beforeLines="40" w:before="96" w:afterLines="40" w:after="96" w:line="276" w:lineRule="auto"/>
              <w:jc w:val="center"/>
              <w:rPr>
                <w:sz w:val="16"/>
              </w:rPr>
            </w:pPr>
            <w:r>
              <w:rPr>
                <w:sz w:val="16"/>
              </w:rPr>
              <w:t>PRESENT</w:t>
            </w:r>
          </w:p>
        </w:tc>
        <w:tc>
          <w:tcPr>
            <w:tcW w:w="2700" w:type="dxa"/>
            <w:tcBorders>
              <w:top w:val="single" w:sz="4" w:space="0" w:color="auto"/>
              <w:left w:val="single" w:sz="4" w:space="0" w:color="auto"/>
              <w:bottom w:val="single" w:sz="4" w:space="0" w:color="auto"/>
              <w:right w:val="single" w:sz="4" w:space="0" w:color="auto"/>
            </w:tcBorders>
            <w:vAlign w:val="center"/>
            <w:hideMark/>
          </w:tcPr>
          <w:p w:rsidR="006F6F70" w:rsidRDefault="00935523">
            <w:pPr>
              <w:spacing w:beforeLines="40" w:before="96" w:afterLines="40" w:after="96" w:line="276" w:lineRule="auto"/>
              <w:jc w:val="center"/>
              <w:rPr>
                <w:sz w:val="16"/>
              </w:rPr>
            </w:pPr>
            <w:r>
              <w:rPr>
                <w:sz w:val="16"/>
              </w:rPr>
              <w:t>On | Overspeed | ApaCancelled | NotAccessible | Finished | Faulty</w:t>
            </w:r>
          </w:p>
          <w:p w:rsidR="006F6F70" w:rsidRDefault="00935523">
            <w:pPr>
              <w:spacing w:beforeLines="40" w:before="96" w:afterLines="40" w:after="96" w:line="276" w:lineRule="auto"/>
              <w:jc w:val="center"/>
              <w:rPr>
                <w:sz w:val="16"/>
              </w:rPr>
            </w:pPr>
            <w:r>
              <w:rPr>
                <w:rFonts w:cs="Arial"/>
                <w:sz w:val="16"/>
                <w:szCs w:val="16"/>
              </w:rPr>
              <w:t>After consecutive samples for (T&gt;=APA_Mode_Timr_Cfg)</w:t>
            </w:r>
          </w:p>
        </w:tc>
        <w:tc>
          <w:tcPr>
            <w:tcW w:w="2160" w:type="dxa"/>
            <w:tcBorders>
              <w:top w:val="single" w:sz="4" w:space="0" w:color="auto"/>
              <w:left w:val="double" w:sz="4" w:space="0" w:color="auto"/>
              <w:bottom w:val="single" w:sz="4" w:space="0" w:color="auto"/>
              <w:right w:val="single" w:sz="4" w:space="0" w:color="auto"/>
            </w:tcBorders>
            <w:vAlign w:val="center"/>
            <w:hideMark/>
          </w:tcPr>
          <w:p w:rsidR="006F6F70" w:rsidRDefault="00935523">
            <w:pPr>
              <w:spacing w:beforeLines="40" w:before="96" w:afterLines="40" w:after="96" w:line="276" w:lineRule="auto"/>
              <w:jc w:val="center"/>
              <w:rPr>
                <w:sz w:val="16"/>
              </w:rPr>
            </w:pPr>
            <w:r>
              <w:rPr>
                <w:sz w:val="16"/>
              </w:rPr>
              <w:t>APA</w:t>
            </w:r>
          </w:p>
        </w:tc>
      </w:tr>
      <w:tr w:rsidR="006F6F70" w:rsidTr="006F6F70">
        <w:trPr>
          <w:trHeight w:val="395"/>
          <w:jc w:val="center"/>
        </w:trPr>
        <w:tc>
          <w:tcPr>
            <w:tcW w:w="3330" w:type="dxa"/>
            <w:tcBorders>
              <w:top w:val="single" w:sz="4" w:space="0" w:color="auto"/>
              <w:left w:val="single" w:sz="4" w:space="0" w:color="auto"/>
              <w:bottom w:val="single" w:sz="4" w:space="0" w:color="auto"/>
              <w:right w:val="single" w:sz="4" w:space="0" w:color="auto"/>
            </w:tcBorders>
            <w:vAlign w:val="center"/>
            <w:hideMark/>
          </w:tcPr>
          <w:p w:rsidR="006F6F70" w:rsidRDefault="00935523">
            <w:pPr>
              <w:spacing w:beforeLines="40" w:before="96" w:afterLines="40" w:after="96" w:line="276" w:lineRule="auto"/>
              <w:jc w:val="center"/>
              <w:rPr>
                <w:sz w:val="16"/>
              </w:rPr>
            </w:pPr>
            <w:r>
              <w:rPr>
                <w:sz w:val="16"/>
              </w:rPr>
              <w:t>PRESENT</w:t>
            </w:r>
          </w:p>
        </w:tc>
        <w:tc>
          <w:tcPr>
            <w:tcW w:w="2700" w:type="dxa"/>
            <w:tcBorders>
              <w:top w:val="single" w:sz="4" w:space="0" w:color="auto"/>
              <w:left w:val="single" w:sz="4" w:space="0" w:color="auto"/>
              <w:bottom w:val="single" w:sz="4" w:space="0" w:color="auto"/>
              <w:right w:val="single" w:sz="4" w:space="0" w:color="auto"/>
            </w:tcBorders>
            <w:vAlign w:val="center"/>
            <w:hideMark/>
          </w:tcPr>
          <w:p w:rsidR="006F6F70" w:rsidRDefault="00935523">
            <w:pPr>
              <w:spacing w:beforeLines="40" w:before="96" w:afterLines="40" w:after="96" w:line="276" w:lineRule="auto"/>
              <w:jc w:val="center"/>
              <w:rPr>
                <w:sz w:val="16"/>
              </w:rPr>
            </w:pPr>
            <w:r>
              <w:rPr>
                <w:sz w:val="16"/>
              </w:rPr>
              <w:t>NULL | OFF</w:t>
            </w:r>
          </w:p>
          <w:p w:rsidR="006F6F70" w:rsidRDefault="00935523">
            <w:pPr>
              <w:spacing w:beforeLines="40" w:before="96" w:afterLines="40" w:after="96" w:line="276" w:lineRule="auto"/>
              <w:jc w:val="center"/>
              <w:rPr>
                <w:sz w:val="16"/>
              </w:rPr>
            </w:pPr>
            <w:r>
              <w:rPr>
                <w:rFonts w:cs="Arial"/>
                <w:sz w:val="16"/>
                <w:szCs w:val="16"/>
              </w:rPr>
              <w:t>After consecutive samples for (T&gt;=APA_Mode_Timr_Cfg)</w:t>
            </w:r>
          </w:p>
        </w:tc>
        <w:tc>
          <w:tcPr>
            <w:tcW w:w="2160" w:type="dxa"/>
            <w:tcBorders>
              <w:top w:val="single" w:sz="4" w:space="0" w:color="auto"/>
              <w:left w:val="double" w:sz="4" w:space="0" w:color="auto"/>
              <w:bottom w:val="single" w:sz="4" w:space="0" w:color="auto"/>
              <w:right w:val="single" w:sz="4" w:space="0" w:color="auto"/>
            </w:tcBorders>
            <w:vAlign w:val="center"/>
            <w:hideMark/>
          </w:tcPr>
          <w:p w:rsidR="006F6F70" w:rsidRDefault="00935523">
            <w:pPr>
              <w:spacing w:beforeLines="40" w:before="96" w:afterLines="40" w:after="96" w:line="276" w:lineRule="auto"/>
              <w:jc w:val="center"/>
              <w:rPr>
                <w:sz w:val="16"/>
              </w:rPr>
            </w:pPr>
            <w:r>
              <w:rPr>
                <w:sz w:val="16"/>
              </w:rPr>
              <w:t>NOT_APA</w:t>
            </w:r>
          </w:p>
        </w:tc>
      </w:tr>
    </w:tbl>
    <w:p w:rsidR="006F6F70" w:rsidRDefault="00935523" w:rsidP="006F6F70">
      <w:pPr>
        <w:jc w:val="center"/>
      </w:pPr>
      <w:r>
        <w:t>APA Mode Input Processing Table</w:t>
      </w:r>
    </w:p>
    <w:p w:rsidR="00500605" w:rsidRDefault="00935523" w:rsidP="00500605"/>
    <w:p w:rsidR="00CC6E4C" w:rsidRPr="00CC6E4C" w:rsidRDefault="00CC6E4C" w:rsidP="00CC6E4C">
      <w:pPr>
        <w:pStyle w:val="Heading3"/>
        <w:rPr>
          <w:b w:val="0"/>
          <w:u w:val="single"/>
        </w:rPr>
      </w:pPr>
      <w:bookmarkStart w:id="52" w:name="_Toc35850662"/>
      <w:r w:rsidRPr="00CC6E4C">
        <w:rPr>
          <w:b w:val="0"/>
          <w:u w:val="single"/>
        </w:rPr>
        <w:t>CAMERA-FUR-REQ-196896/A-HMI Screen Logical Arbitration - Determine Dynamic Variables (APA_Sys_Stat)</w:t>
      </w:r>
      <w:bookmarkEnd w:id="52"/>
    </w:p>
    <w:p w:rsidR="00AE06BC" w:rsidRPr="00AE06BC" w:rsidRDefault="00935523" w:rsidP="00AE06BC"/>
    <w:tbl>
      <w:tblPr>
        <w:tblW w:w="6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30"/>
        <w:gridCol w:w="2340"/>
      </w:tblGrid>
      <w:tr w:rsidR="00084DB1" w:rsidTr="00084DB1">
        <w:trPr>
          <w:trHeight w:val="575"/>
          <w:jc w:val="center"/>
        </w:trPr>
        <w:tc>
          <w:tcPr>
            <w:tcW w:w="4230"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084DB1" w:rsidRDefault="00935523">
            <w:pPr>
              <w:pStyle w:val="Caption"/>
              <w:keepNext/>
              <w:spacing w:line="276" w:lineRule="auto"/>
              <w:jc w:val="center"/>
              <w:rPr>
                <w:sz w:val="16"/>
                <w:szCs w:val="16"/>
              </w:rPr>
            </w:pPr>
            <w:r>
              <w:rPr>
                <w:sz w:val="16"/>
                <w:szCs w:val="16"/>
              </w:rPr>
              <w:t>ApaSys_D_Stat</w:t>
            </w:r>
          </w:p>
        </w:tc>
        <w:tc>
          <w:tcPr>
            <w:tcW w:w="2340" w:type="dxa"/>
            <w:tcBorders>
              <w:top w:val="single" w:sz="4" w:space="0" w:color="auto"/>
              <w:left w:val="double" w:sz="4" w:space="0" w:color="auto"/>
              <w:bottom w:val="double" w:sz="4" w:space="0" w:color="auto"/>
              <w:right w:val="single" w:sz="4" w:space="0" w:color="auto"/>
            </w:tcBorders>
            <w:shd w:val="clear" w:color="auto" w:fill="DEDEDE"/>
            <w:vAlign w:val="center"/>
            <w:hideMark/>
          </w:tcPr>
          <w:p w:rsidR="00084DB1" w:rsidRDefault="00935523">
            <w:pPr>
              <w:pStyle w:val="Caption"/>
              <w:keepNext/>
              <w:spacing w:line="276" w:lineRule="auto"/>
              <w:jc w:val="center"/>
              <w:rPr>
                <w:sz w:val="16"/>
                <w:szCs w:val="16"/>
              </w:rPr>
            </w:pPr>
            <w:r>
              <w:rPr>
                <w:sz w:val="16"/>
                <w:szCs w:val="16"/>
              </w:rPr>
              <w:t>APA_Sys_Stat</w:t>
            </w:r>
          </w:p>
        </w:tc>
      </w:tr>
      <w:tr w:rsidR="00084DB1" w:rsidTr="00084DB1">
        <w:trPr>
          <w:trHeight w:val="395"/>
          <w:jc w:val="center"/>
        </w:trPr>
        <w:tc>
          <w:tcPr>
            <w:tcW w:w="4230" w:type="dxa"/>
            <w:tcBorders>
              <w:top w:val="single" w:sz="4" w:space="0" w:color="auto"/>
              <w:left w:val="single" w:sz="4" w:space="0" w:color="auto"/>
              <w:bottom w:val="single" w:sz="4" w:space="0" w:color="auto"/>
              <w:right w:val="single" w:sz="4" w:space="0" w:color="auto"/>
            </w:tcBorders>
            <w:vAlign w:val="center"/>
            <w:hideMark/>
          </w:tcPr>
          <w:p w:rsidR="00084DB1" w:rsidRDefault="00935523">
            <w:pPr>
              <w:keepNext/>
              <w:spacing w:beforeLines="40" w:before="96" w:afterLines="40" w:after="96" w:line="276" w:lineRule="auto"/>
              <w:jc w:val="center"/>
              <w:rPr>
                <w:sz w:val="16"/>
                <w:szCs w:val="16"/>
              </w:rPr>
            </w:pPr>
            <w:r>
              <w:rPr>
                <w:sz w:val="16"/>
                <w:szCs w:val="16"/>
              </w:rPr>
              <w:t>NULL</w:t>
            </w:r>
          </w:p>
          <w:p w:rsidR="00084DB1" w:rsidRDefault="00935523">
            <w:pPr>
              <w:keepNext/>
              <w:spacing w:beforeLines="40" w:before="96" w:afterLines="40" w:after="96" w:line="276" w:lineRule="auto"/>
              <w:jc w:val="center"/>
              <w:rPr>
                <w:sz w:val="16"/>
                <w:szCs w:val="16"/>
              </w:rPr>
            </w:pPr>
            <w:r>
              <w:rPr>
                <w:rFonts w:cs="Arial"/>
                <w:sz w:val="16"/>
                <w:szCs w:val="16"/>
              </w:rPr>
              <w:t>(No Debounce)</w:t>
            </w:r>
          </w:p>
        </w:tc>
        <w:tc>
          <w:tcPr>
            <w:tcW w:w="2340" w:type="dxa"/>
            <w:tcBorders>
              <w:top w:val="single" w:sz="4" w:space="0" w:color="auto"/>
              <w:left w:val="double" w:sz="4" w:space="0" w:color="auto"/>
              <w:bottom w:val="single" w:sz="4" w:space="0" w:color="auto"/>
              <w:right w:val="single" w:sz="4" w:space="0" w:color="auto"/>
            </w:tcBorders>
            <w:vAlign w:val="center"/>
            <w:hideMark/>
          </w:tcPr>
          <w:p w:rsidR="00084DB1" w:rsidRDefault="00935523">
            <w:pPr>
              <w:keepNext/>
              <w:spacing w:beforeLines="40" w:before="96" w:afterLines="40" w:after="96" w:line="276" w:lineRule="auto"/>
              <w:jc w:val="center"/>
              <w:rPr>
                <w:sz w:val="16"/>
                <w:szCs w:val="16"/>
              </w:rPr>
            </w:pPr>
            <w:r>
              <w:rPr>
                <w:sz w:val="16"/>
                <w:szCs w:val="16"/>
              </w:rPr>
              <w:t>NULL</w:t>
            </w:r>
          </w:p>
        </w:tc>
      </w:tr>
      <w:tr w:rsidR="00084DB1" w:rsidTr="00084DB1">
        <w:trPr>
          <w:trHeight w:val="395"/>
          <w:jc w:val="center"/>
        </w:trPr>
        <w:tc>
          <w:tcPr>
            <w:tcW w:w="4230" w:type="dxa"/>
            <w:tcBorders>
              <w:top w:val="single" w:sz="4" w:space="0" w:color="auto"/>
              <w:left w:val="single" w:sz="4" w:space="0" w:color="auto"/>
              <w:bottom w:val="single" w:sz="4" w:space="0" w:color="auto"/>
              <w:right w:val="single" w:sz="4" w:space="0" w:color="auto"/>
            </w:tcBorders>
            <w:vAlign w:val="center"/>
            <w:hideMark/>
          </w:tcPr>
          <w:p w:rsidR="00084DB1" w:rsidRDefault="00935523">
            <w:pPr>
              <w:keepNext/>
              <w:spacing w:beforeLines="40" w:before="96" w:afterLines="40" w:after="96" w:line="276" w:lineRule="auto"/>
              <w:jc w:val="center"/>
              <w:rPr>
                <w:sz w:val="16"/>
                <w:szCs w:val="16"/>
              </w:rPr>
            </w:pPr>
            <w:r>
              <w:rPr>
                <w:sz w:val="16"/>
                <w:szCs w:val="16"/>
              </w:rPr>
              <w:t>OFF</w:t>
            </w:r>
          </w:p>
          <w:p w:rsidR="00084DB1" w:rsidRDefault="00935523">
            <w:pPr>
              <w:keepNext/>
              <w:spacing w:beforeLines="40" w:before="96" w:afterLines="40" w:after="96" w:line="276" w:lineRule="auto"/>
              <w:jc w:val="center"/>
              <w:rPr>
                <w:sz w:val="16"/>
                <w:szCs w:val="16"/>
              </w:rPr>
            </w:pPr>
            <w:r>
              <w:rPr>
                <w:rFonts w:cs="Arial"/>
                <w:sz w:val="16"/>
                <w:szCs w:val="16"/>
              </w:rPr>
              <w:t>(No Debounce)</w:t>
            </w:r>
          </w:p>
        </w:tc>
        <w:tc>
          <w:tcPr>
            <w:tcW w:w="2340" w:type="dxa"/>
            <w:tcBorders>
              <w:top w:val="single" w:sz="4" w:space="0" w:color="auto"/>
              <w:left w:val="double" w:sz="4" w:space="0" w:color="auto"/>
              <w:bottom w:val="single" w:sz="4" w:space="0" w:color="auto"/>
              <w:right w:val="single" w:sz="4" w:space="0" w:color="auto"/>
            </w:tcBorders>
            <w:vAlign w:val="center"/>
            <w:hideMark/>
          </w:tcPr>
          <w:p w:rsidR="00084DB1" w:rsidRDefault="00935523">
            <w:pPr>
              <w:keepNext/>
              <w:spacing w:beforeLines="40" w:before="96" w:afterLines="40" w:after="96" w:line="276" w:lineRule="auto"/>
              <w:jc w:val="center"/>
              <w:rPr>
                <w:sz w:val="16"/>
                <w:szCs w:val="16"/>
              </w:rPr>
            </w:pPr>
            <w:r>
              <w:rPr>
                <w:sz w:val="16"/>
                <w:szCs w:val="16"/>
              </w:rPr>
              <w:t>OFF</w:t>
            </w:r>
          </w:p>
        </w:tc>
      </w:tr>
      <w:tr w:rsidR="00084DB1" w:rsidTr="00084DB1">
        <w:trPr>
          <w:trHeight w:val="395"/>
          <w:jc w:val="center"/>
        </w:trPr>
        <w:tc>
          <w:tcPr>
            <w:tcW w:w="4230" w:type="dxa"/>
            <w:tcBorders>
              <w:top w:val="single" w:sz="4" w:space="0" w:color="auto"/>
              <w:left w:val="single" w:sz="4" w:space="0" w:color="auto"/>
              <w:bottom w:val="single" w:sz="4" w:space="0" w:color="auto"/>
              <w:right w:val="single" w:sz="4" w:space="0" w:color="auto"/>
            </w:tcBorders>
            <w:vAlign w:val="center"/>
            <w:hideMark/>
          </w:tcPr>
          <w:p w:rsidR="00084DB1" w:rsidRDefault="00935523">
            <w:pPr>
              <w:keepNext/>
              <w:spacing w:beforeLines="40" w:before="96" w:afterLines="40" w:after="96" w:line="276" w:lineRule="auto"/>
              <w:jc w:val="center"/>
              <w:rPr>
                <w:sz w:val="16"/>
                <w:szCs w:val="16"/>
              </w:rPr>
            </w:pPr>
            <w:r>
              <w:rPr>
                <w:sz w:val="16"/>
                <w:szCs w:val="16"/>
              </w:rPr>
              <w:t>ON</w:t>
            </w:r>
          </w:p>
          <w:p w:rsidR="00084DB1" w:rsidRDefault="00935523">
            <w:pPr>
              <w:keepNext/>
              <w:spacing w:beforeLines="40" w:before="96" w:afterLines="40" w:after="96" w:line="276" w:lineRule="auto"/>
              <w:jc w:val="center"/>
              <w:rPr>
                <w:sz w:val="16"/>
                <w:szCs w:val="16"/>
              </w:rPr>
            </w:pPr>
            <w:r>
              <w:rPr>
                <w:rFonts w:cs="Arial"/>
                <w:sz w:val="16"/>
                <w:szCs w:val="16"/>
              </w:rPr>
              <w:t>(No Debounce)</w:t>
            </w:r>
          </w:p>
        </w:tc>
        <w:tc>
          <w:tcPr>
            <w:tcW w:w="2340" w:type="dxa"/>
            <w:tcBorders>
              <w:top w:val="single" w:sz="4" w:space="0" w:color="auto"/>
              <w:left w:val="double" w:sz="4" w:space="0" w:color="auto"/>
              <w:bottom w:val="single" w:sz="4" w:space="0" w:color="auto"/>
              <w:right w:val="single" w:sz="4" w:space="0" w:color="auto"/>
            </w:tcBorders>
            <w:vAlign w:val="center"/>
            <w:hideMark/>
          </w:tcPr>
          <w:p w:rsidR="00084DB1" w:rsidRDefault="00935523">
            <w:pPr>
              <w:keepNext/>
              <w:spacing w:beforeLines="40" w:before="96" w:afterLines="40" w:after="96" w:line="276" w:lineRule="auto"/>
              <w:jc w:val="center"/>
              <w:rPr>
                <w:sz w:val="16"/>
                <w:szCs w:val="16"/>
              </w:rPr>
            </w:pPr>
            <w:r>
              <w:rPr>
                <w:sz w:val="16"/>
                <w:szCs w:val="16"/>
              </w:rPr>
              <w:t>ON</w:t>
            </w:r>
          </w:p>
        </w:tc>
      </w:tr>
      <w:tr w:rsidR="00084DB1" w:rsidTr="00084DB1">
        <w:trPr>
          <w:trHeight w:val="395"/>
          <w:jc w:val="center"/>
        </w:trPr>
        <w:tc>
          <w:tcPr>
            <w:tcW w:w="4230" w:type="dxa"/>
            <w:tcBorders>
              <w:top w:val="single" w:sz="4" w:space="0" w:color="auto"/>
              <w:left w:val="single" w:sz="4" w:space="0" w:color="auto"/>
              <w:bottom w:val="single" w:sz="4" w:space="0" w:color="auto"/>
              <w:right w:val="single" w:sz="4" w:space="0" w:color="auto"/>
            </w:tcBorders>
            <w:vAlign w:val="center"/>
            <w:hideMark/>
          </w:tcPr>
          <w:p w:rsidR="00084DB1" w:rsidRDefault="00935523">
            <w:pPr>
              <w:keepNext/>
              <w:spacing w:beforeLines="40" w:before="96" w:afterLines="40" w:after="96" w:line="276" w:lineRule="auto"/>
              <w:jc w:val="center"/>
              <w:rPr>
                <w:sz w:val="16"/>
                <w:szCs w:val="16"/>
              </w:rPr>
            </w:pPr>
            <w:r>
              <w:rPr>
                <w:sz w:val="16"/>
                <w:szCs w:val="16"/>
              </w:rPr>
              <w:t>OVERSPEED</w:t>
            </w:r>
          </w:p>
          <w:p w:rsidR="00084DB1" w:rsidRDefault="00935523">
            <w:pPr>
              <w:keepNext/>
              <w:spacing w:beforeLines="40" w:before="96" w:afterLines="40" w:after="96" w:line="276" w:lineRule="auto"/>
              <w:jc w:val="center"/>
              <w:rPr>
                <w:sz w:val="16"/>
                <w:szCs w:val="16"/>
              </w:rPr>
            </w:pPr>
            <w:r>
              <w:rPr>
                <w:rFonts w:cs="Arial"/>
                <w:sz w:val="16"/>
                <w:szCs w:val="16"/>
              </w:rPr>
              <w:t>(No Debounce)</w:t>
            </w:r>
          </w:p>
        </w:tc>
        <w:tc>
          <w:tcPr>
            <w:tcW w:w="2340" w:type="dxa"/>
            <w:tcBorders>
              <w:top w:val="single" w:sz="4" w:space="0" w:color="auto"/>
              <w:left w:val="double" w:sz="4" w:space="0" w:color="auto"/>
              <w:bottom w:val="single" w:sz="4" w:space="0" w:color="auto"/>
              <w:right w:val="single" w:sz="4" w:space="0" w:color="auto"/>
            </w:tcBorders>
            <w:vAlign w:val="center"/>
            <w:hideMark/>
          </w:tcPr>
          <w:p w:rsidR="00084DB1" w:rsidRDefault="00935523">
            <w:pPr>
              <w:keepNext/>
              <w:spacing w:beforeLines="40" w:before="96" w:afterLines="40" w:after="96" w:line="276" w:lineRule="auto"/>
              <w:jc w:val="center"/>
              <w:rPr>
                <w:sz w:val="16"/>
                <w:szCs w:val="16"/>
              </w:rPr>
            </w:pPr>
            <w:r>
              <w:rPr>
                <w:sz w:val="16"/>
                <w:szCs w:val="16"/>
              </w:rPr>
              <w:t>OVERSPEED</w:t>
            </w:r>
          </w:p>
        </w:tc>
      </w:tr>
      <w:tr w:rsidR="00084DB1" w:rsidTr="00084DB1">
        <w:trPr>
          <w:trHeight w:val="395"/>
          <w:jc w:val="center"/>
        </w:trPr>
        <w:tc>
          <w:tcPr>
            <w:tcW w:w="4230" w:type="dxa"/>
            <w:tcBorders>
              <w:top w:val="single" w:sz="4" w:space="0" w:color="auto"/>
              <w:left w:val="single" w:sz="4" w:space="0" w:color="auto"/>
              <w:bottom w:val="single" w:sz="4" w:space="0" w:color="auto"/>
              <w:right w:val="single" w:sz="4" w:space="0" w:color="auto"/>
            </w:tcBorders>
            <w:vAlign w:val="center"/>
            <w:hideMark/>
          </w:tcPr>
          <w:p w:rsidR="00084DB1" w:rsidRDefault="00935523">
            <w:pPr>
              <w:keepNext/>
              <w:spacing w:beforeLines="40" w:before="96" w:afterLines="40" w:after="96" w:line="276" w:lineRule="auto"/>
              <w:jc w:val="center"/>
              <w:rPr>
                <w:sz w:val="16"/>
                <w:szCs w:val="16"/>
              </w:rPr>
            </w:pPr>
            <w:r>
              <w:rPr>
                <w:sz w:val="16"/>
                <w:szCs w:val="16"/>
              </w:rPr>
              <w:t>APA_CANCELLED</w:t>
            </w:r>
          </w:p>
          <w:p w:rsidR="00084DB1" w:rsidRDefault="00935523">
            <w:pPr>
              <w:keepNext/>
              <w:spacing w:beforeLines="40" w:before="96" w:afterLines="40" w:after="96" w:line="276" w:lineRule="auto"/>
              <w:jc w:val="center"/>
              <w:rPr>
                <w:sz w:val="16"/>
                <w:szCs w:val="16"/>
              </w:rPr>
            </w:pPr>
            <w:r>
              <w:rPr>
                <w:rFonts w:cs="Arial"/>
                <w:sz w:val="16"/>
                <w:szCs w:val="16"/>
              </w:rPr>
              <w:t>(No Debounce)</w:t>
            </w:r>
          </w:p>
        </w:tc>
        <w:tc>
          <w:tcPr>
            <w:tcW w:w="2340" w:type="dxa"/>
            <w:tcBorders>
              <w:top w:val="single" w:sz="4" w:space="0" w:color="auto"/>
              <w:left w:val="double" w:sz="4" w:space="0" w:color="auto"/>
              <w:bottom w:val="single" w:sz="4" w:space="0" w:color="auto"/>
              <w:right w:val="single" w:sz="4" w:space="0" w:color="auto"/>
            </w:tcBorders>
            <w:vAlign w:val="center"/>
            <w:hideMark/>
          </w:tcPr>
          <w:p w:rsidR="00084DB1" w:rsidRDefault="00935523">
            <w:pPr>
              <w:keepNext/>
              <w:spacing w:beforeLines="40" w:before="96" w:afterLines="40" w:after="96" w:line="276" w:lineRule="auto"/>
              <w:jc w:val="center"/>
              <w:rPr>
                <w:sz w:val="16"/>
                <w:szCs w:val="16"/>
              </w:rPr>
            </w:pPr>
            <w:r>
              <w:rPr>
                <w:sz w:val="16"/>
                <w:szCs w:val="16"/>
              </w:rPr>
              <w:t>APA_CANCELLED</w:t>
            </w:r>
          </w:p>
        </w:tc>
      </w:tr>
      <w:tr w:rsidR="00084DB1" w:rsidTr="00084DB1">
        <w:trPr>
          <w:trHeight w:val="395"/>
          <w:jc w:val="center"/>
        </w:trPr>
        <w:tc>
          <w:tcPr>
            <w:tcW w:w="4230" w:type="dxa"/>
            <w:tcBorders>
              <w:top w:val="single" w:sz="4" w:space="0" w:color="auto"/>
              <w:left w:val="single" w:sz="4" w:space="0" w:color="auto"/>
              <w:bottom w:val="single" w:sz="4" w:space="0" w:color="auto"/>
              <w:right w:val="single" w:sz="4" w:space="0" w:color="auto"/>
            </w:tcBorders>
            <w:vAlign w:val="center"/>
            <w:hideMark/>
          </w:tcPr>
          <w:p w:rsidR="00084DB1" w:rsidRDefault="00935523">
            <w:pPr>
              <w:keepNext/>
              <w:spacing w:beforeLines="40" w:before="96" w:afterLines="40" w:after="96" w:line="276" w:lineRule="auto"/>
              <w:jc w:val="center"/>
              <w:rPr>
                <w:sz w:val="16"/>
                <w:szCs w:val="16"/>
              </w:rPr>
            </w:pPr>
            <w:r>
              <w:rPr>
                <w:sz w:val="16"/>
                <w:szCs w:val="16"/>
              </w:rPr>
              <w:t>NOT_ACCESSIBLE</w:t>
            </w:r>
          </w:p>
          <w:p w:rsidR="00084DB1" w:rsidRDefault="00935523">
            <w:pPr>
              <w:keepNext/>
              <w:spacing w:beforeLines="40" w:before="96" w:afterLines="40" w:after="96" w:line="276" w:lineRule="auto"/>
              <w:jc w:val="center"/>
              <w:rPr>
                <w:sz w:val="16"/>
                <w:szCs w:val="16"/>
              </w:rPr>
            </w:pPr>
            <w:r>
              <w:rPr>
                <w:rFonts w:cs="Arial"/>
                <w:sz w:val="16"/>
                <w:szCs w:val="16"/>
              </w:rPr>
              <w:t>(No Debounce)</w:t>
            </w:r>
          </w:p>
        </w:tc>
        <w:tc>
          <w:tcPr>
            <w:tcW w:w="2340" w:type="dxa"/>
            <w:tcBorders>
              <w:top w:val="single" w:sz="4" w:space="0" w:color="auto"/>
              <w:left w:val="double" w:sz="4" w:space="0" w:color="auto"/>
              <w:bottom w:val="single" w:sz="4" w:space="0" w:color="auto"/>
              <w:right w:val="single" w:sz="4" w:space="0" w:color="auto"/>
            </w:tcBorders>
            <w:vAlign w:val="center"/>
            <w:hideMark/>
          </w:tcPr>
          <w:p w:rsidR="00084DB1" w:rsidRDefault="00935523">
            <w:pPr>
              <w:keepNext/>
              <w:spacing w:beforeLines="40" w:before="96" w:afterLines="40" w:after="96" w:line="276" w:lineRule="auto"/>
              <w:jc w:val="center"/>
              <w:rPr>
                <w:sz w:val="16"/>
                <w:szCs w:val="16"/>
              </w:rPr>
            </w:pPr>
            <w:r>
              <w:rPr>
                <w:sz w:val="16"/>
                <w:szCs w:val="16"/>
              </w:rPr>
              <w:t>NOT_ACCESSIBLE</w:t>
            </w:r>
          </w:p>
        </w:tc>
      </w:tr>
      <w:tr w:rsidR="00084DB1" w:rsidTr="00084DB1">
        <w:trPr>
          <w:trHeight w:val="395"/>
          <w:jc w:val="center"/>
        </w:trPr>
        <w:tc>
          <w:tcPr>
            <w:tcW w:w="4230" w:type="dxa"/>
            <w:tcBorders>
              <w:top w:val="single" w:sz="4" w:space="0" w:color="auto"/>
              <w:left w:val="single" w:sz="4" w:space="0" w:color="auto"/>
              <w:bottom w:val="single" w:sz="4" w:space="0" w:color="auto"/>
              <w:right w:val="single" w:sz="4" w:space="0" w:color="auto"/>
            </w:tcBorders>
            <w:vAlign w:val="center"/>
            <w:hideMark/>
          </w:tcPr>
          <w:p w:rsidR="00084DB1" w:rsidRDefault="00935523">
            <w:pPr>
              <w:keepNext/>
              <w:spacing w:beforeLines="40" w:before="96" w:afterLines="40" w:after="96" w:line="276" w:lineRule="auto"/>
              <w:jc w:val="center"/>
              <w:rPr>
                <w:sz w:val="16"/>
                <w:szCs w:val="16"/>
              </w:rPr>
            </w:pPr>
            <w:r>
              <w:rPr>
                <w:sz w:val="16"/>
                <w:szCs w:val="16"/>
              </w:rPr>
              <w:t>FINISHED</w:t>
            </w:r>
          </w:p>
          <w:p w:rsidR="00084DB1" w:rsidRDefault="00935523">
            <w:pPr>
              <w:keepNext/>
              <w:spacing w:beforeLines="40" w:before="96" w:afterLines="40" w:after="96" w:line="276" w:lineRule="auto"/>
              <w:jc w:val="center"/>
              <w:rPr>
                <w:sz w:val="16"/>
                <w:szCs w:val="16"/>
              </w:rPr>
            </w:pPr>
            <w:r>
              <w:rPr>
                <w:rFonts w:cs="Arial"/>
                <w:sz w:val="16"/>
                <w:szCs w:val="16"/>
              </w:rPr>
              <w:t>(No Debounce)</w:t>
            </w:r>
          </w:p>
        </w:tc>
        <w:tc>
          <w:tcPr>
            <w:tcW w:w="2340" w:type="dxa"/>
            <w:tcBorders>
              <w:top w:val="single" w:sz="4" w:space="0" w:color="auto"/>
              <w:left w:val="double" w:sz="4" w:space="0" w:color="auto"/>
              <w:bottom w:val="single" w:sz="4" w:space="0" w:color="auto"/>
              <w:right w:val="single" w:sz="4" w:space="0" w:color="auto"/>
            </w:tcBorders>
            <w:vAlign w:val="center"/>
            <w:hideMark/>
          </w:tcPr>
          <w:p w:rsidR="00084DB1" w:rsidRDefault="00935523">
            <w:pPr>
              <w:keepNext/>
              <w:spacing w:beforeLines="40" w:before="96" w:afterLines="40" w:after="96" w:line="276" w:lineRule="auto"/>
              <w:jc w:val="center"/>
              <w:rPr>
                <w:sz w:val="16"/>
                <w:szCs w:val="16"/>
              </w:rPr>
            </w:pPr>
            <w:r>
              <w:rPr>
                <w:sz w:val="16"/>
                <w:szCs w:val="16"/>
              </w:rPr>
              <w:t>FINISHED</w:t>
            </w:r>
          </w:p>
        </w:tc>
      </w:tr>
      <w:tr w:rsidR="00084DB1" w:rsidTr="00084DB1">
        <w:trPr>
          <w:trHeight w:val="395"/>
          <w:jc w:val="center"/>
        </w:trPr>
        <w:tc>
          <w:tcPr>
            <w:tcW w:w="4230" w:type="dxa"/>
            <w:tcBorders>
              <w:top w:val="single" w:sz="4" w:space="0" w:color="auto"/>
              <w:left w:val="single" w:sz="4" w:space="0" w:color="auto"/>
              <w:bottom w:val="single" w:sz="4" w:space="0" w:color="auto"/>
              <w:right w:val="single" w:sz="4" w:space="0" w:color="auto"/>
            </w:tcBorders>
            <w:vAlign w:val="center"/>
            <w:hideMark/>
          </w:tcPr>
          <w:p w:rsidR="00084DB1" w:rsidRDefault="00935523">
            <w:pPr>
              <w:keepNext/>
              <w:spacing w:beforeLines="40" w:before="96" w:afterLines="40" w:after="96" w:line="276" w:lineRule="auto"/>
              <w:jc w:val="center"/>
              <w:rPr>
                <w:sz w:val="16"/>
                <w:szCs w:val="16"/>
              </w:rPr>
            </w:pPr>
            <w:r>
              <w:rPr>
                <w:sz w:val="16"/>
                <w:szCs w:val="16"/>
              </w:rPr>
              <w:t>FAULTY for &gt;=APA_Fault_Timr_Cfg</w:t>
            </w:r>
          </w:p>
        </w:tc>
        <w:tc>
          <w:tcPr>
            <w:tcW w:w="2340" w:type="dxa"/>
            <w:tcBorders>
              <w:top w:val="single" w:sz="4" w:space="0" w:color="auto"/>
              <w:left w:val="double" w:sz="4" w:space="0" w:color="auto"/>
              <w:bottom w:val="single" w:sz="4" w:space="0" w:color="auto"/>
              <w:right w:val="single" w:sz="4" w:space="0" w:color="auto"/>
            </w:tcBorders>
            <w:vAlign w:val="center"/>
            <w:hideMark/>
          </w:tcPr>
          <w:p w:rsidR="00084DB1" w:rsidRDefault="00935523">
            <w:pPr>
              <w:keepNext/>
              <w:spacing w:beforeLines="40" w:before="96" w:afterLines="40" w:after="96" w:line="276" w:lineRule="auto"/>
              <w:jc w:val="center"/>
              <w:rPr>
                <w:sz w:val="16"/>
                <w:szCs w:val="16"/>
              </w:rPr>
            </w:pPr>
            <w:r>
              <w:rPr>
                <w:sz w:val="16"/>
                <w:szCs w:val="16"/>
              </w:rPr>
              <w:t>APA_SYS_FAULT</w:t>
            </w:r>
          </w:p>
        </w:tc>
      </w:tr>
    </w:tbl>
    <w:p w:rsidR="00084DB1" w:rsidRDefault="00935523" w:rsidP="00084DB1">
      <w:pPr>
        <w:jc w:val="center"/>
      </w:pPr>
      <w:r>
        <w:t>APA System Status Input Processing Table</w:t>
      </w:r>
    </w:p>
    <w:p w:rsidR="00500605" w:rsidRDefault="00935523" w:rsidP="00500605"/>
    <w:p w:rsidR="00CC6E4C" w:rsidRPr="00CC6E4C" w:rsidRDefault="00CC6E4C" w:rsidP="00CC6E4C">
      <w:pPr>
        <w:pStyle w:val="Heading3"/>
        <w:rPr>
          <w:b w:val="0"/>
          <w:u w:val="single"/>
        </w:rPr>
      </w:pPr>
      <w:bookmarkStart w:id="53" w:name="_Toc35850663"/>
      <w:r w:rsidRPr="00CC6E4C">
        <w:rPr>
          <w:b w:val="0"/>
          <w:u w:val="single"/>
        </w:rPr>
        <w:t>CAMERA-FUR-REQ-196897/A-HMI Screen Logical Arbitration - Determine Dynamic Variables (APA_Gear_Shif)</w:t>
      </w:r>
      <w:bookmarkEnd w:id="53"/>
    </w:p>
    <w:p w:rsidR="00AE06BC" w:rsidRPr="00AE06BC" w:rsidRDefault="00935523" w:rsidP="00AE06BC"/>
    <w:tbl>
      <w:tblPr>
        <w:tblW w:w="6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80"/>
        <w:gridCol w:w="2790"/>
      </w:tblGrid>
      <w:tr w:rsidR="00A76A5B" w:rsidTr="00A76A5B">
        <w:trPr>
          <w:trHeight w:val="575"/>
          <w:jc w:val="center"/>
        </w:trPr>
        <w:tc>
          <w:tcPr>
            <w:tcW w:w="3780"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A76A5B" w:rsidRDefault="00935523">
            <w:pPr>
              <w:pStyle w:val="Caption"/>
              <w:keepNext/>
              <w:spacing w:line="276" w:lineRule="auto"/>
              <w:jc w:val="center"/>
              <w:rPr>
                <w:sz w:val="16"/>
                <w:szCs w:val="16"/>
              </w:rPr>
            </w:pPr>
            <w:r>
              <w:rPr>
                <w:sz w:val="16"/>
                <w:szCs w:val="16"/>
              </w:rPr>
              <w:lastRenderedPageBreak/>
              <w:t>ApaGearShif_D_RqDrv</w:t>
            </w:r>
          </w:p>
        </w:tc>
        <w:tc>
          <w:tcPr>
            <w:tcW w:w="2790" w:type="dxa"/>
            <w:tcBorders>
              <w:top w:val="single" w:sz="4" w:space="0" w:color="auto"/>
              <w:left w:val="double" w:sz="4" w:space="0" w:color="auto"/>
              <w:bottom w:val="double" w:sz="4" w:space="0" w:color="auto"/>
              <w:right w:val="single" w:sz="4" w:space="0" w:color="auto"/>
            </w:tcBorders>
            <w:shd w:val="clear" w:color="auto" w:fill="DEDEDE"/>
            <w:vAlign w:val="center"/>
            <w:hideMark/>
          </w:tcPr>
          <w:p w:rsidR="00A76A5B" w:rsidRDefault="00935523">
            <w:pPr>
              <w:pStyle w:val="Caption"/>
              <w:keepNext/>
              <w:spacing w:line="276" w:lineRule="auto"/>
              <w:jc w:val="center"/>
              <w:rPr>
                <w:sz w:val="16"/>
                <w:szCs w:val="16"/>
              </w:rPr>
            </w:pPr>
            <w:r>
              <w:rPr>
                <w:sz w:val="16"/>
                <w:szCs w:val="16"/>
              </w:rPr>
              <w:t>A</w:t>
            </w:r>
            <w:r>
              <w:rPr>
                <w:sz w:val="16"/>
                <w:szCs w:val="16"/>
              </w:rPr>
              <w:t>PA_Gear_Shif</w:t>
            </w:r>
          </w:p>
        </w:tc>
      </w:tr>
      <w:tr w:rsidR="00A76A5B" w:rsidTr="00A76A5B">
        <w:trPr>
          <w:trHeight w:val="395"/>
          <w:jc w:val="center"/>
        </w:trPr>
        <w:tc>
          <w:tcPr>
            <w:tcW w:w="3780" w:type="dxa"/>
            <w:tcBorders>
              <w:top w:val="single" w:sz="4" w:space="0" w:color="auto"/>
              <w:left w:val="single" w:sz="4" w:space="0" w:color="auto"/>
              <w:bottom w:val="single" w:sz="4" w:space="0" w:color="auto"/>
              <w:right w:val="single" w:sz="4" w:space="0" w:color="auto"/>
            </w:tcBorders>
            <w:vAlign w:val="center"/>
            <w:hideMark/>
          </w:tcPr>
          <w:p w:rsidR="00A76A5B" w:rsidRDefault="00935523">
            <w:pPr>
              <w:keepNext/>
              <w:spacing w:beforeLines="40" w:before="96" w:afterLines="40" w:after="96" w:line="276" w:lineRule="auto"/>
              <w:jc w:val="center"/>
              <w:rPr>
                <w:sz w:val="16"/>
                <w:szCs w:val="16"/>
              </w:rPr>
            </w:pPr>
            <w:r>
              <w:rPr>
                <w:sz w:val="16"/>
                <w:szCs w:val="16"/>
              </w:rPr>
              <w:t>NULL</w:t>
            </w:r>
          </w:p>
          <w:p w:rsidR="00A76A5B" w:rsidRDefault="00935523">
            <w:pPr>
              <w:keepNext/>
              <w:spacing w:beforeLines="40" w:before="96" w:afterLines="40" w:after="96" w:line="276" w:lineRule="auto"/>
              <w:jc w:val="center"/>
              <w:rPr>
                <w:sz w:val="16"/>
                <w:szCs w:val="16"/>
              </w:rPr>
            </w:pPr>
            <w:r>
              <w:rPr>
                <w:rFonts w:cs="Arial"/>
                <w:sz w:val="16"/>
                <w:szCs w:val="16"/>
              </w:rPr>
              <w:t>(No Debounce)</w:t>
            </w:r>
          </w:p>
        </w:tc>
        <w:tc>
          <w:tcPr>
            <w:tcW w:w="2790" w:type="dxa"/>
            <w:tcBorders>
              <w:top w:val="single" w:sz="4" w:space="0" w:color="auto"/>
              <w:left w:val="double" w:sz="4" w:space="0" w:color="auto"/>
              <w:bottom w:val="single" w:sz="4" w:space="0" w:color="auto"/>
              <w:right w:val="single" w:sz="4" w:space="0" w:color="auto"/>
            </w:tcBorders>
            <w:vAlign w:val="center"/>
            <w:hideMark/>
          </w:tcPr>
          <w:p w:rsidR="00A76A5B" w:rsidRDefault="00935523">
            <w:pPr>
              <w:keepNext/>
              <w:spacing w:beforeLines="40" w:before="96" w:afterLines="40" w:after="96" w:line="276" w:lineRule="auto"/>
              <w:jc w:val="center"/>
              <w:rPr>
                <w:sz w:val="16"/>
                <w:szCs w:val="16"/>
              </w:rPr>
            </w:pPr>
            <w:r>
              <w:rPr>
                <w:sz w:val="16"/>
                <w:szCs w:val="16"/>
              </w:rPr>
              <w:t>NULL</w:t>
            </w:r>
          </w:p>
        </w:tc>
      </w:tr>
      <w:tr w:rsidR="00A76A5B" w:rsidTr="00A76A5B">
        <w:trPr>
          <w:trHeight w:val="395"/>
          <w:jc w:val="center"/>
        </w:trPr>
        <w:tc>
          <w:tcPr>
            <w:tcW w:w="3780" w:type="dxa"/>
            <w:tcBorders>
              <w:top w:val="single" w:sz="4" w:space="0" w:color="auto"/>
              <w:left w:val="single" w:sz="4" w:space="0" w:color="auto"/>
              <w:bottom w:val="single" w:sz="4" w:space="0" w:color="auto"/>
              <w:right w:val="single" w:sz="4" w:space="0" w:color="auto"/>
            </w:tcBorders>
            <w:vAlign w:val="center"/>
            <w:hideMark/>
          </w:tcPr>
          <w:p w:rsidR="00A76A5B" w:rsidRDefault="00935523">
            <w:pPr>
              <w:keepNext/>
              <w:spacing w:beforeLines="40" w:before="96" w:afterLines="40" w:after="96" w:line="276" w:lineRule="auto"/>
              <w:jc w:val="center"/>
              <w:rPr>
                <w:sz w:val="16"/>
                <w:szCs w:val="16"/>
              </w:rPr>
            </w:pPr>
            <w:r>
              <w:rPr>
                <w:sz w:val="16"/>
                <w:szCs w:val="16"/>
              </w:rPr>
              <w:t>NO_REQUEST</w:t>
            </w:r>
          </w:p>
          <w:p w:rsidR="00A76A5B" w:rsidRDefault="00935523">
            <w:pPr>
              <w:keepNext/>
              <w:spacing w:beforeLines="40" w:before="96" w:afterLines="40" w:after="96" w:line="276" w:lineRule="auto"/>
              <w:jc w:val="center"/>
              <w:rPr>
                <w:sz w:val="16"/>
                <w:szCs w:val="16"/>
              </w:rPr>
            </w:pPr>
            <w:r>
              <w:rPr>
                <w:rFonts w:cs="Arial"/>
                <w:sz w:val="16"/>
                <w:szCs w:val="16"/>
              </w:rPr>
              <w:t>(No Debounce)</w:t>
            </w:r>
          </w:p>
        </w:tc>
        <w:tc>
          <w:tcPr>
            <w:tcW w:w="2790" w:type="dxa"/>
            <w:tcBorders>
              <w:top w:val="single" w:sz="4" w:space="0" w:color="auto"/>
              <w:left w:val="double" w:sz="4" w:space="0" w:color="auto"/>
              <w:bottom w:val="single" w:sz="4" w:space="0" w:color="auto"/>
              <w:right w:val="single" w:sz="4" w:space="0" w:color="auto"/>
            </w:tcBorders>
            <w:vAlign w:val="center"/>
            <w:hideMark/>
          </w:tcPr>
          <w:p w:rsidR="00A76A5B" w:rsidRDefault="00935523">
            <w:pPr>
              <w:keepNext/>
              <w:spacing w:beforeLines="40" w:before="96" w:afterLines="40" w:after="96" w:line="276" w:lineRule="auto"/>
              <w:jc w:val="center"/>
              <w:rPr>
                <w:sz w:val="16"/>
                <w:szCs w:val="16"/>
              </w:rPr>
            </w:pPr>
            <w:r>
              <w:rPr>
                <w:sz w:val="16"/>
                <w:szCs w:val="16"/>
              </w:rPr>
              <w:t>NO_REQUEST</w:t>
            </w:r>
          </w:p>
        </w:tc>
      </w:tr>
      <w:tr w:rsidR="00A76A5B" w:rsidTr="00A76A5B">
        <w:trPr>
          <w:trHeight w:val="395"/>
          <w:jc w:val="center"/>
        </w:trPr>
        <w:tc>
          <w:tcPr>
            <w:tcW w:w="3780" w:type="dxa"/>
            <w:tcBorders>
              <w:top w:val="single" w:sz="4" w:space="0" w:color="auto"/>
              <w:left w:val="single" w:sz="4" w:space="0" w:color="auto"/>
              <w:bottom w:val="single" w:sz="4" w:space="0" w:color="auto"/>
              <w:right w:val="single" w:sz="4" w:space="0" w:color="auto"/>
            </w:tcBorders>
            <w:vAlign w:val="center"/>
            <w:hideMark/>
          </w:tcPr>
          <w:p w:rsidR="00A76A5B" w:rsidRDefault="00935523">
            <w:pPr>
              <w:keepNext/>
              <w:spacing w:beforeLines="40" w:before="96" w:afterLines="40" w:after="96" w:line="276" w:lineRule="auto"/>
              <w:jc w:val="center"/>
              <w:rPr>
                <w:sz w:val="16"/>
                <w:szCs w:val="16"/>
              </w:rPr>
            </w:pPr>
            <w:r>
              <w:rPr>
                <w:sz w:val="16"/>
                <w:szCs w:val="16"/>
              </w:rPr>
              <w:t>SHIFT_TO_R</w:t>
            </w:r>
          </w:p>
          <w:p w:rsidR="00A76A5B" w:rsidRDefault="00935523">
            <w:pPr>
              <w:keepNext/>
              <w:spacing w:beforeLines="40" w:before="96" w:afterLines="40" w:after="96" w:line="276" w:lineRule="auto"/>
              <w:jc w:val="center"/>
              <w:rPr>
                <w:sz w:val="16"/>
                <w:szCs w:val="16"/>
              </w:rPr>
            </w:pPr>
            <w:r>
              <w:rPr>
                <w:rFonts w:cs="Arial"/>
                <w:sz w:val="16"/>
                <w:szCs w:val="16"/>
              </w:rPr>
              <w:t>(No Debounce)</w:t>
            </w:r>
          </w:p>
        </w:tc>
        <w:tc>
          <w:tcPr>
            <w:tcW w:w="2790" w:type="dxa"/>
            <w:tcBorders>
              <w:top w:val="single" w:sz="4" w:space="0" w:color="auto"/>
              <w:left w:val="double" w:sz="4" w:space="0" w:color="auto"/>
              <w:bottom w:val="single" w:sz="4" w:space="0" w:color="auto"/>
              <w:right w:val="single" w:sz="4" w:space="0" w:color="auto"/>
            </w:tcBorders>
            <w:vAlign w:val="center"/>
            <w:hideMark/>
          </w:tcPr>
          <w:p w:rsidR="00A76A5B" w:rsidRDefault="00935523">
            <w:pPr>
              <w:keepNext/>
              <w:spacing w:beforeLines="40" w:before="96" w:afterLines="40" w:after="96" w:line="276" w:lineRule="auto"/>
              <w:jc w:val="center"/>
              <w:rPr>
                <w:sz w:val="16"/>
                <w:szCs w:val="16"/>
              </w:rPr>
            </w:pPr>
            <w:r>
              <w:rPr>
                <w:sz w:val="16"/>
                <w:szCs w:val="16"/>
              </w:rPr>
              <w:t>SHIFT_TO_R</w:t>
            </w:r>
          </w:p>
        </w:tc>
      </w:tr>
      <w:tr w:rsidR="00A76A5B" w:rsidTr="00A76A5B">
        <w:trPr>
          <w:trHeight w:val="395"/>
          <w:jc w:val="center"/>
        </w:trPr>
        <w:tc>
          <w:tcPr>
            <w:tcW w:w="3780" w:type="dxa"/>
            <w:tcBorders>
              <w:top w:val="single" w:sz="4" w:space="0" w:color="auto"/>
              <w:left w:val="single" w:sz="4" w:space="0" w:color="auto"/>
              <w:bottom w:val="single" w:sz="4" w:space="0" w:color="auto"/>
              <w:right w:val="single" w:sz="4" w:space="0" w:color="auto"/>
            </w:tcBorders>
            <w:vAlign w:val="center"/>
            <w:hideMark/>
          </w:tcPr>
          <w:p w:rsidR="00A76A5B" w:rsidRDefault="00935523">
            <w:pPr>
              <w:keepNext/>
              <w:spacing w:beforeLines="40" w:before="96" w:afterLines="40" w:after="96" w:line="276" w:lineRule="auto"/>
              <w:jc w:val="center"/>
              <w:rPr>
                <w:sz w:val="16"/>
                <w:szCs w:val="16"/>
              </w:rPr>
            </w:pPr>
            <w:r>
              <w:rPr>
                <w:sz w:val="16"/>
                <w:szCs w:val="16"/>
              </w:rPr>
              <w:t>SHIFT_TO_D</w:t>
            </w:r>
          </w:p>
          <w:p w:rsidR="00A76A5B" w:rsidRDefault="00935523">
            <w:pPr>
              <w:keepNext/>
              <w:spacing w:beforeLines="40" w:before="96" w:afterLines="40" w:after="96" w:line="276" w:lineRule="auto"/>
              <w:jc w:val="center"/>
              <w:rPr>
                <w:sz w:val="16"/>
                <w:szCs w:val="16"/>
              </w:rPr>
            </w:pPr>
            <w:r>
              <w:rPr>
                <w:rFonts w:cs="Arial"/>
                <w:sz w:val="16"/>
                <w:szCs w:val="16"/>
              </w:rPr>
              <w:t>(No Debounce)</w:t>
            </w:r>
          </w:p>
        </w:tc>
        <w:tc>
          <w:tcPr>
            <w:tcW w:w="2790" w:type="dxa"/>
            <w:tcBorders>
              <w:top w:val="single" w:sz="4" w:space="0" w:color="auto"/>
              <w:left w:val="double" w:sz="4" w:space="0" w:color="auto"/>
              <w:bottom w:val="single" w:sz="4" w:space="0" w:color="auto"/>
              <w:right w:val="single" w:sz="4" w:space="0" w:color="auto"/>
            </w:tcBorders>
            <w:vAlign w:val="center"/>
            <w:hideMark/>
          </w:tcPr>
          <w:p w:rsidR="00A76A5B" w:rsidRDefault="00935523">
            <w:pPr>
              <w:keepNext/>
              <w:spacing w:beforeLines="40" w:before="96" w:afterLines="40" w:after="96" w:line="276" w:lineRule="auto"/>
              <w:jc w:val="center"/>
              <w:rPr>
                <w:sz w:val="16"/>
                <w:szCs w:val="16"/>
              </w:rPr>
            </w:pPr>
            <w:r>
              <w:rPr>
                <w:sz w:val="16"/>
                <w:szCs w:val="16"/>
              </w:rPr>
              <w:t>SHIFT_TO_D</w:t>
            </w:r>
          </w:p>
        </w:tc>
      </w:tr>
      <w:tr w:rsidR="00A76A5B" w:rsidTr="00A76A5B">
        <w:trPr>
          <w:trHeight w:val="395"/>
          <w:jc w:val="center"/>
        </w:trPr>
        <w:tc>
          <w:tcPr>
            <w:tcW w:w="3780" w:type="dxa"/>
            <w:tcBorders>
              <w:top w:val="single" w:sz="4" w:space="0" w:color="auto"/>
              <w:left w:val="single" w:sz="4" w:space="0" w:color="auto"/>
              <w:bottom w:val="single" w:sz="4" w:space="0" w:color="auto"/>
              <w:right w:val="single" w:sz="4" w:space="0" w:color="auto"/>
            </w:tcBorders>
            <w:vAlign w:val="center"/>
            <w:hideMark/>
          </w:tcPr>
          <w:p w:rsidR="00A76A5B" w:rsidRDefault="00935523">
            <w:pPr>
              <w:keepNext/>
              <w:spacing w:beforeLines="40" w:before="96" w:afterLines="40" w:after="96" w:line="276" w:lineRule="auto"/>
              <w:jc w:val="center"/>
              <w:rPr>
                <w:sz w:val="16"/>
                <w:szCs w:val="16"/>
              </w:rPr>
            </w:pPr>
            <w:r>
              <w:rPr>
                <w:sz w:val="16"/>
                <w:szCs w:val="16"/>
              </w:rPr>
              <w:t>SHIFT_TO_N</w:t>
            </w:r>
          </w:p>
          <w:p w:rsidR="00A76A5B" w:rsidRDefault="00935523">
            <w:pPr>
              <w:keepNext/>
              <w:spacing w:beforeLines="40" w:before="96" w:afterLines="40" w:after="96" w:line="276" w:lineRule="auto"/>
              <w:jc w:val="center"/>
              <w:rPr>
                <w:sz w:val="16"/>
                <w:szCs w:val="16"/>
              </w:rPr>
            </w:pPr>
            <w:r>
              <w:rPr>
                <w:rFonts w:cs="Arial"/>
                <w:sz w:val="16"/>
                <w:szCs w:val="16"/>
              </w:rPr>
              <w:t>(No Debounce)</w:t>
            </w:r>
          </w:p>
        </w:tc>
        <w:tc>
          <w:tcPr>
            <w:tcW w:w="2790" w:type="dxa"/>
            <w:tcBorders>
              <w:top w:val="single" w:sz="4" w:space="0" w:color="auto"/>
              <w:left w:val="double" w:sz="4" w:space="0" w:color="auto"/>
              <w:bottom w:val="single" w:sz="4" w:space="0" w:color="auto"/>
              <w:right w:val="single" w:sz="4" w:space="0" w:color="auto"/>
            </w:tcBorders>
            <w:vAlign w:val="center"/>
            <w:hideMark/>
          </w:tcPr>
          <w:p w:rsidR="00A76A5B" w:rsidRDefault="00935523">
            <w:pPr>
              <w:keepNext/>
              <w:spacing w:beforeLines="40" w:before="96" w:afterLines="40" w:after="96" w:line="276" w:lineRule="auto"/>
              <w:jc w:val="center"/>
              <w:rPr>
                <w:sz w:val="16"/>
                <w:szCs w:val="16"/>
              </w:rPr>
            </w:pPr>
            <w:r>
              <w:rPr>
                <w:sz w:val="16"/>
                <w:szCs w:val="16"/>
              </w:rPr>
              <w:t>SHIFT_TO_N</w:t>
            </w:r>
          </w:p>
        </w:tc>
      </w:tr>
      <w:tr w:rsidR="00A76A5B" w:rsidTr="00A76A5B">
        <w:trPr>
          <w:trHeight w:val="395"/>
          <w:jc w:val="center"/>
        </w:trPr>
        <w:tc>
          <w:tcPr>
            <w:tcW w:w="3780" w:type="dxa"/>
            <w:tcBorders>
              <w:top w:val="single" w:sz="4" w:space="0" w:color="auto"/>
              <w:left w:val="single" w:sz="4" w:space="0" w:color="auto"/>
              <w:bottom w:val="single" w:sz="4" w:space="0" w:color="auto"/>
              <w:right w:val="single" w:sz="4" w:space="0" w:color="auto"/>
            </w:tcBorders>
            <w:vAlign w:val="center"/>
            <w:hideMark/>
          </w:tcPr>
          <w:p w:rsidR="00A76A5B" w:rsidRDefault="00935523">
            <w:pPr>
              <w:keepNext/>
              <w:spacing w:beforeLines="40" w:before="96" w:afterLines="40" w:after="96" w:line="276" w:lineRule="auto"/>
              <w:jc w:val="center"/>
              <w:rPr>
                <w:sz w:val="16"/>
                <w:szCs w:val="16"/>
              </w:rPr>
            </w:pPr>
            <w:r>
              <w:rPr>
                <w:sz w:val="16"/>
                <w:szCs w:val="16"/>
              </w:rPr>
              <w:t>SHIFT_TO_P</w:t>
            </w:r>
          </w:p>
          <w:p w:rsidR="00A76A5B" w:rsidRDefault="00935523">
            <w:pPr>
              <w:keepNext/>
              <w:spacing w:beforeLines="40" w:before="96" w:afterLines="40" w:after="96" w:line="276" w:lineRule="auto"/>
              <w:jc w:val="center"/>
              <w:rPr>
                <w:sz w:val="16"/>
                <w:szCs w:val="16"/>
              </w:rPr>
            </w:pPr>
            <w:r>
              <w:rPr>
                <w:rFonts w:cs="Arial"/>
                <w:sz w:val="16"/>
                <w:szCs w:val="16"/>
              </w:rPr>
              <w:t>(No Debounce)</w:t>
            </w:r>
          </w:p>
        </w:tc>
        <w:tc>
          <w:tcPr>
            <w:tcW w:w="2790" w:type="dxa"/>
            <w:tcBorders>
              <w:top w:val="single" w:sz="4" w:space="0" w:color="auto"/>
              <w:left w:val="double" w:sz="4" w:space="0" w:color="auto"/>
              <w:bottom w:val="single" w:sz="4" w:space="0" w:color="auto"/>
              <w:right w:val="single" w:sz="4" w:space="0" w:color="auto"/>
            </w:tcBorders>
            <w:vAlign w:val="center"/>
            <w:hideMark/>
          </w:tcPr>
          <w:p w:rsidR="00A76A5B" w:rsidRDefault="00935523">
            <w:pPr>
              <w:keepNext/>
              <w:spacing w:beforeLines="40" w:before="96" w:afterLines="40" w:after="96" w:line="276" w:lineRule="auto"/>
              <w:jc w:val="center"/>
              <w:rPr>
                <w:sz w:val="16"/>
                <w:szCs w:val="16"/>
              </w:rPr>
            </w:pPr>
            <w:r>
              <w:rPr>
                <w:sz w:val="16"/>
                <w:szCs w:val="16"/>
              </w:rPr>
              <w:t>SHIFT_TO_P</w:t>
            </w:r>
          </w:p>
        </w:tc>
      </w:tr>
    </w:tbl>
    <w:p w:rsidR="00A76A5B" w:rsidRDefault="00935523" w:rsidP="00A76A5B">
      <w:pPr>
        <w:jc w:val="center"/>
      </w:pPr>
      <w:r>
        <w:t xml:space="preserve">APA Gear Shift Input Processing </w:t>
      </w:r>
      <w:r>
        <w:t>Table</w:t>
      </w:r>
    </w:p>
    <w:p w:rsidR="00500605" w:rsidRDefault="00935523" w:rsidP="00500605"/>
    <w:p w:rsidR="00CC6E4C" w:rsidRPr="00CC6E4C" w:rsidRDefault="00CC6E4C" w:rsidP="00CC6E4C">
      <w:pPr>
        <w:pStyle w:val="Heading3"/>
        <w:rPr>
          <w:b w:val="0"/>
          <w:u w:val="single"/>
        </w:rPr>
      </w:pPr>
      <w:bookmarkStart w:id="54" w:name="_Toc35850664"/>
      <w:r w:rsidRPr="00CC6E4C">
        <w:rPr>
          <w:b w:val="0"/>
          <w:u w:val="single"/>
        </w:rPr>
        <w:t>CAMERA-FUR-REQ-196898/E-HMI Screen Logical Arbitration - Determine Dynamic Variables (PDC_Stat)</w:t>
      </w:r>
      <w:bookmarkEnd w:id="54"/>
    </w:p>
    <w:p w:rsidR="00AE06BC" w:rsidRPr="00AE06BC" w:rsidRDefault="00935523" w:rsidP="00AE06BC"/>
    <w:tbl>
      <w:tblPr>
        <w:tblW w:w="9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05"/>
        <w:gridCol w:w="4230"/>
        <w:gridCol w:w="1890"/>
      </w:tblGrid>
      <w:tr w:rsidR="00E137C1" w:rsidTr="00E137C1">
        <w:trPr>
          <w:trHeight w:val="575"/>
          <w:jc w:val="center"/>
        </w:trPr>
        <w:tc>
          <w:tcPr>
            <w:tcW w:w="3106"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E137C1" w:rsidRDefault="00935523">
            <w:pPr>
              <w:spacing w:beforeLines="40" w:before="96" w:afterLines="40" w:after="96" w:line="276" w:lineRule="auto"/>
              <w:jc w:val="center"/>
              <w:rPr>
                <w:b/>
                <w:sz w:val="16"/>
                <w:szCs w:val="16"/>
              </w:rPr>
            </w:pPr>
            <w:r>
              <w:rPr>
                <w:b/>
                <w:sz w:val="16"/>
                <w:szCs w:val="16"/>
              </w:rPr>
              <w:t>PrkAidMsgTxt_D_Rq_ComStat</w:t>
            </w:r>
          </w:p>
        </w:tc>
        <w:tc>
          <w:tcPr>
            <w:tcW w:w="4230"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E137C1" w:rsidRDefault="00935523">
            <w:pPr>
              <w:spacing w:beforeLines="150" w:before="360" w:afterLines="40" w:after="96" w:line="276" w:lineRule="auto"/>
              <w:jc w:val="center"/>
              <w:rPr>
                <w:b/>
                <w:sz w:val="16"/>
                <w:szCs w:val="16"/>
              </w:rPr>
            </w:pPr>
            <w:r>
              <w:rPr>
                <w:b/>
                <w:sz w:val="16"/>
                <w:szCs w:val="16"/>
              </w:rPr>
              <w:t>PrkAidMsgTxt_D_Rq</w:t>
            </w:r>
          </w:p>
        </w:tc>
        <w:tc>
          <w:tcPr>
            <w:tcW w:w="1890" w:type="dxa"/>
            <w:tcBorders>
              <w:top w:val="single" w:sz="4" w:space="0" w:color="auto"/>
              <w:left w:val="double" w:sz="4" w:space="0" w:color="auto"/>
              <w:bottom w:val="double" w:sz="4" w:space="0" w:color="auto"/>
              <w:right w:val="single" w:sz="4" w:space="0" w:color="auto"/>
            </w:tcBorders>
            <w:shd w:val="clear" w:color="auto" w:fill="DEDEDE"/>
            <w:vAlign w:val="center"/>
            <w:hideMark/>
          </w:tcPr>
          <w:p w:rsidR="00E137C1" w:rsidRDefault="00935523">
            <w:pPr>
              <w:spacing w:beforeLines="40" w:before="96" w:afterLines="40" w:after="96" w:line="276" w:lineRule="auto"/>
              <w:jc w:val="center"/>
              <w:rPr>
                <w:b/>
                <w:sz w:val="16"/>
                <w:szCs w:val="16"/>
              </w:rPr>
            </w:pPr>
            <w:r>
              <w:rPr>
                <w:b/>
                <w:sz w:val="16"/>
                <w:szCs w:val="16"/>
              </w:rPr>
              <w:t>PDC_Stat</w:t>
            </w:r>
          </w:p>
        </w:tc>
      </w:tr>
      <w:tr w:rsidR="00E137C1" w:rsidTr="00E137C1">
        <w:trPr>
          <w:trHeight w:val="429"/>
          <w:jc w:val="center"/>
        </w:trPr>
        <w:tc>
          <w:tcPr>
            <w:tcW w:w="3106" w:type="dxa"/>
            <w:tcBorders>
              <w:top w:val="single" w:sz="4" w:space="0" w:color="auto"/>
              <w:left w:val="single" w:sz="4" w:space="0" w:color="auto"/>
              <w:bottom w:val="single" w:sz="4" w:space="0" w:color="auto"/>
              <w:right w:val="single" w:sz="4" w:space="0" w:color="auto"/>
            </w:tcBorders>
            <w:vAlign w:val="center"/>
            <w:hideMark/>
          </w:tcPr>
          <w:p w:rsidR="00E137C1" w:rsidRDefault="00935523">
            <w:pPr>
              <w:spacing w:beforeLines="40" w:before="96" w:afterLines="40" w:after="96" w:line="276" w:lineRule="auto"/>
              <w:jc w:val="center"/>
              <w:rPr>
                <w:sz w:val="16"/>
                <w:szCs w:val="16"/>
              </w:rPr>
            </w:pPr>
            <w:r>
              <w:rPr>
                <w:sz w:val="16"/>
                <w:szCs w:val="16"/>
              </w:rPr>
              <w:t>MISSING for &gt;= PDC_</w:t>
            </w:r>
            <w:r>
              <w:rPr>
                <w:sz w:val="16"/>
              </w:rPr>
              <w:t xml:space="preserve"> Actv_MM_Timr_Cfg</w:t>
            </w:r>
          </w:p>
        </w:tc>
        <w:tc>
          <w:tcPr>
            <w:tcW w:w="4230" w:type="dxa"/>
            <w:tcBorders>
              <w:top w:val="single" w:sz="4" w:space="0" w:color="auto"/>
              <w:left w:val="single" w:sz="4" w:space="0" w:color="auto"/>
              <w:bottom w:val="single" w:sz="4" w:space="0" w:color="auto"/>
              <w:right w:val="single" w:sz="4" w:space="0" w:color="auto"/>
            </w:tcBorders>
            <w:vAlign w:val="center"/>
            <w:hideMark/>
          </w:tcPr>
          <w:p w:rsidR="00E137C1" w:rsidRDefault="00935523">
            <w:pPr>
              <w:spacing w:beforeLines="40" w:before="96" w:afterLines="40" w:after="96" w:line="276" w:lineRule="auto"/>
              <w:jc w:val="center"/>
              <w:rPr>
                <w:sz w:val="16"/>
                <w:szCs w:val="16"/>
              </w:rPr>
            </w:pPr>
            <w:r>
              <w:rPr>
                <w:sz w:val="16"/>
                <w:szCs w:val="16"/>
              </w:rPr>
              <w:t>DON'T CARE</w:t>
            </w:r>
          </w:p>
        </w:tc>
        <w:tc>
          <w:tcPr>
            <w:tcW w:w="1890" w:type="dxa"/>
            <w:tcBorders>
              <w:top w:val="single" w:sz="4" w:space="0" w:color="auto"/>
              <w:left w:val="double" w:sz="4" w:space="0" w:color="auto"/>
              <w:bottom w:val="single" w:sz="4" w:space="0" w:color="auto"/>
              <w:right w:val="single" w:sz="4" w:space="0" w:color="auto"/>
            </w:tcBorders>
            <w:vAlign w:val="center"/>
            <w:hideMark/>
          </w:tcPr>
          <w:p w:rsidR="00E137C1" w:rsidRDefault="00935523">
            <w:pPr>
              <w:spacing w:beforeLines="40" w:before="96" w:afterLines="40" w:after="96" w:line="276" w:lineRule="auto"/>
              <w:jc w:val="center"/>
              <w:rPr>
                <w:sz w:val="16"/>
                <w:szCs w:val="16"/>
              </w:rPr>
            </w:pPr>
            <w:r>
              <w:rPr>
                <w:sz w:val="16"/>
                <w:szCs w:val="16"/>
              </w:rPr>
              <w:t>MISSING</w:t>
            </w:r>
          </w:p>
        </w:tc>
      </w:tr>
      <w:tr w:rsidR="00E137C1" w:rsidTr="00E137C1">
        <w:trPr>
          <w:trHeight w:val="395"/>
          <w:jc w:val="center"/>
        </w:trPr>
        <w:tc>
          <w:tcPr>
            <w:tcW w:w="3106" w:type="dxa"/>
            <w:tcBorders>
              <w:top w:val="single" w:sz="4" w:space="0" w:color="auto"/>
              <w:left w:val="single" w:sz="4" w:space="0" w:color="auto"/>
              <w:bottom w:val="single" w:sz="4" w:space="0" w:color="auto"/>
              <w:right w:val="single" w:sz="4" w:space="0" w:color="auto"/>
            </w:tcBorders>
            <w:vAlign w:val="center"/>
            <w:hideMark/>
          </w:tcPr>
          <w:p w:rsidR="00E137C1" w:rsidRDefault="00935523">
            <w:pPr>
              <w:spacing w:beforeLines="40" w:before="96" w:afterLines="40" w:after="96" w:line="276" w:lineRule="auto"/>
              <w:jc w:val="center"/>
              <w:rPr>
                <w:sz w:val="16"/>
                <w:szCs w:val="16"/>
              </w:rPr>
            </w:pPr>
            <w:r>
              <w:rPr>
                <w:sz w:val="16"/>
                <w:szCs w:val="16"/>
              </w:rPr>
              <w:t>PRESENT</w:t>
            </w:r>
          </w:p>
        </w:tc>
        <w:tc>
          <w:tcPr>
            <w:tcW w:w="4230" w:type="dxa"/>
            <w:tcBorders>
              <w:top w:val="single" w:sz="4" w:space="0" w:color="auto"/>
              <w:left w:val="single" w:sz="4" w:space="0" w:color="auto"/>
              <w:bottom w:val="single" w:sz="4" w:space="0" w:color="auto"/>
              <w:right w:val="single" w:sz="4" w:space="0" w:color="auto"/>
            </w:tcBorders>
            <w:vAlign w:val="center"/>
            <w:hideMark/>
          </w:tcPr>
          <w:p w:rsidR="00FE7D06" w:rsidRDefault="00935523" w:rsidP="00FE7D06">
            <w:pPr>
              <w:spacing w:beforeLines="40" w:before="96" w:afterLines="40" w:after="96" w:line="276" w:lineRule="auto"/>
              <w:jc w:val="center"/>
              <w:rPr>
                <w:sz w:val="16"/>
                <w:szCs w:val="16"/>
              </w:rPr>
            </w:pPr>
            <w:r>
              <w:rPr>
                <w:sz w:val="16"/>
                <w:szCs w:val="16"/>
              </w:rPr>
              <w:t>R_SNSRS_ON_F_SNSRS_OFF |</w:t>
            </w:r>
          </w:p>
          <w:p w:rsidR="00FE7D06" w:rsidRDefault="00935523" w:rsidP="00FE7D06">
            <w:pPr>
              <w:spacing w:beforeLines="40" w:before="96" w:afterLines="40" w:after="96" w:line="276" w:lineRule="auto"/>
              <w:jc w:val="center"/>
              <w:rPr>
                <w:sz w:val="16"/>
                <w:szCs w:val="16"/>
              </w:rPr>
            </w:pPr>
            <w:r>
              <w:rPr>
                <w:sz w:val="16"/>
                <w:szCs w:val="16"/>
              </w:rPr>
              <w:t>R_SNSRS_OFF_F_SNSRS_ON |</w:t>
            </w:r>
          </w:p>
          <w:p w:rsidR="00FE7D06" w:rsidRDefault="00935523" w:rsidP="00FE7D06">
            <w:pPr>
              <w:spacing w:beforeLines="40" w:before="96" w:afterLines="40" w:after="96" w:line="276" w:lineRule="auto"/>
              <w:jc w:val="center"/>
              <w:rPr>
                <w:sz w:val="16"/>
                <w:szCs w:val="16"/>
              </w:rPr>
            </w:pPr>
            <w:r>
              <w:rPr>
                <w:sz w:val="16"/>
                <w:szCs w:val="16"/>
              </w:rPr>
              <w:t>R_SNSRS_ON_F_SNSRS_ON |</w:t>
            </w:r>
          </w:p>
          <w:p w:rsidR="00FE7D06" w:rsidRDefault="00935523" w:rsidP="00FE7D06">
            <w:pPr>
              <w:spacing w:beforeLines="40" w:before="96" w:afterLines="40" w:after="96" w:line="276" w:lineRule="auto"/>
              <w:jc w:val="center"/>
              <w:rPr>
                <w:sz w:val="16"/>
                <w:szCs w:val="16"/>
              </w:rPr>
            </w:pPr>
            <w:r>
              <w:rPr>
                <w:sz w:val="16"/>
                <w:szCs w:val="16"/>
              </w:rPr>
              <w:t>|R_SNS_INACTIVE_TRLR_ATCH |</w:t>
            </w:r>
          </w:p>
          <w:p w:rsidR="00FE7D06" w:rsidRDefault="00935523" w:rsidP="00FE7D06">
            <w:pPr>
              <w:spacing w:beforeLines="40" w:before="96" w:afterLines="40" w:after="96" w:line="276" w:lineRule="auto"/>
              <w:jc w:val="center"/>
              <w:rPr>
                <w:sz w:val="16"/>
                <w:szCs w:val="16"/>
              </w:rPr>
            </w:pPr>
            <w:r>
              <w:rPr>
                <w:sz w:val="16"/>
                <w:szCs w:val="16"/>
              </w:rPr>
              <w:t>R_Sns_Trlr_F_Sns_Blk |</w:t>
            </w:r>
          </w:p>
          <w:p w:rsidR="00FE7D06" w:rsidRDefault="00935523" w:rsidP="00FE7D06">
            <w:pPr>
              <w:spacing w:beforeLines="40" w:before="96" w:afterLines="40" w:after="96" w:line="276" w:lineRule="auto"/>
              <w:jc w:val="center"/>
              <w:rPr>
                <w:sz w:val="16"/>
                <w:szCs w:val="16"/>
              </w:rPr>
            </w:pPr>
            <w:r>
              <w:rPr>
                <w:sz w:val="16"/>
                <w:szCs w:val="16"/>
              </w:rPr>
              <w:t>R_Sns_Blk_F_Sns_On |</w:t>
            </w:r>
          </w:p>
          <w:p w:rsidR="00FE7D06" w:rsidRDefault="00935523" w:rsidP="00FE7D06">
            <w:pPr>
              <w:spacing w:beforeLines="40" w:before="96" w:afterLines="40" w:after="96" w:line="276" w:lineRule="auto"/>
              <w:jc w:val="center"/>
              <w:rPr>
                <w:sz w:val="16"/>
                <w:szCs w:val="16"/>
              </w:rPr>
            </w:pPr>
            <w:r>
              <w:rPr>
                <w:sz w:val="16"/>
                <w:szCs w:val="16"/>
              </w:rPr>
              <w:t>R_Sns_On_F_Sns_Blk |</w:t>
            </w:r>
          </w:p>
          <w:p w:rsidR="00FE7D06" w:rsidRDefault="00935523" w:rsidP="00FE7D06">
            <w:pPr>
              <w:spacing w:beforeLines="40" w:before="96" w:afterLines="40" w:after="96" w:line="276" w:lineRule="auto"/>
              <w:jc w:val="center"/>
              <w:rPr>
                <w:sz w:val="16"/>
                <w:szCs w:val="16"/>
              </w:rPr>
            </w:pPr>
            <w:r>
              <w:rPr>
                <w:sz w:val="16"/>
                <w:szCs w:val="16"/>
              </w:rPr>
              <w:t>All_Sns_Blk</w:t>
            </w:r>
          </w:p>
          <w:p w:rsidR="00E137C1" w:rsidRDefault="00935523" w:rsidP="00FE7D06">
            <w:pPr>
              <w:spacing w:beforeLines="40" w:before="96" w:afterLines="40" w:after="96" w:line="276" w:lineRule="auto"/>
              <w:jc w:val="center"/>
              <w:rPr>
                <w:sz w:val="16"/>
                <w:szCs w:val="16"/>
              </w:rPr>
            </w:pPr>
            <w:r>
              <w:rPr>
                <w:sz w:val="16"/>
                <w:szCs w:val="16"/>
              </w:rPr>
              <w:t>After consecutive samples for (T&gt;=PDC_Stat_Timr_Cfg)</w:t>
            </w:r>
          </w:p>
        </w:tc>
        <w:tc>
          <w:tcPr>
            <w:tcW w:w="1890" w:type="dxa"/>
            <w:tcBorders>
              <w:top w:val="single" w:sz="4" w:space="0" w:color="auto"/>
              <w:left w:val="double" w:sz="4" w:space="0" w:color="auto"/>
              <w:bottom w:val="single" w:sz="4" w:space="0" w:color="auto"/>
              <w:right w:val="single" w:sz="4" w:space="0" w:color="auto"/>
            </w:tcBorders>
            <w:vAlign w:val="center"/>
            <w:hideMark/>
          </w:tcPr>
          <w:p w:rsidR="00E137C1" w:rsidRDefault="00935523">
            <w:pPr>
              <w:spacing w:beforeLines="40" w:before="96" w:afterLines="40" w:after="96" w:line="276" w:lineRule="auto"/>
              <w:jc w:val="center"/>
              <w:rPr>
                <w:sz w:val="16"/>
                <w:szCs w:val="16"/>
              </w:rPr>
            </w:pPr>
            <w:r>
              <w:rPr>
                <w:sz w:val="16"/>
                <w:szCs w:val="16"/>
              </w:rPr>
              <w:t>ACTIVE</w:t>
            </w:r>
          </w:p>
        </w:tc>
      </w:tr>
      <w:tr w:rsidR="00E137C1" w:rsidTr="00E137C1">
        <w:trPr>
          <w:trHeight w:val="395"/>
          <w:jc w:val="center"/>
        </w:trPr>
        <w:tc>
          <w:tcPr>
            <w:tcW w:w="3106" w:type="dxa"/>
            <w:tcBorders>
              <w:top w:val="single" w:sz="4" w:space="0" w:color="auto"/>
              <w:left w:val="single" w:sz="4" w:space="0" w:color="auto"/>
              <w:bottom w:val="single" w:sz="4" w:space="0" w:color="auto"/>
              <w:right w:val="single" w:sz="4" w:space="0" w:color="auto"/>
            </w:tcBorders>
            <w:vAlign w:val="center"/>
            <w:hideMark/>
          </w:tcPr>
          <w:p w:rsidR="00E137C1" w:rsidRDefault="00935523">
            <w:pPr>
              <w:spacing w:beforeLines="40" w:before="96" w:afterLines="40" w:after="96" w:line="276" w:lineRule="auto"/>
              <w:jc w:val="center"/>
              <w:rPr>
                <w:sz w:val="16"/>
                <w:szCs w:val="16"/>
              </w:rPr>
            </w:pPr>
            <w:r>
              <w:rPr>
                <w:sz w:val="16"/>
                <w:szCs w:val="16"/>
              </w:rPr>
              <w:t>PRESENT</w:t>
            </w:r>
          </w:p>
        </w:tc>
        <w:tc>
          <w:tcPr>
            <w:tcW w:w="4230" w:type="dxa"/>
            <w:tcBorders>
              <w:top w:val="single" w:sz="4" w:space="0" w:color="auto"/>
              <w:left w:val="single" w:sz="4" w:space="0" w:color="auto"/>
              <w:bottom w:val="single" w:sz="4" w:space="0" w:color="auto"/>
              <w:right w:val="single" w:sz="4" w:space="0" w:color="auto"/>
            </w:tcBorders>
            <w:vAlign w:val="center"/>
            <w:hideMark/>
          </w:tcPr>
          <w:p w:rsidR="00FE7D06" w:rsidRDefault="00935523" w:rsidP="00FE7D06">
            <w:pPr>
              <w:spacing w:beforeLines="40" w:before="96" w:afterLines="40" w:after="96" w:line="276" w:lineRule="auto"/>
              <w:jc w:val="center"/>
              <w:rPr>
                <w:sz w:val="16"/>
                <w:szCs w:val="16"/>
              </w:rPr>
            </w:pPr>
            <w:r>
              <w:rPr>
                <w:sz w:val="16"/>
                <w:szCs w:val="16"/>
              </w:rPr>
              <w:t>ALL_PARK_SENSORS_OFF |</w:t>
            </w:r>
          </w:p>
          <w:p w:rsidR="00FE7D06" w:rsidRDefault="00935523" w:rsidP="00FE7D06">
            <w:pPr>
              <w:spacing w:beforeLines="40" w:before="96" w:afterLines="40" w:after="96" w:line="276" w:lineRule="auto"/>
              <w:jc w:val="center"/>
              <w:rPr>
                <w:sz w:val="16"/>
                <w:szCs w:val="16"/>
              </w:rPr>
            </w:pPr>
            <w:r>
              <w:rPr>
                <w:sz w:val="16"/>
                <w:szCs w:val="16"/>
              </w:rPr>
              <w:t>PARK_SYS_ALTERNATE_MODE |</w:t>
            </w:r>
          </w:p>
          <w:p w:rsidR="00FE7D06" w:rsidRDefault="00935523" w:rsidP="00FE7D06">
            <w:pPr>
              <w:spacing w:beforeLines="40" w:before="96" w:afterLines="40" w:after="96" w:line="276" w:lineRule="auto"/>
              <w:jc w:val="center"/>
              <w:rPr>
                <w:sz w:val="16"/>
                <w:szCs w:val="16"/>
              </w:rPr>
            </w:pPr>
            <w:r>
              <w:rPr>
                <w:sz w:val="16"/>
                <w:szCs w:val="16"/>
              </w:rPr>
              <w:t>NOT_USED |</w:t>
            </w:r>
          </w:p>
          <w:p w:rsidR="00FE7D06" w:rsidRDefault="00935523" w:rsidP="00FE7D06">
            <w:pPr>
              <w:spacing w:beforeLines="40" w:before="96" w:afterLines="40" w:after="96" w:line="276" w:lineRule="auto"/>
              <w:jc w:val="center"/>
              <w:rPr>
                <w:sz w:val="16"/>
                <w:szCs w:val="16"/>
              </w:rPr>
            </w:pPr>
            <w:r>
              <w:rPr>
                <w:sz w:val="16"/>
                <w:szCs w:val="16"/>
              </w:rPr>
              <w:t>NOT_AVAIL_TRLR_ATTCHD</w:t>
            </w:r>
          </w:p>
          <w:p w:rsidR="00E137C1" w:rsidRDefault="00935523" w:rsidP="00FE7D06">
            <w:pPr>
              <w:spacing w:beforeLines="40" w:before="96" w:afterLines="40" w:after="96" w:line="276" w:lineRule="auto"/>
              <w:jc w:val="center"/>
              <w:rPr>
                <w:sz w:val="16"/>
                <w:szCs w:val="16"/>
              </w:rPr>
            </w:pPr>
            <w:r>
              <w:rPr>
                <w:rFonts w:cs="Arial"/>
                <w:sz w:val="16"/>
                <w:szCs w:val="16"/>
              </w:rPr>
              <w:t>After consecutive samples for (T&gt;=PDC_Stat_Timr_Cfg)</w:t>
            </w:r>
          </w:p>
        </w:tc>
        <w:tc>
          <w:tcPr>
            <w:tcW w:w="1890" w:type="dxa"/>
            <w:tcBorders>
              <w:top w:val="single" w:sz="4" w:space="0" w:color="auto"/>
              <w:left w:val="double" w:sz="4" w:space="0" w:color="auto"/>
              <w:bottom w:val="single" w:sz="4" w:space="0" w:color="auto"/>
              <w:right w:val="single" w:sz="4" w:space="0" w:color="auto"/>
            </w:tcBorders>
            <w:vAlign w:val="center"/>
            <w:hideMark/>
          </w:tcPr>
          <w:p w:rsidR="00E137C1" w:rsidRDefault="00935523">
            <w:pPr>
              <w:spacing w:beforeLines="40" w:before="96" w:afterLines="40" w:after="96" w:line="276" w:lineRule="auto"/>
              <w:jc w:val="center"/>
              <w:rPr>
                <w:sz w:val="16"/>
                <w:szCs w:val="16"/>
              </w:rPr>
            </w:pPr>
            <w:r>
              <w:rPr>
                <w:sz w:val="16"/>
                <w:szCs w:val="16"/>
              </w:rPr>
              <w:t>INACTIVE*</w:t>
            </w:r>
          </w:p>
        </w:tc>
      </w:tr>
      <w:tr w:rsidR="00E137C1" w:rsidTr="00E137C1">
        <w:trPr>
          <w:trHeight w:val="458"/>
          <w:jc w:val="center"/>
        </w:trPr>
        <w:tc>
          <w:tcPr>
            <w:tcW w:w="3106" w:type="dxa"/>
            <w:tcBorders>
              <w:top w:val="single" w:sz="4" w:space="0" w:color="auto"/>
              <w:left w:val="single" w:sz="4" w:space="0" w:color="auto"/>
              <w:bottom w:val="single" w:sz="4" w:space="0" w:color="auto"/>
              <w:right w:val="single" w:sz="4" w:space="0" w:color="auto"/>
            </w:tcBorders>
            <w:vAlign w:val="center"/>
            <w:hideMark/>
          </w:tcPr>
          <w:p w:rsidR="00E137C1" w:rsidRDefault="00935523">
            <w:pPr>
              <w:spacing w:beforeLines="40" w:before="96" w:afterLines="40" w:after="96" w:line="276" w:lineRule="auto"/>
              <w:jc w:val="center"/>
              <w:rPr>
                <w:sz w:val="16"/>
                <w:szCs w:val="16"/>
              </w:rPr>
            </w:pPr>
            <w:r>
              <w:rPr>
                <w:sz w:val="16"/>
                <w:szCs w:val="16"/>
              </w:rPr>
              <w:t>PRESENT</w:t>
            </w:r>
          </w:p>
        </w:tc>
        <w:tc>
          <w:tcPr>
            <w:tcW w:w="4230" w:type="dxa"/>
            <w:tcBorders>
              <w:top w:val="single" w:sz="4" w:space="0" w:color="auto"/>
              <w:left w:val="single" w:sz="4" w:space="0" w:color="auto"/>
              <w:bottom w:val="single" w:sz="4" w:space="0" w:color="auto"/>
              <w:right w:val="single" w:sz="4" w:space="0" w:color="auto"/>
            </w:tcBorders>
            <w:vAlign w:val="center"/>
            <w:hideMark/>
          </w:tcPr>
          <w:p w:rsidR="00DA6464" w:rsidRDefault="00935523" w:rsidP="00DA6464">
            <w:pPr>
              <w:spacing w:beforeLines="40" w:before="96" w:afterLines="40" w:after="96" w:line="276" w:lineRule="auto"/>
              <w:jc w:val="center"/>
              <w:rPr>
                <w:sz w:val="16"/>
                <w:szCs w:val="16"/>
              </w:rPr>
            </w:pPr>
            <w:r>
              <w:rPr>
                <w:sz w:val="16"/>
                <w:szCs w:val="16"/>
              </w:rPr>
              <w:t xml:space="preserve">FAIL_MODE_NO_CHIME </w:t>
            </w:r>
          </w:p>
          <w:p w:rsidR="00E137C1" w:rsidRDefault="00935523" w:rsidP="00DA6464">
            <w:pPr>
              <w:spacing w:beforeLines="40" w:before="96" w:afterLines="40" w:after="96" w:line="276" w:lineRule="auto"/>
              <w:jc w:val="center"/>
              <w:rPr>
                <w:sz w:val="16"/>
                <w:szCs w:val="16"/>
              </w:rPr>
            </w:pPr>
            <w:r>
              <w:rPr>
                <w:sz w:val="16"/>
                <w:szCs w:val="16"/>
              </w:rPr>
              <w:t>for &gt;= PDC_Fault_Timr_Cfg | FAIL_MODE_WITH_CHIME for &gt;= PDC_Fault_Timr_Cfg</w:t>
            </w:r>
          </w:p>
        </w:tc>
        <w:tc>
          <w:tcPr>
            <w:tcW w:w="1890" w:type="dxa"/>
            <w:tcBorders>
              <w:top w:val="single" w:sz="4" w:space="0" w:color="auto"/>
              <w:left w:val="double" w:sz="4" w:space="0" w:color="auto"/>
              <w:bottom w:val="single" w:sz="4" w:space="0" w:color="auto"/>
              <w:right w:val="single" w:sz="4" w:space="0" w:color="auto"/>
            </w:tcBorders>
            <w:vAlign w:val="center"/>
            <w:hideMark/>
          </w:tcPr>
          <w:p w:rsidR="00E137C1" w:rsidRDefault="00935523">
            <w:pPr>
              <w:spacing w:beforeLines="40" w:before="96" w:afterLines="40" w:after="96" w:line="276" w:lineRule="auto"/>
              <w:jc w:val="center"/>
              <w:rPr>
                <w:sz w:val="16"/>
                <w:szCs w:val="16"/>
              </w:rPr>
            </w:pPr>
            <w:r>
              <w:rPr>
                <w:sz w:val="16"/>
                <w:szCs w:val="16"/>
              </w:rPr>
              <w:t>PDC_STAT_</w:t>
            </w:r>
          </w:p>
          <w:p w:rsidR="00E137C1" w:rsidRDefault="00935523">
            <w:pPr>
              <w:spacing w:beforeLines="40" w:before="96" w:afterLines="40" w:after="96" w:line="276" w:lineRule="auto"/>
              <w:jc w:val="center"/>
              <w:rPr>
                <w:sz w:val="16"/>
                <w:szCs w:val="16"/>
              </w:rPr>
            </w:pPr>
            <w:r>
              <w:rPr>
                <w:sz w:val="16"/>
                <w:szCs w:val="16"/>
              </w:rPr>
              <w:t>FAULT</w:t>
            </w:r>
          </w:p>
        </w:tc>
      </w:tr>
    </w:tbl>
    <w:p w:rsidR="00A25B8C" w:rsidRDefault="00935523" w:rsidP="00E137C1">
      <w:pPr>
        <w:jc w:val="center"/>
      </w:pPr>
      <w:r>
        <w:t>*PDC_Stat shall only transition into INACTIVE if RVC is not in delay mode (RVC_Exit_Dly=OFF)</w:t>
      </w:r>
    </w:p>
    <w:p w:rsidR="00A25B8C" w:rsidRDefault="00935523" w:rsidP="00E137C1">
      <w:pPr>
        <w:jc w:val="center"/>
      </w:pPr>
      <w:r>
        <w:lastRenderedPageBreak/>
        <w:t>This is so that the PDC image, if displayed, remains on RVC until the RVC is closed.</w:t>
      </w:r>
    </w:p>
    <w:p w:rsidR="00A25B8C" w:rsidRDefault="00935523" w:rsidP="00E137C1">
      <w:pPr>
        <w:jc w:val="center"/>
      </w:pPr>
    </w:p>
    <w:p w:rsidR="00E137C1" w:rsidRDefault="00935523" w:rsidP="00E137C1">
      <w:pPr>
        <w:jc w:val="center"/>
      </w:pPr>
      <w:r>
        <w:t>Park Aid Message Text Input Processing Table</w:t>
      </w:r>
    </w:p>
    <w:p w:rsidR="00500605" w:rsidRDefault="00935523" w:rsidP="00500605"/>
    <w:p w:rsidR="00CC6E4C" w:rsidRPr="00CC6E4C" w:rsidRDefault="00CC6E4C" w:rsidP="00CC6E4C">
      <w:pPr>
        <w:pStyle w:val="Heading3"/>
        <w:rPr>
          <w:b w:val="0"/>
          <w:u w:val="single"/>
        </w:rPr>
      </w:pPr>
      <w:bookmarkStart w:id="55" w:name="_Toc35850665"/>
      <w:r w:rsidRPr="00CC6E4C">
        <w:rPr>
          <w:b w:val="0"/>
          <w:u w:val="single"/>
        </w:rPr>
        <w:lastRenderedPageBreak/>
        <w:t>CAMERA-FUR-REQ-166820/E-HMI Screen Logical Arbitration - Camera</w:t>
      </w:r>
      <w:bookmarkEnd w:id="55"/>
    </w:p>
    <w:p w:rsidR="00947B00" w:rsidRDefault="00935523" w:rsidP="00CC6E4C">
      <w:pPr>
        <w:jc w:val="center"/>
      </w:pPr>
      <w:r>
        <w:rPr>
          <w:noProof/>
        </w:rPr>
        <w:drawing>
          <wp:inline distT="0" distB="0" distL="0" distR="0">
            <wp:extent cx="5943600" cy="7753350"/>
            <wp:effectExtent l="0" t="0" r="0" b="0"/>
            <wp:docPr id="14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753350"/>
                    </a:xfrm>
                    <a:prstGeom prst="rect">
                      <a:avLst/>
                    </a:prstGeom>
                    <a:noFill/>
                    <a:ln>
                      <a:noFill/>
                    </a:ln>
                  </pic:spPr>
                </pic:pic>
              </a:graphicData>
            </a:graphic>
          </wp:inline>
        </w:drawing>
      </w:r>
    </w:p>
    <w:p w:rsidR="002379D5" w:rsidRPr="002379D5" w:rsidRDefault="00935523" w:rsidP="002379D5">
      <w:pPr>
        <w:jc w:val="center"/>
      </w:pPr>
      <w:r w:rsidRPr="002379D5">
        <w:t>General Screen Arbitration: Step #1 Camera</w:t>
      </w:r>
    </w:p>
    <w:p w:rsidR="00CC6E4C" w:rsidRPr="00CC6E4C" w:rsidRDefault="00CC6E4C" w:rsidP="00CC6E4C">
      <w:pPr>
        <w:pStyle w:val="Heading3"/>
        <w:rPr>
          <w:b w:val="0"/>
          <w:u w:val="single"/>
        </w:rPr>
      </w:pPr>
      <w:bookmarkStart w:id="56" w:name="_Toc35850666"/>
      <w:r w:rsidRPr="00CC6E4C">
        <w:rPr>
          <w:b w:val="0"/>
          <w:u w:val="single"/>
        </w:rPr>
        <w:lastRenderedPageBreak/>
        <w:t>CAMERA-FUR-REQ-166823/E-HMI Screen Logical Arbitration - APA Dedicated Display</w:t>
      </w:r>
      <w:bookmarkEnd w:id="56"/>
    </w:p>
    <w:p w:rsidR="007D766B" w:rsidRDefault="00CC6E4C" w:rsidP="00CC6E4C">
      <w:pPr>
        <w:jc w:val="center"/>
      </w:pPr>
      <w:r>
        <w:object w:dxaOrig="10271" w:dyaOrig="10434">
          <v:shape id="5e78c2bd00005c8e00004349" o:spid="_x0000_i1026" type="#_x0000_t75" style="width:468pt;height:475.5pt" o:ole="">
            <v:imagedata r:id="rId20" o:title=""/>
          </v:shape>
          <o:OLEObject Type="Embed" ProgID="Visio.Drawing.11" ShapeID="5e78c2bd00005c8e00004349" DrawAspect="Content" ObjectID="_1646463981" r:id="rId21"/>
        </w:object>
      </w:r>
    </w:p>
    <w:p w:rsidR="007D766B" w:rsidRDefault="00935523" w:rsidP="007D766B">
      <w:pPr>
        <w:jc w:val="center"/>
      </w:pPr>
      <w:bookmarkStart w:id="57" w:name="_Toc400956111"/>
      <w:r>
        <w:t>General Screen Arbitr</w:t>
      </w:r>
      <w:r>
        <w:t xml:space="preserve">ation: </w:t>
      </w:r>
      <w:r>
        <w:rPr>
          <w:u w:val="single"/>
        </w:rPr>
        <w:t>A</w:t>
      </w:r>
      <w:r>
        <w:t xml:space="preserve">ctive </w:t>
      </w:r>
      <w:r>
        <w:rPr>
          <w:u w:val="single"/>
        </w:rPr>
        <w:t>P</w:t>
      </w:r>
      <w:r>
        <w:t xml:space="preserve">ark </w:t>
      </w:r>
      <w:r>
        <w:rPr>
          <w:u w:val="single"/>
        </w:rPr>
        <w:t>A</w:t>
      </w:r>
      <w:r>
        <w:t>ssist (APA)</w:t>
      </w:r>
      <w:bookmarkEnd w:id="57"/>
    </w:p>
    <w:p w:rsidR="00C37846" w:rsidRPr="007D766B" w:rsidRDefault="00935523" w:rsidP="007D766B"/>
    <w:p w:rsidR="00CC6E4C" w:rsidRPr="00CC6E4C" w:rsidRDefault="00CC6E4C" w:rsidP="00CC6E4C">
      <w:pPr>
        <w:pStyle w:val="Heading3"/>
        <w:rPr>
          <w:b w:val="0"/>
          <w:u w:val="single"/>
        </w:rPr>
      </w:pPr>
      <w:bookmarkStart w:id="58" w:name="_Toc35850667"/>
      <w:r w:rsidRPr="00CC6E4C">
        <w:rPr>
          <w:b w:val="0"/>
          <w:u w:val="single"/>
        </w:rPr>
        <w:lastRenderedPageBreak/>
        <w:t>CAMERA-FUR-REQ-131023/H-HMI Screen Logical Arbitration - PDC Dedicated Display</w:t>
      </w:r>
      <w:bookmarkEnd w:id="58"/>
    </w:p>
    <w:p w:rsidR="00B021AB" w:rsidRDefault="00CC6E4C" w:rsidP="00CC6E4C">
      <w:pPr>
        <w:jc w:val="center"/>
      </w:pPr>
      <w:r>
        <w:object w:dxaOrig="10785" w:dyaOrig="10380">
          <v:shape id="5e78c2be00005c8e0000325e" o:spid="_x0000_i1027" type="#_x0000_t75" style="width:467.25pt;height:450pt" o:ole="">
            <v:imagedata r:id="rId22" o:title=""/>
          </v:shape>
          <o:OLEObject Type="Embed" ProgID="Visio.Drawing.15" ShapeID="5e78c2be00005c8e0000325e" DrawAspect="Content" ObjectID="_1646463982" r:id="rId23"/>
        </w:object>
      </w:r>
    </w:p>
    <w:p w:rsidR="00B021AB" w:rsidRDefault="00935523" w:rsidP="00B021AB">
      <w:pPr>
        <w:jc w:val="center"/>
      </w:pPr>
      <w:bookmarkStart w:id="59" w:name="_Ref391157830"/>
      <w:bookmarkStart w:id="60" w:name="_Toc400956112"/>
      <w:r>
        <w:t xml:space="preserve">General Screen Arbitration: </w:t>
      </w:r>
      <w:bookmarkEnd w:id="59"/>
      <w:r>
        <w:rPr>
          <w:u w:val="single"/>
        </w:rPr>
        <w:t>P</w:t>
      </w:r>
      <w:r>
        <w:t xml:space="preserve">ark </w:t>
      </w:r>
      <w:r>
        <w:rPr>
          <w:u w:val="single"/>
        </w:rPr>
        <w:t>D</w:t>
      </w:r>
      <w:r>
        <w:t xml:space="preserve">istance </w:t>
      </w:r>
      <w:r>
        <w:rPr>
          <w:u w:val="single"/>
        </w:rPr>
        <w:t>C</w:t>
      </w:r>
      <w:r>
        <w:t>ontrol (PDC)</w:t>
      </w:r>
      <w:bookmarkEnd w:id="60"/>
    </w:p>
    <w:p w:rsidR="00B021AB" w:rsidRDefault="00935523" w:rsidP="00B021AB"/>
    <w:p w:rsidR="004B62D3" w:rsidRPr="00B021AB" w:rsidRDefault="00935523" w:rsidP="00B021AB">
      <w:pPr>
        <w:spacing w:after="200" w:line="276" w:lineRule="auto"/>
        <w:rPr>
          <w:rFonts w:cs="Arial"/>
          <w:bCs/>
          <w:iCs/>
          <w:sz w:val="24"/>
          <w:szCs w:val="28"/>
          <w:u w:val="single"/>
        </w:rPr>
      </w:pPr>
    </w:p>
    <w:p w:rsidR="00CC6E4C" w:rsidRPr="00CC6E4C" w:rsidRDefault="00CC6E4C" w:rsidP="00CC6E4C">
      <w:pPr>
        <w:pStyle w:val="Heading3"/>
        <w:rPr>
          <w:b w:val="0"/>
          <w:u w:val="single"/>
        </w:rPr>
      </w:pPr>
      <w:bookmarkStart w:id="61" w:name="_Toc35850668"/>
      <w:r w:rsidRPr="00CC6E4C">
        <w:rPr>
          <w:b w:val="0"/>
          <w:u w:val="single"/>
        </w:rPr>
        <w:t>CAMERA-FUR-REQ-196899/A-HMI Screen Logical Arbitration - Screen Controller</w:t>
      </w:r>
      <w:bookmarkEnd w:id="61"/>
    </w:p>
    <w:p w:rsidR="00CF068E" w:rsidRDefault="00935523" w:rsidP="00CF068E">
      <w:pPr>
        <w:rPr>
          <w:rFonts w:cs="Arial"/>
          <w:bCs/>
          <w:iCs/>
          <w:sz w:val="24"/>
          <w:szCs w:val="28"/>
        </w:rPr>
      </w:pPr>
      <w:r>
        <w:t>Screens shall be assigned real time as per the following state table</w:t>
      </w:r>
    </w:p>
    <w:tbl>
      <w:tblPr>
        <w:tblW w:w="10028" w:type="dxa"/>
        <w:jc w:val="center"/>
        <w:tblLook w:val="04A0" w:firstRow="1" w:lastRow="0" w:firstColumn="1" w:lastColumn="0" w:noHBand="0" w:noVBand="1"/>
      </w:tblPr>
      <w:tblGrid>
        <w:gridCol w:w="434"/>
        <w:gridCol w:w="434"/>
        <w:gridCol w:w="434"/>
        <w:gridCol w:w="434"/>
        <w:gridCol w:w="5763"/>
        <w:gridCol w:w="2529"/>
      </w:tblGrid>
      <w:tr w:rsidR="00CF068E" w:rsidTr="00CF068E">
        <w:trPr>
          <w:cantSplit/>
          <w:trHeight w:val="955"/>
          <w:jc w:val="center"/>
        </w:trPr>
        <w:tc>
          <w:tcPr>
            <w:tcW w:w="411" w:type="dxa"/>
            <w:tcBorders>
              <w:top w:val="single" w:sz="4" w:space="0" w:color="auto"/>
              <w:left w:val="single" w:sz="4" w:space="0" w:color="auto"/>
              <w:bottom w:val="single" w:sz="4" w:space="0" w:color="auto"/>
              <w:right w:val="single" w:sz="4" w:space="0" w:color="auto"/>
            </w:tcBorders>
            <w:shd w:val="clear" w:color="auto" w:fill="BFBFBF"/>
            <w:noWrap/>
            <w:textDirection w:val="btLr"/>
            <w:vAlign w:val="center"/>
            <w:hideMark/>
          </w:tcPr>
          <w:p w:rsidR="00CF068E" w:rsidRDefault="00935523">
            <w:pPr>
              <w:spacing w:line="276" w:lineRule="auto"/>
              <w:ind w:left="113" w:right="113"/>
              <w:jc w:val="center"/>
              <w:rPr>
                <w:rFonts w:cs="Arial"/>
                <w:b/>
                <w:bCs/>
                <w:color w:val="000000"/>
                <w:sz w:val="16"/>
                <w:szCs w:val="16"/>
              </w:rPr>
            </w:pPr>
            <w:r>
              <w:rPr>
                <w:rFonts w:cs="Arial"/>
                <w:b/>
                <w:bCs/>
                <w:color w:val="000000"/>
                <w:sz w:val="16"/>
                <w:szCs w:val="16"/>
              </w:rPr>
              <w:t>FVCDisp</w:t>
            </w:r>
          </w:p>
        </w:tc>
        <w:tc>
          <w:tcPr>
            <w:tcW w:w="411" w:type="dxa"/>
            <w:tcBorders>
              <w:top w:val="single" w:sz="4" w:space="0" w:color="auto"/>
              <w:left w:val="nil"/>
              <w:bottom w:val="single" w:sz="4" w:space="0" w:color="auto"/>
              <w:right w:val="single" w:sz="4" w:space="0" w:color="auto"/>
            </w:tcBorders>
            <w:shd w:val="clear" w:color="auto" w:fill="BFBFBF"/>
            <w:noWrap/>
            <w:textDirection w:val="btLr"/>
            <w:vAlign w:val="center"/>
            <w:hideMark/>
          </w:tcPr>
          <w:p w:rsidR="00CF068E" w:rsidRDefault="00935523">
            <w:pPr>
              <w:spacing w:line="276" w:lineRule="auto"/>
              <w:ind w:left="113" w:right="113"/>
              <w:jc w:val="center"/>
              <w:rPr>
                <w:rFonts w:cs="Arial"/>
                <w:b/>
                <w:bCs/>
                <w:color w:val="000000"/>
                <w:sz w:val="16"/>
                <w:szCs w:val="16"/>
              </w:rPr>
            </w:pPr>
            <w:r>
              <w:rPr>
                <w:rFonts w:cs="Arial"/>
                <w:b/>
                <w:bCs/>
                <w:color w:val="000000"/>
                <w:sz w:val="16"/>
                <w:szCs w:val="16"/>
              </w:rPr>
              <w:t>RVCDisp</w:t>
            </w:r>
          </w:p>
        </w:tc>
        <w:tc>
          <w:tcPr>
            <w:tcW w:w="411" w:type="dxa"/>
            <w:tcBorders>
              <w:top w:val="single" w:sz="4" w:space="0" w:color="auto"/>
              <w:left w:val="nil"/>
              <w:bottom w:val="single" w:sz="4" w:space="0" w:color="auto"/>
              <w:right w:val="single" w:sz="4" w:space="0" w:color="auto"/>
            </w:tcBorders>
            <w:shd w:val="clear" w:color="auto" w:fill="BFBFBF"/>
            <w:noWrap/>
            <w:textDirection w:val="btLr"/>
            <w:vAlign w:val="center"/>
            <w:hideMark/>
          </w:tcPr>
          <w:p w:rsidR="00CF068E" w:rsidRDefault="00935523">
            <w:pPr>
              <w:spacing w:line="276" w:lineRule="auto"/>
              <w:ind w:left="113" w:right="113"/>
              <w:jc w:val="center"/>
              <w:rPr>
                <w:rFonts w:cs="Arial"/>
                <w:b/>
                <w:bCs/>
                <w:color w:val="000000"/>
                <w:sz w:val="16"/>
                <w:szCs w:val="16"/>
              </w:rPr>
            </w:pPr>
            <w:r>
              <w:rPr>
                <w:rFonts w:cs="Arial"/>
                <w:b/>
                <w:bCs/>
                <w:color w:val="000000"/>
                <w:sz w:val="16"/>
                <w:szCs w:val="16"/>
              </w:rPr>
              <w:t>APADisp</w:t>
            </w:r>
          </w:p>
        </w:tc>
        <w:tc>
          <w:tcPr>
            <w:tcW w:w="411" w:type="dxa"/>
            <w:tcBorders>
              <w:top w:val="single" w:sz="4" w:space="0" w:color="auto"/>
              <w:left w:val="nil"/>
              <w:bottom w:val="single" w:sz="4" w:space="0" w:color="auto"/>
              <w:right w:val="single" w:sz="4" w:space="0" w:color="auto"/>
            </w:tcBorders>
            <w:shd w:val="clear" w:color="auto" w:fill="BFBFBF"/>
            <w:noWrap/>
            <w:textDirection w:val="btLr"/>
            <w:vAlign w:val="center"/>
            <w:hideMark/>
          </w:tcPr>
          <w:p w:rsidR="00CF068E" w:rsidRDefault="00935523">
            <w:pPr>
              <w:spacing w:line="276" w:lineRule="auto"/>
              <w:ind w:left="113" w:right="113"/>
              <w:jc w:val="center"/>
              <w:rPr>
                <w:rFonts w:cs="Arial"/>
                <w:b/>
                <w:bCs/>
                <w:color w:val="000000"/>
                <w:sz w:val="16"/>
                <w:szCs w:val="16"/>
              </w:rPr>
            </w:pPr>
            <w:r>
              <w:rPr>
                <w:rFonts w:cs="Arial"/>
                <w:b/>
                <w:bCs/>
                <w:color w:val="000000"/>
                <w:sz w:val="16"/>
                <w:szCs w:val="16"/>
              </w:rPr>
              <w:t>PDCDisp</w:t>
            </w:r>
          </w:p>
        </w:tc>
        <w:tc>
          <w:tcPr>
            <w:tcW w:w="5763" w:type="dxa"/>
            <w:tcBorders>
              <w:top w:val="single" w:sz="4" w:space="0" w:color="auto"/>
              <w:left w:val="nil"/>
              <w:bottom w:val="single" w:sz="4" w:space="0" w:color="auto"/>
              <w:right w:val="single" w:sz="4" w:space="0" w:color="auto"/>
            </w:tcBorders>
            <w:shd w:val="clear" w:color="auto" w:fill="BFBFBF"/>
            <w:noWrap/>
            <w:vAlign w:val="center"/>
            <w:hideMark/>
          </w:tcPr>
          <w:p w:rsidR="00CF068E" w:rsidRDefault="00935523">
            <w:pPr>
              <w:spacing w:line="276" w:lineRule="auto"/>
              <w:jc w:val="center"/>
              <w:rPr>
                <w:rFonts w:cs="Arial"/>
                <w:b/>
                <w:bCs/>
                <w:color w:val="000000"/>
              </w:rPr>
            </w:pPr>
            <w:r>
              <w:rPr>
                <w:rFonts w:cs="Arial"/>
                <w:b/>
                <w:bCs/>
                <w:color w:val="000000"/>
              </w:rPr>
              <w:t>Screen displayed</w:t>
            </w:r>
          </w:p>
        </w:tc>
        <w:tc>
          <w:tcPr>
            <w:tcW w:w="2621" w:type="dxa"/>
            <w:tcBorders>
              <w:top w:val="single" w:sz="4" w:space="0" w:color="auto"/>
              <w:left w:val="nil"/>
              <w:bottom w:val="single" w:sz="4" w:space="0" w:color="auto"/>
              <w:right w:val="single" w:sz="4" w:space="0" w:color="auto"/>
            </w:tcBorders>
            <w:shd w:val="clear" w:color="auto" w:fill="BFBFBF"/>
            <w:vAlign w:val="center"/>
            <w:hideMark/>
          </w:tcPr>
          <w:p w:rsidR="00CF068E" w:rsidRDefault="00935523">
            <w:pPr>
              <w:spacing w:line="276" w:lineRule="auto"/>
              <w:jc w:val="center"/>
              <w:rPr>
                <w:rFonts w:cs="Arial"/>
                <w:b/>
                <w:bCs/>
                <w:color w:val="000000"/>
              </w:rPr>
            </w:pPr>
            <w:r>
              <w:rPr>
                <w:rFonts w:cs="Arial"/>
                <w:b/>
                <w:bCs/>
                <w:color w:val="000000"/>
              </w:rPr>
              <w:t>Reference:</w:t>
            </w:r>
          </w:p>
          <w:p w:rsidR="00CF068E" w:rsidRDefault="00935523">
            <w:pPr>
              <w:spacing w:line="276" w:lineRule="auto"/>
              <w:jc w:val="center"/>
              <w:rPr>
                <w:rFonts w:cs="Arial"/>
                <w:b/>
                <w:bCs/>
                <w:color w:val="000000"/>
              </w:rPr>
            </w:pPr>
            <w:r>
              <w:rPr>
                <w:rFonts w:cs="Arial"/>
                <w:b/>
                <w:bCs/>
                <w:color w:val="000000"/>
              </w:rPr>
              <w:t>Sample Screen</w:t>
            </w:r>
          </w:p>
        </w:tc>
      </w:tr>
      <w:tr w:rsidR="00CF068E" w:rsidTr="00CF068E">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0</w:t>
            </w:r>
          </w:p>
        </w:tc>
        <w:tc>
          <w:tcPr>
            <w:tcW w:w="5763"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rPr>
            </w:pPr>
            <w:r>
              <w:rPr>
                <w:rFonts w:cs="Arial"/>
                <w:color w:val="000000"/>
              </w:rPr>
              <w:t>No display (release control to HMI ECU)</w:t>
            </w:r>
          </w:p>
        </w:tc>
        <w:tc>
          <w:tcPr>
            <w:tcW w:w="2621" w:type="dxa"/>
            <w:tcBorders>
              <w:top w:val="nil"/>
              <w:left w:val="nil"/>
              <w:bottom w:val="single" w:sz="4" w:space="0" w:color="auto"/>
              <w:right w:val="single" w:sz="4" w:space="0" w:color="auto"/>
            </w:tcBorders>
            <w:hideMark/>
          </w:tcPr>
          <w:p w:rsidR="00CF068E" w:rsidRDefault="00935523" w:rsidP="00CC6E4C">
            <w:pPr>
              <w:spacing w:line="276" w:lineRule="auto"/>
              <w:jc w:val="center"/>
              <w:rPr>
                <w:rFonts w:cs="Arial"/>
                <w:color w:val="000000"/>
              </w:rPr>
            </w:pPr>
            <w:r>
              <w:rPr>
                <w:rFonts w:cs="Arial"/>
                <w:noProof/>
                <w:color w:val="000000"/>
              </w:rPr>
              <w:drawing>
                <wp:inline distT="0" distB="0" distL="0" distR="0">
                  <wp:extent cx="981075" cy="523875"/>
                  <wp:effectExtent l="0" t="0" r="9525" b="9525"/>
                  <wp:docPr id="14600" name="Picture 12" descr="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00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81075" cy="523875"/>
                          </a:xfrm>
                          <a:prstGeom prst="rect">
                            <a:avLst/>
                          </a:prstGeom>
                          <a:noFill/>
                          <a:ln>
                            <a:noFill/>
                          </a:ln>
                        </pic:spPr>
                      </pic:pic>
                    </a:graphicData>
                  </a:graphic>
                </wp:inline>
              </w:drawing>
            </w:r>
          </w:p>
        </w:tc>
      </w:tr>
      <w:tr w:rsidR="00CF068E" w:rsidTr="00CF068E">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1</w:t>
            </w:r>
          </w:p>
        </w:tc>
        <w:tc>
          <w:tcPr>
            <w:tcW w:w="5763"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rPr>
            </w:pPr>
            <w:r>
              <w:rPr>
                <w:rFonts w:cs="Arial"/>
                <w:color w:val="000000"/>
              </w:rPr>
              <w:t>Dedicated PDC</w:t>
            </w:r>
          </w:p>
        </w:tc>
        <w:tc>
          <w:tcPr>
            <w:tcW w:w="2621" w:type="dxa"/>
            <w:tcBorders>
              <w:top w:val="nil"/>
              <w:left w:val="nil"/>
              <w:bottom w:val="single" w:sz="4" w:space="0" w:color="auto"/>
              <w:right w:val="single" w:sz="4" w:space="0" w:color="auto"/>
            </w:tcBorders>
            <w:hideMark/>
          </w:tcPr>
          <w:p w:rsidR="00CF068E" w:rsidRDefault="00935523" w:rsidP="00CC6E4C">
            <w:pPr>
              <w:spacing w:line="276" w:lineRule="auto"/>
              <w:jc w:val="center"/>
              <w:rPr>
                <w:rFonts w:cs="Arial"/>
                <w:color w:val="000000"/>
              </w:rPr>
            </w:pPr>
            <w:r>
              <w:rPr>
                <w:rFonts w:cs="Arial"/>
                <w:noProof/>
                <w:color w:val="000000"/>
              </w:rPr>
              <w:drawing>
                <wp:inline distT="0" distB="0" distL="0" distR="0">
                  <wp:extent cx="981075" cy="523875"/>
                  <wp:effectExtent l="0" t="0" r="9525" b="9525"/>
                  <wp:docPr id="14601" name="Picture 11" descr="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00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81075" cy="523875"/>
                          </a:xfrm>
                          <a:prstGeom prst="rect">
                            <a:avLst/>
                          </a:prstGeom>
                          <a:noFill/>
                          <a:ln>
                            <a:noFill/>
                          </a:ln>
                        </pic:spPr>
                      </pic:pic>
                    </a:graphicData>
                  </a:graphic>
                </wp:inline>
              </w:drawing>
            </w:r>
          </w:p>
        </w:tc>
      </w:tr>
      <w:tr w:rsidR="00CF068E" w:rsidTr="00CF068E">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lastRenderedPageBreak/>
              <w:t>0</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0</w:t>
            </w:r>
          </w:p>
        </w:tc>
        <w:tc>
          <w:tcPr>
            <w:tcW w:w="5763"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rPr>
            </w:pPr>
            <w:r>
              <w:rPr>
                <w:rFonts w:cs="Arial"/>
                <w:color w:val="000000"/>
              </w:rPr>
              <w:t>APA (PDC will not be shown)</w:t>
            </w:r>
          </w:p>
        </w:tc>
        <w:tc>
          <w:tcPr>
            <w:tcW w:w="2621" w:type="dxa"/>
            <w:tcBorders>
              <w:top w:val="nil"/>
              <w:left w:val="nil"/>
              <w:bottom w:val="single" w:sz="4" w:space="0" w:color="auto"/>
              <w:right w:val="single" w:sz="4" w:space="0" w:color="auto"/>
            </w:tcBorders>
            <w:hideMark/>
          </w:tcPr>
          <w:p w:rsidR="00CF068E" w:rsidRDefault="00935523" w:rsidP="00CC6E4C">
            <w:pPr>
              <w:spacing w:line="276" w:lineRule="auto"/>
              <w:jc w:val="center"/>
              <w:rPr>
                <w:rFonts w:cs="Arial"/>
                <w:color w:val="000000"/>
              </w:rPr>
            </w:pPr>
            <w:r>
              <w:rPr>
                <w:rFonts w:cs="Arial"/>
                <w:noProof/>
                <w:color w:val="000000"/>
              </w:rPr>
              <w:drawing>
                <wp:inline distT="0" distB="0" distL="0" distR="0">
                  <wp:extent cx="981075" cy="523875"/>
                  <wp:effectExtent l="0" t="0" r="9525" b="9525"/>
                  <wp:docPr id="14602" name="Picture 10" descr="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00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81075" cy="523875"/>
                          </a:xfrm>
                          <a:prstGeom prst="rect">
                            <a:avLst/>
                          </a:prstGeom>
                          <a:noFill/>
                          <a:ln>
                            <a:noFill/>
                          </a:ln>
                        </pic:spPr>
                      </pic:pic>
                    </a:graphicData>
                  </a:graphic>
                </wp:inline>
              </w:drawing>
            </w:r>
          </w:p>
        </w:tc>
      </w:tr>
      <w:tr w:rsidR="00CF068E" w:rsidTr="00CF068E">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1</w:t>
            </w:r>
          </w:p>
        </w:tc>
        <w:tc>
          <w:tcPr>
            <w:tcW w:w="5763"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rPr>
            </w:pPr>
            <w:r>
              <w:rPr>
                <w:rFonts w:cs="Arial"/>
                <w:color w:val="000000"/>
              </w:rPr>
              <w:t>APA (PDC will be shown)</w:t>
            </w:r>
          </w:p>
        </w:tc>
        <w:tc>
          <w:tcPr>
            <w:tcW w:w="2621" w:type="dxa"/>
            <w:tcBorders>
              <w:top w:val="nil"/>
              <w:left w:val="nil"/>
              <w:bottom w:val="single" w:sz="4" w:space="0" w:color="auto"/>
              <w:right w:val="single" w:sz="4" w:space="0" w:color="auto"/>
            </w:tcBorders>
            <w:hideMark/>
          </w:tcPr>
          <w:p w:rsidR="00CF068E" w:rsidRDefault="00935523" w:rsidP="00CC6E4C">
            <w:pPr>
              <w:spacing w:line="276" w:lineRule="auto"/>
              <w:jc w:val="center"/>
              <w:rPr>
                <w:rFonts w:cs="Arial"/>
                <w:color w:val="000000"/>
              </w:rPr>
            </w:pPr>
            <w:r>
              <w:rPr>
                <w:rFonts w:cs="Arial"/>
                <w:noProof/>
                <w:color w:val="000000"/>
              </w:rPr>
              <w:drawing>
                <wp:inline distT="0" distB="0" distL="0" distR="0">
                  <wp:extent cx="981075" cy="523875"/>
                  <wp:effectExtent l="0" t="0" r="9525" b="9525"/>
                  <wp:docPr id="14603" name="Picture 9" descr="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00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1075" cy="523875"/>
                          </a:xfrm>
                          <a:prstGeom prst="rect">
                            <a:avLst/>
                          </a:prstGeom>
                          <a:noFill/>
                          <a:ln>
                            <a:noFill/>
                          </a:ln>
                        </pic:spPr>
                      </pic:pic>
                    </a:graphicData>
                  </a:graphic>
                </wp:inline>
              </w:drawing>
            </w:r>
          </w:p>
        </w:tc>
      </w:tr>
      <w:tr w:rsidR="00CF068E" w:rsidTr="00CF068E">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0</w:t>
            </w:r>
          </w:p>
        </w:tc>
        <w:tc>
          <w:tcPr>
            <w:tcW w:w="5763"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rPr>
            </w:pPr>
            <w:r>
              <w:rPr>
                <w:rFonts w:cs="Arial"/>
                <w:color w:val="000000"/>
              </w:rPr>
              <w:t>RVC (APA instructions not shown, PDC will not be shown)</w:t>
            </w:r>
          </w:p>
        </w:tc>
        <w:tc>
          <w:tcPr>
            <w:tcW w:w="2621" w:type="dxa"/>
            <w:tcBorders>
              <w:top w:val="nil"/>
              <w:left w:val="nil"/>
              <w:bottom w:val="single" w:sz="4" w:space="0" w:color="auto"/>
              <w:right w:val="single" w:sz="4" w:space="0" w:color="auto"/>
            </w:tcBorders>
            <w:hideMark/>
          </w:tcPr>
          <w:p w:rsidR="00CF068E" w:rsidRDefault="00935523" w:rsidP="00CC6E4C">
            <w:pPr>
              <w:spacing w:line="276" w:lineRule="auto"/>
              <w:jc w:val="center"/>
              <w:rPr>
                <w:rFonts w:cs="Arial"/>
                <w:color w:val="000000"/>
              </w:rPr>
            </w:pPr>
            <w:r>
              <w:rPr>
                <w:rFonts w:cs="Arial"/>
                <w:noProof/>
                <w:color w:val="000000"/>
              </w:rPr>
              <w:drawing>
                <wp:inline distT="0" distB="0" distL="0" distR="0">
                  <wp:extent cx="981075" cy="523875"/>
                  <wp:effectExtent l="0" t="0" r="9525" b="9525"/>
                  <wp:docPr id="14604" name="Picture 8" descr="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01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1075" cy="523875"/>
                          </a:xfrm>
                          <a:prstGeom prst="rect">
                            <a:avLst/>
                          </a:prstGeom>
                          <a:noFill/>
                          <a:ln>
                            <a:noFill/>
                          </a:ln>
                        </pic:spPr>
                      </pic:pic>
                    </a:graphicData>
                  </a:graphic>
                </wp:inline>
              </w:drawing>
            </w:r>
          </w:p>
        </w:tc>
      </w:tr>
      <w:tr w:rsidR="00CF068E" w:rsidTr="00CF068E">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1</w:t>
            </w:r>
          </w:p>
        </w:tc>
        <w:tc>
          <w:tcPr>
            <w:tcW w:w="5763"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rPr>
            </w:pPr>
            <w:r>
              <w:rPr>
                <w:rFonts w:cs="Arial"/>
                <w:color w:val="000000"/>
              </w:rPr>
              <w:t>RVC (APA instructions not shown, PDC will be shown)</w:t>
            </w:r>
          </w:p>
        </w:tc>
        <w:tc>
          <w:tcPr>
            <w:tcW w:w="2621" w:type="dxa"/>
            <w:tcBorders>
              <w:top w:val="nil"/>
              <w:left w:val="nil"/>
              <w:bottom w:val="single" w:sz="4" w:space="0" w:color="auto"/>
              <w:right w:val="single" w:sz="4" w:space="0" w:color="auto"/>
            </w:tcBorders>
            <w:hideMark/>
          </w:tcPr>
          <w:p w:rsidR="00CF068E" w:rsidRDefault="00935523" w:rsidP="00CC6E4C">
            <w:pPr>
              <w:spacing w:line="276" w:lineRule="auto"/>
              <w:jc w:val="center"/>
              <w:rPr>
                <w:rFonts w:cs="Arial"/>
                <w:color w:val="000000"/>
              </w:rPr>
            </w:pPr>
            <w:r>
              <w:rPr>
                <w:rFonts w:cs="Arial"/>
                <w:noProof/>
                <w:color w:val="000000"/>
              </w:rPr>
              <w:drawing>
                <wp:inline distT="0" distB="0" distL="0" distR="0">
                  <wp:extent cx="981075" cy="523875"/>
                  <wp:effectExtent l="0" t="0" r="9525" b="9525"/>
                  <wp:docPr id="14605" name="Picture 7" descr="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010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1075" cy="523875"/>
                          </a:xfrm>
                          <a:prstGeom prst="rect">
                            <a:avLst/>
                          </a:prstGeom>
                          <a:noFill/>
                          <a:ln>
                            <a:noFill/>
                          </a:ln>
                        </pic:spPr>
                      </pic:pic>
                    </a:graphicData>
                  </a:graphic>
                </wp:inline>
              </w:drawing>
            </w:r>
          </w:p>
        </w:tc>
      </w:tr>
      <w:tr w:rsidR="00CF068E" w:rsidTr="00CF068E">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0</w:t>
            </w:r>
          </w:p>
        </w:tc>
        <w:tc>
          <w:tcPr>
            <w:tcW w:w="5763"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rPr>
            </w:pPr>
            <w:r>
              <w:rPr>
                <w:rFonts w:cs="Arial"/>
                <w:color w:val="000000"/>
              </w:rPr>
              <w:t>RVC (APA instructions will</w:t>
            </w:r>
            <w:r>
              <w:rPr>
                <w:rFonts w:cs="Arial"/>
                <w:color w:val="000000"/>
              </w:rPr>
              <w:t xml:space="preserve"> be shown, PDC will not be shown)</w:t>
            </w:r>
          </w:p>
        </w:tc>
        <w:tc>
          <w:tcPr>
            <w:tcW w:w="2621" w:type="dxa"/>
            <w:tcBorders>
              <w:top w:val="nil"/>
              <w:left w:val="nil"/>
              <w:bottom w:val="single" w:sz="4" w:space="0" w:color="auto"/>
              <w:right w:val="single" w:sz="4" w:space="0" w:color="auto"/>
            </w:tcBorders>
            <w:hideMark/>
          </w:tcPr>
          <w:p w:rsidR="00CF068E" w:rsidRDefault="00935523" w:rsidP="00CC6E4C">
            <w:pPr>
              <w:spacing w:line="276" w:lineRule="auto"/>
              <w:jc w:val="center"/>
              <w:rPr>
                <w:rFonts w:cs="Arial"/>
                <w:color w:val="000000"/>
              </w:rPr>
            </w:pPr>
            <w:r>
              <w:rPr>
                <w:rFonts w:cs="Arial"/>
                <w:noProof/>
                <w:color w:val="000000"/>
              </w:rPr>
              <w:drawing>
                <wp:inline distT="0" distB="0" distL="0" distR="0">
                  <wp:extent cx="981075" cy="523875"/>
                  <wp:effectExtent l="0" t="0" r="9525" b="9525"/>
                  <wp:docPr id="14606" name="Picture 6" descr="0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01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81075" cy="523875"/>
                          </a:xfrm>
                          <a:prstGeom prst="rect">
                            <a:avLst/>
                          </a:prstGeom>
                          <a:noFill/>
                          <a:ln>
                            <a:noFill/>
                          </a:ln>
                        </pic:spPr>
                      </pic:pic>
                    </a:graphicData>
                  </a:graphic>
                </wp:inline>
              </w:drawing>
            </w:r>
          </w:p>
        </w:tc>
      </w:tr>
      <w:tr w:rsidR="00CF068E" w:rsidTr="00CF068E">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1</w:t>
            </w:r>
          </w:p>
        </w:tc>
        <w:tc>
          <w:tcPr>
            <w:tcW w:w="5763"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rPr>
            </w:pPr>
            <w:r>
              <w:rPr>
                <w:rFonts w:cs="Arial"/>
                <w:color w:val="000000"/>
              </w:rPr>
              <w:t>RVC (APA instructions will be shown, PDC will be shown)</w:t>
            </w:r>
          </w:p>
        </w:tc>
        <w:tc>
          <w:tcPr>
            <w:tcW w:w="2621" w:type="dxa"/>
            <w:tcBorders>
              <w:top w:val="nil"/>
              <w:left w:val="nil"/>
              <w:bottom w:val="single" w:sz="4" w:space="0" w:color="auto"/>
              <w:right w:val="single" w:sz="4" w:space="0" w:color="auto"/>
            </w:tcBorders>
            <w:hideMark/>
          </w:tcPr>
          <w:p w:rsidR="00CF068E" w:rsidRDefault="00935523" w:rsidP="00CC6E4C">
            <w:pPr>
              <w:spacing w:line="276" w:lineRule="auto"/>
              <w:jc w:val="center"/>
              <w:rPr>
                <w:rFonts w:cs="Arial"/>
                <w:color w:val="000000"/>
              </w:rPr>
            </w:pPr>
            <w:r>
              <w:rPr>
                <w:rFonts w:cs="Arial"/>
                <w:noProof/>
                <w:color w:val="000000"/>
              </w:rPr>
              <w:drawing>
                <wp:inline distT="0" distB="0" distL="0" distR="0">
                  <wp:extent cx="981075" cy="523875"/>
                  <wp:effectExtent l="0" t="0" r="9525" b="9525"/>
                  <wp:docPr id="14607" name="Picture 5" descr="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01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1075" cy="523875"/>
                          </a:xfrm>
                          <a:prstGeom prst="rect">
                            <a:avLst/>
                          </a:prstGeom>
                          <a:noFill/>
                          <a:ln>
                            <a:noFill/>
                          </a:ln>
                        </pic:spPr>
                      </pic:pic>
                    </a:graphicData>
                  </a:graphic>
                </wp:inline>
              </w:drawing>
            </w:r>
          </w:p>
        </w:tc>
      </w:tr>
      <w:tr w:rsidR="00CF068E" w:rsidTr="00CF068E">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0</w:t>
            </w:r>
          </w:p>
        </w:tc>
        <w:tc>
          <w:tcPr>
            <w:tcW w:w="5763"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rPr>
            </w:pPr>
            <w:r>
              <w:rPr>
                <w:rFonts w:cs="Arial"/>
                <w:color w:val="000000"/>
              </w:rPr>
              <w:t>FVC (APA instructions not shown, PDC will not be shown)</w:t>
            </w:r>
          </w:p>
        </w:tc>
        <w:tc>
          <w:tcPr>
            <w:tcW w:w="2621" w:type="dxa"/>
            <w:tcBorders>
              <w:top w:val="nil"/>
              <w:left w:val="nil"/>
              <w:bottom w:val="single" w:sz="4" w:space="0" w:color="auto"/>
              <w:right w:val="single" w:sz="4" w:space="0" w:color="auto"/>
            </w:tcBorders>
            <w:hideMark/>
          </w:tcPr>
          <w:p w:rsidR="00CF068E" w:rsidRDefault="00935523" w:rsidP="00CC6E4C">
            <w:pPr>
              <w:spacing w:line="276" w:lineRule="auto"/>
              <w:jc w:val="center"/>
              <w:rPr>
                <w:rFonts w:cs="Arial"/>
                <w:color w:val="000000"/>
              </w:rPr>
            </w:pPr>
            <w:r>
              <w:rPr>
                <w:rFonts w:cs="Arial"/>
                <w:noProof/>
                <w:color w:val="000000"/>
              </w:rPr>
              <w:drawing>
                <wp:inline distT="0" distB="0" distL="0" distR="0">
                  <wp:extent cx="981075" cy="523875"/>
                  <wp:effectExtent l="0" t="0" r="9525" b="9525"/>
                  <wp:docPr id="14608" name="Picture 4" descr="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10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1075" cy="523875"/>
                          </a:xfrm>
                          <a:prstGeom prst="rect">
                            <a:avLst/>
                          </a:prstGeom>
                          <a:noFill/>
                          <a:ln>
                            <a:noFill/>
                          </a:ln>
                        </pic:spPr>
                      </pic:pic>
                    </a:graphicData>
                  </a:graphic>
                </wp:inline>
              </w:drawing>
            </w:r>
          </w:p>
        </w:tc>
      </w:tr>
      <w:tr w:rsidR="00CF068E" w:rsidTr="00CF068E">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1</w:t>
            </w:r>
          </w:p>
        </w:tc>
        <w:tc>
          <w:tcPr>
            <w:tcW w:w="5763"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rPr>
            </w:pPr>
            <w:r>
              <w:rPr>
                <w:rFonts w:cs="Arial"/>
                <w:color w:val="000000"/>
              </w:rPr>
              <w:t>FVC (APA instructions not shown, PDC will be shown)</w:t>
            </w:r>
          </w:p>
        </w:tc>
        <w:tc>
          <w:tcPr>
            <w:tcW w:w="2621" w:type="dxa"/>
            <w:tcBorders>
              <w:top w:val="nil"/>
              <w:left w:val="nil"/>
              <w:bottom w:val="single" w:sz="4" w:space="0" w:color="auto"/>
              <w:right w:val="single" w:sz="4" w:space="0" w:color="auto"/>
            </w:tcBorders>
            <w:hideMark/>
          </w:tcPr>
          <w:p w:rsidR="00CF068E" w:rsidRDefault="00935523" w:rsidP="00CC6E4C">
            <w:pPr>
              <w:spacing w:line="276" w:lineRule="auto"/>
              <w:jc w:val="center"/>
              <w:rPr>
                <w:rFonts w:cs="Arial"/>
                <w:color w:val="000000"/>
              </w:rPr>
            </w:pPr>
            <w:r>
              <w:rPr>
                <w:rFonts w:cs="Arial"/>
                <w:noProof/>
                <w:color w:val="000000"/>
              </w:rPr>
              <w:drawing>
                <wp:inline distT="0" distB="0" distL="0" distR="0">
                  <wp:extent cx="981075" cy="523875"/>
                  <wp:effectExtent l="0" t="0" r="9525" b="9525"/>
                  <wp:docPr id="14609" name="Picture 3" descr="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10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1075" cy="523875"/>
                          </a:xfrm>
                          <a:prstGeom prst="rect">
                            <a:avLst/>
                          </a:prstGeom>
                          <a:noFill/>
                          <a:ln>
                            <a:noFill/>
                          </a:ln>
                        </pic:spPr>
                      </pic:pic>
                    </a:graphicData>
                  </a:graphic>
                </wp:inline>
              </w:drawing>
            </w:r>
          </w:p>
        </w:tc>
      </w:tr>
      <w:tr w:rsidR="00CF068E" w:rsidTr="00CF068E">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0</w:t>
            </w:r>
          </w:p>
        </w:tc>
        <w:tc>
          <w:tcPr>
            <w:tcW w:w="5763"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rPr>
            </w:pPr>
            <w:r>
              <w:rPr>
                <w:rFonts w:cs="Arial"/>
                <w:color w:val="000000"/>
              </w:rPr>
              <w:t xml:space="preserve">FVC (APA </w:t>
            </w:r>
            <w:r>
              <w:rPr>
                <w:rFonts w:cs="Arial"/>
                <w:color w:val="000000"/>
              </w:rPr>
              <w:t>instructions will be shown, PDC will not be shown)</w:t>
            </w:r>
          </w:p>
        </w:tc>
        <w:tc>
          <w:tcPr>
            <w:tcW w:w="2621" w:type="dxa"/>
            <w:tcBorders>
              <w:top w:val="nil"/>
              <w:left w:val="nil"/>
              <w:bottom w:val="single" w:sz="4" w:space="0" w:color="auto"/>
              <w:right w:val="single" w:sz="4" w:space="0" w:color="auto"/>
            </w:tcBorders>
            <w:hideMark/>
          </w:tcPr>
          <w:p w:rsidR="00CF068E" w:rsidRDefault="00935523" w:rsidP="00CC6E4C">
            <w:pPr>
              <w:spacing w:line="276" w:lineRule="auto"/>
              <w:jc w:val="center"/>
              <w:rPr>
                <w:rFonts w:cs="Arial"/>
                <w:color w:val="000000"/>
              </w:rPr>
            </w:pPr>
            <w:r>
              <w:rPr>
                <w:rFonts w:cs="Arial"/>
                <w:noProof/>
                <w:color w:val="000000"/>
              </w:rPr>
              <w:drawing>
                <wp:inline distT="0" distB="0" distL="0" distR="0">
                  <wp:extent cx="981075" cy="523875"/>
                  <wp:effectExtent l="0" t="0" r="9525" b="9525"/>
                  <wp:docPr id="14610" name="Picture 2" descr="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10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81075" cy="523875"/>
                          </a:xfrm>
                          <a:prstGeom prst="rect">
                            <a:avLst/>
                          </a:prstGeom>
                          <a:noFill/>
                          <a:ln>
                            <a:noFill/>
                          </a:ln>
                        </pic:spPr>
                      </pic:pic>
                    </a:graphicData>
                  </a:graphic>
                </wp:inline>
              </w:drawing>
            </w:r>
          </w:p>
        </w:tc>
      </w:tr>
      <w:tr w:rsidR="00CF068E" w:rsidTr="00CF068E">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1</w:t>
            </w:r>
          </w:p>
        </w:tc>
        <w:tc>
          <w:tcPr>
            <w:tcW w:w="5763"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rPr>
            </w:pPr>
            <w:r>
              <w:rPr>
                <w:rFonts w:cs="Arial"/>
                <w:color w:val="000000"/>
              </w:rPr>
              <w:t>FVC (APA instructions will be shown, PDC will be shown)</w:t>
            </w:r>
          </w:p>
        </w:tc>
        <w:tc>
          <w:tcPr>
            <w:tcW w:w="2621" w:type="dxa"/>
            <w:tcBorders>
              <w:top w:val="nil"/>
              <w:left w:val="nil"/>
              <w:bottom w:val="single" w:sz="4" w:space="0" w:color="auto"/>
              <w:right w:val="single" w:sz="4" w:space="0" w:color="auto"/>
            </w:tcBorders>
            <w:hideMark/>
          </w:tcPr>
          <w:p w:rsidR="00CF068E" w:rsidRDefault="00935523" w:rsidP="00CC6E4C">
            <w:pPr>
              <w:spacing w:line="276" w:lineRule="auto"/>
              <w:jc w:val="center"/>
              <w:rPr>
                <w:rFonts w:cs="Arial"/>
                <w:color w:val="000000"/>
              </w:rPr>
            </w:pPr>
            <w:r>
              <w:rPr>
                <w:rFonts w:cs="Arial"/>
                <w:noProof/>
                <w:color w:val="000000"/>
              </w:rPr>
              <w:drawing>
                <wp:inline distT="0" distB="0" distL="0" distR="0">
                  <wp:extent cx="981075" cy="523875"/>
                  <wp:effectExtent l="0" t="0" r="9525" b="9525"/>
                  <wp:docPr id="14611" name="Picture 1" descr="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10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81075" cy="523875"/>
                          </a:xfrm>
                          <a:prstGeom prst="rect">
                            <a:avLst/>
                          </a:prstGeom>
                          <a:noFill/>
                          <a:ln>
                            <a:noFill/>
                          </a:ln>
                        </pic:spPr>
                      </pic:pic>
                    </a:graphicData>
                  </a:graphic>
                </wp:inline>
              </w:drawing>
            </w:r>
          </w:p>
        </w:tc>
      </w:tr>
      <w:tr w:rsidR="00CF068E" w:rsidTr="00CF068E">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0</w:t>
            </w:r>
          </w:p>
        </w:tc>
        <w:tc>
          <w:tcPr>
            <w:tcW w:w="5763" w:type="dxa"/>
            <w:vMerge w:val="restart"/>
            <w:tcBorders>
              <w:top w:val="nil"/>
              <w:left w:val="single" w:sz="4" w:space="0" w:color="auto"/>
              <w:bottom w:val="single" w:sz="4" w:space="0" w:color="000000"/>
              <w:right w:val="single" w:sz="4" w:space="0" w:color="auto"/>
            </w:tcBorders>
            <w:vAlign w:val="center"/>
            <w:hideMark/>
          </w:tcPr>
          <w:p w:rsidR="00CF068E" w:rsidRDefault="00935523">
            <w:pPr>
              <w:spacing w:line="276" w:lineRule="auto"/>
              <w:jc w:val="center"/>
              <w:rPr>
                <w:rFonts w:cs="Arial"/>
                <w:color w:val="000000"/>
              </w:rPr>
            </w:pPr>
            <w:r>
              <w:rPr>
                <w:rFonts w:cs="Arial"/>
                <w:color w:val="000000"/>
              </w:rPr>
              <w:t>Combination prohibited by the RVC/FVC state machine</w:t>
            </w:r>
            <w:r>
              <w:rPr>
                <w:rFonts w:cs="Arial"/>
                <w:color w:val="000000"/>
              </w:rPr>
              <w:br/>
              <w:t>(FVC &amp; RVC images not displayed simultaneously)</w:t>
            </w:r>
          </w:p>
        </w:tc>
        <w:tc>
          <w:tcPr>
            <w:tcW w:w="2621" w:type="dxa"/>
            <w:vMerge w:val="restart"/>
            <w:tcBorders>
              <w:top w:val="nil"/>
              <w:left w:val="single" w:sz="4" w:space="0" w:color="auto"/>
              <w:bottom w:val="single" w:sz="4" w:space="0" w:color="000000"/>
              <w:right w:val="single" w:sz="4" w:space="0" w:color="auto"/>
            </w:tcBorders>
            <w:vAlign w:val="center"/>
            <w:hideMark/>
          </w:tcPr>
          <w:p w:rsidR="00CF068E" w:rsidRDefault="00935523">
            <w:pPr>
              <w:spacing w:line="276" w:lineRule="auto"/>
              <w:jc w:val="center"/>
              <w:rPr>
                <w:rFonts w:cs="Arial"/>
                <w:color w:val="000000"/>
              </w:rPr>
            </w:pPr>
            <w:r>
              <w:rPr>
                <w:rFonts w:cs="Arial"/>
                <w:color w:val="000000"/>
              </w:rPr>
              <w:t>N/A</w:t>
            </w:r>
          </w:p>
        </w:tc>
      </w:tr>
      <w:tr w:rsidR="00CF068E" w:rsidTr="00CF068E">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1</w:t>
            </w:r>
          </w:p>
        </w:tc>
        <w:tc>
          <w:tcPr>
            <w:tcW w:w="0" w:type="auto"/>
            <w:vMerge/>
            <w:tcBorders>
              <w:top w:val="nil"/>
              <w:left w:val="single" w:sz="4" w:space="0" w:color="auto"/>
              <w:bottom w:val="single" w:sz="4" w:space="0" w:color="000000"/>
              <w:right w:val="single" w:sz="4" w:space="0" w:color="auto"/>
            </w:tcBorders>
            <w:vAlign w:val="center"/>
            <w:hideMark/>
          </w:tcPr>
          <w:p w:rsidR="00CF068E" w:rsidRDefault="00935523">
            <w:pPr>
              <w:rPr>
                <w:rFonts w:cs="Arial"/>
                <w:color w:val="000000"/>
              </w:rPr>
            </w:pPr>
          </w:p>
        </w:tc>
        <w:tc>
          <w:tcPr>
            <w:tcW w:w="0" w:type="auto"/>
            <w:vMerge/>
            <w:tcBorders>
              <w:top w:val="nil"/>
              <w:left w:val="single" w:sz="4" w:space="0" w:color="auto"/>
              <w:bottom w:val="single" w:sz="4" w:space="0" w:color="000000"/>
              <w:right w:val="single" w:sz="4" w:space="0" w:color="auto"/>
            </w:tcBorders>
            <w:vAlign w:val="center"/>
            <w:hideMark/>
          </w:tcPr>
          <w:p w:rsidR="00CF068E" w:rsidRDefault="00935523">
            <w:pPr>
              <w:rPr>
                <w:rFonts w:cs="Arial"/>
                <w:color w:val="000000"/>
              </w:rPr>
            </w:pPr>
          </w:p>
        </w:tc>
      </w:tr>
      <w:tr w:rsidR="00CF068E" w:rsidTr="00CF068E">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0</w:t>
            </w:r>
          </w:p>
        </w:tc>
        <w:tc>
          <w:tcPr>
            <w:tcW w:w="0" w:type="auto"/>
            <w:vMerge/>
            <w:tcBorders>
              <w:top w:val="nil"/>
              <w:left w:val="single" w:sz="4" w:space="0" w:color="auto"/>
              <w:bottom w:val="single" w:sz="4" w:space="0" w:color="000000"/>
              <w:right w:val="single" w:sz="4" w:space="0" w:color="auto"/>
            </w:tcBorders>
            <w:vAlign w:val="center"/>
            <w:hideMark/>
          </w:tcPr>
          <w:p w:rsidR="00CF068E" w:rsidRDefault="00935523">
            <w:pPr>
              <w:rPr>
                <w:rFonts w:cs="Arial"/>
                <w:color w:val="000000"/>
              </w:rPr>
            </w:pPr>
          </w:p>
        </w:tc>
        <w:tc>
          <w:tcPr>
            <w:tcW w:w="0" w:type="auto"/>
            <w:vMerge/>
            <w:tcBorders>
              <w:top w:val="nil"/>
              <w:left w:val="single" w:sz="4" w:space="0" w:color="auto"/>
              <w:bottom w:val="single" w:sz="4" w:space="0" w:color="000000"/>
              <w:right w:val="single" w:sz="4" w:space="0" w:color="auto"/>
            </w:tcBorders>
            <w:vAlign w:val="center"/>
            <w:hideMark/>
          </w:tcPr>
          <w:p w:rsidR="00CF068E" w:rsidRDefault="00935523">
            <w:pPr>
              <w:rPr>
                <w:rFonts w:cs="Arial"/>
                <w:color w:val="000000"/>
              </w:rPr>
            </w:pPr>
          </w:p>
        </w:tc>
      </w:tr>
      <w:tr w:rsidR="00CF068E" w:rsidTr="00CF068E">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CF068E" w:rsidRDefault="00935523">
            <w:pPr>
              <w:spacing w:line="276" w:lineRule="auto"/>
              <w:jc w:val="center"/>
              <w:rPr>
                <w:rFonts w:cs="Arial"/>
                <w:color w:val="000000"/>
                <w:sz w:val="16"/>
                <w:szCs w:val="16"/>
              </w:rPr>
            </w:pPr>
            <w:r>
              <w:rPr>
                <w:rFonts w:cs="Arial"/>
                <w:color w:val="000000"/>
                <w:sz w:val="16"/>
                <w:szCs w:val="16"/>
              </w:rPr>
              <w:t>1</w:t>
            </w:r>
          </w:p>
        </w:tc>
        <w:tc>
          <w:tcPr>
            <w:tcW w:w="0" w:type="auto"/>
            <w:vMerge/>
            <w:tcBorders>
              <w:top w:val="nil"/>
              <w:left w:val="single" w:sz="4" w:space="0" w:color="auto"/>
              <w:bottom w:val="single" w:sz="4" w:space="0" w:color="000000"/>
              <w:right w:val="single" w:sz="4" w:space="0" w:color="auto"/>
            </w:tcBorders>
            <w:vAlign w:val="center"/>
            <w:hideMark/>
          </w:tcPr>
          <w:p w:rsidR="00CF068E" w:rsidRDefault="00935523">
            <w:pPr>
              <w:rPr>
                <w:rFonts w:cs="Arial"/>
                <w:color w:val="000000"/>
              </w:rPr>
            </w:pPr>
          </w:p>
        </w:tc>
        <w:tc>
          <w:tcPr>
            <w:tcW w:w="0" w:type="auto"/>
            <w:vMerge/>
            <w:tcBorders>
              <w:top w:val="nil"/>
              <w:left w:val="single" w:sz="4" w:space="0" w:color="auto"/>
              <w:bottom w:val="single" w:sz="4" w:space="0" w:color="000000"/>
              <w:right w:val="single" w:sz="4" w:space="0" w:color="auto"/>
            </w:tcBorders>
            <w:vAlign w:val="center"/>
            <w:hideMark/>
          </w:tcPr>
          <w:p w:rsidR="00CF068E" w:rsidRDefault="00935523">
            <w:pPr>
              <w:rPr>
                <w:rFonts w:cs="Arial"/>
                <w:color w:val="000000"/>
              </w:rPr>
            </w:pPr>
          </w:p>
        </w:tc>
      </w:tr>
    </w:tbl>
    <w:p w:rsidR="00CF068E" w:rsidRDefault="00935523" w:rsidP="00CF068E">
      <w:pPr>
        <w:jc w:val="center"/>
      </w:pPr>
      <w:r>
        <w:t>Screen Arbitration Controller</w:t>
      </w:r>
    </w:p>
    <w:p w:rsidR="00500605" w:rsidRDefault="00935523" w:rsidP="00500605"/>
    <w:p w:rsidR="00406F39" w:rsidRDefault="00935523" w:rsidP="00CC6E4C">
      <w:pPr>
        <w:pStyle w:val="Heading2"/>
      </w:pPr>
      <w:bookmarkStart w:id="62" w:name="_Toc35850669"/>
      <w:r>
        <w:t>Active Park Assist (APA) Signal Interface</w:t>
      </w:r>
      <w:bookmarkEnd w:id="62"/>
    </w:p>
    <w:p w:rsidR="00924D92" w:rsidRDefault="00935523">
      <w:r w:rsidRPr="00961727">
        <w:t xml:space="preserve">This section lists all the signals that shall be used by the infotainment display to show </w:t>
      </w:r>
      <w:r w:rsidRPr="00961727">
        <w:t>the Active Park Assist (APA) graphic.</w:t>
      </w:r>
    </w:p>
    <w:p w:rsidR="00406F39" w:rsidRDefault="00935523" w:rsidP="00CC6E4C">
      <w:pPr>
        <w:pStyle w:val="Heading3"/>
      </w:pPr>
      <w:bookmarkStart w:id="63" w:name="_Toc35850670"/>
      <w:r>
        <w:t>Active Park Assist (APA) Signal list – Received by Infotainment ECU (from PAM)</w:t>
      </w:r>
      <w:bookmarkEnd w:id="63"/>
    </w:p>
    <w:p w:rsidR="00CC6E4C" w:rsidRPr="00CC6E4C" w:rsidRDefault="00CC6E4C" w:rsidP="00CC6E4C">
      <w:pPr>
        <w:pStyle w:val="Heading4"/>
        <w:rPr>
          <w:b w:val="0"/>
          <w:u w:val="single"/>
        </w:rPr>
      </w:pPr>
      <w:r w:rsidRPr="00CC6E4C">
        <w:rPr>
          <w:b w:val="0"/>
          <w:u w:val="single"/>
        </w:rPr>
        <w:t>CAMERA-FUR-REQ-130490/C-Active Park Assist (APA) Signal - [ApaSys_D_Stat]</w:t>
      </w:r>
    </w:p>
    <w:p w:rsidR="00073001" w:rsidRDefault="00935523" w:rsidP="00073001"/>
    <w:tbl>
      <w:tblPr>
        <w:tblW w:w="80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3"/>
        <w:gridCol w:w="2433"/>
        <w:gridCol w:w="3220"/>
      </w:tblGrid>
      <w:tr w:rsidR="00073001" w:rsidTr="00073001">
        <w:trPr>
          <w:cantSplit/>
          <w:trHeight w:val="703"/>
          <w:tblHeader/>
          <w:jc w:val="center"/>
        </w:trPr>
        <w:tc>
          <w:tcPr>
            <w:tcW w:w="2433"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073001" w:rsidRDefault="00935523">
            <w:pPr>
              <w:keepNext/>
              <w:keepLines/>
              <w:spacing w:before="40" w:after="40" w:line="276" w:lineRule="auto"/>
              <w:jc w:val="center"/>
              <w:rPr>
                <w:rFonts w:cs="Arial"/>
                <w:b/>
                <w:color w:val="000000"/>
                <w:lang w:val="de-DE" w:eastAsia="ja-JP"/>
              </w:rPr>
            </w:pPr>
            <w:r>
              <w:rPr>
                <w:b/>
                <w:color w:val="000000"/>
                <w:lang w:val="de-DE"/>
              </w:rPr>
              <w:lastRenderedPageBreak/>
              <w:t>Signal Received By Infotainment</w:t>
            </w:r>
          </w:p>
        </w:tc>
        <w:tc>
          <w:tcPr>
            <w:tcW w:w="2433"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073001" w:rsidRDefault="00935523">
            <w:pPr>
              <w:keepNext/>
              <w:keepLines/>
              <w:spacing w:before="40" w:after="40" w:line="276" w:lineRule="auto"/>
              <w:jc w:val="center"/>
              <w:rPr>
                <w:rFonts w:cs="Arial"/>
                <w:b/>
                <w:color w:val="000000"/>
                <w:lang w:val="de-DE" w:eastAsia="ja-JP"/>
              </w:rPr>
            </w:pPr>
            <w:r>
              <w:rPr>
                <w:b/>
                <w:color w:val="000000"/>
                <w:lang w:val="de-DE"/>
              </w:rPr>
              <w:t>Signal Parameters</w:t>
            </w:r>
          </w:p>
        </w:tc>
        <w:tc>
          <w:tcPr>
            <w:tcW w:w="3220"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073001" w:rsidRDefault="00935523">
            <w:pPr>
              <w:keepNext/>
              <w:keepLines/>
              <w:spacing w:before="40" w:after="40" w:line="276" w:lineRule="auto"/>
              <w:jc w:val="center"/>
              <w:rPr>
                <w:rFonts w:cs="Arial"/>
                <w:b/>
                <w:color w:val="000000"/>
                <w:lang w:val="de-DE" w:eastAsia="ja-JP"/>
              </w:rPr>
            </w:pPr>
            <w:r>
              <w:rPr>
                <w:b/>
                <w:color w:val="000000"/>
                <w:lang w:val="de-DE"/>
              </w:rPr>
              <w:t>Affected Display Position</w:t>
            </w:r>
          </w:p>
        </w:tc>
      </w:tr>
      <w:tr w:rsidR="00073001" w:rsidTr="00073001">
        <w:trPr>
          <w:cantSplit/>
          <w:trHeight w:val="255"/>
          <w:jc w:val="center"/>
        </w:trPr>
        <w:tc>
          <w:tcPr>
            <w:tcW w:w="2433" w:type="dxa"/>
            <w:tcBorders>
              <w:top w:val="single" w:sz="4" w:space="0" w:color="auto"/>
              <w:left w:val="single" w:sz="4" w:space="0" w:color="auto"/>
              <w:bottom w:val="single" w:sz="4" w:space="0" w:color="auto"/>
              <w:right w:val="single" w:sz="4" w:space="0" w:color="auto"/>
            </w:tcBorders>
            <w:vAlign w:val="center"/>
            <w:hideMark/>
          </w:tcPr>
          <w:p w:rsidR="00073001" w:rsidRDefault="00935523">
            <w:pPr>
              <w:spacing w:before="40" w:after="40" w:line="276" w:lineRule="auto"/>
              <w:jc w:val="center"/>
              <w:rPr>
                <w:rFonts w:cs="Arial"/>
                <w:i/>
                <w:lang w:val="de-DE" w:eastAsia="ja-JP"/>
              </w:rPr>
            </w:pPr>
            <w:r>
              <w:rPr>
                <w:lang w:val="de-DE"/>
              </w:rPr>
              <w:t>[ApaSys_D_Stat]</w:t>
            </w:r>
          </w:p>
        </w:tc>
        <w:tc>
          <w:tcPr>
            <w:tcW w:w="2433" w:type="dxa"/>
            <w:tcBorders>
              <w:top w:val="single" w:sz="4" w:space="0" w:color="auto"/>
              <w:left w:val="single" w:sz="4" w:space="0" w:color="auto"/>
              <w:bottom w:val="single" w:sz="4" w:space="0" w:color="auto"/>
              <w:right w:val="single" w:sz="4" w:space="0" w:color="auto"/>
            </w:tcBorders>
            <w:vAlign w:val="center"/>
            <w:hideMark/>
          </w:tcPr>
          <w:p w:rsidR="00073001" w:rsidRDefault="00935523">
            <w:pPr>
              <w:spacing w:before="40" w:after="40" w:line="276" w:lineRule="auto"/>
              <w:jc w:val="center"/>
              <w:rPr>
                <w:rFonts w:cs="Arial"/>
                <w:lang w:val="de-DE" w:eastAsia="ja-JP"/>
              </w:rPr>
            </w:pPr>
            <w:r>
              <w:rPr>
                <w:lang w:val="de-DE"/>
              </w:rPr>
              <w:t>State Encoded:</w:t>
            </w:r>
          </w:p>
          <w:p w:rsidR="00073001" w:rsidRDefault="00935523">
            <w:pPr>
              <w:spacing w:before="40" w:after="40" w:line="276" w:lineRule="auto"/>
              <w:jc w:val="center"/>
              <w:rPr>
                <w:sz w:val="16"/>
                <w:szCs w:val="16"/>
                <w:lang w:val="de-DE"/>
              </w:rPr>
            </w:pPr>
            <w:r>
              <w:rPr>
                <w:sz w:val="16"/>
                <w:szCs w:val="16"/>
                <w:lang w:val="de-DE"/>
              </w:rPr>
              <w:t>$0: Null</w:t>
            </w:r>
          </w:p>
          <w:p w:rsidR="00073001" w:rsidRDefault="00935523">
            <w:pPr>
              <w:spacing w:before="40" w:after="40" w:line="276" w:lineRule="auto"/>
              <w:jc w:val="center"/>
              <w:rPr>
                <w:sz w:val="16"/>
                <w:szCs w:val="16"/>
                <w:lang w:val="de-DE"/>
              </w:rPr>
            </w:pPr>
            <w:r>
              <w:rPr>
                <w:sz w:val="16"/>
                <w:szCs w:val="16"/>
                <w:lang w:val="de-DE"/>
              </w:rPr>
              <w:t>$1: Off</w:t>
            </w:r>
          </w:p>
          <w:p w:rsidR="00073001" w:rsidRDefault="00935523">
            <w:pPr>
              <w:spacing w:before="40" w:after="40" w:line="276" w:lineRule="auto"/>
              <w:jc w:val="center"/>
              <w:rPr>
                <w:sz w:val="16"/>
                <w:szCs w:val="16"/>
                <w:lang w:val="de-DE"/>
              </w:rPr>
            </w:pPr>
            <w:r>
              <w:rPr>
                <w:sz w:val="16"/>
                <w:szCs w:val="16"/>
                <w:lang w:val="de-DE"/>
              </w:rPr>
              <w:t>$2: On</w:t>
            </w:r>
          </w:p>
          <w:p w:rsidR="00073001" w:rsidRDefault="00935523">
            <w:pPr>
              <w:spacing w:before="40" w:after="40" w:line="276" w:lineRule="auto"/>
              <w:jc w:val="center"/>
              <w:rPr>
                <w:sz w:val="16"/>
                <w:szCs w:val="16"/>
                <w:lang w:val="de-DE"/>
              </w:rPr>
            </w:pPr>
            <w:r>
              <w:rPr>
                <w:sz w:val="16"/>
                <w:szCs w:val="16"/>
                <w:lang w:val="de-DE"/>
              </w:rPr>
              <w:t>$3: Overspeed</w:t>
            </w:r>
          </w:p>
          <w:p w:rsidR="00073001" w:rsidRDefault="00935523">
            <w:pPr>
              <w:spacing w:before="40" w:after="40" w:line="276" w:lineRule="auto"/>
              <w:jc w:val="center"/>
              <w:rPr>
                <w:sz w:val="16"/>
                <w:szCs w:val="16"/>
                <w:lang w:val="de-DE"/>
              </w:rPr>
            </w:pPr>
            <w:r>
              <w:rPr>
                <w:sz w:val="16"/>
                <w:szCs w:val="16"/>
                <w:lang w:val="de-DE"/>
              </w:rPr>
              <w:t>$4: ApaCancelled</w:t>
            </w:r>
          </w:p>
          <w:p w:rsidR="00073001" w:rsidRDefault="00935523">
            <w:pPr>
              <w:spacing w:before="40" w:after="40" w:line="276" w:lineRule="auto"/>
              <w:jc w:val="center"/>
              <w:rPr>
                <w:sz w:val="16"/>
                <w:szCs w:val="16"/>
                <w:lang w:val="de-DE"/>
              </w:rPr>
            </w:pPr>
            <w:r>
              <w:rPr>
                <w:sz w:val="16"/>
                <w:szCs w:val="16"/>
                <w:lang w:val="de-DE"/>
              </w:rPr>
              <w:t>$5: NotAccessible</w:t>
            </w:r>
          </w:p>
          <w:p w:rsidR="00073001" w:rsidRDefault="00935523">
            <w:pPr>
              <w:spacing w:before="40" w:after="40" w:line="276" w:lineRule="auto"/>
              <w:jc w:val="center"/>
              <w:rPr>
                <w:sz w:val="16"/>
                <w:szCs w:val="16"/>
                <w:lang w:val="de-DE"/>
              </w:rPr>
            </w:pPr>
            <w:r>
              <w:rPr>
                <w:sz w:val="16"/>
                <w:szCs w:val="16"/>
                <w:lang w:val="de-DE"/>
              </w:rPr>
              <w:t>$6: Finished</w:t>
            </w:r>
          </w:p>
          <w:p w:rsidR="00073001" w:rsidRDefault="00935523">
            <w:pPr>
              <w:spacing w:before="40" w:after="40" w:line="276" w:lineRule="auto"/>
              <w:jc w:val="center"/>
              <w:rPr>
                <w:rFonts w:cs="Arial"/>
                <w:lang w:val="de-DE" w:eastAsia="ja-JP"/>
              </w:rPr>
            </w:pPr>
            <w:r>
              <w:rPr>
                <w:sz w:val="16"/>
                <w:szCs w:val="16"/>
                <w:lang w:val="de-DE"/>
              </w:rPr>
              <w:t>$7: Faulty</w:t>
            </w:r>
          </w:p>
        </w:tc>
        <w:tc>
          <w:tcPr>
            <w:tcW w:w="3220" w:type="dxa"/>
            <w:tcBorders>
              <w:top w:val="single" w:sz="4" w:space="0" w:color="auto"/>
              <w:left w:val="single" w:sz="4" w:space="0" w:color="auto"/>
              <w:bottom w:val="single" w:sz="4" w:space="0" w:color="auto"/>
              <w:right w:val="single" w:sz="4" w:space="0" w:color="auto"/>
            </w:tcBorders>
            <w:vAlign w:val="center"/>
            <w:hideMark/>
          </w:tcPr>
          <w:p w:rsidR="00073001" w:rsidRDefault="00935523">
            <w:pPr>
              <w:spacing w:before="40" w:after="40" w:line="276" w:lineRule="auto"/>
              <w:jc w:val="center"/>
              <w:rPr>
                <w:lang w:val="de-DE"/>
              </w:rPr>
            </w:pPr>
            <w:r>
              <w:rPr>
                <w:lang w:val="de-DE"/>
              </w:rPr>
              <w:t>ScanLeft</w:t>
            </w:r>
          </w:p>
          <w:p w:rsidR="00073001" w:rsidRDefault="00935523">
            <w:pPr>
              <w:spacing w:before="40" w:after="40" w:line="276" w:lineRule="auto"/>
              <w:jc w:val="center"/>
              <w:rPr>
                <w:lang w:val="de-DE"/>
              </w:rPr>
            </w:pPr>
            <w:r>
              <w:rPr>
                <w:lang w:val="de-DE"/>
              </w:rPr>
              <w:t>ScanRight</w:t>
            </w:r>
          </w:p>
          <w:p w:rsidR="00073001" w:rsidRDefault="00935523">
            <w:pPr>
              <w:spacing w:before="40" w:after="40" w:line="276" w:lineRule="auto"/>
              <w:jc w:val="center"/>
              <w:rPr>
                <w:lang w:val="de-DE"/>
              </w:rPr>
            </w:pPr>
            <w:r>
              <w:rPr>
                <w:lang w:val="de-DE"/>
              </w:rPr>
              <w:t>Symbol1</w:t>
            </w:r>
          </w:p>
          <w:p w:rsidR="00073001" w:rsidRDefault="00935523">
            <w:pPr>
              <w:spacing w:before="40" w:after="40" w:line="276" w:lineRule="auto"/>
              <w:jc w:val="center"/>
              <w:rPr>
                <w:lang w:val="de-DE"/>
              </w:rPr>
            </w:pPr>
            <w:r>
              <w:rPr>
                <w:lang w:val="de-DE"/>
              </w:rPr>
              <w:t>Symbol2</w:t>
            </w:r>
          </w:p>
          <w:p w:rsidR="00073001" w:rsidRDefault="00935523">
            <w:pPr>
              <w:spacing w:before="40" w:after="40" w:line="276" w:lineRule="auto"/>
              <w:jc w:val="center"/>
              <w:rPr>
                <w:lang w:val="de-DE"/>
              </w:rPr>
            </w:pPr>
            <w:r>
              <w:rPr>
                <w:lang w:val="de-DE"/>
              </w:rPr>
              <w:t xml:space="preserve">Text1 </w:t>
            </w:r>
          </w:p>
          <w:p w:rsidR="00073001" w:rsidRDefault="00935523">
            <w:pPr>
              <w:spacing w:before="40" w:after="40" w:line="276" w:lineRule="auto"/>
              <w:jc w:val="center"/>
              <w:rPr>
                <w:lang w:val="de-DE"/>
              </w:rPr>
            </w:pPr>
            <w:r>
              <w:rPr>
                <w:lang w:val="de-DE"/>
              </w:rPr>
              <w:t>Text2</w:t>
            </w:r>
          </w:p>
          <w:p w:rsidR="00073001" w:rsidRDefault="00935523">
            <w:pPr>
              <w:spacing w:before="40" w:after="40" w:line="276" w:lineRule="auto"/>
              <w:jc w:val="center"/>
              <w:rPr>
                <w:lang w:val="de-DE"/>
              </w:rPr>
            </w:pPr>
            <w:r>
              <w:rPr>
                <w:lang w:val="de-DE"/>
              </w:rPr>
              <w:t>CarLeft</w:t>
            </w:r>
          </w:p>
          <w:p w:rsidR="00073001" w:rsidRDefault="00935523">
            <w:pPr>
              <w:spacing w:before="40" w:after="40" w:line="276" w:lineRule="auto"/>
              <w:jc w:val="center"/>
              <w:rPr>
                <w:lang w:val="de-DE"/>
              </w:rPr>
            </w:pPr>
            <w:r>
              <w:rPr>
                <w:lang w:val="de-DE"/>
              </w:rPr>
              <w:t>CarRight</w:t>
            </w:r>
          </w:p>
          <w:p w:rsidR="00073001" w:rsidRDefault="00935523">
            <w:pPr>
              <w:spacing w:before="40" w:after="40" w:line="276" w:lineRule="auto"/>
              <w:jc w:val="center"/>
              <w:rPr>
                <w:lang w:val="de-DE"/>
              </w:rPr>
            </w:pPr>
            <w:r>
              <w:rPr>
                <w:lang w:val="de-DE"/>
              </w:rPr>
              <w:t>CarPOA</w:t>
            </w:r>
          </w:p>
          <w:p w:rsidR="00073001" w:rsidRDefault="00935523">
            <w:pPr>
              <w:spacing w:before="40" w:after="40" w:line="276" w:lineRule="auto"/>
              <w:jc w:val="center"/>
              <w:rPr>
                <w:lang w:val="de-DE"/>
              </w:rPr>
            </w:pPr>
            <w:r>
              <w:rPr>
                <w:lang w:val="de-DE"/>
              </w:rPr>
              <w:t>ParkPilot</w:t>
            </w:r>
          </w:p>
          <w:p w:rsidR="00073001" w:rsidRDefault="00935523">
            <w:pPr>
              <w:spacing w:before="40" w:after="40" w:line="276" w:lineRule="auto"/>
              <w:jc w:val="center"/>
              <w:rPr>
                <w:lang w:val="de-DE"/>
              </w:rPr>
            </w:pPr>
            <w:r>
              <w:rPr>
                <w:lang w:val="de-DE"/>
              </w:rPr>
              <w:t>ParkScenarioLeft</w:t>
            </w:r>
          </w:p>
          <w:p w:rsidR="00073001" w:rsidRDefault="00935523">
            <w:pPr>
              <w:spacing w:before="40" w:after="40" w:line="276" w:lineRule="auto"/>
              <w:jc w:val="center"/>
              <w:rPr>
                <w:lang w:val="de-DE"/>
              </w:rPr>
            </w:pPr>
            <w:r>
              <w:rPr>
                <w:lang w:val="de-DE"/>
              </w:rPr>
              <w:t xml:space="preserve">ParkScenarioRight </w:t>
            </w:r>
          </w:p>
          <w:p w:rsidR="00073001" w:rsidRDefault="00935523">
            <w:pPr>
              <w:spacing w:before="40" w:after="40" w:line="276" w:lineRule="auto"/>
              <w:jc w:val="center"/>
              <w:rPr>
                <w:lang w:val="de-DE"/>
              </w:rPr>
            </w:pPr>
            <w:r>
              <w:rPr>
                <w:lang w:val="de-DE"/>
              </w:rPr>
              <w:t>ParkScenarioPOA</w:t>
            </w:r>
          </w:p>
          <w:p w:rsidR="00073001" w:rsidRDefault="00935523">
            <w:pPr>
              <w:spacing w:before="40" w:after="40" w:line="276" w:lineRule="auto"/>
              <w:jc w:val="center"/>
              <w:rPr>
                <w:lang w:val="de-DE"/>
              </w:rPr>
            </w:pPr>
            <w:r>
              <w:rPr>
                <w:lang w:val="de-DE"/>
              </w:rPr>
              <w:t>CarNonRVCSac</w:t>
            </w:r>
          </w:p>
          <w:p w:rsidR="00073001" w:rsidRDefault="00935523">
            <w:pPr>
              <w:spacing w:before="40" w:after="40" w:line="276" w:lineRule="auto"/>
              <w:jc w:val="center"/>
              <w:rPr>
                <w:lang w:val="de-DE"/>
              </w:rPr>
            </w:pPr>
            <w:r>
              <w:rPr>
                <w:lang w:val="de-DE"/>
              </w:rPr>
              <w:t>ParkInArrow</w:t>
            </w:r>
          </w:p>
          <w:p w:rsidR="00073001" w:rsidRDefault="00935523">
            <w:pPr>
              <w:spacing w:before="40" w:after="40" w:line="276" w:lineRule="auto"/>
              <w:jc w:val="center"/>
              <w:rPr>
                <w:lang w:val="de-DE"/>
              </w:rPr>
            </w:pPr>
            <w:r>
              <w:rPr>
                <w:lang w:val="de-DE"/>
              </w:rPr>
              <w:t>POAleft</w:t>
            </w:r>
          </w:p>
          <w:p w:rsidR="00073001" w:rsidRDefault="00935523">
            <w:pPr>
              <w:spacing w:before="40" w:after="40" w:line="276" w:lineRule="auto"/>
              <w:jc w:val="center"/>
              <w:rPr>
                <w:lang w:val="de-DE"/>
              </w:rPr>
            </w:pPr>
            <w:r>
              <w:rPr>
                <w:lang w:val="de-DE"/>
              </w:rPr>
              <w:t>POAright</w:t>
            </w:r>
          </w:p>
          <w:p w:rsidR="00073001" w:rsidRDefault="00935523">
            <w:pPr>
              <w:spacing w:before="40" w:after="40" w:line="276" w:lineRule="auto"/>
              <w:jc w:val="center"/>
              <w:rPr>
                <w:lang w:val="de-DE"/>
              </w:rPr>
            </w:pPr>
            <w:r>
              <w:rPr>
                <w:lang w:val="de-DE"/>
              </w:rPr>
              <w:t>POArightSelectd</w:t>
            </w:r>
          </w:p>
          <w:p w:rsidR="00073001" w:rsidRDefault="00935523">
            <w:pPr>
              <w:spacing w:before="40" w:after="40" w:line="276" w:lineRule="auto"/>
              <w:jc w:val="center"/>
              <w:rPr>
                <w:lang w:val="de-DE"/>
              </w:rPr>
            </w:pPr>
            <w:r>
              <w:rPr>
                <w:lang w:val="de-DE"/>
              </w:rPr>
              <w:t>POAleftSelectd</w:t>
            </w:r>
          </w:p>
          <w:p w:rsidR="00073001" w:rsidRDefault="00935523">
            <w:pPr>
              <w:spacing w:before="40" w:after="40" w:line="276" w:lineRule="auto"/>
              <w:jc w:val="center"/>
              <w:rPr>
                <w:lang w:val="de-DE"/>
              </w:rPr>
            </w:pPr>
            <w:r>
              <w:rPr>
                <w:lang w:val="de-DE"/>
              </w:rPr>
              <w:t>SAPFeatureMenuBarVisibility</w:t>
            </w:r>
          </w:p>
          <w:p w:rsidR="00073001" w:rsidRDefault="00935523">
            <w:pPr>
              <w:spacing w:before="40" w:after="40" w:line="276" w:lineRule="auto"/>
              <w:jc w:val="center"/>
              <w:rPr>
                <w:lang w:val="de-DE"/>
              </w:rPr>
            </w:pPr>
            <w:r>
              <w:rPr>
                <w:lang w:val="de-DE"/>
              </w:rPr>
              <w:t>Symbol3</w:t>
            </w:r>
          </w:p>
          <w:p w:rsidR="00073001" w:rsidRDefault="00935523">
            <w:pPr>
              <w:spacing w:before="40" w:after="40" w:line="276" w:lineRule="auto"/>
              <w:jc w:val="center"/>
              <w:rPr>
                <w:lang w:val="de-DE"/>
              </w:rPr>
            </w:pPr>
            <w:r>
              <w:rPr>
                <w:lang w:val="de-DE"/>
              </w:rPr>
              <w:t>Symbol4</w:t>
            </w:r>
          </w:p>
          <w:p w:rsidR="00073001" w:rsidRDefault="00935523">
            <w:pPr>
              <w:spacing w:before="40" w:after="40" w:line="276" w:lineRule="auto"/>
              <w:jc w:val="center"/>
              <w:rPr>
                <w:lang w:val="de-DE"/>
              </w:rPr>
            </w:pPr>
            <w:r>
              <w:rPr>
                <w:lang w:val="de-DE"/>
              </w:rPr>
              <w:t>Text3</w:t>
            </w:r>
          </w:p>
          <w:p w:rsidR="00073001" w:rsidRDefault="00935523">
            <w:pPr>
              <w:spacing w:before="40" w:after="40" w:line="276" w:lineRule="auto"/>
              <w:jc w:val="center"/>
              <w:rPr>
                <w:rFonts w:cs="Arial"/>
                <w:lang w:val="de-DE" w:eastAsia="ja-JP"/>
              </w:rPr>
            </w:pPr>
            <w:r>
              <w:rPr>
                <w:lang w:val="de-DE"/>
              </w:rPr>
              <w:t>Text4</w:t>
            </w:r>
          </w:p>
        </w:tc>
      </w:tr>
    </w:tbl>
    <w:p w:rsidR="00823C45" w:rsidRPr="00073001" w:rsidRDefault="00935523" w:rsidP="00073001"/>
    <w:p w:rsidR="00CC6E4C" w:rsidRPr="00CC6E4C" w:rsidRDefault="00CC6E4C" w:rsidP="00CC6E4C">
      <w:pPr>
        <w:pStyle w:val="Heading4"/>
        <w:rPr>
          <w:b w:val="0"/>
          <w:u w:val="single"/>
        </w:rPr>
      </w:pPr>
      <w:r w:rsidRPr="00CC6E4C">
        <w:rPr>
          <w:b w:val="0"/>
          <w:u w:val="single"/>
        </w:rPr>
        <w:t>CAMERA-FUR-REQ-131149/C-Active Park Assist (APA) Signal - [ApaSteScanMde_D_Stat]</w:t>
      </w:r>
    </w:p>
    <w:p w:rsidR="001C1309" w:rsidRDefault="00935523" w:rsidP="001C1309"/>
    <w:tbl>
      <w:tblPr>
        <w:tblW w:w="81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3"/>
        <w:gridCol w:w="2432"/>
        <w:gridCol w:w="3280"/>
      </w:tblGrid>
      <w:tr w:rsidR="001C1309" w:rsidTr="001C1309">
        <w:trPr>
          <w:cantSplit/>
          <w:trHeight w:val="703"/>
          <w:tblHeader/>
          <w:jc w:val="center"/>
        </w:trPr>
        <w:tc>
          <w:tcPr>
            <w:tcW w:w="2433"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C1309" w:rsidRDefault="00935523">
            <w:pPr>
              <w:keepNext/>
              <w:keepLines/>
              <w:spacing w:before="40" w:after="40" w:line="276" w:lineRule="auto"/>
              <w:jc w:val="center"/>
              <w:rPr>
                <w:rFonts w:cs="Arial"/>
                <w:b/>
                <w:color w:val="000000"/>
                <w:lang w:val="de-DE" w:eastAsia="ja-JP"/>
              </w:rPr>
            </w:pPr>
            <w:r>
              <w:rPr>
                <w:b/>
                <w:color w:val="000000"/>
                <w:lang w:val="de-DE"/>
              </w:rPr>
              <w:lastRenderedPageBreak/>
              <w:t>Signal Received By Infotainment</w:t>
            </w:r>
          </w:p>
        </w:tc>
        <w:tc>
          <w:tcPr>
            <w:tcW w:w="2433"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C1309" w:rsidRDefault="00935523">
            <w:pPr>
              <w:keepNext/>
              <w:keepLines/>
              <w:spacing w:before="40" w:after="40" w:line="276" w:lineRule="auto"/>
              <w:jc w:val="center"/>
              <w:rPr>
                <w:rFonts w:cs="Arial"/>
                <w:b/>
                <w:color w:val="000000"/>
                <w:lang w:val="de-DE" w:eastAsia="ja-JP"/>
              </w:rPr>
            </w:pPr>
            <w:r>
              <w:rPr>
                <w:b/>
                <w:color w:val="000000"/>
                <w:lang w:val="de-DE"/>
              </w:rPr>
              <w:t>Signal Parameters</w:t>
            </w:r>
          </w:p>
        </w:tc>
        <w:tc>
          <w:tcPr>
            <w:tcW w:w="3281"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C1309" w:rsidRDefault="00935523">
            <w:pPr>
              <w:keepNext/>
              <w:keepLines/>
              <w:spacing w:before="40" w:after="40" w:line="276" w:lineRule="auto"/>
              <w:jc w:val="center"/>
              <w:rPr>
                <w:rFonts w:cs="Arial"/>
                <w:b/>
                <w:color w:val="000000"/>
                <w:lang w:val="de-DE" w:eastAsia="ja-JP"/>
              </w:rPr>
            </w:pPr>
            <w:r>
              <w:rPr>
                <w:b/>
                <w:color w:val="000000"/>
                <w:lang w:val="de-DE"/>
              </w:rPr>
              <w:t>Affected Display Position</w:t>
            </w:r>
          </w:p>
        </w:tc>
      </w:tr>
      <w:tr w:rsidR="001C1309" w:rsidTr="001C1309">
        <w:trPr>
          <w:cantSplit/>
          <w:trHeight w:val="255"/>
          <w:jc w:val="center"/>
        </w:trPr>
        <w:tc>
          <w:tcPr>
            <w:tcW w:w="2433" w:type="dxa"/>
            <w:tcBorders>
              <w:top w:val="single" w:sz="4" w:space="0" w:color="auto"/>
              <w:left w:val="single" w:sz="4" w:space="0" w:color="auto"/>
              <w:bottom w:val="single" w:sz="4" w:space="0" w:color="auto"/>
              <w:right w:val="single" w:sz="4" w:space="0" w:color="auto"/>
            </w:tcBorders>
            <w:vAlign w:val="center"/>
            <w:hideMark/>
          </w:tcPr>
          <w:p w:rsidR="001C1309" w:rsidRDefault="00935523">
            <w:pPr>
              <w:spacing w:before="40" w:after="40" w:line="276" w:lineRule="auto"/>
              <w:jc w:val="center"/>
              <w:rPr>
                <w:rFonts w:cs="Arial"/>
                <w:lang w:val="de-DE" w:eastAsia="ja-JP"/>
              </w:rPr>
            </w:pPr>
            <w:r>
              <w:rPr>
                <w:lang w:val="de-DE"/>
              </w:rPr>
              <w:t>[ApaSteScanMde_D_Stat]</w:t>
            </w:r>
          </w:p>
        </w:tc>
        <w:tc>
          <w:tcPr>
            <w:tcW w:w="2433" w:type="dxa"/>
            <w:tcBorders>
              <w:top w:val="single" w:sz="4" w:space="0" w:color="auto"/>
              <w:left w:val="single" w:sz="4" w:space="0" w:color="auto"/>
              <w:bottom w:val="single" w:sz="4" w:space="0" w:color="auto"/>
              <w:right w:val="single" w:sz="4" w:space="0" w:color="auto"/>
            </w:tcBorders>
            <w:vAlign w:val="center"/>
            <w:hideMark/>
          </w:tcPr>
          <w:p w:rsidR="001C1309" w:rsidRDefault="00935523">
            <w:pPr>
              <w:spacing w:before="40" w:after="40" w:line="276" w:lineRule="auto"/>
              <w:jc w:val="center"/>
              <w:rPr>
                <w:rFonts w:cs="Arial"/>
                <w:lang w:val="de-DE" w:eastAsia="ja-JP"/>
              </w:rPr>
            </w:pPr>
            <w:r>
              <w:rPr>
                <w:lang w:val="de-DE"/>
              </w:rPr>
              <w:t>State Encoded:</w:t>
            </w:r>
          </w:p>
          <w:p w:rsidR="001C1309" w:rsidRDefault="00935523">
            <w:pPr>
              <w:spacing w:before="40" w:after="40" w:line="276" w:lineRule="auto"/>
              <w:jc w:val="center"/>
              <w:rPr>
                <w:sz w:val="16"/>
                <w:szCs w:val="16"/>
                <w:lang w:val="de-DE"/>
              </w:rPr>
            </w:pPr>
            <w:r>
              <w:rPr>
                <w:sz w:val="16"/>
                <w:szCs w:val="16"/>
                <w:lang w:val="de-DE"/>
              </w:rPr>
              <w:t>$0: Null</w:t>
            </w:r>
          </w:p>
          <w:p w:rsidR="001C1309" w:rsidRDefault="00935523">
            <w:pPr>
              <w:spacing w:before="40" w:after="40" w:line="276" w:lineRule="auto"/>
              <w:jc w:val="center"/>
              <w:rPr>
                <w:sz w:val="16"/>
                <w:szCs w:val="16"/>
                <w:lang w:val="de-DE"/>
              </w:rPr>
            </w:pPr>
            <w:r>
              <w:rPr>
                <w:sz w:val="16"/>
                <w:szCs w:val="16"/>
                <w:lang w:val="de-DE"/>
              </w:rPr>
              <w:t>$1: NotScanning</w:t>
            </w:r>
          </w:p>
          <w:p w:rsidR="001C1309" w:rsidRDefault="00935523">
            <w:pPr>
              <w:spacing w:before="40" w:after="40" w:line="276" w:lineRule="auto"/>
              <w:jc w:val="center"/>
              <w:rPr>
                <w:sz w:val="16"/>
                <w:szCs w:val="16"/>
                <w:lang w:val="de-DE"/>
              </w:rPr>
            </w:pPr>
            <w:r>
              <w:rPr>
                <w:sz w:val="16"/>
                <w:szCs w:val="16"/>
                <w:lang w:val="de-DE"/>
              </w:rPr>
              <w:t>$2:</w:t>
            </w:r>
            <w:r>
              <w:rPr>
                <w:sz w:val="16"/>
                <w:szCs w:val="16"/>
                <w:lang w:val="de-DE"/>
              </w:rPr>
              <w:t xml:space="preserve"> Scanning</w:t>
            </w:r>
          </w:p>
          <w:p w:rsidR="001C1309" w:rsidRDefault="00935523">
            <w:pPr>
              <w:spacing w:before="40" w:after="40" w:line="276" w:lineRule="auto"/>
              <w:jc w:val="center"/>
              <w:rPr>
                <w:rFonts w:cs="Arial"/>
                <w:sz w:val="16"/>
                <w:szCs w:val="16"/>
                <w:lang w:val="de-DE" w:eastAsia="ja-JP"/>
              </w:rPr>
            </w:pPr>
            <w:r>
              <w:rPr>
                <w:sz w:val="16"/>
                <w:szCs w:val="16"/>
                <w:lang w:val="de-DE"/>
              </w:rPr>
              <w:t>$3: Steering</w:t>
            </w:r>
          </w:p>
        </w:tc>
        <w:tc>
          <w:tcPr>
            <w:tcW w:w="3281" w:type="dxa"/>
            <w:tcBorders>
              <w:top w:val="single" w:sz="4" w:space="0" w:color="auto"/>
              <w:left w:val="single" w:sz="4" w:space="0" w:color="auto"/>
              <w:bottom w:val="single" w:sz="4" w:space="0" w:color="auto"/>
              <w:right w:val="single" w:sz="4" w:space="0" w:color="auto"/>
            </w:tcBorders>
            <w:vAlign w:val="center"/>
            <w:hideMark/>
          </w:tcPr>
          <w:p w:rsidR="001C1309" w:rsidRDefault="00935523">
            <w:pPr>
              <w:spacing w:before="40" w:after="40" w:line="276" w:lineRule="auto"/>
              <w:jc w:val="center"/>
              <w:rPr>
                <w:lang w:val="de-DE"/>
              </w:rPr>
            </w:pPr>
            <w:r>
              <w:rPr>
                <w:lang w:val="de-DE"/>
              </w:rPr>
              <w:t>ScanLeft</w:t>
            </w:r>
          </w:p>
          <w:p w:rsidR="001C1309" w:rsidRDefault="00935523">
            <w:pPr>
              <w:spacing w:before="40" w:after="40" w:line="276" w:lineRule="auto"/>
              <w:jc w:val="center"/>
              <w:rPr>
                <w:lang w:val="de-DE"/>
              </w:rPr>
            </w:pPr>
            <w:r>
              <w:rPr>
                <w:lang w:val="de-DE"/>
              </w:rPr>
              <w:t>ScanRight</w:t>
            </w:r>
          </w:p>
          <w:p w:rsidR="001C1309" w:rsidRDefault="00935523">
            <w:pPr>
              <w:spacing w:before="40" w:after="40" w:line="276" w:lineRule="auto"/>
              <w:jc w:val="center"/>
              <w:rPr>
                <w:lang w:val="de-DE"/>
              </w:rPr>
            </w:pPr>
            <w:r>
              <w:rPr>
                <w:lang w:val="de-DE"/>
              </w:rPr>
              <w:t>Symbol1</w:t>
            </w:r>
          </w:p>
          <w:p w:rsidR="001C1309" w:rsidRDefault="00935523">
            <w:pPr>
              <w:spacing w:before="40" w:after="40" w:line="276" w:lineRule="auto"/>
              <w:jc w:val="center"/>
              <w:rPr>
                <w:lang w:val="de-DE"/>
              </w:rPr>
            </w:pPr>
            <w:r>
              <w:rPr>
                <w:lang w:val="de-DE"/>
              </w:rPr>
              <w:t xml:space="preserve">Symbol2 </w:t>
            </w:r>
          </w:p>
          <w:p w:rsidR="001C1309" w:rsidRDefault="00935523">
            <w:pPr>
              <w:spacing w:before="40" w:after="40" w:line="276" w:lineRule="auto"/>
              <w:jc w:val="center"/>
              <w:rPr>
                <w:lang w:val="de-DE"/>
              </w:rPr>
            </w:pPr>
            <w:r>
              <w:rPr>
                <w:lang w:val="de-DE"/>
              </w:rPr>
              <w:t xml:space="preserve">Text1 </w:t>
            </w:r>
          </w:p>
          <w:p w:rsidR="001C1309" w:rsidRDefault="00935523">
            <w:pPr>
              <w:spacing w:before="40" w:after="40" w:line="276" w:lineRule="auto"/>
              <w:jc w:val="center"/>
              <w:rPr>
                <w:lang w:val="de-DE"/>
              </w:rPr>
            </w:pPr>
            <w:r>
              <w:rPr>
                <w:lang w:val="de-DE"/>
              </w:rPr>
              <w:t xml:space="preserve">Text2 </w:t>
            </w:r>
          </w:p>
          <w:p w:rsidR="001C1309" w:rsidRDefault="00935523">
            <w:pPr>
              <w:spacing w:before="40" w:after="40" w:line="276" w:lineRule="auto"/>
              <w:jc w:val="center"/>
              <w:rPr>
                <w:lang w:val="de-DE"/>
              </w:rPr>
            </w:pPr>
            <w:r>
              <w:rPr>
                <w:lang w:val="de-DE"/>
              </w:rPr>
              <w:t>CarLeft</w:t>
            </w:r>
          </w:p>
          <w:p w:rsidR="001C1309" w:rsidRDefault="00935523">
            <w:pPr>
              <w:spacing w:before="40" w:after="40" w:line="276" w:lineRule="auto"/>
              <w:jc w:val="center"/>
              <w:rPr>
                <w:lang w:val="de-DE"/>
              </w:rPr>
            </w:pPr>
            <w:r>
              <w:rPr>
                <w:lang w:val="de-DE"/>
              </w:rPr>
              <w:t>CarRight</w:t>
            </w:r>
          </w:p>
          <w:p w:rsidR="001C1309" w:rsidRDefault="00935523">
            <w:pPr>
              <w:spacing w:before="40" w:after="40" w:line="276" w:lineRule="auto"/>
              <w:jc w:val="center"/>
              <w:rPr>
                <w:lang w:val="de-DE"/>
              </w:rPr>
            </w:pPr>
            <w:r>
              <w:rPr>
                <w:lang w:val="de-DE"/>
              </w:rPr>
              <w:t>CarPOA</w:t>
            </w:r>
          </w:p>
          <w:p w:rsidR="001C1309" w:rsidRDefault="00935523">
            <w:pPr>
              <w:spacing w:before="40" w:after="40" w:line="276" w:lineRule="auto"/>
              <w:jc w:val="center"/>
              <w:rPr>
                <w:lang w:val="de-DE"/>
              </w:rPr>
            </w:pPr>
            <w:r>
              <w:rPr>
                <w:lang w:val="de-DE"/>
              </w:rPr>
              <w:t xml:space="preserve">ParkPilot </w:t>
            </w:r>
          </w:p>
          <w:p w:rsidR="001C1309" w:rsidRDefault="00935523">
            <w:pPr>
              <w:spacing w:before="40" w:after="40" w:line="276" w:lineRule="auto"/>
              <w:jc w:val="center"/>
              <w:rPr>
                <w:lang w:val="de-DE"/>
              </w:rPr>
            </w:pPr>
            <w:r>
              <w:rPr>
                <w:lang w:val="de-DE"/>
              </w:rPr>
              <w:t>ParkScenarioLeft</w:t>
            </w:r>
          </w:p>
          <w:p w:rsidR="001C1309" w:rsidRDefault="00935523">
            <w:pPr>
              <w:spacing w:before="40" w:after="40" w:line="276" w:lineRule="auto"/>
              <w:jc w:val="center"/>
              <w:rPr>
                <w:lang w:val="de-DE"/>
              </w:rPr>
            </w:pPr>
            <w:r>
              <w:rPr>
                <w:lang w:val="de-DE"/>
              </w:rPr>
              <w:t xml:space="preserve">ParkScenarioRight </w:t>
            </w:r>
          </w:p>
          <w:p w:rsidR="001C1309" w:rsidRDefault="00935523">
            <w:pPr>
              <w:spacing w:before="40" w:after="40" w:line="276" w:lineRule="auto"/>
              <w:jc w:val="center"/>
              <w:rPr>
                <w:lang w:val="de-DE"/>
              </w:rPr>
            </w:pPr>
            <w:r>
              <w:rPr>
                <w:lang w:val="de-DE"/>
              </w:rPr>
              <w:t xml:space="preserve">ParkScenarioPOA </w:t>
            </w:r>
          </w:p>
          <w:p w:rsidR="001C1309" w:rsidRDefault="00935523">
            <w:pPr>
              <w:spacing w:before="40" w:after="40" w:line="276" w:lineRule="auto"/>
              <w:jc w:val="center"/>
              <w:rPr>
                <w:lang w:val="de-DE"/>
              </w:rPr>
            </w:pPr>
            <w:r>
              <w:rPr>
                <w:lang w:val="de-DE"/>
              </w:rPr>
              <w:t xml:space="preserve">CarNonRVCSac </w:t>
            </w:r>
          </w:p>
          <w:p w:rsidR="001C1309" w:rsidRDefault="00935523">
            <w:pPr>
              <w:spacing w:before="40" w:after="40" w:line="276" w:lineRule="auto"/>
              <w:jc w:val="center"/>
              <w:rPr>
                <w:lang w:val="de-DE"/>
              </w:rPr>
            </w:pPr>
            <w:r>
              <w:rPr>
                <w:lang w:val="de-DE"/>
              </w:rPr>
              <w:t xml:space="preserve">ParkInArrow </w:t>
            </w:r>
          </w:p>
          <w:p w:rsidR="001C1309" w:rsidRDefault="00935523">
            <w:pPr>
              <w:spacing w:before="40" w:after="40" w:line="276" w:lineRule="auto"/>
              <w:jc w:val="center"/>
              <w:rPr>
                <w:lang w:val="de-DE"/>
              </w:rPr>
            </w:pPr>
            <w:r>
              <w:rPr>
                <w:lang w:val="de-DE"/>
              </w:rPr>
              <w:t>POAleft</w:t>
            </w:r>
          </w:p>
          <w:p w:rsidR="001C1309" w:rsidRDefault="00935523">
            <w:pPr>
              <w:spacing w:before="40" w:after="40" w:line="276" w:lineRule="auto"/>
              <w:jc w:val="center"/>
              <w:rPr>
                <w:lang w:val="de-DE"/>
              </w:rPr>
            </w:pPr>
            <w:r>
              <w:rPr>
                <w:lang w:val="de-DE"/>
              </w:rPr>
              <w:t xml:space="preserve">POAright </w:t>
            </w:r>
          </w:p>
          <w:p w:rsidR="001C1309" w:rsidRDefault="00935523">
            <w:pPr>
              <w:spacing w:before="40" w:after="40" w:line="276" w:lineRule="auto"/>
              <w:jc w:val="center"/>
              <w:rPr>
                <w:lang w:val="de-DE"/>
              </w:rPr>
            </w:pPr>
            <w:r>
              <w:rPr>
                <w:lang w:val="de-DE"/>
              </w:rPr>
              <w:t>POArightSelectd</w:t>
            </w:r>
          </w:p>
          <w:p w:rsidR="001C1309" w:rsidRDefault="00935523">
            <w:pPr>
              <w:spacing w:before="40" w:after="40" w:line="276" w:lineRule="auto"/>
              <w:jc w:val="center"/>
              <w:rPr>
                <w:lang w:val="de-DE"/>
              </w:rPr>
            </w:pPr>
            <w:r>
              <w:rPr>
                <w:lang w:val="de-DE"/>
              </w:rPr>
              <w:t xml:space="preserve">POAleftSelectd </w:t>
            </w:r>
          </w:p>
          <w:p w:rsidR="001C1309" w:rsidRDefault="00935523">
            <w:pPr>
              <w:spacing w:before="40" w:after="40" w:line="276" w:lineRule="auto"/>
              <w:jc w:val="center"/>
              <w:rPr>
                <w:lang w:val="de-DE"/>
              </w:rPr>
            </w:pPr>
            <w:r>
              <w:rPr>
                <w:lang w:val="de-DE"/>
              </w:rPr>
              <w:t xml:space="preserve">SAPFeatureMenuBarVisibility </w:t>
            </w:r>
          </w:p>
          <w:p w:rsidR="001C1309" w:rsidRDefault="00935523">
            <w:pPr>
              <w:spacing w:before="40" w:after="40" w:line="276" w:lineRule="auto"/>
              <w:jc w:val="center"/>
              <w:rPr>
                <w:lang w:val="de-DE"/>
              </w:rPr>
            </w:pPr>
            <w:r>
              <w:rPr>
                <w:lang w:val="de-DE"/>
              </w:rPr>
              <w:t xml:space="preserve">Symbol3 </w:t>
            </w:r>
          </w:p>
          <w:p w:rsidR="001C1309" w:rsidRDefault="00935523">
            <w:pPr>
              <w:spacing w:before="40" w:after="40" w:line="276" w:lineRule="auto"/>
              <w:jc w:val="center"/>
              <w:rPr>
                <w:lang w:val="de-DE"/>
              </w:rPr>
            </w:pPr>
            <w:r>
              <w:rPr>
                <w:lang w:val="de-DE"/>
              </w:rPr>
              <w:t>Text3</w:t>
            </w:r>
          </w:p>
          <w:p w:rsidR="001C1309" w:rsidRDefault="00935523">
            <w:pPr>
              <w:spacing w:before="40" w:after="40" w:line="276" w:lineRule="auto"/>
              <w:jc w:val="center"/>
              <w:rPr>
                <w:rFonts w:cs="Arial"/>
                <w:lang w:val="de-DE" w:eastAsia="ja-JP"/>
              </w:rPr>
            </w:pPr>
            <w:r>
              <w:rPr>
                <w:lang w:val="de-DE"/>
              </w:rPr>
              <w:t>Text4</w:t>
            </w:r>
          </w:p>
        </w:tc>
      </w:tr>
    </w:tbl>
    <w:p w:rsidR="001C1309" w:rsidRDefault="00935523" w:rsidP="001C1309"/>
    <w:p w:rsidR="00500605" w:rsidRPr="001C1309" w:rsidRDefault="00935523" w:rsidP="001C1309"/>
    <w:p w:rsidR="00CC6E4C" w:rsidRPr="00CC6E4C" w:rsidRDefault="00CC6E4C" w:rsidP="00CC6E4C">
      <w:pPr>
        <w:pStyle w:val="Heading4"/>
        <w:rPr>
          <w:b w:val="0"/>
          <w:u w:val="single"/>
        </w:rPr>
      </w:pPr>
      <w:r w:rsidRPr="00CC6E4C">
        <w:rPr>
          <w:b w:val="0"/>
          <w:u w:val="single"/>
        </w:rPr>
        <w:t>CAMERA-FUR-REQ-131150/C-Active Park Assist (APA) Signal - [ApaActvSide2_D_Stat]</w:t>
      </w:r>
    </w:p>
    <w:p w:rsidR="0024400E" w:rsidRDefault="00935523" w:rsidP="0024400E"/>
    <w:tbl>
      <w:tblPr>
        <w:tblW w:w="7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5"/>
        <w:gridCol w:w="2435"/>
        <w:gridCol w:w="2435"/>
      </w:tblGrid>
      <w:tr w:rsidR="0024400E" w:rsidTr="0024400E">
        <w:trPr>
          <w:cantSplit/>
          <w:trHeight w:val="703"/>
          <w:tblHeader/>
          <w:jc w:val="center"/>
        </w:trPr>
        <w:tc>
          <w:tcPr>
            <w:tcW w:w="2435"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24400E" w:rsidRDefault="00935523">
            <w:pPr>
              <w:keepNext/>
              <w:keepLines/>
              <w:spacing w:before="40" w:after="40" w:line="276" w:lineRule="auto"/>
              <w:jc w:val="center"/>
              <w:rPr>
                <w:rFonts w:cs="Arial"/>
                <w:b/>
                <w:color w:val="000000"/>
                <w:lang w:val="de-DE" w:eastAsia="ja-JP"/>
              </w:rPr>
            </w:pPr>
            <w:r>
              <w:rPr>
                <w:b/>
                <w:color w:val="000000"/>
                <w:lang w:val="de-DE"/>
              </w:rPr>
              <w:lastRenderedPageBreak/>
              <w:t>Signal Received By Infotainment</w:t>
            </w:r>
          </w:p>
        </w:tc>
        <w:tc>
          <w:tcPr>
            <w:tcW w:w="2435"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24400E" w:rsidRDefault="00935523">
            <w:pPr>
              <w:keepNext/>
              <w:keepLines/>
              <w:spacing w:before="40" w:after="40" w:line="276" w:lineRule="auto"/>
              <w:jc w:val="center"/>
              <w:rPr>
                <w:rFonts w:cs="Arial"/>
                <w:b/>
                <w:color w:val="000000"/>
                <w:lang w:val="de-DE" w:eastAsia="ja-JP"/>
              </w:rPr>
            </w:pPr>
            <w:r>
              <w:rPr>
                <w:b/>
                <w:color w:val="000000"/>
                <w:lang w:val="de-DE"/>
              </w:rPr>
              <w:t>Signal Parameters</w:t>
            </w:r>
          </w:p>
        </w:tc>
        <w:tc>
          <w:tcPr>
            <w:tcW w:w="2435"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24400E" w:rsidRDefault="00935523">
            <w:pPr>
              <w:keepNext/>
              <w:keepLines/>
              <w:spacing w:before="40" w:after="40" w:line="276" w:lineRule="auto"/>
              <w:jc w:val="center"/>
              <w:rPr>
                <w:rFonts w:cs="Arial"/>
                <w:b/>
                <w:color w:val="000000"/>
                <w:lang w:val="de-DE" w:eastAsia="ja-JP"/>
              </w:rPr>
            </w:pPr>
            <w:r>
              <w:rPr>
                <w:b/>
                <w:color w:val="000000"/>
                <w:lang w:val="de-DE"/>
              </w:rPr>
              <w:t>Affected Display Position</w:t>
            </w:r>
          </w:p>
        </w:tc>
      </w:tr>
      <w:tr w:rsidR="0024400E" w:rsidTr="0024400E">
        <w:trPr>
          <w:cantSplit/>
          <w:trHeight w:val="255"/>
          <w:jc w:val="center"/>
        </w:trPr>
        <w:tc>
          <w:tcPr>
            <w:tcW w:w="2435" w:type="dxa"/>
            <w:tcBorders>
              <w:top w:val="single" w:sz="4" w:space="0" w:color="auto"/>
              <w:left w:val="single" w:sz="4" w:space="0" w:color="auto"/>
              <w:bottom w:val="single" w:sz="4" w:space="0" w:color="auto"/>
              <w:right w:val="single" w:sz="4" w:space="0" w:color="auto"/>
            </w:tcBorders>
            <w:vAlign w:val="center"/>
            <w:hideMark/>
          </w:tcPr>
          <w:p w:rsidR="0024400E" w:rsidRDefault="00935523">
            <w:pPr>
              <w:spacing w:before="40" w:after="40" w:line="276" w:lineRule="auto"/>
              <w:jc w:val="center"/>
              <w:rPr>
                <w:rFonts w:cs="Arial"/>
                <w:lang w:val="de-DE" w:eastAsia="ja-JP"/>
              </w:rPr>
            </w:pPr>
            <w:r>
              <w:rPr>
                <w:lang w:val="de-DE"/>
              </w:rPr>
              <w:t>[ApaActvSide2_D_Stat]</w:t>
            </w:r>
          </w:p>
        </w:tc>
        <w:tc>
          <w:tcPr>
            <w:tcW w:w="2435" w:type="dxa"/>
            <w:tcBorders>
              <w:top w:val="single" w:sz="4" w:space="0" w:color="auto"/>
              <w:left w:val="single" w:sz="4" w:space="0" w:color="auto"/>
              <w:bottom w:val="single" w:sz="4" w:space="0" w:color="auto"/>
              <w:right w:val="single" w:sz="4" w:space="0" w:color="auto"/>
            </w:tcBorders>
            <w:vAlign w:val="center"/>
            <w:hideMark/>
          </w:tcPr>
          <w:p w:rsidR="0024400E" w:rsidRDefault="00935523">
            <w:pPr>
              <w:spacing w:before="40" w:after="40" w:line="276" w:lineRule="auto"/>
              <w:jc w:val="center"/>
              <w:rPr>
                <w:rFonts w:cs="Arial"/>
                <w:lang w:val="de-DE" w:eastAsia="ja-JP"/>
              </w:rPr>
            </w:pPr>
            <w:r>
              <w:rPr>
                <w:lang w:val="de-DE"/>
              </w:rPr>
              <w:t>State Encoded:</w:t>
            </w:r>
          </w:p>
          <w:p w:rsidR="0024400E" w:rsidRDefault="00935523">
            <w:pPr>
              <w:spacing w:before="40" w:after="40" w:line="276" w:lineRule="auto"/>
              <w:jc w:val="center"/>
              <w:rPr>
                <w:sz w:val="16"/>
                <w:szCs w:val="16"/>
                <w:lang w:val="de-DE"/>
              </w:rPr>
            </w:pPr>
            <w:r>
              <w:rPr>
                <w:sz w:val="16"/>
                <w:szCs w:val="16"/>
                <w:lang w:val="de-DE"/>
              </w:rPr>
              <w:t>$0: Null</w:t>
            </w:r>
          </w:p>
          <w:p w:rsidR="0024400E" w:rsidRDefault="00935523">
            <w:pPr>
              <w:spacing w:before="40" w:after="40" w:line="276" w:lineRule="auto"/>
              <w:jc w:val="center"/>
              <w:rPr>
                <w:sz w:val="16"/>
                <w:szCs w:val="16"/>
                <w:lang w:val="de-DE"/>
              </w:rPr>
            </w:pPr>
            <w:r>
              <w:rPr>
                <w:sz w:val="16"/>
                <w:szCs w:val="16"/>
                <w:lang w:val="de-DE"/>
              </w:rPr>
              <w:t>$1: Left</w:t>
            </w:r>
          </w:p>
          <w:p w:rsidR="0024400E" w:rsidRDefault="00935523">
            <w:pPr>
              <w:spacing w:before="40" w:after="40" w:line="276" w:lineRule="auto"/>
              <w:jc w:val="center"/>
              <w:rPr>
                <w:sz w:val="16"/>
                <w:szCs w:val="16"/>
                <w:lang w:val="de-DE"/>
              </w:rPr>
            </w:pPr>
            <w:r>
              <w:rPr>
                <w:sz w:val="16"/>
                <w:szCs w:val="16"/>
                <w:lang w:val="de-DE"/>
              </w:rPr>
              <w:t>$2: Right</w:t>
            </w:r>
          </w:p>
          <w:p w:rsidR="0024400E" w:rsidRDefault="00935523">
            <w:pPr>
              <w:spacing w:before="40" w:after="40" w:line="276" w:lineRule="auto"/>
              <w:jc w:val="center"/>
              <w:rPr>
                <w:rFonts w:cs="Arial"/>
                <w:sz w:val="16"/>
                <w:szCs w:val="16"/>
                <w:lang w:val="de-DE" w:eastAsia="ja-JP"/>
              </w:rPr>
            </w:pPr>
            <w:r>
              <w:rPr>
                <w:sz w:val="16"/>
                <w:szCs w:val="16"/>
                <w:lang w:val="de-DE"/>
              </w:rPr>
              <w:t>$3: No_Side</w:t>
            </w:r>
          </w:p>
        </w:tc>
        <w:tc>
          <w:tcPr>
            <w:tcW w:w="2435" w:type="dxa"/>
            <w:tcBorders>
              <w:top w:val="single" w:sz="4" w:space="0" w:color="auto"/>
              <w:left w:val="single" w:sz="4" w:space="0" w:color="auto"/>
              <w:bottom w:val="single" w:sz="4" w:space="0" w:color="auto"/>
              <w:right w:val="single" w:sz="4" w:space="0" w:color="auto"/>
            </w:tcBorders>
            <w:vAlign w:val="center"/>
            <w:hideMark/>
          </w:tcPr>
          <w:p w:rsidR="0024400E" w:rsidRDefault="00935523">
            <w:pPr>
              <w:spacing w:before="40" w:after="40" w:line="276" w:lineRule="auto"/>
              <w:jc w:val="center"/>
              <w:rPr>
                <w:lang w:val="de-DE"/>
              </w:rPr>
            </w:pPr>
            <w:r>
              <w:rPr>
                <w:lang w:val="de-DE"/>
              </w:rPr>
              <w:t>ScanLeft</w:t>
            </w:r>
          </w:p>
          <w:p w:rsidR="0024400E" w:rsidRDefault="00935523">
            <w:pPr>
              <w:spacing w:before="40" w:after="40" w:line="276" w:lineRule="auto"/>
              <w:jc w:val="center"/>
              <w:rPr>
                <w:lang w:val="de-DE"/>
              </w:rPr>
            </w:pPr>
            <w:r>
              <w:rPr>
                <w:lang w:val="de-DE"/>
              </w:rPr>
              <w:t xml:space="preserve">ScanRight </w:t>
            </w:r>
          </w:p>
          <w:p w:rsidR="0024400E" w:rsidRDefault="00935523">
            <w:pPr>
              <w:spacing w:before="40" w:after="40" w:line="276" w:lineRule="auto"/>
              <w:jc w:val="center"/>
              <w:rPr>
                <w:lang w:val="de-DE"/>
              </w:rPr>
            </w:pPr>
            <w:r>
              <w:rPr>
                <w:lang w:val="de-DE"/>
              </w:rPr>
              <w:t xml:space="preserve">Text1 </w:t>
            </w:r>
          </w:p>
          <w:p w:rsidR="0024400E" w:rsidRDefault="00935523">
            <w:pPr>
              <w:spacing w:before="40" w:after="40" w:line="276" w:lineRule="auto"/>
              <w:jc w:val="center"/>
              <w:rPr>
                <w:lang w:val="de-DE"/>
              </w:rPr>
            </w:pPr>
            <w:r>
              <w:rPr>
                <w:lang w:val="de-DE"/>
              </w:rPr>
              <w:t xml:space="preserve">Text2 </w:t>
            </w:r>
          </w:p>
          <w:p w:rsidR="0024400E" w:rsidRDefault="00935523">
            <w:pPr>
              <w:spacing w:before="40" w:after="40" w:line="276" w:lineRule="auto"/>
              <w:jc w:val="center"/>
              <w:rPr>
                <w:lang w:val="de-DE"/>
              </w:rPr>
            </w:pPr>
            <w:r>
              <w:rPr>
                <w:lang w:val="de-DE"/>
              </w:rPr>
              <w:t>CarLeft</w:t>
            </w:r>
          </w:p>
          <w:p w:rsidR="0024400E" w:rsidRDefault="00935523">
            <w:pPr>
              <w:spacing w:before="40" w:after="40" w:line="276" w:lineRule="auto"/>
              <w:jc w:val="center"/>
              <w:rPr>
                <w:lang w:val="de-DE"/>
              </w:rPr>
            </w:pPr>
            <w:r>
              <w:rPr>
                <w:lang w:val="de-DE"/>
              </w:rPr>
              <w:t>CarRight</w:t>
            </w:r>
          </w:p>
          <w:p w:rsidR="0024400E" w:rsidRDefault="00935523">
            <w:pPr>
              <w:spacing w:before="40" w:after="40" w:line="276" w:lineRule="auto"/>
              <w:jc w:val="center"/>
              <w:rPr>
                <w:lang w:val="de-DE"/>
              </w:rPr>
            </w:pPr>
            <w:r>
              <w:rPr>
                <w:lang w:val="de-DE"/>
              </w:rPr>
              <w:t>ParkScenarioLeft</w:t>
            </w:r>
          </w:p>
          <w:p w:rsidR="0024400E" w:rsidRDefault="00935523">
            <w:pPr>
              <w:spacing w:before="40" w:after="40" w:line="276" w:lineRule="auto"/>
              <w:jc w:val="center"/>
              <w:rPr>
                <w:lang w:val="de-DE"/>
              </w:rPr>
            </w:pPr>
            <w:r>
              <w:rPr>
                <w:lang w:val="de-DE"/>
              </w:rPr>
              <w:t>ParkScenarioRight</w:t>
            </w:r>
          </w:p>
          <w:p w:rsidR="0024400E" w:rsidRDefault="00935523">
            <w:pPr>
              <w:spacing w:before="40" w:after="40" w:line="276" w:lineRule="auto"/>
              <w:jc w:val="center"/>
              <w:rPr>
                <w:lang w:val="de-DE"/>
              </w:rPr>
            </w:pPr>
            <w:r>
              <w:rPr>
                <w:lang w:val="de-DE"/>
              </w:rPr>
              <w:t>ParkInArrow</w:t>
            </w:r>
          </w:p>
          <w:p w:rsidR="0024400E" w:rsidRDefault="00935523">
            <w:pPr>
              <w:spacing w:before="40" w:after="40" w:line="276" w:lineRule="auto"/>
              <w:jc w:val="center"/>
              <w:rPr>
                <w:lang w:val="de-DE"/>
              </w:rPr>
            </w:pPr>
            <w:r>
              <w:rPr>
                <w:lang w:val="de-DE"/>
              </w:rPr>
              <w:t>POAleft</w:t>
            </w:r>
          </w:p>
          <w:p w:rsidR="0024400E" w:rsidRDefault="00935523">
            <w:pPr>
              <w:spacing w:before="40" w:after="40" w:line="276" w:lineRule="auto"/>
              <w:jc w:val="center"/>
              <w:rPr>
                <w:lang w:val="de-DE"/>
              </w:rPr>
            </w:pPr>
            <w:r>
              <w:rPr>
                <w:lang w:val="de-DE"/>
              </w:rPr>
              <w:t>POAright</w:t>
            </w:r>
          </w:p>
          <w:p w:rsidR="0024400E" w:rsidRDefault="00935523">
            <w:pPr>
              <w:spacing w:before="40" w:after="40" w:line="276" w:lineRule="auto"/>
              <w:jc w:val="center"/>
              <w:rPr>
                <w:lang w:val="de-DE"/>
              </w:rPr>
            </w:pPr>
            <w:r>
              <w:rPr>
                <w:lang w:val="de-DE"/>
              </w:rPr>
              <w:t>POArightSelectd</w:t>
            </w:r>
          </w:p>
          <w:p w:rsidR="0024400E" w:rsidRDefault="00935523">
            <w:pPr>
              <w:spacing w:before="40" w:after="40" w:line="276" w:lineRule="auto"/>
              <w:jc w:val="center"/>
              <w:rPr>
                <w:rFonts w:cs="Arial"/>
                <w:lang w:val="de-DE" w:eastAsia="ja-JP"/>
              </w:rPr>
            </w:pPr>
            <w:r>
              <w:rPr>
                <w:lang w:val="de-DE"/>
              </w:rPr>
              <w:t xml:space="preserve">POAleftSelectd </w:t>
            </w:r>
          </w:p>
        </w:tc>
      </w:tr>
    </w:tbl>
    <w:p w:rsidR="00500605" w:rsidRPr="0024400E" w:rsidRDefault="00935523" w:rsidP="0024400E"/>
    <w:p w:rsidR="00CC6E4C" w:rsidRPr="00CC6E4C" w:rsidRDefault="00CC6E4C" w:rsidP="00CC6E4C">
      <w:pPr>
        <w:pStyle w:val="Heading4"/>
        <w:rPr>
          <w:b w:val="0"/>
          <w:u w:val="single"/>
        </w:rPr>
      </w:pPr>
      <w:r w:rsidRPr="00CC6E4C">
        <w:rPr>
          <w:b w:val="0"/>
          <w:u w:val="single"/>
        </w:rPr>
        <w:t>CAMERA-FUR-REQ-131151/C-Active Park Assist (APA) Signal - [ApaMde_D_Stat]</w:t>
      </w:r>
    </w:p>
    <w:p w:rsidR="00301C3C" w:rsidRDefault="00935523" w:rsidP="00301C3C"/>
    <w:tbl>
      <w:tblPr>
        <w:tblW w:w="82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2"/>
        <w:gridCol w:w="2432"/>
        <w:gridCol w:w="3341"/>
      </w:tblGrid>
      <w:tr w:rsidR="00301C3C" w:rsidTr="00301C3C">
        <w:trPr>
          <w:cantSplit/>
          <w:trHeight w:val="703"/>
          <w:tblHeader/>
          <w:jc w:val="center"/>
        </w:trPr>
        <w:tc>
          <w:tcPr>
            <w:tcW w:w="2433"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301C3C" w:rsidRDefault="00935523">
            <w:pPr>
              <w:keepNext/>
              <w:keepLines/>
              <w:spacing w:before="40" w:after="40" w:line="276" w:lineRule="auto"/>
              <w:jc w:val="center"/>
              <w:rPr>
                <w:rFonts w:cs="Arial"/>
                <w:b/>
                <w:color w:val="000000"/>
                <w:lang w:val="de-DE" w:eastAsia="ja-JP"/>
              </w:rPr>
            </w:pPr>
            <w:r>
              <w:rPr>
                <w:b/>
                <w:color w:val="000000"/>
                <w:lang w:val="de-DE"/>
              </w:rPr>
              <w:t>Signal Received By Infotainment</w:t>
            </w:r>
          </w:p>
        </w:tc>
        <w:tc>
          <w:tcPr>
            <w:tcW w:w="2433"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301C3C" w:rsidRDefault="00935523">
            <w:pPr>
              <w:keepNext/>
              <w:keepLines/>
              <w:spacing w:before="40" w:after="40" w:line="276" w:lineRule="auto"/>
              <w:jc w:val="center"/>
              <w:rPr>
                <w:rFonts w:cs="Arial"/>
                <w:b/>
                <w:color w:val="000000"/>
                <w:lang w:val="de-DE" w:eastAsia="ja-JP"/>
              </w:rPr>
            </w:pPr>
            <w:r>
              <w:rPr>
                <w:b/>
                <w:color w:val="000000"/>
                <w:lang w:val="de-DE"/>
              </w:rPr>
              <w:t>Signal Parameters</w:t>
            </w:r>
          </w:p>
        </w:tc>
        <w:tc>
          <w:tcPr>
            <w:tcW w:w="3343"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301C3C" w:rsidRDefault="00935523">
            <w:pPr>
              <w:keepNext/>
              <w:keepLines/>
              <w:spacing w:before="40" w:after="40" w:line="276" w:lineRule="auto"/>
              <w:jc w:val="center"/>
              <w:rPr>
                <w:rFonts w:cs="Arial"/>
                <w:b/>
                <w:color w:val="000000"/>
                <w:lang w:val="de-DE" w:eastAsia="ja-JP"/>
              </w:rPr>
            </w:pPr>
            <w:r>
              <w:rPr>
                <w:b/>
                <w:color w:val="000000"/>
                <w:lang w:val="de-DE"/>
              </w:rPr>
              <w:t>Affected Display Position</w:t>
            </w:r>
          </w:p>
        </w:tc>
      </w:tr>
      <w:tr w:rsidR="00301C3C" w:rsidTr="00301C3C">
        <w:trPr>
          <w:cantSplit/>
          <w:trHeight w:val="255"/>
          <w:jc w:val="center"/>
        </w:trPr>
        <w:tc>
          <w:tcPr>
            <w:tcW w:w="2433" w:type="dxa"/>
            <w:tcBorders>
              <w:top w:val="single" w:sz="4" w:space="0" w:color="auto"/>
              <w:left w:val="single" w:sz="4" w:space="0" w:color="auto"/>
              <w:bottom w:val="single" w:sz="4" w:space="0" w:color="auto"/>
              <w:right w:val="single" w:sz="4" w:space="0" w:color="auto"/>
            </w:tcBorders>
            <w:vAlign w:val="center"/>
            <w:hideMark/>
          </w:tcPr>
          <w:p w:rsidR="00301C3C" w:rsidRDefault="00935523">
            <w:pPr>
              <w:spacing w:before="40" w:after="40" w:line="276" w:lineRule="auto"/>
              <w:jc w:val="center"/>
              <w:rPr>
                <w:rFonts w:cs="Arial"/>
                <w:lang w:val="de-DE" w:eastAsia="ja-JP"/>
              </w:rPr>
            </w:pPr>
            <w:r>
              <w:rPr>
                <w:lang w:val="de-DE"/>
              </w:rPr>
              <w:t>[ApaMde_D_Stat]</w:t>
            </w:r>
          </w:p>
        </w:tc>
        <w:tc>
          <w:tcPr>
            <w:tcW w:w="2433" w:type="dxa"/>
            <w:tcBorders>
              <w:top w:val="single" w:sz="4" w:space="0" w:color="auto"/>
              <w:left w:val="single" w:sz="4" w:space="0" w:color="auto"/>
              <w:bottom w:val="single" w:sz="4" w:space="0" w:color="auto"/>
              <w:right w:val="single" w:sz="4" w:space="0" w:color="auto"/>
            </w:tcBorders>
            <w:vAlign w:val="center"/>
          </w:tcPr>
          <w:p w:rsidR="00301C3C" w:rsidRDefault="00935523">
            <w:pPr>
              <w:spacing w:before="40" w:after="40" w:line="276" w:lineRule="auto"/>
              <w:jc w:val="center"/>
              <w:rPr>
                <w:rFonts w:cs="Arial"/>
                <w:lang w:val="de-DE" w:eastAsia="ja-JP"/>
              </w:rPr>
            </w:pPr>
            <w:r>
              <w:rPr>
                <w:lang w:val="de-DE"/>
              </w:rPr>
              <w:t>State Encoded:</w:t>
            </w:r>
          </w:p>
          <w:p w:rsidR="00301C3C" w:rsidRDefault="00935523">
            <w:pPr>
              <w:spacing w:before="40" w:after="40" w:line="276" w:lineRule="auto"/>
              <w:jc w:val="center"/>
              <w:rPr>
                <w:sz w:val="16"/>
                <w:szCs w:val="16"/>
                <w:lang w:val="de-DE"/>
              </w:rPr>
            </w:pPr>
            <w:r>
              <w:rPr>
                <w:sz w:val="16"/>
                <w:szCs w:val="16"/>
                <w:lang w:val="de-DE"/>
              </w:rPr>
              <w:t>$0: Null</w:t>
            </w:r>
          </w:p>
          <w:p w:rsidR="00301C3C" w:rsidRDefault="00935523">
            <w:pPr>
              <w:spacing w:before="40" w:after="40" w:line="276" w:lineRule="auto"/>
              <w:jc w:val="center"/>
              <w:rPr>
                <w:sz w:val="16"/>
                <w:szCs w:val="16"/>
                <w:lang w:val="de-DE"/>
              </w:rPr>
            </w:pPr>
            <w:r>
              <w:rPr>
                <w:sz w:val="16"/>
                <w:szCs w:val="16"/>
                <w:lang w:val="de-DE"/>
              </w:rPr>
              <w:t>$1: Off</w:t>
            </w:r>
          </w:p>
          <w:p w:rsidR="00301C3C" w:rsidRDefault="00935523">
            <w:pPr>
              <w:spacing w:before="40" w:after="40" w:line="276" w:lineRule="auto"/>
              <w:jc w:val="center"/>
              <w:rPr>
                <w:sz w:val="16"/>
                <w:szCs w:val="16"/>
                <w:lang w:val="de-DE"/>
              </w:rPr>
            </w:pPr>
            <w:r>
              <w:rPr>
                <w:sz w:val="16"/>
                <w:szCs w:val="16"/>
                <w:lang w:val="de-DE"/>
              </w:rPr>
              <w:t>$2: SAPP</w:t>
            </w:r>
          </w:p>
          <w:p w:rsidR="00301C3C" w:rsidRDefault="00935523">
            <w:pPr>
              <w:spacing w:before="40" w:after="40" w:line="276" w:lineRule="auto"/>
              <w:jc w:val="center"/>
              <w:rPr>
                <w:sz w:val="16"/>
                <w:szCs w:val="16"/>
                <w:lang w:val="de-DE"/>
              </w:rPr>
            </w:pPr>
            <w:r>
              <w:rPr>
                <w:sz w:val="16"/>
                <w:szCs w:val="16"/>
                <w:lang w:val="de-DE"/>
              </w:rPr>
              <w:t>$3: PPA</w:t>
            </w:r>
          </w:p>
          <w:p w:rsidR="00301C3C" w:rsidRDefault="00935523">
            <w:pPr>
              <w:spacing w:before="40" w:after="40" w:line="276" w:lineRule="auto"/>
              <w:jc w:val="center"/>
              <w:rPr>
                <w:sz w:val="16"/>
                <w:szCs w:val="16"/>
                <w:lang w:val="de-DE"/>
              </w:rPr>
            </w:pPr>
            <w:r>
              <w:rPr>
                <w:sz w:val="16"/>
                <w:szCs w:val="16"/>
                <w:lang w:val="de-DE"/>
              </w:rPr>
              <w:t>$4: POA</w:t>
            </w:r>
          </w:p>
          <w:p w:rsidR="00301C3C" w:rsidRDefault="00935523">
            <w:pPr>
              <w:spacing w:before="40" w:after="40" w:line="276" w:lineRule="auto"/>
              <w:jc w:val="center"/>
              <w:rPr>
                <w:sz w:val="16"/>
                <w:szCs w:val="16"/>
                <w:lang w:val="de-DE"/>
              </w:rPr>
            </w:pPr>
            <w:r>
              <w:rPr>
                <w:sz w:val="16"/>
                <w:szCs w:val="16"/>
                <w:lang w:val="de-DE"/>
              </w:rPr>
              <w:t>$5: NotUsed1</w:t>
            </w:r>
          </w:p>
          <w:p w:rsidR="00301C3C" w:rsidRDefault="00935523">
            <w:pPr>
              <w:spacing w:before="40" w:after="40" w:line="276" w:lineRule="auto"/>
              <w:jc w:val="center"/>
              <w:rPr>
                <w:sz w:val="16"/>
                <w:szCs w:val="16"/>
                <w:lang w:val="de-DE"/>
              </w:rPr>
            </w:pPr>
            <w:r>
              <w:rPr>
                <w:sz w:val="16"/>
                <w:szCs w:val="16"/>
                <w:lang w:val="de-DE"/>
              </w:rPr>
              <w:t xml:space="preserve">$6: </w:t>
            </w:r>
            <w:r>
              <w:rPr>
                <w:sz w:val="16"/>
                <w:szCs w:val="16"/>
                <w:lang w:val="de-DE"/>
              </w:rPr>
              <w:t>NotUsed2</w:t>
            </w:r>
          </w:p>
          <w:p w:rsidR="00301C3C" w:rsidRDefault="00935523">
            <w:pPr>
              <w:spacing w:before="40" w:after="40" w:line="276" w:lineRule="auto"/>
              <w:jc w:val="center"/>
              <w:rPr>
                <w:sz w:val="16"/>
                <w:szCs w:val="16"/>
                <w:lang w:val="de-DE"/>
              </w:rPr>
            </w:pPr>
            <w:r>
              <w:rPr>
                <w:sz w:val="16"/>
                <w:szCs w:val="16"/>
                <w:lang w:val="de-DE"/>
              </w:rPr>
              <w:t>$7: NotUsed3</w:t>
            </w:r>
          </w:p>
          <w:p w:rsidR="00301C3C" w:rsidRDefault="00935523">
            <w:pPr>
              <w:spacing w:before="40" w:after="40" w:line="276" w:lineRule="auto"/>
              <w:jc w:val="center"/>
              <w:rPr>
                <w:rFonts w:cs="Arial"/>
                <w:sz w:val="16"/>
                <w:szCs w:val="16"/>
                <w:lang w:val="de-DE" w:eastAsia="ja-JP"/>
              </w:rPr>
            </w:pPr>
          </w:p>
        </w:tc>
        <w:tc>
          <w:tcPr>
            <w:tcW w:w="3343" w:type="dxa"/>
            <w:tcBorders>
              <w:top w:val="single" w:sz="4" w:space="0" w:color="auto"/>
              <w:left w:val="single" w:sz="4" w:space="0" w:color="auto"/>
              <w:bottom w:val="single" w:sz="4" w:space="0" w:color="auto"/>
              <w:right w:val="single" w:sz="4" w:space="0" w:color="auto"/>
            </w:tcBorders>
            <w:vAlign w:val="center"/>
            <w:hideMark/>
          </w:tcPr>
          <w:p w:rsidR="00301C3C" w:rsidRDefault="00935523">
            <w:pPr>
              <w:spacing w:before="40" w:after="40" w:line="276" w:lineRule="auto"/>
              <w:jc w:val="center"/>
              <w:rPr>
                <w:lang w:val="de-DE"/>
              </w:rPr>
            </w:pPr>
            <w:r>
              <w:rPr>
                <w:lang w:val="de-DE"/>
              </w:rPr>
              <w:t>ScanLeft</w:t>
            </w:r>
          </w:p>
          <w:p w:rsidR="00301C3C" w:rsidRDefault="00935523">
            <w:pPr>
              <w:spacing w:before="40" w:after="40" w:line="276" w:lineRule="auto"/>
              <w:jc w:val="center"/>
              <w:rPr>
                <w:lang w:val="de-DE"/>
              </w:rPr>
            </w:pPr>
            <w:r>
              <w:rPr>
                <w:lang w:val="de-DE"/>
              </w:rPr>
              <w:t>ScanRight</w:t>
            </w:r>
          </w:p>
          <w:p w:rsidR="00301C3C" w:rsidRDefault="00935523">
            <w:pPr>
              <w:spacing w:before="40" w:after="40" w:line="276" w:lineRule="auto"/>
              <w:jc w:val="center"/>
              <w:rPr>
                <w:lang w:val="de-DE"/>
              </w:rPr>
            </w:pPr>
            <w:r>
              <w:rPr>
                <w:lang w:val="de-DE"/>
              </w:rPr>
              <w:t>Symbol1</w:t>
            </w:r>
          </w:p>
          <w:p w:rsidR="00301C3C" w:rsidRDefault="00935523">
            <w:pPr>
              <w:spacing w:before="40" w:after="40" w:line="276" w:lineRule="auto"/>
              <w:jc w:val="center"/>
              <w:rPr>
                <w:lang w:val="de-DE"/>
              </w:rPr>
            </w:pPr>
            <w:r>
              <w:rPr>
                <w:lang w:val="de-DE"/>
              </w:rPr>
              <w:t xml:space="preserve">Symbol2 </w:t>
            </w:r>
          </w:p>
          <w:p w:rsidR="00301C3C" w:rsidRDefault="00935523">
            <w:pPr>
              <w:spacing w:before="40" w:after="40" w:line="276" w:lineRule="auto"/>
              <w:jc w:val="center"/>
              <w:rPr>
                <w:lang w:val="de-DE"/>
              </w:rPr>
            </w:pPr>
            <w:r>
              <w:rPr>
                <w:lang w:val="de-DE"/>
              </w:rPr>
              <w:t xml:space="preserve">Text1 </w:t>
            </w:r>
          </w:p>
          <w:p w:rsidR="00301C3C" w:rsidRDefault="00935523">
            <w:pPr>
              <w:spacing w:before="40" w:after="40" w:line="276" w:lineRule="auto"/>
              <w:jc w:val="center"/>
              <w:rPr>
                <w:lang w:val="de-DE"/>
              </w:rPr>
            </w:pPr>
            <w:r>
              <w:rPr>
                <w:lang w:val="de-DE"/>
              </w:rPr>
              <w:t xml:space="preserve">Text2 </w:t>
            </w:r>
          </w:p>
          <w:p w:rsidR="00301C3C" w:rsidRDefault="00935523">
            <w:pPr>
              <w:spacing w:before="40" w:after="40" w:line="276" w:lineRule="auto"/>
              <w:jc w:val="center"/>
              <w:rPr>
                <w:lang w:val="de-DE"/>
              </w:rPr>
            </w:pPr>
            <w:r>
              <w:rPr>
                <w:lang w:val="de-DE"/>
              </w:rPr>
              <w:t>CarLeft</w:t>
            </w:r>
          </w:p>
          <w:p w:rsidR="00301C3C" w:rsidRDefault="00935523">
            <w:pPr>
              <w:spacing w:before="40" w:after="40" w:line="276" w:lineRule="auto"/>
              <w:jc w:val="center"/>
              <w:rPr>
                <w:lang w:val="de-DE"/>
              </w:rPr>
            </w:pPr>
            <w:r>
              <w:rPr>
                <w:lang w:val="de-DE"/>
              </w:rPr>
              <w:t>CarRight</w:t>
            </w:r>
          </w:p>
          <w:p w:rsidR="00301C3C" w:rsidRDefault="00935523">
            <w:pPr>
              <w:spacing w:before="40" w:after="40" w:line="276" w:lineRule="auto"/>
              <w:jc w:val="center"/>
              <w:rPr>
                <w:lang w:val="de-DE"/>
              </w:rPr>
            </w:pPr>
            <w:r>
              <w:rPr>
                <w:lang w:val="de-DE"/>
              </w:rPr>
              <w:t xml:space="preserve">CarPOA </w:t>
            </w:r>
          </w:p>
          <w:p w:rsidR="00301C3C" w:rsidRDefault="00935523">
            <w:pPr>
              <w:spacing w:before="40" w:after="40" w:line="276" w:lineRule="auto"/>
              <w:jc w:val="center"/>
              <w:rPr>
                <w:lang w:val="de-DE"/>
              </w:rPr>
            </w:pPr>
            <w:r>
              <w:rPr>
                <w:lang w:val="de-DE"/>
              </w:rPr>
              <w:t>ParkScenarioLeft</w:t>
            </w:r>
          </w:p>
          <w:p w:rsidR="00301C3C" w:rsidRDefault="00935523">
            <w:pPr>
              <w:spacing w:before="40" w:after="40" w:line="276" w:lineRule="auto"/>
              <w:jc w:val="center"/>
              <w:rPr>
                <w:lang w:val="de-DE"/>
              </w:rPr>
            </w:pPr>
            <w:r>
              <w:rPr>
                <w:lang w:val="de-DE"/>
              </w:rPr>
              <w:t xml:space="preserve">ParkScenarioRight </w:t>
            </w:r>
          </w:p>
          <w:p w:rsidR="00301C3C" w:rsidRDefault="00935523">
            <w:pPr>
              <w:spacing w:before="40" w:after="40" w:line="276" w:lineRule="auto"/>
              <w:jc w:val="center"/>
              <w:rPr>
                <w:lang w:val="de-DE"/>
              </w:rPr>
            </w:pPr>
            <w:r>
              <w:rPr>
                <w:lang w:val="de-DE"/>
              </w:rPr>
              <w:t xml:space="preserve">ParkScenarioPOA </w:t>
            </w:r>
          </w:p>
          <w:p w:rsidR="00301C3C" w:rsidRDefault="00935523">
            <w:pPr>
              <w:spacing w:before="40" w:after="40" w:line="276" w:lineRule="auto"/>
              <w:jc w:val="center"/>
              <w:rPr>
                <w:lang w:val="de-DE"/>
              </w:rPr>
            </w:pPr>
            <w:r>
              <w:rPr>
                <w:lang w:val="de-DE"/>
              </w:rPr>
              <w:t xml:space="preserve">ParkInArrow </w:t>
            </w:r>
          </w:p>
          <w:p w:rsidR="00301C3C" w:rsidRDefault="00935523">
            <w:pPr>
              <w:spacing w:before="40" w:after="40" w:line="276" w:lineRule="auto"/>
              <w:jc w:val="center"/>
              <w:rPr>
                <w:lang w:val="de-DE"/>
              </w:rPr>
            </w:pPr>
            <w:r>
              <w:rPr>
                <w:lang w:val="de-DE"/>
              </w:rPr>
              <w:t>POAleft</w:t>
            </w:r>
          </w:p>
          <w:p w:rsidR="00301C3C" w:rsidRDefault="00935523">
            <w:pPr>
              <w:spacing w:before="40" w:after="40" w:line="276" w:lineRule="auto"/>
              <w:jc w:val="center"/>
              <w:rPr>
                <w:lang w:val="de-DE"/>
              </w:rPr>
            </w:pPr>
            <w:r>
              <w:rPr>
                <w:lang w:val="de-DE"/>
              </w:rPr>
              <w:t xml:space="preserve">POAright </w:t>
            </w:r>
          </w:p>
          <w:p w:rsidR="00301C3C" w:rsidRDefault="00935523">
            <w:pPr>
              <w:spacing w:before="40" w:after="40" w:line="276" w:lineRule="auto"/>
              <w:jc w:val="center"/>
              <w:rPr>
                <w:lang w:val="de-DE"/>
              </w:rPr>
            </w:pPr>
            <w:r>
              <w:rPr>
                <w:lang w:val="de-DE"/>
              </w:rPr>
              <w:t>POArightSelectd</w:t>
            </w:r>
          </w:p>
          <w:p w:rsidR="00301C3C" w:rsidRDefault="00935523">
            <w:pPr>
              <w:spacing w:before="40" w:after="40" w:line="276" w:lineRule="auto"/>
              <w:jc w:val="center"/>
              <w:rPr>
                <w:lang w:val="de-DE"/>
              </w:rPr>
            </w:pPr>
            <w:r>
              <w:rPr>
                <w:lang w:val="de-DE"/>
              </w:rPr>
              <w:t xml:space="preserve">POAleftSelectd </w:t>
            </w:r>
          </w:p>
          <w:p w:rsidR="00301C3C" w:rsidRDefault="00935523">
            <w:pPr>
              <w:spacing w:before="40" w:after="40" w:line="276" w:lineRule="auto"/>
              <w:jc w:val="center"/>
              <w:rPr>
                <w:lang w:val="de-DE"/>
              </w:rPr>
            </w:pPr>
            <w:r>
              <w:rPr>
                <w:lang w:val="de-DE"/>
              </w:rPr>
              <w:t xml:space="preserve">SAPFeatureMenuBarHighlight </w:t>
            </w:r>
          </w:p>
          <w:p w:rsidR="00301C3C" w:rsidRDefault="00935523">
            <w:pPr>
              <w:spacing w:before="40" w:after="40" w:line="276" w:lineRule="auto"/>
              <w:jc w:val="center"/>
              <w:rPr>
                <w:lang w:val="de-DE"/>
              </w:rPr>
            </w:pPr>
            <w:r>
              <w:rPr>
                <w:lang w:val="de-DE"/>
              </w:rPr>
              <w:t>Symbol3</w:t>
            </w:r>
          </w:p>
          <w:p w:rsidR="00301C3C" w:rsidRDefault="00935523">
            <w:pPr>
              <w:spacing w:before="40" w:after="40" w:line="276" w:lineRule="auto"/>
              <w:jc w:val="center"/>
              <w:rPr>
                <w:lang w:val="de-DE"/>
              </w:rPr>
            </w:pPr>
            <w:r>
              <w:rPr>
                <w:lang w:val="de-DE"/>
              </w:rPr>
              <w:t>Text3</w:t>
            </w:r>
          </w:p>
          <w:p w:rsidR="00301C3C" w:rsidRDefault="00935523">
            <w:pPr>
              <w:spacing w:before="40" w:after="40" w:line="276" w:lineRule="auto"/>
              <w:jc w:val="center"/>
              <w:rPr>
                <w:rFonts w:cs="Arial"/>
                <w:lang w:val="de-DE" w:eastAsia="ja-JP"/>
              </w:rPr>
            </w:pPr>
            <w:r>
              <w:rPr>
                <w:lang w:val="de-DE"/>
              </w:rPr>
              <w:t>Text4</w:t>
            </w:r>
          </w:p>
        </w:tc>
      </w:tr>
    </w:tbl>
    <w:p w:rsidR="00301C3C" w:rsidRDefault="00935523" w:rsidP="00301C3C"/>
    <w:p w:rsidR="00500605" w:rsidRPr="00301C3C" w:rsidRDefault="00935523" w:rsidP="00301C3C"/>
    <w:p w:rsidR="00CC6E4C" w:rsidRPr="00CC6E4C" w:rsidRDefault="00CC6E4C" w:rsidP="00CC6E4C">
      <w:pPr>
        <w:pStyle w:val="Heading4"/>
        <w:rPr>
          <w:b w:val="0"/>
          <w:u w:val="single"/>
        </w:rPr>
      </w:pPr>
      <w:r w:rsidRPr="00CC6E4C">
        <w:rPr>
          <w:b w:val="0"/>
          <w:u w:val="single"/>
        </w:rPr>
        <w:lastRenderedPageBreak/>
        <w:t>CAMERA-FUR-REQ-131152/C-Active Park Assist (APA) Signal - [ApaSelSapp_D_Stat]</w:t>
      </w:r>
    </w:p>
    <w:p w:rsidR="007C74E2" w:rsidRDefault="00935523" w:rsidP="007C74E2"/>
    <w:tbl>
      <w:tblPr>
        <w:tblW w:w="7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5"/>
        <w:gridCol w:w="2435"/>
        <w:gridCol w:w="2435"/>
      </w:tblGrid>
      <w:tr w:rsidR="007C74E2" w:rsidTr="007C74E2">
        <w:trPr>
          <w:cantSplit/>
          <w:trHeight w:val="703"/>
          <w:tblHeader/>
          <w:jc w:val="center"/>
        </w:trPr>
        <w:tc>
          <w:tcPr>
            <w:tcW w:w="2435"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7C74E2" w:rsidRDefault="00935523">
            <w:pPr>
              <w:keepNext/>
              <w:keepLines/>
              <w:spacing w:before="40" w:after="40" w:line="276" w:lineRule="auto"/>
              <w:jc w:val="center"/>
              <w:rPr>
                <w:rFonts w:cs="Arial"/>
                <w:b/>
                <w:color w:val="000000"/>
                <w:lang w:val="de-DE" w:eastAsia="ja-JP"/>
              </w:rPr>
            </w:pPr>
            <w:r>
              <w:rPr>
                <w:b/>
                <w:color w:val="000000"/>
                <w:lang w:val="de-DE"/>
              </w:rPr>
              <w:t>Signal Received By Infotainment</w:t>
            </w:r>
          </w:p>
        </w:tc>
        <w:tc>
          <w:tcPr>
            <w:tcW w:w="2435"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7C74E2" w:rsidRDefault="00935523">
            <w:pPr>
              <w:keepNext/>
              <w:keepLines/>
              <w:spacing w:before="40" w:after="40" w:line="276" w:lineRule="auto"/>
              <w:jc w:val="center"/>
              <w:rPr>
                <w:rFonts w:cs="Arial"/>
                <w:b/>
                <w:color w:val="000000"/>
                <w:lang w:val="de-DE" w:eastAsia="ja-JP"/>
              </w:rPr>
            </w:pPr>
            <w:r>
              <w:rPr>
                <w:b/>
                <w:color w:val="000000"/>
                <w:lang w:val="de-DE"/>
              </w:rPr>
              <w:t>Signal Parameters</w:t>
            </w:r>
          </w:p>
        </w:tc>
        <w:tc>
          <w:tcPr>
            <w:tcW w:w="2435"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7C74E2" w:rsidRDefault="00935523">
            <w:pPr>
              <w:keepNext/>
              <w:keepLines/>
              <w:spacing w:before="40" w:after="40" w:line="276" w:lineRule="auto"/>
              <w:jc w:val="center"/>
              <w:rPr>
                <w:rFonts w:cs="Arial"/>
                <w:b/>
                <w:color w:val="000000"/>
                <w:lang w:val="de-DE" w:eastAsia="ja-JP"/>
              </w:rPr>
            </w:pPr>
            <w:r>
              <w:rPr>
                <w:b/>
                <w:color w:val="000000"/>
                <w:lang w:val="de-DE"/>
              </w:rPr>
              <w:t>Affected Display Position</w:t>
            </w:r>
          </w:p>
        </w:tc>
      </w:tr>
      <w:tr w:rsidR="007C74E2" w:rsidTr="007C74E2">
        <w:trPr>
          <w:cantSplit/>
          <w:trHeight w:val="255"/>
          <w:jc w:val="center"/>
        </w:trPr>
        <w:tc>
          <w:tcPr>
            <w:tcW w:w="2435" w:type="dxa"/>
            <w:tcBorders>
              <w:top w:val="single" w:sz="4" w:space="0" w:color="auto"/>
              <w:left w:val="single" w:sz="4" w:space="0" w:color="auto"/>
              <w:bottom w:val="single" w:sz="4" w:space="0" w:color="auto"/>
              <w:right w:val="single" w:sz="4" w:space="0" w:color="auto"/>
            </w:tcBorders>
            <w:vAlign w:val="center"/>
            <w:hideMark/>
          </w:tcPr>
          <w:p w:rsidR="007C74E2" w:rsidRDefault="00935523">
            <w:pPr>
              <w:spacing w:before="40" w:after="40" w:line="276" w:lineRule="auto"/>
              <w:jc w:val="center"/>
              <w:rPr>
                <w:rFonts w:cs="Arial"/>
                <w:lang w:val="de-DE" w:eastAsia="ja-JP"/>
              </w:rPr>
            </w:pPr>
            <w:r>
              <w:rPr>
                <w:lang w:val="de-DE"/>
              </w:rPr>
              <w:t>[ApaSelSapp_D_Stat]</w:t>
            </w:r>
          </w:p>
        </w:tc>
        <w:tc>
          <w:tcPr>
            <w:tcW w:w="2435" w:type="dxa"/>
            <w:tcBorders>
              <w:top w:val="single" w:sz="4" w:space="0" w:color="auto"/>
              <w:left w:val="single" w:sz="4" w:space="0" w:color="auto"/>
              <w:bottom w:val="single" w:sz="4" w:space="0" w:color="auto"/>
              <w:right w:val="single" w:sz="4" w:space="0" w:color="auto"/>
            </w:tcBorders>
            <w:vAlign w:val="center"/>
            <w:hideMark/>
          </w:tcPr>
          <w:p w:rsidR="007C74E2" w:rsidRDefault="00935523">
            <w:pPr>
              <w:spacing w:before="40" w:after="40" w:line="276" w:lineRule="auto"/>
              <w:jc w:val="center"/>
              <w:rPr>
                <w:rFonts w:cs="Arial"/>
                <w:lang w:val="de-DE" w:eastAsia="ja-JP"/>
              </w:rPr>
            </w:pPr>
            <w:r>
              <w:rPr>
                <w:lang w:val="de-DE"/>
              </w:rPr>
              <w:t>State Encoded:</w:t>
            </w:r>
          </w:p>
          <w:p w:rsidR="007C74E2" w:rsidRDefault="00935523">
            <w:pPr>
              <w:spacing w:before="40" w:after="40" w:line="276" w:lineRule="auto"/>
              <w:jc w:val="center"/>
              <w:rPr>
                <w:sz w:val="16"/>
                <w:szCs w:val="16"/>
                <w:lang w:val="de-DE"/>
              </w:rPr>
            </w:pPr>
            <w:r>
              <w:rPr>
                <w:sz w:val="16"/>
                <w:szCs w:val="16"/>
                <w:lang w:val="de-DE"/>
              </w:rPr>
              <w:t>$0: Null</w:t>
            </w:r>
          </w:p>
          <w:p w:rsidR="007C74E2" w:rsidRDefault="00935523">
            <w:pPr>
              <w:spacing w:before="40" w:after="40" w:line="276" w:lineRule="auto"/>
              <w:jc w:val="center"/>
              <w:rPr>
                <w:sz w:val="16"/>
                <w:szCs w:val="16"/>
                <w:lang w:val="de-DE"/>
              </w:rPr>
            </w:pPr>
            <w:r>
              <w:rPr>
                <w:sz w:val="16"/>
                <w:szCs w:val="16"/>
                <w:lang w:val="de-DE"/>
              </w:rPr>
              <w:t>$1: Selectable</w:t>
            </w:r>
          </w:p>
          <w:p w:rsidR="007C74E2" w:rsidRDefault="00935523">
            <w:pPr>
              <w:spacing w:before="40" w:after="40" w:line="276" w:lineRule="auto"/>
              <w:jc w:val="center"/>
              <w:rPr>
                <w:sz w:val="16"/>
                <w:szCs w:val="16"/>
                <w:lang w:val="de-DE"/>
              </w:rPr>
            </w:pPr>
            <w:r>
              <w:rPr>
                <w:sz w:val="16"/>
                <w:szCs w:val="16"/>
                <w:lang w:val="de-DE"/>
              </w:rPr>
              <w:t xml:space="preserve">$2: </w:t>
            </w:r>
            <w:r>
              <w:rPr>
                <w:sz w:val="16"/>
                <w:szCs w:val="16"/>
                <w:lang w:val="de-DE"/>
              </w:rPr>
              <w:t>NotSelectable</w:t>
            </w:r>
          </w:p>
          <w:p w:rsidR="007C74E2" w:rsidRDefault="00935523">
            <w:pPr>
              <w:spacing w:before="40" w:after="40" w:line="276" w:lineRule="auto"/>
              <w:jc w:val="center"/>
              <w:rPr>
                <w:rFonts w:cs="Arial"/>
                <w:lang w:val="de-DE" w:eastAsia="ja-JP"/>
              </w:rPr>
            </w:pPr>
            <w:r>
              <w:rPr>
                <w:sz w:val="16"/>
                <w:szCs w:val="16"/>
                <w:lang w:val="de-DE"/>
              </w:rPr>
              <w:t>$3: NotConfigured</w:t>
            </w:r>
          </w:p>
        </w:tc>
        <w:tc>
          <w:tcPr>
            <w:tcW w:w="2435" w:type="dxa"/>
            <w:tcBorders>
              <w:top w:val="single" w:sz="4" w:space="0" w:color="auto"/>
              <w:left w:val="single" w:sz="4" w:space="0" w:color="auto"/>
              <w:bottom w:val="single" w:sz="4" w:space="0" w:color="auto"/>
              <w:right w:val="single" w:sz="4" w:space="0" w:color="auto"/>
            </w:tcBorders>
            <w:vAlign w:val="center"/>
            <w:hideMark/>
          </w:tcPr>
          <w:p w:rsidR="007C74E2" w:rsidRDefault="00935523">
            <w:pPr>
              <w:spacing w:before="40" w:after="40" w:line="276" w:lineRule="auto"/>
              <w:jc w:val="center"/>
              <w:rPr>
                <w:rFonts w:cs="Arial"/>
                <w:lang w:val="de-DE" w:eastAsia="ja-JP"/>
              </w:rPr>
            </w:pPr>
            <w:r>
              <w:rPr>
                <w:lang w:val="de-DE"/>
              </w:rPr>
              <w:t>N/A*</w:t>
            </w:r>
          </w:p>
        </w:tc>
      </w:tr>
    </w:tbl>
    <w:p w:rsidR="007C74E2" w:rsidRDefault="00935523" w:rsidP="007C74E2"/>
    <w:p w:rsidR="007C74E2" w:rsidRDefault="00935523" w:rsidP="007C74E2">
      <w:pPr>
        <w:jc w:val="center"/>
      </w:pPr>
      <w:r>
        <w:t>*Signal is defined here to protect-for future use.</w:t>
      </w:r>
    </w:p>
    <w:p w:rsidR="00500605" w:rsidRPr="007C74E2" w:rsidRDefault="00935523" w:rsidP="007C74E2"/>
    <w:p w:rsidR="00CC6E4C" w:rsidRPr="00CC6E4C" w:rsidRDefault="00CC6E4C" w:rsidP="00CC6E4C">
      <w:pPr>
        <w:pStyle w:val="Heading4"/>
        <w:rPr>
          <w:b w:val="0"/>
          <w:u w:val="single"/>
        </w:rPr>
      </w:pPr>
      <w:r w:rsidRPr="00CC6E4C">
        <w:rPr>
          <w:b w:val="0"/>
          <w:u w:val="single"/>
        </w:rPr>
        <w:t>CAMERA-FUR-REQ-131153/C-Active Park Assist (APA) Signal - [ApaSelPpa_D_Stat]</w:t>
      </w:r>
    </w:p>
    <w:p w:rsidR="005719A9" w:rsidRDefault="00935523" w:rsidP="005719A9"/>
    <w:tbl>
      <w:tblPr>
        <w:tblW w:w="8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6"/>
        <w:gridCol w:w="2437"/>
        <w:gridCol w:w="3200"/>
      </w:tblGrid>
      <w:tr w:rsidR="005719A9" w:rsidTr="005719A9">
        <w:trPr>
          <w:cantSplit/>
          <w:trHeight w:val="703"/>
          <w:tblHeader/>
          <w:jc w:val="center"/>
        </w:trPr>
        <w:tc>
          <w:tcPr>
            <w:tcW w:w="2436"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5719A9" w:rsidRDefault="00935523">
            <w:pPr>
              <w:keepNext/>
              <w:keepLines/>
              <w:spacing w:before="40" w:after="40" w:line="276" w:lineRule="auto"/>
              <w:jc w:val="center"/>
              <w:rPr>
                <w:rFonts w:cs="Arial"/>
                <w:b/>
                <w:color w:val="000000"/>
                <w:lang w:val="de-DE" w:eastAsia="ja-JP"/>
              </w:rPr>
            </w:pPr>
            <w:r>
              <w:rPr>
                <w:b/>
                <w:color w:val="000000"/>
                <w:lang w:val="de-DE"/>
              </w:rPr>
              <w:t>Signal Received By Infotainment</w:t>
            </w:r>
          </w:p>
        </w:tc>
        <w:tc>
          <w:tcPr>
            <w:tcW w:w="2437"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5719A9" w:rsidRDefault="00935523">
            <w:pPr>
              <w:keepNext/>
              <w:keepLines/>
              <w:spacing w:before="40" w:after="40" w:line="276" w:lineRule="auto"/>
              <w:jc w:val="center"/>
              <w:rPr>
                <w:rFonts w:cs="Arial"/>
                <w:b/>
                <w:color w:val="000000"/>
                <w:lang w:val="de-DE" w:eastAsia="ja-JP"/>
              </w:rPr>
            </w:pPr>
            <w:r>
              <w:rPr>
                <w:b/>
                <w:color w:val="000000"/>
                <w:lang w:val="de-DE"/>
              </w:rPr>
              <w:t>Signal Parameters</w:t>
            </w:r>
          </w:p>
        </w:tc>
        <w:tc>
          <w:tcPr>
            <w:tcW w:w="3200"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5719A9" w:rsidRDefault="00935523">
            <w:pPr>
              <w:keepNext/>
              <w:keepLines/>
              <w:spacing w:before="40" w:after="40" w:line="276" w:lineRule="auto"/>
              <w:jc w:val="center"/>
              <w:rPr>
                <w:rFonts w:cs="Arial"/>
                <w:b/>
                <w:color w:val="000000"/>
                <w:lang w:val="de-DE" w:eastAsia="ja-JP"/>
              </w:rPr>
            </w:pPr>
            <w:r>
              <w:rPr>
                <w:b/>
                <w:color w:val="000000"/>
                <w:lang w:val="de-DE"/>
              </w:rPr>
              <w:t xml:space="preserve">Affected Display </w:t>
            </w:r>
            <w:r>
              <w:rPr>
                <w:b/>
                <w:color w:val="000000"/>
                <w:lang w:val="de-DE"/>
              </w:rPr>
              <w:t>Position</w:t>
            </w:r>
          </w:p>
        </w:tc>
      </w:tr>
      <w:tr w:rsidR="005719A9" w:rsidTr="005719A9">
        <w:trPr>
          <w:cantSplit/>
          <w:trHeight w:val="255"/>
          <w:jc w:val="center"/>
        </w:trPr>
        <w:tc>
          <w:tcPr>
            <w:tcW w:w="2436" w:type="dxa"/>
            <w:tcBorders>
              <w:top w:val="single" w:sz="4" w:space="0" w:color="auto"/>
              <w:left w:val="single" w:sz="4" w:space="0" w:color="auto"/>
              <w:bottom w:val="single" w:sz="4" w:space="0" w:color="auto"/>
              <w:right w:val="single" w:sz="4" w:space="0" w:color="auto"/>
            </w:tcBorders>
            <w:vAlign w:val="center"/>
            <w:hideMark/>
          </w:tcPr>
          <w:p w:rsidR="005719A9" w:rsidRDefault="00935523">
            <w:pPr>
              <w:spacing w:before="40" w:after="40" w:line="276" w:lineRule="auto"/>
              <w:jc w:val="center"/>
              <w:rPr>
                <w:rFonts w:cs="Arial"/>
                <w:lang w:val="de-DE" w:eastAsia="ja-JP"/>
              </w:rPr>
            </w:pPr>
            <w:r>
              <w:rPr>
                <w:lang w:val="de-DE"/>
              </w:rPr>
              <w:t>[ApaSelPpa_D_Stat]</w:t>
            </w:r>
          </w:p>
        </w:tc>
        <w:tc>
          <w:tcPr>
            <w:tcW w:w="2437" w:type="dxa"/>
            <w:tcBorders>
              <w:top w:val="single" w:sz="4" w:space="0" w:color="auto"/>
              <w:left w:val="single" w:sz="4" w:space="0" w:color="auto"/>
              <w:bottom w:val="single" w:sz="4" w:space="0" w:color="auto"/>
              <w:right w:val="single" w:sz="4" w:space="0" w:color="auto"/>
            </w:tcBorders>
            <w:vAlign w:val="center"/>
            <w:hideMark/>
          </w:tcPr>
          <w:p w:rsidR="005719A9" w:rsidRDefault="00935523">
            <w:pPr>
              <w:spacing w:before="40" w:after="40" w:line="276" w:lineRule="auto"/>
              <w:jc w:val="center"/>
              <w:rPr>
                <w:rFonts w:cs="Arial"/>
                <w:lang w:val="de-DE" w:eastAsia="ja-JP"/>
              </w:rPr>
            </w:pPr>
            <w:r>
              <w:rPr>
                <w:lang w:val="de-DE"/>
              </w:rPr>
              <w:t>State Encoded:</w:t>
            </w:r>
          </w:p>
          <w:p w:rsidR="005719A9" w:rsidRDefault="00935523">
            <w:pPr>
              <w:spacing w:before="40" w:after="40" w:line="276" w:lineRule="auto"/>
              <w:jc w:val="center"/>
              <w:rPr>
                <w:sz w:val="16"/>
                <w:szCs w:val="16"/>
                <w:lang w:val="de-DE"/>
              </w:rPr>
            </w:pPr>
            <w:r>
              <w:rPr>
                <w:sz w:val="16"/>
                <w:szCs w:val="16"/>
                <w:lang w:val="de-DE"/>
              </w:rPr>
              <w:t>$0: Null</w:t>
            </w:r>
          </w:p>
          <w:p w:rsidR="005719A9" w:rsidRDefault="00935523">
            <w:pPr>
              <w:spacing w:before="40" w:after="40" w:line="276" w:lineRule="auto"/>
              <w:jc w:val="center"/>
              <w:rPr>
                <w:sz w:val="16"/>
                <w:szCs w:val="16"/>
                <w:lang w:val="de-DE"/>
              </w:rPr>
            </w:pPr>
            <w:r>
              <w:rPr>
                <w:sz w:val="16"/>
                <w:szCs w:val="16"/>
                <w:lang w:val="de-DE"/>
              </w:rPr>
              <w:t>$1: Selectable</w:t>
            </w:r>
          </w:p>
          <w:p w:rsidR="005719A9" w:rsidRDefault="00935523">
            <w:pPr>
              <w:spacing w:before="40" w:after="40" w:line="276" w:lineRule="auto"/>
              <w:jc w:val="center"/>
              <w:rPr>
                <w:sz w:val="16"/>
                <w:szCs w:val="16"/>
                <w:lang w:val="de-DE"/>
              </w:rPr>
            </w:pPr>
            <w:r>
              <w:rPr>
                <w:sz w:val="16"/>
                <w:szCs w:val="16"/>
                <w:lang w:val="de-DE"/>
              </w:rPr>
              <w:t>$2: NotSelectable</w:t>
            </w:r>
          </w:p>
          <w:p w:rsidR="005719A9" w:rsidRDefault="00935523">
            <w:pPr>
              <w:spacing w:before="40" w:after="40" w:line="276" w:lineRule="auto"/>
              <w:jc w:val="center"/>
              <w:rPr>
                <w:rFonts w:cs="Arial"/>
                <w:lang w:val="de-DE" w:eastAsia="ja-JP"/>
              </w:rPr>
            </w:pPr>
            <w:r>
              <w:rPr>
                <w:sz w:val="16"/>
                <w:szCs w:val="16"/>
                <w:lang w:val="de-DE"/>
              </w:rPr>
              <w:t>$3: NotConfigured</w:t>
            </w:r>
          </w:p>
        </w:tc>
        <w:tc>
          <w:tcPr>
            <w:tcW w:w="3200" w:type="dxa"/>
            <w:tcBorders>
              <w:top w:val="single" w:sz="4" w:space="0" w:color="auto"/>
              <w:left w:val="single" w:sz="4" w:space="0" w:color="auto"/>
              <w:bottom w:val="single" w:sz="4" w:space="0" w:color="auto"/>
              <w:right w:val="single" w:sz="4" w:space="0" w:color="auto"/>
            </w:tcBorders>
            <w:vAlign w:val="center"/>
            <w:hideMark/>
          </w:tcPr>
          <w:p w:rsidR="005719A9" w:rsidRDefault="00935523">
            <w:pPr>
              <w:spacing w:before="40" w:after="40" w:line="276" w:lineRule="auto"/>
              <w:jc w:val="center"/>
              <w:rPr>
                <w:lang w:val="de-DE"/>
              </w:rPr>
            </w:pPr>
            <w:r>
              <w:rPr>
                <w:lang w:val="de-DE"/>
              </w:rPr>
              <w:t>SAPFeatureMenuBarGreyout</w:t>
            </w:r>
          </w:p>
          <w:p w:rsidR="005719A9" w:rsidRDefault="00935523">
            <w:pPr>
              <w:spacing w:before="40" w:after="40" w:line="276" w:lineRule="auto"/>
              <w:jc w:val="center"/>
              <w:rPr>
                <w:rFonts w:cs="Arial"/>
                <w:lang w:val="de-DE" w:eastAsia="ja-JP"/>
              </w:rPr>
            </w:pPr>
            <w:r>
              <w:rPr>
                <w:lang w:val="de-DE"/>
              </w:rPr>
              <w:t>SAPFeatureMenuBarContent</w:t>
            </w:r>
          </w:p>
        </w:tc>
      </w:tr>
    </w:tbl>
    <w:p w:rsidR="00500605" w:rsidRPr="005719A9" w:rsidRDefault="00935523" w:rsidP="005719A9"/>
    <w:p w:rsidR="00CC6E4C" w:rsidRPr="00CC6E4C" w:rsidRDefault="00CC6E4C" w:rsidP="00CC6E4C">
      <w:pPr>
        <w:pStyle w:val="Heading4"/>
        <w:rPr>
          <w:b w:val="0"/>
          <w:u w:val="single"/>
        </w:rPr>
      </w:pPr>
      <w:r w:rsidRPr="00CC6E4C">
        <w:rPr>
          <w:b w:val="0"/>
          <w:u w:val="single"/>
        </w:rPr>
        <w:t>CAMERA-FUR-REQ-131154/C-Active Park Assist (APA) Signal - [ApaSelPoa_D_Stat]</w:t>
      </w:r>
    </w:p>
    <w:p w:rsidR="00A03491" w:rsidRDefault="00935523" w:rsidP="00A03491"/>
    <w:tbl>
      <w:tblPr>
        <w:tblW w:w="8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6"/>
        <w:gridCol w:w="2437"/>
        <w:gridCol w:w="3212"/>
      </w:tblGrid>
      <w:tr w:rsidR="00A03491" w:rsidTr="00A03491">
        <w:trPr>
          <w:cantSplit/>
          <w:trHeight w:val="703"/>
          <w:tblHeader/>
          <w:jc w:val="center"/>
        </w:trPr>
        <w:tc>
          <w:tcPr>
            <w:tcW w:w="2436"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A03491" w:rsidRDefault="00935523">
            <w:pPr>
              <w:keepNext/>
              <w:keepLines/>
              <w:spacing w:before="40" w:after="40" w:line="276" w:lineRule="auto"/>
              <w:jc w:val="center"/>
              <w:rPr>
                <w:rFonts w:cs="Arial"/>
                <w:b/>
                <w:color w:val="000000"/>
                <w:lang w:val="de-DE" w:eastAsia="ja-JP"/>
              </w:rPr>
            </w:pPr>
            <w:r>
              <w:rPr>
                <w:b/>
                <w:color w:val="000000"/>
                <w:lang w:val="de-DE"/>
              </w:rPr>
              <w:t>S</w:t>
            </w:r>
            <w:r>
              <w:rPr>
                <w:b/>
                <w:color w:val="000000"/>
                <w:lang w:val="de-DE"/>
              </w:rPr>
              <w:t>ignal Received By Infotainment</w:t>
            </w:r>
          </w:p>
        </w:tc>
        <w:tc>
          <w:tcPr>
            <w:tcW w:w="2437"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A03491" w:rsidRDefault="00935523">
            <w:pPr>
              <w:keepNext/>
              <w:keepLines/>
              <w:spacing w:before="40" w:after="40" w:line="276" w:lineRule="auto"/>
              <w:jc w:val="center"/>
              <w:rPr>
                <w:rFonts w:cs="Arial"/>
                <w:b/>
                <w:color w:val="000000"/>
                <w:lang w:val="de-DE" w:eastAsia="ja-JP"/>
              </w:rPr>
            </w:pPr>
            <w:r>
              <w:rPr>
                <w:b/>
                <w:color w:val="000000"/>
                <w:lang w:val="de-DE"/>
              </w:rPr>
              <w:t>Signal Parameters</w:t>
            </w:r>
          </w:p>
        </w:tc>
        <w:tc>
          <w:tcPr>
            <w:tcW w:w="3212"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A03491" w:rsidRDefault="00935523">
            <w:pPr>
              <w:keepNext/>
              <w:keepLines/>
              <w:spacing w:before="40" w:after="40" w:line="276" w:lineRule="auto"/>
              <w:jc w:val="center"/>
              <w:rPr>
                <w:rFonts w:cs="Arial"/>
                <w:b/>
                <w:color w:val="000000"/>
                <w:lang w:val="de-DE" w:eastAsia="ja-JP"/>
              </w:rPr>
            </w:pPr>
            <w:r>
              <w:rPr>
                <w:b/>
                <w:color w:val="000000"/>
                <w:lang w:val="de-DE"/>
              </w:rPr>
              <w:t>Affected Display Position</w:t>
            </w:r>
          </w:p>
        </w:tc>
      </w:tr>
      <w:tr w:rsidR="00A03491" w:rsidTr="00A03491">
        <w:trPr>
          <w:cantSplit/>
          <w:trHeight w:val="255"/>
          <w:jc w:val="center"/>
        </w:trPr>
        <w:tc>
          <w:tcPr>
            <w:tcW w:w="2436" w:type="dxa"/>
            <w:tcBorders>
              <w:top w:val="single" w:sz="4" w:space="0" w:color="auto"/>
              <w:left w:val="single" w:sz="4" w:space="0" w:color="auto"/>
              <w:bottom w:val="single" w:sz="4" w:space="0" w:color="auto"/>
              <w:right w:val="single" w:sz="4" w:space="0" w:color="auto"/>
            </w:tcBorders>
            <w:vAlign w:val="center"/>
            <w:hideMark/>
          </w:tcPr>
          <w:p w:rsidR="00A03491" w:rsidRDefault="00935523">
            <w:pPr>
              <w:spacing w:before="40" w:after="40" w:line="276" w:lineRule="auto"/>
              <w:jc w:val="center"/>
              <w:rPr>
                <w:rFonts w:cs="Arial"/>
                <w:lang w:val="de-DE" w:eastAsia="ja-JP"/>
              </w:rPr>
            </w:pPr>
            <w:r>
              <w:rPr>
                <w:lang w:val="de-DE"/>
              </w:rPr>
              <w:t>[ApaSelPoa_D_Stat]</w:t>
            </w:r>
          </w:p>
        </w:tc>
        <w:tc>
          <w:tcPr>
            <w:tcW w:w="2437" w:type="dxa"/>
            <w:tcBorders>
              <w:top w:val="single" w:sz="4" w:space="0" w:color="auto"/>
              <w:left w:val="single" w:sz="4" w:space="0" w:color="auto"/>
              <w:bottom w:val="single" w:sz="4" w:space="0" w:color="auto"/>
              <w:right w:val="single" w:sz="4" w:space="0" w:color="auto"/>
            </w:tcBorders>
            <w:vAlign w:val="center"/>
            <w:hideMark/>
          </w:tcPr>
          <w:p w:rsidR="00A03491" w:rsidRDefault="00935523">
            <w:pPr>
              <w:spacing w:before="40" w:after="40" w:line="276" w:lineRule="auto"/>
              <w:jc w:val="center"/>
              <w:rPr>
                <w:rFonts w:cs="Arial"/>
                <w:lang w:val="de-DE" w:eastAsia="ja-JP"/>
              </w:rPr>
            </w:pPr>
            <w:r>
              <w:rPr>
                <w:lang w:val="de-DE"/>
              </w:rPr>
              <w:t>State Encoded:</w:t>
            </w:r>
          </w:p>
          <w:p w:rsidR="00A03491" w:rsidRDefault="00935523">
            <w:pPr>
              <w:spacing w:before="40" w:after="40" w:line="276" w:lineRule="auto"/>
              <w:jc w:val="center"/>
              <w:rPr>
                <w:sz w:val="16"/>
                <w:szCs w:val="16"/>
                <w:lang w:val="de-DE"/>
              </w:rPr>
            </w:pPr>
            <w:r>
              <w:rPr>
                <w:sz w:val="16"/>
                <w:szCs w:val="16"/>
                <w:lang w:val="de-DE"/>
              </w:rPr>
              <w:t>$0: Null</w:t>
            </w:r>
          </w:p>
          <w:p w:rsidR="00A03491" w:rsidRDefault="00935523">
            <w:pPr>
              <w:spacing w:before="40" w:after="40" w:line="276" w:lineRule="auto"/>
              <w:jc w:val="center"/>
              <w:rPr>
                <w:sz w:val="16"/>
                <w:szCs w:val="16"/>
                <w:lang w:val="de-DE"/>
              </w:rPr>
            </w:pPr>
            <w:r>
              <w:rPr>
                <w:sz w:val="16"/>
                <w:szCs w:val="16"/>
                <w:lang w:val="de-DE"/>
              </w:rPr>
              <w:t>$1: Selectable</w:t>
            </w:r>
          </w:p>
          <w:p w:rsidR="00A03491" w:rsidRDefault="00935523">
            <w:pPr>
              <w:spacing w:before="40" w:after="40" w:line="276" w:lineRule="auto"/>
              <w:jc w:val="center"/>
              <w:rPr>
                <w:sz w:val="16"/>
                <w:szCs w:val="16"/>
                <w:lang w:val="de-DE"/>
              </w:rPr>
            </w:pPr>
            <w:r>
              <w:rPr>
                <w:sz w:val="16"/>
                <w:szCs w:val="16"/>
                <w:lang w:val="de-DE"/>
              </w:rPr>
              <w:t>$2: NotSelectable</w:t>
            </w:r>
          </w:p>
          <w:p w:rsidR="00A03491" w:rsidRDefault="00935523">
            <w:pPr>
              <w:spacing w:before="40" w:after="40" w:line="276" w:lineRule="auto"/>
              <w:jc w:val="center"/>
              <w:rPr>
                <w:rFonts w:cs="Arial"/>
                <w:sz w:val="16"/>
                <w:szCs w:val="16"/>
                <w:lang w:val="de-DE" w:eastAsia="ja-JP"/>
              </w:rPr>
            </w:pPr>
            <w:r>
              <w:rPr>
                <w:sz w:val="16"/>
                <w:szCs w:val="16"/>
                <w:lang w:val="de-DE"/>
              </w:rPr>
              <w:t>$3: NotConfigured</w:t>
            </w:r>
          </w:p>
        </w:tc>
        <w:tc>
          <w:tcPr>
            <w:tcW w:w="3212" w:type="dxa"/>
            <w:tcBorders>
              <w:top w:val="single" w:sz="4" w:space="0" w:color="auto"/>
              <w:left w:val="single" w:sz="4" w:space="0" w:color="auto"/>
              <w:bottom w:val="single" w:sz="4" w:space="0" w:color="auto"/>
              <w:right w:val="single" w:sz="4" w:space="0" w:color="auto"/>
            </w:tcBorders>
            <w:vAlign w:val="center"/>
            <w:hideMark/>
          </w:tcPr>
          <w:p w:rsidR="00A03491" w:rsidRDefault="00935523">
            <w:pPr>
              <w:spacing w:before="40" w:after="40" w:line="276" w:lineRule="auto"/>
              <w:jc w:val="center"/>
              <w:rPr>
                <w:rFonts w:cs="Arial"/>
                <w:lang w:val="de-DE" w:eastAsia="ja-JP"/>
              </w:rPr>
            </w:pPr>
            <w:r>
              <w:rPr>
                <w:lang w:val="de-DE"/>
              </w:rPr>
              <w:t>SAPFeatureMenuBarGreyout</w:t>
            </w:r>
          </w:p>
        </w:tc>
      </w:tr>
    </w:tbl>
    <w:p w:rsidR="00A03491" w:rsidRDefault="00935523" w:rsidP="00A03491"/>
    <w:p w:rsidR="00500605" w:rsidRPr="00A03491" w:rsidRDefault="00935523" w:rsidP="00A03491"/>
    <w:p w:rsidR="00CC6E4C" w:rsidRPr="00CC6E4C" w:rsidRDefault="00CC6E4C" w:rsidP="00CC6E4C">
      <w:pPr>
        <w:pStyle w:val="Heading4"/>
        <w:rPr>
          <w:b w:val="0"/>
          <w:u w:val="single"/>
        </w:rPr>
      </w:pPr>
      <w:r w:rsidRPr="00CC6E4C">
        <w:rPr>
          <w:b w:val="0"/>
          <w:u w:val="single"/>
        </w:rPr>
        <w:t>CAMERA-FUR-REQ-131155/C-Active Park Assist (APA) Signal - [ApaScan_D_Stat]</w:t>
      </w:r>
    </w:p>
    <w:p w:rsidR="00BE5532" w:rsidRDefault="00935523" w:rsidP="00BE5532"/>
    <w:tbl>
      <w:tblPr>
        <w:tblW w:w="7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5"/>
        <w:gridCol w:w="2435"/>
        <w:gridCol w:w="2435"/>
      </w:tblGrid>
      <w:tr w:rsidR="00BE5532" w:rsidTr="00BE5532">
        <w:trPr>
          <w:cantSplit/>
          <w:trHeight w:val="703"/>
          <w:tblHeader/>
          <w:jc w:val="center"/>
        </w:trPr>
        <w:tc>
          <w:tcPr>
            <w:tcW w:w="2435"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BE5532" w:rsidRDefault="00935523">
            <w:pPr>
              <w:keepNext/>
              <w:keepLines/>
              <w:spacing w:before="40" w:after="40" w:line="276" w:lineRule="auto"/>
              <w:jc w:val="center"/>
              <w:rPr>
                <w:rFonts w:cs="Arial"/>
                <w:b/>
                <w:color w:val="000000"/>
                <w:lang w:val="de-DE" w:eastAsia="ja-JP"/>
              </w:rPr>
            </w:pPr>
            <w:r>
              <w:rPr>
                <w:b/>
                <w:color w:val="000000"/>
                <w:lang w:val="de-DE"/>
              </w:rPr>
              <w:lastRenderedPageBreak/>
              <w:t>Signal Received By Infotainment</w:t>
            </w:r>
          </w:p>
        </w:tc>
        <w:tc>
          <w:tcPr>
            <w:tcW w:w="2435"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BE5532" w:rsidRDefault="00935523">
            <w:pPr>
              <w:keepNext/>
              <w:keepLines/>
              <w:spacing w:before="40" w:after="40" w:line="276" w:lineRule="auto"/>
              <w:jc w:val="center"/>
              <w:rPr>
                <w:rFonts w:cs="Arial"/>
                <w:b/>
                <w:color w:val="000000"/>
                <w:lang w:val="de-DE" w:eastAsia="ja-JP"/>
              </w:rPr>
            </w:pPr>
            <w:r>
              <w:rPr>
                <w:b/>
                <w:color w:val="000000"/>
                <w:lang w:val="de-DE"/>
              </w:rPr>
              <w:t>Signal Parameters</w:t>
            </w:r>
          </w:p>
        </w:tc>
        <w:tc>
          <w:tcPr>
            <w:tcW w:w="2435"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BE5532" w:rsidRDefault="00935523">
            <w:pPr>
              <w:keepNext/>
              <w:keepLines/>
              <w:spacing w:before="40" w:after="40" w:line="276" w:lineRule="auto"/>
              <w:jc w:val="center"/>
              <w:rPr>
                <w:rFonts w:cs="Arial"/>
                <w:b/>
                <w:color w:val="000000"/>
                <w:lang w:val="de-DE" w:eastAsia="ja-JP"/>
              </w:rPr>
            </w:pPr>
            <w:r>
              <w:rPr>
                <w:b/>
                <w:color w:val="000000"/>
                <w:lang w:val="de-DE"/>
              </w:rPr>
              <w:t>Affected Display Position</w:t>
            </w:r>
          </w:p>
        </w:tc>
      </w:tr>
      <w:tr w:rsidR="00BE5532" w:rsidTr="00BE5532">
        <w:trPr>
          <w:cantSplit/>
          <w:trHeight w:val="255"/>
          <w:jc w:val="center"/>
        </w:trPr>
        <w:tc>
          <w:tcPr>
            <w:tcW w:w="2435" w:type="dxa"/>
            <w:tcBorders>
              <w:top w:val="single" w:sz="4" w:space="0" w:color="auto"/>
              <w:left w:val="single" w:sz="4" w:space="0" w:color="auto"/>
              <w:bottom w:val="single" w:sz="4" w:space="0" w:color="auto"/>
              <w:right w:val="single" w:sz="4" w:space="0" w:color="auto"/>
            </w:tcBorders>
            <w:vAlign w:val="center"/>
            <w:hideMark/>
          </w:tcPr>
          <w:p w:rsidR="00BE5532" w:rsidRDefault="00935523">
            <w:pPr>
              <w:spacing w:before="40" w:after="40" w:line="276" w:lineRule="auto"/>
              <w:jc w:val="center"/>
              <w:rPr>
                <w:rFonts w:cs="Arial"/>
                <w:lang w:val="de-DE" w:eastAsia="ja-JP"/>
              </w:rPr>
            </w:pPr>
            <w:r>
              <w:rPr>
                <w:lang w:val="de-DE"/>
              </w:rPr>
              <w:t>[ApaScan_D_Stat]</w:t>
            </w:r>
          </w:p>
        </w:tc>
        <w:tc>
          <w:tcPr>
            <w:tcW w:w="2435" w:type="dxa"/>
            <w:tcBorders>
              <w:top w:val="single" w:sz="4" w:space="0" w:color="auto"/>
              <w:left w:val="single" w:sz="4" w:space="0" w:color="auto"/>
              <w:bottom w:val="single" w:sz="4" w:space="0" w:color="auto"/>
              <w:right w:val="single" w:sz="4" w:space="0" w:color="auto"/>
            </w:tcBorders>
            <w:vAlign w:val="center"/>
            <w:hideMark/>
          </w:tcPr>
          <w:p w:rsidR="00BE5532" w:rsidRDefault="00935523">
            <w:pPr>
              <w:spacing w:before="40" w:after="40" w:line="276" w:lineRule="auto"/>
              <w:jc w:val="center"/>
              <w:rPr>
                <w:rFonts w:cs="Arial"/>
                <w:lang w:val="de-DE" w:eastAsia="ja-JP"/>
              </w:rPr>
            </w:pPr>
            <w:r>
              <w:rPr>
                <w:lang w:val="de-DE"/>
              </w:rPr>
              <w:t>State Encoded:</w:t>
            </w:r>
          </w:p>
          <w:p w:rsidR="00BE5532" w:rsidRDefault="00935523">
            <w:pPr>
              <w:spacing w:before="40" w:after="40" w:line="276" w:lineRule="auto"/>
              <w:jc w:val="center"/>
              <w:rPr>
                <w:sz w:val="16"/>
                <w:szCs w:val="16"/>
                <w:lang w:val="de-DE"/>
              </w:rPr>
            </w:pPr>
            <w:r>
              <w:rPr>
                <w:sz w:val="16"/>
                <w:szCs w:val="16"/>
                <w:lang w:val="de-DE"/>
              </w:rPr>
              <w:t>$0: Null</w:t>
            </w:r>
          </w:p>
          <w:p w:rsidR="00BE5532" w:rsidRDefault="00935523">
            <w:pPr>
              <w:spacing w:before="40" w:after="40" w:line="276" w:lineRule="auto"/>
              <w:jc w:val="center"/>
              <w:rPr>
                <w:sz w:val="16"/>
                <w:szCs w:val="16"/>
                <w:lang w:val="de-DE"/>
              </w:rPr>
            </w:pPr>
            <w:r>
              <w:rPr>
                <w:sz w:val="16"/>
                <w:szCs w:val="16"/>
                <w:lang w:val="de-DE"/>
              </w:rPr>
              <w:t>$1: NoParkSlot</w:t>
            </w:r>
          </w:p>
          <w:p w:rsidR="00BE5532" w:rsidRDefault="00935523">
            <w:pPr>
              <w:spacing w:before="40" w:after="40" w:line="276" w:lineRule="auto"/>
              <w:jc w:val="center"/>
              <w:rPr>
                <w:sz w:val="16"/>
                <w:szCs w:val="16"/>
                <w:lang w:val="de-DE"/>
              </w:rPr>
            </w:pPr>
            <w:r>
              <w:rPr>
                <w:sz w:val="16"/>
                <w:szCs w:val="16"/>
                <w:lang w:val="de-DE"/>
              </w:rPr>
              <w:t>$2: ParkSlotFound</w:t>
            </w:r>
          </w:p>
          <w:p w:rsidR="00BE5532" w:rsidRDefault="00935523">
            <w:pPr>
              <w:spacing w:before="40" w:after="40" w:line="276" w:lineRule="auto"/>
              <w:jc w:val="center"/>
              <w:rPr>
                <w:rFonts w:cs="Arial"/>
                <w:sz w:val="16"/>
                <w:szCs w:val="16"/>
                <w:lang w:val="de-DE" w:eastAsia="ja-JP"/>
              </w:rPr>
            </w:pPr>
            <w:r>
              <w:rPr>
                <w:sz w:val="16"/>
                <w:szCs w:val="16"/>
                <w:lang w:val="de-DE"/>
              </w:rPr>
              <w:t>$3: ParkSlotReady</w:t>
            </w:r>
          </w:p>
        </w:tc>
        <w:tc>
          <w:tcPr>
            <w:tcW w:w="2435" w:type="dxa"/>
            <w:tcBorders>
              <w:top w:val="single" w:sz="4" w:space="0" w:color="auto"/>
              <w:left w:val="single" w:sz="4" w:space="0" w:color="auto"/>
              <w:bottom w:val="single" w:sz="4" w:space="0" w:color="auto"/>
              <w:right w:val="single" w:sz="4" w:space="0" w:color="auto"/>
            </w:tcBorders>
            <w:vAlign w:val="center"/>
            <w:hideMark/>
          </w:tcPr>
          <w:p w:rsidR="00BE5532" w:rsidRDefault="00935523">
            <w:pPr>
              <w:spacing w:before="40" w:after="40" w:line="276" w:lineRule="auto"/>
              <w:jc w:val="center"/>
              <w:rPr>
                <w:lang w:val="de-DE"/>
              </w:rPr>
            </w:pPr>
            <w:r>
              <w:rPr>
                <w:lang w:val="de-DE"/>
              </w:rPr>
              <w:t>Symbol1</w:t>
            </w:r>
          </w:p>
          <w:p w:rsidR="00BE5532" w:rsidRDefault="00935523">
            <w:pPr>
              <w:spacing w:before="40" w:after="40" w:line="276" w:lineRule="auto"/>
              <w:jc w:val="center"/>
              <w:rPr>
                <w:lang w:val="de-DE"/>
              </w:rPr>
            </w:pPr>
            <w:r>
              <w:rPr>
                <w:lang w:val="de-DE"/>
              </w:rPr>
              <w:t xml:space="preserve">Symbol2 </w:t>
            </w:r>
          </w:p>
          <w:p w:rsidR="00BE5532" w:rsidRDefault="00935523">
            <w:pPr>
              <w:spacing w:before="40" w:after="40" w:line="276" w:lineRule="auto"/>
              <w:jc w:val="center"/>
              <w:rPr>
                <w:lang w:val="de-DE"/>
              </w:rPr>
            </w:pPr>
            <w:r>
              <w:rPr>
                <w:lang w:val="de-DE"/>
              </w:rPr>
              <w:t xml:space="preserve">Text1 </w:t>
            </w:r>
          </w:p>
          <w:p w:rsidR="00BE5532" w:rsidRDefault="00935523">
            <w:pPr>
              <w:spacing w:before="40" w:after="40" w:line="276" w:lineRule="auto"/>
              <w:jc w:val="center"/>
              <w:rPr>
                <w:lang w:val="de-DE"/>
              </w:rPr>
            </w:pPr>
            <w:r>
              <w:rPr>
                <w:lang w:val="de-DE"/>
              </w:rPr>
              <w:t xml:space="preserve">Text2 </w:t>
            </w:r>
          </w:p>
          <w:p w:rsidR="00BE5532" w:rsidRDefault="00935523">
            <w:pPr>
              <w:spacing w:before="40" w:after="40" w:line="276" w:lineRule="auto"/>
              <w:jc w:val="center"/>
              <w:rPr>
                <w:lang w:val="de-DE"/>
              </w:rPr>
            </w:pPr>
            <w:r>
              <w:rPr>
                <w:lang w:val="de-DE"/>
              </w:rPr>
              <w:t>ParkScenarioLeft</w:t>
            </w:r>
          </w:p>
          <w:p w:rsidR="00BE5532" w:rsidRDefault="00935523">
            <w:pPr>
              <w:spacing w:before="40" w:after="40" w:line="276" w:lineRule="auto"/>
              <w:jc w:val="center"/>
              <w:rPr>
                <w:lang w:val="de-DE"/>
              </w:rPr>
            </w:pPr>
            <w:r>
              <w:rPr>
                <w:lang w:val="de-DE"/>
              </w:rPr>
              <w:t xml:space="preserve">ParkScenarioRight </w:t>
            </w:r>
          </w:p>
          <w:p w:rsidR="00BE5532" w:rsidRDefault="00935523">
            <w:pPr>
              <w:spacing w:before="40" w:after="40" w:line="276" w:lineRule="auto"/>
              <w:jc w:val="center"/>
              <w:rPr>
                <w:lang w:val="de-DE"/>
              </w:rPr>
            </w:pPr>
            <w:r>
              <w:rPr>
                <w:lang w:val="de-DE"/>
              </w:rPr>
              <w:t>ParkInArrow</w:t>
            </w:r>
          </w:p>
          <w:p w:rsidR="00BE5532" w:rsidRDefault="00935523">
            <w:pPr>
              <w:spacing w:before="40" w:after="40" w:line="276" w:lineRule="auto"/>
              <w:jc w:val="center"/>
              <w:rPr>
                <w:lang w:val="de-DE"/>
              </w:rPr>
            </w:pPr>
            <w:r>
              <w:rPr>
                <w:lang w:val="de-DE"/>
              </w:rPr>
              <w:t>POArightSelectd</w:t>
            </w:r>
          </w:p>
          <w:p w:rsidR="00BE5532" w:rsidRDefault="00935523">
            <w:pPr>
              <w:spacing w:before="40" w:after="40" w:line="276" w:lineRule="auto"/>
              <w:jc w:val="center"/>
              <w:rPr>
                <w:rFonts w:cs="Arial"/>
                <w:lang w:val="de-DE" w:eastAsia="ja-JP"/>
              </w:rPr>
            </w:pPr>
            <w:r>
              <w:rPr>
                <w:lang w:val="de-DE"/>
              </w:rPr>
              <w:t xml:space="preserve">POAleftSelectd </w:t>
            </w:r>
          </w:p>
        </w:tc>
      </w:tr>
    </w:tbl>
    <w:p w:rsidR="00500605" w:rsidRPr="00BE5532" w:rsidRDefault="00935523" w:rsidP="00BE5532"/>
    <w:p w:rsidR="00CC6E4C" w:rsidRPr="00CC6E4C" w:rsidRDefault="00CC6E4C" w:rsidP="00CC6E4C">
      <w:pPr>
        <w:pStyle w:val="Heading4"/>
        <w:rPr>
          <w:b w:val="0"/>
          <w:u w:val="single"/>
        </w:rPr>
      </w:pPr>
      <w:r w:rsidRPr="00CC6E4C">
        <w:rPr>
          <w:b w:val="0"/>
          <w:u w:val="single"/>
        </w:rPr>
        <w:t>CAMERA-FUR-REQ-131156/D-Active Park Assist (APA) Signal - [ApaLongCtl_D_RqDrv]</w:t>
      </w:r>
    </w:p>
    <w:p w:rsidR="00AE06BC" w:rsidRPr="00AE06BC" w:rsidRDefault="00935523" w:rsidP="00AE06BC"/>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51"/>
        <w:gridCol w:w="2437"/>
        <w:gridCol w:w="2437"/>
      </w:tblGrid>
      <w:tr w:rsidR="00604574" w:rsidTr="00604574">
        <w:trPr>
          <w:cantSplit/>
          <w:trHeight w:val="703"/>
          <w:tblHeader/>
          <w:jc w:val="center"/>
        </w:trPr>
        <w:tc>
          <w:tcPr>
            <w:tcW w:w="3750"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604574" w:rsidRDefault="00935523">
            <w:pPr>
              <w:keepNext/>
              <w:keepLines/>
              <w:spacing w:before="40" w:after="40" w:line="276" w:lineRule="auto"/>
              <w:jc w:val="center"/>
              <w:rPr>
                <w:rFonts w:cs="Arial"/>
                <w:b/>
                <w:color w:val="000000"/>
                <w:lang w:val="de-DE" w:eastAsia="ja-JP"/>
              </w:rPr>
            </w:pPr>
            <w:r>
              <w:rPr>
                <w:b/>
                <w:color w:val="000000"/>
                <w:lang w:val="de-DE"/>
              </w:rPr>
              <w:t>Signal Received By Infotainment</w:t>
            </w:r>
          </w:p>
        </w:tc>
        <w:tc>
          <w:tcPr>
            <w:tcW w:w="2437"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604574" w:rsidRDefault="00935523">
            <w:pPr>
              <w:keepNext/>
              <w:keepLines/>
              <w:spacing w:before="40" w:after="40" w:line="276" w:lineRule="auto"/>
              <w:jc w:val="center"/>
              <w:rPr>
                <w:rFonts w:cs="Arial"/>
                <w:b/>
                <w:color w:val="000000"/>
                <w:lang w:val="de-DE" w:eastAsia="ja-JP"/>
              </w:rPr>
            </w:pPr>
            <w:r>
              <w:rPr>
                <w:b/>
                <w:color w:val="000000"/>
                <w:lang w:val="de-DE"/>
              </w:rPr>
              <w:t>Signal Parameters</w:t>
            </w:r>
          </w:p>
        </w:tc>
        <w:tc>
          <w:tcPr>
            <w:tcW w:w="2437"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604574" w:rsidRDefault="00935523">
            <w:pPr>
              <w:keepNext/>
              <w:keepLines/>
              <w:spacing w:before="40" w:after="40" w:line="276" w:lineRule="auto"/>
              <w:jc w:val="center"/>
              <w:rPr>
                <w:rFonts w:cs="Arial"/>
                <w:b/>
                <w:color w:val="000000"/>
                <w:lang w:val="de-DE" w:eastAsia="ja-JP"/>
              </w:rPr>
            </w:pPr>
            <w:r>
              <w:rPr>
                <w:b/>
                <w:color w:val="000000"/>
                <w:lang w:val="de-DE"/>
              </w:rPr>
              <w:t>Affected Display</w:t>
            </w:r>
            <w:r>
              <w:rPr>
                <w:b/>
                <w:color w:val="000000"/>
                <w:lang w:val="de-DE"/>
              </w:rPr>
              <w:t xml:space="preserve"> Position</w:t>
            </w:r>
          </w:p>
        </w:tc>
      </w:tr>
      <w:tr w:rsidR="00604574" w:rsidTr="00604574">
        <w:trPr>
          <w:cantSplit/>
          <w:trHeight w:val="255"/>
          <w:jc w:val="center"/>
        </w:trPr>
        <w:tc>
          <w:tcPr>
            <w:tcW w:w="3750" w:type="dxa"/>
            <w:tcBorders>
              <w:top w:val="single" w:sz="4" w:space="0" w:color="auto"/>
              <w:left w:val="single" w:sz="4" w:space="0" w:color="auto"/>
              <w:bottom w:val="single" w:sz="4" w:space="0" w:color="auto"/>
              <w:right w:val="single" w:sz="4" w:space="0" w:color="auto"/>
            </w:tcBorders>
            <w:vAlign w:val="center"/>
            <w:hideMark/>
          </w:tcPr>
          <w:p w:rsidR="00604574" w:rsidRDefault="00935523">
            <w:pPr>
              <w:spacing w:before="40" w:after="40" w:line="276" w:lineRule="auto"/>
              <w:jc w:val="center"/>
              <w:rPr>
                <w:rFonts w:cs="Arial"/>
                <w:lang w:val="de-DE" w:eastAsia="ja-JP"/>
              </w:rPr>
            </w:pPr>
            <w:r>
              <w:rPr>
                <w:lang w:val="de-DE"/>
              </w:rPr>
              <w:t>[ApaLongCtl_D_RqDrv]</w:t>
            </w:r>
          </w:p>
        </w:tc>
        <w:tc>
          <w:tcPr>
            <w:tcW w:w="2437" w:type="dxa"/>
            <w:tcBorders>
              <w:top w:val="single" w:sz="4" w:space="0" w:color="auto"/>
              <w:left w:val="single" w:sz="4" w:space="0" w:color="auto"/>
              <w:bottom w:val="single" w:sz="4" w:space="0" w:color="auto"/>
              <w:right w:val="single" w:sz="4" w:space="0" w:color="auto"/>
            </w:tcBorders>
            <w:vAlign w:val="center"/>
            <w:hideMark/>
          </w:tcPr>
          <w:p w:rsidR="00604574" w:rsidRDefault="00935523">
            <w:pPr>
              <w:spacing w:before="40" w:after="40" w:line="276" w:lineRule="auto"/>
              <w:jc w:val="center"/>
              <w:rPr>
                <w:rFonts w:cs="Arial"/>
                <w:lang w:val="de-DE" w:eastAsia="ja-JP"/>
              </w:rPr>
            </w:pPr>
            <w:r>
              <w:rPr>
                <w:lang w:val="de-DE"/>
              </w:rPr>
              <w:t>State Encoded:</w:t>
            </w:r>
          </w:p>
          <w:p w:rsidR="00604574" w:rsidRDefault="00935523">
            <w:pPr>
              <w:spacing w:before="40" w:after="40" w:line="276" w:lineRule="auto"/>
              <w:jc w:val="center"/>
              <w:rPr>
                <w:sz w:val="16"/>
                <w:szCs w:val="16"/>
                <w:lang w:val="de-DE"/>
              </w:rPr>
            </w:pPr>
            <w:r>
              <w:rPr>
                <w:sz w:val="16"/>
                <w:szCs w:val="16"/>
                <w:lang w:val="de-DE"/>
              </w:rPr>
              <w:t>$0: Null</w:t>
            </w:r>
          </w:p>
          <w:p w:rsidR="00604574" w:rsidRDefault="00935523">
            <w:pPr>
              <w:spacing w:before="40" w:after="40" w:line="276" w:lineRule="auto"/>
              <w:jc w:val="center"/>
              <w:rPr>
                <w:sz w:val="16"/>
                <w:szCs w:val="16"/>
                <w:lang w:val="de-DE"/>
              </w:rPr>
            </w:pPr>
            <w:r>
              <w:rPr>
                <w:sz w:val="16"/>
                <w:szCs w:val="16"/>
                <w:lang w:val="de-DE"/>
              </w:rPr>
              <w:t>$1: NoRequest</w:t>
            </w:r>
          </w:p>
          <w:p w:rsidR="00604574" w:rsidRDefault="00935523">
            <w:pPr>
              <w:spacing w:before="40" w:after="40" w:line="276" w:lineRule="auto"/>
              <w:jc w:val="center"/>
              <w:rPr>
                <w:sz w:val="16"/>
                <w:szCs w:val="16"/>
                <w:lang w:val="de-DE"/>
              </w:rPr>
            </w:pPr>
            <w:r>
              <w:rPr>
                <w:sz w:val="16"/>
                <w:szCs w:val="16"/>
                <w:lang w:val="de-DE"/>
              </w:rPr>
              <w:t>$2: Stop</w:t>
            </w:r>
          </w:p>
          <w:p w:rsidR="00604574" w:rsidRDefault="00935523">
            <w:pPr>
              <w:spacing w:before="40" w:after="40" w:line="276" w:lineRule="auto"/>
              <w:jc w:val="center"/>
              <w:rPr>
                <w:sz w:val="16"/>
                <w:szCs w:val="16"/>
                <w:lang w:val="de-DE"/>
              </w:rPr>
            </w:pPr>
            <w:r>
              <w:rPr>
                <w:sz w:val="16"/>
                <w:szCs w:val="16"/>
                <w:lang w:val="de-DE"/>
              </w:rPr>
              <w:t>$3: DriveForward</w:t>
            </w:r>
          </w:p>
          <w:p w:rsidR="00604574" w:rsidRDefault="00935523">
            <w:pPr>
              <w:spacing w:before="40" w:after="40" w:line="276" w:lineRule="auto"/>
              <w:jc w:val="center"/>
              <w:rPr>
                <w:sz w:val="16"/>
                <w:szCs w:val="16"/>
                <w:lang w:val="de-DE"/>
              </w:rPr>
            </w:pPr>
            <w:r>
              <w:rPr>
                <w:sz w:val="16"/>
                <w:szCs w:val="16"/>
                <w:lang w:val="de-DE"/>
              </w:rPr>
              <w:t>$4: DriveBackward</w:t>
            </w:r>
          </w:p>
          <w:p w:rsidR="00604574" w:rsidRDefault="00935523">
            <w:pPr>
              <w:spacing w:before="40" w:after="40" w:line="276" w:lineRule="auto"/>
              <w:jc w:val="center"/>
              <w:rPr>
                <w:sz w:val="16"/>
                <w:szCs w:val="16"/>
                <w:lang w:val="de-DE"/>
              </w:rPr>
            </w:pPr>
            <w:r>
              <w:rPr>
                <w:sz w:val="16"/>
                <w:szCs w:val="16"/>
                <w:lang w:val="de-DE"/>
              </w:rPr>
              <w:t>$5: ReleaseBrake</w:t>
            </w:r>
          </w:p>
          <w:p w:rsidR="00604574" w:rsidRDefault="00935523">
            <w:pPr>
              <w:spacing w:before="40" w:after="40" w:line="276" w:lineRule="auto"/>
              <w:jc w:val="center"/>
              <w:rPr>
                <w:sz w:val="16"/>
                <w:szCs w:val="16"/>
                <w:lang w:val="de-DE"/>
              </w:rPr>
            </w:pPr>
            <w:r>
              <w:rPr>
                <w:sz w:val="16"/>
                <w:szCs w:val="16"/>
                <w:lang w:val="de-DE"/>
              </w:rPr>
              <w:t>$6: NotUsed1</w:t>
            </w:r>
          </w:p>
          <w:p w:rsidR="00604574" w:rsidRDefault="00935523">
            <w:pPr>
              <w:spacing w:before="40" w:after="40" w:line="276" w:lineRule="auto"/>
              <w:jc w:val="center"/>
              <w:rPr>
                <w:rFonts w:cs="Arial"/>
                <w:lang w:val="de-DE" w:eastAsia="ja-JP"/>
              </w:rPr>
            </w:pPr>
            <w:r>
              <w:rPr>
                <w:sz w:val="16"/>
                <w:szCs w:val="16"/>
                <w:lang w:val="de-DE"/>
              </w:rPr>
              <w:t>$7: NotUsed2</w:t>
            </w:r>
          </w:p>
        </w:tc>
        <w:tc>
          <w:tcPr>
            <w:tcW w:w="2437" w:type="dxa"/>
            <w:tcBorders>
              <w:top w:val="single" w:sz="4" w:space="0" w:color="auto"/>
              <w:left w:val="single" w:sz="4" w:space="0" w:color="auto"/>
              <w:bottom w:val="single" w:sz="4" w:space="0" w:color="auto"/>
              <w:right w:val="single" w:sz="4" w:space="0" w:color="auto"/>
            </w:tcBorders>
            <w:vAlign w:val="center"/>
            <w:hideMark/>
          </w:tcPr>
          <w:p w:rsidR="00604574" w:rsidRDefault="00935523">
            <w:pPr>
              <w:spacing w:before="40" w:after="40" w:line="276" w:lineRule="auto"/>
              <w:jc w:val="center"/>
              <w:rPr>
                <w:lang w:val="de-DE"/>
              </w:rPr>
            </w:pPr>
            <w:r>
              <w:rPr>
                <w:lang w:val="de-DE"/>
              </w:rPr>
              <w:t>Symbol1</w:t>
            </w:r>
          </w:p>
          <w:p w:rsidR="00604574" w:rsidRDefault="00935523">
            <w:pPr>
              <w:spacing w:before="40" w:after="40" w:line="276" w:lineRule="auto"/>
              <w:jc w:val="center"/>
              <w:rPr>
                <w:lang w:val="de-DE"/>
              </w:rPr>
            </w:pPr>
            <w:r>
              <w:rPr>
                <w:lang w:val="de-DE"/>
              </w:rPr>
              <w:t xml:space="preserve">Symbol2 </w:t>
            </w:r>
          </w:p>
          <w:p w:rsidR="00604574" w:rsidRDefault="00935523">
            <w:pPr>
              <w:spacing w:before="40" w:after="40" w:line="276" w:lineRule="auto"/>
              <w:jc w:val="center"/>
              <w:rPr>
                <w:lang w:val="de-DE"/>
              </w:rPr>
            </w:pPr>
            <w:r>
              <w:rPr>
                <w:lang w:val="de-DE"/>
              </w:rPr>
              <w:t xml:space="preserve">Text1 </w:t>
            </w:r>
          </w:p>
          <w:p w:rsidR="00604574" w:rsidRDefault="00935523">
            <w:pPr>
              <w:spacing w:before="40" w:after="40" w:line="276" w:lineRule="auto"/>
              <w:jc w:val="center"/>
              <w:rPr>
                <w:lang w:val="de-DE"/>
              </w:rPr>
            </w:pPr>
            <w:r>
              <w:rPr>
                <w:lang w:val="de-DE"/>
              </w:rPr>
              <w:t xml:space="preserve">Text2 </w:t>
            </w:r>
          </w:p>
          <w:p w:rsidR="00604574" w:rsidRDefault="00935523">
            <w:pPr>
              <w:spacing w:before="40" w:after="40" w:line="276" w:lineRule="auto"/>
              <w:jc w:val="center"/>
              <w:rPr>
                <w:lang w:val="de-DE"/>
              </w:rPr>
            </w:pPr>
            <w:r>
              <w:rPr>
                <w:lang w:val="de-DE"/>
              </w:rPr>
              <w:t xml:space="preserve">ParkInArrow </w:t>
            </w:r>
          </w:p>
          <w:p w:rsidR="00604574" w:rsidRDefault="00935523">
            <w:pPr>
              <w:spacing w:before="40" w:after="40" w:line="276" w:lineRule="auto"/>
              <w:jc w:val="center"/>
              <w:rPr>
                <w:lang w:val="de-DE"/>
              </w:rPr>
            </w:pPr>
            <w:r>
              <w:rPr>
                <w:lang w:val="de-DE"/>
              </w:rPr>
              <w:t xml:space="preserve">Symbol3 </w:t>
            </w:r>
          </w:p>
          <w:p w:rsidR="00604574" w:rsidRDefault="00935523">
            <w:pPr>
              <w:spacing w:before="40" w:after="40" w:line="276" w:lineRule="auto"/>
              <w:jc w:val="center"/>
              <w:rPr>
                <w:lang w:val="de-DE"/>
              </w:rPr>
            </w:pPr>
            <w:r>
              <w:rPr>
                <w:lang w:val="de-DE"/>
              </w:rPr>
              <w:t>Text3</w:t>
            </w:r>
          </w:p>
          <w:p w:rsidR="00604574" w:rsidRDefault="00935523">
            <w:pPr>
              <w:spacing w:before="40" w:after="40" w:line="276" w:lineRule="auto"/>
              <w:jc w:val="center"/>
              <w:rPr>
                <w:rFonts w:cs="Arial"/>
                <w:lang w:val="de-DE" w:eastAsia="ja-JP"/>
              </w:rPr>
            </w:pPr>
            <w:r>
              <w:rPr>
                <w:lang w:val="de-DE"/>
              </w:rPr>
              <w:t>Text4</w:t>
            </w:r>
          </w:p>
        </w:tc>
      </w:tr>
    </w:tbl>
    <w:p w:rsidR="00500605" w:rsidRPr="00604574" w:rsidRDefault="00935523" w:rsidP="00604574"/>
    <w:p w:rsidR="00CC6E4C" w:rsidRPr="00CC6E4C" w:rsidRDefault="00CC6E4C" w:rsidP="00CC6E4C">
      <w:pPr>
        <w:pStyle w:val="Heading4"/>
        <w:rPr>
          <w:b w:val="0"/>
          <w:u w:val="single"/>
        </w:rPr>
      </w:pPr>
      <w:r w:rsidRPr="00CC6E4C">
        <w:rPr>
          <w:b w:val="0"/>
          <w:u w:val="single"/>
        </w:rPr>
        <w:t>CAMERA-FUR-REQ-131157/C-Active Park Assist (APA) Signal - [ApaGearShif_D_RqDrv]</w:t>
      </w:r>
    </w:p>
    <w:p w:rsidR="005D35D3" w:rsidRDefault="00935523" w:rsidP="005D35D3"/>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51"/>
        <w:gridCol w:w="2437"/>
        <w:gridCol w:w="2437"/>
      </w:tblGrid>
      <w:tr w:rsidR="005D35D3" w:rsidTr="005D35D3">
        <w:trPr>
          <w:cantSplit/>
          <w:trHeight w:val="703"/>
          <w:tblHeader/>
          <w:jc w:val="center"/>
        </w:trPr>
        <w:tc>
          <w:tcPr>
            <w:tcW w:w="3750"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5D35D3" w:rsidRDefault="00935523">
            <w:pPr>
              <w:keepNext/>
              <w:keepLines/>
              <w:spacing w:before="40" w:after="40" w:line="276" w:lineRule="auto"/>
              <w:jc w:val="center"/>
              <w:rPr>
                <w:rFonts w:cs="Arial"/>
                <w:b/>
                <w:color w:val="000000"/>
                <w:lang w:val="de-DE" w:eastAsia="ja-JP"/>
              </w:rPr>
            </w:pPr>
            <w:r>
              <w:rPr>
                <w:b/>
                <w:color w:val="000000"/>
                <w:lang w:val="de-DE"/>
              </w:rPr>
              <w:t>Signal Received By Infotainment</w:t>
            </w:r>
          </w:p>
        </w:tc>
        <w:tc>
          <w:tcPr>
            <w:tcW w:w="2437"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5D35D3" w:rsidRDefault="00935523">
            <w:pPr>
              <w:keepNext/>
              <w:keepLines/>
              <w:spacing w:before="40" w:after="40" w:line="276" w:lineRule="auto"/>
              <w:jc w:val="center"/>
              <w:rPr>
                <w:rFonts w:cs="Arial"/>
                <w:b/>
                <w:color w:val="000000"/>
                <w:lang w:val="de-DE" w:eastAsia="ja-JP"/>
              </w:rPr>
            </w:pPr>
            <w:r>
              <w:rPr>
                <w:b/>
                <w:color w:val="000000"/>
                <w:lang w:val="de-DE"/>
              </w:rPr>
              <w:t>Signal Parameters</w:t>
            </w:r>
          </w:p>
        </w:tc>
        <w:tc>
          <w:tcPr>
            <w:tcW w:w="2437"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5D35D3" w:rsidRDefault="00935523">
            <w:pPr>
              <w:keepNext/>
              <w:keepLines/>
              <w:spacing w:before="40" w:after="40" w:line="276" w:lineRule="auto"/>
              <w:jc w:val="center"/>
              <w:rPr>
                <w:rFonts w:cs="Arial"/>
                <w:b/>
                <w:color w:val="000000"/>
                <w:lang w:val="de-DE" w:eastAsia="ja-JP"/>
              </w:rPr>
            </w:pPr>
            <w:r>
              <w:rPr>
                <w:b/>
                <w:color w:val="000000"/>
                <w:lang w:val="de-DE"/>
              </w:rPr>
              <w:t>Affected Display Position</w:t>
            </w:r>
          </w:p>
        </w:tc>
      </w:tr>
      <w:tr w:rsidR="005D35D3" w:rsidTr="005D35D3">
        <w:trPr>
          <w:cantSplit/>
          <w:trHeight w:val="255"/>
          <w:jc w:val="center"/>
        </w:trPr>
        <w:tc>
          <w:tcPr>
            <w:tcW w:w="3750" w:type="dxa"/>
            <w:tcBorders>
              <w:top w:val="single" w:sz="4" w:space="0" w:color="auto"/>
              <w:left w:val="single" w:sz="4" w:space="0" w:color="auto"/>
              <w:bottom w:val="single" w:sz="4" w:space="0" w:color="auto"/>
              <w:right w:val="single" w:sz="4" w:space="0" w:color="auto"/>
            </w:tcBorders>
            <w:vAlign w:val="center"/>
            <w:hideMark/>
          </w:tcPr>
          <w:p w:rsidR="005D35D3" w:rsidRDefault="00935523">
            <w:pPr>
              <w:spacing w:before="40" w:after="40" w:line="276" w:lineRule="auto"/>
              <w:jc w:val="center"/>
              <w:rPr>
                <w:rFonts w:cs="Arial"/>
                <w:lang w:val="de-DE" w:eastAsia="ja-JP"/>
              </w:rPr>
            </w:pPr>
            <w:r>
              <w:rPr>
                <w:lang w:val="de-DE"/>
              </w:rPr>
              <w:t>[ApaGearShif_D_RqDrv]</w:t>
            </w:r>
          </w:p>
        </w:tc>
        <w:tc>
          <w:tcPr>
            <w:tcW w:w="2437" w:type="dxa"/>
            <w:tcBorders>
              <w:top w:val="single" w:sz="4" w:space="0" w:color="auto"/>
              <w:left w:val="single" w:sz="4" w:space="0" w:color="auto"/>
              <w:bottom w:val="single" w:sz="4" w:space="0" w:color="auto"/>
              <w:right w:val="single" w:sz="4" w:space="0" w:color="auto"/>
            </w:tcBorders>
            <w:vAlign w:val="center"/>
            <w:hideMark/>
          </w:tcPr>
          <w:p w:rsidR="005D35D3" w:rsidRDefault="00935523">
            <w:pPr>
              <w:spacing w:before="40" w:after="40" w:line="276" w:lineRule="auto"/>
              <w:jc w:val="center"/>
              <w:rPr>
                <w:rFonts w:cs="Arial"/>
                <w:lang w:val="de-DE" w:eastAsia="ja-JP"/>
              </w:rPr>
            </w:pPr>
            <w:r>
              <w:rPr>
                <w:lang w:val="de-DE"/>
              </w:rPr>
              <w:t>State Encoded:</w:t>
            </w:r>
          </w:p>
          <w:p w:rsidR="005D35D3" w:rsidRDefault="00935523">
            <w:pPr>
              <w:spacing w:before="40" w:after="40" w:line="276" w:lineRule="auto"/>
              <w:jc w:val="center"/>
              <w:rPr>
                <w:sz w:val="16"/>
                <w:szCs w:val="16"/>
                <w:lang w:val="de-DE"/>
              </w:rPr>
            </w:pPr>
            <w:r>
              <w:rPr>
                <w:sz w:val="16"/>
                <w:szCs w:val="16"/>
                <w:lang w:val="de-DE"/>
              </w:rPr>
              <w:t>$0: Null</w:t>
            </w:r>
          </w:p>
          <w:p w:rsidR="005D35D3" w:rsidRDefault="00935523">
            <w:pPr>
              <w:spacing w:before="40" w:after="40" w:line="276" w:lineRule="auto"/>
              <w:jc w:val="center"/>
              <w:rPr>
                <w:sz w:val="16"/>
                <w:szCs w:val="16"/>
                <w:lang w:val="de-DE"/>
              </w:rPr>
            </w:pPr>
            <w:r>
              <w:rPr>
                <w:sz w:val="16"/>
                <w:szCs w:val="16"/>
                <w:lang w:val="de-DE"/>
              </w:rPr>
              <w:t>$1: NoRequest</w:t>
            </w:r>
          </w:p>
          <w:p w:rsidR="005D35D3" w:rsidRDefault="00935523">
            <w:pPr>
              <w:spacing w:before="40" w:after="40" w:line="276" w:lineRule="auto"/>
              <w:jc w:val="center"/>
              <w:rPr>
                <w:sz w:val="16"/>
                <w:szCs w:val="16"/>
                <w:lang w:val="de-DE"/>
              </w:rPr>
            </w:pPr>
            <w:r>
              <w:rPr>
                <w:sz w:val="16"/>
                <w:szCs w:val="16"/>
                <w:lang w:val="de-DE"/>
              </w:rPr>
              <w:t>$2: ShiftToR</w:t>
            </w:r>
          </w:p>
          <w:p w:rsidR="005D35D3" w:rsidRDefault="00935523">
            <w:pPr>
              <w:spacing w:before="40" w:after="40" w:line="276" w:lineRule="auto"/>
              <w:jc w:val="center"/>
              <w:rPr>
                <w:sz w:val="16"/>
                <w:szCs w:val="16"/>
                <w:lang w:val="de-DE"/>
              </w:rPr>
            </w:pPr>
            <w:r>
              <w:rPr>
                <w:sz w:val="16"/>
                <w:szCs w:val="16"/>
                <w:lang w:val="de-DE"/>
              </w:rPr>
              <w:t xml:space="preserve">$3: </w:t>
            </w:r>
            <w:r>
              <w:rPr>
                <w:sz w:val="16"/>
                <w:szCs w:val="16"/>
                <w:lang w:val="de-DE"/>
              </w:rPr>
              <w:t>ShiftToD</w:t>
            </w:r>
          </w:p>
          <w:p w:rsidR="005D35D3" w:rsidRDefault="00935523">
            <w:pPr>
              <w:spacing w:before="40" w:after="40" w:line="276" w:lineRule="auto"/>
              <w:jc w:val="center"/>
              <w:rPr>
                <w:sz w:val="16"/>
                <w:szCs w:val="16"/>
                <w:lang w:val="de-DE"/>
              </w:rPr>
            </w:pPr>
            <w:r>
              <w:rPr>
                <w:sz w:val="16"/>
                <w:szCs w:val="16"/>
                <w:lang w:val="de-DE"/>
              </w:rPr>
              <w:t>$4: ShiftToN</w:t>
            </w:r>
          </w:p>
          <w:p w:rsidR="005D35D3" w:rsidRDefault="00935523">
            <w:pPr>
              <w:spacing w:before="40" w:after="40" w:line="276" w:lineRule="auto"/>
              <w:jc w:val="center"/>
              <w:rPr>
                <w:sz w:val="16"/>
                <w:szCs w:val="16"/>
                <w:lang w:val="de-DE"/>
              </w:rPr>
            </w:pPr>
            <w:r>
              <w:rPr>
                <w:sz w:val="16"/>
                <w:szCs w:val="16"/>
                <w:lang w:val="de-DE"/>
              </w:rPr>
              <w:t>$5: ShiftToP</w:t>
            </w:r>
          </w:p>
          <w:p w:rsidR="005D35D3" w:rsidRDefault="00935523">
            <w:pPr>
              <w:spacing w:before="40" w:after="40" w:line="276" w:lineRule="auto"/>
              <w:jc w:val="center"/>
              <w:rPr>
                <w:sz w:val="16"/>
                <w:szCs w:val="16"/>
                <w:lang w:val="de-DE"/>
              </w:rPr>
            </w:pPr>
            <w:r>
              <w:rPr>
                <w:sz w:val="16"/>
                <w:szCs w:val="16"/>
                <w:lang w:val="de-DE"/>
              </w:rPr>
              <w:t>$6: NotUsed1</w:t>
            </w:r>
          </w:p>
          <w:p w:rsidR="005D35D3" w:rsidRDefault="00935523">
            <w:pPr>
              <w:spacing w:before="40" w:after="40" w:line="276" w:lineRule="auto"/>
              <w:jc w:val="center"/>
              <w:rPr>
                <w:rFonts w:cs="Arial"/>
                <w:lang w:val="de-DE" w:eastAsia="ja-JP"/>
              </w:rPr>
            </w:pPr>
            <w:r>
              <w:rPr>
                <w:sz w:val="16"/>
                <w:szCs w:val="16"/>
                <w:lang w:val="de-DE"/>
              </w:rPr>
              <w:t>$7: NotUsed2</w:t>
            </w:r>
          </w:p>
        </w:tc>
        <w:tc>
          <w:tcPr>
            <w:tcW w:w="2437" w:type="dxa"/>
            <w:tcBorders>
              <w:top w:val="single" w:sz="4" w:space="0" w:color="auto"/>
              <w:left w:val="single" w:sz="4" w:space="0" w:color="auto"/>
              <w:bottom w:val="single" w:sz="4" w:space="0" w:color="auto"/>
              <w:right w:val="single" w:sz="4" w:space="0" w:color="auto"/>
            </w:tcBorders>
            <w:vAlign w:val="center"/>
            <w:hideMark/>
          </w:tcPr>
          <w:p w:rsidR="005D35D3" w:rsidRDefault="00935523">
            <w:pPr>
              <w:spacing w:before="40" w:after="40" w:line="276" w:lineRule="auto"/>
              <w:jc w:val="center"/>
              <w:rPr>
                <w:lang w:val="de-DE"/>
              </w:rPr>
            </w:pPr>
            <w:r>
              <w:rPr>
                <w:lang w:val="de-DE"/>
              </w:rPr>
              <w:t>Symbol1</w:t>
            </w:r>
          </w:p>
          <w:p w:rsidR="005D35D3" w:rsidRDefault="00935523">
            <w:pPr>
              <w:spacing w:before="40" w:after="40" w:line="276" w:lineRule="auto"/>
              <w:jc w:val="center"/>
              <w:rPr>
                <w:lang w:val="de-DE"/>
              </w:rPr>
            </w:pPr>
            <w:r>
              <w:rPr>
                <w:lang w:val="de-DE"/>
              </w:rPr>
              <w:t xml:space="preserve">Symbol2 </w:t>
            </w:r>
          </w:p>
          <w:p w:rsidR="005D35D3" w:rsidRDefault="00935523">
            <w:pPr>
              <w:spacing w:before="40" w:after="40" w:line="276" w:lineRule="auto"/>
              <w:jc w:val="center"/>
              <w:rPr>
                <w:lang w:val="de-DE"/>
              </w:rPr>
            </w:pPr>
            <w:r>
              <w:rPr>
                <w:lang w:val="de-DE"/>
              </w:rPr>
              <w:t xml:space="preserve">Text1 </w:t>
            </w:r>
          </w:p>
          <w:p w:rsidR="005D35D3" w:rsidRDefault="00935523">
            <w:pPr>
              <w:spacing w:before="40" w:after="40" w:line="276" w:lineRule="auto"/>
              <w:jc w:val="center"/>
              <w:rPr>
                <w:lang w:val="de-DE"/>
              </w:rPr>
            </w:pPr>
            <w:r>
              <w:rPr>
                <w:lang w:val="de-DE"/>
              </w:rPr>
              <w:t xml:space="preserve">Text2 </w:t>
            </w:r>
          </w:p>
          <w:p w:rsidR="005D35D3" w:rsidRDefault="00935523">
            <w:pPr>
              <w:spacing w:before="40" w:after="40" w:line="276" w:lineRule="auto"/>
              <w:jc w:val="center"/>
              <w:rPr>
                <w:lang w:val="de-DE"/>
              </w:rPr>
            </w:pPr>
            <w:r>
              <w:rPr>
                <w:lang w:val="de-DE"/>
              </w:rPr>
              <w:t>ParkInArrow</w:t>
            </w:r>
          </w:p>
          <w:p w:rsidR="005D35D3" w:rsidRDefault="00935523">
            <w:pPr>
              <w:spacing w:before="40" w:after="40" w:line="276" w:lineRule="auto"/>
              <w:jc w:val="center"/>
              <w:rPr>
                <w:lang w:val="de-DE"/>
              </w:rPr>
            </w:pPr>
            <w:r>
              <w:rPr>
                <w:lang w:val="de-DE"/>
              </w:rPr>
              <w:t xml:space="preserve">Symbol3 </w:t>
            </w:r>
          </w:p>
          <w:p w:rsidR="005D35D3" w:rsidRDefault="00935523">
            <w:pPr>
              <w:spacing w:before="40" w:after="40" w:line="276" w:lineRule="auto"/>
              <w:jc w:val="center"/>
              <w:rPr>
                <w:lang w:val="de-DE"/>
              </w:rPr>
            </w:pPr>
            <w:r>
              <w:rPr>
                <w:lang w:val="de-DE"/>
              </w:rPr>
              <w:t>Text3</w:t>
            </w:r>
          </w:p>
          <w:p w:rsidR="005D35D3" w:rsidRDefault="00935523">
            <w:pPr>
              <w:spacing w:before="40" w:after="40" w:line="276" w:lineRule="auto"/>
              <w:jc w:val="center"/>
              <w:rPr>
                <w:rFonts w:cs="Arial"/>
                <w:lang w:val="de-DE" w:eastAsia="ja-JP"/>
              </w:rPr>
            </w:pPr>
            <w:r>
              <w:rPr>
                <w:lang w:val="de-DE"/>
              </w:rPr>
              <w:t>Text4</w:t>
            </w:r>
          </w:p>
        </w:tc>
      </w:tr>
    </w:tbl>
    <w:p w:rsidR="005D35D3" w:rsidRDefault="00935523" w:rsidP="005D35D3"/>
    <w:p w:rsidR="00500605" w:rsidRPr="005D35D3" w:rsidRDefault="00935523" w:rsidP="005D35D3"/>
    <w:p w:rsidR="00CC6E4C" w:rsidRPr="00CC6E4C" w:rsidRDefault="00CC6E4C" w:rsidP="00CC6E4C">
      <w:pPr>
        <w:pStyle w:val="Heading4"/>
        <w:rPr>
          <w:b w:val="0"/>
          <w:u w:val="single"/>
        </w:rPr>
      </w:pPr>
      <w:r w:rsidRPr="00CC6E4C">
        <w:rPr>
          <w:b w:val="0"/>
          <w:u w:val="single"/>
        </w:rPr>
        <w:t>CAMERA-FUR-REQ-131158/C-Active Park Assist (APA) Signal - [ApaSteWhl_D_RqDrv]</w:t>
      </w:r>
    </w:p>
    <w:p w:rsidR="00E02B3E" w:rsidRDefault="00935523" w:rsidP="00E02B3E"/>
    <w:tbl>
      <w:tblPr>
        <w:tblW w:w="86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50"/>
        <w:gridCol w:w="2437"/>
        <w:gridCol w:w="2437"/>
      </w:tblGrid>
      <w:tr w:rsidR="00E02B3E" w:rsidTr="00E02B3E">
        <w:trPr>
          <w:cantSplit/>
          <w:trHeight w:val="703"/>
          <w:tblHeader/>
          <w:jc w:val="center"/>
        </w:trPr>
        <w:tc>
          <w:tcPr>
            <w:tcW w:w="3750"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E02B3E" w:rsidRDefault="00935523">
            <w:pPr>
              <w:keepNext/>
              <w:keepLines/>
              <w:spacing w:before="40" w:after="40" w:line="276" w:lineRule="auto"/>
              <w:jc w:val="center"/>
              <w:rPr>
                <w:rFonts w:cs="Arial"/>
                <w:b/>
                <w:color w:val="000000"/>
                <w:lang w:val="de-DE" w:eastAsia="ja-JP"/>
              </w:rPr>
            </w:pPr>
            <w:r>
              <w:rPr>
                <w:b/>
                <w:color w:val="000000"/>
                <w:lang w:val="de-DE"/>
              </w:rPr>
              <w:lastRenderedPageBreak/>
              <w:t>Signal Re</w:t>
            </w:r>
            <w:r>
              <w:rPr>
                <w:b/>
                <w:color w:val="000000"/>
                <w:lang w:val="de-DE"/>
              </w:rPr>
              <w:t>ceived By Infotainment</w:t>
            </w:r>
          </w:p>
        </w:tc>
        <w:tc>
          <w:tcPr>
            <w:tcW w:w="2437"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E02B3E" w:rsidRDefault="00935523">
            <w:pPr>
              <w:keepNext/>
              <w:keepLines/>
              <w:spacing w:before="40" w:after="40" w:line="276" w:lineRule="auto"/>
              <w:jc w:val="center"/>
              <w:rPr>
                <w:rFonts w:cs="Arial"/>
                <w:b/>
                <w:color w:val="000000"/>
                <w:lang w:val="de-DE" w:eastAsia="ja-JP"/>
              </w:rPr>
            </w:pPr>
            <w:r>
              <w:rPr>
                <w:b/>
                <w:color w:val="000000"/>
                <w:lang w:val="de-DE"/>
              </w:rPr>
              <w:t>Signal Parameters</w:t>
            </w:r>
          </w:p>
        </w:tc>
        <w:tc>
          <w:tcPr>
            <w:tcW w:w="2437"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E02B3E" w:rsidRDefault="00935523">
            <w:pPr>
              <w:keepNext/>
              <w:keepLines/>
              <w:spacing w:before="40" w:after="40" w:line="276" w:lineRule="auto"/>
              <w:jc w:val="center"/>
              <w:rPr>
                <w:rFonts w:cs="Arial"/>
                <w:b/>
                <w:color w:val="000000"/>
                <w:lang w:val="de-DE" w:eastAsia="ja-JP"/>
              </w:rPr>
            </w:pPr>
            <w:r>
              <w:rPr>
                <w:b/>
                <w:color w:val="000000"/>
                <w:lang w:val="de-DE"/>
              </w:rPr>
              <w:t>Affected Display Position</w:t>
            </w:r>
          </w:p>
        </w:tc>
      </w:tr>
      <w:tr w:rsidR="00E02B3E" w:rsidTr="00E02B3E">
        <w:trPr>
          <w:cantSplit/>
          <w:trHeight w:val="255"/>
          <w:jc w:val="center"/>
        </w:trPr>
        <w:tc>
          <w:tcPr>
            <w:tcW w:w="3750" w:type="dxa"/>
            <w:tcBorders>
              <w:top w:val="single" w:sz="4" w:space="0" w:color="auto"/>
              <w:left w:val="single" w:sz="4" w:space="0" w:color="auto"/>
              <w:bottom w:val="single" w:sz="4" w:space="0" w:color="auto"/>
              <w:right w:val="single" w:sz="4" w:space="0" w:color="auto"/>
            </w:tcBorders>
            <w:vAlign w:val="center"/>
            <w:hideMark/>
          </w:tcPr>
          <w:p w:rsidR="00E02B3E" w:rsidRDefault="00935523">
            <w:pPr>
              <w:spacing w:before="40" w:after="40" w:line="276" w:lineRule="auto"/>
              <w:jc w:val="center"/>
              <w:rPr>
                <w:rFonts w:cs="Arial"/>
                <w:lang w:val="de-DE" w:eastAsia="ja-JP"/>
              </w:rPr>
            </w:pPr>
            <w:r>
              <w:rPr>
                <w:lang w:val="de-DE"/>
              </w:rPr>
              <w:t>[ApaSteWhl_D_RqDrv]</w:t>
            </w:r>
          </w:p>
        </w:tc>
        <w:tc>
          <w:tcPr>
            <w:tcW w:w="2437" w:type="dxa"/>
            <w:tcBorders>
              <w:top w:val="single" w:sz="4" w:space="0" w:color="auto"/>
              <w:left w:val="single" w:sz="4" w:space="0" w:color="auto"/>
              <w:bottom w:val="single" w:sz="4" w:space="0" w:color="auto"/>
              <w:right w:val="single" w:sz="4" w:space="0" w:color="auto"/>
            </w:tcBorders>
            <w:vAlign w:val="center"/>
            <w:hideMark/>
          </w:tcPr>
          <w:p w:rsidR="00E02B3E" w:rsidRDefault="00935523">
            <w:pPr>
              <w:spacing w:before="40" w:after="40" w:line="276" w:lineRule="auto"/>
              <w:jc w:val="center"/>
              <w:rPr>
                <w:rFonts w:cs="Arial"/>
                <w:lang w:val="de-DE" w:eastAsia="ja-JP"/>
              </w:rPr>
            </w:pPr>
            <w:r>
              <w:rPr>
                <w:lang w:val="de-DE"/>
              </w:rPr>
              <w:t>State Encoded:</w:t>
            </w:r>
          </w:p>
          <w:p w:rsidR="00E02B3E" w:rsidRDefault="00935523">
            <w:pPr>
              <w:spacing w:before="40" w:after="40" w:line="276" w:lineRule="auto"/>
              <w:jc w:val="center"/>
              <w:rPr>
                <w:sz w:val="16"/>
                <w:szCs w:val="16"/>
                <w:lang w:val="de-DE"/>
              </w:rPr>
            </w:pPr>
            <w:r>
              <w:rPr>
                <w:sz w:val="16"/>
                <w:szCs w:val="16"/>
                <w:lang w:val="de-DE"/>
              </w:rPr>
              <w:t>$0: Null</w:t>
            </w:r>
          </w:p>
          <w:p w:rsidR="00E02B3E" w:rsidRDefault="00935523">
            <w:pPr>
              <w:spacing w:before="40" w:after="40" w:line="276" w:lineRule="auto"/>
              <w:jc w:val="center"/>
              <w:rPr>
                <w:sz w:val="16"/>
                <w:szCs w:val="16"/>
                <w:lang w:val="de-DE"/>
              </w:rPr>
            </w:pPr>
            <w:r>
              <w:rPr>
                <w:sz w:val="16"/>
                <w:szCs w:val="16"/>
                <w:lang w:val="de-DE"/>
              </w:rPr>
              <w:t>$1: NoRequest</w:t>
            </w:r>
          </w:p>
          <w:p w:rsidR="00E02B3E" w:rsidRDefault="00935523">
            <w:pPr>
              <w:spacing w:before="40" w:after="40" w:line="276" w:lineRule="auto"/>
              <w:jc w:val="center"/>
              <w:rPr>
                <w:sz w:val="16"/>
                <w:szCs w:val="16"/>
                <w:lang w:val="de-DE"/>
              </w:rPr>
            </w:pPr>
            <w:r>
              <w:rPr>
                <w:sz w:val="16"/>
                <w:szCs w:val="16"/>
                <w:lang w:val="de-DE"/>
              </w:rPr>
              <w:t>$2: RemoveHands</w:t>
            </w:r>
          </w:p>
          <w:p w:rsidR="00E02B3E" w:rsidRDefault="00935523">
            <w:pPr>
              <w:spacing w:before="40" w:after="40" w:line="276" w:lineRule="auto"/>
              <w:jc w:val="center"/>
              <w:rPr>
                <w:rFonts w:cs="Arial"/>
                <w:sz w:val="16"/>
                <w:szCs w:val="16"/>
                <w:lang w:val="de-DE" w:eastAsia="ja-JP"/>
              </w:rPr>
            </w:pPr>
            <w:r>
              <w:rPr>
                <w:sz w:val="16"/>
                <w:szCs w:val="16"/>
                <w:lang w:val="de-DE"/>
              </w:rPr>
              <w:t>$3: TakeControl</w:t>
            </w:r>
          </w:p>
        </w:tc>
        <w:tc>
          <w:tcPr>
            <w:tcW w:w="2437" w:type="dxa"/>
            <w:tcBorders>
              <w:top w:val="single" w:sz="4" w:space="0" w:color="auto"/>
              <w:left w:val="single" w:sz="4" w:space="0" w:color="auto"/>
              <w:bottom w:val="single" w:sz="4" w:space="0" w:color="auto"/>
              <w:right w:val="single" w:sz="4" w:space="0" w:color="auto"/>
            </w:tcBorders>
            <w:vAlign w:val="center"/>
            <w:hideMark/>
          </w:tcPr>
          <w:p w:rsidR="00E02B3E" w:rsidRDefault="00935523">
            <w:pPr>
              <w:spacing w:before="40" w:after="40" w:line="276" w:lineRule="auto"/>
              <w:jc w:val="center"/>
              <w:rPr>
                <w:lang w:val="de-DE"/>
              </w:rPr>
            </w:pPr>
            <w:r>
              <w:rPr>
                <w:lang w:val="de-DE"/>
              </w:rPr>
              <w:t>Symbol1</w:t>
            </w:r>
          </w:p>
          <w:p w:rsidR="00E02B3E" w:rsidRDefault="00935523">
            <w:pPr>
              <w:spacing w:before="40" w:after="40" w:line="276" w:lineRule="auto"/>
              <w:jc w:val="center"/>
              <w:rPr>
                <w:lang w:val="de-DE"/>
              </w:rPr>
            </w:pPr>
            <w:r>
              <w:rPr>
                <w:lang w:val="de-DE"/>
              </w:rPr>
              <w:t xml:space="preserve">Symbol2 </w:t>
            </w:r>
          </w:p>
          <w:p w:rsidR="00E02B3E" w:rsidRDefault="00935523">
            <w:pPr>
              <w:spacing w:before="40" w:after="40" w:line="276" w:lineRule="auto"/>
              <w:jc w:val="center"/>
              <w:rPr>
                <w:lang w:val="de-DE"/>
              </w:rPr>
            </w:pPr>
            <w:r>
              <w:rPr>
                <w:lang w:val="de-DE"/>
              </w:rPr>
              <w:t xml:space="preserve">Text1 </w:t>
            </w:r>
          </w:p>
          <w:p w:rsidR="00E02B3E" w:rsidRDefault="00935523">
            <w:pPr>
              <w:spacing w:before="40" w:after="40" w:line="276" w:lineRule="auto"/>
              <w:jc w:val="center"/>
              <w:rPr>
                <w:lang w:val="de-DE"/>
              </w:rPr>
            </w:pPr>
            <w:r>
              <w:rPr>
                <w:lang w:val="de-DE"/>
              </w:rPr>
              <w:t xml:space="preserve">Text2 </w:t>
            </w:r>
          </w:p>
          <w:p w:rsidR="00E02B3E" w:rsidRDefault="00935523">
            <w:pPr>
              <w:spacing w:before="40" w:after="40" w:line="276" w:lineRule="auto"/>
              <w:jc w:val="center"/>
              <w:rPr>
                <w:lang w:val="de-DE"/>
              </w:rPr>
            </w:pPr>
            <w:r>
              <w:rPr>
                <w:lang w:val="de-DE"/>
              </w:rPr>
              <w:t xml:space="preserve">ParkInArrow </w:t>
            </w:r>
          </w:p>
          <w:p w:rsidR="00E02B3E" w:rsidRDefault="00935523">
            <w:pPr>
              <w:spacing w:before="40" w:after="40" w:line="276" w:lineRule="auto"/>
              <w:jc w:val="center"/>
              <w:rPr>
                <w:lang w:val="de-DE"/>
              </w:rPr>
            </w:pPr>
            <w:r>
              <w:rPr>
                <w:lang w:val="de-DE"/>
              </w:rPr>
              <w:t xml:space="preserve">Symbol3 </w:t>
            </w:r>
          </w:p>
          <w:p w:rsidR="00E02B3E" w:rsidRDefault="00935523">
            <w:pPr>
              <w:spacing w:before="40" w:after="40" w:line="276" w:lineRule="auto"/>
              <w:jc w:val="center"/>
              <w:rPr>
                <w:lang w:val="de-DE"/>
              </w:rPr>
            </w:pPr>
            <w:r>
              <w:rPr>
                <w:lang w:val="de-DE"/>
              </w:rPr>
              <w:t>Text3</w:t>
            </w:r>
          </w:p>
          <w:p w:rsidR="00E02B3E" w:rsidRDefault="00935523">
            <w:pPr>
              <w:spacing w:before="40" w:after="40" w:line="276" w:lineRule="auto"/>
              <w:jc w:val="center"/>
              <w:rPr>
                <w:rFonts w:cs="Arial"/>
                <w:lang w:val="de-DE" w:eastAsia="ja-JP"/>
              </w:rPr>
            </w:pPr>
            <w:r>
              <w:rPr>
                <w:lang w:val="de-DE"/>
              </w:rPr>
              <w:t>Text4</w:t>
            </w:r>
          </w:p>
        </w:tc>
      </w:tr>
    </w:tbl>
    <w:p w:rsidR="00500605" w:rsidRPr="00E02B3E" w:rsidRDefault="00935523" w:rsidP="00E02B3E"/>
    <w:p w:rsidR="00CC6E4C" w:rsidRPr="00CC6E4C" w:rsidRDefault="00CC6E4C" w:rsidP="00CC6E4C">
      <w:pPr>
        <w:pStyle w:val="Heading4"/>
        <w:rPr>
          <w:b w:val="0"/>
          <w:u w:val="single"/>
        </w:rPr>
      </w:pPr>
      <w:r w:rsidRPr="00CC6E4C">
        <w:rPr>
          <w:b w:val="0"/>
          <w:u w:val="single"/>
        </w:rPr>
        <w:t>CAMERA-FUR-REQ-131159/E-Active Park Assist (APA) Signal - [ApaAcsy_D_RqDrv]</w:t>
      </w:r>
    </w:p>
    <w:p w:rsidR="00AE06BC" w:rsidRPr="00AE06BC" w:rsidRDefault="00935523" w:rsidP="00AE06BC"/>
    <w:tbl>
      <w:tblPr>
        <w:tblW w:w="7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1"/>
        <w:gridCol w:w="2437"/>
        <w:gridCol w:w="2437"/>
      </w:tblGrid>
      <w:tr w:rsidR="00340319" w:rsidTr="00340319">
        <w:trPr>
          <w:cantSplit/>
          <w:trHeight w:val="703"/>
          <w:tblHeader/>
          <w:jc w:val="center"/>
        </w:trPr>
        <w:tc>
          <w:tcPr>
            <w:tcW w:w="2431"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340319" w:rsidRDefault="00935523" w:rsidP="00340319">
            <w:pPr>
              <w:jc w:val="center"/>
              <w:rPr>
                <w:rFonts w:cs="Arial"/>
                <w:lang w:val="de-DE" w:eastAsia="ja-JP"/>
              </w:rPr>
            </w:pPr>
            <w:r>
              <w:rPr>
                <w:lang w:val="de-DE"/>
              </w:rPr>
              <w:t>Signal Received By Infotainment</w:t>
            </w:r>
          </w:p>
        </w:tc>
        <w:tc>
          <w:tcPr>
            <w:tcW w:w="2437"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340319" w:rsidRDefault="00935523" w:rsidP="00340319">
            <w:pPr>
              <w:jc w:val="center"/>
              <w:rPr>
                <w:rFonts w:cs="Arial"/>
                <w:lang w:val="de-DE" w:eastAsia="ja-JP"/>
              </w:rPr>
            </w:pPr>
            <w:r>
              <w:rPr>
                <w:lang w:val="de-DE"/>
              </w:rPr>
              <w:t>Signal Parameters</w:t>
            </w:r>
          </w:p>
        </w:tc>
        <w:tc>
          <w:tcPr>
            <w:tcW w:w="2437"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340319" w:rsidRDefault="00935523" w:rsidP="00340319">
            <w:pPr>
              <w:jc w:val="center"/>
              <w:rPr>
                <w:rFonts w:cs="Arial"/>
                <w:lang w:val="de-DE" w:eastAsia="ja-JP"/>
              </w:rPr>
            </w:pPr>
            <w:r>
              <w:rPr>
                <w:lang w:val="de-DE"/>
              </w:rPr>
              <w:t>Affected Display Position</w:t>
            </w:r>
          </w:p>
        </w:tc>
      </w:tr>
      <w:tr w:rsidR="00340319" w:rsidTr="00340319">
        <w:trPr>
          <w:cantSplit/>
          <w:trHeight w:val="255"/>
          <w:jc w:val="center"/>
        </w:trPr>
        <w:tc>
          <w:tcPr>
            <w:tcW w:w="2431" w:type="dxa"/>
            <w:tcBorders>
              <w:top w:val="single" w:sz="4" w:space="0" w:color="auto"/>
              <w:left w:val="single" w:sz="4" w:space="0" w:color="auto"/>
              <w:bottom w:val="single" w:sz="4" w:space="0" w:color="auto"/>
              <w:right w:val="single" w:sz="4" w:space="0" w:color="auto"/>
            </w:tcBorders>
            <w:vAlign w:val="center"/>
            <w:hideMark/>
          </w:tcPr>
          <w:p w:rsidR="00340319" w:rsidRDefault="00935523" w:rsidP="00340319">
            <w:pPr>
              <w:jc w:val="center"/>
              <w:rPr>
                <w:rFonts w:cs="Arial"/>
                <w:lang w:val="de-DE" w:eastAsia="ja-JP"/>
              </w:rPr>
            </w:pPr>
            <w:r>
              <w:rPr>
                <w:lang w:val="de-DE"/>
              </w:rPr>
              <w:t>[ApaAcsy_D_RqDrv]</w:t>
            </w:r>
          </w:p>
        </w:tc>
        <w:tc>
          <w:tcPr>
            <w:tcW w:w="2437" w:type="dxa"/>
            <w:tcBorders>
              <w:top w:val="single" w:sz="4" w:space="0" w:color="auto"/>
              <w:left w:val="single" w:sz="4" w:space="0" w:color="auto"/>
              <w:bottom w:val="single" w:sz="4" w:space="0" w:color="auto"/>
              <w:right w:val="single" w:sz="4" w:space="0" w:color="auto"/>
            </w:tcBorders>
            <w:vAlign w:val="center"/>
            <w:hideMark/>
          </w:tcPr>
          <w:p w:rsidR="00340319" w:rsidRDefault="00935523" w:rsidP="00340319">
            <w:pPr>
              <w:jc w:val="center"/>
              <w:rPr>
                <w:rFonts w:cs="Arial"/>
                <w:lang w:val="de-DE" w:eastAsia="ja-JP"/>
              </w:rPr>
            </w:pPr>
            <w:r>
              <w:rPr>
                <w:lang w:val="de-DE"/>
              </w:rPr>
              <w:t>State Encoded:</w:t>
            </w:r>
          </w:p>
          <w:p w:rsidR="00340319" w:rsidRDefault="00935523" w:rsidP="00340319">
            <w:pPr>
              <w:jc w:val="center"/>
              <w:rPr>
                <w:sz w:val="16"/>
                <w:szCs w:val="16"/>
                <w:lang w:val="de-DE"/>
              </w:rPr>
            </w:pPr>
            <w:r>
              <w:rPr>
                <w:sz w:val="16"/>
                <w:szCs w:val="16"/>
                <w:lang w:val="de-DE"/>
              </w:rPr>
              <w:t>$0: Null</w:t>
            </w:r>
          </w:p>
          <w:p w:rsidR="00340319" w:rsidRDefault="00935523" w:rsidP="00340319">
            <w:pPr>
              <w:jc w:val="center"/>
              <w:rPr>
                <w:sz w:val="16"/>
                <w:szCs w:val="16"/>
                <w:lang w:val="de-DE"/>
              </w:rPr>
            </w:pPr>
            <w:r>
              <w:rPr>
                <w:sz w:val="16"/>
                <w:szCs w:val="16"/>
                <w:lang w:val="de-DE"/>
              </w:rPr>
              <w:t>$1: NoRequest</w:t>
            </w:r>
          </w:p>
          <w:p w:rsidR="00340319" w:rsidRDefault="00935523" w:rsidP="00340319">
            <w:pPr>
              <w:jc w:val="center"/>
              <w:rPr>
                <w:sz w:val="16"/>
                <w:szCs w:val="16"/>
                <w:lang w:val="de-DE"/>
              </w:rPr>
            </w:pPr>
            <w:r>
              <w:rPr>
                <w:sz w:val="16"/>
                <w:szCs w:val="16"/>
                <w:lang w:val="de-DE"/>
              </w:rPr>
              <w:t>$2: SelectSide</w:t>
            </w:r>
          </w:p>
          <w:p w:rsidR="00340319" w:rsidRDefault="00935523" w:rsidP="00340319">
            <w:pPr>
              <w:jc w:val="center"/>
              <w:rPr>
                <w:sz w:val="16"/>
                <w:szCs w:val="16"/>
                <w:lang w:val="de-DE"/>
              </w:rPr>
            </w:pPr>
            <w:r>
              <w:rPr>
                <w:sz w:val="16"/>
                <w:szCs w:val="16"/>
                <w:lang w:val="de-DE"/>
              </w:rPr>
              <w:t>$3: PressApaButton</w:t>
            </w:r>
          </w:p>
          <w:p w:rsidR="00340319" w:rsidRDefault="00935523" w:rsidP="00340319">
            <w:pPr>
              <w:jc w:val="center"/>
              <w:rPr>
                <w:sz w:val="16"/>
                <w:szCs w:val="16"/>
                <w:lang w:val="de-DE"/>
              </w:rPr>
            </w:pPr>
            <w:r>
              <w:rPr>
                <w:sz w:val="16"/>
                <w:szCs w:val="16"/>
                <w:lang w:val="de-DE"/>
              </w:rPr>
              <w:t>$4:</w:t>
            </w:r>
            <w:r>
              <w:rPr>
                <w:sz w:val="16"/>
                <w:szCs w:val="16"/>
                <w:lang w:val="de-DE"/>
              </w:rPr>
              <w:t xml:space="preserve"> CheckForObject</w:t>
            </w:r>
          </w:p>
          <w:p w:rsidR="00340319" w:rsidRDefault="00935523" w:rsidP="00340319">
            <w:pPr>
              <w:jc w:val="center"/>
              <w:rPr>
                <w:sz w:val="16"/>
                <w:szCs w:val="16"/>
                <w:lang w:val="de-DE"/>
              </w:rPr>
            </w:pPr>
            <w:r>
              <w:rPr>
                <w:sz w:val="16"/>
                <w:szCs w:val="16"/>
                <w:lang w:val="de-DE"/>
              </w:rPr>
              <w:t>$5: SelectSideLeft</w:t>
            </w:r>
          </w:p>
          <w:p w:rsidR="00340319" w:rsidRDefault="00935523" w:rsidP="00340319">
            <w:pPr>
              <w:jc w:val="center"/>
              <w:rPr>
                <w:sz w:val="16"/>
                <w:szCs w:val="16"/>
                <w:lang w:val="de-DE"/>
              </w:rPr>
            </w:pPr>
            <w:r>
              <w:rPr>
                <w:sz w:val="16"/>
                <w:szCs w:val="16"/>
                <w:lang w:val="de-DE"/>
              </w:rPr>
              <w:t>$6: SelectSideRight</w:t>
            </w:r>
          </w:p>
          <w:p w:rsidR="00340319" w:rsidRDefault="00935523" w:rsidP="00340319">
            <w:pPr>
              <w:jc w:val="center"/>
              <w:rPr>
                <w:rFonts w:cs="Arial"/>
                <w:sz w:val="16"/>
                <w:szCs w:val="16"/>
                <w:lang w:val="de-DE" w:eastAsia="ja-JP"/>
              </w:rPr>
            </w:pPr>
            <w:r>
              <w:rPr>
                <w:sz w:val="16"/>
                <w:szCs w:val="16"/>
                <w:lang w:val="de-DE"/>
              </w:rPr>
              <w:t>$7: CloseDoor</w:t>
            </w:r>
          </w:p>
        </w:tc>
        <w:tc>
          <w:tcPr>
            <w:tcW w:w="2437" w:type="dxa"/>
            <w:tcBorders>
              <w:top w:val="single" w:sz="4" w:space="0" w:color="auto"/>
              <w:left w:val="single" w:sz="4" w:space="0" w:color="auto"/>
              <w:bottom w:val="single" w:sz="4" w:space="0" w:color="auto"/>
              <w:right w:val="single" w:sz="4" w:space="0" w:color="auto"/>
            </w:tcBorders>
            <w:vAlign w:val="center"/>
            <w:hideMark/>
          </w:tcPr>
          <w:p w:rsidR="00340319" w:rsidRDefault="00935523" w:rsidP="00340319">
            <w:pPr>
              <w:jc w:val="center"/>
              <w:rPr>
                <w:lang w:val="de-DE"/>
              </w:rPr>
            </w:pPr>
            <w:r>
              <w:rPr>
                <w:lang w:val="de-DE"/>
              </w:rPr>
              <w:t>Symbol1</w:t>
            </w:r>
          </w:p>
          <w:p w:rsidR="00340319" w:rsidRDefault="00935523" w:rsidP="00340319">
            <w:pPr>
              <w:jc w:val="center"/>
              <w:rPr>
                <w:lang w:val="de-DE"/>
              </w:rPr>
            </w:pPr>
            <w:r>
              <w:rPr>
                <w:lang w:val="de-DE"/>
              </w:rPr>
              <w:t>Symbol2</w:t>
            </w:r>
          </w:p>
          <w:p w:rsidR="00340319" w:rsidRDefault="00935523" w:rsidP="00340319">
            <w:pPr>
              <w:jc w:val="center"/>
              <w:rPr>
                <w:lang w:val="de-DE"/>
              </w:rPr>
            </w:pPr>
            <w:r>
              <w:rPr>
                <w:lang w:val="de-DE"/>
              </w:rPr>
              <w:t>Text1</w:t>
            </w:r>
          </w:p>
          <w:p w:rsidR="00340319" w:rsidRDefault="00935523" w:rsidP="00340319">
            <w:pPr>
              <w:jc w:val="center"/>
              <w:rPr>
                <w:lang w:val="de-DE"/>
              </w:rPr>
            </w:pPr>
            <w:r>
              <w:rPr>
                <w:lang w:val="de-DE"/>
              </w:rPr>
              <w:t>Text2</w:t>
            </w:r>
          </w:p>
          <w:p w:rsidR="00340319" w:rsidRDefault="00935523" w:rsidP="00340319">
            <w:pPr>
              <w:jc w:val="center"/>
              <w:rPr>
                <w:lang w:val="de-DE"/>
              </w:rPr>
            </w:pPr>
            <w:r>
              <w:rPr>
                <w:lang w:val="de-DE"/>
              </w:rPr>
              <w:t>POAleft</w:t>
            </w:r>
          </w:p>
          <w:p w:rsidR="00340319" w:rsidRDefault="00935523" w:rsidP="00340319">
            <w:pPr>
              <w:jc w:val="center"/>
              <w:rPr>
                <w:lang w:val="de-DE"/>
              </w:rPr>
            </w:pPr>
            <w:r>
              <w:rPr>
                <w:lang w:val="de-DE"/>
              </w:rPr>
              <w:t>POAright</w:t>
            </w:r>
          </w:p>
          <w:p w:rsidR="00340319" w:rsidRDefault="00935523" w:rsidP="00340319">
            <w:pPr>
              <w:jc w:val="center"/>
              <w:rPr>
                <w:lang w:val="de-DE"/>
              </w:rPr>
            </w:pPr>
            <w:r>
              <w:rPr>
                <w:lang w:val="de-DE"/>
              </w:rPr>
              <w:t>POArightSelectd</w:t>
            </w:r>
          </w:p>
          <w:p w:rsidR="00340319" w:rsidRDefault="00935523" w:rsidP="00340319">
            <w:pPr>
              <w:jc w:val="center"/>
              <w:rPr>
                <w:lang w:val="de-DE"/>
              </w:rPr>
            </w:pPr>
            <w:r>
              <w:rPr>
                <w:lang w:val="de-DE"/>
              </w:rPr>
              <w:t>POAleftSelectd</w:t>
            </w:r>
          </w:p>
          <w:p w:rsidR="00340319" w:rsidRDefault="00935523" w:rsidP="00340319">
            <w:pPr>
              <w:jc w:val="center"/>
              <w:rPr>
                <w:lang w:val="de-DE"/>
              </w:rPr>
            </w:pPr>
            <w:r>
              <w:rPr>
                <w:lang w:val="de-DE"/>
              </w:rPr>
              <w:t>Symbol3</w:t>
            </w:r>
          </w:p>
          <w:p w:rsidR="00340319" w:rsidRDefault="00935523" w:rsidP="00340319">
            <w:pPr>
              <w:jc w:val="center"/>
              <w:rPr>
                <w:lang w:val="de-DE"/>
              </w:rPr>
            </w:pPr>
            <w:r>
              <w:rPr>
                <w:lang w:val="de-DE"/>
              </w:rPr>
              <w:t>Text3</w:t>
            </w:r>
          </w:p>
          <w:p w:rsidR="00340319" w:rsidRDefault="00935523" w:rsidP="00340319">
            <w:pPr>
              <w:jc w:val="center"/>
              <w:rPr>
                <w:rFonts w:cs="Arial"/>
                <w:lang w:val="de-DE" w:eastAsia="ja-JP"/>
              </w:rPr>
            </w:pPr>
            <w:r>
              <w:rPr>
                <w:lang w:val="de-DE"/>
              </w:rPr>
              <w:t>Text4</w:t>
            </w:r>
          </w:p>
        </w:tc>
      </w:tr>
    </w:tbl>
    <w:p w:rsidR="00500605" w:rsidRPr="00340319" w:rsidRDefault="00935523" w:rsidP="00340319"/>
    <w:p w:rsidR="00CC6E4C" w:rsidRPr="00CC6E4C" w:rsidRDefault="00CC6E4C" w:rsidP="00CC6E4C">
      <w:pPr>
        <w:pStyle w:val="Heading4"/>
        <w:rPr>
          <w:b w:val="0"/>
          <w:u w:val="single"/>
        </w:rPr>
      </w:pPr>
      <w:r w:rsidRPr="00CC6E4C">
        <w:rPr>
          <w:b w:val="0"/>
          <w:u w:val="single"/>
        </w:rPr>
        <w:t>CAMERA-FUR-REQ-197168/E-Active Park Assist (APA) Signal - [ApaMsgTxt_D_Rq]</w:t>
      </w:r>
    </w:p>
    <w:p w:rsidR="004B1971" w:rsidRDefault="00935523" w:rsidP="004B1971"/>
    <w:tbl>
      <w:tblPr>
        <w:tblW w:w="7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1"/>
        <w:gridCol w:w="2437"/>
        <w:gridCol w:w="2437"/>
      </w:tblGrid>
      <w:tr w:rsidR="004B1971" w:rsidTr="004B1971">
        <w:trPr>
          <w:cantSplit/>
          <w:trHeight w:val="703"/>
          <w:tblHeader/>
          <w:jc w:val="center"/>
        </w:trPr>
        <w:tc>
          <w:tcPr>
            <w:tcW w:w="2431"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4B1971" w:rsidRDefault="00935523">
            <w:pPr>
              <w:spacing w:line="276" w:lineRule="auto"/>
              <w:jc w:val="center"/>
              <w:rPr>
                <w:rFonts w:cs="Arial"/>
                <w:lang w:val="de-DE" w:eastAsia="ja-JP"/>
              </w:rPr>
            </w:pPr>
            <w:r>
              <w:rPr>
                <w:lang w:val="de-DE"/>
              </w:rPr>
              <w:t>Signal Received By Infotainment</w:t>
            </w:r>
          </w:p>
        </w:tc>
        <w:tc>
          <w:tcPr>
            <w:tcW w:w="2437"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4B1971" w:rsidRDefault="00935523">
            <w:pPr>
              <w:spacing w:line="276" w:lineRule="auto"/>
              <w:jc w:val="center"/>
              <w:rPr>
                <w:rFonts w:cs="Arial"/>
                <w:lang w:val="de-DE" w:eastAsia="ja-JP"/>
              </w:rPr>
            </w:pPr>
            <w:r>
              <w:rPr>
                <w:lang w:val="de-DE"/>
              </w:rPr>
              <w:t>Signal Parameters</w:t>
            </w:r>
          </w:p>
        </w:tc>
        <w:tc>
          <w:tcPr>
            <w:tcW w:w="2437"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4B1971" w:rsidRDefault="00935523">
            <w:pPr>
              <w:spacing w:line="276" w:lineRule="auto"/>
              <w:jc w:val="center"/>
              <w:rPr>
                <w:rFonts w:cs="Arial"/>
                <w:lang w:val="de-DE" w:eastAsia="ja-JP"/>
              </w:rPr>
            </w:pPr>
            <w:r>
              <w:rPr>
                <w:lang w:val="de-DE"/>
              </w:rPr>
              <w:t>Affected Display Position</w:t>
            </w:r>
          </w:p>
        </w:tc>
      </w:tr>
      <w:tr w:rsidR="004B1971" w:rsidTr="004B1971">
        <w:trPr>
          <w:cantSplit/>
          <w:trHeight w:val="255"/>
          <w:jc w:val="center"/>
        </w:trPr>
        <w:tc>
          <w:tcPr>
            <w:tcW w:w="2431" w:type="dxa"/>
            <w:tcBorders>
              <w:top w:val="single" w:sz="4" w:space="0" w:color="auto"/>
              <w:left w:val="single" w:sz="4" w:space="0" w:color="auto"/>
              <w:bottom w:val="single" w:sz="4" w:space="0" w:color="auto"/>
              <w:right w:val="single" w:sz="4" w:space="0" w:color="auto"/>
            </w:tcBorders>
            <w:vAlign w:val="center"/>
            <w:hideMark/>
          </w:tcPr>
          <w:p w:rsidR="004B1971" w:rsidRDefault="00935523" w:rsidP="004B1971">
            <w:pPr>
              <w:spacing w:line="276" w:lineRule="auto"/>
              <w:jc w:val="center"/>
              <w:rPr>
                <w:rFonts w:cs="Arial"/>
                <w:lang w:val="de-DE" w:eastAsia="ja-JP"/>
              </w:rPr>
            </w:pPr>
            <w:r>
              <w:rPr>
                <w:lang w:val="de-DE"/>
              </w:rPr>
              <w:t>[ApaMsgTxt_D_Rq</w:t>
            </w:r>
            <w:r>
              <w:rPr>
                <w:vertAlign w:val="superscript"/>
                <w:lang w:val="de-DE"/>
              </w:rPr>
              <w:t>]</w:t>
            </w:r>
            <w:r>
              <w:rPr>
                <w:rFonts w:cs="Arial"/>
                <w:vertAlign w:val="superscript"/>
                <w:lang w:val="de-DE"/>
              </w:rPr>
              <w:t>‡</w:t>
            </w:r>
          </w:p>
        </w:tc>
        <w:tc>
          <w:tcPr>
            <w:tcW w:w="2437" w:type="dxa"/>
            <w:tcBorders>
              <w:top w:val="single" w:sz="4" w:space="0" w:color="auto"/>
              <w:left w:val="single" w:sz="4" w:space="0" w:color="auto"/>
              <w:bottom w:val="single" w:sz="4" w:space="0" w:color="auto"/>
              <w:right w:val="single" w:sz="4" w:space="0" w:color="auto"/>
            </w:tcBorders>
            <w:vAlign w:val="center"/>
            <w:hideMark/>
          </w:tcPr>
          <w:p w:rsidR="004B1971" w:rsidRDefault="00935523">
            <w:pPr>
              <w:spacing w:line="276" w:lineRule="auto"/>
              <w:jc w:val="center"/>
              <w:rPr>
                <w:rFonts w:cs="Arial"/>
                <w:lang w:val="de-DE" w:eastAsia="ja-JP"/>
              </w:rPr>
            </w:pPr>
            <w:r>
              <w:rPr>
                <w:lang w:val="de-DE"/>
              </w:rPr>
              <w:t>State Encoded:</w:t>
            </w:r>
          </w:p>
          <w:p w:rsidR="004B1971" w:rsidRDefault="00935523">
            <w:pPr>
              <w:spacing w:line="276" w:lineRule="auto"/>
              <w:jc w:val="center"/>
              <w:rPr>
                <w:sz w:val="16"/>
                <w:szCs w:val="16"/>
                <w:lang w:val="de-DE"/>
              </w:rPr>
            </w:pPr>
            <w:r>
              <w:rPr>
                <w:sz w:val="16"/>
                <w:szCs w:val="16"/>
                <w:lang w:val="de-DE"/>
              </w:rPr>
              <w:t>$0: Null</w:t>
            </w:r>
          </w:p>
          <w:p w:rsidR="004B1971" w:rsidRDefault="00935523">
            <w:pPr>
              <w:spacing w:line="276" w:lineRule="auto"/>
              <w:jc w:val="center"/>
              <w:rPr>
                <w:sz w:val="16"/>
                <w:szCs w:val="16"/>
                <w:lang w:val="de-DE"/>
              </w:rPr>
            </w:pPr>
            <w:r>
              <w:rPr>
                <w:sz w:val="16"/>
                <w:szCs w:val="16"/>
                <w:lang w:val="de-DE"/>
              </w:rPr>
              <w:t>$1: None</w:t>
            </w:r>
          </w:p>
          <w:p w:rsidR="004B1971" w:rsidRDefault="00935523">
            <w:pPr>
              <w:spacing w:line="276" w:lineRule="auto"/>
              <w:jc w:val="center"/>
              <w:rPr>
                <w:sz w:val="16"/>
                <w:szCs w:val="16"/>
                <w:lang w:val="de-DE"/>
              </w:rPr>
            </w:pPr>
            <w:r>
              <w:rPr>
                <w:sz w:val="16"/>
                <w:szCs w:val="16"/>
                <w:lang w:val="de-DE"/>
              </w:rPr>
              <w:t>$2: WheelSlip</w:t>
            </w:r>
          </w:p>
          <w:p w:rsidR="004B1971" w:rsidRDefault="00935523">
            <w:pPr>
              <w:spacing w:line="276" w:lineRule="auto"/>
              <w:jc w:val="center"/>
              <w:rPr>
                <w:sz w:val="16"/>
                <w:szCs w:val="16"/>
                <w:lang w:val="de-DE"/>
              </w:rPr>
            </w:pPr>
            <w:r>
              <w:rPr>
                <w:sz w:val="16"/>
                <w:szCs w:val="16"/>
                <w:lang w:val="de-DE"/>
              </w:rPr>
              <w:t>$3: TcsDisabled</w:t>
            </w:r>
          </w:p>
          <w:p w:rsidR="004B1971" w:rsidRDefault="00935523">
            <w:pPr>
              <w:spacing w:line="276" w:lineRule="auto"/>
              <w:jc w:val="center"/>
              <w:rPr>
                <w:sz w:val="16"/>
                <w:szCs w:val="16"/>
                <w:lang w:val="de-DE"/>
              </w:rPr>
            </w:pPr>
            <w:r>
              <w:rPr>
                <w:sz w:val="16"/>
                <w:szCs w:val="16"/>
                <w:lang w:val="de-DE"/>
              </w:rPr>
              <w:t>$4: SpeedLimitExceeded</w:t>
            </w:r>
          </w:p>
          <w:p w:rsidR="004B1971" w:rsidRDefault="00935523">
            <w:pPr>
              <w:spacing w:line="276" w:lineRule="auto"/>
              <w:jc w:val="center"/>
              <w:rPr>
                <w:sz w:val="16"/>
                <w:szCs w:val="16"/>
                <w:lang w:val="de-DE"/>
              </w:rPr>
            </w:pPr>
            <w:r>
              <w:rPr>
                <w:sz w:val="16"/>
                <w:szCs w:val="16"/>
                <w:lang w:val="de-DE"/>
              </w:rPr>
              <w:t>$5: HighInclination</w:t>
            </w:r>
          </w:p>
          <w:p w:rsidR="004B1971" w:rsidRDefault="00935523">
            <w:pPr>
              <w:spacing w:line="276" w:lineRule="auto"/>
              <w:jc w:val="center"/>
              <w:rPr>
                <w:sz w:val="16"/>
                <w:szCs w:val="16"/>
                <w:lang w:val="de-DE"/>
              </w:rPr>
            </w:pPr>
            <w:r>
              <w:rPr>
                <w:sz w:val="16"/>
                <w:szCs w:val="16"/>
                <w:lang w:val="de-DE"/>
              </w:rPr>
              <w:t>$6: BrakingActive</w:t>
            </w:r>
          </w:p>
          <w:p w:rsidR="004B1971" w:rsidRDefault="00935523">
            <w:pPr>
              <w:spacing w:line="276" w:lineRule="auto"/>
              <w:jc w:val="center"/>
              <w:rPr>
                <w:sz w:val="16"/>
                <w:szCs w:val="16"/>
                <w:lang w:val="de-DE"/>
              </w:rPr>
            </w:pPr>
            <w:r>
              <w:rPr>
                <w:sz w:val="16"/>
                <w:szCs w:val="16"/>
                <w:lang w:val="de-DE"/>
              </w:rPr>
              <w:t>$7: SteeringInteraction</w:t>
            </w:r>
          </w:p>
          <w:p w:rsidR="004B1971" w:rsidRDefault="00935523">
            <w:pPr>
              <w:spacing w:line="276" w:lineRule="auto"/>
              <w:jc w:val="center"/>
              <w:rPr>
                <w:sz w:val="16"/>
                <w:szCs w:val="16"/>
                <w:lang w:val="de-DE"/>
              </w:rPr>
            </w:pPr>
            <w:r>
              <w:rPr>
                <w:sz w:val="16"/>
                <w:szCs w:val="16"/>
                <w:lang w:val="de-DE"/>
              </w:rPr>
              <w:t xml:space="preserve">$8: </w:t>
            </w:r>
            <w:r>
              <w:rPr>
                <w:sz w:val="16"/>
                <w:szCs w:val="16"/>
                <w:lang w:val="de-DE"/>
              </w:rPr>
              <w:t>WrongDirection</w:t>
            </w:r>
          </w:p>
          <w:p w:rsidR="004B1971" w:rsidRDefault="00935523">
            <w:pPr>
              <w:spacing w:line="276" w:lineRule="auto"/>
              <w:jc w:val="center"/>
              <w:rPr>
                <w:sz w:val="16"/>
                <w:szCs w:val="16"/>
                <w:lang w:val="de-DE"/>
              </w:rPr>
            </w:pPr>
            <w:r>
              <w:rPr>
                <w:sz w:val="16"/>
                <w:szCs w:val="16"/>
                <w:lang w:val="de-DE"/>
              </w:rPr>
              <w:t>$9: AccelPedalInactive</w:t>
            </w:r>
          </w:p>
          <w:p w:rsidR="004B1971" w:rsidRDefault="00935523">
            <w:pPr>
              <w:spacing w:line="276" w:lineRule="auto"/>
              <w:jc w:val="center"/>
              <w:rPr>
                <w:sz w:val="16"/>
                <w:szCs w:val="16"/>
                <w:lang w:val="de-DE"/>
              </w:rPr>
            </w:pPr>
            <w:r>
              <w:rPr>
                <w:sz w:val="16"/>
                <w:szCs w:val="16"/>
                <w:lang w:val="de-DE"/>
              </w:rPr>
              <w:t>$A: NotUsed1</w:t>
            </w:r>
          </w:p>
          <w:p w:rsidR="004B1971" w:rsidRDefault="00935523">
            <w:pPr>
              <w:spacing w:line="276" w:lineRule="auto"/>
              <w:jc w:val="center"/>
              <w:rPr>
                <w:sz w:val="16"/>
                <w:szCs w:val="16"/>
                <w:lang w:val="de-DE"/>
              </w:rPr>
            </w:pPr>
            <w:r>
              <w:rPr>
                <w:sz w:val="16"/>
                <w:szCs w:val="16"/>
                <w:lang w:val="de-DE"/>
              </w:rPr>
              <w:t>$B: NotUsed2</w:t>
            </w:r>
          </w:p>
          <w:p w:rsidR="004B1971" w:rsidRDefault="00935523">
            <w:pPr>
              <w:spacing w:line="276" w:lineRule="auto"/>
              <w:jc w:val="center"/>
              <w:rPr>
                <w:sz w:val="16"/>
                <w:szCs w:val="16"/>
                <w:lang w:val="de-DE"/>
              </w:rPr>
            </w:pPr>
            <w:r>
              <w:rPr>
                <w:noProof/>
              </w:rPr>
              <mc:AlternateContent>
                <mc:Choice Requires="wps">
                  <w:drawing>
                    <wp:anchor distT="0" distB="0" distL="114300" distR="114300" simplePos="0" relativeHeight="251629568" behindDoc="0" locked="0" layoutInCell="1" allowOverlap="1">
                      <wp:simplePos x="0" y="0"/>
                      <wp:positionH relativeFrom="column">
                        <wp:posOffset>-1992630</wp:posOffset>
                      </wp:positionH>
                      <wp:positionV relativeFrom="paragraph">
                        <wp:posOffset>-9897745</wp:posOffset>
                      </wp:positionV>
                      <wp:extent cx="1177290" cy="621030"/>
                      <wp:effectExtent l="0" t="0" r="22860" b="26670"/>
                      <wp:wrapNone/>
                      <wp:docPr id="16100" name="Flowchart: Process 140"/>
                      <wp:cNvGraphicFramePr/>
                      <a:graphic xmlns:a="http://schemas.openxmlformats.org/drawingml/2006/main">
                        <a:graphicData uri="http://schemas.microsoft.com/office/word/2010/wordprocessingShape">
                          <wps:wsp>
                            <wps:cNvSpPr/>
                            <wps:spPr>
                              <a:xfrm>
                                <a:off x="0" y="0"/>
                                <a:ext cx="1177290" cy="621030"/>
                              </a:xfrm>
                              <a:prstGeom prst="flowChartProcess">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B1971" w:rsidRDefault="00935523" w:rsidP="00CC6E4C">
                                  <w:pPr>
                                    <w:jc w:val="center"/>
                                    <w:rPr>
                                      <w:color w:val="000000" w:themeColor="text1"/>
                                    </w:rPr>
                                  </w:pPr>
                                  <w:r>
                                    <w:rPr>
                                      <w:color w:val="000000" w:themeColor="text1"/>
                                    </w:rPr>
                                    <w:t>360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140" o:spid="_x0000_s1026" type="#_x0000_t109" style="position:absolute;left:0;text-align:left;margin-left:-156.9pt;margin-top:-779.35pt;width:92.7pt;height:48.9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" fillcolor="#bfbfbf [2412]" strokecolor="#243f60 [1604]" strokeweight="2pt">
                      <v:stroke endcap="round"/>
                      <v:textbox>
                        <w:txbxContent>
                          <w:p w:rsidR="004B1971" w:rsidRDefault="00935523" w:rsidP="00CC6E4C">
                            <w:pPr>
                              <w:jc w:val="center"/>
                              <w:rPr>
                                <w:color w:val="000000" w:themeColor="text1"/>
                              </w:rPr>
                            </w:pPr>
                            <w:r>
                              <w:rPr>
                                <w:color w:val="000000" w:themeColor="text1"/>
                              </w:rPr>
                              <w:t>360 Display</w:t>
                            </w:r>
                          </w:p>
                        </w:txbxContent>
                      </v:textbox>
                    </v:shape>
                  </w:pict>
                </mc:Fallback>
              </mc:AlternateContent>
            </w:r>
            <w:r>
              <w:rPr>
                <w:sz w:val="16"/>
                <w:szCs w:val="16"/>
                <w:lang w:val="de-DE"/>
              </w:rPr>
              <w:t>$C: NotUsed3</w:t>
            </w:r>
          </w:p>
          <w:p w:rsidR="004B1971" w:rsidRDefault="00935523">
            <w:pPr>
              <w:spacing w:line="276" w:lineRule="auto"/>
              <w:jc w:val="center"/>
              <w:rPr>
                <w:sz w:val="16"/>
                <w:szCs w:val="16"/>
                <w:lang w:val="de-DE"/>
              </w:rPr>
            </w:pPr>
            <w:r>
              <w:rPr>
                <w:sz w:val="16"/>
                <w:szCs w:val="16"/>
                <w:lang w:val="de-DE"/>
              </w:rPr>
              <w:t>$D: NotUsed4</w:t>
            </w:r>
          </w:p>
          <w:p w:rsidR="004B1971" w:rsidRDefault="00935523">
            <w:pPr>
              <w:spacing w:line="276" w:lineRule="auto"/>
              <w:jc w:val="center"/>
              <w:rPr>
                <w:sz w:val="16"/>
                <w:szCs w:val="16"/>
                <w:lang w:val="de-DE"/>
              </w:rPr>
            </w:pPr>
            <w:r>
              <w:rPr>
                <w:sz w:val="16"/>
                <w:szCs w:val="16"/>
                <w:lang w:val="de-DE"/>
              </w:rPr>
              <w:t>$E: NotUsed5</w:t>
            </w:r>
          </w:p>
          <w:p w:rsidR="004B1971" w:rsidRDefault="00935523">
            <w:pPr>
              <w:spacing w:line="276" w:lineRule="auto"/>
              <w:jc w:val="center"/>
              <w:rPr>
                <w:rFonts w:cs="Arial"/>
                <w:sz w:val="16"/>
                <w:szCs w:val="16"/>
                <w:lang w:val="de-DE" w:eastAsia="ja-JP"/>
              </w:rPr>
            </w:pPr>
            <w:r>
              <w:rPr>
                <w:sz w:val="16"/>
                <w:szCs w:val="16"/>
                <w:lang w:val="de-DE"/>
              </w:rPr>
              <w:t>$F: NotUsed6</w:t>
            </w:r>
          </w:p>
        </w:tc>
        <w:tc>
          <w:tcPr>
            <w:tcW w:w="2437" w:type="dxa"/>
            <w:tcBorders>
              <w:top w:val="single" w:sz="4" w:space="0" w:color="auto"/>
              <w:left w:val="single" w:sz="4" w:space="0" w:color="auto"/>
              <w:bottom w:val="single" w:sz="4" w:space="0" w:color="auto"/>
              <w:right w:val="single" w:sz="4" w:space="0" w:color="auto"/>
            </w:tcBorders>
            <w:vAlign w:val="center"/>
            <w:hideMark/>
          </w:tcPr>
          <w:p w:rsidR="004B1971" w:rsidRDefault="00935523">
            <w:pPr>
              <w:spacing w:line="276" w:lineRule="auto"/>
              <w:jc w:val="center"/>
              <w:rPr>
                <w:lang w:val="de-DE"/>
              </w:rPr>
            </w:pPr>
            <w:r>
              <w:rPr>
                <w:lang w:val="de-DE"/>
              </w:rPr>
              <w:t>Text1</w:t>
            </w:r>
          </w:p>
          <w:p w:rsidR="004B1971" w:rsidRDefault="00935523">
            <w:pPr>
              <w:spacing w:line="276" w:lineRule="auto"/>
              <w:jc w:val="center"/>
              <w:rPr>
                <w:rFonts w:cs="Arial"/>
                <w:lang w:val="de-DE" w:eastAsia="ja-JP"/>
              </w:rPr>
            </w:pPr>
            <w:r>
              <w:rPr>
                <w:lang w:val="de-DE"/>
              </w:rPr>
              <w:t>Text2</w:t>
            </w:r>
          </w:p>
        </w:tc>
      </w:tr>
    </w:tbl>
    <w:p w:rsidR="007C5B31" w:rsidRDefault="00935523" w:rsidP="007C5B31">
      <w:pPr>
        <w:rPr>
          <w:sz w:val="16"/>
          <w:szCs w:val="16"/>
        </w:rPr>
      </w:pPr>
      <w:r>
        <w:rPr>
          <w:rFonts w:cs="Arial"/>
          <w:vertAlign w:val="superscript"/>
        </w:rPr>
        <w:t>‡</w:t>
      </w:r>
      <w:r>
        <w:t xml:space="preserve"> - </w:t>
      </w:r>
      <w:r>
        <w:rPr>
          <w:sz w:val="16"/>
          <w:szCs w:val="16"/>
        </w:rPr>
        <w:t xml:space="preserve">Only if supported by the implementing program as per REQ-130570. For any carlines not supporting signal </w:t>
      </w:r>
      <w:r>
        <w:rPr>
          <w:sz w:val="16"/>
          <w:szCs w:val="16"/>
        </w:rPr>
        <w:t>ApaMsgTxt_D_Rq:</w:t>
      </w:r>
    </w:p>
    <w:p w:rsidR="00500605" w:rsidRPr="00471DC3" w:rsidRDefault="00935523" w:rsidP="007C5B31">
      <w:r>
        <w:rPr>
          <w:sz w:val="16"/>
          <w:szCs w:val="16"/>
        </w:rPr>
        <w:lastRenderedPageBreak/>
        <w:t>The HMI display shall internally set variable ApaMsgTxt_D_Rq to status "None" (0x1). To make the display aware of this situation a dedicated M2 configuration parmater has to be set. A simple way to achieve this could be by using SYNC method</w:t>
      </w:r>
      <w:r>
        <w:rPr>
          <w:sz w:val="16"/>
          <w:szCs w:val="16"/>
        </w:rPr>
        <w:t xml:space="preserve"> 2 configuration variable “APACSI Signal Strategy” which directs signal usage based on the configuration settings.</w:t>
      </w:r>
    </w:p>
    <w:p w:rsidR="00CC6E4C" w:rsidRPr="00CC6E4C" w:rsidRDefault="00CC6E4C" w:rsidP="00CC6E4C">
      <w:pPr>
        <w:pStyle w:val="Heading4"/>
        <w:rPr>
          <w:b w:val="0"/>
          <w:u w:val="single"/>
        </w:rPr>
      </w:pPr>
      <w:r w:rsidRPr="00CC6E4C">
        <w:rPr>
          <w:b w:val="0"/>
          <w:u w:val="single"/>
        </w:rPr>
        <w:t>CAMERA-FUR-REQ-203878/E-Active Park Assist (APA) Signal - [ApaTrgtDist_D_Stat]</w:t>
      </w:r>
    </w:p>
    <w:p w:rsidR="00F46AA0" w:rsidRDefault="00935523" w:rsidP="00F46AA0"/>
    <w:tbl>
      <w:tblPr>
        <w:tblW w:w="83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15"/>
        <w:gridCol w:w="2435"/>
        <w:gridCol w:w="2435"/>
      </w:tblGrid>
      <w:tr w:rsidR="00F46AA0" w:rsidTr="00F46AA0">
        <w:trPr>
          <w:cantSplit/>
          <w:trHeight w:val="703"/>
          <w:tblHeader/>
          <w:jc w:val="center"/>
        </w:trPr>
        <w:tc>
          <w:tcPr>
            <w:tcW w:w="3518"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F46AA0" w:rsidRDefault="00935523">
            <w:pPr>
              <w:spacing w:line="276" w:lineRule="auto"/>
              <w:jc w:val="center"/>
              <w:rPr>
                <w:rFonts w:cs="Arial"/>
                <w:lang w:val="de-DE" w:eastAsia="ja-JP"/>
              </w:rPr>
            </w:pPr>
            <w:r>
              <w:rPr>
                <w:lang w:val="de-DE"/>
              </w:rPr>
              <w:t>Signal Received By Infotainment</w:t>
            </w:r>
          </w:p>
        </w:tc>
        <w:tc>
          <w:tcPr>
            <w:tcW w:w="2437"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F46AA0" w:rsidRDefault="00935523">
            <w:pPr>
              <w:spacing w:line="276" w:lineRule="auto"/>
              <w:jc w:val="center"/>
              <w:rPr>
                <w:rFonts w:cs="Arial"/>
                <w:lang w:val="de-DE" w:eastAsia="ja-JP"/>
              </w:rPr>
            </w:pPr>
            <w:r>
              <w:rPr>
                <w:lang w:val="de-DE"/>
              </w:rPr>
              <w:t>Signal</w:t>
            </w:r>
            <w:r>
              <w:rPr>
                <w:lang w:val="de-DE"/>
              </w:rPr>
              <w:t xml:space="preserve"> Parameters</w:t>
            </w:r>
          </w:p>
        </w:tc>
        <w:tc>
          <w:tcPr>
            <w:tcW w:w="2437"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F46AA0" w:rsidRDefault="00935523">
            <w:pPr>
              <w:spacing w:line="276" w:lineRule="auto"/>
              <w:jc w:val="center"/>
              <w:rPr>
                <w:rFonts w:cs="Arial"/>
                <w:lang w:val="de-DE" w:eastAsia="ja-JP"/>
              </w:rPr>
            </w:pPr>
            <w:r>
              <w:rPr>
                <w:lang w:val="de-DE"/>
              </w:rPr>
              <w:t>Affected Display Position</w:t>
            </w:r>
          </w:p>
        </w:tc>
      </w:tr>
      <w:tr w:rsidR="00F46AA0" w:rsidTr="00F46AA0">
        <w:trPr>
          <w:cantSplit/>
          <w:trHeight w:val="255"/>
          <w:jc w:val="center"/>
        </w:trPr>
        <w:tc>
          <w:tcPr>
            <w:tcW w:w="3518" w:type="dxa"/>
            <w:tcBorders>
              <w:top w:val="single" w:sz="4" w:space="0" w:color="auto"/>
              <w:left w:val="single" w:sz="4" w:space="0" w:color="auto"/>
              <w:bottom w:val="single" w:sz="4" w:space="0" w:color="auto"/>
              <w:right w:val="single" w:sz="4" w:space="0" w:color="auto"/>
            </w:tcBorders>
            <w:vAlign w:val="center"/>
            <w:hideMark/>
          </w:tcPr>
          <w:p w:rsidR="00F46AA0" w:rsidRDefault="00935523">
            <w:pPr>
              <w:spacing w:line="276" w:lineRule="auto"/>
              <w:jc w:val="center"/>
              <w:rPr>
                <w:rFonts w:cs="Arial"/>
                <w:lang w:val="de-DE" w:eastAsia="ja-JP"/>
              </w:rPr>
            </w:pPr>
            <w:r>
              <w:rPr>
                <w:lang w:val="de-DE"/>
              </w:rPr>
              <w:t>[ApaTrgtDist_D_Stat]</w:t>
            </w:r>
            <w:r>
              <w:rPr>
                <w:rFonts w:cs="Arial"/>
                <w:vertAlign w:val="superscript"/>
                <w:lang w:val="de-DE"/>
              </w:rPr>
              <w:t>†</w:t>
            </w:r>
          </w:p>
        </w:tc>
        <w:tc>
          <w:tcPr>
            <w:tcW w:w="2437" w:type="dxa"/>
            <w:tcBorders>
              <w:top w:val="single" w:sz="4" w:space="0" w:color="auto"/>
              <w:left w:val="single" w:sz="4" w:space="0" w:color="auto"/>
              <w:bottom w:val="single" w:sz="4" w:space="0" w:color="auto"/>
              <w:right w:val="single" w:sz="4" w:space="0" w:color="auto"/>
            </w:tcBorders>
            <w:vAlign w:val="center"/>
            <w:hideMark/>
          </w:tcPr>
          <w:p w:rsidR="00F46AA0" w:rsidRDefault="00935523">
            <w:pPr>
              <w:spacing w:line="276" w:lineRule="auto"/>
              <w:jc w:val="center"/>
              <w:rPr>
                <w:rFonts w:cs="Arial"/>
                <w:lang w:val="de-DE" w:eastAsia="ja-JP"/>
              </w:rPr>
            </w:pPr>
            <w:r>
              <w:rPr>
                <w:lang w:val="de-DE"/>
              </w:rPr>
              <w:t>State Encoded:</w:t>
            </w:r>
          </w:p>
          <w:p w:rsidR="00F46AA0" w:rsidRDefault="00935523">
            <w:pPr>
              <w:spacing w:line="276" w:lineRule="auto"/>
              <w:jc w:val="center"/>
              <w:rPr>
                <w:sz w:val="16"/>
                <w:szCs w:val="16"/>
                <w:lang w:val="de-DE"/>
              </w:rPr>
            </w:pPr>
            <w:r>
              <w:rPr>
                <w:sz w:val="16"/>
                <w:szCs w:val="16"/>
                <w:lang w:val="de-DE"/>
              </w:rPr>
              <w:t>$0: Off</w:t>
            </w:r>
          </w:p>
          <w:p w:rsidR="00F46AA0" w:rsidRDefault="00935523">
            <w:pPr>
              <w:spacing w:line="276" w:lineRule="auto"/>
              <w:jc w:val="center"/>
              <w:rPr>
                <w:sz w:val="16"/>
                <w:szCs w:val="16"/>
                <w:lang w:val="de-DE"/>
              </w:rPr>
            </w:pPr>
            <w:r>
              <w:rPr>
                <w:sz w:val="16"/>
                <w:szCs w:val="16"/>
                <w:lang w:val="de-DE"/>
              </w:rPr>
              <w:t>$1: Step1</w:t>
            </w:r>
          </w:p>
          <w:p w:rsidR="00F46AA0" w:rsidRDefault="00935523">
            <w:pPr>
              <w:spacing w:line="276" w:lineRule="auto"/>
              <w:jc w:val="center"/>
              <w:rPr>
                <w:sz w:val="16"/>
                <w:szCs w:val="16"/>
                <w:lang w:val="de-DE"/>
              </w:rPr>
            </w:pPr>
            <w:r>
              <w:rPr>
                <w:sz w:val="16"/>
                <w:szCs w:val="16"/>
                <w:lang w:val="de-DE"/>
              </w:rPr>
              <w:t>$2: Step2</w:t>
            </w:r>
          </w:p>
          <w:p w:rsidR="00F46AA0" w:rsidRDefault="00935523">
            <w:pPr>
              <w:spacing w:line="276" w:lineRule="auto"/>
              <w:jc w:val="center"/>
              <w:rPr>
                <w:sz w:val="16"/>
                <w:szCs w:val="16"/>
                <w:lang w:val="de-DE"/>
              </w:rPr>
            </w:pPr>
            <w:r>
              <w:rPr>
                <w:sz w:val="16"/>
                <w:szCs w:val="16"/>
                <w:lang w:val="de-DE"/>
              </w:rPr>
              <w:t>$3: Step3</w:t>
            </w:r>
          </w:p>
          <w:p w:rsidR="00F46AA0" w:rsidRDefault="00935523">
            <w:pPr>
              <w:spacing w:line="276" w:lineRule="auto"/>
              <w:jc w:val="center"/>
              <w:rPr>
                <w:sz w:val="16"/>
                <w:szCs w:val="16"/>
                <w:lang w:val="de-DE"/>
              </w:rPr>
            </w:pPr>
            <w:r>
              <w:rPr>
                <w:sz w:val="16"/>
                <w:szCs w:val="16"/>
                <w:lang w:val="de-DE"/>
              </w:rPr>
              <w:t>$4: Step4</w:t>
            </w:r>
          </w:p>
          <w:p w:rsidR="00F46AA0" w:rsidRDefault="00935523">
            <w:pPr>
              <w:spacing w:line="276" w:lineRule="auto"/>
              <w:jc w:val="center"/>
              <w:rPr>
                <w:sz w:val="16"/>
                <w:szCs w:val="16"/>
                <w:lang w:val="de-DE"/>
              </w:rPr>
            </w:pPr>
            <w:r>
              <w:rPr>
                <w:sz w:val="16"/>
                <w:szCs w:val="16"/>
                <w:lang w:val="de-DE"/>
              </w:rPr>
              <w:t>$5: Step5</w:t>
            </w:r>
          </w:p>
          <w:p w:rsidR="00F46AA0" w:rsidRDefault="00935523">
            <w:pPr>
              <w:spacing w:line="276" w:lineRule="auto"/>
              <w:jc w:val="center"/>
              <w:rPr>
                <w:sz w:val="16"/>
                <w:szCs w:val="16"/>
                <w:lang w:val="de-DE"/>
              </w:rPr>
            </w:pPr>
            <w:r>
              <w:rPr>
                <w:sz w:val="16"/>
                <w:szCs w:val="16"/>
                <w:lang w:val="de-DE"/>
              </w:rPr>
              <w:t>$6: Step6</w:t>
            </w:r>
          </w:p>
          <w:p w:rsidR="00F46AA0" w:rsidRDefault="00935523">
            <w:pPr>
              <w:spacing w:line="276" w:lineRule="auto"/>
              <w:jc w:val="center"/>
              <w:rPr>
                <w:sz w:val="16"/>
                <w:szCs w:val="16"/>
                <w:lang w:val="de-DE"/>
              </w:rPr>
            </w:pPr>
            <w:r>
              <w:rPr>
                <w:sz w:val="16"/>
                <w:szCs w:val="16"/>
                <w:lang w:val="de-DE"/>
              </w:rPr>
              <w:t>$7: Step7</w:t>
            </w:r>
          </w:p>
          <w:p w:rsidR="00F46AA0" w:rsidRDefault="00935523">
            <w:pPr>
              <w:spacing w:line="276" w:lineRule="auto"/>
              <w:jc w:val="center"/>
              <w:rPr>
                <w:sz w:val="16"/>
                <w:szCs w:val="16"/>
                <w:lang w:val="de-DE"/>
              </w:rPr>
            </w:pPr>
            <w:r>
              <w:rPr>
                <w:sz w:val="16"/>
                <w:szCs w:val="16"/>
                <w:lang w:val="de-DE"/>
              </w:rPr>
              <w:t>$8: Step8</w:t>
            </w:r>
          </w:p>
          <w:p w:rsidR="00F46AA0" w:rsidRDefault="00935523">
            <w:pPr>
              <w:spacing w:line="276" w:lineRule="auto"/>
              <w:jc w:val="center"/>
              <w:rPr>
                <w:sz w:val="16"/>
                <w:szCs w:val="16"/>
                <w:lang w:val="de-DE"/>
              </w:rPr>
            </w:pPr>
            <w:r>
              <w:rPr>
                <w:sz w:val="16"/>
                <w:szCs w:val="16"/>
                <w:lang w:val="de-DE"/>
              </w:rPr>
              <w:t>$9: Step9</w:t>
            </w:r>
          </w:p>
          <w:p w:rsidR="00F46AA0" w:rsidRDefault="00935523">
            <w:pPr>
              <w:spacing w:line="276" w:lineRule="auto"/>
              <w:jc w:val="center"/>
              <w:rPr>
                <w:sz w:val="16"/>
                <w:szCs w:val="16"/>
                <w:lang w:val="de-DE"/>
              </w:rPr>
            </w:pPr>
            <w:r>
              <w:rPr>
                <w:sz w:val="16"/>
                <w:szCs w:val="16"/>
                <w:lang w:val="de-DE"/>
              </w:rPr>
              <w:t>$A: Step10</w:t>
            </w:r>
          </w:p>
          <w:p w:rsidR="00F46AA0" w:rsidRDefault="00935523">
            <w:pPr>
              <w:spacing w:line="276" w:lineRule="auto"/>
              <w:jc w:val="center"/>
              <w:rPr>
                <w:sz w:val="16"/>
                <w:szCs w:val="16"/>
                <w:lang w:val="de-DE"/>
              </w:rPr>
            </w:pPr>
            <w:r>
              <w:rPr>
                <w:sz w:val="16"/>
                <w:szCs w:val="16"/>
                <w:lang w:val="de-DE"/>
              </w:rPr>
              <w:t>$B: Step11</w:t>
            </w:r>
          </w:p>
          <w:p w:rsidR="00F46AA0" w:rsidRDefault="00935523">
            <w:pPr>
              <w:spacing w:line="276" w:lineRule="auto"/>
              <w:jc w:val="center"/>
              <w:rPr>
                <w:sz w:val="16"/>
                <w:szCs w:val="16"/>
                <w:lang w:val="de-DE"/>
              </w:rPr>
            </w:pPr>
            <w:r>
              <w:rPr>
                <w:noProof/>
              </w:rPr>
              <mc:AlternateContent>
                <mc:Choice Requires="wps">
                  <w:drawing>
                    <wp:anchor distT="0" distB="0" distL="114300" distR="114300" simplePos="0" relativeHeight="251630592" behindDoc="0" locked="0" layoutInCell="1" allowOverlap="1">
                      <wp:simplePos x="0" y="0"/>
                      <wp:positionH relativeFrom="column">
                        <wp:posOffset>-1992630</wp:posOffset>
                      </wp:positionH>
                      <wp:positionV relativeFrom="paragraph">
                        <wp:posOffset>-9897745</wp:posOffset>
                      </wp:positionV>
                      <wp:extent cx="1177290" cy="621030"/>
                      <wp:effectExtent l="0" t="0" r="22860" b="26670"/>
                      <wp:wrapNone/>
                      <wp:docPr id="16200" name="Flowchart: Process 177"/>
                      <wp:cNvGraphicFramePr/>
                      <a:graphic xmlns:a="http://schemas.openxmlformats.org/drawingml/2006/main">
                        <a:graphicData uri="http://schemas.microsoft.com/office/word/2010/wordprocessingShape">
                          <wps:wsp>
                            <wps:cNvSpPr/>
                            <wps:spPr>
                              <a:xfrm>
                                <a:off x="0" y="0"/>
                                <a:ext cx="1177290" cy="621030"/>
                              </a:xfrm>
                              <a:prstGeom prst="flowChartProcess">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46AA0" w:rsidRDefault="00935523" w:rsidP="00CC6E4C">
                                  <w:pPr>
                                    <w:jc w:val="center"/>
                                    <w:rPr>
                                      <w:color w:val="000000" w:themeColor="text1"/>
                                    </w:rPr>
                                  </w:pPr>
                                  <w:r>
                                    <w:rPr>
                                      <w:color w:val="000000" w:themeColor="text1"/>
                                    </w:rPr>
                                    <w:t>360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77" o:spid="_x0000_s1027" type="#_x0000_t109" style="position:absolute;left:0;text-align:left;margin-left:-156.9pt;margin-top:-779.35pt;width:92.7pt;height:48.9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" fillcolor="#bfbfbf [2412]" strokecolor="#243f60 [1604]" strokeweight="2pt">
                      <v:stroke endcap="round"/>
                      <v:textbox>
                        <w:txbxContent>
                          <w:p w:rsidR="00F46AA0" w:rsidRDefault="00935523" w:rsidP="00CC6E4C">
                            <w:pPr>
                              <w:jc w:val="center"/>
                              <w:rPr>
                                <w:color w:val="000000" w:themeColor="text1"/>
                              </w:rPr>
                            </w:pPr>
                            <w:r>
                              <w:rPr>
                                <w:color w:val="000000" w:themeColor="text1"/>
                              </w:rPr>
                              <w:t>360 Display</w:t>
                            </w:r>
                          </w:p>
                        </w:txbxContent>
                      </v:textbox>
                    </v:shape>
                  </w:pict>
                </mc:Fallback>
              </mc:AlternateContent>
            </w:r>
            <w:r>
              <w:rPr>
                <w:sz w:val="16"/>
                <w:szCs w:val="16"/>
                <w:lang w:val="de-DE"/>
              </w:rPr>
              <w:t>$C: Step12</w:t>
            </w:r>
          </w:p>
          <w:p w:rsidR="00F46AA0" w:rsidRDefault="00935523">
            <w:pPr>
              <w:spacing w:line="276" w:lineRule="auto"/>
              <w:jc w:val="center"/>
              <w:rPr>
                <w:sz w:val="16"/>
                <w:szCs w:val="16"/>
                <w:lang w:val="de-DE"/>
              </w:rPr>
            </w:pPr>
            <w:r>
              <w:rPr>
                <w:sz w:val="16"/>
                <w:szCs w:val="16"/>
                <w:lang w:val="de-DE"/>
              </w:rPr>
              <w:t>$D: Step13</w:t>
            </w:r>
          </w:p>
          <w:p w:rsidR="00F46AA0" w:rsidRDefault="00935523">
            <w:pPr>
              <w:spacing w:line="276" w:lineRule="auto"/>
              <w:jc w:val="center"/>
              <w:rPr>
                <w:sz w:val="16"/>
                <w:szCs w:val="16"/>
                <w:lang w:val="de-DE"/>
              </w:rPr>
            </w:pPr>
            <w:r>
              <w:rPr>
                <w:sz w:val="16"/>
                <w:szCs w:val="16"/>
                <w:lang w:val="de-DE"/>
              </w:rPr>
              <w:t>$E: Step14</w:t>
            </w:r>
          </w:p>
          <w:p w:rsidR="00F46AA0" w:rsidRDefault="00935523">
            <w:pPr>
              <w:spacing w:line="276" w:lineRule="auto"/>
              <w:jc w:val="center"/>
              <w:rPr>
                <w:rFonts w:cs="Arial"/>
                <w:sz w:val="16"/>
                <w:szCs w:val="16"/>
                <w:lang w:val="de-DE" w:eastAsia="ja-JP"/>
              </w:rPr>
            </w:pPr>
            <w:r>
              <w:rPr>
                <w:sz w:val="16"/>
                <w:szCs w:val="16"/>
                <w:lang w:val="de-DE"/>
              </w:rPr>
              <w:t>$F: Step15</w:t>
            </w:r>
          </w:p>
        </w:tc>
        <w:tc>
          <w:tcPr>
            <w:tcW w:w="2437" w:type="dxa"/>
            <w:tcBorders>
              <w:top w:val="single" w:sz="4" w:space="0" w:color="auto"/>
              <w:left w:val="single" w:sz="4" w:space="0" w:color="auto"/>
              <w:bottom w:val="single" w:sz="4" w:space="0" w:color="auto"/>
              <w:right w:val="single" w:sz="4" w:space="0" w:color="auto"/>
            </w:tcBorders>
            <w:vAlign w:val="center"/>
            <w:hideMark/>
          </w:tcPr>
          <w:p w:rsidR="00F46AA0" w:rsidRDefault="00935523">
            <w:pPr>
              <w:spacing w:line="276" w:lineRule="auto"/>
              <w:jc w:val="center"/>
              <w:rPr>
                <w:rFonts w:cs="Arial"/>
                <w:lang w:val="de-DE" w:eastAsia="ja-JP"/>
              </w:rPr>
            </w:pPr>
            <w:r>
              <w:rPr>
                <w:lang w:val="de-DE"/>
              </w:rPr>
              <w:t>Symbol1</w:t>
            </w:r>
          </w:p>
        </w:tc>
      </w:tr>
    </w:tbl>
    <w:p w:rsidR="00FD70A1" w:rsidRPr="00FD70A1" w:rsidRDefault="00935523" w:rsidP="00FD70A1">
      <w:pPr>
        <w:rPr>
          <w:sz w:val="16"/>
          <w:szCs w:val="16"/>
        </w:rPr>
      </w:pPr>
      <w:r>
        <w:rPr>
          <w:rFonts w:cs="Arial"/>
          <w:vertAlign w:val="superscript"/>
        </w:rPr>
        <w:t>†</w:t>
      </w:r>
      <w:r>
        <w:t xml:space="preserve"> - </w:t>
      </w:r>
      <w:r>
        <w:rPr>
          <w:sz w:val="16"/>
          <w:szCs w:val="16"/>
        </w:rPr>
        <w:t xml:space="preserve">Only if supported by the implementing program as per REQ-130570. </w:t>
      </w:r>
      <w:r w:rsidRPr="00FD70A1">
        <w:rPr>
          <w:sz w:val="16"/>
          <w:szCs w:val="16"/>
        </w:rPr>
        <w:t>For any carlines not supporting signal ApaTrgtDist_D_Stat:</w:t>
      </w:r>
    </w:p>
    <w:p w:rsidR="00F46AA0" w:rsidRDefault="00935523" w:rsidP="00FD70A1">
      <w:r w:rsidRPr="00FD70A1">
        <w:rPr>
          <w:sz w:val="16"/>
          <w:szCs w:val="16"/>
        </w:rPr>
        <w:t>The HMI display shall internally set variable ApaTrgtDist_D_Stat to status "Off" (0x0). To make the display aware of th</w:t>
      </w:r>
      <w:r w:rsidRPr="00FD70A1">
        <w:rPr>
          <w:sz w:val="16"/>
          <w:szCs w:val="16"/>
        </w:rPr>
        <w:t>is situation a dedicated M2 configuration parmater has to be set</w:t>
      </w:r>
      <w:r>
        <w:rPr>
          <w:sz w:val="16"/>
          <w:szCs w:val="16"/>
        </w:rPr>
        <w:t>. A simple way to achieve this could be by using SYNC method 2 configuration variable “APACSI Signal Strategy” which directs signal usage based on the configuration settings.</w:t>
      </w:r>
    </w:p>
    <w:p w:rsidR="00500605" w:rsidRPr="00F46AA0" w:rsidRDefault="00935523" w:rsidP="00F46AA0"/>
    <w:p w:rsidR="00CC6E4C" w:rsidRPr="00CC6E4C" w:rsidRDefault="00CC6E4C" w:rsidP="00CC6E4C">
      <w:pPr>
        <w:pStyle w:val="Heading4"/>
        <w:rPr>
          <w:b w:val="0"/>
          <w:u w:val="single"/>
        </w:rPr>
      </w:pPr>
      <w:r w:rsidRPr="00CC6E4C">
        <w:rPr>
          <w:b w:val="0"/>
          <w:u w:val="single"/>
        </w:rPr>
        <w:t>CAMERA-FUR-REQ-131160/F-Active Park Assist (APA) Signal - [PrkAidMsgTxt_D_Rq]</w:t>
      </w:r>
    </w:p>
    <w:p w:rsidR="00AE06BC" w:rsidRPr="00AE06BC" w:rsidRDefault="00935523" w:rsidP="00AE06BC"/>
    <w:tbl>
      <w:tblPr>
        <w:tblW w:w="7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1"/>
        <w:gridCol w:w="2437"/>
        <w:gridCol w:w="2437"/>
      </w:tblGrid>
      <w:tr w:rsidR="00EE4184" w:rsidTr="00EE4184">
        <w:trPr>
          <w:cantSplit/>
          <w:trHeight w:val="703"/>
          <w:tblHeader/>
          <w:jc w:val="center"/>
        </w:trPr>
        <w:tc>
          <w:tcPr>
            <w:tcW w:w="2431"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EE4184" w:rsidRDefault="00935523">
            <w:pPr>
              <w:keepNext/>
              <w:keepLines/>
              <w:spacing w:before="40" w:after="40" w:line="276" w:lineRule="auto"/>
              <w:jc w:val="center"/>
              <w:rPr>
                <w:rFonts w:cs="Arial"/>
                <w:b/>
                <w:color w:val="000000"/>
                <w:lang w:val="de-DE" w:eastAsia="ja-JP"/>
              </w:rPr>
            </w:pPr>
            <w:r>
              <w:rPr>
                <w:b/>
                <w:color w:val="000000"/>
                <w:lang w:val="de-DE"/>
              </w:rPr>
              <w:t>Signal Received By Infotainment</w:t>
            </w:r>
          </w:p>
        </w:tc>
        <w:tc>
          <w:tcPr>
            <w:tcW w:w="2437"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EE4184" w:rsidRDefault="00935523">
            <w:pPr>
              <w:keepNext/>
              <w:keepLines/>
              <w:spacing w:before="40" w:after="40" w:line="276" w:lineRule="auto"/>
              <w:jc w:val="center"/>
              <w:rPr>
                <w:rFonts w:cs="Arial"/>
                <w:b/>
                <w:color w:val="000000"/>
                <w:lang w:val="de-DE" w:eastAsia="ja-JP"/>
              </w:rPr>
            </w:pPr>
            <w:r>
              <w:rPr>
                <w:b/>
                <w:color w:val="000000"/>
                <w:lang w:val="de-DE"/>
              </w:rPr>
              <w:t>Signal Parameters</w:t>
            </w:r>
          </w:p>
        </w:tc>
        <w:tc>
          <w:tcPr>
            <w:tcW w:w="2437"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EE4184" w:rsidRDefault="00935523">
            <w:pPr>
              <w:keepNext/>
              <w:keepLines/>
              <w:spacing w:before="40" w:after="40" w:line="276" w:lineRule="auto"/>
              <w:jc w:val="center"/>
              <w:rPr>
                <w:rFonts w:cs="Arial"/>
                <w:b/>
                <w:color w:val="000000"/>
                <w:lang w:val="de-DE" w:eastAsia="ja-JP"/>
              </w:rPr>
            </w:pPr>
            <w:r>
              <w:rPr>
                <w:b/>
                <w:color w:val="000000"/>
                <w:lang w:val="de-DE"/>
              </w:rPr>
              <w:t>Affected Display Position</w:t>
            </w:r>
          </w:p>
        </w:tc>
      </w:tr>
      <w:tr w:rsidR="00E50542" w:rsidTr="00EE4184">
        <w:trPr>
          <w:cantSplit/>
          <w:trHeight w:val="255"/>
          <w:jc w:val="center"/>
        </w:trPr>
        <w:tc>
          <w:tcPr>
            <w:tcW w:w="2431" w:type="dxa"/>
            <w:tcBorders>
              <w:top w:val="single" w:sz="4" w:space="0" w:color="auto"/>
              <w:left w:val="single" w:sz="4" w:space="0" w:color="auto"/>
              <w:bottom w:val="single" w:sz="4" w:space="0" w:color="auto"/>
              <w:right w:val="single" w:sz="4" w:space="0" w:color="auto"/>
            </w:tcBorders>
            <w:vAlign w:val="center"/>
            <w:hideMark/>
          </w:tcPr>
          <w:p w:rsidR="00E50542" w:rsidRDefault="00935523">
            <w:pPr>
              <w:spacing w:before="40" w:after="40" w:line="276" w:lineRule="auto"/>
              <w:jc w:val="center"/>
              <w:rPr>
                <w:rFonts w:cs="Arial"/>
                <w:lang w:val="de-DE" w:eastAsia="ja-JP"/>
              </w:rPr>
            </w:pPr>
            <w:r>
              <w:rPr>
                <w:lang w:val="de-DE"/>
              </w:rPr>
              <w:t>[PrkAidMsgTxt_D_Rq]</w:t>
            </w:r>
          </w:p>
        </w:tc>
        <w:tc>
          <w:tcPr>
            <w:tcW w:w="2437" w:type="dxa"/>
            <w:tcBorders>
              <w:top w:val="single" w:sz="4" w:space="0" w:color="auto"/>
              <w:left w:val="single" w:sz="4" w:space="0" w:color="auto"/>
              <w:bottom w:val="single" w:sz="4" w:space="0" w:color="auto"/>
              <w:right w:val="single" w:sz="4" w:space="0" w:color="auto"/>
            </w:tcBorders>
            <w:vAlign w:val="center"/>
            <w:hideMark/>
          </w:tcPr>
          <w:p w:rsidR="00E50542" w:rsidRDefault="00935523">
            <w:pPr>
              <w:spacing w:before="40" w:after="40" w:line="276" w:lineRule="auto"/>
              <w:jc w:val="center"/>
              <w:rPr>
                <w:rFonts w:cs="Arial"/>
                <w:lang w:val="de-DE" w:eastAsia="ja-JP"/>
              </w:rPr>
            </w:pPr>
            <w:r>
              <w:rPr>
                <w:lang w:val="de-DE"/>
              </w:rPr>
              <w:t>State Encoded:</w:t>
            </w:r>
          </w:p>
          <w:p w:rsidR="00E50542" w:rsidRDefault="00935523">
            <w:pPr>
              <w:spacing w:before="40" w:after="40" w:line="276" w:lineRule="auto"/>
              <w:jc w:val="center"/>
              <w:rPr>
                <w:sz w:val="16"/>
                <w:szCs w:val="16"/>
                <w:lang w:val="de-DE"/>
              </w:rPr>
            </w:pPr>
            <w:r>
              <w:rPr>
                <w:sz w:val="16"/>
                <w:szCs w:val="16"/>
                <w:lang w:val="de-DE"/>
              </w:rPr>
              <w:t>$0: All_Park_Sensors_Off</w:t>
            </w:r>
          </w:p>
          <w:p w:rsidR="00E50542" w:rsidRDefault="00935523">
            <w:pPr>
              <w:spacing w:before="40" w:after="40" w:line="276" w:lineRule="auto"/>
              <w:jc w:val="center"/>
              <w:rPr>
                <w:sz w:val="16"/>
                <w:szCs w:val="16"/>
                <w:lang w:val="de-DE"/>
              </w:rPr>
            </w:pPr>
            <w:r>
              <w:rPr>
                <w:sz w:val="16"/>
                <w:szCs w:val="16"/>
                <w:lang w:val="de-DE"/>
              </w:rPr>
              <w:t>$1: R_Snsrs_On_F_Snsrs_Off</w:t>
            </w:r>
          </w:p>
          <w:p w:rsidR="00E50542" w:rsidRDefault="00935523">
            <w:pPr>
              <w:spacing w:before="40" w:after="40" w:line="276" w:lineRule="auto"/>
              <w:jc w:val="center"/>
              <w:rPr>
                <w:sz w:val="16"/>
                <w:szCs w:val="16"/>
                <w:lang w:val="de-DE"/>
              </w:rPr>
            </w:pPr>
            <w:r>
              <w:rPr>
                <w:sz w:val="16"/>
                <w:szCs w:val="16"/>
                <w:lang w:val="de-DE"/>
              </w:rPr>
              <w:t xml:space="preserve">$2: </w:t>
            </w:r>
            <w:r>
              <w:rPr>
                <w:sz w:val="16"/>
                <w:szCs w:val="16"/>
                <w:lang w:val="de-DE"/>
              </w:rPr>
              <w:t>R_Snsrs_Off_F_Snsrs_On</w:t>
            </w:r>
          </w:p>
          <w:p w:rsidR="00E50542" w:rsidRDefault="00935523">
            <w:pPr>
              <w:spacing w:before="40" w:after="40" w:line="276" w:lineRule="auto"/>
              <w:jc w:val="center"/>
              <w:rPr>
                <w:sz w:val="16"/>
                <w:szCs w:val="16"/>
                <w:lang w:val="de-DE"/>
              </w:rPr>
            </w:pPr>
            <w:r>
              <w:rPr>
                <w:sz w:val="16"/>
                <w:szCs w:val="16"/>
                <w:lang w:val="de-DE"/>
              </w:rPr>
              <w:t>$3: NotUsed</w:t>
            </w:r>
          </w:p>
          <w:p w:rsidR="00E50542" w:rsidRDefault="00935523">
            <w:pPr>
              <w:spacing w:before="40" w:after="40" w:line="276" w:lineRule="auto"/>
              <w:jc w:val="center"/>
              <w:rPr>
                <w:sz w:val="16"/>
                <w:szCs w:val="16"/>
                <w:lang w:val="de-DE"/>
              </w:rPr>
            </w:pPr>
            <w:r>
              <w:rPr>
                <w:sz w:val="16"/>
                <w:szCs w:val="16"/>
                <w:lang w:val="de-DE"/>
              </w:rPr>
              <w:t>$4: NotUsed</w:t>
            </w:r>
          </w:p>
          <w:p w:rsidR="00E50542" w:rsidRDefault="00935523">
            <w:pPr>
              <w:spacing w:before="40" w:after="40" w:line="276" w:lineRule="auto"/>
              <w:jc w:val="center"/>
              <w:rPr>
                <w:sz w:val="16"/>
                <w:szCs w:val="16"/>
                <w:lang w:val="de-DE"/>
              </w:rPr>
            </w:pPr>
            <w:r>
              <w:rPr>
                <w:sz w:val="16"/>
                <w:szCs w:val="16"/>
                <w:lang w:val="de-DE"/>
              </w:rPr>
              <w:t>$5: R_Snsrs_On_F_Snsrs_On</w:t>
            </w:r>
          </w:p>
          <w:p w:rsidR="00E50542" w:rsidRDefault="00935523">
            <w:pPr>
              <w:spacing w:before="40" w:after="40" w:line="276" w:lineRule="auto"/>
              <w:jc w:val="center"/>
              <w:rPr>
                <w:sz w:val="16"/>
                <w:szCs w:val="16"/>
                <w:lang w:val="de-DE"/>
              </w:rPr>
            </w:pPr>
            <w:r>
              <w:rPr>
                <w:sz w:val="16"/>
                <w:szCs w:val="16"/>
                <w:lang w:val="de-DE"/>
              </w:rPr>
              <w:t>$6: Park_Sys_Alternate_Mode</w:t>
            </w:r>
          </w:p>
          <w:p w:rsidR="00E50542" w:rsidRDefault="00935523">
            <w:pPr>
              <w:spacing w:before="40" w:after="40" w:line="276" w:lineRule="auto"/>
              <w:jc w:val="center"/>
              <w:rPr>
                <w:sz w:val="16"/>
                <w:szCs w:val="16"/>
                <w:lang w:val="de-DE"/>
              </w:rPr>
            </w:pPr>
            <w:r>
              <w:rPr>
                <w:sz w:val="16"/>
                <w:szCs w:val="16"/>
                <w:lang w:val="de-DE"/>
              </w:rPr>
              <w:t>$7: NotUsed</w:t>
            </w:r>
          </w:p>
          <w:p w:rsidR="00E50542" w:rsidRDefault="00935523">
            <w:pPr>
              <w:spacing w:before="40" w:after="40" w:line="276" w:lineRule="auto"/>
              <w:jc w:val="center"/>
              <w:rPr>
                <w:sz w:val="16"/>
                <w:szCs w:val="16"/>
                <w:lang w:val="de-DE"/>
              </w:rPr>
            </w:pPr>
            <w:r>
              <w:rPr>
                <w:sz w:val="16"/>
                <w:szCs w:val="16"/>
                <w:lang w:val="de-DE"/>
              </w:rPr>
              <w:t>$8: R_Sns_Trlr_F_Sns_Blk</w:t>
            </w:r>
          </w:p>
          <w:p w:rsidR="00E50542" w:rsidRDefault="00935523">
            <w:pPr>
              <w:spacing w:before="40" w:after="40" w:line="276" w:lineRule="auto"/>
              <w:jc w:val="center"/>
              <w:rPr>
                <w:sz w:val="16"/>
                <w:szCs w:val="16"/>
                <w:lang w:val="de-DE"/>
              </w:rPr>
            </w:pPr>
            <w:r>
              <w:rPr>
                <w:sz w:val="16"/>
                <w:szCs w:val="16"/>
                <w:lang w:val="de-DE"/>
              </w:rPr>
              <w:t>$9: Fail_Mode_with_Chime</w:t>
            </w:r>
          </w:p>
          <w:p w:rsidR="00E50542" w:rsidRDefault="00935523">
            <w:pPr>
              <w:spacing w:before="40" w:after="40" w:line="276" w:lineRule="auto"/>
              <w:jc w:val="center"/>
              <w:rPr>
                <w:sz w:val="16"/>
                <w:szCs w:val="16"/>
                <w:lang w:val="de-DE"/>
              </w:rPr>
            </w:pPr>
            <w:r>
              <w:rPr>
                <w:sz w:val="16"/>
                <w:szCs w:val="16"/>
                <w:lang w:val="de-DE"/>
              </w:rPr>
              <w:t>$A: Fail_Mode_no_Chime</w:t>
            </w:r>
          </w:p>
          <w:p w:rsidR="00E50542" w:rsidRDefault="00935523">
            <w:pPr>
              <w:spacing w:before="40" w:after="40" w:line="276" w:lineRule="auto"/>
              <w:jc w:val="center"/>
              <w:rPr>
                <w:sz w:val="16"/>
                <w:szCs w:val="16"/>
                <w:lang w:val="de-DE"/>
              </w:rPr>
            </w:pPr>
            <w:r>
              <w:rPr>
                <w:sz w:val="16"/>
                <w:szCs w:val="16"/>
                <w:lang w:val="de-DE"/>
              </w:rPr>
              <w:t>$B: Not_Avail_Trlr_attchd</w:t>
            </w:r>
          </w:p>
          <w:p w:rsidR="00E50542" w:rsidRDefault="00935523">
            <w:pPr>
              <w:spacing w:before="40" w:after="40" w:line="276" w:lineRule="auto"/>
              <w:jc w:val="center"/>
              <w:rPr>
                <w:sz w:val="16"/>
                <w:szCs w:val="16"/>
                <w:lang w:val="de-DE"/>
              </w:rPr>
            </w:pPr>
            <w:r>
              <w:pict>
                <v:shape id="5e78c2c300005c8e0000543b" o:spid="_x0000_s1032" type="#_x0000_t109" style="position:absolute;left:0;text-align:left;margin-left:-156.9pt;margin-top:-779.35pt;width:92.7pt;height:48.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" fillcolor="#bfbfbf [2412]" strokecolor="#243f60 [1604]" strokeweight="2pt">
                  <v:textbox>
                    <w:txbxContent>
                      <w:p w:rsidR="00E50542" w:rsidRDefault="00935523" w:rsidP="00CC6E4C">
                        <w:pPr>
                          <w:jc w:val="center"/>
                          <w:rPr>
                            <w:color w:val="000000" w:themeColor="text1"/>
                          </w:rPr>
                        </w:pPr>
                        <w:r>
                          <w:rPr>
                            <w:color w:val="000000" w:themeColor="text1"/>
                          </w:rPr>
                          <w:t>360 Display</w:t>
                        </w:r>
                      </w:p>
                    </w:txbxContent>
                  </v:textbox>
                </v:shape>
              </w:pict>
            </w:r>
            <w:r>
              <w:rPr>
                <w:sz w:val="16"/>
                <w:szCs w:val="16"/>
                <w:lang w:val="de-DE"/>
              </w:rPr>
              <w:t>$C: R_Sns_Inactive_Trlr_atch</w:t>
            </w:r>
          </w:p>
          <w:p w:rsidR="00E50542" w:rsidRDefault="00935523">
            <w:pPr>
              <w:spacing w:before="40" w:after="40" w:line="276" w:lineRule="auto"/>
              <w:jc w:val="center"/>
              <w:rPr>
                <w:sz w:val="16"/>
                <w:szCs w:val="16"/>
                <w:lang w:val="de-DE"/>
              </w:rPr>
            </w:pPr>
            <w:r>
              <w:rPr>
                <w:sz w:val="16"/>
                <w:szCs w:val="16"/>
                <w:lang w:val="de-DE"/>
              </w:rPr>
              <w:t>$D: R_Sns_Blk_F_Sns_On</w:t>
            </w:r>
          </w:p>
          <w:p w:rsidR="00E50542" w:rsidRDefault="00935523">
            <w:pPr>
              <w:spacing w:before="40" w:after="40" w:line="276" w:lineRule="auto"/>
              <w:jc w:val="center"/>
              <w:rPr>
                <w:sz w:val="16"/>
                <w:szCs w:val="16"/>
                <w:lang w:val="de-DE"/>
              </w:rPr>
            </w:pPr>
            <w:r>
              <w:rPr>
                <w:sz w:val="16"/>
                <w:szCs w:val="16"/>
                <w:lang w:val="de-DE"/>
              </w:rPr>
              <w:t>$E: R_Sns_On_F_Sns_Blk</w:t>
            </w:r>
          </w:p>
          <w:p w:rsidR="00E50542" w:rsidRDefault="00935523">
            <w:pPr>
              <w:spacing w:before="40" w:after="40" w:line="276" w:lineRule="auto"/>
              <w:jc w:val="center"/>
              <w:rPr>
                <w:rFonts w:cs="Arial"/>
                <w:sz w:val="16"/>
                <w:szCs w:val="16"/>
                <w:lang w:val="de-DE" w:eastAsia="ja-JP"/>
              </w:rPr>
            </w:pPr>
            <w:r>
              <w:rPr>
                <w:sz w:val="16"/>
                <w:szCs w:val="16"/>
                <w:lang w:val="de-DE"/>
              </w:rPr>
              <w:t>$F: All_Sns_Blk</w:t>
            </w:r>
          </w:p>
        </w:tc>
        <w:tc>
          <w:tcPr>
            <w:tcW w:w="2437" w:type="dxa"/>
            <w:tcBorders>
              <w:top w:val="single" w:sz="4" w:space="0" w:color="auto"/>
              <w:left w:val="single" w:sz="4" w:space="0" w:color="auto"/>
              <w:bottom w:val="single" w:sz="4" w:space="0" w:color="auto"/>
              <w:right w:val="single" w:sz="4" w:space="0" w:color="auto"/>
            </w:tcBorders>
            <w:vAlign w:val="center"/>
            <w:hideMark/>
          </w:tcPr>
          <w:p w:rsidR="00E50542" w:rsidRDefault="00935523">
            <w:pPr>
              <w:spacing w:before="40" w:after="40" w:line="276" w:lineRule="auto"/>
              <w:jc w:val="center"/>
              <w:rPr>
                <w:lang w:val="de-DE"/>
              </w:rPr>
            </w:pPr>
            <w:r>
              <w:rPr>
                <w:lang w:val="de-DE"/>
              </w:rPr>
              <w:t>ScanLeft</w:t>
            </w:r>
          </w:p>
          <w:p w:rsidR="00E50542" w:rsidRDefault="00935523">
            <w:pPr>
              <w:spacing w:before="40" w:after="40" w:line="276" w:lineRule="auto"/>
              <w:jc w:val="center"/>
              <w:rPr>
                <w:lang w:val="de-DE"/>
              </w:rPr>
            </w:pPr>
            <w:r>
              <w:rPr>
                <w:lang w:val="de-DE"/>
              </w:rPr>
              <w:t>ScanRight</w:t>
            </w:r>
          </w:p>
          <w:p w:rsidR="00E50542" w:rsidRDefault="00935523">
            <w:pPr>
              <w:spacing w:before="40" w:after="40" w:line="276" w:lineRule="auto"/>
              <w:jc w:val="center"/>
              <w:rPr>
                <w:lang w:val="de-DE"/>
              </w:rPr>
            </w:pPr>
            <w:r>
              <w:rPr>
                <w:lang w:val="de-DE"/>
              </w:rPr>
              <w:t>Text2</w:t>
            </w:r>
          </w:p>
          <w:p w:rsidR="00E50542" w:rsidRDefault="00935523">
            <w:pPr>
              <w:spacing w:before="40" w:after="40" w:line="276" w:lineRule="auto"/>
              <w:jc w:val="center"/>
              <w:rPr>
                <w:rFonts w:cs="Arial"/>
                <w:lang w:val="de-DE" w:eastAsia="ja-JP"/>
              </w:rPr>
            </w:pPr>
            <w:r>
              <w:rPr>
                <w:lang w:val="de-DE"/>
              </w:rPr>
              <w:t>ParkPilot</w:t>
            </w:r>
          </w:p>
        </w:tc>
      </w:tr>
    </w:tbl>
    <w:p w:rsidR="00500605" w:rsidRPr="00EE4184" w:rsidRDefault="00935523" w:rsidP="00EE4184"/>
    <w:p w:rsidR="00406F39" w:rsidRDefault="00935523" w:rsidP="00CC6E4C">
      <w:pPr>
        <w:pStyle w:val="Heading3"/>
      </w:pPr>
      <w:bookmarkStart w:id="64" w:name="_Toc35850671"/>
      <w:r>
        <w:lastRenderedPageBreak/>
        <w:t>Active Park Assist (APA) Signal list - Internal HMI ECU Configuration Variables</w:t>
      </w:r>
      <w:bookmarkEnd w:id="64"/>
    </w:p>
    <w:p w:rsidR="00CC6E4C" w:rsidRPr="00CC6E4C" w:rsidRDefault="00CC6E4C" w:rsidP="00CC6E4C">
      <w:pPr>
        <w:pStyle w:val="Heading4"/>
        <w:rPr>
          <w:b w:val="0"/>
          <w:u w:val="single"/>
        </w:rPr>
      </w:pPr>
      <w:r w:rsidRPr="00CC6E4C">
        <w:rPr>
          <w:b w:val="0"/>
          <w:u w:val="single"/>
        </w:rPr>
        <w:t>CAMERA-FUR-REQ-247261/B-Active Park Assist (APA) Method 2 Configuration - Parking Assistance_Cfg</w:t>
      </w:r>
    </w:p>
    <w:p w:rsidR="00F5017A" w:rsidRDefault="00935523" w:rsidP="00DE72A9">
      <w:r>
        <w:t>For affected variants, a method 2 configuration variable shall be stored intern</w:t>
      </w:r>
      <w:r>
        <w:t xml:space="preserve">ally within the HMI ECU. </w:t>
      </w:r>
      <w:r w:rsidRPr="00021A92">
        <w:rPr>
          <w:b/>
        </w:rPr>
        <w:t xml:space="preserve">This is an already-existing method 2 variable within the </w:t>
      </w:r>
      <w:r>
        <w:rPr>
          <w:b/>
        </w:rPr>
        <w:t xml:space="preserve">APIM </w:t>
      </w:r>
      <w:r w:rsidRPr="00021A92">
        <w:rPr>
          <w:b/>
        </w:rPr>
        <w:t>HMI ECU</w:t>
      </w:r>
      <w:r>
        <w:rPr>
          <w:b/>
        </w:rPr>
        <w:t xml:space="preserve">. </w:t>
      </w:r>
      <w:r>
        <w:t>Other HMI ECUs to map their existing configurations to these states when interpreting “Parking Assistance” configuration columns in the signal processing sectio</w:t>
      </w:r>
      <w:r>
        <w:t>n (e.g. CTR currently assigns state 0x6 for “APACSI”, APIM assigns state 0xA. Signal processing tables always use 0xA for “APACSI”).</w:t>
      </w:r>
    </w:p>
    <w:p w:rsidR="00F5017A" w:rsidRDefault="00935523" w:rsidP="00DE72A9"/>
    <w:p w:rsidR="00DE72A9" w:rsidRDefault="00935523" w:rsidP="00DE72A9">
      <w:r>
        <w:t xml:space="preserve">Contact the HMI ECU applications engineer if clarification is necessary on configuration variable assignment for “Parking </w:t>
      </w:r>
      <w:r>
        <w:t>Assistance.”</w:t>
      </w:r>
    </w:p>
    <w:p w:rsidR="00F5017A" w:rsidRPr="00F5017A" w:rsidRDefault="00935523" w:rsidP="00DE72A9"/>
    <w:p w:rsidR="00DE72A9" w:rsidRDefault="00935523" w:rsidP="00DE72A9"/>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0"/>
        <w:gridCol w:w="1201"/>
        <w:gridCol w:w="3669"/>
        <w:gridCol w:w="2435"/>
      </w:tblGrid>
      <w:tr w:rsidR="00DE72A9" w:rsidTr="00014145">
        <w:trPr>
          <w:cantSplit/>
          <w:trHeight w:val="703"/>
          <w:tblHeader/>
          <w:jc w:val="center"/>
        </w:trPr>
        <w:tc>
          <w:tcPr>
            <w:tcW w:w="2430"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E72A9" w:rsidRDefault="00935523">
            <w:pPr>
              <w:spacing w:line="276" w:lineRule="auto"/>
              <w:jc w:val="center"/>
              <w:rPr>
                <w:rFonts w:cs="Arial"/>
                <w:lang w:val="de-DE" w:eastAsia="ja-JP"/>
              </w:rPr>
            </w:pPr>
            <w:r>
              <w:rPr>
                <w:lang w:val="de-DE"/>
              </w:rPr>
              <w:t>Method 2 Configuration Variable (stored within HMI ECU)</w:t>
            </w:r>
          </w:p>
        </w:tc>
        <w:tc>
          <w:tcPr>
            <w:tcW w:w="1201"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E72A9" w:rsidRDefault="00935523">
            <w:pPr>
              <w:spacing w:line="276" w:lineRule="auto"/>
              <w:jc w:val="center"/>
              <w:rPr>
                <w:lang w:val="de-DE"/>
              </w:rPr>
            </w:pPr>
            <w:r>
              <w:rPr>
                <w:lang w:val="de-DE"/>
              </w:rPr>
              <w:t>Data Size (bytes)</w:t>
            </w:r>
          </w:p>
        </w:tc>
        <w:tc>
          <w:tcPr>
            <w:tcW w:w="3669"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E72A9" w:rsidRDefault="00935523">
            <w:pPr>
              <w:spacing w:line="276" w:lineRule="auto"/>
              <w:jc w:val="center"/>
              <w:rPr>
                <w:rFonts w:cs="Arial"/>
                <w:lang w:val="de-DE" w:eastAsia="ja-JP"/>
              </w:rPr>
            </w:pPr>
            <w:r>
              <w:rPr>
                <w:lang w:val="de-DE"/>
              </w:rPr>
              <w:t>Signal Parameters</w:t>
            </w:r>
          </w:p>
        </w:tc>
        <w:tc>
          <w:tcPr>
            <w:tcW w:w="2435"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E72A9" w:rsidRDefault="00935523">
            <w:pPr>
              <w:spacing w:line="276" w:lineRule="auto"/>
              <w:jc w:val="center"/>
              <w:rPr>
                <w:rFonts w:cs="Arial"/>
                <w:lang w:val="de-DE" w:eastAsia="ja-JP"/>
              </w:rPr>
            </w:pPr>
            <w:r>
              <w:rPr>
                <w:lang w:val="de-DE"/>
              </w:rPr>
              <w:t>Affected Display Position</w:t>
            </w:r>
          </w:p>
        </w:tc>
      </w:tr>
      <w:tr w:rsidR="00014145" w:rsidTr="00014145">
        <w:trPr>
          <w:cantSplit/>
          <w:trHeight w:val="255"/>
          <w:jc w:val="center"/>
        </w:trPr>
        <w:tc>
          <w:tcPr>
            <w:tcW w:w="2430" w:type="dxa"/>
            <w:tcBorders>
              <w:top w:val="single" w:sz="4" w:space="0" w:color="auto"/>
              <w:left w:val="single" w:sz="4" w:space="0" w:color="auto"/>
              <w:bottom w:val="single" w:sz="4" w:space="0" w:color="auto"/>
              <w:right w:val="single" w:sz="4" w:space="0" w:color="auto"/>
            </w:tcBorders>
            <w:vAlign w:val="center"/>
            <w:hideMark/>
          </w:tcPr>
          <w:p w:rsidR="00014145" w:rsidRDefault="00935523">
            <w:pPr>
              <w:spacing w:line="276" w:lineRule="auto"/>
              <w:jc w:val="center"/>
              <w:rPr>
                <w:rFonts w:cs="Arial"/>
                <w:lang w:val="de-DE" w:eastAsia="ja-JP"/>
              </w:rPr>
            </w:pPr>
            <w:r>
              <w:rPr>
                <w:lang w:val="de-DE"/>
              </w:rPr>
              <w:t>Parking Assistance</w:t>
            </w:r>
          </w:p>
        </w:tc>
        <w:tc>
          <w:tcPr>
            <w:tcW w:w="1201" w:type="dxa"/>
            <w:tcBorders>
              <w:top w:val="single" w:sz="4" w:space="0" w:color="auto"/>
              <w:left w:val="single" w:sz="4" w:space="0" w:color="auto"/>
              <w:bottom w:val="single" w:sz="4" w:space="0" w:color="auto"/>
              <w:right w:val="single" w:sz="4" w:space="0" w:color="auto"/>
            </w:tcBorders>
            <w:vAlign w:val="center"/>
            <w:hideMark/>
          </w:tcPr>
          <w:p w:rsidR="00014145" w:rsidRDefault="00935523">
            <w:pPr>
              <w:spacing w:line="276" w:lineRule="auto"/>
              <w:jc w:val="center"/>
              <w:rPr>
                <w:lang w:val="de-DE"/>
              </w:rPr>
            </w:pPr>
            <w:r>
              <w:rPr>
                <w:lang w:val="de-DE"/>
              </w:rPr>
              <w:t>1</w:t>
            </w:r>
          </w:p>
        </w:tc>
        <w:tc>
          <w:tcPr>
            <w:tcW w:w="3669" w:type="dxa"/>
            <w:tcBorders>
              <w:top w:val="single" w:sz="4" w:space="0" w:color="auto"/>
              <w:left w:val="single" w:sz="4" w:space="0" w:color="auto"/>
              <w:bottom w:val="single" w:sz="4" w:space="0" w:color="auto"/>
              <w:right w:val="single" w:sz="4" w:space="0" w:color="auto"/>
            </w:tcBorders>
            <w:vAlign w:val="center"/>
            <w:hideMark/>
          </w:tcPr>
          <w:p w:rsidR="00014145" w:rsidRDefault="00935523">
            <w:pPr>
              <w:spacing w:line="276" w:lineRule="auto"/>
              <w:jc w:val="center"/>
              <w:rPr>
                <w:rFonts w:cs="Arial"/>
                <w:lang w:val="de-DE" w:eastAsia="ja-JP"/>
              </w:rPr>
            </w:pPr>
            <w:r>
              <w:rPr>
                <w:lang w:val="de-DE"/>
              </w:rPr>
              <w:t>State Encoded:</w:t>
            </w:r>
          </w:p>
          <w:p w:rsidR="00014145" w:rsidRDefault="00935523">
            <w:pPr>
              <w:spacing w:line="276" w:lineRule="auto"/>
              <w:jc w:val="center"/>
              <w:rPr>
                <w:sz w:val="16"/>
                <w:szCs w:val="16"/>
                <w:lang w:val="de-DE"/>
              </w:rPr>
            </w:pPr>
            <w:r>
              <w:rPr>
                <w:sz w:val="16"/>
                <w:szCs w:val="16"/>
                <w:lang w:val="de-DE"/>
              </w:rPr>
              <w:t>$00: No PDC/PSM/SAPP</w:t>
            </w:r>
          </w:p>
          <w:p w:rsidR="00014145" w:rsidRDefault="00935523">
            <w:pPr>
              <w:spacing w:line="276" w:lineRule="auto"/>
              <w:jc w:val="center"/>
              <w:rPr>
                <w:sz w:val="16"/>
                <w:szCs w:val="16"/>
                <w:lang w:val="de-DE"/>
              </w:rPr>
            </w:pPr>
            <w:r>
              <w:rPr>
                <w:sz w:val="16"/>
                <w:szCs w:val="16"/>
                <w:lang w:val="de-DE"/>
              </w:rPr>
              <w:t>$01: Rear PDC</w:t>
            </w:r>
          </w:p>
          <w:p w:rsidR="00014145" w:rsidRDefault="00935523">
            <w:pPr>
              <w:spacing w:line="276" w:lineRule="auto"/>
              <w:jc w:val="center"/>
              <w:rPr>
                <w:sz w:val="16"/>
                <w:szCs w:val="16"/>
                <w:lang w:val="de-DE"/>
              </w:rPr>
            </w:pPr>
            <w:r>
              <w:rPr>
                <w:sz w:val="16"/>
                <w:szCs w:val="16"/>
                <w:lang w:val="de-DE"/>
              </w:rPr>
              <w:t>$02: Rear/Front PDC</w:t>
            </w:r>
          </w:p>
          <w:p w:rsidR="00014145" w:rsidRDefault="00935523">
            <w:pPr>
              <w:spacing w:line="276" w:lineRule="auto"/>
              <w:jc w:val="center"/>
              <w:rPr>
                <w:sz w:val="16"/>
                <w:szCs w:val="16"/>
                <w:lang w:val="de-DE"/>
              </w:rPr>
            </w:pPr>
            <w:r>
              <w:rPr>
                <w:sz w:val="16"/>
                <w:szCs w:val="16"/>
                <w:lang w:val="de-DE"/>
              </w:rPr>
              <w:t>$03: Rear/Front PDC/SAPP</w:t>
            </w:r>
          </w:p>
          <w:p w:rsidR="00014145" w:rsidRDefault="00935523">
            <w:pPr>
              <w:spacing w:line="276" w:lineRule="auto"/>
              <w:jc w:val="center"/>
              <w:rPr>
                <w:sz w:val="16"/>
                <w:szCs w:val="16"/>
                <w:lang w:val="de-DE"/>
              </w:rPr>
            </w:pPr>
            <w:r>
              <w:rPr>
                <w:sz w:val="16"/>
                <w:szCs w:val="16"/>
                <w:lang w:val="de-DE"/>
              </w:rPr>
              <w:t xml:space="preserve">$04: </w:t>
            </w:r>
            <w:r>
              <w:rPr>
                <w:sz w:val="16"/>
                <w:szCs w:val="16"/>
                <w:lang w:val="de-DE"/>
              </w:rPr>
              <w:t>Rear/SAPP</w:t>
            </w:r>
            <w:r>
              <w:rPr>
                <w:sz w:val="16"/>
                <w:szCs w:val="16"/>
                <w:lang w:val="de-DE"/>
              </w:rPr>
              <w:br/>
              <w:t>$05: Rear/Front PDC/SAPP</w:t>
            </w:r>
          </w:p>
          <w:p w:rsidR="00014145" w:rsidRDefault="00935523">
            <w:pPr>
              <w:spacing w:line="276" w:lineRule="auto"/>
              <w:jc w:val="center"/>
              <w:rPr>
                <w:sz w:val="16"/>
                <w:szCs w:val="16"/>
                <w:lang w:val="de-DE"/>
              </w:rPr>
            </w:pPr>
            <w:r>
              <w:rPr>
                <w:sz w:val="16"/>
                <w:szCs w:val="16"/>
                <w:lang w:val="de-DE"/>
              </w:rPr>
              <w:t>$06: Rear/SAPP</w:t>
            </w:r>
          </w:p>
          <w:p w:rsidR="00014145" w:rsidRDefault="00935523">
            <w:pPr>
              <w:spacing w:line="276" w:lineRule="auto"/>
              <w:jc w:val="center"/>
              <w:rPr>
                <w:sz w:val="16"/>
                <w:szCs w:val="16"/>
                <w:lang w:val="de-DE"/>
              </w:rPr>
            </w:pPr>
            <w:r>
              <w:rPr>
                <w:sz w:val="16"/>
                <w:szCs w:val="16"/>
                <w:lang w:val="de-DE"/>
              </w:rPr>
              <w:t>$07: Rear/Front PDC with APA</w:t>
            </w:r>
          </w:p>
          <w:p w:rsidR="00014145" w:rsidRDefault="00935523">
            <w:pPr>
              <w:spacing w:line="276" w:lineRule="auto"/>
              <w:jc w:val="center"/>
              <w:rPr>
                <w:sz w:val="16"/>
                <w:szCs w:val="16"/>
                <w:lang w:val="de-DE"/>
              </w:rPr>
            </w:pPr>
            <w:r>
              <w:rPr>
                <w:sz w:val="16"/>
                <w:szCs w:val="16"/>
                <w:lang w:val="de-DE"/>
              </w:rPr>
              <w:t>$08: APA Lite</w:t>
            </w:r>
          </w:p>
          <w:p w:rsidR="00014145" w:rsidRDefault="00935523">
            <w:pPr>
              <w:spacing w:line="276" w:lineRule="auto"/>
              <w:jc w:val="center"/>
              <w:rPr>
                <w:sz w:val="16"/>
                <w:szCs w:val="16"/>
                <w:lang w:val="de-DE"/>
              </w:rPr>
            </w:pPr>
            <w:r>
              <w:rPr>
                <w:sz w:val="16"/>
                <w:szCs w:val="16"/>
                <w:lang w:val="de-DE"/>
              </w:rPr>
              <w:t>$09: APA Lite Plus</w:t>
            </w:r>
          </w:p>
          <w:p w:rsidR="00014145" w:rsidRDefault="00935523">
            <w:pPr>
              <w:spacing w:line="276" w:lineRule="auto"/>
              <w:jc w:val="center"/>
              <w:rPr>
                <w:sz w:val="16"/>
                <w:szCs w:val="16"/>
                <w:lang w:val="de-DE"/>
              </w:rPr>
            </w:pPr>
            <w:r>
              <w:rPr>
                <w:sz w:val="16"/>
                <w:szCs w:val="16"/>
                <w:lang w:val="de-DE"/>
              </w:rPr>
              <w:t>$0A: APACSI</w:t>
            </w:r>
          </w:p>
          <w:p w:rsidR="00014145" w:rsidRDefault="00935523">
            <w:pPr>
              <w:spacing w:line="276" w:lineRule="auto"/>
              <w:jc w:val="center"/>
              <w:rPr>
                <w:sz w:val="16"/>
                <w:szCs w:val="16"/>
                <w:lang w:val="de-DE"/>
              </w:rPr>
            </w:pPr>
            <w:r>
              <w:rPr>
                <w:sz w:val="16"/>
                <w:szCs w:val="16"/>
                <w:lang w:val="de-DE"/>
              </w:rPr>
              <w:t>$0B: FAPA</w:t>
            </w:r>
          </w:p>
          <w:p w:rsidR="00014145" w:rsidRDefault="00935523">
            <w:pPr>
              <w:spacing w:line="276" w:lineRule="auto"/>
              <w:jc w:val="center"/>
              <w:rPr>
                <w:rFonts w:cs="Arial"/>
                <w:sz w:val="16"/>
                <w:szCs w:val="16"/>
                <w:lang w:val="de-DE" w:eastAsia="ja-JP"/>
              </w:rPr>
            </w:pPr>
            <w:r>
              <w:rPr>
                <w:sz w:val="16"/>
                <w:szCs w:val="16"/>
                <w:lang w:val="de-DE"/>
              </w:rPr>
              <w:t>$C-FF: Reserved</w:t>
            </w:r>
          </w:p>
        </w:tc>
        <w:tc>
          <w:tcPr>
            <w:tcW w:w="2435" w:type="dxa"/>
            <w:tcBorders>
              <w:top w:val="single" w:sz="4" w:space="0" w:color="auto"/>
              <w:left w:val="single" w:sz="4" w:space="0" w:color="auto"/>
              <w:bottom w:val="single" w:sz="4" w:space="0" w:color="auto"/>
              <w:right w:val="single" w:sz="4" w:space="0" w:color="auto"/>
            </w:tcBorders>
            <w:vAlign w:val="center"/>
            <w:hideMark/>
          </w:tcPr>
          <w:p w:rsidR="00014145" w:rsidRDefault="00935523">
            <w:pPr>
              <w:spacing w:line="276" w:lineRule="auto"/>
              <w:jc w:val="center"/>
              <w:rPr>
                <w:rFonts w:cs="Arial"/>
                <w:lang w:val="de-DE" w:eastAsia="ja-JP"/>
              </w:rPr>
            </w:pPr>
            <w:r>
              <w:rPr>
                <w:lang w:val="de-DE"/>
              </w:rPr>
              <w:t>All 8“ tables</w:t>
            </w:r>
          </w:p>
        </w:tc>
      </w:tr>
    </w:tbl>
    <w:p w:rsidR="00500605" w:rsidRDefault="00935523" w:rsidP="00500605"/>
    <w:p w:rsidR="00406F39" w:rsidRDefault="00935523" w:rsidP="00CC6E4C">
      <w:pPr>
        <w:pStyle w:val="Heading3"/>
      </w:pPr>
      <w:bookmarkStart w:id="65" w:name="_Toc35850672"/>
      <w:r>
        <w:t>Active Park Assist (APA) Signal Processing</w:t>
      </w:r>
      <w:bookmarkEnd w:id="65"/>
    </w:p>
    <w:p w:rsidR="00CC6E4C" w:rsidRPr="00CC6E4C" w:rsidRDefault="00CC6E4C" w:rsidP="00CC6E4C">
      <w:pPr>
        <w:pStyle w:val="Heading4"/>
        <w:rPr>
          <w:b w:val="0"/>
          <w:u w:val="single"/>
        </w:rPr>
      </w:pPr>
      <w:r w:rsidRPr="00CC6E4C">
        <w:rPr>
          <w:b w:val="0"/>
          <w:u w:val="single"/>
        </w:rPr>
        <w:t>CAMERA-FUR-REQ-130494/J-Active Park Assist (APA) Signal Processing - Positional ScanLeft</w:t>
      </w:r>
    </w:p>
    <w:p w:rsidR="006B6295" w:rsidRPr="006B6295" w:rsidRDefault="00935523" w:rsidP="006B6295">
      <w:pPr>
        <w:jc w:val="center"/>
        <w:rPr>
          <w:b/>
        </w:rPr>
      </w:pPr>
      <w:r w:rsidRPr="006B6295">
        <w:rPr>
          <w:b/>
        </w:rPr>
        <w:t>8” (or equivalent) displays</w:t>
      </w:r>
    </w:p>
    <w:tbl>
      <w:tblPr>
        <w:tblStyle w:val="TableGrid"/>
        <w:tblW w:w="0" w:type="auto"/>
        <w:jc w:val="center"/>
        <w:tblLayout w:type="fixed"/>
        <w:tblLook w:val="04A0" w:firstRow="1" w:lastRow="0" w:firstColumn="1" w:lastColumn="0" w:noHBand="0" w:noVBand="1"/>
      </w:tblPr>
      <w:tblGrid>
        <w:gridCol w:w="696"/>
        <w:gridCol w:w="582"/>
        <w:gridCol w:w="582"/>
        <w:gridCol w:w="540"/>
        <w:gridCol w:w="540"/>
        <w:gridCol w:w="540"/>
        <w:gridCol w:w="270"/>
        <w:gridCol w:w="270"/>
        <w:gridCol w:w="270"/>
        <w:gridCol w:w="270"/>
        <w:gridCol w:w="270"/>
        <w:gridCol w:w="270"/>
        <w:gridCol w:w="270"/>
        <w:gridCol w:w="270"/>
        <w:gridCol w:w="270"/>
        <w:gridCol w:w="270"/>
        <w:gridCol w:w="540"/>
        <w:gridCol w:w="2430"/>
      </w:tblGrid>
      <w:tr w:rsidR="00197F56" w:rsidTr="00197F56">
        <w:trPr>
          <w:cantSplit/>
          <w:trHeight w:val="2160"/>
          <w:tblHeader/>
          <w:jc w:val="center"/>
        </w:trPr>
        <w:tc>
          <w:tcPr>
            <w:tcW w:w="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97F56" w:rsidRDefault="00935523">
            <w:pPr>
              <w:jc w:val="center"/>
              <w:rPr>
                <w:rFonts w:cs="Arial"/>
                <w:lang w:val="de-DE" w:eastAsia="ja-JP"/>
              </w:rPr>
            </w:pPr>
            <w:r>
              <w:rPr>
                <w:lang w:val="de-DE"/>
              </w:rPr>
              <w:t>Operational Mode</w:t>
            </w:r>
          </w:p>
        </w:tc>
        <w:tc>
          <w:tcPr>
            <w:tcW w:w="582"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tcPr>
          <w:p w:rsidR="00197F56" w:rsidRDefault="00935523" w:rsidP="00197F56">
            <w:pPr>
              <w:jc w:val="center"/>
              <w:rPr>
                <w:lang w:val="de-DE"/>
              </w:rPr>
            </w:pPr>
            <w:r w:rsidRPr="007F13FF">
              <w:rPr>
                <w:lang w:val="de-DE"/>
              </w:rPr>
              <w:t>Parking Assistance</w:t>
            </w:r>
            <w:r w:rsidRPr="00197F56">
              <w:rPr>
                <w:lang w:val="de-DE"/>
              </w:rPr>
              <w:t>_Cfg</w:t>
            </w:r>
          </w:p>
        </w:tc>
        <w:tc>
          <w:tcPr>
            <w:tcW w:w="582"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97F56" w:rsidRDefault="00935523">
            <w:pPr>
              <w:jc w:val="center"/>
              <w:rPr>
                <w:rFonts w:cs="Arial"/>
                <w:lang w:val="de-DE" w:eastAsia="ja-JP"/>
              </w:rPr>
            </w:pPr>
            <w:r>
              <w:rPr>
                <w:lang w:val="de-DE"/>
              </w:rPr>
              <w:t>[ApaSys_D_Stat]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97F56" w:rsidRDefault="00935523">
            <w:pPr>
              <w:jc w:val="center"/>
              <w:rPr>
                <w:rFonts w:cs="Arial"/>
                <w:lang w:val="de-DE" w:eastAsia="ja-JP"/>
              </w:rPr>
            </w:pPr>
            <w:r>
              <w:rPr>
                <w:lang w:val="de-DE"/>
              </w:rPr>
              <w:t>[ApaSteScanMde_D_Stat]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97F56" w:rsidRDefault="00935523">
            <w:pPr>
              <w:jc w:val="center"/>
              <w:rPr>
                <w:rFonts w:cs="Arial"/>
                <w:lang w:val="de-DE" w:eastAsia="ja-JP"/>
              </w:rPr>
            </w:pPr>
            <w:r>
              <w:rPr>
                <w:lang w:val="de-DE"/>
              </w:rPr>
              <w:t>[ApaActvSide2_D_Stat]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97F56" w:rsidRDefault="00935523">
            <w:pPr>
              <w:jc w:val="center"/>
              <w:rPr>
                <w:rFonts w:cs="Arial"/>
                <w:lang w:val="de-DE" w:eastAsia="ja-JP"/>
              </w:rPr>
            </w:pPr>
            <w:r>
              <w:rPr>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97F56" w:rsidRDefault="00935523">
            <w:pPr>
              <w:jc w:val="center"/>
              <w:rPr>
                <w:rFonts w:cs="Arial"/>
                <w:lang w:val="de-DE" w:eastAsia="ja-JP"/>
              </w:rPr>
            </w:pPr>
            <w:r>
              <w:rPr>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97F56" w:rsidRDefault="00935523">
            <w:pPr>
              <w:jc w:val="center"/>
              <w:rPr>
                <w:rFonts w:cs="Arial"/>
                <w:lang w:val="de-DE" w:eastAsia="ja-JP"/>
              </w:rPr>
            </w:pPr>
            <w:r>
              <w:rPr>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97F56" w:rsidRDefault="00935523">
            <w:pPr>
              <w:jc w:val="center"/>
              <w:rPr>
                <w:rFonts w:cs="Arial"/>
                <w:lang w:val="de-DE" w:eastAsia="ja-JP"/>
              </w:rPr>
            </w:pPr>
            <w:r>
              <w:rPr>
                <w:lang w:val="de-DE"/>
              </w:rPr>
              <w:t>[ApaSelPoa_D_Stat]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97F56" w:rsidRDefault="00935523">
            <w:pPr>
              <w:jc w:val="center"/>
              <w:rPr>
                <w:rFonts w:cs="Arial"/>
                <w:lang w:val="de-DE" w:eastAsia="ja-JP"/>
              </w:rPr>
            </w:pPr>
            <w:r>
              <w:rPr>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97F56" w:rsidRDefault="00935523">
            <w:pPr>
              <w:jc w:val="center"/>
              <w:rPr>
                <w:rFonts w:cs="Arial"/>
                <w:lang w:val="de-DE" w:eastAsia="ja-JP"/>
              </w:rPr>
            </w:pPr>
            <w:r>
              <w:rPr>
                <w:lang w:val="de-DE"/>
              </w:rPr>
              <w:t>[ApaLongCtl_D_RqDrv]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97F56" w:rsidRDefault="00935523">
            <w:pPr>
              <w:jc w:val="center"/>
              <w:rPr>
                <w:rFonts w:cs="Arial"/>
                <w:lang w:val="de-DE" w:eastAsia="ja-JP"/>
              </w:rPr>
            </w:pPr>
            <w:r>
              <w:rPr>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97F56" w:rsidRDefault="00935523">
            <w:pPr>
              <w:jc w:val="center"/>
              <w:rPr>
                <w:rFonts w:cs="Arial"/>
                <w:lang w:val="de-DE" w:eastAsia="ja-JP"/>
              </w:rPr>
            </w:pPr>
            <w:r>
              <w:rPr>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97F56" w:rsidRDefault="00935523">
            <w:pPr>
              <w:jc w:val="center"/>
              <w:rPr>
                <w:rFonts w:cs="Arial"/>
                <w:lang w:val="de-DE" w:eastAsia="ja-JP"/>
              </w:rPr>
            </w:pPr>
            <w:r>
              <w:rPr>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97F56" w:rsidRDefault="00935523">
            <w:pPr>
              <w:jc w:val="center"/>
              <w:rPr>
                <w:lang w:val="de-DE"/>
              </w:rPr>
            </w:pPr>
            <w:r>
              <w:rPr>
                <w:lang w:val="de-DE"/>
              </w:rPr>
              <w:t>[ApaTrgtDist_D_Stat]</w:t>
            </w:r>
            <w:r>
              <w:rPr>
                <w:rFonts w:cs="Arial"/>
                <w:vertAlign w:val="superscript"/>
                <w:lang w:val="de-DE"/>
              </w:rPr>
              <w: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97F56" w:rsidRDefault="00935523">
            <w:pPr>
              <w:jc w:val="center"/>
              <w:rPr>
                <w:lang w:val="de-DE"/>
              </w:rPr>
            </w:pPr>
            <w:r>
              <w:rPr>
                <w:lang w:val="de-DE"/>
              </w:rPr>
              <w:t>[ApaMsgTxt_D_Rq]</w:t>
            </w:r>
            <w:r>
              <w:rPr>
                <w:rFonts w:cs="Arial"/>
                <w:vertAlign w:val="superscript"/>
                <w:lang w:val="de-DE"/>
              </w:rPr>
              <w: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97F56" w:rsidRDefault="00935523">
            <w:pPr>
              <w:jc w:val="center"/>
              <w:rPr>
                <w:rFonts w:cs="Arial"/>
                <w:lang w:val="de-DE" w:eastAsia="ja-JP"/>
              </w:rPr>
            </w:pPr>
            <w:r>
              <w:rPr>
                <w:lang w:val="de-DE"/>
              </w:rPr>
              <w:t>[PrkAidMsgTxt_D_Rq]</w:t>
            </w:r>
          </w:p>
        </w:tc>
        <w:tc>
          <w:tcPr>
            <w:tcW w:w="243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97F56" w:rsidRDefault="00935523">
            <w:pPr>
              <w:jc w:val="center"/>
              <w:rPr>
                <w:rFonts w:cs="Arial"/>
                <w:sz w:val="24"/>
                <w:lang w:val="de-DE" w:eastAsia="ja-JP"/>
              </w:rPr>
            </w:pPr>
            <w:r>
              <w:rPr>
                <w:sz w:val="24"/>
                <w:lang w:val="de-DE"/>
              </w:rPr>
              <w:t>Display HMI</w:t>
            </w:r>
            <w:r>
              <w:rPr>
                <w:sz w:val="16"/>
                <w:szCs w:val="16"/>
                <w:vertAlign w:val="subscript"/>
                <w:lang w:val="de-DE"/>
              </w:rPr>
              <w:t>/REF#</w:t>
            </w:r>
          </w:p>
        </w:tc>
      </w:tr>
      <w:tr w:rsidR="00197F56" w:rsidTr="00197F56">
        <w:trPr>
          <w:cantSplit/>
          <w:jc w:val="center"/>
        </w:trPr>
        <w:tc>
          <w:tcPr>
            <w:tcW w:w="696"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197F56" w:rsidRDefault="00935523">
            <w:pPr>
              <w:jc w:val="center"/>
              <w:rPr>
                <w:rFonts w:cs="Arial"/>
                <w:lang w:val="de-DE" w:eastAsia="ja-JP"/>
              </w:rPr>
            </w:pPr>
            <w:r>
              <w:rPr>
                <w:lang w:val="de-DE"/>
              </w:rPr>
              <w:t>Run</w:t>
            </w:r>
          </w:p>
          <w:p w:rsidR="00197F56" w:rsidRDefault="00935523">
            <w:pPr>
              <w:jc w:val="center"/>
              <w:rPr>
                <w:rFonts w:cs="Arial"/>
                <w:lang w:val="de-DE" w:eastAsia="ja-JP"/>
              </w:rPr>
            </w:pPr>
            <w:r>
              <w:rPr>
                <w:lang w:val="de-DE"/>
              </w:rPr>
              <w:t>(as per Operational Modes and Voltage Range Definition)</w:t>
            </w:r>
          </w:p>
        </w:tc>
        <w:tc>
          <w:tcPr>
            <w:tcW w:w="582" w:type="dxa"/>
            <w:tcBorders>
              <w:top w:val="single" w:sz="4" w:space="0" w:color="auto"/>
              <w:left w:val="single" w:sz="4" w:space="0" w:color="auto"/>
              <w:bottom w:val="single" w:sz="4" w:space="0" w:color="auto"/>
              <w:right w:val="single" w:sz="4" w:space="0" w:color="auto"/>
            </w:tcBorders>
            <w:vAlign w:val="center"/>
          </w:tcPr>
          <w:p w:rsidR="007F13FF" w:rsidRPr="007F13FF" w:rsidRDefault="00935523" w:rsidP="007F13FF">
            <w:pPr>
              <w:rPr>
                <w:sz w:val="16"/>
                <w:szCs w:val="16"/>
                <w:lang w:val="de-DE"/>
              </w:rPr>
            </w:pPr>
            <w:r>
              <w:rPr>
                <w:sz w:val="16"/>
                <w:szCs w:val="16"/>
                <w:lang w:val="de-DE"/>
              </w:rPr>
              <w:t>0xA|0xB</w:t>
            </w:r>
          </w:p>
          <w:p w:rsidR="00197F56" w:rsidRPr="007F13FF" w:rsidRDefault="00935523" w:rsidP="007F13FF">
            <w:pPr>
              <w:rPr>
                <w:sz w:val="16"/>
                <w:szCs w:val="16"/>
                <w:lang w:val="de-DE"/>
              </w:rPr>
            </w:pPr>
          </w:p>
        </w:tc>
        <w:tc>
          <w:tcPr>
            <w:tcW w:w="582"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lang w:val="de-DE"/>
              </w:rPr>
            </w:pPr>
            <w:r>
              <w:rPr>
                <w:rFonts w:cs="Arial"/>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X</w:t>
            </w:r>
          </w:p>
        </w:tc>
        <w:tc>
          <w:tcPr>
            <w:tcW w:w="243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noProof/>
                <w:sz w:val="24"/>
                <w:lang w:val="de-DE"/>
              </w:rPr>
            </w:pPr>
            <w:r>
              <w:rPr>
                <w:sz w:val="24"/>
                <w:lang w:val="de-DE"/>
              </w:rPr>
              <w:t>Active</w:t>
            </w:r>
          </w:p>
          <w:p w:rsidR="00197F56" w:rsidRDefault="00935523" w:rsidP="00CC6E4C">
            <w:pPr>
              <w:jc w:val="center"/>
              <w:rPr>
                <w:rFonts w:cs="Arial"/>
                <w:sz w:val="24"/>
                <w:lang w:val="de-DE" w:eastAsia="ja-JP"/>
              </w:rPr>
            </w:pPr>
            <w:r>
              <w:rPr>
                <w:noProof/>
                <w:sz w:val="24"/>
              </w:rPr>
              <w:drawing>
                <wp:inline distT="0" distB="0" distL="0" distR="0" wp14:anchorId="4825B4F5" wp14:editId="699BF00C">
                  <wp:extent cx="409575" cy="457200"/>
                  <wp:effectExtent l="0" t="0" r="9525" b="0"/>
                  <wp:docPr id="167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575" cy="457200"/>
                          </a:xfrm>
                          <a:prstGeom prst="rect">
                            <a:avLst/>
                          </a:prstGeom>
                          <a:noFill/>
                          <a:ln>
                            <a:noFill/>
                          </a:ln>
                        </pic:spPr>
                      </pic:pic>
                    </a:graphicData>
                  </a:graphic>
                </wp:inline>
              </w:drawing>
            </w:r>
            <w:r>
              <w:rPr>
                <w:rFonts w:cs="Arial"/>
                <w:sz w:val="16"/>
                <w:szCs w:val="16"/>
                <w:vertAlign w:val="subscript"/>
                <w:lang w:val="de-DE" w:eastAsia="ja-JP"/>
              </w:rPr>
              <w:t>/001</w:t>
            </w:r>
          </w:p>
        </w:tc>
      </w:tr>
      <w:tr w:rsidR="00197F56" w:rsidTr="00197F56">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197F56" w:rsidRDefault="00935523">
            <w:pPr>
              <w:rPr>
                <w:rFonts w:cs="Arial"/>
                <w:lang w:val="de-DE" w:eastAsia="ja-JP"/>
              </w:rPr>
            </w:pPr>
          </w:p>
        </w:tc>
        <w:tc>
          <w:tcPr>
            <w:tcW w:w="582" w:type="dxa"/>
            <w:tcBorders>
              <w:top w:val="single" w:sz="4" w:space="0" w:color="auto"/>
              <w:left w:val="single" w:sz="4" w:space="0" w:color="auto"/>
              <w:bottom w:val="single" w:sz="4" w:space="0" w:color="auto"/>
              <w:right w:val="single" w:sz="4" w:space="0" w:color="auto"/>
            </w:tcBorders>
            <w:vAlign w:val="center"/>
          </w:tcPr>
          <w:p w:rsidR="007F13FF" w:rsidRPr="007F13FF" w:rsidRDefault="00935523" w:rsidP="007F13FF">
            <w:pPr>
              <w:rPr>
                <w:sz w:val="16"/>
                <w:szCs w:val="16"/>
                <w:lang w:val="de-DE"/>
              </w:rPr>
            </w:pPr>
            <w:r>
              <w:rPr>
                <w:sz w:val="16"/>
                <w:szCs w:val="16"/>
                <w:lang w:val="de-DE"/>
              </w:rPr>
              <w:t>0xA|0xB</w:t>
            </w:r>
          </w:p>
          <w:p w:rsidR="00197F56" w:rsidRPr="007F13FF" w:rsidRDefault="00935523">
            <w:pPr>
              <w:jc w:val="center"/>
              <w:rPr>
                <w:sz w:val="16"/>
                <w:szCs w:val="16"/>
                <w:lang w:val="de-DE"/>
              </w:rPr>
            </w:pPr>
          </w:p>
        </w:tc>
        <w:tc>
          <w:tcPr>
            <w:tcW w:w="582"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lang w:val="de-DE"/>
              </w:rPr>
            </w:pPr>
            <w:r>
              <w:rPr>
                <w:rFonts w:cs="Arial"/>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X</w:t>
            </w:r>
          </w:p>
        </w:tc>
        <w:tc>
          <w:tcPr>
            <w:tcW w:w="243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noProof/>
                <w:sz w:val="24"/>
                <w:lang w:val="de-DE"/>
              </w:rPr>
            </w:pPr>
            <w:r>
              <w:rPr>
                <w:sz w:val="24"/>
                <w:lang w:val="de-DE"/>
              </w:rPr>
              <w:t>Active</w:t>
            </w:r>
          </w:p>
          <w:p w:rsidR="00197F56" w:rsidRDefault="00935523" w:rsidP="00CC6E4C">
            <w:pPr>
              <w:jc w:val="center"/>
              <w:rPr>
                <w:rFonts w:cs="Arial"/>
                <w:sz w:val="24"/>
                <w:lang w:val="de-DE" w:eastAsia="ja-JP"/>
              </w:rPr>
            </w:pPr>
            <w:r>
              <w:rPr>
                <w:noProof/>
                <w:sz w:val="24"/>
              </w:rPr>
              <w:drawing>
                <wp:inline distT="0" distB="0" distL="0" distR="0" wp14:anchorId="1E54DC6B" wp14:editId="3898C977">
                  <wp:extent cx="409575" cy="457200"/>
                  <wp:effectExtent l="0" t="0" r="9525" b="0"/>
                  <wp:docPr id="167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575" cy="457200"/>
                          </a:xfrm>
                          <a:prstGeom prst="rect">
                            <a:avLst/>
                          </a:prstGeom>
                          <a:noFill/>
                          <a:ln>
                            <a:noFill/>
                          </a:ln>
                        </pic:spPr>
                      </pic:pic>
                    </a:graphicData>
                  </a:graphic>
                </wp:inline>
              </w:drawing>
            </w:r>
            <w:r>
              <w:rPr>
                <w:rFonts w:cs="Arial"/>
                <w:sz w:val="16"/>
                <w:szCs w:val="16"/>
                <w:vertAlign w:val="subscript"/>
                <w:lang w:val="de-DE" w:eastAsia="ja-JP"/>
              </w:rPr>
              <w:t>/002</w:t>
            </w:r>
          </w:p>
        </w:tc>
      </w:tr>
      <w:tr w:rsidR="00197F56" w:rsidTr="00197F56">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197F56" w:rsidRDefault="00935523">
            <w:pPr>
              <w:rPr>
                <w:rFonts w:cs="Arial"/>
                <w:lang w:val="de-DE" w:eastAsia="ja-JP"/>
              </w:rPr>
            </w:pPr>
          </w:p>
        </w:tc>
        <w:tc>
          <w:tcPr>
            <w:tcW w:w="582" w:type="dxa"/>
            <w:tcBorders>
              <w:top w:val="single" w:sz="4" w:space="0" w:color="auto"/>
              <w:left w:val="single" w:sz="4" w:space="0" w:color="auto"/>
              <w:bottom w:val="single" w:sz="4" w:space="0" w:color="auto"/>
              <w:right w:val="single" w:sz="4" w:space="0" w:color="auto"/>
            </w:tcBorders>
            <w:vAlign w:val="center"/>
          </w:tcPr>
          <w:p w:rsidR="007F13FF" w:rsidRPr="007F13FF" w:rsidRDefault="00935523" w:rsidP="007F13FF">
            <w:pPr>
              <w:rPr>
                <w:sz w:val="16"/>
                <w:szCs w:val="16"/>
                <w:lang w:val="de-DE"/>
              </w:rPr>
            </w:pPr>
            <w:r>
              <w:rPr>
                <w:sz w:val="16"/>
                <w:szCs w:val="16"/>
                <w:lang w:val="de-DE"/>
              </w:rPr>
              <w:t>0xA|0xB</w:t>
            </w:r>
          </w:p>
          <w:p w:rsidR="00197F56" w:rsidRPr="007F13FF" w:rsidRDefault="00935523">
            <w:pPr>
              <w:jc w:val="center"/>
              <w:rPr>
                <w:sz w:val="16"/>
                <w:szCs w:val="16"/>
                <w:lang w:val="de-DE"/>
              </w:rPr>
            </w:pPr>
          </w:p>
        </w:tc>
        <w:tc>
          <w:tcPr>
            <w:tcW w:w="582"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lang w:val="de-DE"/>
              </w:rPr>
            </w:pPr>
            <w:r>
              <w:rPr>
                <w:rFonts w:cs="Arial"/>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X</w:t>
            </w:r>
          </w:p>
        </w:tc>
        <w:tc>
          <w:tcPr>
            <w:tcW w:w="243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sz w:val="24"/>
                <w:lang w:val="de-DE" w:eastAsia="ja-JP"/>
              </w:rPr>
            </w:pPr>
            <w:r>
              <w:rPr>
                <w:sz w:val="24"/>
                <w:lang w:val="de-DE"/>
              </w:rPr>
              <w:t>Passive</w:t>
            </w:r>
          </w:p>
          <w:p w:rsidR="00197F56" w:rsidRDefault="00935523" w:rsidP="00CC6E4C">
            <w:pPr>
              <w:jc w:val="center"/>
              <w:rPr>
                <w:rFonts w:cs="Arial"/>
                <w:sz w:val="24"/>
                <w:lang w:val="de-DE" w:eastAsia="ja-JP"/>
              </w:rPr>
            </w:pPr>
            <w:r>
              <w:rPr>
                <w:noProof/>
                <w:sz w:val="24"/>
              </w:rPr>
              <w:drawing>
                <wp:inline distT="0" distB="0" distL="0" distR="0" wp14:anchorId="5875B6D7" wp14:editId="36F4436D">
                  <wp:extent cx="352425" cy="533400"/>
                  <wp:effectExtent l="0" t="0" r="9525" b="0"/>
                  <wp:docPr id="167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2425" cy="533400"/>
                          </a:xfrm>
                          <a:prstGeom prst="rect">
                            <a:avLst/>
                          </a:prstGeom>
                          <a:noFill/>
                          <a:ln>
                            <a:noFill/>
                          </a:ln>
                        </pic:spPr>
                      </pic:pic>
                    </a:graphicData>
                  </a:graphic>
                </wp:inline>
              </w:drawing>
            </w:r>
            <w:r>
              <w:rPr>
                <w:rFonts w:cs="Arial"/>
                <w:sz w:val="16"/>
                <w:szCs w:val="16"/>
                <w:vertAlign w:val="subscript"/>
                <w:lang w:val="de-DE" w:eastAsia="ja-JP"/>
              </w:rPr>
              <w:t>/003</w:t>
            </w:r>
          </w:p>
        </w:tc>
      </w:tr>
      <w:tr w:rsidR="00197F56" w:rsidTr="00197F56">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197F56" w:rsidRDefault="00935523">
            <w:pPr>
              <w:rPr>
                <w:rFonts w:cs="Arial"/>
                <w:lang w:val="de-DE" w:eastAsia="ja-JP"/>
              </w:rPr>
            </w:pPr>
          </w:p>
        </w:tc>
        <w:tc>
          <w:tcPr>
            <w:tcW w:w="582" w:type="dxa"/>
            <w:tcBorders>
              <w:top w:val="single" w:sz="4" w:space="0" w:color="auto"/>
              <w:left w:val="single" w:sz="4" w:space="0" w:color="auto"/>
              <w:bottom w:val="single" w:sz="4" w:space="0" w:color="auto"/>
              <w:right w:val="single" w:sz="4" w:space="0" w:color="auto"/>
            </w:tcBorders>
            <w:vAlign w:val="center"/>
          </w:tcPr>
          <w:p w:rsidR="007F13FF" w:rsidRPr="007F13FF" w:rsidRDefault="00935523" w:rsidP="007F13FF">
            <w:pPr>
              <w:rPr>
                <w:sz w:val="16"/>
                <w:szCs w:val="16"/>
                <w:lang w:val="de-DE"/>
              </w:rPr>
            </w:pPr>
            <w:r>
              <w:rPr>
                <w:sz w:val="16"/>
                <w:szCs w:val="16"/>
                <w:lang w:val="de-DE"/>
              </w:rPr>
              <w:t>0xA|0xB</w:t>
            </w:r>
          </w:p>
          <w:p w:rsidR="00197F56" w:rsidRPr="007F13FF" w:rsidRDefault="00935523">
            <w:pPr>
              <w:jc w:val="center"/>
              <w:rPr>
                <w:sz w:val="16"/>
                <w:szCs w:val="16"/>
                <w:lang w:val="de-DE"/>
              </w:rPr>
            </w:pPr>
          </w:p>
        </w:tc>
        <w:tc>
          <w:tcPr>
            <w:tcW w:w="582"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lang w:val="de-DE"/>
              </w:rPr>
            </w:pPr>
            <w:r>
              <w:rPr>
                <w:rFonts w:cs="Arial"/>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lang w:val="de-DE" w:eastAsia="ja-JP"/>
              </w:rPr>
            </w:pPr>
            <w:r>
              <w:rPr>
                <w:lang w:val="de-DE"/>
              </w:rPr>
              <w:t>X</w:t>
            </w:r>
          </w:p>
        </w:tc>
        <w:tc>
          <w:tcPr>
            <w:tcW w:w="2430" w:type="dxa"/>
            <w:tcBorders>
              <w:top w:val="single" w:sz="4" w:space="0" w:color="auto"/>
              <w:left w:val="single" w:sz="4" w:space="0" w:color="auto"/>
              <w:bottom w:val="single" w:sz="4" w:space="0" w:color="auto"/>
              <w:right w:val="single" w:sz="4" w:space="0" w:color="auto"/>
            </w:tcBorders>
            <w:vAlign w:val="center"/>
            <w:hideMark/>
          </w:tcPr>
          <w:p w:rsidR="00197F56" w:rsidRDefault="00935523">
            <w:pPr>
              <w:jc w:val="center"/>
              <w:rPr>
                <w:rFonts w:cs="Arial"/>
                <w:sz w:val="24"/>
                <w:lang w:val="de-DE" w:eastAsia="ja-JP"/>
              </w:rPr>
            </w:pPr>
            <w:r>
              <w:rPr>
                <w:sz w:val="24"/>
                <w:lang w:val="de-DE"/>
              </w:rPr>
              <w:t>Passive</w:t>
            </w:r>
          </w:p>
          <w:p w:rsidR="00197F56" w:rsidRDefault="00935523" w:rsidP="00CC6E4C">
            <w:pPr>
              <w:jc w:val="center"/>
              <w:rPr>
                <w:rFonts w:cs="Arial"/>
                <w:sz w:val="24"/>
                <w:lang w:val="de-DE" w:eastAsia="ja-JP"/>
              </w:rPr>
            </w:pPr>
            <w:r>
              <w:rPr>
                <w:noProof/>
                <w:sz w:val="24"/>
              </w:rPr>
              <w:drawing>
                <wp:inline distT="0" distB="0" distL="0" distR="0" wp14:anchorId="53CB86F6" wp14:editId="42056774">
                  <wp:extent cx="352425" cy="533400"/>
                  <wp:effectExtent l="0" t="0" r="9525" b="0"/>
                  <wp:docPr id="167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2425" cy="533400"/>
                          </a:xfrm>
                          <a:prstGeom prst="rect">
                            <a:avLst/>
                          </a:prstGeom>
                          <a:noFill/>
                          <a:ln>
                            <a:noFill/>
                          </a:ln>
                        </pic:spPr>
                      </pic:pic>
                    </a:graphicData>
                  </a:graphic>
                </wp:inline>
              </w:drawing>
            </w:r>
            <w:r>
              <w:rPr>
                <w:rFonts w:cs="Arial"/>
                <w:sz w:val="16"/>
                <w:szCs w:val="16"/>
                <w:vertAlign w:val="subscript"/>
                <w:lang w:val="de-DE" w:eastAsia="ja-JP"/>
              </w:rPr>
              <w:t>/004</w:t>
            </w:r>
          </w:p>
        </w:tc>
      </w:tr>
      <w:tr w:rsidR="00BA342B" w:rsidTr="00EB197F">
        <w:trPr>
          <w:cantSplit/>
          <w:jc w:val="center"/>
        </w:trPr>
        <w:tc>
          <w:tcPr>
            <w:tcW w:w="6720" w:type="dxa"/>
            <w:gridSpan w:val="17"/>
            <w:tcBorders>
              <w:top w:val="single" w:sz="4" w:space="0" w:color="auto"/>
              <w:left w:val="single" w:sz="4" w:space="0" w:color="auto"/>
              <w:bottom w:val="single" w:sz="4" w:space="0" w:color="auto"/>
              <w:right w:val="single" w:sz="4" w:space="0" w:color="auto"/>
            </w:tcBorders>
            <w:vAlign w:val="center"/>
          </w:tcPr>
          <w:p w:rsidR="00BA342B" w:rsidRDefault="00935523">
            <w:pPr>
              <w:jc w:val="center"/>
              <w:rPr>
                <w:lang w:val="de-DE"/>
              </w:rPr>
            </w:pPr>
            <w:r>
              <w:rPr>
                <w:lang w:val="de-DE"/>
              </w:rPr>
              <w:t>All Other Cases</w:t>
            </w:r>
          </w:p>
        </w:tc>
        <w:tc>
          <w:tcPr>
            <w:tcW w:w="2430" w:type="dxa"/>
            <w:tcBorders>
              <w:top w:val="single" w:sz="4" w:space="0" w:color="auto"/>
              <w:left w:val="single" w:sz="4" w:space="0" w:color="auto"/>
              <w:bottom w:val="single" w:sz="4" w:space="0" w:color="auto"/>
              <w:right w:val="single" w:sz="4" w:space="0" w:color="auto"/>
            </w:tcBorders>
            <w:vAlign w:val="center"/>
          </w:tcPr>
          <w:p w:rsidR="00BA342B" w:rsidRDefault="00935523">
            <w:pPr>
              <w:jc w:val="center"/>
              <w:rPr>
                <w:sz w:val="24"/>
                <w:lang w:val="de-DE"/>
              </w:rPr>
            </w:pPr>
            <w:r w:rsidRPr="00BA342B">
              <w:rPr>
                <w:sz w:val="24"/>
                <w:lang w:val="de-DE"/>
              </w:rPr>
              <w:t>Blank (Do not show ScanLeft)</w:t>
            </w:r>
          </w:p>
        </w:tc>
      </w:tr>
    </w:tbl>
    <w:p w:rsidR="00B04B60" w:rsidRDefault="00935523" w:rsidP="00B04B60">
      <w:pPr>
        <w:jc w:val="center"/>
      </w:pPr>
      <w:r>
        <w:t>Active Park Assist (APA) Positional ScanLeft</w:t>
      </w:r>
    </w:p>
    <w:p w:rsidR="00B04B60" w:rsidRDefault="00935523" w:rsidP="00B04B60">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B04B60" w:rsidRDefault="00935523" w:rsidP="00B04B60">
      <w:r>
        <w:rPr>
          <w:rFonts w:cs="Arial"/>
        </w:rPr>
        <w:t>‡ -</w:t>
      </w:r>
      <w:r>
        <w:rPr>
          <w:sz w:val="16"/>
          <w:szCs w:val="16"/>
        </w:rPr>
        <w:t xml:space="preserve"> Only if supported by the implementing program as per REQ-130570. If not supported but required by signal </w:t>
      </w:r>
      <w:r>
        <w:rPr>
          <w:sz w:val="16"/>
          <w:szCs w:val="16"/>
        </w:rPr>
        <w:t>processing tables, treat as data 0x1.</w:t>
      </w:r>
    </w:p>
    <w:p w:rsidR="00B67E32" w:rsidRDefault="00935523" w:rsidP="00B04B60"/>
    <w:p w:rsidR="006B6295" w:rsidRDefault="00935523" w:rsidP="00B04B60"/>
    <w:p w:rsidR="006B6295" w:rsidRPr="006B6295" w:rsidRDefault="00935523" w:rsidP="006B6295">
      <w:pPr>
        <w:jc w:val="center"/>
        <w:rPr>
          <w:b/>
        </w:rPr>
      </w:pPr>
      <w:r>
        <w:rPr>
          <w:b/>
        </w:rPr>
        <w:t>4</w:t>
      </w:r>
      <w:r w:rsidRPr="006B6295">
        <w:rPr>
          <w:b/>
        </w:rPr>
        <w:t>” displays</w:t>
      </w:r>
    </w:p>
    <w:tbl>
      <w:tblPr>
        <w:tblStyle w:val="TableGrid"/>
        <w:tblW w:w="0" w:type="auto"/>
        <w:jc w:val="center"/>
        <w:tblLook w:val="04A0" w:firstRow="1" w:lastRow="0" w:firstColumn="1" w:lastColumn="0" w:noHBand="0" w:noVBand="1"/>
      </w:tblPr>
      <w:tblGrid>
        <w:gridCol w:w="692"/>
        <w:gridCol w:w="516"/>
        <w:gridCol w:w="516"/>
        <w:gridCol w:w="516"/>
        <w:gridCol w:w="516"/>
        <w:gridCol w:w="441"/>
        <w:gridCol w:w="441"/>
        <w:gridCol w:w="441"/>
        <w:gridCol w:w="491"/>
        <w:gridCol w:w="441"/>
        <w:gridCol w:w="441"/>
        <w:gridCol w:w="441"/>
        <w:gridCol w:w="441"/>
        <w:gridCol w:w="441"/>
        <w:gridCol w:w="2801"/>
      </w:tblGrid>
      <w:tr w:rsidR="006B6295" w:rsidTr="00BA342B">
        <w:trPr>
          <w:cantSplit/>
          <w:trHeight w:val="2156"/>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B6295" w:rsidRDefault="00935523">
            <w:pPr>
              <w:ind w:left="113" w:right="113"/>
              <w:jc w:val="center"/>
              <w:rPr>
                <w:rFonts w:cs="Arial"/>
                <w:sz w:val="16"/>
                <w:szCs w:val="16"/>
                <w:lang w:val="de-DE" w:eastAsia="ja-JP"/>
              </w:rPr>
            </w:pPr>
            <w:r>
              <w:rPr>
                <w:sz w:val="16"/>
                <w:szCs w:val="16"/>
                <w:lang w:val="de-DE"/>
              </w:rPr>
              <w:t>Operational Mode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B6295" w:rsidRDefault="00935523">
            <w:pPr>
              <w:ind w:left="113" w:right="113"/>
              <w:jc w:val="center"/>
              <w:rPr>
                <w:rFonts w:cs="Arial"/>
                <w:sz w:val="16"/>
                <w:szCs w:val="16"/>
                <w:lang w:val="de-DE" w:eastAsia="ja-JP"/>
              </w:rPr>
            </w:pPr>
            <w:r>
              <w:rPr>
                <w:sz w:val="16"/>
                <w:szCs w:val="16"/>
                <w:lang w:val="de-DE"/>
              </w:rPr>
              <w:t>[ApaSys_D_Stat]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B6295" w:rsidRDefault="00935523">
            <w:pPr>
              <w:ind w:left="113" w:right="113"/>
              <w:jc w:val="center"/>
              <w:rPr>
                <w:rFonts w:cs="Arial"/>
                <w:sz w:val="16"/>
                <w:szCs w:val="16"/>
                <w:lang w:val="de-DE" w:eastAsia="ja-JP"/>
              </w:rPr>
            </w:pPr>
            <w:r>
              <w:rPr>
                <w:sz w:val="16"/>
                <w:szCs w:val="16"/>
                <w:lang w:val="de-DE"/>
              </w:rPr>
              <w:t>[ApaSteScanMde_D_Stat]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B6295" w:rsidRDefault="00935523">
            <w:pPr>
              <w:ind w:left="113" w:right="113"/>
              <w:jc w:val="center"/>
              <w:rPr>
                <w:rFonts w:cs="Arial"/>
                <w:sz w:val="16"/>
                <w:szCs w:val="16"/>
                <w:lang w:val="de-DE" w:eastAsia="ja-JP"/>
              </w:rPr>
            </w:pPr>
            <w:r>
              <w:rPr>
                <w:sz w:val="16"/>
                <w:szCs w:val="16"/>
                <w:lang w:val="de-DE"/>
              </w:rPr>
              <w:t>[ApaActvSide2_D_Stat]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B6295" w:rsidRDefault="00935523">
            <w:pPr>
              <w:ind w:left="113" w:right="113"/>
              <w:jc w:val="center"/>
              <w:rPr>
                <w:rFonts w:cs="Arial"/>
                <w:sz w:val="16"/>
                <w:szCs w:val="16"/>
                <w:lang w:val="de-DE" w:eastAsia="ja-JP"/>
              </w:rPr>
            </w:pPr>
            <w:r>
              <w:rPr>
                <w:sz w:val="16"/>
                <w:szCs w:val="16"/>
                <w:lang w:val="de-DE"/>
              </w:rPr>
              <w:t>[ApaMde_D_Stat]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B6295" w:rsidRDefault="00935523">
            <w:pPr>
              <w:ind w:left="113" w:right="113"/>
              <w:jc w:val="center"/>
              <w:rPr>
                <w:rFonts w:cs="Arial"/>
                <w:sz w:val="16"/>
                <w:szCs w:val="16"/>
                <w:lang w:val="de-DE" w:eastAsia="ja-JP"/>
              </w:rPr>
            </w:pPr>
            <w:r>
              <w:rPr>
                <w:sz w:val="16"/>
                <w:szCs w:val="16"/>
                <w:lang w:val="de-DE"/>
              </w:rPr>
              <w:t>[ApaSelSapp_D_Stat]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B6295" w:rsidRDefault="00935523">
            <w:pPr>
              <w:ind w:left="113" w:right="113"/>
              <w:jc w:val="center"/>
              <w:rPr>
                <w:rFonts w:cs="Arial"/>
                <w:sz w:val="16"/>
                <w:szCs w:val="16"/>
                <w:lang w:val="de-DE" w:eastAsia="ja-JP"/>
              </w:rPr>
            </w:pPr>
            <w:r>
              <w:rPr>
                <w:sz w:val="16"/>
                <w:szCs w:val="16"/>
                <w:lang w:val="de-DE"/>
              </w:rPr>
              <w:t>[ApaSelPpa_D_Stat]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B6295" w:rsidRDefault="00935523">
            <w:pPr>
              <w:ind w:left="113" w:right="113"/>
              <w:jc w:val="center"/>
              <w:rPr>
                <w:rFonts w:cs="Arial"/>
                <w:sz w:val="16"/>
                <w:szCs w:val="16"/>
                <w:lang w:val="de-DE" w:eastAsia="ja-JP"/>
              </w:rPr>
            </w:pPr>
            <w:r>
              <w:rPr>
                <w:sz w:val="16"/>
                <w:szCs w:val="16"/>
                <w:lang w:val="de-DE"/>
              </w:rPr>
              <w:t>[ApaSelPoa_D_Stat]</w:t>
            </w:r>
          </w:p>
        </w:tc>
        <w:tc>
          <w:tcPr>
            <w:tcW w:w="4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B6295" w:rsidRDefault="00935523">
            <w:pPr>
              <w:ind w:left="113" w:right="113"/>
              <w:jc w:val="center"/>
              <w:rPr>
                <w:rFonts w:cs="Arial"/>
                <w:sz w:val="16"/>
                <w:szCs w:val="16"/>
                <w:lang w:val="de-DE" w:eastAsia="ja-JP"/>
              </w:rPr>
            </w:pPr>
            <w:r>
              <w:rPr>
                <w:sz w:val="16"/>
                <w:szCs w:val="16"/>
                <w:lang w:val="de-DE"/>
              </w:rPr>
              <w:t>[ApaScan_D_Stat]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B6295" w:rsidRDefault="00935523">
            <w:pPr>
              <w:ind w:left="113" w:right="113"/>
              <w:jc w:val="center"/>
              <w:rPr>
                <w:rFonts w:cs="Arial"/>
                <w:sz w:val="16"/>
                <w:szCs w:val="16"/>
                <w:lang w:val="de-DE" w:eastAsia="ja-JP"/>
              </w:rPr>
            </w:pPr>
            <w:r>
              <w:rPr>
                <w:sz w:val="16"/>
                <w:szCs w:val="16"/>
                <w:lang w:val="de-DE"/>
              </w:rPr>
              <w:t>[ApaLongCtl_D_RqDrv]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B6295" w:rsidRDefault="00935523">
            <w:pPr>
              <w:ind w:left="113" w:right="113"/>
              <w:jc w:val="center"/>
              <w:rPr>
                <w:rFonts w:cs="Arial"/>
                <w:sz w:val="16"/>
                <w:szCs w:val="16"/>
                <w:lang w:val="de-DE" w:eastAsia="ja-JP"/>
              </w:rPr>
            </w:pPr>
            <w:r>
              <w:rPr>
                <w:sz w:val="16"/>
                <w:szCs w:val="16"/>
                <w:lang w:val="de-DE"/>
              </w:rPr>
              <w:t>[ApaGearShif_D_RqDrv]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B6295" w:rsidRDefault="00935523">
            <w:pPr>
              <w:ind w:left="113" w:right="113"/>
              <w:jc w:val="center"/>
              <w:rPr>
                <w:rFonts w:cs="Arial"/>
                <w:sz w:val="16"/>
                <w:szCs w:val="16"/>
                <w:lang w:val="de-DE" w:eastAsia="ja-JP"/>
              </w:rPr>
            </w:pPr>
            <w:r>
              <w:rPr>
                <w:sz w:val="16"/>
                <w:szCs w:val="16"/>
                <w:lang w:val="de-DE"/>
              </w:rPr>
              <w:t>[ApaSteWhl_D_RqDrv]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B6295" w:rsidRDefault="00935523">
            <w:pPr>
              <w:ind w:left="113" w:right="113"/>
              <w:jc w:val="center"/>
              <w:rPr>
                <w:rFonts w:cs="Arial"/>
                <w:sz w:val="16"/>
                <w:szCs w:val="16"/>
                <w:lang w:val="de-DE" w:eastAsia="ja-JP"/>
              </w:rPr>
            </w:pPr>
            <w:r>
              <w:rPr>
                <w:sz w:val="16"/>
                <w:szCs w:val="16"/>
                <w:lang w:val="de-DE"/>
              </w:rPr>
              <w:t>[ApaAcsy_D_RqDrv]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B6295" w:rsidRDefault="00935523">
            <w:pPr>
              <w:ind w:left="113" w:right="113"/>
              <w:jc w:val="center"/>
              <w:rPr>
                <w:rFonts w:cs="Arial"/>
                <w:sz w:val="16"/>
                <w:szCs w:val="16"/>
                <w:lang w:val="de-DE" w:eastAsia="ja-JP"/>
              </w:rPr>
            </w:pPr>
            <w:r>
              <w:rPr>
                <w:sz w:val="16"/>
                <w:szCs w:val="16"/>
                <w:lang w:val="de-DE"/>
              </w:rPr>
              <w:t>[PrkAidMsgTxt_D_Rq]</w:t>
            </w:r>
          </w:p>
        </w:tc>
        <w:tc>
          <w:tcPr>
            <w:tcW w:w="280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B6295" w:rsidRDefault="00935523">
            <w:pPr>
              <w:jc w:val="center"/>
              <w:rPr>
                <w:rFonts w:cs="Arial"/>
                <w:sz w:val="24"/>
                <w:lang w:val="de-DE" w:eastAsia="ja-JP"/>
              </w:rPr>
            </w:pPr>
            <w:r>
              <w:rPr>
                <w:sz w:val="24"/>
                <w:lang w:val="de-DE"/>
              </w:rPr>
              <w:t>Display HMI</w:t>
            </w:r>
          </w:p>
        </w:tc>
      </w:tr>
      <w:tr w:rsidR="006B6295" w:rsidTr="00BA342B">
        <w:trPr>
          <w:cantSplit/>
          <w:jc w:val="center"/>
        </w:trPr>
        <w:tc>
          <w:tcPr>
            <w:tcW w:w="0" w:type="auto"/>
            <w:vMerge w:val="restart"/>
            <w:tcBorders>
              <w:top w:val="single" w:sz="4" w:space="0" w:color="auto"/>
              <w:left w:val="single" w:sz="4" w:space="0" w:color="auto"/>
              <w:bottom w:val="single" w:sz="4" w:space="0" w:color="auto"/>
              <w:right w:val="single" w:sz="4" w:space="0" w:color="auto"/>
            </w:tcBorders>
            <w:textDirection w:val="btLr"/>
            <w:vAlign w:val="center"/>
            <w:hideMark/>
          </w:tcPr>
          <w:p w:rsidR="006B6295" w:rsidRDefault="00935523">
            <w:pPr>
              <w:ind w:left="113" w:right="113"/>
              <w:jc w:val="center"/>
              <w:rPr>
                <w:rFonts w:cs="Arial"/>
                <w:lang w:val="de-DE" w:eastAsia="ja-JP"/>
              </w:rPr>
            </w:pPr>
            <w:r>
              <w:rPr>
                <w:lang w:val="de-DE"/>
              </w:rPr>
              <w:t>Run</w:t>
            </w:r>
          </w:p>
          <w:p w:rsidR="006B6295" w:rsidRDefault="00935523">
            <w:pPr>
              <w:ind w:left="113" w:right="113"/>
              <w:jc w:val="center"/>
              <w:rPr>
                <w:rFonts w:cs="Arial"/>
                <w:lang w:val="de-DE" w:eastAsia="ja-JP"/>
              </w:rPr>
            </w:pPr>
            <w:r>
              <w:rPr>
                <w:sz w:val="16"/>
                <w:szCs w:val="16"/>
                <w:lang w:val="de-DE"/>
              </w:rPr>
              <w:t>(as per Operational Modes and Voltage Range Definition)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X</w:t>
            </w:r>
          </w:p>
        </w:tc>
        <w:tc>
          <w:tcPr>
            <w:tcW w:w="452" w:type="dxa"/>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X</w:t>
            </w:r>
          </w:p>
        </w:tc>
        <w:tc>
          <w:tcPr>
            <w:tcW w:w="2801" w:type="dxa"/>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noProof/>
                <w:sz w:val="24"/>
                <w:lang w:val="de-DE"/>
              </w:rPr>
            </w:pPr>
            <w:r>
              <w:rPr>
                <w:sz w:val="24"/>
                <w:lang w:val="de-DE"/>
              </w:rPr>
              <w:t>Active</w:t>
            </w:r>
          </w:p>
          <w:p w:rsidR="006B6295" w:rsidRDefault="00935523" w:rsidP="00CC6E4C">
            <w:pPr>
              <w:jc w:val="center"/>
              <w:rPr>
                <w:rFonts w:cs="Arial"/>
                <w:sz w:val="24"/>
                <w:lang w:val="de-DE" w:eastAsia="ja-JP"/>
              </w:rPr>
            </w:pPr>
            <w:r>
              <w:rPr>
                <w:noProof/>
                <w:sz w:val="24"/>
              </w:rPr>
              <w:drawing>
                <wp:inline distT="0" distB="0" distL="0" distR="0" wp14:anchorId="3736517C" wp14:editId="39E0D67E">
                  <wp:extent cx="409575" cy="457200"/>
                  <wp:effectExtent l="0" t="0" r="9525" b="0"/>
                  <wp:docPr id="167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575" cy="457200"/>
                          </a:xfrm>
                          <a:prstGeom prst="rect">
                            <a:avLst/>
                          </a:prstGeom>
                          <a:noFill/>
                          <a:ln>
                            <a:noFill/>
                          </a:ln>
                        </pic:spPr>
                      </pic:pic>
                    </a:graphicData>
                  </a:graphic>
                </wp:inline>
              </w:drawing>
            </w:r>
            <w:r>
              <w:rPr>
                <w:rFonts w:cs="Arial"/>
                <w:sz w:val="16"/>
                <w:szCs w:val="16"/>
                <w:lang w:val="de-DE" w:eastAsia="ja-JP"/>
              </w:rPr>
              <w:t>/001</w:t>
            </w:r>
          </w:p>
        </w:tc>
      </w:tr>
      <w:tr w:rsidR="006B6295" w:rsidTr="00BA342B">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B6295"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X</w:t>
            </w:r>
          </w:p>
        </w:tc>
        <w:tc>
          <w:tcPr>
            <w:tcW w:w="452" w:type="dxa"/>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X</w:t>
            </w:r>
          </w:p>
        </w:tc>
        <w:tc>
          <w:tcPr>
            <w:tcW w:w="2801" w:type="dxa"/>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noProof/>
                <w:sz w:val="24"/>
                <w:lang w:val="de-DE"/>
              </w:rPr>
            </w:pPr>
            <w:r>
              <w:rPr>
                <w:sz w:val="24"/>
                <w:lang w:val="de-DE"/>
              </w:rPr>
              <w:t>Active</w:t>
            </w:r>
          </w:p>
          <w:p w:rsidR="006B6295" w:rsidRDefault="00935523" w:rsidP="00CC6E4C">
            <w:pPr>
              <w:jc w:val="center"/>
              <w:rPr>
                <w:rFonts w:cs="Arial"/>
                <w:sz w:val="24"/>
                <w:lang w:val="de-DE" w:eastAsia="ja-JP"/>
              </w:rPr>
            </w:pPr>
            <w:r>
              <w:rPr>
                <w:noProof/>
                <w:sz w:val="24"/>
              </w:rPr>
              <w:drawing>
                <wp:inline distT="0" distB="0" distL="0" distR="0" wp14:anchorId="01916E74" wp14:editId="434700FA">
                  <wp:extent cx="409575" cy="457200"/>
                  <wp:effectExtent l="0" t="0" r="9525" b="0"/>
                  <wp:docPr id="167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575" cy="457200"/>
                          </a:xfrm>
                          <a:prstGeom prst="rect">
                            <a:avLst/>
                          </a:prstGeom>
                          <a:noFill/>
                          <a:ln>
                            <a:noFill/>
                          </a:ln>
                        </pic:spPr>
                      </pic:pic>
                    </a:graphicData>
                  </a:graphic>
                </wp:inline>
              </w:drawing>
            </w:r>
            <w:r>
              <w:rPr>
                <w:rFonts w:cs="Arial"/>
                <w:sz w:val="16"/>
                <w:szCs w:val="16"/>
                <w:lang w:val="de-DE" w:eastAsia="ja-JP"/>
              </w:rPr>
              <w:t>/002</w:t>
            </w:r>
          </w:p>
        </w:tc>
      </w:tr>
      <w:tr w:rsidR="006B6295" w:rsidTr="00BA342B">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B6295"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X</w:t>
            </w:r>
          </w:p>
        </w:tc>
        <w:tc>
          <w:tcPr>
            <w:tcW w:w="452" w:type="dxa"/>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X</w:t>
            </w:r>
          </w:p>
        </w:tc>
        <w:tc>
          <w:tcPr>
            <w:tcW w:w="2801" w:type="dxa"/>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24"/>
                <w:lang w:val="de-DE" w:eastAsia="ja-JP"/>
              </w:rPr>
            </w:pPr>
            <w:r>
              <w:rPr>
                <w:sz w:val="24"/>
                <w:lang w:val="de-DE"/>
              </w:rPr>
              <w:t>Passive</w:t>
            </w:r>
          </w:p>
          <w:p w:rsidR="006B6295" w:rsidRDefault="00935523" w:rsidP="00CC6E4C">
            <w:pPr>
              <w:jc w:val="center"/>
              <w:rPr>
                <w:rFonts w:cs="Arial"/>
                <w:sz w:val="24"/>
                <w:lang w:val="de-DE" w:eastAsia="ja-JP"/>
              </w:rPr>
            </w:pPr>
            <w:r>
              <w:rPr>
                <w:noProof/>
                <w:sz w:val="24"/>
              </w:rPr>
              <w:drawing>
                <wp:inline distT="0" distB="0" distL="0" distR="0" wp14:anchorId="15FD5070" wp14:editId="3203A0EB">
                  <wp:extent cx="352425" cy="533400"/>
                  <wp:effectExtent l="0" t="0" r="9525" b="0"/>
                  <wp:docPr id="16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2425" cy="533400"/>
                          </a:xfrm>
                          <a:prstGeom prst="rect">
                            <a:avLst/>
                          </a:prstGeom>
                          <a:noFill/>
                          <a:ln>
                            <a:noFill/>
                          </a:ln>
                        </pic:spPr>
                      </pic:pic>
                    </a:graphicData>
                  </a:graphic>
                </wp:inline>
              </w:drawing>
            </w:r>
            <w:r>
              <w:rPr>
                <w:rFonts w:cs="Arial"/>
                <w:sz w:val="16"/>
                <w:szCs w:val="16"/>
                <w:lang w:val="de-DE" w:eastAsia="ja-JP"/>
              </w:rPr>
              <w:t>/003</w:t>
            </w:r>
          </w:p>
        </w:tc>
      </w:tr>
      <w:tr w:rsidR="006B6295" w:rsidTr="00BA342B">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B6295"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X</w:t>
            </w:r>
          </w:p>
        </w:tc>
        <w:tc>
          <w:tcPr>
            <w:tcW w:w="452" w:type="dxa"/>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16"/>
                <w:szCs w:val="16"/>
                <w:lang w:val="de-DE" w:eastAsia="ja-JP"/>
              </w:rPr>
            </w:pPr>
            <w:r>
              <w:rPr>
                <w:sz w:val="16"/>
                <w:szCs w:val="16"/>
                <w:lang w:val="de-DE"/>
              </w:rPr>
              <w:t>X</w:t>
            </w:r>
          </w:p>
        </w:tc>
        <w:tc>
          <w:tcPr>
            <w:tcW w:w="2801" w:type="dxa"/>
            <w:tcBorders>
              <w:top w:val="single" w:sz="4" w:space="0" w:color="auto"/>
              <w:left w:val="single" w:sz="4" w:space="0" w:color="auto"/>
              <w:bottom w:val="single" w:sz="4" w:space="0" w:color="auto"/>
              <w:right w:val="single" w:sz="4" w:space="0" w:color="auto"/>
            </w:tcBorders>
            <w:vAlign w:val="center"/>
            <w:hideMark/>
          </w:tcPr>
          <w:p w:rsidR="006B6295" w:rsidRDefault="00935523">
            <w:pPr>
              <w:jc w:val="center"/>
              <w:rPr>
                <w:rFonts w:cs="Arial"/>
                <w:sz w:val="24"/>
                <w:lang w:val="de-DE" w:eastAsia="ja-JP"/>
              </w:rPr>
            </w:pPr>
            <w:r>
              <w:rPr>
                <w:sz w:val="24"/>
                <w:lang w:val="de-DE"/>
              </w:rPr>
              <w:t>Passive</w:t>
            </w:r>
          </w:p>
          <w:p w:rsidR="006B6295" w:rsidRDefault="00935523" w:rsidP="00CC6E4C">
            <w:pPr>
              <w:jc w:val="center"/>
              <w:rPr>
                <w:rFonts w:cs="Arial"/>
                <w:sz w:val="24"/>
                <w:lang w:val="de-DE" w:eastAsia="ja-JP"/>
              </w:rPr>
            </w:pPr>
            <w:r>
              <w:rPr>
                <w:noProof/>
                <w:sz w:val="24"/>
              </w:rPr>
              <w:drawing>
                <wp:inline distT="0" distB="0" distL="0" distR="0" wp14:anchorId="5041351B" wp14:editId="709F2F90">
                  <wp:extent cx="352425" cy="533400"/>
                  <wp:effectExtent l="0" t="0" r="9525" b="0"/>
                  <wp:docPr id="16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2425" cy="533400"/>
                          </a:xfrm>
                          <a:prstGeom prst="rect">
                            <a:avLst/>
                          </a:prstGeom>
                          <a:noFill/>
                          <a:ln>
                            <a:noFill/>
                          </a:ln>
                        </pic:spPr>
                      </pic:pic>
                    </a:graphicData>
                  </a:graphic>
                </wp:inline>
              </w:drawing>
            </w:r>
            <w:r>
              <w:rPr>
                <w:rFonts w:cs="Arial"/>
                <w:sz w:val="16"/>
                <w:szCs w:val="16"/>
                <w:lang w:val="de-DE" w:eastAsia="ja-JP"/>
              </w:rPr>
              <w:t>/004</w:t>
            </w:r>
          </w:p>
        </w:tc>
      </w:tr>
      <w:tr w:rsidR="00BA342B" w:rsidTr="00470813">
        <w:trPr>
          <w:cantSplit/>
          <w:jc w:val="center"/>
        </w:trPr>
        <w:tc>
          <w:tcPr>
            <w:tcW w:w="6775" w:type="dxa"/>
            <w:gridSpan w:val="14"/>
            <w:tcBorders>
              <w:top w:val="single" w:sz="4" w:space="0" w:color="auto"/>
              <w:left w:val="single" w:sz="4" w:space="0" w:color="auto"/>
              <w:bottom w:val="single" w:sz="4" w:space="0" w:color="auto"/>
              <w:right w:val="single" w:sz="4" w:space="0" w:color="auto"/>
            </w:tcBorders>
            <w:vAlign w:val="center"/>
          </w:tcPr>
          <w:p w:rsidR="00BA342B" w:rsidRDefault="00935523">
            <w:pPr>
              <w:jc w:val="center"/>
              <w:rPr>
                <w:sz w:val="16"/>
                <w:szCs w:val="16"/>
                <w:lang w:val="de-DE"/>
              </w:rPr>
            </w:pPr>
            <w:r>
              <w:rPr>
                <w:rFonts w:cs="Arial"/>
                <w:lang w:val="de-DE" w:eastAsia="ja-JP"/>
              </w:rPr>
              <w:t>All Other Cases</w:t>
            </w:r>
          </w:p>
        </w:tc>
        <w:tc>
          <w:tcPr>
            <w:tcW w:w="2801" w:type="dxa"/>
            <w:tcBorders>
              <w:top w:val="single" w:sz="4" w:space="0" w:color="auto"/>
              <w:left w:val="single" w:sz="4" w:space="0" w:color="auto"/>
              <w:bottom w:val="single" w:sz="4" w:space="0" w:color="auto"/>
              <w:right w:val="single" w:sz="4" w:space="0" w:color="auto"/>
            </w:tcBorders>
            <w:vAlign w:val="center"/>
          </w:tcPr>
          <w:p w:rsidR="00BA342B" w:rsidRDefault="00935523">
            <w:pPr>
              <w:jc w:val="center"/>
              <w:rPr>
                <w:sz w:val="24"/>
                <w:lang w:val="de-DE"/>
              </w:rPr>
            </w:pPr>
            <w:r w:rsidRPr="00BA342B">
              <w:rPr>
                <w:sz w:val="24"/>
                <w:lang w:val="de-DE"/>
              </w:rPr>
              <w:t>Blank (Do not show ScanLeft)</w:t>
            </w:r>
          </w:p>
        </w:tc>
      </w:tr>
    </w:tbl>
    <w:p w:rsidR="00B2371E" w:rsidRDefault="00935523" w:rsidP="00B2371E">
      <w:r>
        <w:t>4” supports semi-assisted park (SAP) only, configuration Parking Assistance_Cfg is not required.</w:t>
      </w:r>
    </w:p>
    <w:p w:rsidR="006B6295" w:rsidRPr="00B04B60" w:rsidRDefault="00935523" w:rsidP="00B04B60"/>
    <w:p w:rsidR="00CC6E4C" w:rsidRPr="00CC6E4C" w:rsidRDefault="00CC6E4C" w:rsidP="00CC6E4C">
      <w:pPr>
        <w:pStyle w:val="Heading4"/>
        <w:rPr>
          <w:b w:val="0"/>
          <w:u w:val="single"/>
        </w:rPr>
      </w:pPr>
      <w:r w:rsidRPr="00CC6E4C">
        <w:rPr>
          <w:b w:val="0"/>
          <w:u w:val="single"/>
        </w:rPr>
        <w:lastRenderedPageBreak/>
        <w:t>CAMERA-FUR-REQ-130495/J-Active Park Assist (APA) Signal Processing - Positional ScanRight</w:t>
      </w:r>
    </w:p>
    <w:p w:rsidR="002875E3" w:rsidRPr="001C1C36" w:rsidRDefault="00935523" w:rsidP="001C1C36">
      <w:pPr>
        <w:jc w:val="center"/>
        <w:rPr>
          <w:b/>
        </w:rPr>
      </w:pPr>
      <w:r w:rsidRPr="001C1C36">
        <w:rPr>
          <w:b/>
        </w:rPr>
        <w:t>8” (or equivalent) displays</w:t>
      </w:r>
    </w:p>
    <w:tbl>
      <w:tblPr>
        <w:tblStyle w:val="TableGrid"/>
        <w:tblW w:w="0" w:type="auto"/>
        <w:jc w:val="center"/>
        <w:tblLayout w:type="fixed"/>
        <w:tblLook w:val="04A0" w:firstRow="1" w:lastRow="0" w:firstColumn="1" w:lastColumn="0" w:noHBand="0" w:noVBand="1"/>
      </w:tblPr>
      <w:tblGrid>
        <w:gridCol w:w="696"/>
        <w:gridCol w:w="492"/>
        <w:gridCol w:w="492"/>
        <w:gridCol w:w="540"/>
        <w:gridCol w:w="540"/>
        <w:gridCol w:w="540"/>
        <w:gridCol w:w="270"/>
        <w:gridCol w:w="270"/>
        <w:gridCol w:w="270"/>
        <w:gridCol w:w="270"/>
        <w:gridCol w:w="270"/>
        <w:gridCol w:w="270"/>
        <w:gridCol w:w="270"/>
        <w:gridCol w:w="270"/>
        <w:gridCol w:w="270"/>
        <w:gridCol w:w="270"/>
        <w:gridCol w:w="540"/>
        <w:gridCol w:w="2250"/>
      </w:tblGrid>
      <w:tr w:rsidR="008171DF" w:rsidTr="008171DF">
        <w:trPr>
          <w:cantSplit/>
          <w:trHeight w:val="2160"/>
          <w:tblHeader/>
          <w:jc w:val="center"/>
        </w:trPr>
        <w:tc>
          <w:tcPr>
            <w:tcW w:w="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171DF" w:rsidRDefault="00935523">
            <w:pPr>
              <w:jc w:val="center"/>
              <w:rPr>
                <w:rFonts w:cs="Arial"/>
                <w:lang w:val="de-DE" w:eastAsia="ja-JP"/>
              </w:rPr>
            </w:pPr>
            <w:r>
              <w:rPr>
                <w:lang w:val="de-DE"/>
              </w:rPr>
              <w:t>Operational Mode</w:t>
            </w:r>
          </w:p>
        </w:tc>
        <w:tc>
          <w:tcPr>
            <w:tcW w:w="492"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tcPr>
          <w:p w:rsidR="008171DF" w:rsidRDefault="00935523">
            <w:pPr>
              <w:jc w:val="center"/>
              <w:rPr>
                <w:lang w:val="de-DE"/>
              </w:rPr>
            </w:pPr>
            <w:r>
              <w:rPr>
                <w:lang w:val="de-DE"/>
              </w:rPr>
              <w:t>Parking Assistance_Cfg</w:t>
            </w:r>
          </w:p>
        </w:tc>
        <w:tc>
          <w:tcPr>
            <w:tcW w:w="492"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171DF" w:rsidRDefault="00935523">
            <w:pPr>
              <w:jc w:val="center"/>
              <w:rPr>
                <w:rFonts w:cs="Arial"/>
                <w:lang w:val="de-DE" w:eastAsia="ja-JP"/>
              </w:rPr>
            </w:pPr>
            <w:r>
              <w:rPr>
                <w:lang w:val="de-DE"/>
              </w:rPr>
              <w:t>[ApaSys_D_Stat]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171DF" w:rsidRDefault="00935523">
            <w:pPr>
              <w:jc w:val="center"/>
              <w:rPr>
                <w:rFonts w:cs="Arial"/>
                <w:lang w:val="de-DE" w:eastAsia="ja-JP"/>
              </w:rPr>
            </w:pPr>
            <w:r>
              <w:rPr>
                <w:lang w:val="de-DE"/>
              </w:rPr>
              <w:t>[ApaSteScanMde_D_Stat]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171DF" w:rsidRDefault="00935523">
            <w:pPr>
              <w:jc w:val="center"/>
              <w:rPr>
                <w:rFonts w:cs="Arial"/>
                <w:lang w:val="de-DE" w:eastAsia="ja-JP"/>
              </w:rPr>
            </w:pPr>
            <w:r>
              <w:rPr>
                <w:lang w:val="de-DE"/>
              </w:rPr>
              <w:t>[ApaActvSide2_D_Stat]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171DF" w:rsidRDefault="00935523">
            <w:pPr>
              <w:jc w:val="center"/>
              <w:rPr>
                <w:rFonts w:cs="Arial"/>
                <w:lang w:val="de-DE" w:eastAsia="ja-JP"/>
              </w:rPr>
            </w:pPr>
            <w:r>
              <w:rPr>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171DF" w:rsidRDefault="00935523">
            <w:pPr>
              <w:jc w:val="center"/>
              <w:rPr>
                <w:rFonts w:cs="Arial"/>
                <w:lang w:val="de-DE" w:eastAsia="ja-JP"/>
              </w:rPr>
            </w:pPr>
            <w:r>
              <w:rPr>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171DF" w:rsidRDefault="00935523">
            <w:pPr>
              <w:jc w:val="center"/>
              <w:rPr>
                <w:rFonts w:cs="Arial"/>
                <w:lang w:val="de-DE" w:eastAsia="ja-JP"/>
              </w:rPr>
            </w:pPr>
            <w:r>
              <w:rPr>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171DF" w:rsidRDefault="00935523">
            <w:pPr>
              <w:jc w:val="center"/>
              <w:rPr>
                <w:rFonts w:cs="Arial"/>
                <w:lang w:val="de-DE" w:eastAsia="ja-JP"/>
              </w:rPr>
            </w:pPr>
            <w:r>
              <w:rPr>
                <w:lang w:val="de-DE"/>
              </w:rPr>
              <w:t>[ApaSelPoa_D_Stat]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171DF" w:rsidRDefault="00935523">
            <w:pPr>
              <w:jc w:val="center"/>
              <w:rPr>
                <w:rFonts w:cs="Arial"/>
                <w:lang w:val="de-DE" w:eastAsia="ja-JP"/>
              </w:rPr>
            </w:pPr>
            <w:r>
              <w:rPr>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171DF" w:rsidRDefault="00935523">
            <w:pPr>
              <w:jc w:val="center"/>
              <w:rPr>
                <w:rFonts w:cs="Arial"/>
                <w:lang w:val="de-DE" w:eastAsia="ja-JP"/>
              </w:rPr>
            </w:pPr>
            <w:r>
              <w:rPr>
                <w:lang w:val="de-DE"/>
              </w:rPr>
              <w:t>[ApaLongCtl_D_RqDrv]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171DF" w:rsidRDefault="00935523">
            <w:pPr>
              <w:jc w:val="center"/>
              <w:rPr>
                <w:rFonts w:cs="Arial"/>
                <w:lang w:val="de-DE" w:eastAsia="ja-JP"/>
              </w:rPr>
            </w:pPr>
            <w:r>
              <w:rPr>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171DF" w:rsidRDefault="00935523">
            <w:pPr>
              <w:jc w:val="center"/>
              <w:rPr>
                <w:rFonts w:cs="Arial"/>
                <w:lang w:val="de-DE" w:eastAsia="ja-JP"/>
              </w:rPr>
            </w:pPr>
            <w:r>
              <w:rPr>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171DF" w:rsidRDefault="00935523">
            <w:pPr>
              <w:jc w:val="center"/>
              <w:rPr>
                <w:rFonts w:cs="Arial"/>
                <w:lang w:val="de-DE" w:eastAsia="ja-JP"/>
              </w:rPr>
            </w:pPr>
            <w:r>
              <w:rPr>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171DF" w:rsidRDefault="00935523">
            <w:pPr>
              <w:jc w:val="center"/>
              <w:rPr>
                <w:lang w:val="de-DE"/>
              </w:rPr>
            </w:pPr>
            <w:r>
              <w:rPr>
                <w:lang w:val="de-DE"/>
              </w:rPr>
              <w:t>[ApaTrgtDist_D_Stat]</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171DF" w:rsidRDefault="00935523">
            <w:pPr>
              <w:jc w:val="center"/>
              <w:rPr>
                <w:lang w:val="de-DE"/>
              </w:rPr>
            </w:pPr>
            <w:r>
              <w:rPr>
                <w:lang w:val="de-DE"/>
              </w:rPr>
              <w:t>[ApaMsgTxt_D_Rq]</w:t>
            </w:r>
            <w:r>
              <w:rPr>
                <w:rFonts w:cs="Arial"/>
                <w:vertAlign w:val="superscript"/>
                <w:lang w:val="de-DE"/>
              </w:rPr>
              <w:t xml:space="preserve"> ‡</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171DF" w:rsidRDefault="00935523">
            <w:pPr>
              <w:jc w:val="center"/>
              <w:rPr>
                <w:rFonts w:cs="Arial"/>
                <w:lang w:val="de-DE" w:eastAsia="ja-JP"/>
              </w:rPr>
            </w:pPr>
            <w:r>
              <w:rPr>
                <w:lang w:val="de-DE"/>
              </w:rPr>
              <w:t>[PrkAidMsgTxt_D_Rq]</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171DF" w:rsidRDefault="00935523">
            <w:pPr>
              <w:jc w:val="center"/>
              <w:rPr>
                <w:rFonts w:cs="Arial"/>
                <w:sz w:val="24"/>
                <w:lang w:val="de-DE" w:eastAsia="ja-JP"/>
              </w:rPr>
            </w:pPr>
            <w:r>
              <w:rPr>
                <w:sz w:val="24"/>
                <w:lang w:val="de-DE"/>
              </w:rPr>
              <w:t>Display HMI</w:t>
            </w:r>
            <w:r>
              <w:rPr>
                <w:sz w:val="16"/>
                <w:szCs w:val="16"/>
                <w:vertAlign w:val="subscript"/>
                <w:lang w:val="de-DE"/>
              </w:rPr>
              <w:t>/REF#</w:t>
            </w:r>
          </w:p>
        </w:tc>
      </w:tr>
      <w:tr w:rsidR="008171DF" w:rsidTr="008171DF">
        <w:trPr>
          <w:cantSplit/>
          <w:jc w:val="center"/>
        </w:trPr>
        <w:tc>
          <w:tcPr>
            <w:tcW w:w="696"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8171DF" w:rsidRDefault="00935523">
            <w:pPr>
              <w:jc w:val="center"/>
              <w:rPr>
                <w:rFonts w:cs="Arial"/>
                <w:lang w:val="de-DE" w:eastAsia="ja-JP"/>
              </w:rPr>
            </w:pPr>
            <w:r>
              <w:rPr>
                <w:lang w:val="de-DE"/>
              </w:rPr>
              <w:t>Run</w:t>
            </w:r>
          </w:p>
          <w:p w:rsidR="008171DF" w:rsidRDefault="00935523">
            <w:pPr>
              <w:jc w:val="center"/>
              <w:rPr>
                <w:rFonts w:cs="Arial"/>
                <w:lang w:val="de-DE" w:eastAsia="ja-JP"/>
              </w:rPr>
            </w:pPr>
            <w:r>
              <w:rPr>
                <w:lang w:val="de-DE"/>
              </w:rPr>
              <w:t>(as per Operational Modes and Voltage Range Definition)</w:t>
            </w:r>
          </w:p>
        </w:tc>
        <w:tc>
          <w:tcPr>
            <w:tcW w:w="492" w:type="dxa"/>
            <w:tcBorders>
              <w:top w:val="single" w:sz="4" w:space="0" w:color="auto"/>
              <w:left w:val="single" w:sz="4" w:space="0" w:color="auto"/>
              <w:bottom w:val="single" w:sz="4" w:space="0" w:color="auto"/>
              <w:right w:val="single" w:sz="4" w:space="0" w:color="auto"/>
            </w:tcBorders>
            <w:vAlign w:val="center"/>
          </w:tcPr>
          <w:p w:rsidR="008171DF" w:rsidRPr="001C18CA" w:rsidRDefault="00935523">
            <w:pPr>
              <w:jc w:val="center"/>
              <w:rPr>
                <w:sz w:val="12"/>
                <w:szCs w:val="16"/>
                <w:lang w:val="de-DE"/>
              </w:rPr>
            </w:pPr>
            <w:r w:rsidRPr="001C18CA">
              <w:rPr>
                <w:sz w:val="12"/>
                <w:szCs w:val="16"/>
                <w:lang w:val="de-DE"/>
              </w:rPr>
              <w:t>0xA|0xB</w:t>
            </w:r>
          </w:p>
        </w:tc>
        <w:tc>
          <w:tcPr>
            <w:tcW w:w="492" w:type="dxa"/>
            <w:tcBorders>
              <w:top w:val="single" w:sz="4" w:space="0" w:color="auto"/>
              <w:left w:val="single" w:sz="4" w:space="0" w:color="auto"/>
              <w:bottom w:val="single" w:sz="4" w:space="0" w:color="auto"/>
              <w:right w:val="single" w:sz="4" w:space="0" w:color="auto"/>
            </w:tcBorders>
            <w:vAlign w:val="center"/>
            <w:hideMark/>
          </w:tcPr>
          <w:p w:rsidR="008171DF"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171DF"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171DF"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171DF" w:rsidRDefault="00935523">
            <w:pPr>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8171DF"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171DF"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171DF"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171DF"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171DF"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171DF"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171DF"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171DF"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171DF"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171DF" w:rsidRDefault="00935523">
            <w:pPr>
              <w:jc w:val="center"/>
              <w:rPr>
                <w:sz w:val="16"/>
                <w:szCs w:val="16"/>
                <w:lang w:val="de-DE"/>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8171DF" w:rsidRDefault="00935523">
            <w:pPr>
              <w:jc w:val="center"/>
              <w:rPr>
                <w:rFonts w:cs="Arial"/>
                <w:sz w:val="16"/>
                <w:szCs w:val="16"/>
                <w:lang w:val="de-DE" w:eastAsia="ja-JP"/>
              </w:rPr>
            </w:pPr>
            <w:r>
              <w:rPr>
                <w:sz w:val="16"/>
                <w:szCs w:val="16"/>
                <w:lang w:val="de-DE"/>
              </w:rPr>
              <w:t>X</w:t>
            </w:r>
          </w:p>
        </w:tc>
        <w:tc>
          <w:tcPr>
            <w:tcW w:w="2250" w:type="dxa"/>
            <w:tcBorders>
              <w:top w:val="single" w:sz="4" w:space="0" w:color="auto"/>
              <w:left w:val="single" w:sz="4" w:space="0" w:color="auto"/>
              <w:bottom w:val="single" w:sz="4" w:space="0" w:color="auto"/>
              <w:right w:val="single" w:sz="4" w:space="0" w:color="auto"/>
            </w:tcBorders>
            <w:vAlign w:val="center"/>
            <w:hideMark/>
          </w:tcPr>
          <w:p w:rsidR="008171DF" w:rsidRDefault="00935523">
            <w:pPr>
              <w:jc w:val="center"/>
              <w:rPr>
                <w:rFonts w:cs="Arial"/>
                <w:noProof/>
                <w:sz w:val="24"/>
                <w:lang w:val="de-DE"/>
              </w:rPr>
            </w:pPr>
            <w:r>
              <w:rPr>
                <w:sz w:val="24"/>
                <w:lang w:val="de-DE"/>
              </w:rPr>
              <w:t>Active</w:t>
            </w:r>
          </w:p>
          <w:p w:rsidR="008171DF" w:rsidRDefault="00935523" w:rsidP="00CC6E4C">
            <w:pPr>
              <w:jc w:val="center"/>
              <w:rPr>
                <w:rFonts w:cs="Arial"/>
                <w:sz w:val="24"/>
                <w:lang w:val="de-DE" w:eastAsia="ja-JP"/>
              </w:rPr>
            </w:pPr>
            <w:r>
              <w:rPr>
                <w:noProof/>
                <w:sz w:val="24"/>
              </w:rPr>
              <w:drawing>
                <wp:inline distT="0" distB="0" distL="0" distR="0" wp14:anchorId="2C66B459" wp14:editId="7B218A6D">
                  <wp:extent cx="409575" cy="457200"/>
                  <wp:effectExtent l="0" t="0" r="9525" b="0"/>
                  <wp:docPr id="168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575" cy="457200"/>
                          </a:xfrm>
                          <a:prstGeom prst="rect">
                            <a:avLst/>
                          </a:prstGeom>
                          <a:noFill/>
                          <a:ln>
                            <a:noFill/>
                          </a:ln>
                        </pic:spPr>
                      </pic:pic>
                    </a:graphicData>
                  </a:graphic>
                </wp:inline>
              </w:drawing>
            </w:r>
            <w:r>
              <w:rPr>
                <w:rFonts w:cs="Arial"/>
                <w:sz w:val="16"/>
                <w:szCs w:val="16"/>
                <w:vertAlign w:val="subscript"/>
                <w:lang w:val="de-DE" w:eastAsia="ja-JP"/>
              </w:rPr>
              <w:t>/006</w:t>
            </w:r>
          </w:p>
        </w:tc>
      </w:tr>
      <w:tr w:rsidR="001C18CA" w:rsidTr="008171DF">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1C18CA" w:rsidRDefault="00935523">
            <w:pPr>
              <w:rPr>
                <w:rFonts w:cs="Arial"/>
                <w:lang w:val="de-DE" w:eastAsia="ja-JP"/>
              </w:rPr>
            </w:pPr>
          </w:p>
        </w:tc>
        <w:tc>
          <w:tcPr>
            <w:tcW w:w="492" w:type="dxa"/>
            <w:tcBorders>
              <w:top w:val="single" w:sz="4" w:space="0" w:color="auto"/>
              <w:left w:val="single" w:sz="4" w:space="0" w:color="auto"/>
              <w:bottom w:val="single" w:sz="4" w:space="0" w:color="auto"/>
              <w:right w:val="single" w:sz="4" w:space="0" w:color="auto"/>
            </w:tcBorders>
            <w:vAlign w:val="center"/>
          </w:tcPr>
          <w:p w:rsidR="001C18CA" w:rsidRPr="001C18CA" w:rsidRDefault="00935523" w:rsidP="00C40F35">
            <w:pPr>
              <w:jc w:val="center"/>
              <w:rPr>
                <w:sz w:val="12"/>
                <w:szCs w:val="16"/>
                <w:lang w:val="de-DE"/>
              </w:rPr>
            </w:pPr>
            <w:r w:rsidRPr="001C18CA">
              <w:rPr>
                <w:sz w:val="12"/>
                <w:szCs w:val="16"/>
                <w:lang w:val="de-DE"/>
              </w:rPr>
              <w:t>0xA|0xB</w:t>
            </w:r>
          </w:p>
        </w:tc>
        <w:tc>
          <w:tcPr>
            <w:tcW w:w="492"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sz w:val="16"/>
                <w:szCs w:val="16"/>
                <w:lang w:val="de-DE"/>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16"/>
                <w:szCs w:val="16"/>
                <w:lang w:val="de-DE" w:eastAsia="ja-JP"/>
              </w:rPr>
            </w:pPr>
            <w:r>
              <w:rPr>
                <w:sz w:val="16"/>
                <w:szCs w:val="16"/>
                <w:lang w:val="de-DE"/>
              </w:rPr>
              <w:t>X</w:t>
            </w:r>
          </w:p>
        </w:tc>
        <w:tc>
          <w:tcPr>
            <w:tcW w:w="225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noProof/>
                <w:sz w:val="24"/>
                <w:lang w:val="de-DE"/>
              </w:rPr>
            </w:pPr>
            <w:r>
              <w:rPr>
                <w:sz w:val="24"/>
                <w:lang w:val="de-DE"/>
              </w:rPr>
              <w:t>Active</w:t>
            </w:r>
          </w:p>
          <w:p w:rsidR="001C18CA" w:rsidRDefault="00935523" w:rsidP="00CC6E4C">
            <w:pPr>
              <w:jc w:val="center"/>
              <w:rPr>
                <w:rFonts w:cs="Arial"/>
                <w:sz w:val="24"/>
                <w:lang w:val="de-DE" w:eastAsia="ja-JP"/>
              </w:rPr>
            </w:pPr>
            <w:r>
              <w:rPr>
                <w:noProof/>
                <w:sz w:val="24"/>
              </w:rPr>
              <w:drawing>
                <wp:inline distT="0" distB="0" distL="0" distR="0" wp14:anchorId="50C87E78" wp14:editId="36A899A3">
                  <wp:extent cx="409575" cy="457200"/>
                  <wp:effectExtent l="0" t="0" r="9525" b="0"/>
                  <wp:docPr id="168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575" cy="457200"/>
                          </a:xfrm>
                          <a:prstGeom prst="rect">
                            <a:avLst/>
                          </a:prstGeom>
                          <a:noFill/>
                          <a:ln>
                            <a:noFill/>
                          </a:ln>
                        </pic:spPr>
                      </pic:pic>
                    </a:graphicData>
                  </a:graphic>
                </wp:inline>
              </w:drawing>
            </w:r>
            <w:r>
              <w:rPr>
                <w:rFonts w:cs="Arial"/>
                <w:sz w:val="16"/>
                <w:szCs w:val="16"/>
                <w:vertAlign w:val="subscript"/>
                <w:lang w:val="de-DE" w:eastAsia="ja-JP"/>
              </w:rPr>
              <w:t>/007</w:t>
            </w:r>
          </w:p>
        </w:tc>
      </w:tr>
      <w:tr w:rsidR="001C18CA" w:rsidTr="008171DF">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1C18CA" w:rsidRDefault="00935523">
            <w:pPr>
              <w:rPr>
                <w:rFonts w:cs="Arial"/>
                <w:lang w:val="de-DE" w:eastAsia="ja-JP"/>
              </w:rPr>
            </w:pPr>
          </w:p>
        </w:tc>
        <w:tc>
          <w:tcPr>
            <w:tcW w:w="492" w:type="dxa"/>
            <w:tcBorders>
              <w:top w:val="single" w:sz="4" w:space="0" w:color="auto"/>
              <w:left w:val="single" w:sz="4" w:space="0" w:color="auto"/>
              <w:bottom w:val="single" w:sz="4" w:space="0" w:color="auto"/>
              <w:right w:val="single" w:sz="4" w:space="0" w:color="auto"/>
            </w:tcBorders>
            <w:vAlign w:val="center"/>
          </w:tcPr>
          <w:p w:rsidR="001C18CA" w:rsidRPr="001C18CA" w:rsidRDefault="00935523" w:rsidP="00C40F35">
            <w:pPr>
              <w:jc w:val="center"/>
              <w:rPr>
                <w:sz w:val="12"/>
                <w:szCs w:val="16"/>
                <w:lang w:val="de-DE"/>
              </w:rPr>
            </w:pPr>
            <w:r w:rsidRPr="001C18CA">
              <w:rPr>
                <w:sz w:val="12"/>
                <w:szCs w:val="16"/>
                <w:lang w:val="de-DE"/>
              </w:rPr>
              <w:t>0xA|0xB</w:t>
            </w:r>
          </w:p>
        </w:tc>
        <w:tc>
          <w:tcPr>
            <w:tcW w:w="492"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sz w:val="16"/>
                <w:szCs w:val="16"/>
                <w:lang w:val="de-DE"/>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16"/>
                <w:szCs w:val="16"/>
                <w:lang w:val="de-DE" w:eastAsia="ja-JP"/>
              </w:rPr>
            </w:pPr>
            <w:r>
              <w:rPr>
                <w:sz w:val="16"/>
                <w:szCs w:val="16"/>
                <w:lang w:val="de-DE"/>
              </w:rPr>
              <w:t>X</w:t>
            </w:r>
          </w:p>
        </w:tc>
        <w:tc>
          <w:tcPr>
            <w:tcW w:w="225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24"/>
                <w:lang w:val="de-DE" w:eastAsia="ja-JP"/>
              </w:rPr>
            </w:pPr>
            <w:r>
              <w:rPr>
                <w:sz w:val="24"/>
                <w:lang w:val="de-DE"/>
              </w:rPr>
              <w:t>Passive</w:t>
            </w:r>
          </w:p>
          <w:p w:rsidR="001C18CA" w:rsidRDefault="00935523" w:rsidP="00CC6E4C">
            <w:pPr>
              <w:jc w:val="center"/>
              <w:rPr>
                <w:rFonts w:cs="Arial"/>
                <w:sz w:val="24"/>
                <w:lang w:val="de-DE" w:eastAsia="ja-JP"/>
              </w:rPr>
            </w:pPr>
            <w:r>
              <w:rPr>
                <w:noProof/>
                <w:sz w:val="24"/>
              </w:rPr>
              <w:drawing>
                <wp:inline distT="0" distB="0" distL="0" distR="0" wp14:anchorId="7D1AC619" wp14:editId="072E9CA7">
                  <wp:extent cx="352425" cy="533400"/>
                  <wp:effectExtent l="0" t="0" r="9525" b="0"/>
                  <wp:docPr id="168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425" cy="533400"/>
                          </a:xfrm>
                          <a:prstGeom prst="rect">
                            <a:avLst/>
                          </a:prstGeom>
                          <a:noFill/>
                          <a:ln>
                            <a:noFill/>
                          </a:ln>
                        </pic:spPr>
                      </pic:pic>
                    </a:graphicData>
                  </a:graphic>
                </wp:inline>
              </w:drawing>
            </w:r>
            <w:r>
              <w:rPr>
                <w:rFonts w:cs="Arial"/>
                <w:sz w:val="16"/>
                <w:szCs w:val="16"/>
                <w:vertAlign w:val="subscript"/>
                <w:lang w:val="de-DE" w:eastAsia="ja-JP"/>
              </w:rPr>
              <w:t>/008</w:t>
            </w:r>
          </w:p>
        </w:tc>
      </w:tr>
      <w:tr w:rsidR="001C18CA" w:rsidTr="008171DF">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1C18CA" w:rsidRDefault="00935523">
            <w:pPr>
              <w:rPr>
                <w:rFonts w:cs="Arial"/>
                <w:lang w:val="de-DE" w:eastAsia="ja-JP"/>
              </w:rPr>
            </w:pPr>
          </w:p>
        </w:tc>
        <w:tc>
          <w:tcPr>
            <w:tcW w:w="492" w:type="dxa"/>
            <w:tcBorders>
              <w:top w:val="single" w:sz="4" w:space="0" w:color="auto"/>
              <w:left w:val="single" w:sz="4" w:space="0" w:color="auto"/>
              <w:bottom w:val="single" w:sz="4" w:space="0" w:color="auto"/>
              <w:right w:val="single" w:sz="4" w:space="0" w:color="auto"/>
            </w:tcBorders>
            <w:vAlign w:val="center"/>
          </w:tcPr>
          <w:p w:rsidR="001C18CA" w:rsidRPr="001C18CA" w:rsidRDefault="00935523" w:rsidP="00C40F35">
            <w:pPr>
              <w:jc w:val="center"/>
              <w:rPr>
                <w:sz w:val="12"/>
                <w:szCs w:val="16"/>
                <w:lang w:val="de-DE"/>
              </w:rPr>
            </w:pPr>
            <w:r w:rsidRPr="001C18CA">
              <w:rPr>
                <w:sz w:val="12"/>
                <w:szCs w:val="16"/>
                <w:lang w:val="de-DE"/>
              </w:rPr>
              <w:t>0xA|0xB</w:t>
            </w:r>
          </w:p>
        </w:tc>
        <w:tc>
          <w:tcPr>
            <w:tcW w:w="492"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sz w:val="16"/>
                <w:szCs w:val="16"/>
                <w:lang w:val="de-DE"/>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16"/>
                <w:szCs w:val="16"/>
                <w:lang w:val="de-DE" w:eastAsia="ja-JP"/>
              </w:rPr>
            </w:pPr>
            <w:r>
              <w:rPr>
                <w:sz w:val="16"/>
                <w:szCs w:val="16"/>
                <w:lang w:val="de-DE"/>
              </w:rPr>
              <w:t>X</w:t>
            </w:r>
          </w:p>
        </w:tc>
        <w:tc>
          <w:tcPr>
            <w:tcW w:w="2250" w:type="dxa"/>
            <w:tcBorders>
              <w:top w:val="single" w:sz="4" w:space="0" w:color="auto"/>
              <w:left w:val="single" w:sz="4" w:space="0" w:color="auto"/>
              <w:bottom w:val="single" w:sz="4" w:space="0" w:color="auto"/>
              <w:right w:val="single" w:sz="4" w:space="0" w:color="auto"/>
            </w:tcBorders>
            <w:vAlign w:val="center"/>
            <w:hideMark/>
          </w:tcPr>
          <w:p w:rsidR="001C18CA" w:rsidRDefault="00935523">
            <w:pPr>
              <w:jc w:val="center"/>
              <w:rPr>
                <w:rFonts w:cs="Arial"/>
                <w:sz w:val="24"/>
                <w:lang w:val="de-DE" w:eastAsia="ja-JP"/>
              </w:rPr>
            </w:pPr>
            <w:r>
              <w:rPr>
                <w:sz w:val="24"/>
                <w:lang w:val="de-DE"/>
              </w:rPr>
              <w:t>Passive</w:t>
            </w:r>
          </w:p>
          <w:p w:rsidR="001C18CA" w:rsidRDefault="00935523" w:rsidP="00CC6E4C">
            <w:pPr>
              <w:jc w:val="center"/>
              <w:rPr>
                <w:rFonts w:cs="Arial"/>
                <w:sz w:val="24"/>
                <w:lang w:val="de-DE" w:eastAsia="ja-JP"/>
              </w:rPr>
            </w:pPr>
            <w:r>
              <w:rPr>
                <w:noProof/>
                <w:sz w:val="24"/>
              </w:rPr>
              <w:drawing>
                <wp:inline distT="0" distB="0" distL="0" distR="0" wp14:anchorId="223C77FB" wp14:editId="04D38C56">
                  <wp:extent cx="352425" cy="533400"/>
                  <wp:effectExtent l="0" t="0" r="9525" b="0"/>
                  <wp:docPr id="16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425" cy="533400"/>
                          </a:xfrm>
                          <a:prstGeom prst="rect">
                            <a:avLst/>
                          </a:prstGeom>
                          <a:noFill/>
                          <a:ln>
                            <a:noFill/>
                          </a:ln>
                        </pic:spPr>
                      </pic:pic>
                    </a:graphicData>
                  </a:graphic>
                </wp:inline>
              </w:drawing>
            </w:r>
            <w:r>
              <w:rPr>
                <w:rFonts w:cs="Arial"/>
                <w:sz w:val="16"/>
                <w:szCs w:val="16"/>
                <w:vertAlign w:val="subscript"/>
                <w:lang w:val="de-DE" w:eastAsia="ja-JP"/>
              </w:rPr>
              <w:t>/009</w:t>
            </w:r>
          </w:p>
        </w:tc>
      </w:tr>
      <w:tr w:rsidR="00B80577" w:rsidTr="003B6EC1">
        <w:trPr>
          <w:cantSplit/>
          <w:jc w:val="center"/>
        </w:trPr>
        <w:tc>
          <w:tcPr>
            <w:tcW w:w="6540" w:type="dxa"/>
            <w:gridSpan w:val="17"/>
            <w:tcBorders>
              <w:top w:val="single" w:sz="4" w:space="0" w:color="auto"/>
              <w:left w:val="single" w:sz="4" w:space="0" w:color="auto"/>
              <w:bottom w:val="single" w:sz="4" w:space="0" w:color="auto"/>
              <w:right w:val="single" w:sz="4" w:space="0" w:color="auto"/>
            </w:tcBorders>
            <w:vAlign w:val="center"/>
          </w:tcPr>
          <w:p w:rsidR="00B80577" w:rsidRDefault="00935523">
            <w:pPr>
              <w:jc w:val="center"/>
              <w:rPr>
                <w:sz w:val="16"/>
                <w:szCs w:val="16"/>
                <w:lang w:val="de-DE"/>
              </w:rPr>
            </w:pPr>
            <w:r>
              <w:rPr>
                <w:sz w:val="16"/>
                <w:szCs w:val="16"/>
                <w:lang w:val="de-DE"/>
              </w:rPr>
              <w:t>All Other Cases</w:t>
            </w:r>
          </w:p>
        </w:tc>
        <w:tc>
          <w:tcPr>
            <w:tcW w:w="2250" w:type="dxa"/>
            <w:tcBorders>
              <w:top w:val="single" w:sz="4" w:space="0" w:color="auto"/>
              <w:left w:val="single" w:sz="4" w:space="0" w:color="auto"/>
              <w:bottom w:val="single" w:sz="4" w:space="0" w:color="auto"/>
              <w:right w:val="single" w:sz="4" w:space="0" w:color="auto"/>
            </w:tcBorders>
            <w:vAlign w:val="center"/>
          </w:tcPr>
          <w:p w:rsidR="00B80577" w:rsidRDefault="00935523">
            <w:pPr>
              <w:jc w:val="center"/>
              <w:rPr>
                <w:sz w:val="24"/>
                <w:lang w:val="de-DE"/>
              </w:rPr>
            </w:pPr>
            <w:r w:rsidRPr="00B80577">
              <w:rPr>
                <w:sz w:val="24"/>
                <w:lang w:val="de-DE"/>
              </w:rPr>
              <w:t>Blank (Do not show ScanRight)</w:t>
            </w:r>
          </w:p>
        </w:tc>
      </w:tr>
    </w:tbl>
    <w:p w:rsidR="002875E3" w:rsidRDefault="00935523" w:rsidP="002875E3">
      <w:pPr>
        <w:jc w:val="center"/>
      </w:pPr>
      <w:r>
        <w:t>Active Park Assist (APA) Positional ScanRight</w:t>
      </w:r>
    </w:p>
    <w:p w:rsidR="002875E3" w:rsidRDefault="00935523" w:rsidP="002875E3">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2875E3" w:rsidRDefault="00935523" w:rsidP="002875E3">
      <w:r>
        <w:rPr>
          <w:rFonts w:cs="Arial"/>
        </w:rPr>
        <w:t>‡ -</w:t>
      </w:r>
      <w:r>
        <w:rPr>
          <w:sz w:val="16"/>
          <w:szCs w:val="16"/>
        </w:rPr>
        <w:t xml:space="preserve"> Only if supported by the implementing program as per REQ-130570. If not supported but required by signal pro</w:t>
      </w:r>
      <w:r>
        <w:rPr>
          <w:sz w:val="16"/>
          <w:szCs w:val="16"/>
        </w:rPr>
        <w:t>cessing tables, treat as data 0x1.</w:t>
      </w:r>
    </w:p>
    <w:p w:rsidR="00554226" w:rsidRDefault="00935523" w:rsidP="002875E3"/>
    <w:p w:rsidR="001C1C36" w:rsidRDefault="00935523" w:rsidP="002875E3"/>
    <w:p w:rsidR="001C1C36" w:rsidRPr="001C1C36" w:rsidRDefault="00935523" w:rsidP="001C1C36">
      <w:pPr>
        <w:jc w:val="center"/>
        <w:rPr>
          <w:b/>
        </w:rPr>
      </w:pPr>
      <w:r>
        <w:rPr>
          <w:b/>
        </w:rPr>
        <w:t>4</w:t>
      </w:r>
      <w:r w:rsidRPr="001C1C36">
        <w:rPr>
          <w:b/>
        </w:rPr>
        <w:t>” displays</w:t>
      </w:r>
    </w:p>
    <w:tbl>
      <w:tblPr>
        <w:tblStyle w:val="TableGrid"/>
        <w:tblW w:w="0" w:type="auto"/>
        <w:jc w:val="center"/>
        <w:tblLook w:val="04A0" w:firstRow="1" w:lastRow="0" w:firstColumn="1" w:lastColumn="0" w:noHBand="0" w:noVBand="1"/>
      </w:tblPr>
      <w:tblGrid>
        <w:gridCol w:w="648"/>
        <w:gridCol w:w="483"/>
        <w:gridCol w:w="482"/>
        <w:gridCol w:w="482"/>
        <w:gridCol w:w="482"/>
        <w:gridCol w:w="413"/>
        <w:gridCol w:w="413"/>
        <w:gridCol w:w="413"/>
        <w:gridCol w:w="428"/>
        <w:gridCol w:w="413"/>
        <w:gridCol w:w="413"/>
        <w:gridCol w:w="413"/>
        <w:gridCol w:w="413"/>
        <w:gridCol w:w="413"/>
        <w:gridCol w:w="2711"/>
      </w:tblGrid>
      <w:tr w:rsidR="001C1C36" w:rsidTr="00B80577">
        <w:trPr>
          <w:cantSplit/>
          <w:trHeight w:val="2156"/>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C1C36" w:rsidRDefault="00935523">
            <w:pPr>
              <w:ind w:left="113" w:right="113"/>
              <w:jc w:val="center"/>
              <w:rPr>
                <w:rFonts w:cs="Arial"/>
                <w:sz w:val="16"/>
                <w:szCs w:val="16"/>
                <w:lang w:val="de-DE" w:eastAsia="ja-JP"/>
              </w:rPr>
            </w:pPr>
            <w:r>
              <w:rPr>
                <w:sz w:val="16"/>
                <w:szCs w:val="16"/>
                <w:lang w:val="de-DE"/>
              </w:rPr>
              <w:t>Operational Mode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C1C36" w:rsidRDefault="00935523">
            <w:pPr>
              <w:ind w:left="113" w:right="113"/>
              <w:jc w:val="center"/>
              <w:rPr>
                <w:rFonts w:cs="Arial"/>
                <w:sz w:val="16"/>
                <w:szCs w:val="16"/>
                <w:lang w:val="de-DE" w:eastAsia="ja-JP"/>
              </w:rPr>
            </w:pPr>
            <w:r>
              <w:rPr>
                <w:sz w:val="16"/>
                <w:szCs w:val="16"/>
                <w:lang w:val="de-DE"/>
              </w:rPr>
              <w:t>[ApaSys_D_Stat]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C1C36" w:rsidRDefault="00935523">
            <w:pPr>
              <w:ind w:left="113" w:right="113"/>
              <w:jc w:val="center"/>
              <w:rPr>
                <w:rFonts w:cs="Arial"/>
                <w:sz w:val="16"/>
                <w:szCs w:val="16"/>
                <w:lang w:val="de-DE" w:eastAsia="ja-JP"/>
              </w:rPr>
            </w:pPr>
            <w:r>
              <w:rPr>
                <w:sz w:val="16"/>
                <w:szCs w:val="16"/>
                <w:lang w:val="de-DE"/>
              </w:rPr>
              <w:t>[ApaSteScanMde_D_Stat]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C1C36" w:rsidRDefault="00935523">
            <w:pPr>
              <w:ind w:left="113" w:right="113"/>
              <w:jc w:val="center"/>
              <w:rPr>
                <w:rFonts w:cs="Arial"/>
                <w:sz w:val="16"/>
                <w:szCs w:val="16"/>
                <w:lang w:val="de-DE" w:eastAsia="ja-JP"/>
              </w:rPr>
            </w:pPr>
            <w:r>
              <w:rPr>
                <w:sz w:val="16"/>
                <w:szCs w:val="16"/>
                <w:lang w:val="de-DE"/>
              </w:rPr>
              <w:t>[ApaActvSide2_D_Stat]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C1C36" w:rsidRDefault="00935523">
            <w:pPr>
              <w:ind w:left="113" w:right="113"/>
              <w:jc w:val="center"/>
              <w:rPr>
                <w:rFonts w:cs="Arial"/>
                <w:sz w:val="16"/>
                <w:szCs w:val="16"/>
                <w:lang w:val="de-DE" w:eastAsia="ja-JP"/>
              </w:rPr>
            </w:pPr>
            <w:r>
              <w:rPr>
                <w:sz w:val="16"/>
                <w:szCs w:val="16"/>
                <w:lang w:val="de-DE"/>
              </w:rPr>
              <w:t>[ApaMde_D_Stat]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C1C36" w:rsidRDefault="00935523">
            <w:pPr>
              <w:ind w:left="113" w:right="113"/>
              <w:jc w:val="center"/>
              <w:rPr>
                <w:rFonts w:cs="Arial"/>
                <w:sz w:val="16"/>
                <w:szCs w:val="16"/>
                <w:lang w:val="de-DE" w:eastAsia="ja-JP"/>
              </w:rPr>
            </w:pPr>
            <w:r>
              <w:rPr>
                <w:sz w:val="16"/>
                <w:szCs w:val="16"/>
                <w:lang w:val="de-DE"/>
              </w:rPr>
              <w:t>[ApaSelSapp_D_Stat]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C1C36" w:rsidRDefault="00935523">
            <w:pPr>
              <w:ind w:left="113" w:right="113"/>
              <w:jc w:val="center"/>
              <w:rPr>
                <w:rFonts w:cs="Arial"/>
                <w:sz w:val="16"/>
                <w:szCs w:val="16"/>
                <w:lang w:val="de-DE" w:eastAsia="ja-JP"/>
              </w:rPr>
            </w:pPr>
            <w:r>
              <w:rPr>
                <w:sz w:val="16"/>
                <w:szCs w:val="16"/>
                <w:lang w:val="de-DE"/>
              </w:rPr>
              <w:t>[ApaSelPpa_D_Stat]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C1C36" w:rsidRDefault="00935523">
            <w:pPr>
              <w:ind w:left="113" w:right="113"/>
              <w:jc w:val="center"/>
              <w:rPr>
                <w:rFonts w:cs="Arial"/>
                <w:sz w:val="16"/>
                <w:szCs w:val="16"/>
                <w:lang w:val="de-DE" w:eastAsia="ja-JP"/>
              </w:rPr>
            </w:pPr>
            <w:r>
              <w:rPr>
                <w:sz w:val="16"/>
                <w:szCs w:val="16"/>
                <w:lang w:val="de-DE"/>
              </w:rPr>
              <w:t>[ApaSelPoa_D_Stat]</w:t>
            </w:r>
          </w:p>
        </w:tc>
        <w:tc>
          <w:tcPr>
            <w:tcW w:w="421"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C1C36" w:rsidRDefault="00935523">
            <w:pPr>
              <w:ind w:left="113" w:right="113"/>
              <w:jc w:val="center"/>
              <w:rPr>
                <w:rFonts w:cs="Arial"/>
                <w:sz w:val="16"/>
                <w:szCs w:val="16"/>
                <w:lang w:val="de-DE" w:eastAsia="ja-JP"/>
              </w:rPr>
            </w:pPr>
            <w:r>
              <w:rPr>
                <w:sz w:val="16"/>
                <w:szCs w:val="16"/>
                <w:lang w:val="de-DE"/>
              </w:rPr>
              <w:t>[ApaScan_D_Stat]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C1C36" w:rsidRDefault="00935523">
            <w:pPr>
              <w:ind w:left="113" w:right="113"/>
              <w:jc w:val="center"/>
              <w:rPr>
                <w:rFonts w:cs="Arial"/>
                <w:sz w:val="16"/>
                <w:szCs w:val="16"/>
                <w:lang w:val="de-DE" w:eastAsia="ja-JP"/>
              </w:rPr>
            </w:pPr>
            <w:r>
              <w:rPr>
                <w:sz w:val="16"/>
                <w:szCs w:val="16"/>
                <w:lang w:val="de-DE"/>
              </w:rPr>
              <w:t>[ApaLongCtl_D_RqDrv]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C1C36" w:rsidRDefault="00935523">
            <w:pPr>
              <w:ind w:left="113" w:right="113"/>
              <w:jc w:val="center"/>
              <w:rPr>
                <w:rFonts w:cs="Arial"/>
                <w:sz w:val="16"/>
                <w:szCs w:val="16"/>
                <w:lang w:val="de-DE" w:eastAsia="ja-JP"/>
              </w:rPr>
            </w:pPr>
            <w:r>
              <w:rPr>
                <w:sz w:val="16"/>
                <w:szCs w:val="16"/>
                <w:lang w:val="de-DE"/>
              </w:rPr>
              <w:t>[ApaGearShif_D_Rq</w:t>
            </w:r>
            <w:r>
              <w:rPr>
                <w:sz w:val="16"/>
                <w:szCs w:val="16"/>
                <w:lang w:val="de-DE"/>
              </w:rPr>
              <w:t>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C1C36" w:rsidRDefault="00935523">
            <w:pPr>
              <w:ind w:left="113" w:right="113"/>
              <w:jc w:val="center"/>
              <w:rPr>
                <w:rFonts w:cs="Arial"/>
                <w:sz w:val="16"/>
                <w:szCs w:val="16"/>
                <w:lang w:val="de-DE" w:eastAsia="ja-JP"/>
              </w:rPr>
            </w:pPr>
            <w:r>
              <w:rPr>
                <w:sz w:val="16"/>
                <w:szCs w:val="16"/>
                <w:lang w:val="de-DE"/>
              </w:rPr>
              <w:t>[ApaSteWhl_D_RqDrv]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C1C36" w:rsidRDefault="00935523">
            <w:pPr>
              <w:ind w:left="113" w:right="113"/>
              <w:jc w:val="center"/>
              <w:rPr>
                <w:rFonts w:cs="Arial"/>
                <w:sz w:val="16"/>
                <w:szCs w:val="16"/>
                <w:lang w:val="de-DE" w:eastAsia="ja-JP"/>
              </w:rPr>
            </w:pPr>
            <w:r>
              <w:rPr>
                <w:sz w:val="16"/>
                <w:szCs w:val="16"/>
                <w:lang w:val="de-DE"/>
              </w:rPr>
              <w:t>[ApaAcsy_D_RqDrv]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C1C36" w:rsidRDefault="00935523">
            <w:pPr>
              <w:ind w:left="113" w:right="113"/>
              <w:jc w:val="center"/>
              <w:rPr>
                <w:rFonts w:cs="Arial"/>
                <w:sz w:val="16"/>
                <w:szCs w:val="16"/>
                <w:lang w:val="de-DE" w:eastAsia="ja-JP"/>
              </w:rPr>
            </w:pPr>
            <w:r>
              <w:rPr>
                <w:sz w:val="16"/>
                <w:szCs w:val="16"/>
                <w:lang w:val="de-DE"/>
              </w:rPr>
              <w:t>[PrkAidMsgTxt_D_Rq]</w:t>
            </w:r>
          </w:p>
        </w:tc>
        <w:tc>
          <w:tcPr>
            <w:tcW w:w="27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C1C36" w:rsidRDefault="00935523">
            <w:pPr>
              <w:jc w:val="center"/>
              <w:rPr>
                <w:rFonts w:cs="Arial"/>
                <w:sz w:val="24"/>
                <w:lang w:val="de-DE" w:eastAsia="ja-JP"/>
              </w:rPr>
            </w:pPr>
            <w:r>
              <w:rPr>
                <w:sz w:val="24"/>
                <w:lang w:val="de-DE"/>
              </w:rPr>
              <w:t>Display HMI</w:t>
            </w:r>
          </w:p>
        </w:tc>
      </w:tr>
      <w:tr w:rsidR="001C1C36" w:rsidTr="00B80577">
        <w:trPr>
          <w:cantSplit/>
          <w:jc w:val="center"/>
        </w:trPr>
        <w:tc>
          <w:tcPr>
            <w:tcW w:w="0" w:type="auto"/>
            <w:vMerge w:val="restart"/>
            <w:tcBorders>
              <w:top w:val="single" w:sz="4" w:space="0" w:color="auto"/>
              <w:left w:val="single" w:sz="4" w:space="0" w:color="auto"/>
              <w:bottom w:val="single" w:sz="4" w:space="0" w:color="auto"/>
              <w:right w:val="single" w:sz="4" w:space="0" w:color="auto"/>
            </w:tcBorders>
            <w:textDirection w:val="btLr"/>
            <w:vAlign w:val="center"/>
            <w:hideMark/>
          </w:tcPr>
          <w:p w:rsidR="001C1C36" w:rsidRDefault="00935523">
            <w:pPr>
              <w:ind w:left="113" w:right="113"/>
              <w:jc w:val="center"/>
              <w:rPr>
                <w:rFonts w:cs="Arial"/>
                <w:lang w:val="de-DE" w:eastAsia="ja-JP"/>
              </w:rPr>
            </w:pPr>
            <w:r>
              <w:rPr>
                <w:lang w:val="de-DE"/>
              </w:rPr>
              <w:t>Run</w:t>
            </w:r>
          </w:p>
          <w:p w:rsidR="001C1C36" w:rsidRDefault="00935523">
            <w:pPr>
              <w:ind w:left="113" w:right="113"/>
              <w:jc w:val="center"/>
              <w:rPr>
                <w:rFonts w:cs="Arial"/>
                <w:lang w:val="de-DE" w:eastAsia="ja-JP"/>
              </w:rPr>
            </w:pPr>
            <w:r>
              <w:rPr>
                <w:sz w:val="16"/>
                <w:szCs w:val="16"/>
                <w:lang w:val="de-DE"/>
              </w:rPr>
              <w:t>(as per Operational Modes and Voltage Range Definition)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X</w:t>
            </w:r>
          </w:p>
        </w:tc>
        <w:tc>
          <w:tcPr>
            <w:tcW w:w="421" w:type="dxa"/>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X</w:t>
            </w:r>
          </w:p>
        </w:tc>
        <w:tc>
          <w:tcPr>
            <w:tcW w:w="2711" w:type="dxa"/>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noProof/>
                <w:sz w:val="24"/>
                <w:lang w:val="de-DE"/>
              </w:rPr>
            </w:pPr>
            <w:r>
              <w:rPr>
                <w:sz w:val="24"/>
                <w:lang w:val="de-DE"/>
              </w:rPr>
              <w:t>Active</w:t>
            </w:r>
          </w:p>
          <w:p w:rsidR="001C1C36" w:rsidRDefault="00935523" w:rsidP="00CC6E4C">
            <w:pPr>
              <w:jc w:val="center"/>
              <w:rPr>
                <w:rFonts w:cs="Arial"/>
                <w:sz w:val="24"/>
                <w:lang w:val="de-DE" w:eastAsia="ja-JP"/>
              </w:rPr>
            </w:pPr>
            <w:r>
              <w:rPr>
                <w:noProof/>
                <w:sz w:val="24"/>
              </w:rPr>
              <w:drawing>
                <wp:inline distT="0" distB="0" distL="0" distR="0" wp14:anchorId="75B2C127" wp14:editId="65A8E209">
                  <wp:extent cx="409575" cy="457200"/>
                  <wp:effectExtent l="0" t="0" r="9525" b="0"/>
                  <wp:docPr id="168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575" cy="457200"/>
                          </a:xfrm>
                          <a:prstGeom prst="rect">
                            <a:avLst/>
                          </a:prstGeom>
                          <a:noFill/>
                          <a:ln>
                            <a:noFill/>
                          </a:ln>
                        </pic:spPr>
                      </pic:pic>
                    </a:graphicData>
                  </a:graphic>
                </wp:inline>
              </w:drawing>
            </w:r>
            <w:r>
              <w:rPr>
                <w:rFonts w:cs="Arial"/>
                <w:sz w:val="16"/>
                <w:szCs w:val="16"/>
                <w:lang w:val="de-DE" w:eastAsia="ja-JP"/>
              </w:rPr>
              <w:t>/006</w:t>
            </w:r>
          </w:p>
        </w:tc>
      </w:tr>
      <w:tr w:rsidR="001C1C36" w:rsidTr="00B80577">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C1C36"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X</w:t>
            </w:r>
          </w:p>
        </w:tc>
        <w:tc>
          <w:tcPr>
            <w:tcW w:w="421" w:type="dxa"/>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X</w:t>
            </w:r>
          </w:p>
        </w:tc>
        <w:tc>
          <w:tcPr>
            <w:tcW w:w="2711" w:type="dxa"/>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noProof/>
                <w:sz w:val="24"/>
                <w:lang w:val="de-DE"/>
              </w:rPr>
            </w:pPr>
            <w:r>
              <w:rPr>
                <w:sz w:val="24"/>
                <w:lang w:val="de-DE"/>
              </w:rPr>
              <w:t>Active</w:t>
            </w:r>
          </w:p>
          <w:p w:rsidR="001C1C36" w:rsidRDefault="00935523" w:rsidP="00CC6E4C">
            <w:pPr>
              <w:jc w:val="center"/>
              <w:rPr>
                <w:rFonts w:cs="Arial"/>
                <w:sz w:val="24"/>
                <w:lang w:val="de-DE" w:eastAsia="ja-JP"/>
              </w:rPr>
            </w:pPr>
            <w:r>
              <w:rPr>
                <w:noProof/>
                <w:sz w:val="24"/>
              </w:rPr>
              <w:drawing>
                <wp:inline distT="0" distB="0" distL="0" distR="0" wp14:anchorId="1AF470A1" wp14:editId="2E917F8B">
                  <wp:extent cx="409575" cy="457200"/>
                  <wp:effectExtent l="0" t="0" r="9525" b="0"/>
                  <wp:docPr id="168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575" cy="457200"/>
                          </a:xfrm>
                          <a:prstGeom prst="rect">
                            <a:avLst/>
                          </a:prstGeom>
                          <a:noFill/>
                          <a:ln>
                            <a:noFill/>
                          </a:ln>
                        </pic:spPr>
                      </pic:pic>
                    </a:graphicData>
                  </a:graphic>
                </wp:inline>
              </w:drawing>
            </w:r>
            <w:r>
              <w:rPr>
                <w:rFonts w:cs="Arial"/>
                <w:sz w:val="16"/>
                <w:szCs w:val="16"/>
                <w:lang w:val="de-DE" w:eastAsia="ja-JP"/>
              </w:rPr>
              <w:t>/007</w:t>
            </w:r>
          </w:p>
        </w:tc>
      </w:tr>
      <w:tr w:rsidR="001C1C36" w:rsidTr="00B80577">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C1C36"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X</w:t>
            </w:r>
          </w:p>
        </w:tc>
        <w:tc>
          <w:tcPr>
            <w:tcW w:w="421" w:type="dxa"/>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X</w:t>
            </w:r>
          </w:p>
        </w:tc>
        <w:tc>
          <w:tcPr>
            <w:tcW w:w="2711" w:type="dxa"/>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24"/>
                <w:lang w:val="de-DE" w:eastAsia="ja-JP"/>
              </w:rPr>
            </w:pPr>
            <w:r>
              <w:rPr>
                <w:sz w:val="24"/>
                <w:lang w:val="de-DE"/>
              </w:rPr>
              <w:t>Passive</w:t>
            </w:r>
          </w:p>
          <w:p w:rsidR="001C1C36" w:rsidRDefault="00935523" w:rsidP="00CC6E4C">
            <w:pPr>
              <w:jc w:val="center"/>
              <w:rPr>
                <w:rFonts w:cs="Arial"/>
                <w:sz w:val="24"/>
                <w:lang w:val="de-DE" w:eastAsia="ja-JP"/>
              </w:rPr>
            </w:pPr>
            <w:r>
              <w:rPr>
                <w:noProof/>
                <w:sz w:val="24"/>
              </w:rPr>
              <w:drawing>
                <wp:inline distT="0" distB="0" distL="0" distR="0" wp14:anchorId="1ED6D409" wp14:editId="32911D42">
                  <wp:extent cx="352425" cy="533400"/>
                  <wp:effectExtent l="0" t="0" r="9525" b="0"/>
                  <wp:docPr id="168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425" cy="533400"/>
                          </a:xfrm>
                          <a:prstGeom prst="rect">
                            <a:avLst/>
                          </a:prstGeom>
                          <a:noFill/>
                          <a:ln>
                            <a:noFill/>
                          </a:ln>
                        </pic:spPr>
                      </pic:pic>
                    </a:graphicData>
                  </a:graphic>
                </wp:inline>
              </w:drawing>
            </w:r>
            <w:r>
              <w:rPr>
                <w:rFonts w:cs="Arial"/>
                <w:sz w:val="16"/>
                <w:szCs w:val="16"/>
                <w:lang w:val="de-DE" w:eastAsia="ja-JP"/>
              </w:rPr>
              <w:t>/008</w:t>
            </w:r>
          </w:p>
        </w:tc>
      </w:tr>
      <w:tr w:rsidR="001C1C36" w:rsidTr="00B80577">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C1C36"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X</w:t>
            </w:r>
          </w:p>
        </w:tc>
        <w:tc>
          <w:tcPr>
            <w:tcW w:w="421" w:type="dxa"/>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16"/>
                <w:szCs w:val="16"/>
                <w:lang w:val="de-DE" w:eastAsia="ja-JP"/>
              </w:rPr>
            </w:pPr>
            <w:r>
              <w:rPr>
                <w:sz w:val="16"/>
                <w:szCs w:val="16"/>
                <w:lang w:val="de-DE"/>
              </w:rPr>
              <w:t>X</w:t>
            </w:r>
          </w:p>
        </w:tc>
        <w:tc>
          <w:tcPr>
            <w:tcW w:w="2711" w:type="dxa"/>
            <w:tcBorders>
              <w:top w:val="single" w:sz="4" w:space="0" w:color="auto"/>
              <w:left w:val="single" w:sz="4" w:space="0" w:color="auto"/>
              <w:bottom w:val="single" w:sz="4" w:space="0" w:color="auto"/>
              <w:right w:val="single" w:sz="4" w:space="0" w:color="auto"/>
            </w:tcBorders>
            <w:vAlign w:val="center"/>
            <w:hideMark/>
          </w:tcPr>
          <w:p w:rsidR="001C1C36" w:rsidRDefault="00935523">
            <w:pPr>
              <w:jc w:val="center"/>
              <w:rPr>
                <w:rFonts w:cs="Arial"/>
                <w:sz w:val="24"/>
                <w:lang w:val="de-DE" w:eastAsia="ja-JP"/>
              </w:rPr>
            </w:pPr>
            <w:r>
              <w:rPr>
                <w:sz w:val="24"/>
                <w:lang w:val="de-DE"/>
              </w:rPr>
              <w:t>Passive</w:t>
            </w:r>
          </w:p>
          <w:p w:rsidR="001C1C36" w:rsidRDefault="00935523" w:rsidP="00CC6E4C">
            <w:pPr>
              <w:jc w:val="center"/>
              <w:rPr>
                <w:rFonts w:cs="Arial"/>
                <w:sz w:val="24"/>
                <w:lang w:val="de-DE" w:eastAsia="ja-JP"/>
              </w:rPr>
            </w:pPr>
            <w:r>
              <w:rPr>
                <w:noProof/>
                <w:sz w:val="24"/>
              </w:rPr>
              <w:drawing>
                <wp:inline distT="0" distB="0" distL="0" distR="0" wp14:anchorId="041C4B77" wp14:editId="4C87C994">
                  <wp:extent cx="352425" cy="533400"/>
                  <wp:effectExtent l="0" t="0" r="9525" b="0"/>
                  <wp:docPr id="168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425" cy="533400"/>
                          </a:xfrm>
                          <a:prstGeom prst="rect">
                            <a:avLst/>
                          </a:prstGeom>
                          <a:noFill/>
                          <a:ln>
                            <a:noFill/>
                          </a:ln>
                        </pic:spPr>
                      </pic:pic>
                    </a:graphicData>
                  </a:graphic>
                </wp:inline>
              </w:drawing>
            </w:r>
            <w:r>
              <w:rPr>
                <w:rFonts w:cs="Arial"/>
                <w:sz w:val="16"/>
                <w:szCs w:val="16"/>
                <w:lang w:val="de-DE" w:eastAsia="ja-JP"/>
              </w:rPr>
              <w:t>/009</w:t>
            </w:r>
          </w:p>
        </w:tc>
      </w:tr>
      <w:tr w:rsidR="00B80577" w:rsidTr="002215E2">
        <w:trPr>
          <w:cantSplit/>
          <w:jc w:val="center"/>
        </w:trPr>
        <w:tc>
          <w:tcPr>
            <w:tcW w:w="6309" w:type="dxa"/>
            <w:gridSpan w:val="14"/>
            <w:tcBorders>
              <w:top w:val="single" w:sz="4" w:space="0" w:color="auto"/>
              <w:left w:val="single" w:sz="4" w:space="0" w:color="auto"/>
              <w:bottom w:val="single" w:sz="4" w:space="0" w:color="auto"/>
              <w:right w:val="single" w:sz="4" w:space="0" w:color="auto"/>
            </w:tcBorders>
            <w:vAlign w:val="center"/>
          </w:tcPr>
          <w:p w:rsidR="00B80577" w:rsidRDefault="00935523">
            <w:pPr>
              <w:jc w:val="center"/>
              <w:rPr>
                <w:sz w:val="16"/>
                <w:szCs w:val="16"/>
                <w:lang w:val="de-DE"/>
              </w:rPr>
            </w:pPr>
            <w:r>
              <w:rPr>
                <w:sz w:val="16"/>
                <w:szCs w:val="16"/>
                <w:lang w:val="de-DE"/>
              </w:rPr>
              <w:t>All Other Cases</w:t>
            </w:r>
          </w:p>
        </w:tc>
        <w:tc>
          <w:tcPr>
            <w:tcW w:w="2711" w:type="dxa"/>
            <w:tcBorders>
              <w:top w:val="single" w:sz="4" w:space="0" w:color="auto"/>
              <w:left w:val="single" w:sz="4" w:space="0" w:color="auto"/>
              <w:bottom w:val="single" w:sz="4" w:space="0" w:color="auto"/>
              <w:right w:val="single" w:sz="4" w:space="0" w:color="auto"/>
            </w:tcBorders>
            <w:vAlign w:val="center"/>
          </w:tcPr>
          <w:p w:rsidR="00B80577" w:rsidRDefault="00935523">
            <w:pPr>
              <w:jc w:val="center"/>
              <w:rPr>
                <w:sz w:val="24"/>
                <w:lang w:val="de-DE"/>
              </w:rPr>
            </w:pPr>
            <w:r w:rsidRPr="00B80577">
              <w:rPr>
                <w:sz w:val="24"/>
                <w:lang w:val="de-DE"/>
              </w:rPr>
              <w:t>Blank (Do not show ScanRight)</w:t>
            </w:r>
          </w:p>
        </w:tc>
      </w:tr>
    </w:tbl>
    <w:p w:rsidR="001C18CA" w:rsidRDefault="00935523" w:rsidP="001C18CA">
      <w:r>
        <w:t>4” supports semi-assisted park (SAP) only, configuration Parking Assistance_Cfg is not required.</w:t>
      </w:r>
    </w:p>
    <w:p w:rsidR="001C1C36" w:rsidRPr="002875E3" w:rsidRDefault="00935523" w:rsidP="002875E3"/>
    <w:p w:rsidR="00CC6E4C" w:rsidRPr="00CC6E4C" w:rsidRDefault="00CC6E4C" w:rsidP="00CC6E4C">
      <w:pPr>
        <w:pStyle w:val="Heading4"/>
        <w:rPr>
          <w:b w:val="0"/>
          <w:u w:val="single"/>
        </w:rPr>
      </w:pPr>
      <w:r w:rsidRPr="00CC6E4C">
        <w:rPr>
          <w:b w:val="0"/>
          <w:u w:val="single"/>
        </w:rPr>
        <w:t>CAMERA-FUR-REQ-130496/N-Active Park Assist (APA) Signal Processing - Positional Symbol1</w:t>
      </w:r>
    </w:p>
    <w:p w:rsidR="00B82FA8" w:rsidRDefault="00935523" w:rsidP="00B82FA8">
      <w:pPr>
        <w:jc w:val="center"/>
        <w:rPr>
          <w:b/>
        </w:rPr>
      </w:pPr>
      <w:r>
        <w:rPr>
          <w:b/>
        </w:rPr>
        <w:t>8” (or equivalent) displays (CGEAx only)</w:t>
      </w:r>
    </w:p>
    <w:tbl>
      <w:tblPr>
        <w:tblStyle w:val="TableGrid"/>
        <w:tblW w:w="10705" w:type="dxa"/>
        <w:jc w:val="center"/>
        <w:tblLayout w:type="fixed"/>
        <w:tblLook w:val="04A0" w:firstRow="1" w:lastRow="0" w:firstColumn="1" w:lastColumn="0" w:noHBand="0" w:noVBand="1"/>
      </w:tblPr>
      <w:tblGrid>
        <w:gridCol w:w="696"/>
        <w:gridCol w:w="559"/>
        <w:gridCol w:w="389"/>
        <w:gridCol w:w="474"/>
        <w:gridCol w:w="549"/>
        <w:gridCol w:w="499"/>
        <w:gridCol w:w="270"/>
        <w:gridCol w:w="270"/>
        <w:gridCol w:w="270"/>
        <w:gridCol w:w="540"/>
        <w:gridCol w:w="540"/>
        <w:gridCol w:w="540"/>
        <w:gridCol w:w="540"/>
        <w:gridCol w:w="540"/>
        <w:gridCol w:w="630"/>
        <w:gridCol w:w="630"/>
        <w:gridCol w:w="429"/>
        <w:gridCol w:w="2340"/>
      </w:tblGrid>
      <w:tr w:rsidR="00150F78" w:rsidTr="00CC6E4C">
        <w:trPr>
          <w:cantSplit/>
          <w:trHeight w:val="2160"/>
          <w:tblHeader/>
          <w:jc w:val="center"/>
        </w:trPr>
        <w:tc>
          <w:tcPr>
            <w:tcW w:w="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jc w:val="center"/>
              <w:rPr>
                <w:rFonts w:cs="Arial"/>
                <w:lang w:val="de-DE" w:eastAsia="ja-JP"/>
              </w:rPr>
            </w:pPr>
            <w:r>
              <w:rPr>
                <w:lang w:val="de-DE"/>
              </w:rPr>
              <w:t>Operational Mode</w:t>
            </w:r>
          </w:p>
        </w:tc>
        <w:tc>
          <w:tcPr>
            <w:tcW w:w="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jc w:val="center"/>
              <w:rPr>
                <w:lang w:val="de-DE"/>
              </w:rPr>
            </w:pPr>
            <w:r>
              <w:rPr>
                <w:lang w:val="de-DE"/>
              </w:rPr>
              <w:t>Parking Assistance (Cfg)</w:t>
            </w:r>
          </w:p>
        </w:tc>
        <w:tc>
          <w:tcPr>
            <w:tcW w:w="389"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jc w:val="center"/>
              <w:rPr>
                <w:rFonts w:cs="Arial"/>
                <w:lang w:val="de-DE" w:eastAsia="ja-JP"/>
              </w:rPr>
            </w:pPr>
            <w:r>
              <w:rPr>
                <w:lang w:val="de-DE"/>
              </w:rPr>
              <w:t>[ApaSys_D_Stat]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jc w:val="center"/>
              <w:rPr>
                <w:rFonts w:cs="Arial"/>
                <w:lang w:val="de-DE" w:eastAsia="ja-JP"/>
              </w:rPr>
            </w:pPr>
            <w:r>
              <w:rPr>
                <w:lang w:val="de-DE"/>
              </w:rPr>
              <w:t>[ApaSteScanMde_D_Stat]</w:t>
            </w:r>
          </w:p>
        </w:tc>
        <w:tc>
          <w:tcPr>
            <w:tcW w:w="5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jc w:val="center"/>
              <w:rPr>
                <w:rFonts w:cs="Arial"/>
                <w:lang w:val="de-DE" w:eastAsia="ja-JP"/>
              </w:rPr>
            </w:pPr>
            <w:r>
              <w:rPr>
                <w:lang w:val="de-DE"/>
              </w:rPr>
              <w:t>[ApaActvSide2_D_Stat]</w:t>
            </w:r>
          </w:p>
        </w:tc>
        <w:tc>
          <w:tcPr>
            <w:tcW w:w="499"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jc w:val="center"/>
              <w:rPr>
                <w:rFonts w:cs="Arial"/>
                <w:lang w:val="de-DE" w:eastAsia="ja-JP"/>
              </w:rPr>
            </w:pPr>
            <w:r>
              <w:rPr>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jc w:val="center"/>
              <w:rPr>
                <w:rFonts w:cs="Arial"/>
                <w:lang w:val="de-DE" w:eastAsia="ja-JP"/>
              </w:rPr>
            </w:pPr>
            <w:r>
              <w:rPr>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jc w:val="center"/>
              <w:rPr>
                <w:rFonts w:cs="Arial"/>
                <w:lang w:val="de-DE" w:eastAsia="ja-JP"/>
              </w:rPr>
            </w:pPr>
            <w:r>
              <w:rPr>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jc w:val="center"/>
              <w:rPr>
                <w:rFonts w:cs="Arial"/>
                <w:lang w:val="de-DE" w:eastAsia="ja-JP"/>
              </w:rPr>
            </w:pPr>
            <w:r>
              <w:rPr>
                <w:lang w:val="de-DE"/>
              </w:rPr>
              <w:t>[ApaSelPoa_D_Stat]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jc w:val="center"/>
              <w:rPr>
                <w:rFonts w:cs="Arial"/>
                <w:lang w:val="de-DE" w:eastAsia="ja-JP"/>
              </w:rPr>
            </w:pPr>
            <w:r>
              <w:rPr>
                <w:lang w:val="de-DE"/>
              </w:rPr>
              <w:t>[ApaScan_D_Stat]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jc w:val="center"/>
              <w:rPr>
                <w:rFonts w:cs="Arial"/>
                <w:lang w:val="de-DE" w:eastAsia="ja-JP"/>
              </w:rPr>
            </w:pPr>
            <w:r>
              <w:rPr>
                <w:lang w:val="de-DE"/>
              </w:rPr>
              <w:t>[ApaLongCtl_D_RqDrv]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jc w:val="center"/>
              <w:rPr>
                <w:rFonts w:cs="Arial"/>
                <w:lang w:val="de-DE" w:eastAsia="ja-JP"/>
              </w:rPr>
            </w:pPr>
            <w:r>
              <w:rPr>
                <w:lang w:val="de-DE"/>
              </w:rPr>
              <w:t>[ApaGearShif_D_RqDrv]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jc w:val="center"/>
              <w:rPr>
                <w:rFonts w:cs="Arial"/>
                <w:lang w:val="de-DE" w:eastAsia="ja-JP"/>
              </w:rPr>
            </w:pPr>
            <w:r>
              <w:rPr>
                <w:lang w:val="de-DE"/>
              </w:rPr>
              <w:t>[ApaSteWhl_D_RqDrv]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jc w:val="center"/>
              <w:rPr>
                <w:rFonts w:cs="Arial"/>
                <w:lang w:val="de-DE" w:eastAsia="ja-JP"/>
              </w:rPr>
            </w:pPr>
            <w:r>
              <w:rPr>
                <w:lang w:val="de-DE"/>
              </w:rPr>
              <w:t>[ApaAcsy_D_RqDrv]</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jc w:val="center"/>
              <w:rPr>
                <w:lang w:val="de-DE"/>
              </w:rPr>
            </w:pPr>
            <w:r>
              <w:rPr>
                <w:lang w:val="de-DE"/>
              </w:rPr>
              <w:t>[ApaTrgtDist_D_Stat]</w:t>
            </w:r>
            <w:r>
              <w:rPr>
                <w:rFonts w:cs="Arial"/>
                <w:vertAlign w:val="superscript"/>
                <w:lang w:val="de-DE"/>
              </w:rPr>
              <w:t xml:space="preserve"> †</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jc w:val="center"/>
              <w:rPr>
                <w:lang w:val="de-DE"/>
              </w:rPr>
            </w:pPr>
            <w:r>
              <w:rPr>
                <w:lang w:val="de-DE"/>
              </w:rPr>
              <w:t>[ApaMsgTxt_D_Rq]</w:t>
            </w:r>
            <w:r>
              <w:rPr>
                <w:rFonts w:cs="Arial"/>
                <w:vertAlign w:val="superscript"/>
                <w:lang w:val="de-DE"/>
              </w:rPr>
              <w:t xml:space="preserve"> ‡</w:t>
            </w:r>
          </w:p>
        </w:tc>
        <w:tc>
          <w:tcPr>
            <w:tcW w:w="429"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jc w:val="center"/>
              <w:rPr>
                <w:rFonts w:cs="Arial"/>
                <w:lang w:val="de-DE" w:eastAsia="ja-JP"/>
              </w:rPr>
            </w:pPr>
            <w:r>
              <w:rPr>
                <w:lang w:val="de-DE"/>
              </w:rPr>
              <w:t>[PrkAidMsgTxt_D_Rq]</w:t>
            </w:r>
          </w:p>
        </w:tc>
        <w:tc>
          <w:tcPr>
            <w:tcW w:w="2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50F78" w:rsidRDefault="00935523">
            <w:pPr>
              <w:jc w:val="center"/>
              <w:rPr>
                <w:rFonts w:cs="Arial"/>
                <w:sz w:val="24"/>
                <w:lang w:val="de-DE" w:eastAsia="ja-JP"/>
              </w:rPr>
            </w:pPr>
            <w:r>
              <w:rPr>
                <w:sz w:val="24"/>
                <w:lang w:val="de-DE"/>
              </w:rPr>
              <w:t>Display HMI</w:t>
            </w:r>
            <w:r>
              <w:rPr>
                <w:sz w:val="16"/>
                <w:szCs w:val="16"/>
                <w:vertAlign w:val="subscript"/>
                <w:lang w:val="de-DE"/>
              </w:rPr>
              <w:t>/REF#</w:t>
            </w:r>
          </w:p>
        </w:tc>
      </w:tr>
      <w:tr w:rsidR="00150F78" w:rsidTr="00CC6E4C">
        <w:trPr>
          <w:cantSplit/>
          <w:jc w:val="center"/>
        </w:trPr>
        <w:tc>
          <w:tcPr>
            <w:tcW w:w="696" w:type="dxa"/>
            <w:vMerge w:val="restart"/>
            <w:tcBorders>
              <w:top w:val="single" w:sz="4" w:space="0" w:color="auto"/>
              <w:left w:val="single" w:sz="4" w:space="0" w:color="auto"/>
              <w:bottom w:val="single" w:sz="4" w:space="0" w:color="auto"/>
              <w:right w:val="single" w:sz="4" w:space="0" w:color="auto"/>
            </w:tcBorders>
            <w:textDirection w:val="btLr"/>
            <w:vAlign w:val="center"/>
          </w:tcPr>
          <w:p w:rsidR="00150F78" w:rsidRDefault="00935523">
            <w:pPr>
              <w:jc w:val="center"/>
            </w:pPr>
          </w:p>
          <w:p w:rsidR="00150F78" w:rsidRDefault="00935523">
            <w:pPr>
              <w:jc w:val="center"/>
              <w:rPr>
                <w:rFonts w:cs="Arial"/>
                <w:lang w:eastAsia="ja-JP"/>
              </w:rPr>
            </w:pPr>
            <w:r>
              <w:t>Run</w:t>
            </w:r>
          </w:p>
          <w:p w:rsidR="00150F78" w:rsidRDefault="00935523">
            <w:pPr>
              <w:jc w:val="center"/>
              <w:rPr>
                <w:rFonts w:cs="Arial"/>
                <w:lang w:eastAsia="ja-JP"/>
              </w:rPr>
            </w:pPr>
            <w:r>
              <w:t>(as per Operational Modes and Voltage Range Definition)</w:t>
            </w:r>
          </w:p>
        </w:tc>
        <w:tc>
          <w:tcPr>
            <w:tcW w:w="559" w:type="dxa"/>
            <w:tcBorders>
              <w:top w:val="single" w:sz="4" w:space="0" w:color="auto"/>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0xA</w:t>
            </w:r>
          </w:p>
        </w:tc>
        <w:tc>
          <w:tcPr>
            <w:tcW w:w="38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54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rFonts w:cs="Arial"/>
                <w:sz w:val="16"/>
                <w:szCs w:val="16"/>
                <w:lang w:val="de-DE" w:eastAsia="ja-JP"/>
              </w:rPr>
              <w:t>X</w:t>
            </w:r>
          </w:p>
        </w:tc>
        <w:tc>
          <w:tcPr>
            <w:tcW w:w="42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rFonts w:cs="Arial"/>
                <w:sz w:val="24"/>
                <w:lang w:val="de-DE" w:eastAsia="ja-JP"/>
              </w:rPr>
            </w:pPr>
            <w:r>
              <w:rPr>
                <w:noProof/>
                <w:sz w:val="24"/>
              </w:rPr>
              <w:drawing>
                <wp:inline distT="0" distB="0" distL="0" distR="0">
                  <wp:extent cx="304800" cy="176530"/>
                  <wp:effectExtent l="0" t="0" r="0" b="0"/>
                  <wp:docPr id="16900"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4800" cy="176530"/>
                          </a:xfrm>
                          <a:prstGeom prst="rect">
                            <a:avLst/>
                          </a:prstGeom>
                          <a:noFill/>
                          <a:ln>
                            <a:noFill/>
                          </a:ln>
                        </pic:spPr>
                      </pic:pic>
                    </a:graphicData>
                  </a:graphic>
                </wp:inline>
              </w:drawing>
            </w:r>
            <w:r>
              <w:rPr>
                <w:rFonts w:cs="Arial"/>
                <w:sz w:val="16"/>
                <w:szCs w:val="16"/>
                <w:vertAlign w:val="subscript"/>
                <w:lang w:val="de-DE" w:eastAsia="ja-JP"/>
              </w:rPr>
              <w:t>/279</w:t>
            </w:r>
          </w:p>
        </w:tc>
      </w:tr>
      <w:tr w:rsidR="00150F78" w:rsidTr="00CC6E4C">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559"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0xB</w:t>
            </w:r>
          </w:p>
        </w:tc>
        <w:tc>
          <w:tcPr>
            <w:tcW w:w="38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54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rFonts w:cs="Arial"/>
                <w:sz w:val="16"/>
                <w:szCs w:val="16"/>
                <w:lang w:val="de-DE" w:eastAsia="ja-JP"/>
              </w:rPr>
              <w:t>X</w:t>
            </w:r>
          </w:p>
        </w:tc>
        <w:tc>
          <w:tcPr>
            <w:tcW w:w="42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sz w:val="24"/>
              </w:rPr>
            </w:pPr>
            <w:r>
              <w:rPr>
                <w:noProof/>
                <w:sz w:val="24"/>
              </w:rPr>
              <w:drawing>
                <wp:inline distT="0" distB="0" distL="0" distR="0">
                  <wp:extent cx="304800" cy="176530"/>
                  <wp:effectExtent l="0" t="0" r="0" b="0"/>
                  <wp:docPr id="16901"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4800" cy="176530"/>
                          </a:xfrm>
                          <a:prstGeom prst="rect">
                            <a:avLst/>
                          </a:prstGeom>
                          <a:noFill/>
                          <a:ln>
                            <a:noFill/>
                          </a:ln>
                        </pic:spPr>
                      </pic:pic>
                    </a:graphicData>
                  </a:graphic>
                </wp:inline>
              </w:drawing>
            </w:r>
            <w:r>
              <w:rPr>
                <w:rFonts w:cs="Arial"/>
                <w:sz w:val="16"/>
                <w:szCs w:val="16"/>
                <w:vertAlign w:val="subscript"/>
                <w:lang w:val="de-DE" w:eastAsia="ja-JP"/>
              </w:rPr>
              <w:t>/397</w:t>
            </w:r>
          </w:p>
        </w:tc>
      </w:tr>
      <w:tr w:rsidR="00150F78" w:rsidTr="00CC6E4C">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559"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0xA</w:t>
            </w:r>
          </w:p>
        </w:tc>
        <w:tc>
          <w:tcPr>
            <w:tcW w:w="38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54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rFonts w:cs="Arial"/>
                <w:sz w:val="16"/>
                <w:szCs w:val="16"/>
                <w:lang w:val="de-DE" w:eastAsia="ja-JP"/>
              </w:rPr>
              <w:t>X</w:t>
            </w:r>
          </w:p>
        </w:tc>
        <w:tc>
          <w:tcPr>
            <w:tcW w:w="42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rFonts w:cs="Arial"/>
                <w:sz w:val="24"/>
                <w:lang w:val="de-DE" w:eastAsia="ja-JP"/>
              </w:rPr>
            </w:pPr>
            <w:r>
              <w:rPr>
                <w:noProof/>
                <w:sz w:val="24"/>
              </w:rPr>
              <w:drawing>
                <wp:inline distT="0" distB="0" distL="0" distR="0">
                  <wp:extent cx="304800" cy="176530"/>
                  <wp:effectExtent l="0" t="0" r="0" b="0"/>
                  <wp:docPr id="16902"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4800" cy="176530"/>
                          </a:xfrm>
                          <a:prstGeom prst="rect">
                            <a:avLst/>
                          </a:prstGeom>
                          <a:noFill/>
                          <a:ln>
                            <a:noFill/>
                          </a:ln>
                        </pic:spPr>
                      </pic:pic>
                    </a:graphicData>
                  </a:graphic>
                </wp:inline>
              </w:drawing>
            </w:r>
            <w:r>
              <w:rPr>
                <w:rFonts w:cs="Arial"/>
                <w:sz w:val="16"/>
                <w:szCs w:val="16"/>
                <w:vertAlign w:val="subscript"/>
                <w:lang w:val="de-DE" w:eastAsia="ja-JP"/>
              </w:rPr>
              <w:t>/012</w:t>
            </w:r>
          </w:p>
        </w:tc>
      </w:tr>
      <w:tr w:rsidR="00150F78" w:rsidTr="00CC6E4C">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559"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0xA</w:t>
            </w:r>
          </w:p>
        </w:tc>
        <w:tc>
          <w:tcPr>
            <w:tcW w:w="38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54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rFonts w:cs="Arial"/>
                <w:sz w:val="16"/>
                <w:szCs w:val="16"/>
                <w:lang w:val="de-DE" w:eastAsia="ja-JP"/>
              </w:rPr>
              <w:t>X</w:t>
            </w:r>
          </w:p>
        </w:tc>
        <w:tc>
          <w:tcPr>
            <w:tcW w:w="42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rFonts w:cs="Arial"/>
                <w:sz w:val="24"/>
                <w:lang w:val="de-DE" w:eastAsia="ja-JP"/>
              </w:rPr>
            </w:pPr>
            <w:r>
              <w:rPr>
                <w:noProof/>
                <w:sz w:val="24"/>
              </w:rPr>
              <w:drawing>
                <wp:inline distT="0" distB="0" distL="0" distR="0">
                  <wp:extent cx="304800" cy="176530"/>
                  <wp:effectExtent l="0" t="0" r="0" b="0"/>
                  <wp:docPr id="16903"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4800" cy="176530"/>
                          </a:xfrm>
                          <a:prstGeom prst="rect">
                            <a:avLst/>
                          </a:prstGeom>
                          <a:noFill/>
                          <a:ln>
                            <a:noFill/>
                          </a:ln>
                        </pic:spPr>
                      </pic:pic>
                    </a:graphicData>
                  </a:graphic>
                </wp:inline>
              </w:drawing>
            </w:r>
            <w:r>
              <w:rPr>
                <w:rFonts w:cs="Arial"/>
                <w:sz w:val="16"/>
                <w:szCs w:val="16"/>
                <w:vertAlign w:val="subscript"/>
                <w:lang w:val="de-DE" w:eastAsia="ja-JP"/>
              </w:rPr>
              <w:t>/277</w:t>
            </w:r>
          </w:p>
        </w:tc>
      </w:tr>
      <w:tr w:rsidR="00150F78" w:rsidTr="00CC6E4C">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559"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0xB</w:t>
            </w:r>
          </w:p>
        </w:tc>
        <w:tc>
          <w:tcPr>
            <w:tcW w:w="38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54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0x5</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42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sz w:val="24"/>
              </w:rPr>
            </w:pPr>
            <w:r>
              <w:rPr>
                <w:noProof/>
                <w:sz w:val="24"/>
              </w:rPr>
              <w:drawing>
                <wp:inline distT="0" distB="0" distL="0" distR="0">
                  <wp:extent cx="276225" cy="266700"/>
                  <wp:effectExtent l="0" t="0" r="9525" b="0"/>
                  <wp:docPr id="16904"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Pr>
                <w:rFonts w:cs="Arial"/>
                <w:sz w:val="16"/>
                <w:szCs w:val="16"/>
                <w:vertAlign w:val="subscript"/>
                <w:lang w:val="de-DE" w:eastAsia="ja-JP"/>
              </w:rPr>
              <w:t>/411</w:t>
            </w:r>
          </w:p>
        </w:tc>
      </w:tr>
      <w:tr w:rsidR="00150F78" w:rsidTr="00CC6E4C">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559"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0xB</w:t>
            </w:r>
          </w:p>
        </w:tc>
        <w:tc>
          <w:tcPr>
            <w:tcW w:w="38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0x3</w:t>
            </w:r>
          </w:p>
        </w:tc>
        <w:tc>
          <w:tcPr>
            <w:tcW w:w="54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rFonts w:cs="Arial"/>
                <w:sz w:val="16"/>
                <w:szCs w:val="16"/>
                <w:lang w:val="de-DE" w:eastAsia="ja-JP"/>
              </w:rPr>
              <w:t>0x7</w:t>
            </w:r>
            <w:r>
              <w:rPr>
                <w:rFonts w:cs="Arial"/>
                <w:vertAlign w:val="superscript"/>
                <w:lang w:val="de-DE"/>
              </w:rPr>
              <w:t>‡</w:t>
            </w:r>
          </w:p>
        </w:tc>
        <w:tc>
          <w:tcPr>
            <w:tcW w:w="42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rFonts w:cs="Arial"/>
                <w:sz w:val="16"/>
                <w:szCs w:val="16"/>
                <w:lang w:val="de-DE" w:eastAsia="ja-JP"/>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sz w:val="24"/>
              </w:rPr>
            </w:pPr>
            <w:r>
              <w:rPr>
                <w:noProof/>
                <w:sz w:val="24"/>
              </w:rPr>
              <w:drawing>
                <wp:inline distT="0" distB="0" distL="0" distR="0">
                  <wp:extent cx="304800" cy="176530"/>
                  <wp:effectExtent l="0" t="0" r="0" b="0"/>
                  <wp:docPr id="16905"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4800" cy="176530"/>
                          </a:xfrm>
                          <a:prstGeom prst="rect">
                            <a:avLst/>
                          </a:prstGeom>
                          <a:noFill/>
                          <a:ln>
                            <a:noFill/>
                          </a:ln>
                        </pic:spPr>
                      </pic:pic>
                    </a:graphicData>
                  </a:graphic>
                </wp:inline>
              </w:drawing>
            </w:r>
            <w:r>
              <w:rPr>
                <w:rFonts w:cs="Arial"/>
                <w:sz w:val="16"/>
                <w:szCs w:val="16"/>
                <w:vertAlign w:val="subscript"/>
                <w:lang w:val="de-DE" w:eastAsia="ja-JP"/>
              </w:rPr>
              <w:t>/399</w:t>
            </w:r>
          </w:p>
        </w:tc>
      </w:tr>
      <w:tr w:rsidR="00150F78" w:rsidTr="00CC6E4C">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559"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0xA | 0xB</w:t>
            </w:r>
          </w:p>
        </w:tc>
        <w:tc>
          <w:tcPr>
            <w:tcW w:w="38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54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0x1</w:t>
            </w:r>
          </w:p>
        </w:tc>
        <w:tc>
          <w:tcPr>
            <w:tcW w:w="49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rFonts w:cs="Arial"/>
                <w:sz w:val="16"/>
                <w:szCs w:val="16"/>
                <w:lang w:val="de-DE" w:eastAsia="ja-JP"/>
              </w:rPr>
              <w:t>X</w:t>
            </w:r>
          </w:p>
        </w:tc>
        <w:tc>
          <w:tcPr>
            <w:tcW w:w="42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rFonts w:cs="Arial"/>
                <w:sz w:val="24"/>
                <w:lang w:val="de-DE" w:eastAsia="ja-JP"/>
              </w:rPr>
            </w:pPr>
            <w:r>
              <w:rPr>
                <w:noProof/>
                <w:sz w:val="24"/>
              </w:rPr>
              <w:drawing>
                <wp:inline distT="0" distB="0" distL="0" distR="0">
                  <wp:extent cx="285750" cy="295275"/>
                  <wp:effectExtent l="0" t="0" r="0" b="9525"/>
                  <wp:docPr id="16906"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5750" cy="295275"/>
                          </a:xfrm>
                          <a:prstGeom prst="rect">
                            <a:avLst/>
                          </a:prstGeom>
                          <a:noFill/>
                          <a:ln>
                            <a:noFill/>
                          </a:ln>
                        </pic:spPr>
                      </pic:pic>
                    </a:graphicData>
                  </a:graphic>
                </wp:inline>
              </w:drawing>
            </w:r>
            <w:r>
              <w:rPr>
                <w:rFonts w:cs="Arial"/>
                <w:sz w:val="16"/>
                <w:szCs w:val="16"/>
                <w:vertAlign w:val="subscript"/>
                <w:lang w:val="de-DE" w:eastAsia="ja-JP"/>
              </w:rPr>
              <w:t>/013</w:t>
            </w:r>
          </w:p>
        </w:tc>
      </w:tr>
      <w:tr w:rsidR="00150F78" w:rsidTr="00CC6E4C">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559"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0xA | 0xB</w:t>
            </w:r>
          </w:p>
        </w:tc>
        <w:tc>
          <w:tcPr>
            <w:tcW w:w="38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54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49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rFonts w:cs="Arial"/>
                <w:sz w:val="16"/>
                <w:szCs w:val="16"/>
                <w:lang w:val="de-DE" w:eastAsia="ja-JP"/>
              </w:rPr>
              <w:t>X</w:t>
            </w:r>
          </w:p>
        </w:tc>
        <w:tc>
          <w:tcPr>
            <w:tcW w:w="42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rFonts w:cs="Arial"/>
                <w:sz w:val="24"/>
                <w:lang w:val="de-DE" w:eastAsia="ja-JP"/>
              </w:rPr>
            </w:pPr>
            <w:r>
              <w:rPr>
                <w:noProof/>
                <w:sz w:val="24"/>
              </w:rPr>
              <w:drawing>
                <wp:inline distT="0" distB="0" distL="0" distR="0">
                  <wp:extent cx="285750" cy="295275"/>
                  <wp:effectExtent l="0" t="0" r="0" b="9525"/>
                  <wp:docPr id="16907"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5750" cy="295275"/>
                          </a:xfrm>
                          <a:prstGeom prst="rect">
                            <a:avLst/>
                          </a:prstGeom>
                          <a:noFill/>
                          <a:ln>
                            <a:noFill/>
                          </a:ln>
                        </pic:spPr>
                      </pic:pic>
                    </a:graphicData>
                  </a:graphic>
                </wp:inline>
              </w:drawing>
            </w:r>
            <w:r>
              <w:rPr>
                <w:rFonts w:cs="Arial"/>
                <w:sz w:val="16"/>
                <w:szCs w:val="16"/>
                <w:vertAlign w:val="subscript"/>
                <w:lang w:val="de-DE" w:eastAsia="ja-JP"/>
              </w:rPr>
              <w:t>/556</w:t>
            </w:r>
          </w:p>
        </w:tc>
      </w:tr>
      <w:tr w:rsidR="00150F78" w:rsidTr="00CC6E4C">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559"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0xA</w:t>
            </w:r>
          </w:p>
        </w:tc>
        <w:tc>
          <w:tcPr>
            <w:tcW w:w="38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0x3</w:t>
            </w:r>
          </w:p>
        </w:tc>
        <w:tc>
          <w:tcPr>
            <w:tcW w:w="54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rFonts w:cs="Arial"/>
                <w:sz w:val="16"/>
                <w:szCs w:val="16"/>
                <w:lang w:val="de-DE" w:eastAsia="ja-JP"/>
              </w:rPr>
              <w:t>X</w:t>
            </w:r>
          </w:p>
        </w:tc>
        <w:tc>
          <w:tcPr>
            <w:tcW w:w="42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rFonts w:cs="Arial"/>
                <w:sz w:val="24"/>
                <w:lang w:val="de-DE" w:eastAsia="ja-JP"/>
              </w:rPr>
            </w:pPr>
            <w:r>
              <w:rPr>
                <w:noProof/>
                <w:sz w:val="24"/>
              </w:rPr>
              <w:drawing>
                <wp:inline distT="0" distB="0" distL="0" distR="0">
                  <wp:extent cx="285750" cy="295275"/>
                  <wp:effectExtent l="0" t="0" r="0" b="9525"/>
                  <wp:docPr id="16908"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5750" cy="295275"/>
                          </a:xfrm>
                          <a:prstGeom prst="rect">
                            <a:avLst/>
                          </a:prstGeom>
                          <a:noFill/>
                          <a:ln>
                            <a:noFill/>
                          </a:ln>
                        </pic:spPr>
                      </pic:pic>
                    </a:graphicData>
                  </a:graphic>
                </wp:inline>
              </w:drawing>
            </w:r>
            <w:r>
              <w:rPr>
                <w:rFonts w:cs="Arial"/>
                <w:sz w:val="16"/>
                <w:szCs w:val="16"/>
                <w:vertAlign w:val="subscript"/>
                <w:lang w:val="de-DE" w:eastAsia="ja-JP"/>
              </w:rPr>
              <w:t>/015</w:t>
            </w:r>
          </w:p>
        </w:tc>
      </w:tr>
      <w:tr w:rsidR="00150F78" w:rsidTr="00CC6E4C">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559"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0xA | 0xB</w:t>
            </w:r>
          </w:p>
        </w:tc>
        <w:tc>
          <w:tcPr>
            <w:tcW w:w="38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0x3</w:t>
            </w:r>
          </w:p>
        </w:tc>
        <w:tc>
          <w:tcPr>
            <w:tcW w:w="54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0x0</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rFonts w:cs="Arial"/>
                <w:sz w:val="16"/>
                <w:szCs w:val="16"/>
                <w:lang w:val="de-DE" w:eastAsia="ja-JP"/>
              </w:rPr>
              <w:t>X</w:t>
            </w:r>
          </w:p>
        </w:tc>
        <w:tc>
          <w:tcPr>
            <w:tcW w:w="42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rFonts w:cs="Arial"/>
                <w:sz w:val="24"/>
                <w:lang w:val="de-DE" w:eastAsia="ja-JP"/>
              </w:rPr>
            </w:pPr>
            <w:r>
              <w:rPr>
                <w:noProof/>
              </w:rPr>
              <w:drawing>
                <wp:inline distT="0" distB="0" distL="0" distR="0">
                  <wp:extent cx="180975" cy="219075"/>
                  <wp:effectExtent l="0" t="0" r="9525" b="9525"/>
                  <wp:docPr id="16909"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rFonts w:cs="Arial"/>
                <w:sz w:val="16"/>
                <w:szCs w:val="16"/>
                <w:vertAlign w:val="subscript"/>
                <w:lang w:val="de-DE" w:eastAsia="ja-JP"/>
              </w:rPr>
              <w:t>/016</w:t>
            </w:r>
          </w:p>
        </w:tc>
      </w:tr>
      <w:tr w:rsidR="00150F78" w:rsidTr="00CC6E4C">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559"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0xA | 0xB</w:t>
            </w:r>
          </w:p>
        </w:tc>
        <w:tc>
          <w:tcPr>
            <w:tcW w:w="38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0x3</w:t>
            </w:r>
          </w:p>
        </w:tc>
        <w:tc>
          <w:tcPr>
            <w:tcW w:w="54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p w:rsidR="00150F78" w:rsidRDefault="00935523">
            <w:pPr>
              <w:jc w:val="center"/>
              <w:rPr>
                <w:sz w:val="16"/>
                <w:szCs w:val="16"/>
                <w:lang w:val="de-DE"/>
              </w:rPr>
            </w:pPr>
            <w:r>
              <w:rPr>
                <w:sz w:val="16"/>
                <w:szCs w:val="16"/>
                <w:lang w:val="de-DE"/>
              </w:rPr>
              <w:t>0xE</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rFonts w:cs="Arial"/>
                <w:sz w:val="16"/>
                <w:szCs w:val="16"/>
                <w:lang w:val="de-DE" w:eastAsia="ja-JP"/>
              </w:rPr>
              <w:t>X</w:t>
            </w:r>
          </w:p>
        </w:tc>
        <w:tc>
          <w:tcPr>
            <w:tcW w:w="42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eastAsiaTheme="minorEastAsia"/>
                <w:noProof/>
                <w:sz w:val="24"/>
              </w:rPr>
            </w:pPr>
            <w:r>
              <w:rPr>
                <w:noProof/>
                <w:sz w:val="24"/>
              </w:rPr>
              <w:t>With fill %*</w:t>
            </w:r>
            <w:r>
              <w:rPr>
                <w:rFonts w:cs="Arial"/>
                <w:sz w:val="16"/>
                <w:szCs w:val="16"/>
                <w:vertAlign w:val="subscript"/>
                <w:lang w:val="de-DE" w:eastAsia="ja-JP"/>
              </w:rPr>
              <w:t>/016</w:t>
            </w:r>
          </w:p>
        </w:tc>
      </w:tr>
      <w:tr w:rsidR="00150F78" w:rsidTr="00CC6E4C">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559"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0xA | 0xB</w:t>
            </w:r>
          </w:p>
        </w:tc>
        <w:tc>
          <w:tcPr>
            <w:tcW w:w="38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0x3</w:t>
            </w:r>
          </w:p>
        </w:tc>
        <w:tc>
          <w:tcPr>
            <w:tcW w:w="54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0xF</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rFonts w:cs="Arial"/>
                <w:sz w:val="16"/>
                <w:szCs w:val="16"/>
                <w:lang w:val="de-DE" w:eastAsia="ja-JP"/>
              </w:rPr>
              <w:t>X</w:t>
            </w:r>
          </w:p>
        </w:tc>
        <w:tc>
          <w:tcPr>
            <w:tcW w:w="42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sz w:val="24"/>
              </w:rPr>
            </w:pPr>
            <w:r>
              <w:rPr>
                <w:rFonts w:cs="Arial"/>
                <w:noProof/>
                <w:sz w:val="24"/>
              </w:rPr>
              <w:drawing>
                <wp:inline distT="0" distB="0" distL="0" distR="0">
                  <wp:extent cx="219075" cy="257175"/>
                  <wp:effectExtent l="0" t="0" r="9525" b="9525"/>
                  <wp:docPr id="16910"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9075" cy="257175"/>
                          </a:xfrm>
                          <a:prstGeom prst="rect">
                            <a:avLst/>
                          </a:prstGeom>
                          <a:noFill/>
                          <a:ln>
                            <a:noFill/>
                          </a:ln>
                        </pic:spPr>
                      </pic:pic>
                    </a:graphicData>
                  </a:graphic>
                </wp:inline>
              </w:drawing>
            </w:r>
            <w:r>
              <w:rPr>
                <w:rFonts w:cs="Arial"/>
                <w:sz w:val="16"/>
                <w:szCs w:val="16"/>
                <w:vertAlign w:val="subscript"/>
                <w:lang w:val="de-DE" w:eastAsia="ja-JP"/>
              </w:rPr>
              <w:t>/016</w:t>
            </w:r>
          </w:p>
        </w:tc>
      </w:tr>
      <w:tr w:rsidR="00150F78" w:rsidTr="00CC6E4C">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559"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0xA | 0xB</w:t>
            </w:r>
          </w:p>
        </w:tc>
        <w:tc>
          <w:tcPr>
            <w:tcW w:w="38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0x3</w:t>
            </w:r>
          </w:p>
        </w:tc>
        <w:tc>
          <w:tcPr>
            <w:tcW w:w="54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rFonts w:cs="Arial"/>
                <w:sz w:val="16"/>
                <w:szCs w:val="16"/>
                <w:lang w:val="de-DE" w:eastAsia="ja-JP"/>
              </w:rPr>
              <w:t>X</w:t>
            </w:r>
          </w:p>
        </w:tc>
        <w:tc>
          <w:tcPr>
            <w:tcW w:w="42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rFonts w:cs="Arial"/>
                <w:sz w:val="24"/>
                <w:lang w:val="de-DE" w:eastAsia="ja-JP"/>
              </w:rPr>
            </w:pPr>
            <w:r>
              <w:rPr>
                <w:noProof/>
                <w:sz w:val="24"/>
              </w:rPr>
              <w:drawing>
                <wp:inline distT="0" distB="0" distL="0" distR="0">
                  <wp:extent cx="238125" cy="257175"/>
                  <wp:effectExtent l="0" t="0" r="9525" b="9525"/>
                  <wp:docPr id="16911"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inline>
              </w:drawing>
            </w:r>
            <w:r>
              <w:rPr>
                <w:rFonts w:cs="Arial"/>
                <w:sz w:val="16"/>
                <w:szCs w:val="16"/>
                <w:vertAlign w:val="subscript"/>
                <w:lang w:val="de-DE" w:eastAsia="ja-JP"/>
              </w:rPr>
              <w:t>/017</w:t>
            </w:r>
          </w:p>
        </w:tc>
      </w:tr>
      <w:tr w:rsidR="00150F78" w:rsidTr="00CC6E4C">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559"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0xA | 0xB</w:t>
            </w:r>
          </w:p>
        </w:tc>
        <w:tc>
          <w:tcPr>
            <w:tcW w:w="38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0x0</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rFonts w:cs="Arial"/>
                <w:sz w:val="16"/>
                <w:szCs w:val="16"/>
                <w:lang w:val="de-DE" w:eastAsia="ja-JP"/>
              </w:rPr>
              <w:t>X</w:t>
            </w:r>
          </w:p>
        </w:tc>
        <w:tc>
          <w:tcPr>
            <w:tcW w:w="42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rFonts w:cs="Arial"/>
                <w:sz w:val="24"/>
                <w:lang w:val="de-DE" w:eastAsia="ja-JP"/>
              </w:rPr>
            </w:pPr>
            <w:r>
              <w:rPr>
                <w:noProof/>
                <w:sz w:val="24"/>
              </w:rPr>
              <w:drawing>
                <wp:inline distT="0" distB="0" distL="0" distR="0">
                  <wp:extent cx="180975" cy="209550"/>
                  <wp:effectExtent l="0" t="0" r="9525" b="0"/>
                  <wp:docPr id="16912"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209550"/>
                          </a:xfrm>
                          <a:prstGeom prst="rect">
                            <a:avLst/>
                          </a:prstGeom>
                          <a:noFill/>
                          <a:ln>
                            <a:noFill/>
                          </a:ln>
                        </pic:spPr>
                      </pic:pic>
                    </a:graphicData>
                  </a:graphic>
                </wp:inline>
              </w:drawing>
            </w:r>
            <w:r>
              <w:rPr>
                <w:rFonts w:cs="Arial"/>
                <w:sz w:val="16"/>
                <w:szCs w:val="16"/>
                <w:vertAlign w:val="subscript"/>
                <w:lang w:val="de-DE" w:eastAsia="ja-JP"/>
              </w:rPr>
              <w:t>/019</w:t>
            </w:r>
          </w:p>
        </w:tc>
      </w:tr>
      <w:tr w:rsidR="00150F78" w:rsidTr="00CC6E4C">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559"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0xA | 0xB</w:t>
            </w:r>
          </w:p>
        </w:tc>
        <w:tc>
          <w:tcPr>
            <w:tcW w:w="38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p w:rsidR="00150F78" w:rsidRDefault="00935523">
            <w:pPr>
              <w:jc w:val="center"/>
              <w:rPr>
                <w:sz w:val="16"/>
                <w:szCs w:val="16"/>
                <w:lang w:val="de-DE"/>
              </w:rPr>
            </w:pPr>
            <w:r>
              <w:rPr>
                <w:sz w:val="16"/>
                <w:szCs w:val="16"/>
                <w:lang w:val="de-DE"/>
              </w:rPr>
              <w:t>0xE</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rFonts w:cs="Arial"/>
                <w:sz w:val="16"/>
                <w:szCs w:val="16"/>
                <w:lang w:val="de-DE" w:eastAsia="ja-JP"/>
              </w:rPr>
              <w:t>X</w:t>
            </w:r>
          </w:p>
        </w:tc>
        <w:tc>
          <w:tcPr>
            <w:tcW w:w="42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eastAsiaTheme="minorEastAsia"/>
                <w:noProof/>
                <w:sz w:val="24"/>
              </w:rPr>
            </w:pPr>
            <w:r>
              <w:rPr>
                <w:noProof/>
                <w:sz w:val="24"/>
              </w:rPr>
              <w:t>With fill %*</w:t>
            </w:r>
            <w:r>
              <w:rPr>
                <w:rFonts w:cs="Arial"/>
                <w:sz w:val="16"/>
                <w:szCs w:val="16"/>
                <w:vertAlign w:val="subscript"/>
                <w:lang w:val="de-DE" w:eastAsia="ja-JP"/>
              </w:rPr>
              <w:t>/019</w:t>
            </w:r>
          </w:p>
        </w:tc>
      </w:tr>
      <w:tr w:rsidR="00150F78" w:rsidTr="00CC6E4C">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559"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0xA | 0xB</w:t>
            </w:r>
          </w:p>
        </w:tc>
        <w:tc>
          <w:tcPr>
            <w:tcW w:w="38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0xF</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rFonts w:cs="Arial"/>
                <w:sz w:val="16"/>
                <w:szCs w:val="16"/>
                <w:lang w:val="de-DE" w:eastAsia="ja-JP"/>
              </w:rPr>
              <w:t>X</w:t>
            </w:r>
          </w:p>
        </w:tc>
        <w:tc>
          <w:tcPr>
            <w:tcW w:w="42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sz w:val="24"/>
              </w:rPr>
            </w:pPr>
            <w:r>
              <w:rPr>
                <w:rFonts w:cs="Arial"/>
                <w:noProof/>
                <w:sz w:val="24"/>
              </w:rPr>
              <w:drawing>
                <wp:inline distT="0" distB="0" distL="0" distR="0">
                  <wp:extent cx="238125" cy="266700"/>
                  <wp:effectExtent l="0" t="0" r="9525" b="0"/>
                  <wp:docPr id="16913"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125" cy="266700"/>
                          </a:xfrm>
                          <a:prstGeom prst="rect">
                            <a:avLst/>
                          </a:prstGeom>
                          <a:noFill/>
                          <a:ln>
                            <a:noFill/>
                          </a:ln>
                        </pic:spPr>
                      </pic:pic>
                    </a:graphicData>
                  </a:graphic>
                </wp:inline>
              </w:drawing>
            </w:r>
            <w:r>
              <w:rPr>
                <w:rFonts w:cs="Arial"/>
                <w:sz w:val="16"/>
                <w:szCs w:val="16"/>
                <w:vertAlign w:val="subscript"/>
                <w:lang w:val="de-DE" w:eastAsia="ja-JP"/>
              </w:rPr>
              <w:t>/019</w:t>
            </w:r>
          </w:p>
        </w:tc>
      </w:tr>
      <w:tr w:rsidR="00150F78" w:rsidTr="00CC6E4C">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559"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0xB</w:t>
            </w:r>
          </w:p>
        </w:tc>
        <w:tc>
          <w:tcPr>
            <w:tcW w:w="38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0x4</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0x0</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rFonts w:cs="Arial"/>
                <w:sz w:val="16"/>
                <w:szCs w:val="16"/>
                <w:lang w:val="de-DE" w:eastAsia="ja-JP"/>
              </w:rPr>
              <w:t>X</w:t>
            </w:r>
          </w:p>
        </w:tc>
        <w:tc>
          <w:tcPr>
            <w:tcW w:w="42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rFonts w:cs="Arial"/>
                <w:noProof/>
                <w:sz w:val="24"/>
              </w:rPr>
            </w:pPr>
            <w:r>
              <w:rPr>
                <w:noProof/>
                <w:sz w:val="24"/>
              </w:rPr>
              <w:drawing>
                <wp:inline distT="0" distB="0" distL="0" distR="0">
                  <wp:extent cx="180975" cy="209550"/>
                  <wp:effectExtent l="0" t="0" r="9525" b="0"/>
                  <wp:docPr id="16914"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209550"/>
                          </a:xfrm>
                          <a:prstGeom prst="rect">
                            <a:avLst/>
                          </a:prstGeom>
                          <a:noFill/>
                          <a:ln>
                            <a:noFill/>
                          </a:ln>
                        </pic:spPr>
                      </pic:pic>
                    </a:graphicData>
                  </a:graphic>
                </wp:inline>
              </w:drawing>
            </w:r>
            <w:r>
              <w:rPr>
                <w:rFonts w:cs="Arial"/>
                <w:sz w:val="16"/>
                <w:szCs w:val="16"/>
                <w:vertAlign w:val="subscript"/>
                <w:lang w:val="de-DE" w:eastAsia="ja-JP"/>
              </w:rPr>
              <w:t>/559</w:t>
            </w:r>
          </w:p>
        </w:tc>
      </w:tr>
      <w:tr w:rsidR="00150F78" w:rsidTr="00CC6E4C">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559"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0xB</w:t>
            </w:r>
          </w:p>
        </w:tc>
        <w:tc>
          <w:tcPr>
            <w:tcW w:w="38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0x4</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p w:rsidR="00150F78" w:rsidRDefault="00935523">
            <w:pPr>
              <w:jc w:val="center"/>
              <w:rPr>
                <w:sz w:val="16"/>
                <w:szCs w:val="16"/>
                <w:lang w:val="de-DE"/>
              </w:rPr>
            </w:pPr>
            <w:r>
              <w:rPr>
                <w:sz w:val="16"/>
                <w:szCs w:val="16"/>
                <w:lang w:val="de-DE"/>
              </w:rPr>
              <w:t>0xE</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rFonts w:cs="Arial"/>
                <w:sz w:val="16"/>
                <w:szCs w:val="16"/>
                <w:lang w:val="de-DE" w:eastAsia="ja-JP"/>
              </w:rPr>
              <w:t>X</w:t>
            </w:r>
          </w:p>
        </w:tc>
        <w:tc>
          <w:tcPr>
            <w:tcW w:w="42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noProof/>
                <w:sz w:val="24"/>
              </w:rPr>
            </w:pPr>
            <w:r>
              <w:rPr>
                <w:noProof/>
                <w:sz w:val="24"/>
              </w:rPr>
              <w:t>With fill %*</w:t>
            </w:r>
            <w:r>
              <w:rPr>
                <w:rFonts w:cs="Arial"/>
                <w:sz w:val="16"/>
                <w:szCs w:val="16"/>
                <w:vertAlign w:val="subscript"/>
                <w:lang w:val="de-DE" w:eastAsia="ja-JP"/>
              </w:rPr>
              <w:t>/559</w:t>
            </w:r>
          </w:p>
        </w:tc>
      </w:tr>
      <w:tr w:rsidR="00150F78" w:rsidTr="00CC6E4C">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559"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0xB</w:t>
            </w:r>
          </w:p>
        </w:tc>
        <w:tc>
          <w:tcPr>
            <w:tcW w:w="38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0x4</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0xF</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rFonts w:cs="Arial"/>
                <w:sz w:val="16"/>
                <w:szCs w:val="16"/>
                <w:lang w:val="de-DE" w:eastAsia="ja-JP"/>
              </w:rPr>
              <w:t>X</w:t>
            </w:r>
          </w:p>
        </w:tc>
        <w:tc>
          <w:tcPr>
            <w:tcW w:w="42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sz w:val="24"/>
              </w:rPr>
            </w:pPr>
            <w:r>
              <w:rPr>
                <w:rFonts w:cs="Arial"/>
                <w:noProof/>
                <w:sz w:val="24"/>
              </w:rPr>
              <w:drawing>
                <wp:inline distT="0" distB="0" distL="0" distR="0">
                  <wp:extent cx="238125" cy="266700"/>
                  <wp:effectExtent l="0" t="0" r="9525" b="0"/>
                  <wp:docPr id="16915"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125" cy="266700"/>
                          </a:xfrm>
                          <a:prstGeom prst="rect">
                            <a:avLst/>
                          </a:prstGeom>
                          <a:noFill/>
                          <a:ln>
                            <a:noFill/>
                          </a:ln>
                        </pic:spPr>
                      </pic:pic>
                    </a:graphicData>
                  </a:graphic>
                </wp:inline>
              </w:drawing>
            </w:r>
            <w:r>
              <w:rPr>
                <w:rFonts w:cs="Arial"/>
                <w:sz w:val="16"/>
                <w:szCs w:val="16"/>
                <w:vertAlign w:val="subscript"/>
                <w:lang w:val="de-DE" w:eastAsia="ja-JP"/>
              </w:rPr>
              <w:t>/559</w:t>
            </w:r>
          </w:p>
        </w:tc>
      </w:tr>
      <w:tr w:rsidR="00150F78" w:rsidTr="00CC6E4C">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559"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0xA | 0xB</w:t>
            </w:r>
          </w:p>
        </w:tc>
        <w:tc>
          <w:tcPr>
            <w:tcW w:w="38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0x3</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rFonts w:cs="Arial"/>
                <w:sz w:val="16"/>
                <w:szCs w:val="16"/>
                <w:lang w:val="de-DE" w:eastAsia="ja-JP"/>
              </w:rPr>
              <w:t>X</w:t>
            </w:r>
          </w:p>
        </w:tc>
        <w:tc>
          <w:tcPr>
            <w:tcW w:w="42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sz w:val="24"/>
              </w:rPr>
            </w:pPr>
            <w:r>
              <w:rPr>
                <w:noProof/>
                <w:sz w:val="24"/>
              </w:rPr>
              <w:drawing>
                <wp:inline distT="0" distB="0" distL="0" distR="0">
                  <wp:extent cx="304800" cy="176530"/>
                  <wp:effectExtent l="0" t="0" r="0" b="0"/>
                  <wp:docPr id="16916"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4800" cy="176530"/>
                          </a:xfrm>
                          <a:prstGeom prst="rect">
                            <a:avLst/>
                          </a:prstGeom>
                          <a:noFill/>
                          <a:ln>
                            <a:noFill/>
                          </a:ln>
                        </pic:spPr>
                      </pic:pic>
                    </a:graphicData>
                  </a:graphic>
                </wp:inline>
              </w:drawing>
            </w:r>
            <w:r>
              <w:rPr>
                <w:rFonts w:cs="Arial"/>
                <w:sz w:val="16"/>
                <w:szCs w:val="16"/>
                <w:vertAlign w:val="subscript"/>
                <w:lang w:val="de-DE" w:eastAsia="ja-JP"/>
              </w:rPr>
              <w:t>/014</w:t>
            </w:r>
          </w:p>
        </w:tc>
      </w:tr>
      <w:tr w:rsidR="00150F78" w:rsidTr="00CC6E4C">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559"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0xA | 0xB</w:t>
            </w:r>
          </w:p>
        </w:tc>
        <w:tc>
          <w:tcPr>
            <w:tcW w:w="38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rFonts w:cs="Arial"/>
                <w:sz w:val="16"/>
                <w:szCs w:val="16"/>
                <w:lang w:val="de-DE" w:eastAsia="ja-JP"/>
              </w:rPr>
              <w:t>X</w:t>
            </w:r>
          </w:p>
        </w:tc>
        <w:tc>
          <w:tcPr>
            <w:tcW w:w="42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sz w:val="24"/>
              </w:rPr>
            </w:pPr>
            <w:r>
              <w:rPr>
                <w:noProof/>
                <w:sz w:val="24"/>
              </w:rPr>
              <w:drawing>
                <wp:inline distT="0" distB="0" distL="0" distR="0">
                  <wp:extent cx="295275" cy="304800"/>
                  <wp:effectExtent l="0" t="0" r="9525" b="0"/>
                  <wp:docPr id="16917"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Pr>
                <w:rFonts w:cs="Arial"/>
                <w:sz w:val="16"/>
                <w:szCs w:val="16"/>
                <w:vertAlign w:val="subscript"/>
                <w:lang w:val="de-DE" w:eastAsia="ja-JP"/>
              </w:rPr>
              <w:t>/025</w:t>
            </w:r>
          </w:p>
        </w:tc>
      </w:tr>
      <w:tr w:rsidR="00150F78" w:rsidTr="00CC6E4C">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559"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0xB</w:t>
            </w:r>
          </w:p>
        </w:tc>
        <w:tc>
          <w:tcPr>
            <w:tcW w:w="38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0x4</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rFonts w:cs="Arial"/>
                <w:sz w:val="16"/>
                <w:szCs w:val="16"/>
                <w:lang w:val="de-DE" w:eastAsia="ja-JP"/>
              </w:rPr>
              <w:t>X</w:t>
            </w:r>
          </w:p>
        </w:tc>
        <w:tc>
          <w:tcPr>
            <w:tcW w:w="42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sz w:val="24"/>
              </w:rPr>
            </w:pPr>
            <w:r>
              <w:rPr>
                <w:noProof/>
                <w:sz w:val="24"/>
              </w:rPr>
              <w:drawing>
                <wp:inline distT="0" distB="0" distL="0" distR="0">
                  <wp:extent cx="295275" cy="304800"/>
                  <wp:effectExtent l="0" t="0" r="9525" b="0"/>
                  <wp:docPr id="16918"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Pr>
                <w:rFonts w:cs="Arial"/>
                <w:sz w:val="16"/>
                <w:szCs w:val="16"/>
                <w:vertAlign w:val="subscript"/>
                <w:lang w:val="de-DE" w:eastAsia="ja-JP"/>
              </w:rPr>
              <w:t>/402</w:t>
            </w:r>
          </w:p>
        </w:tc>
      </w:tr>
      <w:tr w:rsidR="00150F78" w:rsidTr="00CC6E4C">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559"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0xB</w:t>
            </w:r>
          </w:p>
        </w:tc>
        <w:tc>
          <w:tcPr>
            <w:tcW w:w="38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0x7</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rFonts w:cs="Arial"/>
                <w:sz w:val="16"/>
                <w:szCs w:val="16"/>
                <w:lang w:val="de-DE" w:eastAsia="ja-JP"/>
              </w:rPr>
              <w:t>X</w:t>
            </w:r>
          </w:p>
        </w:tc>
        <w:tc>
          <w:tcPr>
            <w:tcW w:w="42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sz w:val="24"/>
              </w:rPr>
            </w:pPr>
            <w:r>
              <w:rPr>
                <w:noProof/>
                <w:sz w:val="24"/>
              </w:rPr>
              <w:drawing>
                <wp:inline distT="0" distB="0" distL="0" distR="0">
                  <wp:extent cx="295275" cy="304800"/>
                  <wp:effectExtent l="0" t="0" r="9525" b="0"/>
                  <wp:docPr id="1691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Pr>
                <w:rFonts w:cs="Arial"/>
                <w:sz w:val="16"/>
                <w:szCs w:val="16"/>
                <w:vertAlign w:val="subscript"/>
                <w:lang w:val="de-DE" w:eastAsia="ja-JP"/>
              </w:rPr>
              <w:t>/403</w:t>
            </w:r>
          </w:p>
        </w:tc>
      </w:tr>
      <w:tr w:rsidR="00150F78" w:rsidTr="00CC6E4C">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559"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0xA | 0xB</w:t>
            </w:r>
          </w:p>
        </w:tc>
        <w:tc>
          <w:tcPr>
            <w:tcW w:w="38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0x1</w:t>
            </w:r>
          </w:p>
        </w:tc>
        <w:tc>
          <w:tcPr>
            <w:tcW w:w="54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rFonts w:cs="Arial"/>
                <w:sz w:val="16"/>
                <w:szCs w:val="16"/>
                <w:lang w:val="de-DE" w:eastAsia="ja-JP"/>
              </w:rPr>
              <w:t>X</w:t>
            </w:r>
          </w:p>
        </w:tc>
        <w:tc>
          <w:tcPr>
            <w:tcW w:w="42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rFonts w:cs="Arial"/>
                <w:sz w:val="24"/>
                <w:lang w:val="de-DE" w:eastAsia="ja-JP"/>
              </w:rPr>
            </w:pPr>
            <w:r>
              <w:rPr>
                <w:noProof/>
              </w:rPr>
              <w:drawing>
                <wp:inline distT="0" distB="0" distL="0" distR="0">
                  <wp:extent cx="247650" cy="238125"/>
                  <wp:effectExtent l="0" t="0" r="0" b="9525"/>
                  <wp:docPr id="16920"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7650" cy="238125"/>
                          </a:xfrm>
                          <a:prstGeom prst="rect">
                            <a:avLst/>
                          </a:prstGeom>
                          <a:noFill/>
                          <a:ln>
                            <a:noFill/>
                          </a:ln>
                        </pic:spPr>
                      </pic:pic>
                    </a:graphicData>
                  </a:graphic>
                </wp:inline>
              </w:drawing>
            </w:r>
            <w:r>
              <w:rPr>
                <w:rFonts w:cs="Arial"/>
                <w:sz w:val="16"/>
                <w:szCs w:val="16"/>
                <w:vertAlign w:val="subscript"/>
                <w:lang w:val="de-DE" w:eastAsia="ja-JP"/>
              </w:rPr>
              <w:t>/018</w:t>
            </w:r>
          </w:p>
        </w:tc>
      </w:tr>
      <w:tr w:rsidR="00150F78" w:rsidTr="00CC6E4C">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559"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0xA</w:t>
            </w:r>
          </w:p>
        </w:tc>
        <w:tc>
          <w:tcPr>
            <w:tcW w:w="38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0x3</w:t>
            </w:r>
          </w:p>
        </w:tc>
        <w:tc>
          <w:tcPr>
            <w:tcW w:w="54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rFonts w:cs="Arial"/>
                <w:sz w:val="16"/>
                <w:szCs w:val="16"/>
                <w:lang w:val="de-DE" w:eastAsia="ja-JP"/>
              </w:rPr>
              <w:t>X</w:t>
            </w:r>
          </w:p>
        </w:tc>
        <w:tc>
          <w:tcPr>
            <w:tcW w:w="42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rFonts w:cs="Arial"/>
                <w:sz w:val="24"/>
                <w:lang w:val="de-DE" w:eastAsia="ja-JP"/>
              </w:rPr>
            </w:pPr>
            <w:r>
              <w:rPr>
                <w:noProof/>
              </w:rPr>
              <w:drawing>
                <wp:inline distT="0" distB="0" distL="0" distR="0">
                  <wp:extent cx="247650" cy="238125"/>
                  <wp:effectExtent l="0" t="0" r="0" b="9525"/>
                  <wp:docPr id="16921"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7650" cy="238125"/>
                          </a:xfrm>
                          <a:prstGeom prst="rect">
                            <a:avLst/>
                          </a:prstGeom>
                          <a:noFill/>
                          <a:ln>
                            <a:noFill/>
                          </a:ln>
                        </pic:spPr>
                      </pic:pic>
                    </a:graphicData>
                  </a:graphic>
                </wp:inline>
              </w:drawing>
            </w:r>
            <w:r>
              <w:rPr>
                <w:rFonts w:cs="Arial"/>
                <w:sz w:val="16"/>
                <w:szCs w:val="16"/>
                <w:vertAlign w:val="subscript"/>
                <w:lang w:val="de-DE" w:eastAsia="ja-JP"/>
              </w:rPr>
              <w:t>/020</w:t>
            </w:r>
          </w:p>
        </w:tc>
      </w:tr>
      <w:tr w:rsidR="00150F78" w:rsidTr="00CC6E4C">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559"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0xA | 0xB</w:t>
            </w:r>
          </w:p>
        </w:tc>
        <w:tc>
          <w:tcPr>
            <w:tcW w:w="38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rFonts w:cs="Arial"/>
                <w:sz w:val="16"/>
                <w:szCs w:val="16"/>
                <w:lang w:val="de-DE" w:eastAsia="ja-JP"/>
              </w:rPr>
              <w:t>X</w:t>
            </w:r>
          </w:p>
        </w:tc>
        <w:tc>
          <w:tcPr>
            <w:tcW w:w="42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rFonts w:cs="Arial"/>
                <w:sz w:val="24"/>
                <w:lang w:val="de-DE" w:eastAsia="ja-JP"/>
              </w:rPr>
            </w:pPr>
            <w:r>
              <w:rPr>
                <w:noProof/>
              </w:rPr>
              <w:drawing>
                <wp:inline distT="0" distB="0" distL="0" distR="0">
                  <wp:extent cx="247650" cy="238125"/>
                  <wp:effectExtent l="0" t="0" r="0" b="9525"/>
                  <wp:docPr id="16922"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7650" cy="238125"/>
                          </a:xfrm>
                          <a:prstGeom prst="rect">
                            <a:avLst/>
                          </a:prstGeom>
                          <a:noFill/>
                          <a:ln>
                            <a:noFill/>
                          </a:ln>
                        </pic:spPr>
                      </pic:pic>
                    </a:graphicData>
                  </a:graphic>
                </wp:inline>
              </w:drawing>
            </w:r>
            <w:r>
              <w:rPr>
                <w:rFonts w:cs="Arial"/>
                <w:sz w:val="16"/>
                <w:szCs w:val="16"/>
                <w:vertAlign w:val="subscript"/>
                <w:lang w:val="de-DE" w:eastAsia="ja-JP"/>
              </w:rPr>
              <w:t>/021</w:t>
            </w:r>
          </w:p>
        </w:tc>
      </w:tr>
      <w:tr w:rsidR="00150F78" w:rsidTr="00CC6E4C">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559"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0xB</w:t>
            </w:r>
          </w:p>
        </w:tc>
        <w:tc>
          <w:tcPr>
            <w:tcW w:w="38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0x4</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42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sz w:val="24"/>
              </w:rPr>
            </w:pPr>
            <w:r>
              <w:rPr>
                <w:noProof/>
              </w:rPr>
              <w:drawing>
                <wp:inline distT="0" distB="0" distL="0" distR="0">
                  <wp:extent cx="247650" cy="238125"/>
                  <wp:effectExtent l="0" t="0" r="0" b="9525"/>
                  <wp:docPr id="16923"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7650" cy="238125"/>
                          </a:xfrm>
                          <a:prstGeom prst="rect">
                            <a:avLst/>
                          </a:prstGeom>
                          <a:noFill/>
                          <a:ln>
                            <a:noFill/>
                          </a:ln>
                        </pic:spPr>
                      </pic:pic>
                    </a:graphicData>
                  </a:graphic>
                </wp:inline>
              </w:drawing>
            </w:r>
            <w:r>
              <w:rPr>
                <w:rFonts w:cs="Arial"/>
                <w:sz w:val="16"/>
                <w:szCs w:val="16"/>
                <w:vertAlign w:val="subscript"/>
                <w:lang w:val="de-DE" w:eastAsia="ja-JP"/>
              </w:rPr>
              <w:t>/404</w:t>
            </w:r>
          </w:p>
        </w:tc>
      </w:tr>
      <w:tr w:rsidR="00150F78" w:rsidTr="00CC6E4C">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559"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0xA | 0xB</w:t>
            </w:r>
          </w:p>
        </w:tc>
        <w:tc>
          <w:tcPr>
            <w:tcW w:w="38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rFonts w:cs="Arial"/>
                <w:sz w:val="16"/>
                <w:szCs w:val="16"/>
                <w:lang w:val="de-DE" w:eastAsia="ja-JP"/>
              </w:rPr>
              <w:t>X</w:t>
            </w:r>
          </w:p>
        </w:tc>
        <w:tc>
          <w:tcPr>
            <w:tcW w:w="42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rFonts w:cs="Arial"/>
                <w:sz w:val="24"/>
                <w:lang w:val="de-DE" w:eastAsia="ja-JP"/>
              </w:rPr>
            </w:pPr>
            <w:r>
              <w:rPr>
                <w:noProof/>
                <w:sz w:val="24"/>
              </w:rPr>
              <w:drawing>
                <wp:inline distT="0" distB="0" distL="0" distR="0">
                  <wp:extent cx="247650" cy="276225"/>
                  <wp:effectExtent l="0" t="0" r="0" b="9525"/>
                  <wp:docPr id="1692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inline>
              </w:drawing>
            </w:r>
            <w:r>
              <w:rPr>
                <w:noProof/>
                <w:sz w:val="24"/>
              </w:rPr>
              <w:t xml:space="preserve">(Manual) or </w:t>
            </w:r>
            <w:r>
              <w:rPr>
                <w:noProof/>
                <w:sz w:val="24"/>
              </w:rPr>
              <w:drawing>
                <wp:inline distT="0" distB="0" distL="0" distR="0">
                  <wp:extent cx="238125" cy="247650"/>
                  <wp:effectExtent l="0" t="0" r="9525" b="0"/>
                  <wp:docPr id="16925"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r>
              <w:rPr>
                <w:noProof/>
                <w:sz w:val="24"/>
              </w:rPr>
              <w:t>(Auto)</w:t>
            </w:r>
            <w:r>
              <w:rPr>
                <w:rFonts w:cs="Arial"/>
                <w:sz w:val="16"/>
                <w:szCs w:val="16"/>
                <w:vertAlign w:val="subscript"/>
                <w:lang w:val="de-DE" w:eastAsia="ja-JP"/>
              </w:rPr>
              <w:t xml:space="preserve"> /022</w:t>
            </w:r>
          </w:p>
        </w:tc>
      </w:tr>
      <w:tr w:rsidR="00150F78" w:rsidTr="00CC6E4C">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559"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0xA | 0xB</w:t>
            </w:r>
          </w:p>
        </w:tc>
        <w:tc>
          <w:tcPr>
            <w:tcW w:w="38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0x6</w:t>
            </w:r>
          </w:p>
        </w:tc>
        <w:tc>
          <w:tcPr>
            <w:tcW w:w="474"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rFonts w:cs="Arial"/>
                <w:sz w:val="16"/>
                <w:szCs w:val="16"/>
                <w:lang w:val="de-DE" w:eastAsia="ja-JP"/>
              </w:rPr>
              <w:t>X</w:t>
            </w:r>
          </w:p>
        </w:tc>
        <w:tc>
          <w:tcPr>
            <w:tcW w:w="42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rFonts w:cs="Arial"/>
                <w:sz w:val="24"/>
                <w:lang w:val="de-DE" w:eastAsia="ja-JP"/>
              </w:rPr>
            </w:pPr>
            <w:r>
              <w:rPr>
                <w:noProof/>
                <w:sz w:val="24"/>
              </w:rPr>
              <w:drawing>
                <wp:inline distT="0" distB="0" distL="0" distR="0">
                  <wp:extent cx="238125" cy="257175"/>
                  <wp:effectExtent l="0" t="0" r="9525" b="9525"/>
                  <wp:docPr id="16926"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inline>
              </w:drawing>
            </w:r>
            <w:r>
              <w:rPr>
                <w:rFonts w:cs="Arial"/>
                <w:sz w:val="16"/>
                <w:szCs w:val="16"/>
                <w:vertAlign w:val="subscript"/>
                <w:lang w:val="de-DE" w:eastAsia="ja-JP"/>
              </w:rPr>
              <w:t>/023</w:t>
            </w:r>
          </w:p>
        </w:tc>
      </w:tr>
      <w:tr w:rsidR="00150F78" w:rsidTr="00CC6E4C">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559"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0xA | 0xB</w:t>
            </w:r>
          </w:p>
        </w:tc>
        <w:tc>
          <w:tcPr>
            <w:tcW w:w="38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0x7</w:t>
            </w:r>
          </w:p>
        </w:tc>
        <w:tc>
          <w:tcPr>
            <w:tcW w:w="474"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rFonts w:cs="Arial"/>
                <w:sz w:val="16"/>
                <w:szCs w:val="16"/>
                <w:lang w:val="de-DE" w:eastAsia="ja-JP"/>
              </w:rPr>
              <w:t>X</w:t>
            </w:r>
          </w:p>
        </w:tc>
        <w:tc>
          <w:tcPr>
            <w:tcW w:w="42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rFonts w:cs="Arial"/>
                <w:sz w:val="24"/>
                <w:lang w:val="de-DE" w:eastAsia="ja-JP"/>
              </w:rPr>
            </w:pPr>
            <w:r>
              <w:rPr>
                <w:noProof/>
                <w:sz w:val="24"/>
              </w:rPr>
              <w:drawing>
                <wp:inline distT="0" distB="0" distL="0" distR="0">
                  <wp:extent cx="276225" cy="238125"/>
                  <wp:effectExtent l="0" t="0" r="9525" b="9525"/>
                  <wp:docPr id="16927"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Pr>
                <w:rFonts w:cs="Arial"/>
                <w:sz w:val="16"/>
                <w:szCs w:val="16"/>
                <w:vertAlign w:val="subscript"/>
                <w:lang w:val="de-DE" w:eastAsia="ja-JP"/>
              </w:rPr>
              <w:t>/024</w:t>
            </w:r>
          </w:p>
        </w:tc>
      </w:tr>
      <w:tr w:rsidR="00150F78" w:rsidTr="00CC6E4C">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559"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0xB</w:t>
            </w:r>
          </w:p>
        </w:tc>
        <w:tc>
          <w:tcPr>
            <w:tcW w:w="38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0x3</w:t>
            </w:r>
          </w:p>
        </w:tc>
        <w:tc>
          <w:tcPr>
            <w:tcW w:w="54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0x7</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42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sz w:val="24"/>
              </w:rPr>
            </w:pPr>
            <w:r>
              <w:rPr>
                <w:noProof/>
                <w:sz w:val="24"/>
              </w:rPr>
              <w:drawing>
                <wp:inline distT="0" distB="0" distL="0" distR="0">
                  <wp:extent cx="285750" cy="276225"/>
                  <wp:effectExtent l="0" t="0" r="0" b="9525"/>
                  <wp:docPr id="16928"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r>
              <w:rPr>
                <w:rFonts w:cs="Arial"/>
                <w:sz w:val="16"/>
                <w:szCs w:val="16"/>
                <w:vertAlign w:val="subscript"/>
                <w:lang w:val="de-DE" w:eastAsia="ja-JP"/>
              </w:rPr>
              <w:t>/405</w:t>
            </w:r>
          </w:p>
        </w:tc>
      </w:tr>
      <w:tr w:rsidR="00150F78" w:rsidTr="00CC6E4C">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559"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0xB</w:t>
            </w:r>
          </w:p>
        </w:tc>
        <w:tc>
          <w:tcPr>
            <w:tcW w:w="38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54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0x3</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42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sz w:val="24"/>
              </w:rPr>
            </w:pPr>
            <w:r>
              <w:rPr>
                <w:noProof/>
                <w:sz w:val="24"/>
              </w:rPr>
              <w:drawing>
                <wp:inline distT="0" distB="0" distL="0" distR="0">
                  <wp:extent cx="304800" cy="304800"/>
                  <wp:effectExtent l="0" t="0" r="0" b="0"/>
                  <wp:docPr id="16929"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rFonts w:cs="Arial"/>
                <w:sz w:val="16"/>
                <w:szCs w:val="16"/>
                <w:vertAlign w:val="subscript"/>
                <w:lang w:val="de-DE" w:eastAsia="ja-JP"/>
              </w:rPr>
              <w:t>/</w:t>
            </w:r>
            <w:r>
              <w:rPr>
                <w:noProof/>
                <w:sz w:val="24"/>
              </w:rPr>
              <w:t xml:space="preserve">(Non-Hotkey) or </w:t>
            </w:r>
            <w:r>
              <w:rPr>
                <w:rFonts w:cs="Arial"/>
                <w:noProof/>
                <w:sz w:val="16"/>
                <w:szCs w:val="16"/>
                <w:vertAlign w:val="subscript"/>
              </w:rPr>
              <w:drawing>
                <wp:inline distT="0" distB="0" distL="0" distR="0">
                  <wp:extent cx="304800" cy="304800"/>
                  <wp:effectExtent l="0" t="0" r="0" b="0"/>
                  <wp:docPr id="16930" name="Picture 237"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Ein Bild, das ClipArt enthält.&#10;&#10;Automatisch generierte Beschreibung"/>
                          <pic:cNvPicPr>
                            <a:picLocks noChangeAspect="1" noChangeArrowheads="1"/>
                          </pic:cNvPicPr>
                        </pic:nvPicPr>
                        <pic:blipFill>
                          <a:blip r:embed="rId55" cstate="print">
                            <a:extLst>
                              <a:ext uri="{28A0092B-C50C-407E-A947-70E740481C1C}">
                                <a14:useLocalDpi xmlns:a14="http://schemas.microsoft.com/office/drawing/2010/main" val="0"/>
                              </a:ext>
                            </a:extLst>
                          </a:blip>
                          <a:srcRect l="-3847" t="-3847" r="-3847" b="-3847"/>
                          <a:stretch>
                            <a:fillRect/>
                          </a:stretch>
                        </pic:blipFill>
                        <pic:spPr bwMode="auto">
                          <a:xfrm>
                            <a:off x="0" y="0"/>
                            <a:ext cx="304800" cy="304800"/>
                          </a:xfrm>
                          <a:prstGeom prst="rect">
                            <a:avLst/>
                          </a:prstGeom>
                          <a:noFill/>
                          <a:ln>
                            <a:noFill/>
                          </a:ln>
                        </pic:spPr>
                      </pic:pic>
                    </a:graphicData>
                  </a:graphic>
                </wp:inline>
              </w:drawing>
            </w:r>
            <w:r>
              <w:rPr>
                <w:noProof/>
                <w:sz w:val="24"/>
              </w:rPr>
              <w:t xml:space="preserve"> (Hotkey)</w:t>
            </w:r>
            <w:r>
              <w:rPr>
                <w:rFonts w:cs="Arial"/>
                <w:sz w:val="16"/>
                <w:szCs w:val="16"/>
                <w:vertAlign w:val="subscript"/>
                <w:lang w:val="de-DE" w:eastAsia="ja-JP"/>
              </w:rPr>
              <w:t xml:space="preserve"> 406</w:t>
            </w:r>
          </w:p>
        </w:tc>
      </w:tr>
      <w:tr w:rsidR="00150F78" w:rsidTr="00CC6E4C">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559"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0xB</w:t>
            </w:r>
          </w:p>
        </w:tc>
        <w:tc>
          <w:tcPr>
            <w:tcW w:w="38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0x3</w:t>
            </w:r>
          </w:p>
        </w:tc>
        <w:tc>
          <w:tcPr>
            <w:tcW w:w="54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0x3</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0x1</w:t>
            </w:r>
            <w:r>
              <w:rPr>
                <w:rFonts w:cs="Arial"/>
                <w:vertAlign w:val="superscript"/>
                <w:lang w:val="de-DE"/>
              </w:rPr>
              <w:t>‡</w:t>
            </w:r>
          </w:p>
        </w:tc>
        <w:tc>
          <w:tcPr>
            <w:tcW w:w="42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sz w:val="24"/>
              </w:rPr>
            </w:pPr>
            <w:r>
              <w:rPr>
                <w:noProof/>
                <w:sz w:val="24"/>
              </w:rPr>
              <w:drawing>
                <wp:inline distT="0" distB="0" distL="0" distR="0">
                  <wp:extent cx="304800" cy="304800"/>
                  <wp:effectExtent l="0" t="0" r="0" b="0"/>
                  <wp:docPr id="16931"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noProof/>
                <w:sz w:val="24"/>
              </w:rPr>
              <w:t xml:space="preserve">(Non-Hotkey) or </w:t>
            </w:r>
            <w:r>
              <w:rPr>
                <w:rFonts w:cs="Arial"/>
                <w:noProof/>
                <w:sz w:val="16"/>
                <w:szCs w:val="16"/>
                <w:vertAlign w:val="subscript"/>
              </w:rPr>
              <w:drawing>
                <wp:inline distT="0" distB="0" distL="0" distR="0">
                  <wp:extent cx="304800" cy="304800"/>
                  <wp:effectExtent l="0" t="0" r="0" b="0"/>
                  <wp:docPr id="16932" name="Picture 235"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Ein Bild, das ClipArt enthält.&#10;&#10;Automatisch generierte Beschreibung"/>
                          <pic:cNvPicPr>
                            <a:picLocks noChangeAspect="1" noChangeArrowheads="1"/>
                          </pic:cNvPicPr>
                        </pic:nvPicPr>
                        <pic:blipFill>
                          <a:blip r:embed="rId55" cstate="print">
                            <a:extLst>
                              <a:ext uri="{28A0092B-C50C-407E-A947-70E740481C1C}">
                                <a14:useLocalDpi xmlns:a14="http://schemas.microsoft.com/office/drawing/2010/main" val="0"/>
                              </a:ext>
                            </a:extLst>
                          </a:blip>
                          <a:srcRect l="-3847" t="-3847" r="-3847" b="-3847"/>
                          <a:stretch>
                            <a:fillRect/>
                          </a:stretch>
                        </pic:blipFill>
                        <pic:spPr bwMode="auto">
                          <a:xfrm>
                            <a:off x="0" y="0"/>
                            <a:ext cx="304800" cy="304800"/>
                          </a:xfrm>
                          <a:prstGeom prst="rect">
                            <a:avLst/>
                          </a:prstGeom>
                          <a:noFill/>
                          <a:ln>
                            <a:noFill/>
                          </a:ln>
                        </pic:spPr>
                      </pic:pic>
                    </a:graphicData>
                  </a:graphic>
                </wp:inline>
              </w:drawing>
            </w:r>
            <w:r>
              <w:rPr>
                <w:noProof/>
                <w:sz w:val="24"/>
              </w:rPr>
              <w:t xml:space="preserve"> (Hotkey)</w:t>
            </w:r>
            <w:r>
              <w:rPr>
                <w:rFonts w:cs="Arial"/>
                <w:sz w:val="16"/>
                <w:szCs w:val="16"/>
                <w:vertAlign w:val="subscript"/>
                <w:lang w:val="de-DE" w:eastAsia="ja-JP"/>
              </w:rPr>
              <w:t xml:space="preserve"> /407</w:t>
            </w:r>
          </w:p>
        </w:tc>
      </w:tr>
      <w:tr w:rsidR="00150F78" w:rsidTr="00CC6E4C">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559"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0xB</w:t>
            </w:r>
          </w:p>
        </w:tc>
        <w:tc>
          <w:tcPr>
            <w:tcW w:w="38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0x3</w:t>
            </w:r>
          </w:p>
        </w:tc>
        <w:tc>
          <w:tcPr>
            <w:tcW w:w="54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0x3</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0x9</w:t>
            </w:r>
            <w:r>
              <w:rPr>
                <w:rFonts w:cs="Arial"/>
                <w:vertAlign w:val="superscript"/>
                <w:lang w:val="de-DE"/>
              </w:rPr>
              <w:t>‡</w:t>
            </w:r>
          </w:p>
        </w:tc>
        <w:tc>
          <w:tcPr>
            <w:tcW w:w="42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sz w:val="24"/>
              </w:rPr>
            </w:pPr>
            <w:r>
              <w:rPr>
                <w:noProof/>
                <w:sz w:val="24"/>
              </w:rPr>
              <w:drawing>
                <wp:inline distT="0" distB="0" distL="0" distR="0">
                  <wp:extent cx="304800" cy="304800"/>
                  <wp:effectExtent l="0" t="0" r="0" b="0"/>
                  <wp:docPr id="16933"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noProof/>
                <w:sz w:val="24"/>
              </w:rPr>
              <w:t xml:space="preserve">(Non-Hotkey) or </w:t>
            </w:r>
            <w:r>
              <w:rPr>
                <w:rFonts w:cs="Arial"/>
                <w:noProof/>
                <w:sz w:val="16"/>
                <w:szCs w:val="16"/>
                <w:vertAlign w:val="subscript"/>
              </w:rPr>
              <w:drawing>
                <wp:inline distT="0" distB="0" distL="0" distR="0">
                  <wp:extent cx="304800" cy="304800"/>
                  <wp:effectExtent l="0" t="0" r="0" b="0"/>
                  <wp:docPr id="16934" name="Picture 233"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Ein Bild, das ClipArt enthält.&#10;&#10;Automatisch generierte Beschreibung"/>
                          <pic:cNvPicPr>
                            <a:picLocks noChangeAspect="1" noChangeArrowheads="1"/>
                          </pic:cNvPicPr>
                        </pic:nvPicPr>
                        <pic:blipFill>
                          <a:blip r:embed="rId55" cstate="print">
                            <a:extLst>
                              <a:ext uri="{28A0092B-C50C-407E-A947-70E740481C1C}">
                                <a14:useLocalDpi xmlns:a14="http://schemas.microsoft.com/office/drawing/2010/main" val="0"/>
                              </a:ext>
                            </a:extLst>
                          </a:blip>
                          <a:srcRect l="-3847" t="-3847" r="-3847" b="-3847"/>
                          <a:stretch>
                            <a:fillRect/>
                          </a:stretch>
                        </pic:blipFill>
                        <pic:spPr bwMode="auto">
                          <a:xfrm>
                            <a:off x="0" y="0"/>
                            <a:ext cx="304800" cy="304800"/>
                          </a:xfrm>
                          <a:prstGeom prst="rect">
                            <a:avLst/>
                          </a:prstGeom>
                          <a:noFill/>
                          <a:ln>
                            <a:noFill/>
                          </a:ln>
                        </pic:spPr>
                      </pic:pic>
                    </a:graphicData>
                  </a:graphic>
                </wp:inline>
              </w:drawing>
            </w:r>
            <w:r>
              <w:rPr>
                <w:noProof/>
                <w:sz w:val="24"/>
              </w:rPr>
              <w:t xml:space="preserve"> (Hotkey)</w:t>
            </w:r>
            <w:r>
              <w:rPr>
                <w:rFonts w:cs="Arial"/>
                <w:sz w:val="16"/>
                <w:szCs w:val="16"/>
                <w:vertAlign w:val="subscript"/>
                <w:lang w:val="de-DE" w:eastAsia="ja-JP"/>
              </w:rPr>
              <w:t xml:space="preserve"> /555</w:t>
            </w:r>
          </w:p>
        </w:tc>
      </w:tr>
      <w:tr w:rsidR="00150F78" w:rsidTr="00CC6E4C">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559" w:type="dxa"/>
            <w:tcBorders>
              <w:top w:val="single" w:sz="4" w:space="0" w:color="000000" w:themeColor="text1"/>
              <w:left w:val="single" w:sz="4" w:space="0" w:color="auto"/>
              <w:bottom w:val="single" w:sz="4" w:space="0" w:color="auto"/>
              <w:right w:val="single" w:sz="4" w:space="0" w:color="auto"/>
            </w:tcBorders>
            <w:vAlign w:val="center"/>
            <w:hideMark/>
          </w:tcPr>
          <w:p w:rsidR="00150F78" w:rsidRDefault="00935523">
            <w:pPr>
              <w:jc w:val="center"/>
              <w:rPr>
                <w:sz w:val="12"/>
                <w:szCs w:val="12"/>
                <w:lang w:val="de-DE"/>
              </w:rPr>
            </w:pPr>
            <w:r>
              <w:rPr>
                <w:sz w:val="12"/>
                <w:szCs w:val="12"/>
                <w:lang w:val="de-DE"/>
              </w:rPr>
              <w:t>0xB</w:t>
            </w:r>
          </w:p>
        </w:tc>
        <w:tc>
          <w:tcPr>
            <w:tcW w:w="38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0x3</w:t>
            </w:r>
          </w:p>
        </w:tc>
        <w:tc>
          <w:tcPr>
            <w:tcW w:w="54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0x9</w:t>
            </w:r>
            <w:r>
              <w:rPr>
                <w:rFonts w:cs="Arial"/>
                <w:vertAlign w:val="superscript"/>
                <w:lang w:val="de-DE"/>
              </w:rPr>
              <w:t>‡</w:t>
            </w:r>
          </w:p>
        </w:tc>
        <w:tc>
          <w:tcPr>
            <w:tcW w:w="429"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sz w:val="24"/>
              </w:rPr>
            </w:pPr>
            <w:r>
              <w:rPr>
                <w:noProof/>
                <w:sz w:val="24"/>
              </w:rPr>
              <w:drawing>
                <wp:inline distT="0" distB="0" distL="0" distR="0">
                  <wp:extent cx="304800" cy="176530"/>
                  <wp:effectExtent l="0" t="0" r="0" b="0"/>
                  <wp:docPr id="16935"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4800" cy="176530"/>
                          </a:xfrm>
                          <a:prstGeom prst="rect">
                            <a:avLst/>
                          </a:prstGeom>
                          <a:noFill/>
                          <a:ln>
                            <a:noFill/>
                          </a:ln>
                        </pic:spPr>
                      </pic:pic>
                    </a:graphicData>
                  </a:graphic>
                </wp:inline>
              </w:drawing>
            </w:r>
            <w:r>
              <w:rPr>
                <w:rFonts w:cs="Arial"/>
                <w:sz w:val="16"/>
                <w:szCs w:val="16"/>
                <w:vertAlign w:val="subscript"/>
                <w:lang w:val="de-DE" w:eastAsia="ja-JP"/>
              </w:rPr>
              <w:t>/409</w:t>
            </w:r>
          </w:p>
        </w:tc>
      </w:tr>
      <w:tr w:rsidR="00150F78" w:rsidTr="00CC6E4C">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7669" w:type="dxa"/>
            <w:gridSpan w:val="16"/>
            <w:tcBorders>
              <w:top w:val="single" w:sz="4" w:space="0" w:color="000000" w:themeColor="text1"/>
              <w:left w:val="single" w:sz="4" w:space="0" w:color="auto"/>
              <w:bottom w:val="single" w:sz="4" w:space="0" w:color="auto"/>
              <w:right w:val="single" w:sz="4" w:space="0" w:color="auto"/>
            </w:tcBorders>
            <w:vAlign w:val="center"/>
            <w:hideMark/>
          </w:tcPr>
          <w:p w:rsidR="00150F78" w:rsidRDefault="00935523">
            <w:pPr>
              <w:jc w:val="center"/>
              <w:rPr>
                <w:rFonts w:cs="Arial"/>
                <w:lang w:val="de-DE" w:eastAsia="ja-JP"/>
              </w:rPr>
            </w:pPr>
            <w:r>
              <w:rPr>
                <w:lang w:val="de-DE"/>
              </w:rPr>
              <w:t>All Other Cases</w:t>
            </w:r>
          </w:p>
        </w:tc>
        <w:tc>
          <w:tcPr>
            <w:tcW w:w="23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24"/>
                <w:lang w:eastAsia="ja-JP"/>
              </w:rPr>
            </w:pPr>
            <w:r>
              <w:rPr>
                <w:sz w:val="24"/>
              </w:rPr>
              <w:t>Blank (Do not show Symbol1)</w:t>
            </w:r>
          </w:p>
        </w:tc>
      </w:tr>
    </w:tbl>
    <w:p w:rsidR="00B82FA8" w:rsidRDefault="00935523" w:rsidP="00B82FA8">
      <w:pPr>
        <w:jc w:val="center"/>
        <w:rPr>
          <w:rFonts w:ascii="Times New Roman" w:eastAsiaTheme="minorEastAsia" w:hAnsi="Times New Roman"/>
          <w:vanish/>
          <w:sz w:val="24"/>
        </w:rPr>
      </w:pPr>
    </w:p>
    <w:p w:rsidR="00150F78" w:rsidRDefault="00935523" w:rsidP="00B82FA8">
      <w:pPr>
        <w:jc w:val="center"/>
        <w:rPr>
          <w:rFonts w:ascii="Times New Roman" w:eastAsiaTheme="minorEastAsia" w:hAnsi="Times New Roman"/>
          <w:vanish/>
          <w:sz w:val="24"/>
        </w:rPr>
      </w:pPr>
    </w:p>
    <w:p w:rsidR="00B82FA8" w:rsidRDefault="00935523" w:rsidP="00B82FA8">
      <w:pPr>
        <w:jc w:val="center"/>
      </w:pPr>
      <w:r>
        <w:rPr>
          <w:u w:val="single"/>
        </w:rPr>
        <w:t>A</w:t>
      </w:r>
      <w:r>
        <w:t xml:space="preserve">ctive </w:t>
      </w:r>
      <w:r>
        <w:rPr>
          <w:u w:val="single"/>
        </w:rPr>
        <w:t>P</w:t>
      </w:r>
      <w:r>
        <w:t xml:space="preserve">ark </w:t>
      </w:r>
      <w:r>
        <w:rPr>
          <w:u w:val="single"/>
        </w:rPr>
        <w:t>A</w:t>
      </w:r>
      <w:r>
        <w:t>ssist (APA) Positional Symbol1</w:t>
      </w:r>
    </w:p>
    <w:p w:rsidR="00B82FA8" w:rsidRDefault="00935523" w:rsidP="00B82FA8">
      <w:pPr>
        <w:jc w:val="center"/>
      </w:pPr>
      <w:r>
        <w:t xml:space="preserve">*Fill % represents arrow with empty/full ratio of </w:t>
      </w:r>
      <w:r w:rsidRPr="000947D1">
        <w:t>ApaTrgtDist_D_Stat</w:t>
      </w:r>
      <w:r>
        <w:t>/15. Arrow will start to reveal the background starting at the tail and unfilling toward the direction of arrow as the values increase toward 0xF.</w:t>
      </w:r>
    </w:p>
    <w:p w:rsidR="00B82FA8" w:rsidRDefault="00935523" w:rsidP="00B82FA8">
      <w:pPr>
        <w:jc w:val="center"/>
      </w:pPr>
      <w:r>
        <w:t>The remaining distance for an APA SAC maneuver shall be shown in a smooth animation triggered by the signal A</w:t>
      </w:r>
      <w:r>
        <w:t>paTrgtDist_D_Stat, which provides incremental steps:</w:t>
      </w:r>
    </w:p>
    <w:p w:rsidR="00B82FA8" w:rsidRDefault="00935523" w:rsidP="00B82FA8">
      <w:pPr>
        <w:jc w:val="center"/>
      </w:pPr>
      <w:r>
        <w:t xml:space="preserve">    a) If ApaTrgtDist_D_Stat is in the state "Off" the HMI system shall assume that the vehicle is at its start position and show the remaining distance "at full length". If a progress bar is used, this </w:t>
      </w:r>
      <w:r>
        <w:t>state could e.g. correspond to a completely filled progress bar.</w:t>
      </w:r>
    </w:p>
    <w:p w:rsidR="00B82FA8" w:rsidRDefault="00935523" w:rsidP="00B82FA8">
      <w:pPr>
        <w:jc w:val="center"/>
      </w:pPr>
      <w:r>
        <w:t xml:space="preserve">    b) If ApaTrgtDist_D_Stat is in the state "Step15" the HMI system shall assume that the vehicle has reached its target position. If a progress bar is used, this state could e.g. correspond</w:t>
      </w:r>
      <w:r>
        <w:t xml:space="preserve"> to an unfilled progress bar.</w:t>
      </w:r>
    </w:p>
    <w:p w:rsidR="00B82FA8" w:rsidRDefault="00935523" w:rsidP="00B82FA8">
      <w:pPr>
        <w:jc w:val="center"/>
      </w:pPr>
      <w:r>
        <w:t xml:space="preserve">    c) If ApaTrgtDist_D_Stat is in a state other than "Off" or "Step15" the HMI system shall assume the vehicle has left its start position but has not yet reached target position. If a progress bar is used, the bar shall then</w:t>
      </w:r>
      <w:r>
        <w:t xml:space="preserve"> be unfilled corresponding to the state of ApaTrgtDist_D_Stat (e.g. Step1, Step2...).</w:t>
      </w:r>
    </w:p>
    <w:p w:rsidR="00B82FA8" w:rsidRDefault="00935523" w:rsidP="00B82FA8">
      <w:pPr>
        <w:jc w:val="center"/>
      </w:pPr>
      <w:r>
        <w:t xml:space="preserve">    d) The graphic element driven by ApaTrgtDist_D_Stat shall change in a smooth animation triggered by incremental/equal steps as per the number of available steps.</w:t>
      </w:r>
    </w:p>
    <w:p w:rsidR="00B82FA8" w:rsidRDefault="00935523" w:rsidP="00B82FA8">
      <w:pPr>
        <w:jc w:val="center"/>
      </w:pPr>
      <w:r>
        <w:rPr>
          <w:rFonts w:cs="Arial"/>
        </w:rPr>
        <w:t>† -</w:t>
      </w:r>
      <w:r>
        <w:rPr>
          <w:sz w:val="16"/>
          <w:szCs w:val="16"/>
        </w:rPr>
        <w:t xml:space="preserve"> </w:t>
      </w:r>
      <w:r>
        <w:rPr>
          <w:sz w:val="16"/>
          <w:szCs w:val="16"/>
        </w:rPr>
        <w:t>Only if supported by the implementing program as per REQ-130570. If not supported but required by signal processing tables, treat as data 0x0.</w:t>
      </w:r>
    </w:p>
    <w:p w:rsidR="00B82FA8" w:rsidRDefault="00935523" w:rsidP="00B82FA8">
      <w:r>
        <w:rPr>
          <w:rFonts w:cs="Arial"/>
        </w:rPr>
        <w:t>‡ -</w:t>
      </w:r>
      <w:r>
        <w:rPr>
          <w:sz w:val="16"/>
          <w:szCs w:val="16"/>
        </w:rPr>
        <w:t xml:space="preserve"> Only if supported by the implementing program as per REQ-130570. If not supported but required by signal proc</w:t>
      </w:r>
      <w:r>
        <w:rPr>
          <w:sz w:val="16"/>
          <w:szCs w:val="16"/>
        </w:rPr>
        <w:t>essing tables, treat as data 0x1.</w:t>
      </w:r>
    </w:p>
    <w:p w:rsidR="00B82FA8" w:rsidRDefault="00935523" w:rsidP="00263517">
      <w:pPr>
        <w:jc w:val="center"/>
        <w:rPr>
          <w:b/>
        </w:rPr>
      </w:pPr>
    </w:p>
    <w:p w:rsidR="00B82FA8" w:rsidRDefault="00935523" w:rsidP="00263517">
      <w:pPr>
        <w:jc w:val="center"/>
        <w:rPr>
          <w:b/>
        </w:rPr>
      </w:pPr>
    </w:p>
    <w:p w:rsidR="00263517" w:rsidRDefault="00935523" w:rsidP="00263517">
      <w:pPr>
        <w:jc w:val="center"/>
        <w:rPr>
          <w:b/>
        </w:rPr>
      </w:pPr>
      <w:r w:rsidRPr="004C2265">
        <w:rPr>
          <w:b/>
        </w:rPr>
        <w:t>8” (or equivalent) displays</w:t>
      </w:r>
      <w:r>
        <w:rPr>
          <w:b/>
        </w:rPr>
        <w:t xml:space="preserve"> (FNVx only)</w:t>
      </w:r>
    </w:p>
    <w:p w:rsidR="00150F78" w:rsidRDefault="00935523" w:rsidP="00263517">
      <w:pPr>
        <w:jc w:val="center"/>
        <w:rPr>
          <w:b/>
        </w:rPr>
      </w:pPr>
    </w:p>
    <w:tbl>
      <w:tblPr>
        <w:tblStyle w:val="TableGrid"/>
        <w:tblW w:w="10365" w:type="dxa"/>
        <w:jc w:val="center"/>
        <w:tblLayout w:type="fixed"/>
        <w:tblLook w:val="04A0" w:firstRow="1" w:lastRow="0" w:firstColumn="1" w:lastColumn="0" w:noHBand="0" w:noVBand="1"/>
      </w:tblPr>
      <w:tblGrid>
        <w:gridCol w:w="697"/>
        <w:gridCol w:w="475"/>
        <w:gridCol w:w="475"/>
        <w:gridCol w:w="475"/>
        <w:gridCol w:w="550"/>
        <w:gridCol w:w="500"/>
        <w:gridCol w:w="270"/>
        <w:gridCol w:w="270"/>
        <w:gridCol w:w="270"/>
        <w:gridCol w:w="540"/>
        <w:gridCol w:w="540"/>
        <w:gridCol w:w="540"/>
        <w:gridCol w:w="540"/>
        <w:gridCol w:w="540"/>
        <w:gridCol w:w="630"/>
        <w:gridCol w:w="630"/>
        <w:gridCol w:w="423"/>
        <w:gridCol w:w="2000"/>
      </w:tblGrid>
      <w:tr w:rsidR="00150F78" w:rsidTr="00CC6E4C">
        <w:trPr>
          <w:cantSplit/>
          <w:trHeight w:val="2160"/>
          <w:tblHeader/>
          <w:jc w:val="center"/>
        </w:trPr>
        <w:tc>
          <w:tcPr>
            <w:tcW w:w="69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jc w:val="center"/>
              <w:rPr>
                <w:rFonts w:cs="Arial"/>
                <w:lang w:val="de-DE" w:eastAsia="ja-JP"/>
              </w:rPr>
            </w:pPr>
            <w:r>
              <w:rPr>
                <w:lang w:val="de-DE"/>
              </w:rPr>
              <w:t>Operational Mode</w:t>
            </w:r>
          </w:p>
        </w:tc>
        <w:tc>
          <w:tcPr>
            <w:tcW w:w="4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jc w:val="center"/>
              <w:rPr>
                <w:lang w:val="de-DE"/>
              </w:rPr>
            </w:pPr>
            <w:r>
              <w:rPr>
                <w:lang w:val="de-DE"/>
              </w:rPr>
              <w:t>Parking Assistance (Cfg)</w:t>
            </w:r>
          </w:p>
        </w:tc>
        <w:tc>
          <w:tcPr>
            <w:tcW w:w="4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jc w:val="center"/>
              <w:rPr>
                <w:rFonts w:cs="Arial"/>
                <w:lang w:val="de-DE" w:eastAsia="ja-JP"/>
              </w:rPr>
            </w:pPr>
            <w:r>
              <w:rPr>
                <w:lang w:val="de-DE"/>
              </w:rPr>
              <w:t>[ApaSys_D_Stat]</w:t>
            </w:r>
          </w:p>
        </w:tc>
        <w:tc>
          <w:tcPr>
            <w:tcW w:w="4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jc w:val="center"/>
              <w:rPr>
                <w:rFonts w:cs="Arial"/>
                <w:lang w:val="de-DE" w:eastAsia="ja-JP"/>
              </w:rPr>
            </w:pPr>
            <w:r>
              <w:rPr>
                <w:lang w:val="de-DE"/>
              </w:rPr>
              <w:t>[ApaSteScanMde_D_Stat]</w:t>
            </w:r>
          </w:p>
        </w:tc>
        <w:tc>
          <w:tcPr>
            <w:tcW w:w="5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jc w:val="center"/>
              <w:rPr>
                <w:rFonts w:cs="Arial"/>
                <w:lang w:val="de-DE" w:eastAsia="ja-JP"/>
              </w:rPr>
            </w:pPr>
            <w:r>
              <w:rPr>
                <w:lang w:val="de-DE"/>
              </w:rPr>
              <w:t>[ApaActvSide2_D_Stat]</w:t>
            </w:r>
          </w:p>
        </w:tc>
        <w:tc>
          <w:tcPr>
            <w:tcW w:w="5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jc w:val="center"/>
              <w:rPr>
                <w:rFonts w:cs="Arial"/>
                <w:lang w:val="de-DE" w:eastAsia="ja-JP"/>
              </w:rPr>
            </w:pPr>
            <w:r>
              <w:rPr>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jc w:val="center"/>
              <w:rPr>
                <w:rFonts w:cs="Arial"/>
                <w:lang w:val="de-DE" w:eastAsia="ja-JP"/>
              </w:rPr>
            </w:pPr>
            <w:r>
              <w:rPr>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jc w:val="center"/>
              <w:rPr>
                <w:rFonts w:cs="Arial"/>
                <w:lang w:val="de-DE" w:eastAsia="ja-JP"/>
              </w:rPr>
            </w:pPr>
            <w:r>
              <w:rPr>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jc w:val="center"/>
              <w:rPr>
                <w:rFonts w:cs="Arial"/>
                <w:lang w:val="de-DE" w:eastAsia="ja-JP"/>
              </w:rPr>
            </w:pPr>
            <w:r>
              <w:rPr>
                <w:lang w:val="de-DE"/>
              </w:rPr>
              <w:t>[ApaSelPoa_D_Stat]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jc w:val="center"/>
              <w:rPr>
                <w:rFonts w:cs="Arial"/>
                <w:lang w:val="de-DE" w:eastAsia="ja-JP"/>
              </w:rPr>
            </w:pPr>
            <w:r>
              <w:rPr>
                <w:lang w:val="de-DE"/>
              </w:rPr>
              <w:t>[ApaScan_D_Stat]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jc w:val="center"/>
              <w:rPr>
                <w:rFonts w:cs="Arial"/>
                <w:lang w:val="de-DE" w:eastAsia="ja-JP"/>
              </w:rPr>
            </w:pPr>
            <w:r>
              <w:rPr>
                <w:lang w:val="de-DE"/>
              </w:rPr>
              <w:t>[ApaLongCtl_D_RqDrv]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jc w:val="center"/>
              <w:rPr>
                <w:rFonts w:cs="Arial"/>
                <w:lang w:val="de-DE" w:eastAsia="ja-JP"/>
              </w:rPr>
            </w:pPr>
            <w:r>
              <w:rPr>
                <w:lang w:val="de-DE"/>
              </w:rPr>
              <w:t>[ApaGearShif_D_RqDrv]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jc w:val="center"/>
              <w:rPr>
                <w:rFonts w:cs="Arial"/>
                <w:lang w:val="de-DE" w:eastAsia="ja-JP"/>
              </w:rPr>
            </w:pPr>
            <w:r>
              <w:rPr>
                <w:lang w:val="de-DE"/>
              </w:rPr>
              <w:t>[ApaSteWhl_D_RqDrv]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jc w:val="center"/>
              <w:rPr>
                <w:rFonts w:cs="Arial"/>
                <w:lang w:val="de-DE" w:eastAsia="ja-JP"/>
              </w:rPr>
            </w:pPr>
            <w:r>
              <w:rPr>
                <w:lang w:val="de-DE"/>
              </w:rPr>
              <w:t>[ApaAcsy_D_RqDrv]</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jc w:val="center"/>
              <w:rPr>
                <w:lang w:val="de-DE"/>
              </w:rPr>
            </w:pPr>
            <w:r>
              <w:rPr>
                <w:lang w:val="de-DE"/>
              </w:rPr>
              <w:t>[ApaTrgtDist_D_Stat]</w:t>
            </w:r>
            <w:r>
              <w:rPr>
                <w:rFonts w:cs="Arial"/>
                <w:vertAlign w:val="superscript"/>
                <w:lang w:val="de-DE"/>
              </w:rPr>
              <w:t xml:space="preserve"> †</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jc w:val="center"/>
              <w:rPr>
                <w:lang w:val="de-DE"/>
              </w:rPr>
            </w:pPr>
            <w:r>
              <w:rPr>
                <w:lang w:val="de-DE"/>
              </w:rPr>
              <w:t>[ApaMsgTxt_D_Rq]</w:t>
            </w:r>
            <w:r>
              <w:rPr>
                <w:rFonts w:cs="Arial"/>
                <w:vertAlign w:val="superscript"/>
                <w:lang w:val="de-DE"/>
              </w:rPr>
              <w:t xml:space="preserve"> ‡</w:t>
            </w:r>
          </w:p>
        </w:tc>
        <w:tc>
          <w:tcPr>
            <w:tcW w:w="42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jc w:val="center"/>
              <w:rPr>
                <w:rFonts w:cs="Arial"/>
                <w:lang w:val="de-DE" w:eastAsia="ja-JP"/>
              </w:rPr>
            </w:pPr>
            <w:r>
              <w:rPr>
                <w:lang w:val="de-DE"/>
              </w:rPr>
              <w:t>[PrkAidMsgTxt_D_Rq]</w:t>
            </w:r>
          </w:p>
        </w:tc>
        <w:tc>
          <w:tcPr>
            <w:tcW w:w="20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50F78" w:rsidRDefault="00935523">
            <w:pPr>
              <w:jc w:val="center"/>
              <w:rPr>
                <w:rFonts w:cs="Arial"/>
                <w:sz w:val="24"/>
                <w:lang w:val="de-DE" w:eastAsia="ja-JP"/>
              </w:rPr>
            </w:pPr>
            <w:r>
              <w:rPr>
                <w:sz w:val="24"/>
                <w:lang w:val="de-DE"/>
              </w:rPr>
              <w:t>Display HMI</w:t>
            </w:r>
            <w:r>
              <w:rPr>
                <w:sz w:val="16"/>
                <w:szCs w:val="16"/>
                <w:vertAlign w:val="subscript"/>
                <w:lang w:val="de-DE"/>
              </w:rPr>
              <w:t>/REF#</w:t>
            </w:r>
          </w:p>
        </w:tc>
      </w:tr>
      <w:tr w:rsidR="00150F78" w:rsidTr="00CC6E4C">
        <w:trPr>
          <w:cantSplit/>
          <w:jc w:val="center"/>
        </w:trPr>
        <w:tc>
          <w:tcPr>
            <w:tcW w:w="697"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150F78" w:rsidRDefault="00935523">
            <w:pPr>
              <w:jc w:val="center"/>
              <w:rPr>
                <w:rFonts w:cs="Arial"/>
                <w:lang w:eastAsia="ja-JP"/>
              </w:rPr>
            </w:pPr>
            <w:r>
              <w:t>Run</w:t>
            </w:r>
          </w:p>
          <w:p w:rsidR="00150F78" w:rsidRDefault="00935523">
            <w:pPr>
              <w:jc w:val="center"/>
              <w:rPr>
                <w:rFonts w:cs="Arial"/>
                <w:lang w:eastAsia="ja-JP"/>
              </w:rPr>
            </w:pPr>
            <w:r>
              <w:t>(as per Operational Modes and Voltage Range Definition)</w:t>
            </w:r>
          </w:p>
        </w:tc>
        <w:tc>
          <w:tcPr>
            <w:tcW w:w="475" w:type="dxa"/>
            <w:tcBorders>
              <w:top w:val="single" w:sz="4" w:space="0" w:color="auto"/>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55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rFonts w:cs="Arial"/>
                <w:sz w:val="16"/>
                <w:szCs w:val="16"/>
                <w:lang w:val="de-DE" w:eastAsia="ja-JP"/>
              </w:rPr>
              <w:t>X</w:t>
            </w:r>
          </w:p>
        </w:tc>
        <w:tc>
          <w:tcPr>
            <w:tcW w:w="423"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00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rFonts w:cs="Arial"/>
                <w:sz w:val="24"/>
                <w:lang w:val="de-DE" w:eastAsia="ja-JP"/>
              </w:rPr>
            </w:pPr>
            <w:r>
              <w:rPr>
                <w:noProof/>
                <w:sz w:val="24"/>
              </w:rPr>
              <w:drawing>
                <wp:inline distT="0" distB="0" distL="0" distR="0">
                  <wp:extent cx="305435" cy="177165"/>
                  <wp:effectExtent l="0" t="0" r="0" b="0"/>
                  <wp:docPr id="16936"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05435" cy="177165"/>
                          </a:xfrm>
                          <a:prstGeom prst="rect">
                            <a:avLst/>
                          </a:prstGeom>
                          <a:noFill/>
                          <a:ln>
                            <a:noFill/>
                          </a:ln>
                        </pic:spPr>
                      </pic:pic>
                    </a:graphicData>
                  </a:graphic>
                </wp:inline>
              </w:drawing>
            </w:r>
            <w:r>
              <w:rPr>
                <w:rFonts w:cs="Arial"/>
                <w:sz w:val="16"/>
                <w:szCs w:val="16"/>
                <w:vertAlign w:val="subscript"/>
                <w:lang w:val="de-DE" w:eastAsia="ja-JP"/>
              </w:rPr>
              <w:t>/279</w:t>
            </w:r>
          </w:p>
        </w:tc>
      </w:tr>
      <w:tr w:rsidR="00150F78" w:rsidTr="00CC6E4C">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55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rFonts w:cs="Arial"/>
                <w:sz w:val="16"/>
                <w:szCs w:val="16"/>
                <w:lang w:val="de-DE" w:eastAsia="ja-JP"/>
              </w:rPr>
              <w:t>X</w:t>
            </w:r>
          </w:p>
        </w:tc>
        <w:tc>
          <w:tcPr>
            <w:tcW w:w="423"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00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sz w:val="24"/>
              </w:rPr>
            </w:pPr>
            <w:r>
              <w:rPr>
                <w:noProof/>
                <w:sz w:val="24"/>
              </w:rPr>
              <w:drawing>
                <wp:inline distT="0" distB="0" distL="0" distR="0">
                  <wp:extent cx="305435" cy="177165"/>
                  <wp:effectExtent l="0" t="0" r="0" b="0"/>
                  <wp:docPr id="16937"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05435" cy="177165"/>
                          </a:xfrm>
                          <a:prstGeom prst="rect">
                            <a:avLst/>
                          </a:prstGeom>
                          <a:noFill/>
                          <a:ln>
                            <a:noFill/>
                          </a:ln>
                        </pic:spPr>
                      </pic:pic>
                    </a:graphicData>
                  </a:graphic>
                </wp:inline>
              </w:drawing>
            </w:r>
            <w:r>
              <w:rPr>
                <w:rFonts w:cs="Arial"/>
                <w:sz w:val="16"/>
                <w:szCs w:val="16"/>
                <w:vertAlign w:val="subscript"/>
                <w:lang w:val="de-DE" w:eastAsia="ja-JP"/>
              </w:rPr>
              <w:t>/397</w:t>
            </w:r>
          </w:p>
        </w:tc>
      </w:tr>
      <w:tr w:rsidR="00150F78" w:rsidTr="00CC6E4C">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55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rFonts w:cs="Arial"/>
                <w:sz w:val="16"/>
                <w:szCs w:val="16"/>
                <w:lang w:val="de-DE" w:eastAsia="ja-JP"/>
              </w:rPr>
              <w:t>X</w:t>
            </w:r>
          </w:p>
        </w:tc>
        <w:tc>
          <w:tcPr>
            <w:tcW w:w="423"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00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rFonts w:cs="Arial"/>
                <w:sz w:val="24"/>
                <w:lang w:val="de-DE" w:eastAsia="ja-JP"/>
              </w:rPr>
            </w:pPr>
            <w:r>
              <w:rPr>
                <w:noProof/>
                <w:sz w:val="24"/>
              </w:rPr>
              <w:drawing>
                <wp:inline distT="0" distB="0" distL="0" distR="0">
                  <wp:extent cx="305435" cy="177165"/>
                  <wp:effectExtent l="0" t="0" r="0" b="0"/>
                  <wp:docPr id="16938"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05435" cy="177165"/>
                          </a:xfrm>
                          <a:prstGeom prst="rect">
                            <a:avLst/>
                          </a:prstGeom>
                          <a:noFill/>
                          <a:ln>
                            <a:noFill/>
                          </a:ln>
                        </pic:spPr>
                      </pic:pic>
                    </a:graphicData>
                  </a:graphic>
                </wp:inline>
              </w:drawing>
            </w:r>
            <w:r>
              <w:rPr>
                <w:rFonts w:cs="Arial"/>
                <w:sz w:val="16"/>
                <w:szCs w:val="16"/>
                <w:vertAlign w:val="subscript"/>
                <w:lang w:val="de-DE" w:eastAsia="ja-JP"/>
              </w:rPr>
              <w:t>/012</w:t>
            </w:r>
          </w:p>
        </w:tc>
      </w:tr>
      <w:tr w:rsidR="00150F78" w:rsidTr="00CC6E4C">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55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0x5</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423"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00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sz w:val="24"/>
              </w:rPr>
            </w:pPr>
            <w:r>
              <w:rPr>
                <w:noProof/>
                <w:sz w:val="24"/>
              </w:rPr>
              <w:drawing>
                <wp:inline distT="0" distB="0" distL="0" distR="0">
                  <wp:extent cx="276225" cy="266700"/>
                  <wp:effectExtent l="0" t="0" r="9525" b="0"/>
                  <wp:docPr id="1693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Pr>
                <w:rFonts w:cs="Arial"/>
                <w:sz w:val="16"/>
                <w:szCs w:val="16"/>
                <w:vertAlign w:val="subscript"/>
                <w:lang w:val="de-DE" w:eastAsia="ja-JP"/>
              </w:rPr>
              <w:t>/411</w:t>
            </w:r>
          </w:p>
        </w:tc>
      </w:tr>
      <w:tr w:rsidR="00150F78" w:rsidTr="00CC6E4C">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0x3</w:t>
            </w:r>
          </w:p>
        </w:tc>
        <w:tc>
          <w:tcPr>
            <w:tcW w:w="55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rFonts w:cs="Arial"/>
                <w:sz w:val="16"/>
                <w:szCs w:val="16"/>
                <w:lang w:val="de-DE" w:eastAsia="ja-JP"/>
              </w:rPr>
              <w:t>0x7</w:t>
            </w:r>
            <w:r>
              <w:rPr>
                <w:rFonts w:cs="Arial"/>
                <w:vertAlign w:val="superscript"/>
                <w:lang w:val="de-DE"/>
              </w:rPr>
              <w:t>‡</w:t>
            </w:r>
          </w:p>
        </w:tc>
        <w:tc>
          <w:tcPr>
            <w:tcW w:w="423"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rFonts w:cs="Arial"/>
                <w:sz w:val="16"/>
                <w:szCs w:val="16"/>
                <w:lang w:val="de-DE" w:eastAsia="ja-JP"/>
              </w:rPr>
              <w:t>X</w:t>
            </w:r>
          </w:p>
        </w:tc>
        <w:tc>
          <w:tcPr>
            <w:tcW w:w="200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sz w:val="24"/>
              </w:rPr>
            </w:pPr>
            <w:r>
              <w:rPr>
                <w:noProof/>
                <w:sz w:val="24"/>
              </w:rPr>
              <w:drawing>
                <wp:inline distT="0" distB="0" distL="0" distR="0">
                  <wp:extent cx="305435" cy="177165"/>
                  <wp:effectExtent l="0" t="0" r="0" b="0"/>
                  <wp:docPr id="16940"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05435" cy="177165"/>
                          </a:xfrm>
                          <a:prstGeom prst="rect">
                            <a:avLst/>
                          </a:prstGeom>
                          <a:noFill/>
                          <a:ln>
                            <a:noFill/>
                          </a:ln>
                        </pic:spPr>
                      </pic:pic>
                    </a:graphicData>
                  </a:graphic>
                </wp:inline>
              </w:drawing>
            </w:r>
            <w:r>
              <w:rPr>
                <w:rFonts w:cs="Arial"/>
                <w:sz w:val="16"/>
                <w:szCs w:val="16"/>
                <w:vertAlign w:val="subscript"/>
                <w:lang w:val="de-DE" w:eastAsia="ja-JP"/>
              </w:rPr>
              <w:t>/399</w:t>
            </w:r>
          </w:p>
        </w:tc>
      </w:tr>
      <w:tr w:rsidR="00150F78" w:rsidTr="00CC6E4C">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 xml:space="preserve">0xA | </w:t>
            </w:r>
            <w:r>
              <w:rPr>
                <w:sz w:val="12"/>
                <w:szCs w:val="12"/>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55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0x1</w:t>
            </w:r>
          </w:p>
        </w:tc>
        <w:tc>
          <w:tcPr>
            <w:tcW w:w="5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rFonts w:cs="Arial"/>
                <w:sz w:val="16"/>
                <w:szCs w:val="16"/>
                <w:lang w:val="de-DE" w:eastAsia="ja-JP"/>
              </w:rPr>
              <w:t>X</w:t>
            </w:r>
          </w:p>
        </w:tc>
        <w:tc>
          <w:tcPr>
            <w:tcW w:w="423"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00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rFonts w:cs="Arial"/>
                <w:sz w:val="24"/>
                <w:lang w:val="de-DE" w:eastAsia="ja-JP"/>
              </w:rPr>
            </w:pPr>
            <w:r>
              <w:rPr>
                <w:noProof/>
                <w:sz w:val="24"/>
              </w:rPr>
              <w:drawing>
                <wp:inline distT="0" distB="0" distL="0" distR="0">
                  <wp:extent cx="285750" cy="295275"/>
                  <wp:effectExtent l="0" t="0" r="0" b="9525"/>
                  <wp:docPr id="16941"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5750" cy="295275"/>
                          </a:xfrm>
                          <a:prstGeom prst="rect">
                            <a:avLst/>
                          </a:prstGeom>
                          <a:noFill/>
                          <a:ln>
                            <a:noFill/>
                          </a:ln>
                        </pic:spPr>
                      </pic:pic>
                    </a:graphicData>
                  </a:graphic>
                </wp:inline>
              </w:drawing>
            </w:r>
            <w:r>
              <w:rPr>
                <w:rFonts w:cs="Arial"/>
                <w:sz w:val="16"/>
                <w:szCs w:val="16"/>
                <w:vertAlign w:val="subscript"/>
                <w:lang w:val="de-DE" w:eastAsia="ja-JP"/>
              </w:rPr>
              <w:t>/013</w:t>
            </w:r>
          </w:p>
        </w:tc>
      </w:tr>
      <w:tr w:rsidR="00150F78" w:rsidTr="00CC6E4C">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0xA |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55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5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rFonts w:cs="Arial"/>
                <w:sz w:val="16"/>
                <w:szCs w:val="16"/>
                <w:lang w:val="de-DE" w:eastAsia="ja-JP"/>
              </w:rPr>
              <w:t>X</w:t>
            </w:r>
          </w:p>
        </w:tc>
        <w:tc>
          <w:tcPr>
            <w:tcW w:w="423"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00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rFonts w:cs="Arial"/>
                <w:sz w:val="24"/>
                <w:lang w:val="de-DE" w:eastAsia="ja-JP"/>
              </w:rPr>
            </w:pPr>
            <w:r>
              <w:rPr>
                <w:noProof/>
                <w:sz w:val="24"/>
              </w:rPr>
              <w:drawing>
                <wp:inline distT="0" distB="0" distL="0" distR="0">
                  <wp:extent cx="285750" cy="295275"/>
                  <wp:effectExtent l="0" t="0" r="0" b="9525"/>
                  <wp:docPr id="16942"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5750" cy="295275"/>
                          </a:xfrm>
                          <a:prstGeom prst="rect">
                            <a:avLst/>
                          </a:prstGeom>
                          <a:noFill/>
                          <a:ln>
                            <a:noFill/>
                          </a:ln>
                        </pic:spPr>
                      </pic:pic>
                    </a:graphicData>
                  </a:graphic>
                </wp:inline>
              </w:drawing>
            </w:r>
            <w:r>
              <w:rPr>
                <w:rFonts w:cs="Arial"/>
                <w:sz w:val="16"/>
                <w:szCs w:val="16"/>
                <w:vertAlign w:val="subscript"/>
                <w:lang w:val="de-DE" w:eastAsia="ja-JP"/>
              </w:rPr>
              <w:t>/556</w:t>
            </w:r>
          </w:p>
        </w:tc>
      </w:tr>
      <w:tr w:rsidR="00150F78" w:rsidTr="00CC6E4C">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0x3</w:t>
            </w:r>
          </w:p>
        </w:tc>
        <w:tc>
          <w:tcPr>
            <w:tcW w:w="55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rFonts w:cs="Arial"/>
                <w:sz w:val="16"/>
                <w:szCs w:val="16"/>
                <w:lang w:val="de-DE" w:eastAsia="ja-JP"/>
              </w:rPr>
              <w:t>X</w:t>
            </w:r>
          </w:p>
        </w:tc>
        <w:tc>
          <w:tcPr>
            <w:tcW w:w="423"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00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rFonts w:cs="Arial"/>
                <w:sz w:val="24"/>
                <w:lang w:val="de-DE" w:eastAsia="ja-JP"/>
              </w:rPr>
            </w:pPr>
            <w:r>
              <w:rPr>
                <w:noProof/>
                <w:sz w:val="24"/>
              </w:rPr>
              <w:drawing>
                <wp:inline distT="0" distB="0" distL="0" distR="0">
                  <wp:extent cx="285750" cy="295275"/>
                  <wp:effectExtent l="0" t="0" r="0" b="9525"/>
                  <wp:docPr id="16943"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5750" cy="295275"/>
                          </a:xfrm>
                          <a:prstGeom prst="rect">
                            <a:avLst/>
                          </a:prstGeom>
                          <a:noFill/>
                          <a:ln>
                            <a:noFill/>
                          </a:ln>
                        </pic:spPr>
                      </pic:pic>
                    </a:graphicData>
                  </a:graphic>
                </wp:inline>
              </w:drawing>
            </w:r>
            <w:r>
              <w:rPr>
                <w:rFonts w:cs="Arial"/>
                <w:sz w:val="16"/>
                <w:szCs w:val="16"/>
                <w:vertAlign w:val="subscript"/>
                <w:lang w:val="de-DE" w:eastAsia="ja-JP"/>
              </w:rPr>
              <w:t>/015</w:t>
            </w:r>
          </w:p>
        </w:tc>
      </w:tr>
      <w:tr w:rsidR="00150F78" w:rsidTr="00CC6E4C">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0xA |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0x3</w:t>
            </w:r>
          </w:p>
        </w:tc>
        <w:tc>
          <w:tcPr>
            <w:tcW w:w="55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0x0</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rFonts w:cs="Arial"/>
                <w:sz w:val="16"/>
                <w:szCs w:val="16"/>
                <w:lang w:val="de-DE" w:eastAsia="ja-JP"/>
              </w:rPr>
              <w:t>X</w:t>
            </w:r>
          </w:p>
        </w:tc>
        <w:tc>
          <w:tcPr>
            <w:tcW w:w="423"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00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rFonts w:cs="Arial"/>
                <w:sz w:val="24"/>
                <w:lang w:val="de-DE" w:eastAsia="ja-JP"/>
              </w:rPr>
            </w:pPr>
            <w:r>
              <w:rPr>
                <w:noProof/>
              </w:rPr>
              <w:drawing>
                <wp:inline distT="0" distB="0" distL="0" distR="0">
                  <wp:extent cx="190500" cy="209550"/>
                  <wp:effectExtent l="0" t="0" r="0" b="0"/>
                  <wp:docPr id="1694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0500" cy="209550"/>
                          </a:xfrm>
                          <a:prstGeom prst="rect">
                            <a:avLst/>
                          </a:prstGeom>
                          <a:noFill/>
                          <a:ln>
                            <a:noFill/>
                          </a:ln>
                        </pic:spPr>
                      </pic:pic>
                    </a:graphicData>
                  </a:graphic>
                </wp:inline>
              </w:drawing>
            </w:r>
            <w:r>
              <w:rPr>
                <w:rFonts w:cs="Arial"/>
                <w:sz w:val="16"/>
                <w:szCs w:val="16"/>
                <w:vertAlign w:val="subscript"/>
                <w:lang w:val="de-DE" w:eastAsia="ja-JP"/>
              </w:rPr>
              <w:t>/016</w:t>
            </w:r>
          </w:p>
        </w:tc>
      </w:tr>
      <w:tr w:rsidR="00150F78" w:rsidTr="00CC6E4C">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0xA |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0x3</w:t>
            </w:r>
          </w:p>
        </w:tc>
        <w:tc>
          <w:tcPr>
            <w:tcW w:w="55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p w:rsidR="00150F78" w:rsidRDefault="00935523">
            <w:pPr>
              <w:jc w:val="center"/>
              <w:rPr>
                <w:sz w:val="16"/>
                <w:szCs w:val="16"/>
                <w:lang w:val="de-DE"/>
              </w:rPr>
            </w:pPr>
            <w:r>
              <w:rPr>
                <w:sz w:val="16"/>
                <w:szCs w:val="16"/>
                <w:lang w:val="de-DE"/>
              </w:rPr>
              <w:t>0xE</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rFonts w:cs="Arial"/>
                <w:sz w:val="16"/>
                <w:szCs w:val="16"/>
                <w:lang w:val="de-DE" w:eastAsia="ja-JP"/>
              </w:rPr>
              <w:t>X</w:t>
            </w:r>
          </w:p>
        </w:tc>
        <w:tc>
          <w:tcPr>
            <w:tcW w:w="423"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0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eastAsiaTheme="minorEastAsia"/>
                <w:noProof/>
                <w:sz w:val="24"/>
              </w:rPr>
            </w:pPr>
            <w:r>
              <w:rPr>
                <w:noProof/>
                <w:sz w:val="24"/>
              </w:rPr>
              <w:t>With fill %*</w:t>
            </w:r>
            <w:r>
              <w:rPr>
                <w:rFonts w:cs="Arial"/>
                <w:sz w:val="16"/>
                <w:szCs w:val="16"/>
                <w:vertAlign w:val="subscript"/>
                <w:lang w:val="de-DE" w:eastAsia="ja-JP"/>
              </w:rPr>
              <w:t>/016</w:t>
            </w:r>
          </w:p>
        </w:tc>
      </w:tr>
      <w:tr w:rsidR="00150F78" w:rsidTr="00CC6E4C">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0xA |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0x3</w:t>
            </w:r>
          </w:p>
        </w:tc>
        <w:tc>
          <w:tcPr>
            <w:tcW w:w="55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0xF</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rFonts w:cs="Arial"/>
                <w:sz w:val="16"/>
                <w:szCs w:val="16"/>
                <w:lang w:val="de-DE" w:eastAsia="ja-JP"/>
              </w:rPr>
              <w:t>X</w:t>
            </w:r>
          </w:p>
        </w:tc>
        <w:tc>
          <w:tcPr>
            <w:tcW w:w="423"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00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sz w:val="24"/>
              </w:rPr>
            </w:pPr>
            <w:r>
              <w:rPr>
                <w:rFonts w:cs="Arial"/>
                <w:noProof/>
                <w:sz w:val="24"/>
              </w:rPr>
              <w:drawing>
                <wp:inline distT="0" distB="0" distL="0" distR="0">
                  <wp:extent cx="219075" cy="257175"/>
                  <wp:effectExtent l="0" t="0" r="9525" b="9525"/>
                  <wp:docPr id="16945"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9075" cy="257175"/>
                          </a:xfrm>
                          <a:prstGeom prst="rect">
                            <a:avLst/>
                          </a:prstGeom>
                          <a:noFill/>
                          <a:ln>
                            <a:noFill/>
                          </a:ln>
                        </pic:spPr>
                      </pic:pic>
                    </a:graphicData>
                  </a:graphic>
                </wp:inline>
              </w:drawing>
            </w:r>
            <w:r>
              <w:rPr>
                <w:rFonts w:cs="Arial"/>
                <w:sz w:val="16"/>
                <w:szCs w:val="16"/>
                <w:vertAlign w:val="subscript"/>
                <w:lang w:val="de-DE" w:eastAsia="ja-JP"/>
              </w:rPr>
              <w:t>/016</w:t>
            </w:r>
          </w:p>
        </w:tc>
      </w:tr>
      <w:tr w:rsidR="00150F78" w:rsidTr="00CC6E4C">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0xA |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0x3</w:t>
            </w:r>
          </w:p>
        </w:tc>
        <w:tc>
          <w:tcPr>
            <w:tcW w:w="55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rFonts w:cs="Arial"/>
                <w:sz w:val="16"/>
                <w:szCs w:val="16"/>
                <w:lang w:val="de-DE" w:eastAsia="ja-JP"/>
              </w:rPr>
              <w:t>X</w:t>
            </w:r>
          </w:p>
        </w:tc>
        <w:tc>
          <w:tcPr>
            <w:tcW w:w="423"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00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rFonts w:cs="Arial"/>
                <w:sz w:val="24"/>
                <w:lang w:val="de-DE" w:eastAsia="ja-JP"/>
              </w:rPr>
            </w:pPr>
            <w:r>
              <w:rPr>
                <w:noProof/>
                <w:sz w:val="24"/>
              </w:rPr>
              <w:drawing>
                <wp:inline distT="0" distB="0" distL="0" distR="0">
                  <wp:extent cx="228600" cy="257175"/>
                  <wp:effectExtent l="0" t="0" r="0" b="9525"/>
                  <wp:docPr id="16946"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257175"/>
                          </a:xfrm>
                          <a:prstGeom prst="rect">
                            <a:avLst/>
                          </a:prstGeom>
                          <a:noFill/>
                          <a:ln>
                            <a:noFill/>
                          </a:ln>
                        </pic:spPr>
                      </pic:pic>
                    </a:graphicData>
                  </a:graphic>
                </wp:inline>
              </w:drawing>
            </w:r>
            <w:r>
              <w:rPr>
                <w:rFonts w:cs="Arial"/>
                <w:sz w:val="16"/>
                <w:szCs w:val="16"/>
                <w:vertAlign w:val="subscript"/>
                <w:lang w:val="de-DE" w:eastAsia="ja-JP"/>
              </w:rPr>
              <w:t>/017</w:t>
            </w:r>
          </w:p>
        </w:tc>
      </w:tr>
      <w:tr w:rsidR="00150F78" w:rsidTr="00CC6E4C">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0xA |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5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0x0</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rFonts w:cs="Arial"/>
                <w:sz w:val="16"/>
                <w:szCs w:val="16"/>
                <w:lang w:val="de-DE" w:eastAsia="ja-JP"/>
              </w:rPr>
              <w:t>X</w:t>
            </w:r>
          </w:p>
        </w:tc>
        <w:tc>
          <w:tcPr>
            <w:tcW w:w="423"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00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rFonts w:cs="Arial"/>
                <w:sz w:val="24"/>
                <w:lang w:val="de-DE" w:eastAsia="ja-JP"/>
              </w:rPr>
            </w:pPr>
            <w:r>
              <w:rPr>
                <w:noProof/>
                <w:sz w:val="24"/>
              </w:rPr>
              <w:drawing>
                <wp:inline distT="0" distB="0" distL="0" distR="0">
                  <wp:extent cx="180975" cy="209550"/>
                  <wp:effectExtent l="0" t="0" r="9525" b="0"/>
                  <wp:docPr id="16947"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209550"/>
                          </a:xfrm>
                          <a:prstGeom prst="rect">
                            <a:avLst/>
                          </a:prstGeom>
                          <a:noFill/>
                          <a:ln>
                            <a:noFill/>
                          </a:ln>
                        </pic:spPr>
                      </pic:pic>
                    </a:graphicData>
                  </a:graphic>
                </wp:inline>
              </w:drawing>
            </w:r>
            <w:r>
              <w:rPr>
                <w:rFonts w:cs="Arial"/>
                <w:sz w:val="16"/>
                <w:szCs w:val="16"/>
                <w:vertAlign w:val="subscript"/>
                <w:lang w:val="de-DE" w:eastAsia="ja-JP"/>
              </w:rPr>
              <w:t>/019</w:t>
            </w:r>
          </w:p>
        </w:tc>
      </w:tr>
      <w:tr w:rsidR="00150F78" w:rsidTr="00CC6E4C">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0xA |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5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p w:rsidR="00150F78" w:rsidRDefault="00935523">
            <w:pPr>
              <w:jc w:val="center"/>
              <w:rPr>
                <w:sz w:val="16"/>
                <w:szCs w:val="16"/>
                <w:lang w:val="de-DE"/>
              </w:rPr>
            </w:pPr>
            <w:r>
              <w:rPr>
                <w:sz w:val="16"/>
                <w:szCs w:val="16"/>
                <w:lang w:val="de-DE"/>
              </w:rPr>
              <w:t>0xE</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rFonts w:cs="Arial"/>
                <w:sz w:val="16"/>
                <w:szCs w:val="16"/>
                <w:lang w:val="de-DE" w:eastAsia="ja-JP"/>
              </w:rPr>
              <w:t>X</w:t>
            </w:r>
          </w:p>
        </w:tc>
        <w:tc>
          <w:tcPr>
            <w:tcW w:w="423"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0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eastAsiaTheme="minorEastAsia"/>
                <w:noProof/>
                <w:sz w:val="24"/>
              </w:rPr>
            </w:pPr>
            <w:r>
              <w:rPr>
                <w:noProof/>
                <w:sz w:val="24"/>
              </w:rPr>
              <w:t>With fill %*</w:t>
            </w:r>
            <w:r>
              <w:rPr>
                <w:rFonts w:cs="Arial"/>
                <w:sz w:val="16"/>
                <w:szCs w:val="16"/>
                <w:vertAlign w:val="subscript"/>
                <w:lang w:val="de-DE" w:eastAsia="ja-JP"/>
              </w:rPr>
              <w:t>/019</w:t>
            </w:r>
          </w:p>
        </w:tc>
      </w:tr>
      <w:tr w:rsidR="00150F78" w:rsidTr="00CC6E4C">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0xA |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5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0xF</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rFonts w:cs="Arial"/>
                <w:sz w:val="16"/>
                <w:szCs w:val="16"/>
                <w:lang w:val="de-DE" w:eastAsia="ja-JP"/>
              </w:rPr>
              <w:t>X</w:t>
            </w:r>
          </w:p>
        </w:tc>
        <w:tc>
          <w:tcPr>
            <w:tcW w:w="423"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00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sz w:val="24"/>
              </w:rPr>
            </w:pPr>
            <w:r>
              <w:rPr>
                <w:rFonts w:cs="Arial"/>
                <w:noProof/>
                <w:sz w:val="24"/>
              </w:rPr>
              <w:drawing>
                <wp:inline distT="0" distB="0" distL="0" distR="0">
                  <wp:extent cx="228600" cy="266700"/>
                  <wp:effectExtent l="0" t="0" r="0" b="0"/>
                  <wp:docPr id="16948"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600" cy="266700"/>
                          </a:xfrm>
                          <a:prstGeom prst="rect">
                            <a:avLst/>
                          </a:prstGeom>
                          <a:noFill/>
                          <a:ln>
                            <a:noFill/>
                          </a:ln>
                        </pic:spPr>
                      </pic:pic>
                    </a:graphicData>
                  </a:graphic>
                </wp:inline>
              </w:drawing>
            </w:r>
            <w:r>
              <w:rPr>
                <w:rFonts w:cs="Arial"/>
                <w:sz w:val="16"/>
                <w:szCs w:val="16"/>
                <w:vertAlign w:val="subscript"/>
                <w:lang w:val="de-DE" w:eastAsia="ja-JP"/>
              </w:rPr>
              <w:t>/019</w:t>
            </w:r>
          </w:p>
        </w:tc>
      </w:tr>
      <w:tr w:rsidR="00150F78" w:rsidTr="00CC6E4C">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5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0x4</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0x0</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rFonts w:cs="Arial"/>
                <w:sz w:val="16"/>
                <w:szCs w:val="16"/>
                <w:lang w:val="de-DE" w:eastAsia="ja-JP"/>
              </w:rPr>
              <w:t>X</w:t>
            </w:r>
          </w:p>
        </w:tc>
        <w:tc>
          <w:tcPr>
            <w:tcW w:w="423"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00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rFonts w:cs="Arial"/>
                <w:noProof/>
                <w:sz w:val="24"/>
              </w:rPr>
            </w:pPr>
            <w:r>
              <w:rPr>
                <w:noProof/>
                <w:sz w:val="24"/>
              </w:rPr>
              <w:drawing>
                <wp:inline distT="0" distB="0" distL="0" distR="0">
                  <wp:extent cx="180975" cy="209550"/>
                  <wp:effectExtent l="0" t="0" r="9525" b="0"/>
                  <wp:docPr id="169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209550"/>
                          </a:xfrm>
                          <a:prstGeom prst="rect">
                            <a:avLst/>
                          </a:prstGeom>
                          <a:noFill/>
                          <a:ln>
                            <a:noFill/>
                          </a:ln>
                        </pic:spPr>
                      </pic:pic>
                    </a:graphicData>
                  </a:graphic>
                </wp:inline>
              </w:drawing>
            </w:r>
            <w:r>
              <w:rPr>
                <w:rFonts w:cs="Arial"/>
                <w:sz w:val="16"/>
                <w:szCs w:val="16"/>
                <w:vertAlign w:val="subscript"/>
                <w:lang w:val="de-DE" w:eastAsia="ja-JP"/>
              </w:rPr>
              <w:t>/559</w:t>
            </w:r>
          </w:p>
        </w:tc>
      </w:tr>
      <w:tr w:rsidR="00150F78" w:rsidTr="00CC6E4C">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5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0x4</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p w:rsidR="00150F78" w:rsidRDefault="00935523">
            <w:pPr>
              <w:jc w:val="center"/>
              <w:rPr>
                <w:sz w:val="16"/>
                <w:szCs w:val="16"/>
                <w:lang w:val="de-DE"/>
              </w:rPr>
            </w:pPr>
            <w:r>
              <w:rPr>
                <w:sz w:val="16"/>
                <w:szCs w:val="16"/>
                <w:lang w:val="de-DE"/>
              </w:rPr>
              <w:t>0xE</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rFonts w:cs="Arial"/>
                <w:sz w:val="16"/>
                <w:szCs w:val="16"/>
                <w:lang w:val="de-DE" w:eastAsia="ja-JP"/>
              </w:rPr>
              <w:t>X</w:t>
            </w:r>
          </w:p>
        </w:tc>
        <w:tc>
          <w:tcPr>
            <w:tcW w:w="423"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0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noProof/>
                <w:sz w:val="24"/>
              </w:rPr>
            </w:pPr>
            <w:r>
              <w:rPr>
                <w:noProof/>
                <w:sz w:val="24"/>
              </w:rPr>
              <w:t>With fill %*</w:t>
            </w:r>
            <w:r>
              <w:rPr>
                <w:rFonts w:cs="Arial"/>
                <w:sz w:val="16"/>
                <w:szCs w:val="16"/>
                <w:vertAlign w:val="subscript"/>
                <w:lang w:val="de-DE" w:eastAsia="ja-JP"/>
              </w:rPr>
              <w:t>/559</w:t>
            </w:r>
          </w:p>
        </w:tc>
      </w:tr>
      <w:tr w:rsidR="00150F78" w:rsidTr="00CC6E4C">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5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0x4</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0xF</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rFonts w:cs="Arial"/>
                <w:sz w:val="16"/>
                <w:szCs w:val="16"/>
                <w:lang w:val="de-DE" w:eastAsia="ja-JP"/>
              </w:rPr>
              <w:t>X</w:t>
            </w:r>
          </w:p>
        </w:tc>
        <w:tc>
          <w:tcPr>
            <w:tcW w:w="423"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00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sz w:val="24"/>
              </w:rPr>
            </w:pPr>
            <w:r>
              <w:rPr>
                <w:rFonts w:cs="Arial"/>
                <w:noProof/>
                <w:sz w:val="24"/>
              </w:rPr>
              <w:drawing>
                <wp:inline distT="0" distB="0" distL="0" distR="0">
                  <wp:extent cx="228600" cy="266700"/>
                  <wp:effectExtent l="0" t="0" r="0" b="0"/>
                  <wp:docPr id="16950"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600" cy="266700"/>
                          </a:xfrm>
                          <a:prstGeom prst="rect">
                            <a:avLst/>
                          </a:prstGeom>
                          <a:noFill/>
                          <a:ln>
                            <a:noFill/>
                          </a:ln>
                        </pic:spPr>
                      </pic:pic>
                    </a:graphicData>
                  </a:graphic>
                </wp:inline>
              </w:drawing>
            </w:r>
            <w:r>
              <w:rPr>
                <w:rFonts w:cs="Arial"/>
                <w:sz w:val="16"/>
                <w:szCs w:val="16"/>
                <w:vertAlign w:val="subscript"/>
                <w:lang w:val="de-DE" w:eastAsia="ja-JP"/>
              </w:rPr>
              <w:t>/559</w:t>
            </w:r>
          </w:p>
        </w:tc>
      </w:tr>
      <w:tr w:rsidR="00150F78" w:rsidTr="00CC6E4C">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0xA |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0x4</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5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0x3</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rFonts w:cs="Arial"/>
                <w:sz w:val="16"/>
                <w:szCs w:val="16"/>
                <w:lang w:val="de-DE" w:eastAsia="ja-JP"/>
              </w:rPr>
              <w:t>X</w:t>
            </w:r>
          </w:p>
        </w:tc>
        <w:tc>
          <w:tcPr>
            <w:tcW w:w="423"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00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sz w:val="24"/>
              </w:rPr>
            </w:pPr>
            <w:r>
              <w:rPr>
                <w:noProof/>
                <w:sz w:val="24"/>
              </w:rPr>
              <w:drawing>
                <wp:inline distT="0" distB="0" distL="0" distR="0">
                  <wp:extent cx="305435" cy="177165"/>
                  <wp:effectExtent l="0" t="0" r="0" b="0"/>
                  <wp:docPr id="16951"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05435" cy="177165"/>
                          </a:xfrm>
                          <a:prstGeom prst="rect">
                            <a:avLst/>
                          </a:prstGeom>
                          <a:noFill/>
                          <a:ln>
                            <a:noFill/>
                          </a:ln>
                        </pic:spPr>
                      </pic:pic>
                    </a:graphicData>
                  </a:graphic>
                </wp:inline>
              </w:drawing>
            </w:r>
            <w:r>
              <w:rPr>
                <w:rFonts w:cs="Arial"/>
                <w:sz w:val="16"/>
                <w:szCs w:val="16"/>
                <w:vertAlign w:val="subscript"/>
                <w:lang w:val="de-DE" w:eastAsia="ja-JP"/>
              </w:rPr>
              <w:t>/014</w:t>
            </w:r>
          </w:p>
        </w:tc>
      </w:tr>
      <w:tr w:rsidR="00150F78" w:rsidTr="00CC6E4C">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0xA |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0x4</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5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rFonts w:cs="Arial"/>
                <w:sz w:val="16"/>
                <w:szCs w:val="16"/>
                <w:lang w:val="de-DE" w:eastAsia="ja-JP"/>
              </w:rPr>
              <w:t>X</w:t>
            </w:r>
          </w:p>
        </w:tc>
        <w:tc>
          <w:tcPr>
            <w:tcW w:w="423"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00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sz w:val="24"/>
              </w:rPr>
            </w:pPr>
            <w:r>
              <w:rPr>
                <w:noProof/>
                <w:sz w:val="24"/>
              </w:rPr>
              <w:drawing>
                <wp:inline distT="0" distB="0" distL="0" distR="0">
                  <wp:extent cx="295275" cy="304800"/>
                  <wp:effectExtent l="0" t="0" r="9525" b="0"/>
                  <wp:docPr id="16952"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Pr>
                <w:rFonts w:cs="Arial"/>
                <w:sz w:val="16"/>
                <w:szCs w:val="16"/>
                <w:vertAlign w:val="subscript"/>
                <w:lang w:val="de-DE" w:eastAsia="ja-JP"/>
              </w:rPr>
              <w:t>/025</w:t>
            </w:r>
          </w:p>
        </w:tc>
      </w:tr>
      <w:tr w:rsidR="00150F78" w:rsidTr="00CC6E4C">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0xA |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0x4</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5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0x4</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rFonts w:cs="Arial"/>
                <w:sz w:val="16"/>
                <w:szCs w:val="16"/>
                <w:lang w:val="de-DE" w:eastAsia="ja-JP"/>
              </w:rPr>
              <w:t>X</w:t>
            </w:r>
          </w:p>
        </w:tc>
        <w:tc>
          <w:tcPr>
            <w:tcW w:w="423"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00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sz w:val="24"/>
              </w:rPr>
            </w:pPr>
            <w:r>
              <w:rPr>
                <w:noProof/>
                <w:sz w:val="24"/>
              </w:rPr>
              <w:drawing>
                <wp:inline distT="0" distB="0" distL="0" distR="0">
                  <wp:extent cx="295275" cy="304800"/>
                  <wp:effectExtent l="0" t="0" r="9525" b="0"/>
                  <wp:docPr id="16953"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Pr>
                <w:rFonts w:cs="Arial"/>
                <w:sz w:val="16"/>
                <w:szCs w:val="16"/>
                <w:vertAlign w:val="subscript"/>
                <w:lang w:val="de-DE" w:eastAsia="ja-JP"/>
              </w:rPr>
              <w:t>/402</w:t>
            </w:r>
          </w:p>
        </w:tc>
      </w:tr>
      <w:tr w:rsidR="00150F78" w:rsidTr="00CC6E4C">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0x4</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5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0x7</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rFonts w:cs="Arial"/>
                <w:sz w:val="16"/>
                <w:szCs w:val="16"/>
                <w:lang w:val="de-DE" w:eastAsia="ja-JP"/>
              </w:rPr>
              <w:t>X</w:t>
            </w:r>
          </w:p>
        </w:tc>
        <w:tc>
          <w:tcPr>
            <w:tcW w:w="423"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00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sz w:val="24"/>
              </w:rPr>
            </w:pPr>
            <w:r>
              <w:rPr>
                <w:noProof/>
                <w:sz w:val="24"/>
              </w:rPr>
              <w:drawing>
                <wp:inline distT="0" distB="0" distL="0" distR="0">
                  <wp:extent cx="295275" cy="304800"/>
                  <wp:effectExtent l="0" t="0" r="9525" b="0"/>
                  <wp:docPr id="1695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Pr>
                <w:rFonts w:cs="Arial"/>
                <w:sz w:val="16"/>
                <w:szCs w:val="16"/>
                <w:vertAlign w:val="subscript"/>
                <w:lang w:val="de-DE" w:eastAsia="ja-JP"/>
              </w:rPr>
              <w:t>/403</w:t>
            </w:r>
          </w:p>
        </w:tc>
      </w:tr>
      <w:tr w:rsidR="00150F78" w:rsidTr="00CC6E4C">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0xA |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0x3</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0x1</w:t>
            </w:r>
          </w:p>
        </w:tc>
        <w:tc>
          <w:tcPr>
            <w:tcW w:w="55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rFonts w:cs="Arial"/>
                <w:sz w:val="16"/>
                <w:szCs w:val="16"/>
                <w:lang w:val="de-DE" w:eastAsia="ja-JP"/>
              </w:rPr>
              <w:t>X</w:t>
            </w:r>
          </w:p>
        </w:tc>
        <w:tc>
          <w:tcPr>
            <w:tcW w:w="423"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00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rFonts w:cs="Arial"/>
                <w:sz w:val="24"/>
                <w:lang w:val="de-DE" w:eastAsia="ja-JP"/>
              </w:rPr>
            </w:pPr>
            <w:r>
              <w:rPr>
                <w:noProof/>
              </w:rPr>
              <w:drawing>
                <wp:inline distT="0" distB="0" distL="0" distR="0">
                  <wp:extent cx="247650" cy="238125"/>
                  <wp:effectExtent l="0" t="0" r="0" b="9525"/>
                  <wp:docPr id="16955"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7650" cy="238125"/>
                          </a:xfrm>
                          <a:prstGeom prst="rect">
                            <a:avLst/>
                          </a:prstGeom>
                          <a:noFill/>
                          <a:ln>
                            <a:noFill/>
                          </a:ln>
                        </pic:spPr>
                      </pic:pic>
                    </a:graphicData>
                  </a:graphic>
                </wp:inline>
              </w:drawing>
            </w:r>
            <w:r>
              <w:rPr>
                <w:rFonts w:cs="Arial"/>
                <w:sz w:val="16"/>
                <w:szCs w:val="16"/>
                <w:vertAlign w:val="subscript"/>
                <w:lang w:val="de-DE" w:eastAsia="ja-JP"/>
              </w:rPr>
              <w:t>/018</w:t>
            </w:r>
          </w:p>
        </w:tc>
      </w:tr>
      <w:tr w:rsidR="00150F78" w:rsidTr="00CC6E4C">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0x3</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0x3</w:t>
            </w:r>
          </w:p>
        </w:tc>
        <w:tc>
          <w:tcPr>
            <w:tcW w:w="55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rFonts w:cs="Arial"/>
                <w:sz w:val="16"/>
                <w:szCs w:val="16"/>
                <w:lang w:val="de-DE" w:eastAsia="ja-JP"/>
              </w:rPr>
              <w:t>X</w:t>
            </w:r>
          </w:p>
        </w:tc>
        <w:tc>
          <w:tcPr>
            <w:tcW w:w="423"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00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rFonts w:cs="Arial"/>
                <w:sz w:val="24"/>
                <w:lang w:val="de-DE" w:eastAsia="ja-JP"/>
              </w:rPr>
            </w:pPr>
            <w:r>
              <w:rPr>
                <w:noProof/>
              </w:rPr>
              <w:drawing>
                <wp:inline distT="0" distB="0" distL="0" distR="0">
                  <wp:extent cx="247650" cy="238125"/>
                  <wp:effectExtent l="0" t="0" r="0" b="9525"/>
                  <wp:docPr id="16956"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7650" cy="238125"/>
                          </a:xfrm>
                          <a:prstGeom prst="rect">
                            <a:avLst/>
                          </a:prstGeom>
                          <a:noFill/>
                          <a:ln>
                            <a:noFill/>
                          </a:ln>
                        </pic:spPr>
                      </pic:pic>
                    </a:graphicData>
                  </a:graphic>
                </wp:inline>
              </w:drawing>
            </w:r>
            <w:r>
              <w:rPr>
                <w:rFonts w:cs="Arial"/>
                <w:sz w:val="16"/>
                <w:szCs w:val="16"/>
                <w:vertAlign w:val="subscript"/>
                <w:lang w:val="de-DE" w:eastAsia="ja-JP"/>
              </w:rPr>
              <w:t>/020</w:t>
            </w:r>
          </w:p>
        </w:tc>
      </w:tr>
      <w:tr w:rsidR="00150F78" w:rsidTr="00CC6E4C">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0xA |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0x5</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5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rFonts w:cs="Arial"/>
                <w:sz w:val="16"/>
                <w:szCs w:val="16"/>
                <w:lang w:val="de-DE" w:eastAsia="ja-JP"/>
              </w:rPr>
              <w:t>X</w:t>
            </w:r>
          </w:p>
        </w:tc>
        <w:tc>
          <w:tcPr>
            <w:tcW w:w="423"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00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rFonts w:cs="Arial"/>
                <w:sz w:val="24"/>
                <w:lang w:val="de-DE" w:eastAsia="ja-JP"/>
              </w:rPr>
            </w:pPr>
            <w:r>
              <w:rPr>
                <w:noProof/>
              </w:rPr>
              <w:drawing>
                <wp:inline distT="0" distB="0" distL="0" distR="0">
                  <wp:extent cx="247650" cy="238125"/>
                  <wp:effectExtent l="0" t="0" r="0" b="9525"/>
                  <wp:docPr id="16957"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7650" cy="238125"/>
                          </a:xfrm>
                          <a:prstGeom prst="rect">
                            <a:avLst/>
                          </a:prstGeom>
                          <a:noFill/>
                          <a:ln>
                            <a:noFill/>
                          </a:ln>
                        </pic:spPr>
                      </pic:pic>
                    </a:graphicData>
                  </a:graphic>
                </wp:inline>
              </w:drawing>
            </w:r>
            <w:r>
              <w:rPr>
                <w:rFonts w:cs="Arial"/>
                <w:sz w:val="16"/>
                <w:szCs w:val="16"/>
                <w:vertAlign w:val="subscript"/>
                <w:lang w:val="de-DE" w:eastAsia="ja-JP"/>
              </w:rPr>
              <w:t>/021</w:t>
            </w:r>
          </w:p>
        </w:tc>
      </w:tr>
      <w:tr w:rsidR="00150F78" w:rsidTr="00CC6E4C">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5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0x4</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423"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00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sz w:val="24"/>
              </w:rPr>
            </w:pPr>
            <w:r>
              <w:rPr>
                <w:noProof/>
              </w:rPr>
              <w:drawing>
                <wp:inline distT="0" distB="0" distL="0" distR="0">
                  <wp:extent cx="247650" cy="238125"/>
                  <wp:effectExtent l="0" t="0" r="0" b="9525"/>
                  <wp:docPr id="16958"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7650" cy="238125"/>
                          </a:xfrm>
                          <a:prstGeom prst="rect">
                            <a:avLst/>
                          </a:prstGeom>
                          <a:noFill/>
                          <a:ln>
                            <a:noFill/>
                          </a:ln>
                        </pic:spPr>
                      </pic:pic>
                    </a:graphicData>
                  </a:graphic>
                </wp:inline>
              </w:drawing>
            </w:r>
            <w:r>
              <w:rPr>
                <w:rFonts w:cs="Arial"/>
                <w:sz w:val="16"/>
                <w:szCs w:val="16"/>
                <w:vertAlign w:val="subscript"/>
                <w:lang w:val="de-DE" w:eastAsia="ja-JP"/>
              </w:rPr>
              <w:t>/404</w:t>
            </w:r>
          </w:p>
        </w:tc>
      </w:tr>
      <w:tr w:rsidR="00150F78" w:rsidTr="00CC6E4C">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0xA |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0x5</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5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rFonts w:cs="Arial"/>
                <w:sz w:val="16"/>
                <w:szCs w:val="16"/>
                <w:lang w:val="de-DE" w:eastAsia="ja-JP"/>
              </w:rPr>
              <w:t>X</w:t>
            </w:r>
          </w:p>
        </w:tc>
        <w:tc>
          <w:tcPr>
            <w:tcW w:w="423"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00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rFonts w:cs="Arial"/>
                <w:sz w:val="24"/>
                <w:lang w:val="de-DE" w:eastAsia="ja-JP"/>
              </w:rPr>
            </w:pPr>
            <w:r>
              <w:rPr>
                <w:noProof/>
                <w:sz w:val="24"/>
              </w:rPr>
              <w:drawing>
                <wp:inline distT="0" distB="0" distL="0" distR="0">
                  <wp:extent cx="247650" cy="276225"/>
                  <wp:effectExtent l="0" t="0" r="0" b="9525"/>
                  <wp:docPr id="1695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inline>
              </w:drawing>
            </w:r>
            <w:r>
              <w:rPr>
                <w:noProof/>
                <w:sz w:val="24"/>
              </w:rPr>
              <w:t xml:space="preserve">(Manual) or </w:t>
            </w:r>
            <w:r>
              <w:rPr>
                <w:noProof/>
                <w:sz w:val="24"/>
              </w:rPr>
              <w:drawing>
                <wp:inline distT="0" distB="0" distL="0" distR="0">
                  <wp:extent cx="238125" cy="247650"/>
                  <wp:effectExtent l="0" t="0" r="9525" b="0"/>
                  <wp:docPr id="16960"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r>
              <w:rPr>
                <w:noProof/>
                <w:sz w:val="24"/>
              </w:rPr>
              <w:t>(Auto)</w:t>
            </w:r>
            <w:r>
              <w:rPr>
                <w:rFonts w:cs="Arial"/>
                <w:sz w:val="16"/>
                <w:szCs w:val="16"/>
                <w:vertAlign w:val="subscript"/>
                <w:lang w:val="de-DE" w:eastAsia="ja-JP"/>
              </w:rPr>
              <w:t xml:space="preserve"> /022</w:t>
            </w:r>
          </w:p>
        </w:tc>
      </w:tr>
      <w:tr w:rsidR="00150F78" w:rsidTr="00CC6E4C">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0xA |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0x6</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5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rFonts w:cs="Arial"/>
                <w:sz w:val="16"/>
                <w:szCs w:val="16"/>
                <w:lang w:val="de-DE" w:eastAsia="ja-JP"/>
              </w:rPr>
              <w:t>X</w:t>
            </w:r>
          </w:p>
        </w:tc>
        <w:tc>
          <w:tcPr>
            <w:tcW w:w="423"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00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rFonts w:cs="Arial"/>
                <w:sz w:val="24"/>
                <w:lang w:val="de-DE" w:eastAsia="ja-JP"/>
              </w:rPr>
            </w:pPr>
            <w:r>
              <w:rPr>
                <w:noProof/>
                <w:sz w:val="24"/>
              </w:rPr>
              <w:drawing>
                <wp:inline distT="0" distB="0" distL="0" distR="0">
                  <wp:extent cx="228600" cy="257175"/>
                  <wp:effectExtent l="0" t="0" r="0" b="9525"/>
                  <wp:docPr id="16961"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257175"/>
                          </a:xfrm>
                          <a:prstGeom prst="rect">
                            <a:avLst/>
                          </a:prstGeom>
                          <a:noFill/>
                          <a:ln>
                            <a:noFill/>
                          </a:ln>
                        </pic:spPr>
                      </pic:pic>
                    </a:graphicData>
                  </a:graphic>
                </wp:inline>
              </w:drawing>
            </w:r>
            <w:r>
              <w:rPr>
                <w:rFonts w:cs="Arial"/>
                <w:sz w:val="16"/>
                <w:szCs w:val="16"/>
                <w:vertAlign w:val="subscript"/>
                <w:lang w:val="de-DE" w:eastAsia="ja-JP"/>
              </w:rPr>
              <w:t>/023</w:t>
            </w:r>
          </w:p>
        </w:tc>
      </w:tr>
      <w:tr w:rsidR="00150F78" w:rsidTr="00CC6E4C">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0xA |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0x7</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5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rFonts w:cs="Arial"/>
                <w:sz w:val="16"/>
                <w:szCs w:val="16"/>
                <w:lang w:val="de-DE" w:eastAsia="ja-JP"/>
              </w:rPr>
              <w:t>X</w:t>
            </w:r>
          </w:p>
        </w:tc>
        <w:tc>
          <w:tcPr>
            <w:tcW w:w="423"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200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rFonts w:cs="Arial"/>
                <w:sz w:val="24"/>
                <w:lang w:val="de-DE" w:eastAsia="ja-JP"/>
              </w:rPr>
            </w:pPr>
            <w:r>
              <w:rPr>
                <w:noProof/>
                <w:sz w:val="24"/>
              </w:rPr>
              <w:drawing>
                <wp:inline distT="0" distB="0" distL="0" distR="0">
                  <wp:extent cx="276225" cy="238125"/>
                  <wp:effectExtent l="0" t="0" r="9525" b="9525"/>
                  <wp:docPr id="16962"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Pr>
                <w:rFonts w:cs="Arial"/>
                <w:sz w:val="16"/>
                <w:szCs w:val="16"/>
                <w:vertAlign w:val="subscript"/>
                <w:lang w:val="de-DE" w:eastAsia="ja-JP"/>
              </w:rPr>
              <w:t>/024</w:t>
            </w:r>
          </w:p>
        </w:tc>
      </w:tr>
      <w:tr w:rsidR="00150F78" w:rsidTr="00CC6E4C">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0x3</w:t>
            </w:r>
          </w:p>
        </w:tc>
        <w:tc>
          <w:tcPr>
            <w:tcW w:w="55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0x7</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423"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00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sz w:val="24"/>
              </w:rPr>
            </w:pPr>
            <w:r>
              <w:rPr>
                <w:noProof/>
                <w:sz w:val="24"/>
              </w:rPr>
              <w:drawing>
                <wp:inline distT="0" distB="0" distL="0" distR="0">
                  <wp:extent cx="285750" cy="276225"/>
                  <wp:effectExtent l="0" t="0" r="0" b="9525"/>
                  <wp:docPr id="16963"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r>
              <w:rPr>
                <w:rFonts w:cs="Arial"/>
                <w:sz w:val="16"/>
                <w:szCs w:val="16"/>
                <w:vertAlign w:val="subscript"/>
                <w:lang w:val="de-DE" w:eastAsia="ja-JP"/>
              </w:rPr>
              <w:t>/405</w:t>
            </w:r>
          </w:p>
        </w:tc>
      </w:tr>
      <w:tr w:rsidR="00150F78" w:rsidTr="00CC6E4C">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55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0x3</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423"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00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sz w:val="24"/>
              </w:rPr>
            </w:pPr>
            <w:r>
              <w:rPr>
                <w:noProof/>
                <w:sz w:val="24"/>
              </w:rPr>
              <w:drawing>
                <wp:inline distT="0" distB="0" distL="0" distR="0">
                  <wp:extent cx="304800" cy="304800"/>
                  <wp:effectExtent l="0" t="0" r="0" b="0"/>
                  <wp:docPr id="1696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noProof/>
                <w:sz w:val="24"/>
              </w:rPr>
              <w:t xml:space="preserve">(Non-Hotkey) or </w:t>
            </w:r>
            <w:r>
              <w:rPr>
                <w:rFonts w:cs="Arial"/>
                <w:noProof/>
                <w:sz w:val="16"/>
                <w:szCs w:val="16"/>
                <w:vertAlign w:val="subscript"/>
              </w:rPr>
              <w:drawing>
                <wp:inline distT="0" distB="0" distL="0" distR="0">
                  <wp:extent cx="305435" cy="305435"/>
                  <wp:effectExtent l="0" t="0" r="0" b="0"/>
                  <wp:docPr id="16965" name="Picture 333"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Ein Bild, das ClipArt enthält.&#10;&#10;Automatisch generierte Beschreibung"/>
                          <pic:cNvPicPr>
                            <a:picLocks noChangeAspect="1" noChangeArrowheads="1"/>
                          </pic:cNvPicPr>
                        </pic:nvPicPr>
                        <pic:blipFill>
                          <a:blip r:embed="rId55" cstate="print">
                            <a:extLst>
                              <a:ext uri="{28A0092B-C50C-407E-A947-70E740481C1C}">
                                <a14:useLocalDpi xmlns:a14="http://schemas.microsoft.com/office/drawing/2010/main" val="0"/>
                              </a:ext>
                            </a:extLst>
                          </a:blip>
                          <a:srcRect l="-3847" t="-3847" r="-3847" b="-3847"/>
                          <a:stretch>
                            <a:fillRect/>
                          </a:stretch>
                        </pic:blipFill>
                        <pic:spPr bwMode="auto">
                          <a:xfrm>
                            <a:off x="0" y="0"/>
                            <a:ext cx="305435" cy="305435"/>
                          </a:xfrm>
                          <a:prstGeom prst="rect">
                            <a:avLst/>
                          </a:prstGeom>
                          <a:noFill/>
                          <a:ln>
                            <a:noFill/>
                          </a:ln>
                        </pic:spPr>
                      </pic:pic>
                    </a:graphicData>
                  </a:graphic>
                </wp:inline>
              </w:drawing>
            </w:r>
            <w:r>
              <w:rPr>
                <w:noProof/>
                <w:sz w:val="24"/>
              </w:rPr>
              <w:t xml:space="preserve"> (Hotkey)</w:t>
            </w:r>
            <w:r>
              <w:rPr>
                <w:rFonts w:cs="Arial"/>
                <w:sz w:val="16"/>
                <w:szCs w:val="16"/>
                <w:vertAlign w:val="subscript"/>
                <w:lang w:val="de-DE" w:eastAsia="ja-JP"/>
              </w:rPr>
              <w:t xml:space="preserve"> /406</w:t>
            </w:r>
          </w:p>
        </w:tc>
      </w:tr>
      <w:tr w:rsidR="00150F78" w:rsidTr="00CC6E4C">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0x3</w:t>
            </w:r>
          </w:p>
        </w:tc>
        <w:tc>
          <w:tcPr>
            <w:tcW w:w="55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0x3</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0x1</w:t>
            </w:r>
            <w:r>
              <w:rPr>
                <w:rFonts w:cs="Arial"/>
                <w:vertAlign w:val="superscript"/>
                <w:lang w:val="de-DE"/>
              </w:rPr>
              <w:t>‡</w:t>
            </w:r>
          </w:p>
        </w:tc>
        <w:tc>
          <w:tcPr>
            <w:tcW w:w="423"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00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sz w:val="24"/>
              </w:rPr>
            </w:pPr>
            <w:r>
              <w:rPr>
                <w:noProof/>
                <w:sz w:val="24"/>
              </w:rPr>
              <w:drawing>
                <wp:inline distT="0" distB="0" distL="0" distR="0">
                  <wp:extent cx="304800" cy="304800"/>
                  <wp:effectExtent l="0" t="0" r="0" b="0"/>
                  <wp:docPr id="16966"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noProof/>
                <w:sz w:val="24"/>
              </w:rPr>
              <w:t xml:space="preserve">(Non-Hotkey) or </w:t>
            </w:r>
            <w:r>
              <w:rPr>
                <w:rFonts w:cs="Arial"/>
                <w:noProof/>
                <w:sz w:val="16"/>
                <w:szCs w:val="16"/>
                <w:vertAlign w:val="subscript"/>
              </w:rPr>
              <w:drawing>
                <wp:inline distT="0" distB="0" distL="0" distR="0">
                  <wp:extent cx="305435" cy="305435"/>
                  <wp:effectExtent l="0" t="0" r="0" b="0"/>
                  <wp:docPr id="16967" name="Picture 331"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Ein Bild, das ClipArt enthält.&#10;&#10;Automatisch generierte Beschreibung"/>
                          <pic:cNvPicPr>
                            <a:picLocks noChangeAspect="1" noChangeArrowheads="1"/>
                          </pic:cNvPicPr>
                        </pic:nvPicPr>
                        <pic:blipFill>
                          <a:blip r:embed="rId55" cstate="print">
                            <a:extLst>
                              <a:ext uri="{28A0092B-C50C-407E-A947-70E740481C1C}">
                                <a14:useLocalDpi xmlns:a14="http://schemas.microsoft.com/office/drawing/2010/main" val="0"/>
                              </a:ext>
                            </a:extLst>
                          </a:blip>
                          <a:srcRect l="-3847" t="-3847" r="-3847" b="-3847"/>
                          <a:stretch>
                            <a:fillRect/>
                          </a:stretch>
                        </pic:blipFill>
                        <pic:spPr bwMode="auto">
                          <a:xfrm>
                            <a:off x="0" y="0"/>
                            <a:ext cx="305435" cy="305435"/>
                          </a:xfrm>
                          <a:prstGeom prst="rect">
                            <a:avLst/>
                          </a:prstGeom>
                          <a:noFill/>
                          <a:ln>
                            <a:noFill/>
                          </a:ln>
                        </pic:spPr>
                      </pic:pic>
                    </a:graphicData>
                  </a:graphic>
                </wp:inline>
              </w:drawing>
            </w:r>
            <w:r>
              <w:rPr>
                <w:noProof/>
                <w:sz w:val="24"/>
              </w:rPr>
              <w:t xml:space="preserve"> (Hotkey)</w:t>
            </w:r>
            <w:r>
              <w:rPr>
                <w:rFonts w:cs="Arial"/>
                <w:sz w:val="16"/>
                <w:szCs w:val="16"/>
                <w:vertAlign w:val="subscript"/>
                <w:lang w:val="de-DE" w:eastAsia="ja-JP"/>
              </w:rPr>
              <w:t xml:space="preserve"> /407</w:t>
            </w:r>
          </w:p>
        </w:tc>
      </w:tr>
      <w:tr w:rsidR="00150F78" w:rsidTr="00CC6E4C">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150F78" w:rsidRDefault="00935523">
            <w:pPr>
              <w:jc w:val="center"/>
              <w:rPr>
                <w:sz w:val="12"/>
                <w:szCs w:val="12"/>
                <w:lang w:val="de-DE"/>
              </w:rPr>
            </w:pPr>
            <w:r>
              <w:rPr>
                <w:sz w:val="12"/>
                <w:szCs w:val="12"/>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0x3</w:t>
            </w:r>
          </w:p>
        </w:tc>
        <w:tc>
          <w:tcPr>
            <w:tcW w:w="55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0x3</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0x9</w:t>
            </w:r>
            <w:r>
              <w:rPr>
                <w:rFonts w:cs="Arial"/>
                <w:vertAlign w:val="superscript"/>
                <w:lang w:val="de-DE"/>
              </w:rPr>
              <w:t>‡</w:t>
            </w:r>
          </w:p>
        </w:tc>
        <w:tc>
          <w:tcPr>
            <w:tcW w:w="423"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00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sz w:val="24"/>
              </w:rPr>
            </w:pPr>
            <w:r>
              <w:rPr>
                <w:noProof/>
                <w:sz w:val="24"/>
              </w:rPr>
              <w:drawing>
                <wp:inline distT="0" distB="0" distL="0" distR="0">
                  <wp:extent cx="304800" cy="304800"/>
                  <wp:effectExtent l="0" t="0" r="0" b="0"/>
                  <wp:docPr id="16968"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noProof/>
                <w:sz w:val="24"/>
              </w:rPr>
              <w:t xml:space="preserve">(Non-Hotkey) or </w:t>
            </w:r>
            <w:r>
              <w:rPr>
                <w:rFonts w:cs="Arial"/>
                <w:noProof/>
                <w:sz w:val="16"/>
                <w:szCs w:val="16"/>
                <w:vertAlign w:val="subscript"/>
              </w:rPr>
              <w:drawing>
                <wp:inline distT="0" distB="0" distL="0" distR="0">
                  <wp:extent cx="305435" cy="305435"/>
                  <wp:effectExtent l="0" t="0" r="0" b="0"/>
                  <wp:docPr id="16969" name="Picture 329"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Ein Bild, das ClipArt enthält.&#10;&#10;Automatisch generierte Beschreibung"/>
                          <pic:cNvPicPr>
                            <a:picLocks noChangeAspect="1" noChangeArrowheads="1"/>
                          </pic:cNvPicPr>
                        </pic:nvPicPr>
                        <pic:blipFill>
                          <a:blip r:embed="rId55" cstate="print">
                            <a:extLst>
                              <a:ext uri="{28A0092B-C50C-407E-A947-70E740481C1C}">
                                <a14:useLocalDpi xmlns:a14="http://schemas.microsoft.com/office/drawing/2010/main" val="0"/>
                              </a:ext>
                            </a:extLst>
                          </a:blip>
                          <a:srcRect l="-3847" t="-3847" r="-3847" b="-3847"/>
                          <a:stretch>
                            <a:fillRect/>
                          </a:stretch>
                        </pic:blipFill>
                        <pic:spPr bwMode="auto">
                          <a:xfrm>
                            <a:off x="0" y="0"/>
                            <a:ext cx="305435" cy="305435"/>
                          </a:xfrm>
                          <a:prstGeom prst="rect">
                            <a:avLst/>
                          </a:prstGeom>
                          <a:noFill/>
                          <a:ln>
                            <a:noFill/>
                          </a:ln>
                        </pic:spPr>
                      </pic:pic>
                    </a:graphicData>
                  </a:graphic>
                </wp:inline>
              </w:drawing>
            </w:r>
            <w:r>
              <w:rPr>
                <w:noProof/>
                <w:sz w:val="24"/>
              </w:rPr>
              <w:t xml:space="preserve"> (Hotkey)</w:t>
            </w:r>
            <w:r>
              <w:rPr>
                <w:rFonts w:cs="Arial"/>
                <w:sz w:val="16"/>
                <w:szCs w:val="16"/>
                <w:vertAlign w:val="subscript"/>
                <w:lang w:val="de-DE" w:eastAsia="ja-JP"/>
              </w:rPr>
              <w:t xml:space="preserve"> /555</w:t>
            </w:r>
          </w:p>
        </w:tc>
      </w:tr>
      <w:tr w:rsidR="00150F78" w:rsidTr="00CC6E4C">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475" w:type="dxa"/>
            <w:tcBorders>
              <w:top w:val="single" w:sz="4" w:space="0" w:color="000000" w:themeColor="text1"/>
              <w:left w:val="single" w:sz="4" w:space="0" w:color="auto"/>
              <w:bottom w:val="single" w:sz="4" w:space="0" w:color="auto"/>
              <w:right w:val="single" w:sz="4" w:space="0" w:color="auto"/>
            </w:tcBorders>
            <w:vAlign w:val="center"/>
            <w:hideMark/>
          </w:tcPr>
          <w:p w:rsidR="00150F78" w:rsidRDefault="00935523">
            <w:pPr>
              <w:jc w:val="center"/>
              <w:rPr>
                <w:sz w:val="12"/>
                <w:szCs w:val="12"/>
                <w:lang w:val="de-DE"/>
              </w:rPr>
            </w:pPr>
            <w:r>
              <w:rPr>
                <w:sz w:val="12"/>
                <w:szCs w:val="12"/>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0x3</w:t>
            </w:r>
          </w:p>
        </w:tc>
        <w:tc>
          <w:tcPr>
            <w:tcW w:w="55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0x9</w:t>
            </w:r>
            <w:r>
              <w:rPr>
                <w:rFonts w:cs="Arial"/>
                <w:vertAlign w:val="superscript"/>
                <w:lang w:val="de-DE"/>
              </w:rPr>
              <w:t>‡</w:t>
            </w:r>
          </w:p>
        </w:tc>
        <w:tc>
          <w:tcPr>
            <w:tcW w:w="423"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00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sz w:val="24"/>
              </w:rPr>
            </w:pPr>
            <w:r>
              <w:rPr>
                <w:noProof/>
                <w:sz w:val="24"/>
              </w:rPr>
              <w:drawing>
                <wp:inline distT="0" distB="0" distL="0" distR="0">
                  <wp:extent cx="305435" cy="177165"/>
                  <wp:effectExtent l="0" t="0" r="0" b="0"/>
                  <wp:docPr id="16970"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05435" cy="177165"/>
                          </a:xfrm>
                          <a:prstGeom prst="rect">
                            <a:avLst/>
                          </a:prstGeom>
                          <a:noFill/>
                          <a:ln>
                            <a:noFill/>
                          </a:ln>
                        </pic:spPr>
                      </pic:pic>
                    </a:graphicData>
                  </a:graphic>
                </wp:inline>
              </w:drawing>
            </w:r>
            <w:r>
              <w:rPr>
                <w:rFonts w:cs="Arial"/>
                <w:sz w:val="16"/>
                <w:szCs w:val="16"/>
                <w:vertAlign w:val="subscript"/>
                <w:lang w:val="de-DE" w:eastAsia="ja-JP"/>
              </w:rPr>
              <w:t>/409</w:t>
            </w:r>
          </w:p>
        </w:tc>
      </w:tr>
      <w:tr w:rsidR="00150F78" w:rsidTr="00CC6E4C">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2"/>
                <w:szCs w:val="12"/>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55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0x3</w:t>
            </w:r>
          </w:p>
        </w:tc>
        <w:tc>
          <w:tcPr>
            <w:tcW w:w="5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rFonts w:cs="Arial"/>
                <w:sz w:val="16"/>
                <w:szCs w:val="16"/>
                <w:lang w:val="de-DE" w:eastAsia="ja-JP"/>
              </w:rPr>
              <w:t>X</w:t>
            </w:r>
          </w:p>
        </w:tc>
        <w:tc>
          <w:tcPr>
            <w:tcW w:w="423"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00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sz w:val="24"/>
              </w:rPr>
            </w:pPr>
            <w:r>
              <w:rPr>
                <w:noProof/>
              </w:rPr>
              <w:drawing>
                <wp:inline distT="0" distB="0" distL="0" distR="0">
                  <wp:extent cx="305435" cy="305435"/>
                  <wp:effectExtent l="0" t="0" r="0" b="0"/>
                  <wp:docPr id="16971" name="Picture 327" descr="apa_arrow_left_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apa_arrow_left_sid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5435" cy="305435"/>
                          </a:xfrm>
                          <a:prstGeom prst="rect">
                            <a:avLst/>
                          </a:prstGeom>
                          <a:noFill/>
                          <a:ln>
                            <a:noFill/>
                          </a:ln>
                        </pic:spPr>
                      </pic:pic>
                    </a:graphicData>
                  </a:graphic>
                </wp:inline>
              </w:drawing>
            </w:r>
            <w:r>
              <w:rPr>
                <w:rFonts w:cs="Arial"/>
                <w:sz w:val="16"/>
                <w:szCs w:val="16"/>
                <w:vertAlign w:val="subscript"/>
                <w:lang w:val="de-DE" w:eastAsia="ja-JP"/>
              </w:rPr>
              <w:t>/243</w:t>
            </w:r>
          </w:p>
        </w:tc>
      </w:tr>
      <w:tr w:rsidR="00150F78" w:rsidTr="00CC6E4C">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55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0x6</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rFonts w:cs="Arial"/>
                <w:sz w:val="16"/>
                <w:szCs w:val="16"/>
                <w:lang w:val="de-DE" w:eastAsia="ja-JP"/>
              </w:rPr>
              <w:t>X</w:t>
            </w:r>
          </w:p>
        </w:tc>
        <w:tc>
          <w:tcPr>
            <w:tcW w:w="423"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00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rPr>
            </w:pPr>
            <w:r>
              <w:rPr>
                <w:noProof/>
              </w:rPr>
              <w:drawing>
                <wp:inline distT="0" distB="0" distL="0" distR="0">
                  <wp:extent cx="305435" cy="305435"/>
                  <wp:effectExtent l="0" t="0" r="0" b="0"/>
                  <wp:docPr id="16972"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05435" cy="305435"/>
                          </a:xfrm>
                          <a:prstGeom prst="rect">
                            <a:avLst/>
                          </a:prstGeom>
                          <a:noFill/>
                          <a:ln>
                            <a:noFill/>
                          </a:ln>
                        </pic:spPr>
                      </pic:pic>
                    </a:graphicData>
                  </a:graphic>
                </wp:inline>
              </w:drawing>
            </w:r>
            <w:r>
              <w:rPr>
                <w:rFonts w:cs="Arial"/>
                <w:sz w:val="16"/>
                <w:szCs w:val="16"/>
                <w:vertAlign w:val="subscript"/>
                <w:lang w:val="de-DE" w:eastAsia="ja-JP"/>
              </w:rPr>
              <w:t>/365</w:t>
            </w:r>
          </w:p>
        </w:tc>
      </w:tr>
      <w:tr w:rsidR="00150F78" w:rsidTr="00CC6E4C">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55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0x3</w:t>
            </w:r>
          </w:p>
        </w:tc>
        <w:tc>
          <w:tcPr>
            <w:tcW w:w="5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0x5</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rFonts w:cs="Arial"/>
                <w:sz w:val="16"/>
                <w:szCs w:val="16"/>
                <w:lang w:val="de-DE" w:eastAsia="ja-JP"/>
              </w:rPr>
              <w:t>X</w:t>
            </w:r>
          </w:p>
        </w:tc>
        <w:tc>
          <w:tcPr>
            <w:tcW w:w="423"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00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rPr>
            </w:pPr>
            <w:r>
              <w:rPr>
                <w:noProof/>
              </w:rPr>
              <w:drawing>
                <wp:inline distT="0" distB="0" distL="0" distR="0">
                  <wp:extent cx="305435" cy="305435"/>
                  <wp:effectExtent l="0" t="0" r="0" b="0"/>
                  <wp:docPr id="16973" name="Picture 325" descr="apa_arrow_left_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pa_arrow_left_sid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5435" cy="305435"/>
                          </a:xfrm>
                          <a:prstGeom prst="rect">
                            <a:avLst/>
                          </a:prstGeom>
                          <a:noFill/>
                          <a:ln>
                            <a:noFill/>
                          </a:ln>
                        </pic:spPr>
                      </pic:pic>
                    </a:graphicData>
                  </a:graphic>
                </wp:inline>
              </w:drawing>
            </w:r>
            <w:r>
              <w:rPr>
                <w:rFonts w:cs="Arial"/>
                <w:sz w:val="16"/>
                <w:szCs w:val="16"/>
                <w:vertAlign w:val="subscript"/>
                <w:lang w:val="de-DE" w:eastAsia="ja-JP"/>
              </w:rPr>
              <w:t>/540</w:t>
            </w:r>
          </w:p>
        </w:tc>
      </w:tr>
      <w:tr w:rsidR="00150F78" w:rsidTr="00CC6E4C">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55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0x3</w:t>
            </w:r>
          </w:p>
        </w:tc>
        <w:tc>
          <w:tcPr>
            <w:tcW w:w="5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rFonts w:cs="Arial"/>
                <w:sz w:val="16"/>
                <w:szCs w:val="16"/>
                <w:lang w:val="de-DE" w:eastAsia="ja-JP"/>
              </w:rPr>
              <w:t>0x1</w:t>
            </w:r>
          </w:p>
        </w:tc>
        <w:tc>
          <w:tcPr>
            <w:tcW w:w="423"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00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rPr>
            </w:pPr>
            <w:r>
              <w:rPr>
                <w:noProof/>
              </w:rPr>
              <w:drawing>
                <wp:inline distT="0" distB="0" distL="0" distR="0">
                  <wp:extent cx="305435" cy="305435"/>
                  <wp:effectExtent l="0" t="0" r="0" b="0"/>
                  <wp:docPr id="1697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05435" cy="305435"/>
                          </a:xfrm>
                          <a:prstGeom prst="rect">
                            <a:avLst/>
                          </a:prstGeom>
                          <a:noFill/>
                          <a:ln>
                            <a:noFill/>
                          </a:ln>
                        </pic:spPr>
                      </pic:pic>
                    </a:graphicData>
                  </a:graphic>
                </wp:inline>
              </w:drawing>
            </w:r>
            <w:r>
              <w:rPr>
                <w:rFonts w:cs="Arial"/>
                <w:sz w:val="16"/>
                <w:szCs w:val="16"/>
                <w:vertAlign w:val="subscript"/>
                <w:lang w:val="de-DE" w:eastAsia="ja-JP"/>
              </w:rPr>
              <w:t>/553</w:t>
            </w:r>
          </w:p>
        </w:tc>
      </w:tr>
      <w:tr w:rsidR="00150F78" w:rsidTr="00CC6E4C">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5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rFonts w:cs="Arial"/>
                <w:sz w:val="16"/>
                <w:szCs w:val="16"/>
                <w:lang w:val="de-DE" w:eastAsia="ja-JP"/>
              </w:rPr>
              <w:t>0xA</w:t>
            </w:r>
          </w:p>
        </w:tc>
        <w:tc>
          <w:tcPr>
            <w:tcW w:w="423"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00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rPr>
            </w:pPr>
            <w:r>
              <w:rPr>
                <w:noProof/>
              </w:rPr>
              <w:drawing>
                <wp:inline distT="0" distB="0" distL="0" distR="0">
                  <wp:extent cx="247650" cy="238125"/>
                  <wp:effectExtent l="0" t="0" r="0" b="9525"/>
                  <wp:docPr id="16975"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7650" cy="238125"/>
                          </a:xfrm>
                          <a:prstGeom prst="rect">
                            <a:avLst/>
                          </a:prstGeom>
                          <a:noFill/>
                          <a:ln>
                            <a:noFill/>
                          </a:ln>
                        </pic:spPr>
                      </pic:pic>
                    </a:graphicData>
                  </a:graphic>
                </wp:inline>
              </w:drawing>
            </w:r>
            <w:r>
              <w:rPr>
                <w:rFonts w:cs="Arial"/>
                <w:sz w:val="16"/>
                <w:szCs w:val="16"/>
                <w:vertAlign w:val="subscript"/>
                <w:lang w:val="de-DE" w:eastAsia="ja-JP"/>
              </w:rPr>
              <w:t>/580</w:t>
            </w:r>
          </w:p>
        </w:tc>
      </w:tr>
      <w:tr w:rsidR="00150F78" w:rsidTr="00CC6E4C">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2"/>
                <w:szCs w:val="16"/>
                <w:lang w:val="de-DE"/>
              </w:rPr>
            </w:pPr>
            <w:r>
              <w:rPr>
                <w:sz w:val="12"/>
                <w:szCs w:val="16"/>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55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rFonts w:cs="Arial"/>
                <w:sz w:val="16"/>
                <w:szCs w:val="16"/>
                <w:lang w:val="de-DE" w:eastAsia="ja-JP"/>
              </w:rPr>
              <w:t>0xB</w:t>
            </w:r>
          </w:p>
        </w:tc>
        <w:tc>
          <w:tcPr>
            <w:tcW w:w="423"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2000" w:type="dxa"/>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rPr>
            </w:pPr>
            <w:r>
              <w:rPr>
                <w:noProof/>
              </w:rPr>
              <w:drawing>
                <wp:inline distT="0" distB="0" distL="0" distR="0">
                  <wp:extent cx="247650" cy="238125"/>
                  <wp:effectExtent l="0" t="0" r="0" b="9525"/>
                  <wp:docPr id="16976"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7650" cy="238125"/>
                          </a:xfrm>
                          <a:prstGeom prst="rect">
                            <a:avLst/>
                          </a:prstGeom>
                          <a:noFill/>
                          <a:ln>
                            <a:noFill/>
                          </a:ln>
                        </pic:spPr>
                      </pic:pic>
                    </a:graphicData>
                  </a:graphic>
                </wp:inline>
              </w:drawing>
            </w:r>
            <w:r>
              <w:rPr>
                <w:rFonts w:cs="Arial"/>
                <w:sz w:val="16"/>
                <w:szCs w:val="16"/>
                <w:vertAlign w:val="subscript"/>
                <w:lang w:val="de-DE" w:eastAsia="ja-JP"/>
              </w:rPr>
              <w:t>/584</w:t>
            </w:r>
          </w:p>
        </w:tc>
      </w:tr>
      <w:tr w:rsidR="00150F78" w:rsidTr="00CC6E4C">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7668" w:type="dxa"/>
            <w:gridSpan w:val="16"/>
            <w:tcBorders>
              <w:top w:val="single" w:sz="4" w:space="0" w:color="000000" w:themeColor="text1"/>
              <w:left w:val="single" w:sz="4" w:space="0" w:color="auto"/>
              <w:bottom w:val="single" w:sz="4" w:space="0" w:color="auto"/>
              <w:right w:val="single" w:sz="4" w:space="0" w:color="auto"/>
            </w:tcBorders>
            <w:vAlign w:val="center"/>
            <w:hideMark/>
          </w:tcPr>
          <w:p w:rsidR="00150F78" w:rsidRDefault="00935523">
            <w:pPr>
              <w:jc w:val="center"/>
              <w:rPr>
                <w:rFonts w:cs="Arial"/>
                <w:lang w:val="de-DE" w:eastAsia="ja-JP"/>
              </w:rPr>
            </w:pPr>
            <w:r>
              <w:rPr>
                <w:lang w:val="de-DE"/>
              </w:rPr>
              <w:t>All Other Cases</w:t>
            </w:r>
          </w:p>
        </w:tc>
        <w:tc>
          <w:tcPr>
            <w:tcW w:w="2000" w:type="dxa"/>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24"/>
                <w:lang w:eastAsia="ja-JP"/>
              </w:rPr>
            </w:pPr>
            <w:r>
              <w:rPr>
                <w:sz w:val="24"/>
              </w:rPr>
              <w:t>Blank (Do not show Symbol1)</w:t>
            </w:r>
          </w:p>
        </w:tc>
      </w:tr>
    </w:tbl>
    <w:p w:rsidR="00150F78" w:rsidRPr="004C2265" w:rsidRDefault="00935523" w:rsidP="00263517">
      <w:pPr>
        <w:jc w:val="center"/>
        <w:rPr>
          <w:b/>
        </w:rPr>
      </w:pPr>
    </w:p>
    <w:p w:rsidR="00E052D6" w:rsidRDefault="00935523" w:rsidP="00263517">
      <w:pPr>
        <w:jc w:val="center"/>
        <w:rPr>
          <w:rFonts w:ascii="Times New Roman" w:eastAsiaTheme="minorEastAsia" w:hAnsi="Times New Roman"/>
          <w:vanish/>
          <w:sz w:val="24"/>
        </w:rPr>
      </w:pPr>
    </w:p>
    <w:p w:rsidR="00263517" w:rsidRDefault="00935523" w:rsidP="00263517">
      <w:pPr>
        <w:jc w:val="center"/>
      </w:pPr>
      <w:r>
        <w:rPr>
          <w:u w:val="single"/>
        </w:rPr>
        <w:t>A</w:t>
      </w:r>
      <w:r>
        <w:t xml:space="preserve">ctive </w:t>
      </w:r>
      <w:r>
        <w:rPr>
          <w:u w:val="single"/>
        </w:rPr>
        <w:t>P</w:t>
      </w:r>
      <w:r>
        <w:t xml:space="preserve">ark </w:t>
      </w:r>
      <w:r>
        <w:rPr>
          <w:u w:val="single"/>
        </w:rPr>
        <w:t>A</w:t>
      </w:r>
      <w:r>
        <w:t>ssist (APA) Positional Symbol1</w:t>
      </w:r>
    </w:p>
    <w:p w:rsidR="00263517" w:rsidRDefault="00935523" w:rsidP="00263517">
      <w:pPr>
        <w:jc w:val="center"/>
      </w:pPr>
      <w:r>
        <w:t xml:space="preserve">*Fill % represents arrow with empty/full ratio of </w:t>
      </w:r>
      <w:r w:rsidRPr="000947D1">
        <w:t>ApaTrgtDist_D_Stat</w:t>
      </w:r>
      <w:r>
        <w:t>/15. Arrow will start to reveal the background starting at the tail and unfilling</w:t>
      </w:r>
      <w:r>
        <w:t xml:space="preserve"> toward the direction of arrow as the values increase toward 0xF.</w:t>
      </w:r>
    </w:p>
    <w:p w:rsidR="00E052D6" w:rsidRDefault="00935523" w:rsidP="00E052D6">
      <w:pPr>
        <w:jc w:val="center"/>
      </w:pPr>
      <w:r>
        <w:t>The remaining distance for an APA SAC maneuver shall be shown in a smooth animation triggered by the signal ApaTrgtDist_D_Stat, which provides incremental steps:</w:t>
      </w:r>
    </w:p>
    <w:p w:rsidR="00E052D6" w:rsidRDefault="00935523" w:rsidP="00E052D6">
      <w:pPr>
        <w:jc w:val="center"/>
      </w:pPr>
      <w:r>
        <w:t xml:space="preserve">    a) If ApaTrgtDist_D_Stat</w:t>
      </w:r>
      <w:r>
        <w:t xml:space="preserve"> is in the state "Off" the HMI system shall assume that the vehicle is at its start position and show the remaining distance "at full length". If a progress bar is used, this state could e.g. correspond to a completely filled progress bar.</w:t>
      </w:r>
    </w:p>
    <w:p w:rsidR="00E052D6" w:rsidRDefault="00935523" w:rsidP="00E052D6">
      <w:pPr>
        <w:jc w:val="center"/>
      </w:pPr>
      <w:r>
        <w:lastRenderedPageBreak/>
        <w:t xml:space="preserve">    b) If ApaTrg</w:t>
      </w:r>
      <w:r>
        <w:t>tDist_D_Stat is in the state "Step15" the HMI system shall assume that the vehicle has reached its target position. If a progress bar is used, this state could e.g. correspond to an unfilled progress bar.</w:t>
      </w:r>
    </w:p>
    <w:p w:rsidR="00E052D6" w:rsidRDefault="00935523" w:rsidP="00E052D6">
      <w:pPr>
        <w:jc w:val="center"/>
      </w:pPr>
      <w:r>
        <w:t xml:space="preserve">    c) If ApaTrgtDist_D_Stat is in a state other th</w:t>
      </w:r>
      <w:r>
        <w:t>an "Off" or "Step15" the HMI system shall assume the vehicle has left its start position but has not yet reached target position. If a progress bar is used, the bar shall then be unfilled corresponding to the state of ApaTrgtDist_D_Stat (e.g. Step1, Step2.</w:t>
      </w:r>
      <w:r>
        <w:t>..).</w:t>
      </w:r>
    </w:p>
    <w:p w:rsidR="00E052D6" w:rsidRDefault="00935523" w:rsidP="00E052D6">
      <w:pPr>
        <w:jc w:val="center"/>
      </w:pPr>
      <w:r>
        <w:t xml:space="preserve">    d) The graphic element driven by ApaTrgtDist_D_Stat shall change in a smooth animation triggered by incremental/equal steps as per the number of available steps.</w:t>
      </w:r>
    </w:p>
    <w:p w:rsidR="00263517" w:rsidRDefault="00935523" w:rsidP="00263517">
      <w:pPr>
        <w:jc w:val="center"/>
      </w:pPr>
      <w:r>
        <w:rPr>
          <w:rFonts w:cs="Arial"/>
        </w:rPr>
        <w:t>† -</w:t>
      </w:r>
      <w:r>
        <w:rPr>
          <w:sz w:val="16"/>
          <w:szCs w:val="16"/>
        </w:rPr>
        <w:t xml:space="preserve"> Only if supported by the implementing program as per REQ-130570. If not supported</w:t>
      </w:r>
      <w:r>
        <w:rPr>
          <w:sz w:val="16"/>
          <w:szCs w:val="16"/>
        </w:rPr>
        <w:t xml:space="preserve"> but required by signal processing tables, treat as data 0x0.</w:t>
      </w:r>
    </w:p>
    <w:p w:rsidR="00263517" w:rsidRDefault="00935523" w:rsidP="00263517">
      <w:r>
        <w:rPr>
          <w:rFonts w:cs="Arial"/>
        </w:rPr>
        <w:t>‡ -</w:t>
      </w:r>
      <w:r>
        <w:rPr>
          <w:sz w:val="16"/>
          <w:szCs w:val="16"/>
        </w:rPr>
        <w:t xml:space="preserve"> Only if supported by the implementing program as per REQ-130570. If not supported but required by signal processing tables, treat as data 0x1.</w:t>
      </w:r>
    </w:p>
    <w:p w:rsidR="00263517" w:rsidRDefault="00935523" w:rsidP="00263517"/>
    <w:p w:rsidR="00263517" w:rsidRDefault="00935523" w:rsidP="00263517"/>
    <w:p w:rsidR="00263517" w:rsidRDefault="00935523" w:rsidP="00263517">
      <w:pPr>
        <w:jc w:val="center"/>
        <w:rPr>
          <w:b/>
        </w:rPr>
      </w:pPr>
      <w:r>
        <w:rPr>
          <w:b/>
        </w:rPr>
        <w:t>4</w:t>
      </w:r>
      <w:r w:rsidRPr="004C2265">
        <w:rPr>
          <w:b/>
        </w:rPr>
        <w:t>” displays</w:t>
      </w:r>
    </w:p>
    <w:tbl>
      <w:tblPr>
        <w:tblStyle w:val="TableGrid"/>
        <w:tblW w:w="0" w:type="auto"/>
        <w:jc w:val="center"/>
        <w:tblLook w:val="04A0" w:firstRow="1" w:lastRow="0" w:firstColumn="1" w:lastColumn="0" w:noHBand="0" w:noVBand="1"/>
      </w:tblPr>
      <w:tblGrid>
        <w:gridCol w:w="636"/>
        <w:gridCol w:w="474"/>
        <w:gridCol w:w="474"/>
        <w:gridCol w:w="474"/>
        <w:gridCol w:w="474"/>
        <w:gridCol w:w="406"/>
        <w:gridCol w:w="406"/>
        <w:gridCol w:w="406"/>
        <w:gridCol w:w="474"/>
        <w:gridCol w:w="474"/>
        <w:gridCol w:w="474"/>
        <w:gridCol w:w="474"/>
        <w:gridCol w:w="474"/>
        <w:gridCol w:w="406"/>
        <w:gridCol w:w="3378"/>
      </w:tblGrid>
      <w:tr w:rsidR="00150F78" w:rsidTr="00150F78">
        <w:trPr>
          <w:cantSplit/>
          <w:trHeight w:val="2156"/>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ind w:left="113" w:right="113"/>
              <w:jc w:val="center"/>
              <w:rPr>
                <w:rFonts w:cs="Arial"/>
                <w:sz w:val="16"/>
                <w:szCs w:val="16"/>
                <w:lang w:val="de-DE" w:eastAsia="ja-JP"/>
              </w:rPr>
            </w:pPr>
            <w:r>
              <w:rPr>
                <w:sz w:val="16"/>
                <w:szCs w:val="16"/>
                <w:lang w:val="de-DE"/>
              </w:rPr>
              <w:t>Operational Mode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ind w:left="113" w:right="113"/>
              <w:jc w:val="center"/>
              <w:rPr>
                <w:rFonts w:cs="Arial"/>
                <w:sz w:val="16"/>
                <w:szCs w:val="16"/>
                <w:lang w:val="de-DE" w:eastAsia="ja-JP"/>
              </w:rPr>
            </w:pPr>
            <w:r>
              <w:rPr>
                <w:sz w:val="16"/>
                <w:szCs w:val="16"/>
                <w:lang w:val="de-DE"/>
              </w:rPr>
              <w:t>[ApaSys_D_Stat]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ind w:left="113" w:right="113"/>
              <w:jc w:val="center"/>
              <w:rPr>
                <w:rFonts w:cs="Arial"/>
                <w:sz w:val="16"/>
                <w:szCs w:val="16"/>
                <w:lang w:val="de-DE" w:eastAsia="ja-JP"/>
              </w:rPr>
            </w:pPr>
            <w:r>
              <w:rPr>
                <w:sz w:val="16"/>
                <w:szCs w:val="16"/>
                <w:lang w:val="de-DE"/>
              </w:rPr>
              <w:t>[ApaSteScanMde_D_Stat]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ind w:left="113" w:right="113"/>
              <w:jc w:val="center"/>
              <w:rPr>
                <w:rFonts w:cs="Arial"/>
                <w:sz w:val="16"/>
                <w:szCs w:val="16"/>
                <w:lang w:val="de-DE" w:eastAsia="ja-JP"/>
              </w:rPr>
            </w:pPr>
            <w:r>
              <w:rPr>
                <w:sz w:val="16"/>
                <w:szCs w:val="16"/>
                <w:lang w:val="de-DE"/>
              </w:rPr>
              <w:t>[ApaActvSide2_D_Stat]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ind w:left="113" w:right="113"/>
              <w:jc w:val="center"/>
              <w:rPr>
                <w:rFonts w:cs="Arial"/>
                <w:sz w:val="16"/>
                <w:szCs w:val="16"/>
                <w:lang w:val="de-DE" w:eastAsia="ja-JP"/>
              </w:rPr>
            </w:pPr>
            <w:r>
              <w:rPr>
                <w:sz w:val="16"/>
                <w:szCs w:val="16"/>
                <w:lang w:val="de-DE"/>
              </w:rPr>
              <w:t>[ApaMde_D_Stat]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ind w:left="113" w:right="113"/>
              <w:jc w:val="center"/>
              <w:rPr>
                <w:rFonts w:cs="Arial"/>
                <w:sz w:val="16"/>
                <w:szCs w:val="16"/>
                <w:lang w:val="de-DE" w:eastAsia="ja-JP"/>
              </w:rPr>
            </w:pPr>
            <w:r>
              <w:rPr>
                <w:sz w:val="16"/>
                <w:szCs w:val="16"/>
                <w:lang w:val="de-DE"/>
              </w:rPr>
              <w:t>[ApaSelSapp_D_Stat]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ind w:left="113" w:right="113"/>
              <w:jc w:val="center"/>
              <w:rPr>
                <w:rFonts w:cs="Arial"/>
                <w:sz w:val="16"/>
                <w:szCs w:val="16"/>
                <w:lang w:val="de-DE" w:eastAsia="ja-JP"/>
              </w:rPr>
            </w:pPr>
            <w:r>
              <w:rPr>
                <w:sz w:val="16"/>
                <w:szCs w:val="16"/>
                <w:lang w:val="de-DE"/>
              </w:rPr>
              <w:t>[ApaSelPpa_D_Stat]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ind w:left="113" w:right="113"/>
              <w:jc w:val="center"/>
              <w:rPr>
                <w:rFonts w:cs="Arial"/>
                <w:sz w:val="16"/>
                <w:szCs w:val="16"/>
                <w:lang w:val="de-DE" w:eastAsia="ja-JP"/>
              </w:rPr>
            </w:pPr>
            <w:r>
              <w:rPr>
                <w:sz w:val="16"/>
                <w:szCs w:val="16"/>
                <w:lang w:val="de-DE"/>
              </w:rPr>
              <w:t>[ApaSelPoa_D_Stat]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ind w:left="113" w:right="113"/>
              <w:jc w:val="center"/>
              <w:rPr>
                <w:rFonts w:cs="Arial"/>
                <w:sz w:val="16"/>
                <w:szCs w:val="16"/>
                <w:lang w:val="de-DE" w:eastAsia="ja-JP"/>
              </w:rPr>
            </w:pPr>
            <w:r>
              <w:rPr>
                <w:sz w:val="16"/>
                <w:szCs w:val="16"/>
                <w:lang w:val="de-DE"/>
              </w:rPr>
              <w:t>[ApaScan_D_Stat]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ind w:left="113" w:right="113"/>
              <w:jc w:val="center"/>
              <w:rPr>
                <w:rFonts w:cs="Arial"/>
                <w:sz w:val="16"/>
                <w:szCs w:val="16"/>
                <w:lang w:val="de-DE" w:eastAsia="ja-JP"/>
              </w:rPr>
            </w:pPr>
            <w:r>
              <w:rPr>
                <w:sz w:val="16"/>
                <w:szCs w:val="16"/>
                <w:lang w:val="de-DE"/>
              </w:rPr>
              <w:t>[ApaLongCtl_D_RqDrv]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ind w:left="113" w:right="113"/>
              <w:jc w:val="center"/>
              <w:rPr>
                <w:rFonts w:cs="Arial"/>
                <w:sz w:val="16"/>
                <w:szCs w:val="16"/>
                <w:lang w:val="de-DE" w:eastAsia="ja-JP"/>
              </w:rPr>
            </w:pPr>
            <w:r>
              <w:rPr>
                <w:sz w:val="16"/>
                <w:szCs w:val="16"/>
                <w:lang w:val="de-DE"/>
              </w:rPr>
              <w:t>[ApaGearShif_D_RqDrv]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ind w:left="113" w:right="113"/>
              <w:jc w:val="center"/>
              <w:rPr>
                <w:rFonts w:cs="Arial"/>
                <w:sz w:val="16"/>
                <w:szCs w:val="16"/>
                <w:lang w:val="de-DE" w:eastAsia="ja-JP"/>
              </w:rPr>
            </w:pPr>
            <w:r>
              <w:rPr>
                <w:sz w:val="16"/>
                <w:szCs w:val="16"/>
                <w:lang w:val="de-DE"/>
              </w:rPr>
              <w:t>[ApaSteWhl_D_RqDrv]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ind w:left="113" w:right="113"/>
              <w:jc w:val="center"/>
              <w:rPr>
                <w:rFonts w:cs="Arial"/>
                <w:sz w:val="16"/>
                <w:szCs w:val="16"/>
                <w:lang w:val="de-DE" w:eastAsia="ja-JP"/>
              </w:rPr>
            </w:pPr>
            <w:r>
              <w:rPr>
                <w:sz w:val="16"/>
                <w:szCs w:val="16"/>
                <w:lang w:val="de-DE"/>
              </w:rPr>
              <w:t>[ApaAcsy_D_RqDrv]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50F78" w:rsidRDefault="00935523">
            <w:pPr>
              <w:ind w:left="113" w:right="113"/>
              <w:jc w:val="center"/>
              <w:rPr>
                <w:rFonts w:cs="Arial"/>
                <w:sz w:val="16"/>
                <w:szCs w:val="16"/>
                <w:lang w:val="de-DE" w:eastAsia="ja-JP"/>
              </w:rPr>
            </w:pPr>
            <w:r>
              <w:rPr>
                <w:sz w:val="16"/>
                <w:szCs w:val="16"/>
                <w:lang w:val="de-DE"/>
              </w:rPr>
              <w:t>[PrkAidMsgTxt_D_Rq]</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50F78" w:rsidRDefault="00935523">
            <w:pPr>
              <w:jc w:val="center"/>
              <w:rPr>
                <w:rFonts w:cs="Arial"/>
                <w:sz w:val="24"/>
                <w:lang w:val="de-DE" w:eastAsia="ja-JP"/>
              </w:rPr>
            </w:pPr>
            <w:r>
              <w:rPr>
                <w:sz w:val="24"/>
                <w:lang w:val="de-DE"/>
              </w:rPr>
              <w:t>Display HMI</w:t>
            </w:r>
          </w:p>
        </w:tc>
      </w:tr>
      <w:tr w:rsidR="00150F78" w:rsidTr="00150F78">
        <w:trPr>
          <w:cantSplit/>
          <w:jc w:val="center"/>
        </w:trPr>
        <w:tc>
          <w:tcPr>
            <w:tcW w:w="0" w:type="auto"/>
            <w:vMerge w:val="restart"/>
            <w:tcBorders>
              <w:top w:val="single" w:sz="4" w:space="0" w:color="auto"/>
              <w:left w:val="single" w:sz="4" w:space="0" w:color="auto"/>
              <w:bottom w:val="single" w:sz="4" w:space="0" w:color="auto"/>
              <w:right w:val="single" w:sz="4" w:space="0" w:color="auto"/>
            </w:tcBorders>
            <w:textDirection w:val="btLr"/>
            <w:vAlign w:val="center"/>
            <w:hideMark/>
          </w:tcPr>
          <w:p w:rsidR="00150F78" w:rsidRDefault="00935523">
            <w:pPr>
              <w:ind w:left="113" w:right="113"/>
              <w:jc w:val="center"/>
              <w:rPr>
                <w:rFonts w:cs="Arial"/>
                <w:lang w:eastAsia="ja-JP"/>
              </w:rPr>
            </w:pPr>
            <w:r>
              <w:t>Run</w:t>
            </w:r>
          </w:p>
          <w:p w:rsidR="00150F78" w:rsidRDefault="00935523">
            <w:pPr>
              <w:ind w:left="113" w:right="113"/>
              <w:jc w:val="center"/>
              <w:rPr>
                <w:rFonts w:cs="Arial"/>
                <w:lang w:eastAsia="ja-JP"/>
              </w:rPr>
            </w:pPr>
            <w:r>
              <w:rPr>
                <w:sz w:val="16"/>
                <w:szCs w:val="16"/>
              </w:rPr>
              <w:t>(as per Operational Modes and Voltage Range Definition)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rFonts w:cs="Arial"/>
                <w:sz w:val="24"/>
                <w:lang w:val="de-DE" w:eastAsia="ja-JP"/>
              </w:rPr>
            </w:pPr>
            <w:r>
              <w:rPr>
                <w:noProof/>
                <w:sz w:val="24"/>
              </w:rPr>
              <w:drawing>
                <wp:inline distT="0" distB="0" distL="0" distR="0">
                  <wp:extent cx="476250" cy="276225"/>
                  <wp:effectExtent l="0" t="0" r="0" b="9525"/>
                  <wp:docPr id="16977"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6250" cy="276225"/>
                          </a:xfrm>
                          <a:prstGeom prst="rect">
                            <a:avLst/>
                          </a:prstGeom>
                          <a:noFill/>
                          <a:ln>
                            <a:noFill/>
                          </a:ln>
                        </pic:spPr>
                      </pic:pic>
                    </a:graphicData>
                  </a:graphic>
                </wp:inline>
              </w:drawing>
            </w:r>
            <w:r>
              <w:rPr>
                <w:rFonts w:cs="Arial"/>
                <w:sz w:val="16"/>
                <w:szCs w:val="16"/>
                <w:lang w:val="de-DE" w:eastAsia="ja-JP"/>
              </w:rPr>
              <w:t>/279</w:t>
            </w:r>
          </w:p>
        </w:tc>
      </w:tr>
      <w:tr w:rsidR="00150F78" w:rsidTr="00150F78">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rFonts w:cs="Arial"/>
                <w:sz w:val="24"/>
                <w:lang w:val="de-DE" w:eastAsia="ja-JP"/>
              </w:rPr>
            </w:pPr>
            <w:r>
              <w:rPr>
                <w:noProof/>
                <w:sz w:val="24"/>
              </w:rPr>
              <w:drawing>
                <wp:inline distT="0" distB="0" distL="0" distR="0">
                  <wp:extent cx="476250" cy="276225"/>
                  <wp:effectExtent l="0" t="0" r="0" b="9525"/>
                  <wp:docPr id="16978"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6250" cy="276225"/>
                          </a:xfrm>
                          <a:prstGeom prst="rect">
                            <a:avLst/>
                          </a:prstGeom>
                          <a:noFill/>
                          <a:ln>
                            <a:noFill/>
                          </a:ln>
                        </pic:spPr>
                      </pic:pic>
                    </a:graphicData>
                  </a:graphic>
                </wp:inline>
              </w:drawing>
            </w:r>
            <w:r>
              <w:rPr>
                <w:rFonts w:cs="Arial"/>
                <w:sz w:val="16"/>
                <w:szCs w:val="16"/>
                <w:lang w:val="de-DE" w:eastAsia="ja-JP"/>
              </w:rPr>
              <w:t>/012</w:t>
            </w:r>
          </w:p>
        </w:tc>
      </w:tr>
      <w:tr w:rsidR="00150F78" w:rsidTr="00150F78">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hideMark/>
          </w:tcPr>
          <w:p w:rsidR="00150F78" w:rsidRDefault="00935523" w:rsidP="00CC6E4C">
            <w:pPr>
              <w:jc w:val="center"/>
              <w:rPr>
                <w:rFonts w:cs="Arial"/>
                <w:sz w:val="24"/>
                <w:lang w:val="de-DE" w:eastAsia="ja-JP"/>
              </w:rPr>
            </w:pPr>
            <w:r>
              <w:rPr>
                <w:noProof/>
                <w:sz w:val="24"/>
              </w:rPr>
              <w:drawing>
                <wp:inline distT="0" distB="0" distL="0" distR="0">
                  <wp:extent cx="285750" cy="295275"/>
                  <wp:effectExtent l="0" t="0" r="0" b="9525"/>
                  <wp:docPr id="16979"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5750" cy="295275"/>
                          </a:xfrm>
                          <a:prstGeom prst="rect">
                            <a:avLst/>
                          </a:prstGeom>
                          <a:noFill/>
                          <a:ln>
                            <a:noFill/>
                          </a:ln>
                        </pic:spPr>
                      </pic:pic>
                    </a:graphicData>
                  </a:graphic>
                </wp:inline>
              </w:drawing>
            </w:r>
            <w:r>
              <w:rPr>
                <w:rFonts w:cs="Arial"/>
                <w:sz w:val="16"/>
                <w:szCs w:val="16"/>
                <w:lang w:val="de-DE" w:eastAsia="ja-JP"/>
              </w:rPr>
              <w:t>/013</w:t>
            </w:r>
          </w:p>
        </w:tc>
      </w:tr>
      <w:tr w:rsidR="00150F78" w:rsidTr="00150F78">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hideMark/>
          </w:tcPr>
          <w:p w:rsidR="00150F78" w:rsidRDefault="00935523" w:rsidP="00CC6E4C">
            <w:pPr>
              <w:jc w:val="center"/>
              <w:rPr>
                <w:rFonts w:cs="Arial"/>
                <w:sz w:val="24"/>
                <w:lang w:val="de-DE" w:eastAsia="ja-JP"/>
              </w:rPr>
            </w:pPr>
            <w:r>
              <w:rPr>
                <w:noProof/>
                <w:sz w:val="24"/>
              </w:rPr>
              <w:drawing>
                <wp:inline distT="0" distB="0" distL="0" distR="0">
                  <wp:extent cx="285750" cy="295275"/>
                  <wp:effectExtent l="0" t="0" r="0" b="9525"/>
                  <wp:docPr id="16980"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5750" cy="295275"/>
                          </a:xfrm>
                          <a:prstGeom prst="rect">
                            <a:avLst/>
                          </a:prstGeom>
                          <a:noFill/>
                          <a:ln>
                            <a:noFill/>
                          </a:ln>
                        </pic:spPr>
                      </pic:pic>
                    </a:graphicData>
                  </a:graphic>
                </wp:inline>
              </w:drawing>
            </w:r>
            <w:r>
              <w:rPr>
                <w:rFonts w:cs="Arial"/>
                <w:sz w:val="16"/>
                <w:szCs w:val="16"/>
                <w:lang w:val="de-DE" w:eastAsia="ja-JP"/>
              </w:rPr>
              <w:t>/556</w:t>
            </w:r>
          </w:p>
        </w:tc>
      </w:tr>
      <w:tr w:rsidR="00150F78" w:rsidTr="00150F78">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rFonts w:cs="Arial"/>
                <w:sz w:val="24"/>
                <w:lang w:val="de-DE" w:eastAsia="ja-JP"/>
              </w:rPr>
            </w:pPr>
            <w:r>
              <w:rPr>
                <w:noProof/>
                <w:sz w:val="24"/>
              </w:rPr>
              <w:drawing>
                <wp:inline distT="0" distB="0" distL="0" distR="0">
                  <wp:extent cx="285750" cy="295275"/>
                  <wp:effectExtent l="0" t="0" r="0" b="9525"/>
                  <wp:docPr id="16981"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5750" cy="295275"/>
                          </a:xfrm>
                          <a:prstGeom prst="rect">
                            <a:avLst/>
                          </a:prstGeom>
                          <a:noFill/>
                          <a:ln>
                            <a:noFill/>
                          </a:ln>
                        </pic:spPr>
                      </pic:pic>
                    </a:graphicData>
                  </a:graphic>
                </wp:inline>
              </w:drawing>
            </w:r>
            <w:r>
              <w:rPr>
                <w:rFonts w:cs="Arial"/>
                <w:sz w:val="16"/>
                <w:szCs w:val="16"/>
                <w:lang w:val="de-DE" w:eastAsia="ja-JP"/>
              </w:rPr>
              <w:t>/015</w:t>
            </w:r>
          </w:p>
        </w:tc>
      </w:tr>
      <w:tr w:rsidR="00150F78" w:rsidTr="00150F78">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rFonts w:cs="Arial"/>
                <w:sz w:val="24"/>
                <w:lang w:val="de-DE" w:eastAsia="ja-JP"/>
              </w:rPr>
            </w:pPr>
            <w:r>
              <w:rPr>
                <w:noProof/>
                <w:sz w:val="24"/>
              </w:rPr>
              <w:drawing>
                <wp:inline distT="0" distB="0" distL="0" distR="0">
                  <wp:extent cx="180975" cy="219075"/>
                  <wp:effectExtent l="0" t="0" r="9525" b="9525"/>
                  <wp:docPr id="16982"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rFonts w:cs="Arial"/>
                <w:sz w:val="16"/>
                <w:szCs w:val="16"/>
                <w:lang w:val="de-DE" w:eastAsia="ja-JP"/>
              </w:rPr>
              <w:t>/016</w:t>
            </w:r>
          </w:p>
        </w:tc>
      </w:tr>
      <w:tr w:rsidR="00150F78" w:rsidTr="00150F78">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rFonts w:cs="Arial"/>
                <w:sz w:val="24"/>
                <w:lang w:val="de-DE" w:eastAsia="ja-JP"/>
              </w:rPr>
            </w:pPr>
            <w:r>
              <w:rPr>
                <w:noProof/>
                <w:sz w:val="24"/>
              </w:rPr>
              <w:drawing>
                <wp:inline distT="0" distB="0" distL="0" distR="0">
                  <wp:extent cx="228600" cy="257175"/>
                  <wp:effectExtent l="0" t="0" r="0" b="9525"/>
                  <wp:docPr id="16983"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257175"/>
                          </a:xfrm>
                          <a:prstGeom prst="rect">
                            <a:avLst/>
                          </a:prstGeom>
                          <a:noFill/>
                          <a:ln>
                            <a:noFill/>
                          </a:ln>
                        </pic:spPr>
                      </pic:pic>
                    </a:graphicData>
                  </a:graphic>
                </wp:inline>
              </w:drawing>
            </w:r>
            <w:r>
              <w:rPr>
                <w:rFonts w:cs="Arial"/>
                <w:sz w:val="16"/>
                <w:szCs w:val="16"/>
                <w:lang w:val="de-DE" w:eastAsia="ja-JP"/>
              </w:rPr>
              <w:t>/017</w:t>
            </w:r>
          </w:p>
        </w:tc>
      </w:tr>
      <w:tr w:rsidR="00150F78" w:rsidTr="00150F78">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rFonts w:cs="Arial"/>
                <w:sz w:val="24"/>
                <w:lang w:val="de-DE" w:eastAsia="ja-JP"/>
              </w:rPr>
            </w:pPr>
            <w:r>
              <w:rPr>
                <w:noProof/>
                <w:sz w:val="24"/>
              </w:rPr>
              <w:drawing>
                <wp:inline distT="0" distB="0" distL="0" distR="0">
                  <wp:extent cx="180975" cy="209550"/>
                  <wp:effectExtent l="0" t="0" r="9525" b="0"/>
                  <wp:docPr id="16984"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209550"/>
                          </a:xfrm>
                          <a:prstGeom prst="rect">
                            <a:avLst/>
                          </a:prstGeom>
                          <a:noFill/>
                          <a:ln>
                            <a:noFill/>
                          </a:ln>
                        </pic:spPr>
                      </pic:pic>
                    </a:graphicData>
                  </a:graphic>
                </wp:inline>
              </w:drawing>
            </w:r>
            <w:r>
              <w:rPr>
                <w:rFonts w:cs="Arial"/>
                <w:sz w:val="16"/>
                <w:szCs w:val="16"/>
                <w:lang w:val="de-DE" w:eastAsia="ja-JP"/>
              </w:rPr>
              <w:t>/019</w:t>
            </w:r>
          </w:p>
        </w:tc>
      </w:tr>
      <w:tr w:rsidR="00150F78" w:rsidTr="00150F78">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sz w:val="24"/>
              </w:rPr>
            </w:pPr>
            <w:r>
              <w:rPr>
                <w:noProof/>
                <w:sz w:val="24"/>
              </w:rPr>
              <w:drawing>
                <wp:inline distT="0" distB="0" distL="0" distR="0">
                  <wp:extent cx="476250" cy="276225"/>
                  <wp:effectExtent l="0" t="0" r="0" b="9525"/>
                  <wp:docPr id="16985"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6250" cy="276225"/>
                          </a:xfrm>
                          <a:prstGeom prst="rect">
                            <a:avLst/>
                          </a:prstGeom>
                          <a:noFill/>
                          <a:ln>
                            <a:noFill/>
                          </a:ln>
                        </pic:spPr>
                      </pic:pic>
                    </a:graphicData>
                  </a:graphic>
                </wp:inline>
              </w:drawing>
            </w:r>
            <w:r>
              <w:rPr>
                <w:rFonts w:cs="Arial"/>
                <w:sz w:val="16"/>
                <w:szCs w:val="16"/>
                <w:lang w:val="de-DE" w:eastAsia="ja-JP"/>
              </w:rPr>
              <w:t>/014</w:t>
            </w:r>
          </w:p>
        </w:tc>
      </w:tr>
      <w:tr w:rsidR="00150F78" w:rsidTr="00150F78">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sz w:val="24"/>
              </w:rPr>
            </w:pPr>
            <w:r>
              <w:rPr>
                <w:noProof/>
                <w:sz w:val="24"/>
              </w:rPr>
              <w:drawing>
                <wp:inline distT="0" distB="0" distL="0" distR="0">
                  <wp:extent cx="295275" cy="304800"/>
                  <wp:effectExtent l="0" t="0" r="9525" b="0"/>
                  <wp:docPr id="16986"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Pr>
                <w:rFonts w:cs="Arial"/>
                <w:sz w:val="16"/>
                <w:szCs w:val="16"/>
                <w:lang w:val="de-DE" w:eastAsia="ja-JP"/>
              </w:rPr>
              <w:t>/025</w:t>
            </w:r>
          </w:p>
        </w:tc>
      </w:tr>
      <w:tr w:rsidR="00150F78" w:rsidTr="00150F78">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sz w:val="24"/>
              </w:rPr>
            </w:pPr>
            <w:r>
              <w:rPr>
                <w:noProof/>
                <w:sz w:val="24"/>
              </w:rPr>
              <w:drawing>
                <wp:inline distT="0" distB="0" distL="0" distR="0">
                  <wp:extent cx="295275" cy="304800"/>
                  <wp:effectExtent l="0" t="0" r="9525" b="0"/>
                  <wp:docPr id="16987"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Pr>
                <w:rFonts w:cs="Arial"/>
                <w:sz w:val="16"/>
                <w:szCs w:val="16"/>
                <w:lang w:val="de-DE" w:eastAsia="ja-JP"/>
              </w:rPr>
              <w:t>/402</w:t>
            </w:r>
          </w:p>
        </w:tc>
      </w:tr>
      <w:tr w:rsidR="00150F78" w:rsidTr="00150F78">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rFonts w:cs="Arial"/>
                <w:sz w:val="24"/>
                <w:lang w:val="de-DE" w:eastAsia="ja-JP"/>
              </w:rPr>
            </w:pPr>
            <w:r>
              <w:rPr>
                <w:noProof/>
              </w:rPr>
              <w:drawing>
                <wp:inline distT="0" distB="0" distL="0" distR="0">
                  <wp:extent cx="247650" cy="238125"/>
                  <wp:effectExtent l="0" t="0" r="0" b="9525"/>
                  <wp:docPr id="16988"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7650" cy="238125"/>
                          </a:xfrm>
                          <a:prstGeom prst="rect">
                            <a:avLst/>
                          </a:prstGeom>
                          <a:noFill/>
                          <a:ln>
                            <a:noFill/>
                          </a:ln>
                        </pic:spPr>
                      </pic:pic>
                    </a:graphicData>
                  </a:graphic>
                </wp:inline>
              </w:drawing>
            </w:r>
            <w:r>
              <w:rPr>
                <w:rFonts w:cs="Arial"/>
                <w:sz w:val="16"/>
                <w:szCs w:val="16"/>
                <w:lang w:val="de-DE" w:eastAsia="ja-JP"/>
              </w:rPr>
              <w:t>/018</w:t>
            </w:r>
          </w:p>
        </w:tc>
      </w:tr>
      <w:tr w:rsidR="00150F78" w:rsidTr="00150F78">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rFonts w:cs="Arial"/>
                <w:sz w:val="24"/>
                <w:lang w:val="de-DE" w:eastAsia="ja-JP"/>
              </w:rPr>
            </w:pPr>
            <w:r>
              <w:rPr>
                <w:noProof/>
              </w:rPr>
              <w:drawing>
                <wp:inline distT="0" distB="0" distL="0" distR="0">
                  <wp:extent cx="247650" cy="238125"/>
                  <wp:effectExtent l="0" t="0" r="0" b="9525"/>
                  <wp:docPr id="16989"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7650" cy="238125"/>
                          </a:xfrm>
                          <a:prstGeom prst="rect">
                            <a:avLst/>
                          </a:prstGeom>
                          <a:noFill/>
                          <a:ln>
                            <a:noFill/>
                          </a:ln>
                        </pic:spPr>
                      </pic:pic>
                    </a:graphicData>
                  </a:graphic>
                </wp:inline>
              </w:drawing>
            </w:r>
            <w:r>
              <w:rPr>
                <w:rFonts w:cs="Arial"/>
                <w:sz w:val="16"/>
                <w:szCs w:val="16"/>
                <w:lang w:val="de-DE" w:eastAsia="ja-JP"/>
              </w:rPr>
              <w:t>/020</w:t>
            </w:r>
          </w:p>
        </w:tc>
      </w:tr>
      <w:tr w:rsidR="00150F78" w:rsidTr="00150F78">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0x5</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rFonts w:cs="Arial"/>
                <w:sz w:val="24"/>
                <w:lang w:val="de-DE" w:eastAsia="ja-JP"/>
              </w:rPr>
            </w:pPr>
            <w:r>
              <w:rPr>
                <w:noProof/>
              </w:rPr>
              <w:drawing>
                <wp:inline distT="0" distB="0" distL="0" distR="0">
                  <wp:extent cx="247650" cy="238125"/>
                  <wp:effectExtent l="0" t="0" r="0" b="9525"/>
                  <wp:docPr id="16990"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7650" cy="238125"/>
                          </a:xfrm>
                          <a:prstGeom prst="rect">
                            <a:avLst/>
                          </a:prstGeom>
                          <a:noFill/>
                          <a:ln>
                            <a:noFill/>
                          </a:ln>
                        </pic:spPr>
                      </pic:pic>
                    </a:graphicData>
                  </a:graphic>
                </wp:inline>
              </w:drawing>
            </w:r>
            <w:r>
              <w:rPr>
                <w:rFonts w:cs="Arial"/>
                <w:sz w:val="16"/>
                <w:szCs w:val="16"/>
                <w:lang w:val="de-DE" w:eastAsia="ja-JP"/>
              </w:rPr>
              <w:t>/021</w:t>
            </w:r>
          </w:p>
        </w:tc>
      </w:tr>
      <w:tr w:rsidR="00150F78" w:rsidTr="00150F78">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0x5</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rFonts w:cs="Arial"/>
                <w:sz w:val="24"/>
                <w:lang w:val="de-DE" w:eastAsia="ja-JP"/>
              </w:rPr>
            </w:pPr>
            <w:r>
              <w:rPr>
                <w:noProof/>
                <w:sz w:val="24"/>
              </w:rPr>
              <w:drawing>
                <wp:inline distT="0" distB="0" distL="0" distR="0">
                  <wp:extent cx="247650" cy="276225"/>
                  <wp:effectExtent l="0" t="0" r="0" b="9525"/>
                  <wp:docPr id="16991"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inline>
              </w:drawing>
            </w:r>
            <w:r>
              <w:rPr>
                <w:noProof/>
                <w:sz w:val="24"/>
              </w:rPr>
              <w:t xml:space="preserve">(Manual) or </w:t>
            </w:r>
            <w:r>
              <w:rPr>
                <w:noProof/>
                <w:sz w:val="24"/>
              </w:rPr>
              <w:drawing>
                <wp:inline distT="0" distB="0" distL="0" distR="0">
                  <wp:extent cx="238125" cy="247650"/>
                  <wp:effectExtent l="0" t="0" r="9525" b="0"/>
                  <wp:docPr id="16992"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r>
              <w:rPr>
                <w:noProof/>
                <w:sz w:val="24"/>
              </w:rPr>
              <w:t>(Auto)</w:t>
            </w:r>
            <w:r>
              <w:rPr>
                <w:rFonts w:cs="Arial"/>
                <w:sz w:val="16"/>
                <w:szCs w:val="16"/>
                <w:vertAlign w:val="subscript"/>
                <w:lang w:val="de-DE" w:eastAsia="ja-JP"/>
              </w:rPr>
              <w:t xml:space="preserve"> </w:t>
            </w:r>
            <w:r>
              <w:rPr>
                <w:rFonts w:cs="Arial"/>
                <w:sz w:val="16"/>
                <w:szCs w:val="16"/>
                <w:lang w:val="de-DE" w:eastAsia="ja-JP"/>
              </w:rPr>
              <w:t>/022</w:t>
            </w:r>
          </w:p>
        </w:tc>
      </w:tr>
      <w:tr w:rsidR="00150F78" w:rsidTr="00150F78">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0x6</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rFonts w:cs="Arial"/>
                <w:sz w:val="24"/>
                <w:lang w:val="de-DE" w:eastAsia="ja-JP"/>
              </w:rPr>
            </w:pPr>
            <w:r>
              <w:rPr>
                <w:noProof/>
                <w:sz w:val="24"/>
              </w:rPr>
              <w:drawing>
                <wp:inline distT="0" distB="0" distL="0" distR="0">
                  <wp:extent cx="228600" cy="257175"/>
                  <wp:effectExtent l="0" t="0" r="0" b="9525"/>
                  <wp:docPr id="16993"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257175"/>
                          </a:xfrm>
                          <a:prstGeom prst="rect">
                            <a:avLst/>
                          </a:prstGeom>
                          <a:noFill/>
                          <a:ln>
                            <a:noFill/>
                          </a:ln>
                        </pic:spPr>
                      </pic:pic>
                    </a:graphicData>
                  </a:graphic>
                </wp:inline>
              </w:drawing>
            </w:r>
            <w:r>
              <w:rPr>
                <w:rFonts w:cs="Arial"/>
                <w:sz w:val="16"/>
                <w:szCs w:val="16"/>
                <w:lang w:val="de-DE" w:eastAsia="ja-JP"/>
              </w:rPr>
              <w:t>/023</w:t>
            </w:r>
          </w:p>
        </w:tc>
      </w:tr>
      <w:tr w:rsidR="00150F78" w:rsidTr="00150F78">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0x7</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rFonts w:cs="Arial"/>
                <w:sz w:val="24"/>
                <w:lang w:val="de-DE" w:eastAsia="ja-JP"/>
              </w:rPr>
            </w:pPr>
            <w:r>
              <w:rPr>
                <w:noProof/>
                <w:sz w:val="24"/>
              </w:rPr>
              <w:drawing>
                <wp:inline distT="0" distB="0" distL="0" distR="0">
                  <wp:extent cx="276225" cy="238125"/>
                  <wp:effectExtent l="0" t="0" r="9525" b="9525"/>
                  <wp:docPr id="16994"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Pr>
                <w:rFonts w:cs="Arial"/>
                <w:sz w:val="16"/>
                <w:szCs w:val="16"/>
                <w:lang w:val="de-DE" w:eastAsia="ja-JP"/>
              </w:rPr>
              <w:t>/024</w:t>
            </w:r>
          </w:p>
        </w:tc>
      </w:tr>
      <w:tr w:rsidR="00150F78" w:rsidTr="00150F78">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sz w:val="24"/>
              </w:rPr>
            </w:pPr>
            <w:r>
              <w:rPr>
                <w:noProof/>
              </w:rPr>
              <w:drawing>
                <wp:inline distT="0" distB="0" distL="0" distR="0">
                  <wp:extent cx="438150" cy="438150"/>
                  <wp:effectExtent l="0" t="0" r="0" b="0"/>
                  <wp:docPr id="16995" name="Picture 366" descr="apa_arrow_left_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apa_arrow_left_sid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38150" cy="438150"/>
                          </a:xfrm>
                          <a:prstGeom prst="rect">
                            <a:avLst/>
                          </a:prstGeom>
                          <a:noFill/>
                          <a:ln>
                            <a:noFill/>
                          </a:ln>
                        </pic:spPr>
                      </pic:pic>
                    </a:graphicData>
                  </a:graphic>
                </wp:inline>
              </w:drawing>
            </w:r>
            <w:r>
              <w:rPr>
                <w:rFonts w:cs="Arial"/>
                <w:sz w:val="16"/>
                <w:szCs w:val="16"/>
                <w:lang w:val="de-DE" w:eastAsia="ja-JP"/>
              </w:rPr>
              <w:t>/243</w:t>
            </w:r>
          </w:p>
        </w:tc>
      </w:tr>
      <w:tr w:rsidR="00150F78" w:rsidTr="00150F78">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0x5</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rPr>
            </w:pPr>
            <w:r>
              <w:rPr>
                <w:noProof/>
              </w:rPr>
              <w:drawing>
                <wp:inline distT="0" distB="0" distL="0" distR="0">
                  <wp:extent cx="438150" cy="438150"/>
                  <wp:effectExtent l="0" t="0" r="0" b="0"/>
                  <wp:docPr id="16996" name="Picture 365" descr="apa_arrow_left_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apa_arrow_left_sid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38150" cy="438150"/>
                          </a:xfrm>
                          <a:prstGeom prst="rect">
                            <a:avLst/>
                          </a:prstGeom>
                          <a:noFill/>
                          <a:ln>
                            <a:noFill/>
                          </a:ln>
                        </pic:spPr>
                      </pic:pic>
                    </a:graphicData>
                  </a:graphic>
                </wp:inline>
              </w:drawing>
            </w:r>
            <w:r>
              <w:rPr>
                <w:rFonts w:cs="Arial"/>
                <w:sz w:val="16"/>
                <w:szCs w:val="16"/>
                <w:lang w:val="de-DE" w:eastAsia="ja-JP"/>
              </w:rPr>
              <w:t>/540</w:t>
            </w:r>
          </w:p>
        </w:tc>
      </w:tr>
      <w:tr w:rsidR="00150F78" w:rsidTr="00150F78">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0x6</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rPr>
            </w:pPr>
            <w:r>
              <w:rPr>
                <w:noProof/>
              </w:rPr>
              <w:drawing>
                <wp:inline distT="0" distB="0" distL="0" distR="0">
                  <wp:extent cx="438150" cy="438150"/>
                  <wp:effectExtent l="0" t="0" r="0" b="0"/>
                  <wp:docPr id="16997"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8150" cy="438150"/>
                          </a:xfrm>
                          <a:prstGeom prst="rect">
                            <a:avLst/>
                          </a:prstGeom>
                          <a:noFill/>
                          <a:ln>
                            <a:noFill/>
                          </a:ln>
                        </pic:spPr>
                      </pic:pic>
                    </a:graphicData>
                  </a:graphic>
                </wp:inline>
              </w:drawing>
            </w:r>
            <w:r>
              <w:rPr>
                <w:rFonts w:cs="Arial"/>
                <w:sz w:val="16"/>
                <w:szCs w:val="16"/>
                <w:lang w:val="de-DE" w:eastAsia="ja-JP"/>
              </w:rPr>
              <w:t>/365</w:t>
            </w:r>
          </w:p>
        </w:tc>
      </w:tr>
      <w:tr w:rsidR="00150F78" w:rsidTr="00150F78">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rsidP="00CC6E4C">
            <w:pPr>
              <w:jc w:val="center"/>
              <w:rPr>
                <w:noProof/>
              </w:rPr>
            </w:pPr>
            <w:r>
              <w:rPr>
                <w:noProof/>
              </w:rPr>
              <w:drawing>
                <wp:inline distT="0" distB="0" distL="0" distR="0">
                  <wp:extent cx="438150" cy="438150"/>
                  <wp:effectExtent l="0" t="0" r="0" b="0"/>
                  <wp:docPr id="16998"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8150" cy="438150"/>
                          </a:xfrm>
                          <a:prstGeom prst="rect">
                            <a:avLst/>
                          </a:prstGeom>
                          <a:noFill/>
                          <a:ln>
                            <a:noFill/>
                          </a:ln>
                        </pic:spPr>
                      </pic:pic>
                    </a:graphicData>
                  </a:graphic>
                </wp:inline>
              </w:drawing>
            </w:r>
            <w:r>
              <w:rPr>
                <w:rFonts w:cs="Arial"/>
                <w:sz w:val="16"/>
                <w:szCs w:val="16"/>
                <w:lang w:val="de-DE" w:eastAsia="ja-JP"/>
              </w:rPr>
              <w:t>/553</w:t>
            </w:r>
          </w:p>
        </w:tc>
      </w:tr>
      <w:tr w:rsidR="00150F78" w:rsidTr="00150F78">
        <w:trPr>
          <w:cantSplit/>
          <w:trHeight w:val="19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50F78" w:rsidRDefault="00935523">
            <w:pPr>
              <w:rPr>
                <w:rFonts w:cs="Arial"/>
                <w:lang w:eastAsia="ja-JP"/>
              </w:rPr>
            </w:pPr>
          </w:p>
        </w:tc>
        <w:tc>
          <w:tcPr>
            <w:tcW w:w="0" w:type="auto"/>
            <w:gridSpan w:val="13"/>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16"/>
                <w:szCs w:val="16"/>
                <w:lang w:val="de-DE" w:eastAsia="ja-JP"/>
              </w:rPr>
            </w:pPr>
            <w:r>
              <w:rPr>
                <w:sz w:val="16"/>
                <w:szCs w:val="16"/>
                <w:lang w:val="de-DE"/>
              </w:rPr>
              <w:t>All Other Cases</w:t>
            </w:r>
          </w:p>
        </w:tc>
        <w:tc>
          <w:tcPr>
            <w:tcW w:w="0" w:type="auto"/>
            <w:tcBorders>
              <w:top w:val="single" w:sz="4" w:space="0" w:color="auto"/>
              <w:left w:val="single" w:sz="4" w:space="0" w:color="auto"/>
              <w:bottom w:val="single" w:sz="4" w:space="0" w:color="auto"/>
              <w:right w:val="single" w:sz="4" w:space="0" w:color="auto"/>
            </w:tcBorders>
            <w:vAlign w:val="center"/>
            <w:hideMark/>
          </w:tcPr>
          <w:p w:rsidR="00150F78" w:rsidRDefault="00935523">
            <w:pPr>
              <w:jc w:val="center"/>
              <w:rPr>
                <w:rFonts w:cs="Arial"/>
                <w:sz w:val="24"/>
                <w:lang w:eastAsia="ja-JP"/>
              </w:rPr>
            </w:pPr>
            <w:r>
              <w:rPr>
                <w:sz w:val="24"/>
              </w:rPr>
              <w:t>Blank (Do not show Symbol1)</w:t>
            </w:r>
          </w:p>
        </w:tc>
      </w:tr>
    </w:tbl>
    <w:p w:rsidR="00150F78" w:rsidRPr="004C2265" w:rsidRDefault="00935523" w:rsidP="00263517">
      <w:pPr>
        <w:jc w:val="center"/>
        <w:rPr>
          <w:b/>
        </w:rPr>
      </w:pPr>
    </w:p>
    <w:p w:rsidR="004B0A1B" w:rsidRDefault="00935523" w:rsidP="004B0A1B">
      <w:r>
        <w:t>4” supports semi-assisted park</w:t>
      </w:r>
      <w:r>
        <w:t xml:space="preserve"> (SAP) only, configuration Parking Assistance_Cfg is not required.</w:t>
      </w:r>
    </w:p>
    <w:p w:rsidR="00263517" w:rsidRPr="00600C03" w:rsidRDefault="00935523" w:rsidP="00263517"/>
    <w:p w:rsidR="00CC6E4C" w:rsidRPr="00CC6E4C" w:rsidRDefault="00CC6E4C" w:rsidP="00CC6E4C">
      <w:pPr>
        <w:pStyle w:val="Heading4"/>
        <w:rPr>
          <w:b w:val="0"/>
          <w:u w:val="single"/>
        </w:rPr>
      </w:pPr>
      <w:r w:rsidRPr="00CC6E4C">
        <w:rPr>
          <w:b w:val="0"/>
          <w:u w:val="single"/>
        </w:rPr>
        <w:t>CAMERA-FUR-REQ-130497/L-Active Park Assist (APA) Signal Processing - Positional Symbol2</w:t>
      </w:r>
    </w:p>
    <w:p w:rsidR="00BC1EB2" w:rsidRDefault="00935523" w:rsidP="00BC1EB2">
      <w:pPr>
        <w:jc w:val="center"/>
        <w:rPr>
          <w:b/>
        </w:rPr>
      </w:pPr>
      <w:r>
        <w:rPr>
          <w:b/>
        </w:rPr>
        <w:t>8” (or equivalent) displays</w:t>
      </w:r>
    </w:p>
    <w:tbl>
      <w:tblPr>
        <w:tblStyle w:val="TableGrid"/>
        <w:tblW w:w="10800" w:type="dxa"/>
        <w:jc w:val="center"/>
        <w:tblLayout w:type="fixed"/>
        <w:tblLook w:val="04A0" w:firstRow="1" w:lastRow="0" w:firstColumn="1" w:lastColumn="0" w:noHBand="0" w:noVBand="1"/>
      </w:tblPr>
      <w:tblGrid>
        <w:gridCol w:w="625"/>
        <w:gridCol w:w="540"/>
        <w:gridCol w:w="540"/>
        <w:gridCol w:w="540"/>
        <w:gridCol w:w="322"/>
        <w:gridCol w:w="540"/>
        <w:gridCol w:w="270"/>
        <w:gridCol w:w="270"/>
        <w:gridCol w:w="270"/>
        <w:gridCol w:w="540"/>
        <w:gridCol w:w="540"/>
        <w:gridCol w:w="540"/>
        <w:gridCol w:w="540"/>
        <w:gridCol w:w="540"/>
        <w:gridCol w:w="270"/>
        <w:gridCol w:w="403"/>
        <w:gridCol w:w="540"/>
        <w:gridCol w:w="2970"/>
      </w:tblGrid>
      <w:tr w:rsidR="00CC6E4C" w:rsidTr="00CC6E4C">
        <w:trPr>
          <w:cantSplit/>
          <w:trHeight w:val="2160"/>
          <w:tblHeader/>
          <w:jc w:val="center"/>
        </w:trPr>
        <w:tc>
          <w:tcPr>
            <w:tcW w:w="6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C3F45" w:rsidRDefault="00935523">
            <w:pPr>
              <w:jc w:val="center"/>
              <w:rPr>
                <w:rFonts w:cs="Arial"/>
                <w:lang w:val="de-DE" w:eastAsia="ja-JP"/>
              </w:rPr>
            </w:pPr>
            <w:r>
              <w:rPr>
                <w:rFonts w:cs="Arial"/>
                <w:lang w:val="fr-FR" w:eastAsia="ja-JP"/>
              </w:rPr>
              <w:tab/>
            </w:r>
            <w:r>
              <w:rPr>
                <w:lang w:val="de-DE"/>
              </w:rPr>
              <w:t>Operational Mode</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C3F45" w:rsidRDefault="00935523">
            <w:pPr>
              <w:jc w:val="center"/>
              <w:rPr>
                <w:lang w:val="de-DE"/>
              </w:rPr>
            </w:pPr>
            <w:r>
              <w:rPr>
                <w:lang w:val="de-DE"/>
              </w:rPr>
              <w:t>Parking Assistance (Cfg)</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C3F45" w:rsidRDefault="00935523">
            <w:pPr>
              <w:jc w:val="center"/>
              <w:rPr>
                <w:rFonts w:cs="Arial"/>
                <w:lang w:val="de-DE" w:eastAsia="ja-JP"/>
              </w:rPr>
            </w:pPr>
            <w:r>
              <w:rPr>
                <w:lang w:val="de-DE"/>
              </w:rPr>
              <w:t>[ApaSys_D_Stat]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C3F45" w:rsidRDefault="00935523">
            <w:pPr>
              <w:jc w:val="center"/>
              <w:rPr>
                <w:rFonts w:cs="Arial"/>
                <w:lang w:val="de-DE" w:eastAsia="ja-JP"/>
              </w:rPr>
            </w:pPr>
            <w:r>
              <w:rPr>
                <w:lang w:val="de-DE"/>
              </w:rPr>
              <w:t>[ApaSteScanMde_D_Stat]</w:t>
            </w:r>
          </w:p>
        </w:tc>
        <w:tc>
          <w:tcPr>
            <w:tcW w:w="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C3F45" w:rsidRDefault="00935523">
            <w:pPr>
              <w:jc w:val="center"/>
              <w:rPr>
                <w:rFonts w:cs="Arial"/>
                <w:lang w:val="de-DE" w:eastAsia="ja-JP"/>
              </w:rPr>
            </w:pPr>
            <w:r>
              <w:rPr>
                <w:lang w:val="de-DE"/>
              </w:rPr>
              <w:t>[ApaActvSide2_D_Stat]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C3F45" w:rsidRDefault="00935523">
            <w:pPr>
              <w:jc w:val="center"/>
              <w:rPr>
                <w:rFonts w:cs="Arial"/>
                <w:lang w:val="de-DE" w:eastAsia="ja-JP"/>
              </w:rPr>
            </w:pPr>
            <w:r>
              <w:rPr>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C3F45" w:rsidRDefault="00935523">
            <w:pPr>
              <w:jc w:val="center"/>
              <w:rPr>
                <w:rFonts w:cs="Arial"/>
                <w:lang w:val="de-DE" w:eastAsia="ja-JP"/>
              </w:rPr>
            </w:pPr>
            <w:r>
              <w:rPr>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C3F45" w:rsidRDefault="00935523">
            <w:pPr>
              <w:jc w:val="center"/>
              <w:rPr>
                <w:rFonts w:cs="Arial"/>
                <w:lang w:val="de-DE" w:eastAsia="ja-JP"/>
              </w:rPr>
            </w:pPr>
            <w:r>
              <w:rPr>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C3F45" w:rsidRDefault="00935523">
            <w:pPr>
              <w:jc w:val="center"/>
              <w:rPr>
                <w:rFonts w:cs="Arial"/>
                <w:lang w:val="de-DE" w:eastAsia="ja-JP"/>
              </w:rPr>
            </w:pPr>
            <w:r>
              <w:rPr>
                <w:lang w:val="de-DE"/>
              </w:rPr>
              <w:t>[ApaSelPoa_D_Stat]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C3F45" w:rsidRDefault="00935523">
            <w:pPr>
              <w:jc w:val="center"/>
              <w:rPr>
                <w:rFonts w:cs="Arial"/>
                <w:lang w:val="de-DE" w:eastAsia="ja-JP"/>
              </w:rPr>
            </w:pPr>
            <w:r>
              <w:rPr>
                <w:lang w:val="de-DE"/>
              </w:rPr>
              <w:t>[ApaScan_D_Stat]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C3F45" w:rsidRDefault="00935523">
            <w:pPr>
              <w:jc w:val="center"/>
              <w:rPr>
                <w:rFonts w:cs="Arial"/>
                <w:lang w:val="de-DE" w:eastAsia="ja-JP"/>
              </w:rPr>
            </w:pPr>
            <w:r>
              <w:rPr>
                <w:lang w:val="de-DE"/>
              </w:rPr>
              <w:t>[ApaLongCtl_D_RqDrv]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C3F45" w:rsidRDefault="00935523">
            <w:pPr>
              <w:jc w:val="center"/>
              <w:rPr>
                <w:rFonts w:cs="Arial"/>
                <w:lang w:val="de-DE" w:eastAsia="ja-JP"/>
              </w:rPr>
            </w:pPr>
            <w:r>
              <w:rPr>
                <w:lang w:val="de-DE"/>
              </w:rPr>
              <w:t>[ApaGearShif_D_RqDrv]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C3F45" w:rsidRDefault="00935523">
            <w:pPr>
              <w:jc w:val="center"/>
              <w:rPr>
                <w:rFonts w:cs="Arial"/>
                <w:lang w:val="de-DE" w:eastAsia="ja-JP"/>
              </w:rPr>
            </w:pPr>
            <w:r>
              <w:rPr>
                <w:lang w:val="de-DE"/>
              </w:rPr>
              <w:t>[ApaSteWhl_D_RqDrv]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C3F45" w:rsidRDefault="00935523">
            <w:pPr>
              <w:jc w:val="center"/>
              <w:rPr>
                <w:rFonts w:cs="Arial"/>
                <w:lang w:val="de-DE" w:eastAsia="ja-JP"/>
              </w:rPr>
            </w:pPr>
            <w:r>
              <w:rPr>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C3F45" w:rsidRDefault="00935523">
            <w:pPr>
              <w:jc w:val="center"/>
              <w:rPr>
                <w:lang w:val="de-DE"/>
              </w:rPr>
            </w:pPr>
            <w:r>
              <w:rPr>
                <w:lang w:val="de-DE"/>
              </w:rPr>
              <w:t>[ApaTrgtDist_D_Stat]</w:t>
            </w:r>
            <w:r>
              <w:rPr>
                <w:rFonts w:cs="Arial"/>
                <w:vertAlign w:val="superscript"/>
                <w:lang w:val="de-DE"/>
              </w:rPr>
              <w:t xml:space="preserve"> †</w:t>
            </w:r>
          </w:p>
        </w:tc>
        <w:tc>
          <w:tcPr>
            <w:tcW w:w="4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C3F45" w:rsidRDefault="00935523">
            <w:pPr>
              <w:jc w:val="center"/>
              <w:rPr>
                <w:lang w:val="de-DE"/>
              </w:rPr>
            </w:pPr>
            <w:r>
              <w:rPr>
                <w:lang w:val="de-DE"/>
              </w:rPr>
              <w:t>[ApaMsgTxt_D_Rq]</w:t>
            </w:r>
            <w:r>
              <w:rPr>
                <w:rFonts w:cs="Arial"/>
                <w:vertAlign w:val="superscript"/>
                <w:lang w:val="de-DE"/>
              </w:rPr>
              <w:t xml:space="preserve"> ‡</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C3F45" w:rsidRDefault="00935523">
            <w:pPr>
              <w:jc w:val="center"/>
              <w:rPr>
                <w:rFonts w:cs="Arial"/>
                <w:lang w:val="de-DE" w:eastAsia="ja-JP"/>
              </w:rPr>
            </w:pPr>
            <w:r>
              <w:rPr>
                <w:lang w:val="de-DE"/>
              </w:rPr>
              <w:t>[PrkAidMsgTxt_D_Rq]</w:t>
            </w:r>
          </w:p>
        </w:tc>
        <w:tc>
          <w:tcPr>
            <w:tcW w:w="297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C3F45" w:rsidRDefault="00935523">
            <w:pPr>
              <w:jc w:val="center"/>
              <w:rPr>
                <w:rFonts w:cs="Arial"/>
                <w:sz w:val="24"/>
                <w:lang w:val="de-DE" w:eastAsia="ja-JP"/>
              </w:rPr>
            </w:pPr>
            <w:r>
              <w:rPr>
                <w:sz w:val="24"/>
                <w:lang w:val="de-DE"/>
              </w:rPr>
              <w:t>Display HMI</w:t>
            </w:r>
            <w:r>
              <w:rPr>
                <w:sz w:val="16"/>
                <w:szCs w:val="16"/>
                <w:vertAlign w:val="subscript"/>
                <w:lang w:val="de-DE"/>
              </w:rPr>
              <w:t>/REF#</w:t>
            </w:r>
          </w:p>
        </w:tc>
      </w:tr>
      <w:tr w:rsidR="00DC3F45" w:rsidTr="00CC6E4C">
        <w:trPr>
          <w:cantSplit/>
          <w:jc w:val="center"/>
        </w:trPr>
        <w:tc>
          <w:tcPr>
            <w:tcW w:w="625" w:type="dxa"/>
            <w:vMerge w:val="restart"/>
            <w:tcBorders>
              <w:top w:val="single" w:sz="4" w:space="0" w:color="auto"/>
              <w:left w:val="single" w:sz="4" w:space="0" w:color="auto"/>
              <w:bottom w:val="single" w:sz="4" w:space="0" w:color="auto"/>
              <w:right w:val="single" w:sz="4" w:space="0" w:color="auto"/>
            </w:tcBorders>
            <w:vAlign w:val="center"/>
            <w:hideMark/>
          </w:tcPr>
          <w:p w:rsidR="00DC3F45" w:rsidRDefault="00935523">
            <w:pPr>
              <w:rPr>
                <w:rFonts w:cs="Arial"/>
                <w:sz w:val="24"/>
                <w:lang w:val="de-DE" w:eastAsia="ja-JP"/>
              </w:rPr>
            </w:pP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4"/>
                <w:szCs w:val="16"/>
                <w:lang w:val="de-DE"/>
              </w:rPr>
            </w:pPr>
            <w:r>
              <w:rPr>
                <w:sz w:val="14"/>
                <w:szCs w:val="16"/>
                <w:lang w:val="de-DE"/>
              </w:rPr>
              <w:t>0xA</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0x2</w:t>
            </w:r>
          </w:p>
        </w:tc>
        <w:tc>
          <w:tcPr>
            <w:tcW w:w="322"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403"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2970" w:type="dxa"/>
            <w:tcBorders>
              <w:top w:val="single" w:sz="4" w:space="0" w:color="auto"/>
              <w:left w:val="single" w:sz="4" w:space="0" w:color="auto"/>
              <w:bottom w:val="single" w:sz="4" w:space="0" w:color="auto"/>
              <w:right w:val="single" w:sz="4" w:space="0" w:color="auto"/>
            </w:tcBorders>
            <w:vAlign w:val="center"/>
            <w:hideMark/>
          </w:tcPr>
          <w:p w:rsidR="00DC3F45" w:rsidRDefault="00935523" w:rsidP="00CC6E4C">
            <w:pPr>
              <w:jc w:val="center"/>
              <w:rPr>
                <w:rFonts w:cs="Arial"/>
                <w:sz w:val="24"/>
                <w:lang w:val="de-DE" w:eastAsia="ja-JP"/>
              </w:rPr>
            </w:pPr>
            <w:r>
              <w:rPr>
                <w:rFonts w:cs="Arial"/>
                <w:noProof/>
                <w:sz w:val="24"/>
              </w:rPr>
              <w:drawing>
                <wp:inline distT="0" distB="0" distL="0" distR="0">
                  <wp:extent cx="304800" cy="304800"/>
                  <wp:effectExtent l="0" t="0" r="0" b="0"/>
                  <wp:docPr id="170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rFonts w:cs="Arial"/>
                <w:sz w:val="16"/>
                <w:szCs w:val="16"/>
                <w:vertAlign w:val="subscript"/>
                <w:lang w:val="de-DE" w:eastAsia="ja-JP"/>
              </w:rPr>
              <w:t>/011</w:t>
            </w:r>
          </w:p>
        </w:tc>
      </w:tr>
      <w:tr w:rsidR="00DC3F45" w:rsidTr="00CC6E4C">
        <w:trPr>
          <w:cantSplit/>
          <w:jc w:val="center"/>
        </w:trPr>
        <w:tc>
          <w:tcPr>
            <w:tcW w:w="625" w:type="dxa"/>
            <w:vMerge/>
            <w:tcBorders>
              <w:top w:val="single" w:sz="4" w:space="0" w:color="auto"/>
              <w:left w:val="single" w:sz="4" w:space="0" w:color="auto"/>
              <w:bottom w:val="single" w:sz="4" w:space="0" w:color="auto"/>
              <w:right w:val="single" w:sz="4" w:space="0" w:color="auto"/>
            </w:tcBorders>
            <w:vAlign w:val="center"/>
            <w:hideMark/>
          </w:tcPr>
          <w:p w:rsidR="00DC3F45" w:rsidRDefault="00935523">
            <w:pPr>
              <w:rPr>
                <w:rFonts w:cs="Arial"/>
                <w:sz w:val="24"/>
                <w:lang w:val="de-DE" w:eastAsia="ja-JP"/>
              </w:rPr>
            </w:pP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4"/>
                <w:szCs w:val="16"/>
                <w:lang w:val="de-DE"/>
              </w:rPr>
            </w:pPr>
            <w:r>
              <w:rPr>
                <w:sz w:val="14"/>
                <w:szCs w:val="16"/>
                <w:lang w:val="de-DE"/>
              </w:rPr>
              <w:t>0xB</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0x2</w:t>
            </w:r>
          </w:p>
        </w:tc>
        <w:tc>
          <w:tcPr>
            <w:tcW w:w="322"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403"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2970" w:type="dxa"/>
            <w:tcBorders>
              <w:top w:val="single" w:sz="4" w:space="0" w:color="auto"/>
              <w:left w:val="single" w:sz="4" w:space="0" w:color="auto"/>
              <w:bottom w:val="single" w:sz="4" w:space="0" w:color="auto"/>
              <w:right w:val="single" w:sz="4" w:space="0" w:color="auto"/>
            </w:tcBorders>
            <w:vAlign w:val="center"/>
            <w:hideMark/>
          </w:tcPr>
          <w:p w:rsidR="00DC3F45" w:rsidRDefault="00935523" w:rsidP="00CC6E4C">
            <w:pPr>
              <w:jc w:val="center"/>
              <w:rPr>
                <w:rFonts w:cs="Arial"/>
                <w:noProof/>
                <w:sz w:val="24"/>
              </w:rPr>
            </w:pPr>
            <w:r>
              <w:rPr>
                <w:rFonts w:cs="Arial"/>
                <w:noProof/>
                <w:sz w:val="24"/>
              </w:rPr>
              <w:drawing>
                <wp:inline distT="0" distB="0" distL="0" distR="0">
                  <wp:extent cx="285750" cy="295275"/>
                  <wp:effectExtent l="0" t="0" r="0" b="9525"/>
                  <wp:docPr id="170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5750" cy="295275"/>
                          </a:xfrm>
                          <a:prstGeom prst="rect">
                            <a:avLst/>
                          </a:prstGeom>
                          <a:noFill/>
                          <a:ln>
                            <a:noFill/>
                          </a:ln>
                        </pic:spPr>
                      </pic:pic>
                    </a:graphicData>
                  </a:graphic>
                </wp:inline>
              </w:drawing>
            </w:r>
            <w:r>
              <w:rPr>
                <w:rFonts w:cs="Arial"/>
                <w:sz w:val="16"/>
                <w:szCs w:val="16"/>
                <w:vertAlign w:val="subscript"/>
                <w:lang w:val="de-DE" w:eastAsia="ja-JP"/>
              </w:rPr>
              <w:t>/412</w:t>
            </w:r>
          </w:p>
        </w:tc>
      </w:tr>
      <w:tr w:rsidR="00DC3F45" w:rsidTr="00CC6E4C">
        <w:trPr>
          <w:cantSplit/>
          <w:jc w:val="center"/>
        </w:trPr>
        <w:tc>
          <w:tcPr>
            <w:tcW w:w="625" w:type="dxa"/>
            <w:vMerge/>
            <w:tcBorders>
              <w:top w:val="single" w:sz="4" w:space="0" w:color="auto"/>
              <w:left w:val="single" w:sz="4" w:space="0" w:color="auto"/>
              <w:bottom w:val="single" w:sz="4" w:space="0" w:color="auto"/>
              <w:right w:val="single" w:sz="4" w:space="0" w:color="auto"/>
            </w:tcBorders>
            <w:vAlign w:val="center"/>
            <w:hideMark/>
          </w:tcPr>
          <w:p w:rsidR="00DC3F45" w:rsidRDefault="00935523">
            <w:pPr>
              <w:rPr>
                <w:rFonts w:cs="Arial"/>
                <w:sz w:val="24"/>
                <w:lang w:val="de-DE" w:eastAsia="ja-JP"/>
              </w:rPr>
            </w:pP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4"/>
                <w:szCs w:val="16"/>
                <w:lang w:val="de-DE"/>
              </w:rPr>
            </w:pPr>
            <w:r>
              <w:rPr>
                <w:sz w:val="14"/>
                <w:szCs w:val="16"/>
                <w:lang w:val="de-DE"/>
              </w:rPr>
              <w:t>0xA</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0x2</w:t>
            </w:r>
          </w:p>
        </w:tc>
        <w:tc>
          <w:tcPr>
            <w:tcW w:w="322"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403"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2970" w:type="dxa"/>
            <w:tcBorders>
              <w:top w:val="single" w:sz="4" w:space="0" w:color="auto"/>
              <w:left w:val="single" w:sz="4" w:space="0" w:color="auto"/>
              <w:bottom w:val="single" w:sz="4" w:space="0" w:color="auto"/>
              <w:right w:val="single" w:sz="4" w:space="0" w:color="auto"/>
            </w:tcBorders>
            <w:vAlign w:val="center"/>
            <w:hideMark/>
          </w:tcPr>
          <w:p w:rsidR="00DC3F45" w:rsidRDefault="00935523" w:rsidP="00CC6E4C">
            <w:pPr>
              <w:jc w:val="center"/>
              <w:rPr>
                <w:rFonts w:cs="Arial"/>
                <w:sz w:val="24"/>
                <w:lang w:val="de-DE" w:eastAsia="ja-JP"/>
              </w:rPr>
            </w:pPr>
            <w:r>
              <w:rPr>
                <w:rFonts w:cs="Arial"/>
                <w:noProof/>
                <w:sz w:val="24"/>
              </w:rPr>
              <w:drawing>
                <wp:inline distT="0" distB="0" distL="0" distR="0">
                  <wp:extent cx="276225" cy="285750"/>
                  <wp:effectExtent l="0" t="0" r="9525" b="0"/>
                  <wp:docPr id="170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6225" cy="285750"/>
                          </a:xfrm>
                          <a:prstGeom prst="rect">
                            <a:avLst/>
                          </a:prstGeom>
                          <a:noFill/>
                          <a:ln>
                            <a:noFill/>
                          </a:ln>
                        </pic:spPr>
                      </pic:pic>
                    </a:graphicData>
                  </a:graphic>
                </wp:inline>
              </w:drawing>
            </w:r>
            <w:r>
              <w:rPr>
                <w:rFonts w:cs="Arial"/>
                <w:sz w:val="16"/>
                <w:szCs w:val="16"/>
                <w:vertAlign w:val="subscript"/>
                <w:lang w:val="de-DE" w:eastAsia="ja-JP"/>
              </w:rPr>
              <w:t>/912</w:t>
            </w:r>
          </w:p>
        </w:tc>
      </w:tr>
      <w:tr w:rsidR="00DC3F45" w:rsidTr="00CC6E4C">
        <w:trPr>
          <w:cantSplit/>
          <w:jc w:val="center"/>
        </w:trPr>
        <w:tc>
          <w:tcPr>
            <w:tcW w:w="625" w:type="dxa"/>
            <w:vMerge/>
            <w:tcBorders>
              <w:top w:val="single" w:sz="4" w:space="0" w:color="auto"/>
              <w:left w:val="single" w:sz="4" w:space="0" w:color="auto"/>
              <w:bottom w:val="single" w:sz="4" w:space="0" w:color="auto"/>
              <w:right w:val="single" w:sz="4" w:space="0" w:color="auto"/>
            </w:tcBorders>
            <w:vAlign w:val="center"/>
            <w:hideMark/>
          </w:tcPr>
          <w:p w:rsidR="00DC3F45" w:rsidRDefault="00935523">
            <w:pPr>
              <w:rPr>
                <w:rFonts w:cs="Arial"/>
                <w:sz w:val="24"/>
                <w:lang w:val="de-DE" w:eastAsia="ja-JP"/>
              </w:rPr>
            </w:pP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4"/>
                <w:szCs w:val="16"/>
                <w:lang w:val="de-DE"/>
              </w:rPr>
            </w:pPr>
            <w:r>
              <w:rPr>
                <w:sz w:val="14"/>
                <w:szCs w:val="16"/>
                <w:lang w:val="de-DE"/>
              </w:rPr>
              <w:t>0xA</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0x3</w:t>
            </w:r>
          </w:p>
        </w:tc>
        <w:tc>
          <w:tcPr>
            <w:tcW w:w="322"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403"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29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noProof/>
                <w:sz w:val="24"/>
              </w:rPr>
            </w:pPr>
            <w:r>
              <w:rPr>
                <w:rFonts w:cs="Arial"/>
                <w:noProof/>
                <w:sz w:val="24"/>
              </w:rPr>
              <w:t xml:space="preserve">R </w:t>
            </w:r>
            <w:r>
              <w:rPr>
                <w:noProof/>
                <w:sz w:val="24"/>
              </w:rPr>
              <w:t>(Manual</w:t>
            </w:r>
          </w:p>
          <w:p w:rsidR="00DC3F45" w:rsidRDefault="00935523">
            <w:pPr>
              <w:jc w:val="center"/>
              <w:rPr>
                <w:rFonts w:cs="Arial"/>
                <w:sz w:val="24"/>
                <w:lang w:val="de-DE" w:eastAsia="ja-JP"/>
              </w:rPr>
            </w:pPr>
            <w:r>
              <w:rPr>
                <w:noProof/>
                <w:sz w:val="24"/>
              </w:rPr>
              <w:t>or Auto)</w:t>
            </w:r>
            <w:r>
              <w:rPr>
                <w:rFonts w:cs="Arial"/>
                <w:sz w:val="16"/>
                <w:szCs w:val="16"/>
                <w:vertAlign w:val="subscript"/>
                <w:lang w:val="de-DE" w:eastAsia="ja-JP"/>
              </w:rPr>
              <w:t xml:space="preserve"> /030</w:t>
            </w:r>
          </w:p>
        </w:tc>
      </w:tr>
      <w:tr w:rsidR="00DC3F45" w:rsidTr="00CC6E4C">
        <w:trPr>
          <w:cantSplit/>
          <w:jc w:val="center"/>
        </w:trPr>
        <w:tc>
          <w:tcPr>
            <w:tcW w:w="625" w:type="dxa"/>
            <w:vMerge/>
            <w:tcBorders>
              <w:top w:val="single" w:sz="4" w:space="0" w:color="auto"/>
              <w:left w:val="single" w:sz="4" w:space="0" w:color="auto"/>
              <w:bottom w:val="single" w:sz="4" w:space="0" w:color="auto"/>
              <w:right w:val="single" w:sz="4" w:space="0" w:color="auto"/>
            </w:tcBorders>
            <w:vAlign w:val="center"/>
            <w:hideMark/>
          </w:tcPr>
          <w:p w:rsidR="00DC3F45" w:rsidRDefault="00935523">
            <w:pPr>
              <w:rPr>
                <w:rFonts w:cs="Arial"/>
                <w:sz w:val="24"/>
                <w:lang w:val="de-DE" w:eastAsia="ja-JP"/>
              </w:rPr>
            </w:pP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4"/>
                <w:szCs w:val="16"/>
                <w:lang w:val="de-DE"/>
              </w:rPr>
            </w:pPr>
            <w:r>
              <w:rPr>
                <w:sz w:val="14"/>
                <w:szCs w:val="16"/>
                <w:lang w:val="de-DE"/>
              </w:rPr>
              <w:t>0xA</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0x3</w:t>
            </w:r>
          </w:p>
        </w:tc>
        <w:tc>
          <w:tcPr>
            <w:tcW w:w="322"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403"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2970" w:type="dxa"/>
            <w:tcBorders>
              <w:top w:val="single" w:sz="4" w:space="0" w:color="auto"/>
              <w:left w:val="single" w:sz="4" w:space="0" w:color="auto"/>
              <w:bottom w:val="single" w:sz="4" w:space="0" w:color="auto"/>
              <w:right w:val="single" w:sz="4" w:space="0" w:color="auto"/>
            </w:tcBorders>
            <w:vAlign w:val="center"/>
            <w:hideMark/>
          </w:tcPr>
          <w:p w:rsidR="00DC3F45" w:rsidRDefault="00935523" w:rsidP="00CC6E4C">
            <w:pPr>
              <w:jc w:val="center"/>
              <w:rPr>
                <w:noProof/>
                <w:sz w:val="24"/>
              </w:rPr>
            </w:pPr>
            <w:r>
              <w:rPr>
                <w:rFonts w:cs="Arial"/>
                <w:noProof/>
                <w:sz w:val="24"/>
              </w:rPr>
              <w:drawing>
                <wp:inline distT="0" distB="0" distL="0" distR="0">
                  <wp:extent cx="304800" cy="106680"/>
                  <wp:effectExtent l="0" t="0" r="0" b="7620"/>
                  <wp:docPr id="170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0" cy="106680"/>
                          </a:xfrm>
                          <a:prstGeom prst="rect">
                            <a:avLst/>
                          </a:prstGeom>
                          <a:noFill/>
                          <a:ln>
                            <a:noFill/>
                          </a:ln>
                        </pic:spPr>
                      </pic:pic>
                    </a:graphicData>
                  </a:graphic>
                </wp:inline>
              </w:drawing>
            </w:r>
            <w:r>
              <w:rPr>
                <w:noProof/>
                <w:sz w:val="24"/>
              </w:rPr>
              <w:drawing>
                <wp:inline distT="0" distB="0" distL="0" distR="0">
                  <wp:extent cx="180975" cy="200025"/>
                  <wp:effectExtent l="0" t="0" r="9525" b="9525"/>
                  <wp:docPr id="170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r>
              <w:rPr>
                <w:noProof/>
                <w:sz w:val="24"/>
              </w:rPr>
              <w:t>(Manual)</w:t>
            </w:r>
          </w:p>
          <w:p w:rsidR="00DC3F45" w:rsidRDefault="00935523" w:rsidP="00CC6E4C">
            <w:pPr>
              <w:jc w:val="center"/>
              <w:rPr>
                <w:noProof/>
                <w:sz w:val="24"/>
              </w:rPr>
            </w:pPr>
            <w:r>
              <w:rPr>
                <w:noProof/>
                <w:sz w:val="24"/>
              </w:rPr>
              <w:t xml:space="preserve">or </w:t>
            </w:r>
            <w:r>
              <w:rPr>
                <w:noProof/>
                <w:sz w:val="24"/>
              </w:rPr>
              <w:drawing>
                <wp:inline distT="0" distB="0" distL="0" distR="0">
                  <wp:extent cx="238125" cy="247650"/>
                  <wp:effectExtent l="0" t="0" r="9525" b="0"/>
                  <wp:docPr id="170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r>
              <w:rPr>
                <w:noProof/>
                <w:sz w:val="24"/>
              </w:rPr>
              <w:t>(Auto)</w:t>
            </w:r>
            <w:r>
              <w:rPr>
                <w:rFonts w:cs="Arial"/>
                <w:sz w:val="16"/>
                <w:szCs w:val="16"/>
                <w:vertAlign w:val="subscript"/>
                <w:lang w:val="de-DE" w:eastAsia="ja-JP"/>
              </w:rPr>
              <w:t xml:space="preserve"> /031</w:t>
            </w:r>
          </w:p>
        </w:tc>
      </w:tr>
      <w:tr w:rsidR="00DC3F45" w:rsidTr="00CC6E4C">
        <w:trPr>
          <w:cantSplit/>
          <w:jc w:val="center"/>
        </w:trPr>
        <w:tc>
          <w:tcPr>
            <w:tcW w:w="625" w:type="dxa"/>
            <w:vMerge/>
            <w:tcBorders>
              <w:top w:val="single" w:sz="4" w:space="0" w:color="auto"/>
              <w:left w:val="single" w:sz="4" w:space="0" w:color="auto"/>
              <w:bottom w:val="single" w:sz="4" w:space="0" w:color="auto"/>
              <w:right w:val="single" w:sz="4" w:space="0" w:color="auto"/>
            </w:tcBorders>
            <w:vAlign w:val="center"/>
            <w:hideMark/>
          </w:tcPr>
          <w:p w:rsidR="00DC3F45" w:rsidRDefault="00935523">
            <w:pPr>
              <w:rPr>
                <w:rFonts w:cs="Arial"/>
                <w:sz w:val="24"/>
                <w:lang w:val="de-DE" w:eastAsia="ja-JP"/>
              </w:rPr>
            </w:pP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4"/>
                <w:szCs w:val="16"/>
                <w:lang w:val="de-DE"/>
              </w:rPr>
            </w:pPr>
            <w:r>
              <w:rPr>
                <w:sz w:val="14"/>
                <w:szCs w:val="16"/>
                <w:lang w:val="de-DE"/>
              </w:rPr>
              <w:t>0xA</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0x3</w:t>
            </w:r>
          </w:p>
        </w:tc>
        <w:tc>
          <w:tcPr>
            <w:tcW w:w="322"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403"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2970" w:type="dxa"/>
            <w:tcBorders>
              <w:top w:val="single" w:sz="4" w:space="0" w:color="auto"/>
              <w:left w:val="single" w:sz="4" w:space="0" w:color="auto"/>
              <w:bottom w:val="single" w:sz="4" w:space="0" w:color="auto"/>
              <w:right w:val="single" w:sz="4" w:space="0" w:color="auto"/>
            </w:tcBorders>
            <w:vAlign w:val="center"/>
            <w:hideMark/>
          </w:tcPr>
          <w:p w:rsidR="00DC3F45" w:rsidRDefault="00935523" w:rsidP="00CC6E4C">
            <w:pPr>
              <w:jc w:val="center"/>
              <w:rPr>
                <w:rFonts w:cs="Arial"/>
                <w:noProof/>
                <w:sz w:val="24"/>
              </w:rPr>
            </w:pPr>
            <w:r>
              <w:rPr>
                <w:noProof/>
                <w:sz w:val="24"/>
              </w:rPr>
              <w:drawing>
                <wp:inline distT="0" distB="0" distL="0" distR="0">
                  <wp:extent cx="304800" cy="176530"/>
                  <wp:effectExtent l="0" t="0" r="0" b="0"/>
                  <wp:docPr id="170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4800" cy="176530"/>
                          </a:xfrm>
                          <a:prstGeom prst="rect">
                            <a:avLst/>
                          </a:prstGeom>
                          <a:noFill/>
                          <a:ln>
                            <a:noFill/>
                          </a:ln>
                        </pic:spPr>
                      </pic:pic>
                    </a:graphicData>
                  </a:graphic>
                </wp:inline>
              </w:drawing>
            </w:r>
            <w:r>
              <w:rPr>
                <w:rFonts w:cs="Arial"/>
                <w:sz w:val="16"/>
                <w:szCs w:val="16"/>
                <w:vertAlign w:val="subscript"/>
                <w:lang w:val="de-DE" w:eastAsia="ja-JP"/>
              </w:rPr>
              <w:t>/491</w:t>
            </w:r>
          </w:p>
        </w:tc>
      </w:tr>
      <w:tr w:rsidR="00DC3F45" w:rsidTr="00CC6E4C">
        <w:trPr>
          <w:cantSplit/>
          <w:jc w:val="center"/>
        </w:trPr>
        <w:tc>
          <w:tcPr>
            <w:tcW w:w="625" w:type="dxa"/>
            <w:vMerge/>
            <w:tcBorders>
              <w:top w:val="single" w:sz="4" w:space="0" w:color="auto"/>
              <w:left w:val="single" w:sz="4" w:space="0" w:color="auto"/>
              <w:bottom w:val="single" w:sz="4" w:space="0" w:color="auto"/>
              <w:right w:val="single" w:sz="4" w:space="0" w:color="auto"/>
            </w:tcBorders>
            <w:vAlign w:val="center"/>
            <w:hideMark/>
          </w:tcPr>
          <w:p w:rsidR="00DC3F45" w:rsidRDefault="00935523">
            <w:pPr>
              <w:rPr>
                <w:rFonts w:cs="Arial"/>
                <w:sz w:val="24"/>
                <w:lang w:val="de-DE" w:eastAsia="ja-JP"/>
              </w:rPr>
            </w:pP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4"/>
                <w:szCs w:val="16"/>
                <w:lang w:val="de-DE"/>
              </w:rPr>
            </w:pPr>
            <w:r>
              <w:rPr>
                <w:sz w:val="14"/>
                <w:szCs w:val="16"/>
                <w:lang w:val="de-DE"/>
              </w:rPr>
              <w:t>0xA</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322"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403"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2970" w:type="dxa"/>
            <w:tcBorders>
              <w:top w:val="single" w:sz="4" w:space="0" w:color="auto"/>
              <w:left w:val="single" w:sz="4" w:space="0" w:color="auto"/>
              <w:bottom w:val="single" w:sz="4" w:space="0" w:color="auto"/>
              <w:right w:val="single" w:sz="4" w:space="0" w:color="auto"/>
            </w:tcBorders>
            <w:vAlign w:val="center"/>
            <w:hideMark/>
          </w:tcPr>
          <w:p w:rsidR="00DC3F45" w:rsidRDefault="00935523" w:rsidP="00CC6E4C">
            <w:pPr>
              <w:jc w:val="center"/>
              <w:rPr>
                <w:rFonts w:cs="Arial"/>
                <w:sz w:val="24"/>
                <w:lang w:val="de-DE" w:eastAsia="ja-JP"/>
              </w:rPr>
            </w:pPr>
            <w:r>
              <w:rPr>
                <w:noProof/>
                <w:sz w:val="24"/>
              </w:rPr>
              <w:drawing>
                <wp:inline distT="0" distB="0" distL="0" distR="0">
                  <wp:extent cx="304800" cy="304800"/>
                  <wp:effectExtent l="0" t="0" r="0" b="0"/>
                  <wp:docPr id="170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noProof/>
                <w:sz w:val="24"/>
              </w:rPr>
              <w:t xml:space="preserve">(Non-Hotkey) or </w:t>
            </w:r>
            <w:r>
              <w:rPr>
                <w:rFonts w:cs="Arial"/>
                <w:noProof/>
                <w:sz w:val="16"/>
                <w:szCs w:val="16"/>
                <w:vertAlign w:val="subscript"/>
              </w:rPr>
              <w:drawing>
                <wp:inline distT="0" distB="0" distL="0" distR="0">
                  <wp:extent cx="304800" cy="304800"/>
                  <wp:effectExtent l="0" t="0" r="0" b="0"/>
                  <wp:docPr id="17008" name="Picture 5"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descr="Ein Bild, das ClipArt enthält.&#10;&#10;Automatisch generierte Beschreibung"/>
                          <pic:cNvPicPr>
                            <a:picLocks noChangeAspect="1" noChangeArrowheads="1"/>
                          </pic:cNvPicPr>
                        </pic:nvPicPr>
                        <pic:blipFill>
                          <a:blip r:embed="rId55" cstate="print">
                            <a:extLst>
                              <a:ext uri="{28A0092B-C50C-407E-A947-70E740481C1C}">
                                <a14:useLocalDpi xmlns:a14="http://schemas.microsoft.com/office/drawing/2010/main" val="0"/>
                              </a:ext>
                            </a:extLst>
                          </a:blip>
                          <a:srcRect l="-3847" t="-3847" r="-3847" b="-3847"/>
                          <a:stretch>
                            <a:fillRect/>
                          </a:stretch>
                        </pic:blipFill>
                        <pic:spPr bwMode="auto">
                          <a:xfrm>
                            <a:off x="0" y="0"/>
                            <a:ext cx="304800" cy="304800"/>
                          </a:xfrm>
                          <a:prstGeom prst="rect">
                            <a:avLst/>
                          </a:prstGeom>
                          <a:noFill/>
                          <a:ln>
                            <a:noFill/>
                          </a:ln>
                        </pic:spPr>
                      </pic:pic>
                    </a:graphicData>
                  </a:graphic>
                </wp:inline>
              </w:drawing>
            </w:r>
            <w:r>
              <w:rPr>
                <w:noProof/>
                <w:sz w:val="24"/>
              </w:rPr>
              <w:t xml:space="preserve"> (Hotkey)</w:t>
            </w:r>
            <w:r>
              <w:rPr>
                <w:rFonts w:cs="Arial"/>
                <w:sz w:val="16"/>
                <w:szCs w:val="16"/>
                <w:vertAlign w:val="subscript"/>
                <w:lang w:val="de-DE" w:eastAsia="ja-JP"/>
              </w:rPr>
              <w:t xml:space="preserve"> /275</w:t>
            </w:r>
          </w:p>
        </w:tc>
      </w:tr>
      <w:tr w:rsidR="00DC3F45" w:rsidTr="00CC6E4C">
        <w:trPr>
          <w:cantSplit/>
          <w:jc w:val="center"/>
        </w:trPr>
        <w:tc>
          <w:tcPr>
            <w:tcW w:w="625" w:type="dxa"/>
            <w:vMerge/>
            <w:tcBorders>
              <w:top w:val="single" w:sz="4" w:space="0" w:color="auto"/>
              <w:left w:val="single" w:sz="4" w:space="0" w:color="auto"/>
              <w:bottom w:val="single" w:sz="4" w:space="0" w:color="auto"/>
              <w:right w:val="single" w:sz="4" w:space="0" w:color="auto"/>
            </w:tcBorders>
            <w:vAlign w:val="center"/>
            <w:hideMark/>
          </w:tcPr>
          <w:p w:rsidR="00DC3F45" w:rsidRDefault="00935523">
            <w:pPr>
              <w:rPr>
                <w:rFonts w:cs="Arial"/>
                <w:sz w:val="24"/>
                <w:lang w:val="de-DE" w:eastAsia="ja-JP"/>
              </w:rPr>
            </w:pP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4"/>
                <w:szCs w:val="16"/>
                <w:lang w:val="de-DE"/>
              </w:rPr>
            </w:pPr>
            <w:r>
              <w:rPr>
                <w:sz w:val="12"/>
                <w:szCs w:val="16"/>
                <w:lang w:val="de-DE"/>
              </w:rPr>
              <w:t>0xA |0xB</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rFonts w:cs="Arial"/>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rFonts w:cs="Arial"/>
                <w:sz w:val="16"/>
                <w:szCs w:val="16"/>
                <w:lang w:val="de-DE"/>
              </w:rPr>
              <w:t>0x2</w:t>
            </w:r>
          </w:p>
        </w:tc>
        <w:tc>
          <w:tcPr>
            <w:tcW w:w="322"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rFonts w:cs="Arial"/>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rFonts w:cs="Arial"/>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rFonts w:cs="Arial"/>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rFonts w:cs="Arial"/>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rFonts w:cs="Arial"/>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rFonts w:cs="Arial"/>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rFonts w:cs="Arial"/>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rFonts w:cs="Arial"/>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rFonts w:cs="Arial"/>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rFonts w:cs="Arial"/>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rFonts w:cs="Arial"/>
                <w:sz w:val="16"/>
                <w:szCs w:val="16"/>
                <w:lang w:val="de-DE" w:eastAsia="ja-JP"/>
              </w:rPr>
              <w:t>X</w:t>
            </w:r>
          </w:p>
        </w:tc>
        <w:tc>
          <w:tcPr>
            <w:tcW w:w="403"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rFonts w:cs="Arial"/>
                <w:sz w:val="16"/>
                <w:szCs w:val="16"/>
                <w:lang w:val="de-DE"/>
              </w:rPr>
              <w:t>X</w:t>
            </w:r>
          </w:p>
        </w:tc>
        <w:tc>
          <w:tcPr>
            <w:tcW w:w="2970" w:type="dxa"/>
            <w:tcBorders>
              <w:top w:val="single" w:sz="4" w:space="0" w:color="auto"/>
              <w:left w:val="single" w:sz="4" w:space="0" w:color="auto"/>
              <w:bottom w:val="single" w:sz="4" w:space="0" w:color="auto"/>
              <w:right w:val="single" w:sz="4" w:space="0" w:color="auto"/>
            </w:tcBorders>
            <w:vAlign w:val="center"/>
            <w:hideMark/>
          </w:tcPr>
          <w:p w:rsidR="00DC3F45" w:rsidRDefault="00935523" w:rsidP="00CC6E4C">
            <w:pPr>
              <w:jc w:val="center"/>
              <w:rPr>
                <w:noProof/>
                <w:sz w:val="24"/>
              </w:rPr>
            </w:pPr>
            <w:r>
              <w:rPr>
                <w:noProof/>
              </w:rPr>
              <w:drawing>
                <wp:inline distT="0" distB="0" distL="0" distR="0">
                  <wp:extent cx="304800" cy="304800"/>
                  <wp:effectExtent l="0" t="0" r="0" b="0"/>
                  <wp:docPr id="170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rFonts w:cs="Arial"/>
                <w:sz w:val="16"/>
                <w:szCs w:val="16"/>
                <w:vertAlign w:val="subscript"/>
                <w:lang w:val="de-DE" w:eastAsia="ja-JP"/>
              </w:rPr>
              <w:t>/244</w:t>
            </w:r>
          </w:p>
        </w:tc>
      </w:tr>
      <w:tr w:rsidR="00DC3F45" w:rsidTr="00CC6E4C">
        <w:trPr>
          <w:cantSplit/>
          <w:jc w:val="center"/>
        </w:trPr>
        <w:tc>
          <w:tcPr>
            <w:tcW w:w="625" w:type="dxa"/>
            <w:vMerge/>
            <w:tcBorders>
              <w:top w:val="single" w:sz="4" w:space="0" w:color="auto"/>
              <w:left w:val="single" w:sz="4" w:space="0" w:color="auto"/>
              <w:bottom w:val="single" w:sz="4" w:space="0" w:color="auto"/>
              <w:right w:val="single" w:sz="4" w:space="0" w:color="auto"/>
            </w:tcBorders>
            <w:vAlign w:val="center"/>
            <w:hideMark/>
          </w:tcPr>
          <w:p w:rsidR="00DC3F45" w:rsidRDefault="00935523">
            <w:pPr>
              <w:rPr>
                <w:rFonts w:cs="Arial"/>
                <w:sz w:val="24"/>
                <w:lang w:val="de-DE" w:eastAsia="ja-JP"/>
              </w:rPr>
            </w:pP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2"/>
                <w:szCs w:val="16"/>
                <w:lang w:val="de-DE"/>
              </w:rPr>
            </w:pPr>
            <w:r>
              <w:rPr>
                <w:sz w:val="12"/>
                <w:szCs w:val="16"/>
                <w:lang w:val="de-DE"/>
              </w:rPr>
              <w:t>0xA |0xB</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rPr>
            </w:pPr>
            <w:r>
              <w:rPr>
                <w:rFonts w:cs="Arial"/>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rPr>
            </w:pPr>
            <w:r>
              <w:rPr>
                <w:rFonts w:cs="Arial"/>
                <w:sz w:val="16"/>
                <w:szCs w:val="16"/>
                <w:lang w:val="de-DE"/>
              </w:rPr>
              <w:t>0x2</w:t>
            </w:r>
          </w:p>
        </w:tc>
        <w:tc>
          <w:tcPr>
            <w:tcW w:w="322"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rPr>
            </w:pPr>
            <w:r>
              <w:rPr>
                <w:rFonts w:cs="Arial"/>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rPr>
            </w:pPr>
            <w:r>
              <w:rPr>
                <w:rFonts w:cs="Arial"/>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rPr>
            </w:pPr>
            <w:r>
              <w:rPr>
                <w:rFonts w:cs="Arial"/>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rPr>
            </w:pPr>
            <w:r>
              <w:rPr>
                <w:rFonts w:cs="Arial"/>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rPr>
            </w:pPr>
            <w:r>
              <w:rPr>
                <w:rFonts w:cs="Arial"/>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rPr>
            </w:pPr>
            <w:r>
              <w:rPr>
                <w:rFonts w:cs="Arial"/>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rPr>
            </w:pPr>
            <w:r>
              <w:rPr>
                <w:rFonts w:cs="Arial"/>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rPr>
            </w:pPr>
            <w:r>
              <w:rPr>
                <w:rFonts w:cs="Arial"/>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rPr>
            </w:pPr>
            <w:r>
              <w:rPr>
                <w:rFonts w:cs="Arial"/>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rPr>
            </w:pPr>
            <w:r>
              <w:rPr>
                <w:rFonts w:cs="Arial"/>
                <w:sz w:val="16"/>
                <w:szCs w:val="16"/>
                <w:lang w:val="de-DE"/>
              </w:rPr>
              <w:t>0x5</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rFonts w:cs="Arial"/>
                <w:sz w:val="16"/>
                <w:szCs w:val="16"/>
                <w:lang w:val="de-DE" w:eastAsia="ja-JP"/>
              </w:rPr>
              <w:t>X</w:t>
            </w:r>
          </w:p>
        </w:tc>
        <w:tc>
          <w:tcPr>
            <w:tcW w:w="403"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rPr>
            </w:pPr>
            <w:r>
              <w:rPr>
                <w:rFonts w:cs="Arial"/>
                <w:sz w:val="16"/>
                <w:szCs w:val="16"/>
                <w:lang w:val="de-DE"/>
              </w:rPr>
              <w:t>X</w:t>
            </w:r>
          </w:p>
        </w:tc>
        <w:tc>
          <w:tcPr>
            <w:tcW w:w="2970" w:type="dxa"/>
            <w:tcBorders>
              <w:top w:val="single" w:sz="4" w:space="0" w:color="auto"/>
              <w:left w:val="single" w:sz="4" w:space="0" w:color="auto"/>
              <w:bottom w:val="single" w:sz="4" w:space="0" w:color="auto"/>
              <w:right w:val="single" w:sz="4" w:space="0" w:color="auto"/>
            </w:tcBorders>
            <w:vAlign w:val="center"/>
            <w:hideMark/>
          </w:tcPr>
          <w:p w:rsidR="00DC3F45" w:rsidRDefault="00935523" w:rsidP="00CC6E4C">
            <w:pPr>
              <w:jc w:val="center"/>
              <w:rPr>
                <w:noProof/>
              </w:rPr>
            </w:pPr>
            <w:r>
              <w:rPr>
                <w:noProof/>
              </w:rPr>
              <w:drawing>
                <wp:inline distT="0" distB="0" distL="0" distR="0">
                  <wp:extent cx="304800" cy="304800"/>
                  <wp:effectExtent l="0" t="0" r="0" b="0"/>
                  <wp:docPr id="170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rFonts w:cs="Arial"/>
                <w:sz w:val="16"/>
                <w:szCs w:val="16"/>
                <w:vertAlign w:val="subscript"/>
                <w:lang w:val="de-DE" w:eastAsia="ja-JP"/>
              </w:rPr>
              <w:t>/366</w:t>
            </w:r>
          </w:p>
        </w:tc>
      </w:tr>
      <w:tr w:rsidR="00DC3F45" w:rsidTr="00CC6E4C">
        <w:trPr>
          <w:cantSplit/>
          <w:jc w:val="center"/>
        </w:trPr>
        <w:tc>
          <w:tcPr>
            <w:tcW w:w="625" w:type="dxa"/>
            <w:vMerge/>
            <w:tcBorders>
              <w:top w:val="single" w:sz="4" w:space="0" w:color="auto"/>
              <w:left w:val="single" w:sz="4" w:space="0" w:color="auto"/>
              <w:bottom w:val="single" w:sz="4" w:space="0" w:color="auto"/>
              <w:right w:val="single" w:sz="4" w:space="0" w:color="auto"/>
            </w:tcBorders>
            <w:vAlign w:val="center"/>
            <w:hideMark/>
          </w:tcPr>
          <w:p w:rsidR="00DC3F45" w:rsidRDefault="00935523">
            <w:pPr>
              <w:rPr>
                <w:rFonts w:cs="Arial"/>
                <w:sz w:val="24"/>
                <w:lang w:val="de-DE" w:eastAsia="ja-JP"/>
              </w:rPr>
            </w:pP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2"/>
                <w:szCs w:val="16"/>
                <w:lang w:val="de-DE"/>
              </w:rPr>
            </w:pPr>
            <w:r>
              <w:rPr>
                <w:sz w:val="12"/>
                <w:szCs w:val="16"/>
                <w:lang w:val="de-DE"/>
              </w:rPr>
              <w:t>0xA |0xB</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rPr>
            </w:pPr>
            <w:r>
              <w:rPr>
                <w:rFonts w:cs="Arial"/>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rPr>
            </w:pPr>
            <w:r>
              <w:rPr>
                <w:rFonts w:cs="Arial"/>
                <w:sz w:val="16"/>
                <w:szCs w:val="16"/>
                <w:lang w:val="de-DE"/>
              </w:rPr>
              <w:t>0x2</w:t>
            </w:r>
          </w:p>
        </w:tc>
        <w:tc>
          <w:tcPr>
            <w:tcW w:w="322"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rPr>
            </w:pPr>
            <w:r>
              <w:rPr>
                <w:rFonts w:cs="Arial"/>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rPr>
            </w:pPr>
            <w:r>
              <w:rPr>
                <w:rFonts w:cs="Arial"/>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rPr>
            </w:pPr>
            <w:r>
              <w:rPr>
                <w:rFonts w:cs="Arial"/>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rPr>
            </w:pPr>
            <w:r>
              <w:rPr>
                <w:rFonts w:cs="Arial"/>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rPr>
            </w:pPr>
            <w:r>
              <w:rPr>
                <w:rFonts w:cs="Arial"/>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rPr>
            </w:pPr>
            <w:r>
              <w:rPr>
                <w:rFonts w:cs="Arial"/>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rPr>
            </w:pPr>
            <w:r>
              <w:rPr>
                <w:rFonts w:cs="Arial"/>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rPr>
            </w:pPr>
            <w:r>
              <w:rPr>
                <w:rFonts w:cs="Arial"/>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rPr>
            </w:pPr>
            <w:r>
              <w:rPr>
                <w:rFonts w:cs="Arial"/>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rPr>
            </w:pPr>
            <w:r>
              <w:rPr>
                <w:rFonts w:cs="Arial"/>
                <w:sz w:val="16"/>
                <w:szCs w:val="16"/>
                <w:lang w:val="de-DE"/>
              </w:rPr>
              <w:t>0x6</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rFonts w:cs="Arial"/>
                <w:sz w:val="16"/>
                <w:szCs w:val="16"/>
                <w:lang w:val="de-DE" w:eastAsia="ja-JP"/>
              </w:rPr>
              <w:t>X</w:t>
            </w:r>
          </w:p>
        </w:tc>
        <w:tc>
          <w:tcPr>
            <w:tcW w:w="403"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rPr>
            </w:pPr>
            <w:r>
              <w:rPr>
                <w:rFonts w:cs="Arial"/>
                <w:sz w:val="16"/>
                <w:szCs w:val="16"/>
                <w:lang w:val="de-DE"/>
              </w:rPr>
              <w:t>X</w:t>
            </w:r>
          </w:p>
        </w:tc>
        <w:tc>
          <w:tcPr>
            <w:tcW w:w="2970" w:type="dxa"/>
            <w:tcBorders>
              <w:top w:val="single" w:sz="4" w:space="0" w:color="auto"/>
              <w:left w:val="single" w:sz="4" w:space="0" w:color="auto"/>
              <w:bottom w:val="single" w:sz="4" w:space="0" w:color="auto"/>
              <w:right w:val="single" w:sz="4" w:space="0" w:color="auto"/>
            </w:tcBorders>
            <w:vAlign w:val="center"/>
            <w:hideMark/>
          </w:tcPr>
          <w:p w:rsidR="00DC3F45" w:rsidRDefault="00935523" w:rsidP="00CC6E4C">
            <w:pPr>
              <w:jc w:val="center"/>
              <w:rPr>
                <w:noProof/>
              </w:rPr>
            </w:pPr>
            <w:r>
              <w:rPr>
                <w:noProof/>
              </w:rPr>
              <w:drawing>
                <wp:inline distT="0" distB="0" distL="0" distR="0">
                  <wp:extent cx="304800" cy="304800"/>
                  <wp:effectExtent l="0" t="0" r="0" b="0"/>
                  <wp:docPr id="170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rFonts w:cs="Arial"/>
                <w:sz w:val="16"/>
                <w:szCs w:val="16"/>
                <w:vertAlign w:val="subscript"/>
                <w:lang w:val="de-DE" w:eastAsia="ja-JP"/>
              </w:rPr>
              <w:t>/545</w:t>
            </w:r>
          </w:p>
        </w:tc>
      </w:tr>
      <w:tr w:rsidR="00DC3F45" w:rsidTr="00CC6E4C">
        <w:trPr>
          <w:cantSplit/>
          <w:jc w:val="center"/>
        </w:trPr>
        <w:tc>
          <w:tcPr>
            <w:tcW w:w="625" w:type="dxa"/>
            <w:vMerge/>
            <w:tcBorders>
              <w:top w:val="single" w:sz="4" w:space="0" w:color="auto"/>
              <w:left w:val="single" w:sz="4" w:space="0" w:color="auto"/>
              <w:bottom w:val="single" w:sz="4" w:space="0" w:color="auto"/>
              <w:right w:val="single" w:sz="4" w:space="0" w:color="auto"/>
            </w:tcBorders>
            <w:vAlign w:val="center"/>
            <w:hideMark/>
          </w:tcPr>
          <w:p w:rsidR="00DC3F45" w:rsidRDefault="00935523">
            <w:pPr>
              <w:rPr>
                <w:rFonts w:cs="Arial"/>
                <w:sz w:val="24"/>
                <w:lang w:val="de-DE" w:eastAsia="ja-JP"/>
              </w:rPr>
            </w:pP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2"/>
                <w:szCs w:val="16"/>
                <w:lang w:val="de-DE"/>
              </w:rPr>
            </w:pPr>
            <w:r>
              <w:rPr>
                <w:sz w:val="12"/>
                <w:szCs w:val="16"/>
                <w:lang w:val="de-DE"/>
              </w:rPr>
              <w:t>0xA |0xB</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rPr>
            </w:pPr>
            <w:r>
              <w:rPr>
                <w:rFonts w:cs="Arial"/>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rPr>
            </w:pPr>
            <w:r>
              <w:rPr>
                <w:rFonts w:cs="Arial"/>
                <w:sz w:val="16"/>
                <w:szCs w:val="16"/>
                <w:lang w:val="de-DE"/>
              </w:rPr>
              <w:t>0x2</w:t>
            </w:r>
          </w:p>
        </w:tc>
        <w:tc>
          <w:tcPr>
            <w:tcW w:w="322"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rPr>
            </w:pPr>
            <w:r>
              <w:rPr>
                <w:rFonts w:cs="Arial"/>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rPr>
            </w:pPr>
            <w:r>
              <w:rPr>
                <w:rFonts w:cs="Arial"/>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rPr>
            </w:pPr>
            <w:r>
              <w:rPr>
                <w:rFonts w:cs="Arial"/>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rPr>
            </w:pPr>
            <w:r>
              <w:rPr>
                <w:rFonts w:cs="Arial"/>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rPr>
            </w:pPr>
            <w:r>
              <w:rPr>
                <w:rFonts w:cs="Arial"/>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rPr>
            </w:pPr>
            <w:r>
              <w:rPr>
                <w:rFonts w:cs="Arial"/>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rPr>
            </w:pPr>
            <w:r>
              <w:rPr>
                <w:rFonts w:cs="Arial"/>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rPr>
            </w:pPr>
            <w:r>
              <w:rPr>
                <w:rFonts w:cs="Arial"/>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rPr>
            </w:pPr>
            <w:r>
              <w:rPr>
                <w:rFonts w:cs="Arial"/>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rPr>
            </w:pPr>
            <w:r>
              <w:rPr>
                <w:rFonts w:cs="Arial"/>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rFonts w:cs="Arial"/>
                <w:sz w:val="16"/>
                <w:szCs w:val="16"/>
                <w:lang w:val="de-DE"/>
              </w:rPr>
              <w:t>X</w:t>
            </w:r>
          </w:p>
        </w:tc>
        <w:tc>
          <w:tcPr>
            <w:tcW w:w="403"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rFonts w:cs="Arial"/>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rPr>
            </w:pPr>
            <w:r>
              <w:rPr>
                <w:rFonts w:cs="Arial"/>
                <w:sz w:val="16"/>
                <w:szCs w:val="16"/>
                <w:lang w:val="de-DE"/>
              </w:rPr>
              <w:t>X</w:t>
            </w:r>
          </w:p>
        </w:tc>
        <w:tc>
          <w:tcPr>
            <w:tcW w:w="2970" w:type="dxa"/>
            <w:tcBorders>
              <w:top w:val="single" w:sz="4" w:space="0" w:color="auto"/>
              <w:left w:val="single" w:sz="4" w:space="0" w:color="auto"/>
              <w:bottom w:val="single" w:sz="4" w:space="0" w:color="auto"/>
              <w:right w:val="single" w:sz="4" w:space="0" w:color="auto"/>
            </w:tcBorders>
            <w:vAlign w:val="center"/>
            <w:hideMark/>
          </w:tcPr>
          <w:p w:rsidR="00DC3F45" w:rsidRDefault="00935523" w:rsidP="00CC6E4C">
            <w:pPr>
              <w:jc w:val="center"/>
              <w:rPr>
                <w:noProof/>
              </w:rPr>
            </w:pPr>
            <w:r>
              <w:rPr>
                <w:noProof/>
              </w:rPr>
              <w:drawing>
                <wp:inline distT="0" distB="0" distL="0" distR="0">
                  <wp:extent cx="304800" cy="304800"/>
                  <wp:effectExtent l="0" t="0" r="0" b="0"/>
                  <wp:docPr id="17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rFonts w:cs="Arial"/>
                <w:sz w:val="16"/>
                <w:szCs w:val="16"/>
                <w:vertAlign w:val="subscript"/>
                <w:lang w:val="de-DE" w:eastAsia="ja-JP"/>
              </w:rPr>
              <w:t>/554</w:t>
            </w:r>
          </w:p>
        </w:tc>
      </w:tr>
      <w:tr w:rsidR="00DC3F45" w:rsidTr="00CC6E4C">
        <w:trPr>
          <w:cantSplit/>
          <w:jc w:val="center"/>
        </w:trPr>
        <w:tc>
          <w:tcPr>
            <w:tcW w:w="625" w:type="dxa"/>
            <w:vMerge/>
            <w:tcBorders>
              <w:top w:val="single" w:sz="4" w:space="0" w:color="auto"/>
              <w:left w:val="single" w:sz="4" w:space="0" w:color="auto"/>
              <w:bottom w:val="single" w:sz="4" w:space="0" w:color="auto"/>
              <w:right w:val="single" w:sz="4" w:space="0" w:color="auto"/>
            </w:tcBorders>
            <w:vAlign w:val="center"/>
            <w:hideMark/>
          </w:tcPr>
          <w:p w:rsidR="00DC3F45" w:rsidRDefault="00935523">
            <w:pPr>
              <w:rPr>
                <w:rFonts w:cs="Arial"/>
                <w:sz w:val="24"/>
                <w:lang w:val="de-DE" w:eastAsia="ja-JP"/>
              </w:rPr>
            </w:pPr>
          </w:p>
        </w:tc>
        <w:tc>
          <w:tcPr>
            <w:tcW w:w="7205" w:type="dxa"/>
            <w:gridSpan w:val="16"/>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lang w:val="de-DE" w:eastAsia="ja-JP"/>
              </w:rPr>
            </w:pPr>
            <w:r>
              <w:rPr>
                <w:lang w:val="de-DE"/>
              </w:rPr>
              <w:t>All Other Cases</w:t>
            </w:r>
          </w:p>
        </w:tc>
        <w:tc>
          <w:tcPr>
            <w:tcW w:w="2970" w:type="dxa"/>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24"/>
                <w:lang w:eastAsia="ja-JP"/>
              </w:rPr>
            </w:pPr>
            <w:r>
              <w:rPr>
                <w:sz w:val="24"/>
              </w:rPr>
              <w:t>Blank (Do not show Symbol2)</w:t>
            </w:r>
          </w:p>
        </w:tc>
      </w:tr>
    </w:tbl>
    <w:p w:rsidR="00DC3F45" w:rsidRDefault="00935523" w:rsidP="0084660F">
      <w:pPr>
        <w:jc w:val="center"/>
        <w:rPr>
          <w:u w:val="single"/>
        </w:rPr>
      </w:pPr>
    </w:p>
    <w:p w:rsidR="0084660F" w:rsidRDefault="00935523" w:rsidP="0084660F">
      <w:pPr>
        <w:jc w:val="center"/>
      </w:pPr>
      <w:r>
        <w:rPr>
          <w:u w:val="single"/>
        </w:rPr>
        <w:t>A</w:t>
      </w:r>
      <w:r>
        <w:t xml:space="preserve">ctive </w:t>
      </w:r>
      <w:r>
        <w:rPr>
          <w:u w:val="single"/>
        </w:rPr>
        <w:t>P</w:t>
      </w:r>
      <w:r>
        <w:t xml:space="preserve">ark </w:t>
      </w:r>
      <w:r>
        <w:rPr>
          <w:u w:val="single"/>
        </w:rPr>
        <w:t>A</w:t>
      </w:r>
      <w:r>
        <w:t>ssist (APA) Positional Symbol2</w:t>
      </w:r>
    </w:p>
    <w:p w:rsidR="0084660F" w:rsidRDefault="00935523" w:rsidP="0084660F">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84660F" w:rsidRDefault="00935523" w:rsidP="0084660F">
      <w:r>
        <w:rPr>
          <w:rFonts w:cs="Arial"/>
        </w:rPr>
        <w:t>‡ -</w:t>
      </w:r>
      <w:r>
        <w:rPr>
          <w:sz w:val="16"/>
          <w:szCs w:val="16"/>
        </w:rPr>
        <w:t xml:space="preserve"> Only if supported by the implementing program as per REQ-13057</w:t>
      </w:r>
      <w:r>
        <w:rPr>
          <w:sz w:val="16"/>
          <w:szCs w:val="16"/>
        </w:rPr>
        <w:t>0. If not supported but required by signal processing tables, treat as data 0x1.</w:t>
      </w:r>
    </w:p>
    <w:p w:rsidR="003E6956" w:rsidRDefault="00935523" w:rsidP="0084660F"/>
    <w:p w:rsidR="00BC1EB2" w:rsidRDefault="00935523" w:rsidP="0084660F"/>
    <w:p w:rsidR="00DC3F45" w:rsidRDefault="00935523" w:rsidP="0084660F"/>
    <w:p w:rsidR="00DC3F45" w:rsidRDefault="00935523" w:rsidP="0084660F"/>
    <w:p w:rsidR="00DC3F45" w:rsidRDefault="00935523" w:rsidP="0084660F"/>
    <w:p w:rsidR="00BC1EB2" w:rsidRDefault="00935523" w:rsidP="00BC1EB2">
      <w:pPr>
        <w:jc w:val="center"/>
        <w:rPr>
          <w:b/>
        </w:rPr>
      </w:pPr>
      <w:r>
        <w:rPr>
          <w:b/>
        </w:rPr>
        <w:t>4” displays</w:t>
      </w:r>
    </w:p>
    <w:tbl>
      <w:tblPr>
        <w:tblStyle w:val="TableGrid"/>
        <w:tblW w:w="0" w:type="auto"/>
        <w:jc w:val="center"/>
        <w:tblLook w:val="04A0" w:firstRow="1" w:lastRow="0" w:firstColumn="1" w:lastColumn="0" w:noHBand="0" w:noVBand="1"/>
      </w:tblPr>
      <w:tblGrid>
        <w:gridCol w:w="406"/>
        <w:gridCol w:w="474"/>
        <w:gridCol w:w="474"/>
        <w:gridCol w:w="474"/>
        <w:gridCol w:w="474"/>
        <w:gridCol w:w="406"/>
        <w:gridCol w:w="406"/>
        <w:gridCol w:w="406"/>
        <w:gridCol w:w="474"/>
        <w:gridCol w:w="474"/>
        <w:gridCol w:w="474"/>
        <w:gridCol w:w="474"/>
        <w:gridCol w:w="474"/>
        <w:gridCol w:w="406"/>
        <w:gridCol w:w="4503"/>
      </w:tblGrid>
      <w:tr w:rsidR="00DC3F45" w:rsidTr="00DC3F45">
        <w:trPr>
          <w:cantSplit/>
          <w:trHeight w:val="2156"/>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C3F45" w:rsidRDefault="00935523">
            <w:pPr>
              <w:ind w:left="113" w:right="113"/>
              <w:jc w:val="center"/>
              <w:rPr>
                <w:rFonts w:cs="Arial"/>
                <w:sz w:val="16"/>
                <w:szCs w:val="16"/>
                <w:lang w:val="de-DE" w:eastAsia="ja-JP"/>
              </w:rPr>
            </w:pPr>
            <w:r>
              <w:rPr>
                <w:sz w:val="16"/>
                <w:szCs w:val="16"/>
                <w:lang w:val="de-DE"/>
              </w:rPr>
              <w:t>Operational Mode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C3F45" w:rsidRDefault="00935523">
            <w:pPr>
              <w:ind w:left="113" w:right="113"/>
              <w:jc w:val="center"/>
              <w:rPr>
                <w:rFonts w:cs="Arial"/>
                <w:sz w:val="16"/>
                <w:szCs w:val="16"/>
                <w:lang w:val="de-DE" w:eastAsia="ja-JP"/>
              </w:rPr>
            </w:pPr>
            <w:r>
              <w:rPr>
                <w:sz w:val="16"/>
                <w:szCs w:val="16"/>
                <w:lang w:val="de-DE"/>
              </w:rPr>
              <w:t>[ApaSys_D_Stat]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C3F45" w:rsidRDefault="00935523">
            <w:pPr>
              <w:ind w:left="113" w:right="113"/>
              <w:jc w:val="center"/>
              <w:rPr>
                <w:rFonts w:cs="Arial"/>
                <w:sz w:val="16"/>
                <w:szCs w:val="16"/>
                <w:lang w:val="de-DE" w:eastAsia="ja-JP"/>
              </w:rPr>
            </w:pPr>
            <w:r>
              <w:rPr>
                <w:sz w:val="16"/>
                <w:szCs w:val="16"/>
                <w:lang w:val="de-DE"/>
              </w:rPr>
              <w:t>[ApaSteScanMde_D_Stat]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C3F45" w:rsidRDefault="00935523">
            <w:pPr>
              <w:ind w:left="113" w:right="113"/>
              <w:jc w:val="center"/>
              <w:rPr>
                <w:rFonts w:cs="Arial"/>
                <w:sz w:val="16"/>
                <w:szCs w:val="16"/>
                <w:lang w:val="de-DE" w:eastAsia="ja-JP"/>
              </w:rPr>
            </w:pPr>
            <w:r>
              <w:rPr>
                <w:sz w:val="16"/>
                <w:szCs w:val="16"/>
                <w:lang w:val="de-DE"/>
              </w:rPr>
              <w:t>[ApaActvSide2_D_Stat]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C3F45" w:rsidRDefault="00935523">
            <w:pPr>
              <w:ind w:left="113" w:right="113"/>
              <w:jc w:val="center"/>
              <w:rPr>
                <w:rFonts w:cs="Arial"/>
                <w:sz w:val="16"/>
                <w:szCs w:val="16"/>
                <w:lang w:val="de-DE" w:eastAsia="ja-JP"/>
              </w:rPr>
            </w:pPr>
            <w:r>
              <w:rPr>
                <w:sz w:val="16"/>
                <w:szCs w:val="16"/>
                <w:lang w:val="de-DE"/>
              </w:rPr>
              <w:t>[ApaMde_D_Stat]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C3F45" w:rsidRDefault="00935523">
            <w:pPr>
              <w:ind w:left="113" w:right="113"/>
              <w:jc w:val="center"/>
              <w:rPr>
                <w:rFonts w:cs="Arial"/>
                <w:sz w:val="16"/>
                <w:szCs w:val="16"/>
                <w:lang w:val="de-DE" w:eastAsia="ja-JP"/>
              </w:rPr>
            </w:pPr>
            <w:r>
              <w:rPr>
                <w:sz w:val="16"/>
                <w:szCs w:val="16"/>
                <w:lang w:val="de-DE"/>
              </w:rPr>
              <w:t>[ApaSelSapp_D_Stat]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C3F45" w:rsidRDefault="00935523">
            <w:pPr>
              <w:ind w:left="113" w:right="113"/>
              <w:jc w:val="center"/>
              <w:rPr>
                <w:rFonts w:cs="Arial"/>
                <w:sz w:val="16"/>
                <w:szCs w:val="16"/>
                <w:lang w:val="de-DE" w:eastAsia="ja-JP"/>
              </w:rPr>
            </w:pPr>
            <w:r>
              <w:rPr>
                <w:sz w:val="16"/>
                <w:szCs w:val="16"/>
                <w:lang w:val="de-DE"/>
              </w:rPr>
              <w:t>[ApaSelPpa_D_Stat]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C3F45" w:rsidRDefault="00935523">
            <w:pPr>
              <w:ind w:left="113" w:right="113"/>
              <w:jc w:val="center"/>
              <w:rPr>
                <w:rFonts w:cs="Arial"/>
                <w:sz w:val="16"/>
                <w:szCs w:val="16"/>
                <w:lang w:val="de-DE" w:eastAsia="ja-JP"/>
              </w:rPr>
            </w:pPr>
            <w:r>
              <w:rPr>
                <w:sz w:val="16"/>
                <w:szCs w:val="16"/>
                <w:lang w:val="de-DE"/>
              </w:rPr>
              <w:t>[ApaSelPoa_D_Stat]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C3F45" w:rsidRDefault="00935523">
            <w:pPr>
              <w:ind w:left="113" w:right="113"/>
              <w:jc w:val="center"/>
              <w:rPr>
                <w:rFonts w:cs="Arial"/>
                <w:sz w:val="16"/>
                <w:szCs w:val="16"/>
                <w:lang w:val="de-DE" w:eastAsia="ja-JP"/>
              </w:rPr>
            </w:pPr>
            <w:r>
              <w:rPr>
                <w:sz w:val="16"/>
                <w:szCs w:val="16"/>
                <w:lang w:val="de-DE"/>
              </w:rPr>
              <w:t>[ApaScan_D_Stat]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C3F45" w:rsidRDefault="00935523">
            <w:pPr>
              <w:ind w:left="113" w:right="113"/>
              <w:jc w:val="center"/>
              <w:rPr>
                <w:rFonts w:cs="Arial"/>
                <w:sz w:val="16"/>
                <w:szCs w:val="16"/>
                <w:lang w:val="de-DE" w:eastAsia="ja-JP"/>
              </w:rPr>
            </w:pPr>
            <w:r>
              <w:rPr>
                <w:sz w:val="16"/>
                <w:szCs w:val="16"/>
                <w:lang w:val="de-DE"/>
              </w:rPr>
              <w:t>[ApaLongCtl_D_RqDrv]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C3F45" w:rsidRDefault="00935523">
            <w:pPr>
              <w:ind w:left="113" w:right="113"/>
              <w:jc w:val="center"/>
              <w:rPr>
                <w:rFonts w:cs="Arial"/>
                <w:sz w:val="16"/>
                <w:szCs w:val="16"/>
                <w:lang w:val="de-DE" w:eastAsia="ja-JP"/>
              </w:rPr>
            </w:pPr>
            <w:r>
              <w:rPr>
                <w:sz w:val="16"/>
                <w:szCs w:val="16"/>
                <w:lang w:val="de-DE"/>
              </w:rPr>
              <w:t>[ApaGearShif_D_RqDrv]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C3F45" w:rsidRDefault="00935523">
            <w:pPr>
              <w:ind w:left="113" w:right="113"/>
              <w:jc w:val="center"/>
              <w:rPr>
                <w:rFonts w:cs="Arial"/>
                <w:sz w:val="16"/>
                <w:szCs w:val="16"/>
                <w:lang w:val="de-DE" w:eastAsia="ja-JP"/>
              </w:rPr>
            </w:pPr>
            <w:r>
              <w:rPr>
                <w:sz w:val="16"/>
                <w:szCs w:val="16"/>
                <w:lang w:val="de-DE"/>
              </w:rPr>
              <w:t>[ApaSteWhl_D_RqDrv]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C3F45" w:rsidRDefault="00935523">
            <w:pPr>
              <w:ind w:left="113" w:right="113"/>
              <w:jc w:val="center"/>
              <w:rPr>
                <w:rFonts w:cs="Arial"/>
                <w:sz w:val="16"/>
                <w:szCs w:val="16"/>
                <w:lang w:val="de-DE" w:eastAsia="ja-JP"/>
              </w:rPr>
            </w:pPr>
            <w:r>
              <w:rPr>
                <w:sz w:val="16"/>
                <w:szCs w:val="16"/>
                <w:lang w:val="de-DE"/>
              </w:rPr>
              <w:t>[ApaAcsy_D_RqDrv]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C3F45" w:rsidRDefault="00935523">
            <w:pPr>
              <w:ind w:left="113" w:right="113"/>
              <w:jc w:val="center"/>
              <w:rPr>
                <w:rFonts w:cs="Arial"/>
                <w:sz w:val="16"/>
                <w:szCs w:val="16"/>
                <w:lang w:val="de-DE" w:eastAsia="ja-JP"/>
              </w:rPr>
            </w:pPr>
            <w:r>
              <w:rPr>
                <w:sz w:val="16"/>
                <w:szCs w:val="16"/>
                <w:lang w:val="de-DE"/>
              </w:rPr>
              <w:t>[PrkAidMsgTxt_D_Rq]</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C3F45" w:rsidRDefault="00935523">
            <w:pPr>
              <w:jc w:val="center"/>
              <w:rPr>
                <w:rFonts w:cs="Arial"/>
                <w:sz w:val="24"/>
                <w:lang w:val="de-DE" w:eastAsia="ja-JP"/>
              </w:rPr>
            </w:pPr>
            <w:r>
              <w:rPr>
                <w:sz w:val="24"/>
                <w:lang w:val="de-DE"/>
              </w:rPr>
              <w:t>Display HMI</w:t>
            </w:r>
          </w:p>
        </w:tc>
      </w:tr>
      <w:tr w:rsidR="00DC3F45" w:rsidTr="00DC3F45">
        <w:trPr>
          <w:cantSplit/>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DC3F45" w:rsidRDefault="00935523">
            <w:pPr>
              <w:rPr>
                <w:rFonts w:cs="Arial"/>
                <w:sz w:val="24"/>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rsidP="00CC6E4C">
            <w:pPr>
              <w:jc w:val="center"/>
              <w:rPr>
                <w:rFonts w:cs="Arial"/>
                <w:sz w:val="24"/>
                <w:lang w:val="de-DE" w:eastAsia="ja-JP"/>
              </w:rPr>
            </w:pPr>
            <w:r>
              <w:rPr>
                <w:rFonts w:cs="Arial"/>
                <w:noProof/>
                <w:sz w:val="24"/>
              </w:rPr>
              <w:drawing>
                <wp:inline distT="0" distB="0" distL="0" distR="0">
                  <wp:extent cx="314325" cy="314325"/>
                  <wp:effectExtent l="0" t="0" r="9525" b="9525"/>
                  <wp:docPr id="1701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r>
              <w:rPr>
                <w:rFonts w:cs="Arial"/>
                <w:sz w:val="16"/>
                <w:szCs w:val="16"/>
                <w:lang w:val="de-DE" w:eastAsia="ja-JP"/>
              </w:rPr>
              <w:t>/011</w:t>
            </w:r>
          </w:p>
        </w:tc>
      </w:tr>
      <w:tr w:rsidR="00DC3F45" w:rsidTr="00DC3F4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C3F45" w:rsidRDefault="00935523">
            <w:pPr>
              <w:rPr>
                <w:rFonts w:cs="Arial"/>
                <w:sz w:val="24"/>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rsidP="00CC6E4C">
            <w:pPr>
              <w:jc w:val="center"/>
              <w:rPr>
                <w:rFonts w:cs="Arial"/>
                <w:sz w:val="24"/>
                <w:lang w:val="de-DE" w:eastAsia="ja-JP"/>
              </w:rPr>
            </w:pPr>
            <w:r>
              <w:rPr>
                <w:rFonts w:cs="Arial"/>
                <w:noProof/>
                <w:sz w:val="24"/>
              </w:rPr>
              <w:drawing>
                <wp:inline distT="0" distB="0" distL="0" distR="0">
                  <wp:extent cx="276225" cy="285750"/>
                  <wp:effectExtent l="0" t="0" r="9525" b="0"/>
                  <wp:docPr id="1701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6225" cy="285750"/>
                          </a:xfrm>
                          <a:prstGeom prst="rect">
                            <a:avLst/>
                          </a:prstGeom>
                          <a:noFill/>
                          <a:ln>
                            <a:noFill/>
                          </a:ln>
                        </pic:spPr>
                      </pic:pic>
                    </a:graphicData>
                  </a:graphic>
                </wp:inline>
              </w:drawing>
            </w:r>
            <w:r>
              <w:rPr>
                <w:rFonts w:cs="Arial"/>
                <w:sz w:val="16"/>
                <w:szCs w:val="16"/>
                <w:lang w:val="de-DE" w:eastAsia="ja-JP"/>
              </w:rPr>
              <w:t>/912</w:t>
            </w:r>
          </w:p>
        </w:tc>
      </w:tr>
      <w:tr w:rsidR="00DC3F45" w:rsidTr="00DC3F4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C3F45" w:rsidRDefault="00935523">
            <w:pPr>
              <w:rPr>
                <w:rFonts w:cs="Arial"/>
                <w:sz w:val="24"/>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rsidP="00CC6E4C">
            <w:pPr>
              <w:jc w:val="center"/>
              <w:rPr>
                <w:noProof/>
                <w:sz w:val="24"/>
              </w:rPr>
            </w:pPr>
            <w:r>
              <w:rPr>
                <w:rFonts w:cs="Arial"/>
                <w:noProof/>
                <w:sz w:val="24"/>
              </w:rPr>
              <w:drawing>
                <wp:inline distT="0" distB="0" distL="0" distR="0">
                  <wp:extent cx="571500" cy="200025"/>
                  <wp:effectExtent l="0" t="0" r="0" b="9525"/>
                  <wp:docPr id="1701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500" cy="200025"/>
                          </a:xfrm>
                          <a:prstGeom prst="rect">
                            <a:avLst/>
                          </a:prstGeom>
                          <a:noFill/>
                          <a:ln>
                            <a:noFill/>
                          </a:ln>
                        </pic:spPr>
                      </pic:pic>
                    </a:graphicData>
                  </a:graphic>
                </wp:inline>
              </w:drawing>
            </w:r>
            <w:r>
              <w:rPr>
                <w:rFonts w:cs="Arial"/>
                <w:noProof/>
                <w:sz w:val="24"/>
              </w:rPr>
              <w:drawing>
                <wp:inline distT="0" distB="0" distL="0" distR="0">
                  <wp:extent cx="247650" cy="247650"/>
                  <wp:effectExtent l="0" t="0" r="0" b="0"/>
                  <wp:docPr id="1701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Pr>
                <w:noProof/>
                <w:sz w:val="24"/>
              </w:rPr>
              <w:t>(Manual)</w:t>
            </w:r>
          </w:p>
          <w:p w:rsidR="00DC3F45" w:rsidRDefault="00935523" w:rsidP="00CC6E4C">
            <w:pPr>
              <w:jc w:val="center"/>
              <w:rPr>
                <w:rFonts w:cs="Arial"/>
                <w:sz w:val="24"/>
                <w:lang w:val="de-DE" w:eastAsia="ja-JP"/>
              </w:rPr>
            </w:pPr>
            <w:r>
              <w:rPr>
                <w:noProof/>
                <w:sz w:val="24"/>
              </w:rPr>
              <w:t xml:space="preserve">or </w:t>
            </w:r>
            <w:r>
              <w:rPr>
                <w:rFonts w:cs="Arial"/>
                <w:noProof/>
                <w:sz w:val="24"/>
              </w:rPr>
              <w:drawing>
                <wp:inline distT="0" distB="0" distL="0" distR="0">
                  <wp:extent cx="314325" cy="314325"/>
                  <wp:effectExtent l="0" t="0" r="9525" b="9525"/>
                  <wp:docPr id="1701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r>
              <w:rPr>
                <w:noProof/>
                <w:sz w:val="24"/>
              </w:rPr>
              <w:t xml:space="preserve"> (Auto)</w:t>
            </w:r>
            <w:r>
              <w:rPr>
                <w:rFonts w:cs="Arial"/>
                <w:sz w:val="16"/>
                <w:szCs w:val="16"/>
                <w:vertAlign w:val="subscript"/>
                <w:lang w:val="de-DE" w:eastAsia="ja-JP"/>
              </w:rPr>
              <w:t xml:space="preserve"> </w:t>
            </w:r>
            <w:r>
              <w:rPr>
                <w:rFonts w:cs="Arial"/>
                <w:sz w:val="16"/>
                <w:szCs w:val="16"/>
                <w:lang w:val="de-DE" w:eastAsia="ja-JP"/>
              </w:rPr>
              <w:t>/030</w:t>
            </w:r>
          </w:p>
        </w:tc>
      </w:tr>
      <w:tr w:rsidR="00DC3F45" w:rsidTr="00DC3F4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C3F45" w:rsidRDefault="00935523">
            <w:pPr>
              <w:rPr>
                <w:rFonts w:cs="Arial"/>
                <w:sz w:val="24"/>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rsidP="00CC6E4C">
            <w:pPr>
              <w:jc w:val="center"/>
              <w:rPr>
                <w:noProof/>
                <w:sz w:val="24"/>
              </w:rPr>
            </w:pPr>
            <w:r>
              <w:rPr>
                <w:rFonts w:cs="Arial"/>
                <w:noProof/>
                <w:sz w:val="24"/>
              </w:rPr>
              <w:drawing>
                <wp:inline distT="0" distB="0" distL="0" distR="0">
                  <wp:extent cx="571500" cy="200025"/>
                  <wp:effectExtent l="0" t="0" r="0" b="9525"/>
                  <wp:docPr id="1701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500" cy="200025"/>
                          </a:xfrm>
                          <a:prstGeom prst="rect">
                            <a:avLst/>
                          </a:prstGeom>
                          <a:noFill/>
                          <a:ln>
                            <a:noFill/>
                          </a:ln>
                        </pic:spPr>
                      </pic:pic>
                    </a:graphicData>
                  </a:graphic>
                </wp:inline>
              </w:drawing>
            </w:r>
            <w:r>
              <w:rPr>
                <w:rFonts w:cs="Arial"/>
                <w:noProof/>
                <w:sz w:val="24"/>
              </w:rPr>
              <w:drawing>
                <wp:inline distT="0" distB="0" distL="0" distR="0">
                  <wp:extent cx="247650" cy="247650"/>
                  <wp:effectExtent l="0" t="0" r="0" b="0"/>
                  <wp:docPr id="1701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Pr>
                <w:noProof/>
                <w:sz w:val="24"/>
              </w:rPr>
              <w:t>(Manual)</w:t>
            </w:r>
          </w:p>
          <w:p w:rsidR="00DC3F45" w:rsidRDefault="00935523" w:rsidP="00CC6E4C">
            <w:pPr>
              <w:jc w:val="center"/>
              <w:rPr>
                <w:noProof/>
                <w:sz w:val="24"/>
              </w:rPr>
            </w:pPr>
            <w:r>
              <w:rPr>
                <w:noProof/>
                <w:sz w:val="24"/>
              </w:rPr>
              <w:t xml:space="preserve">or </w:t>
            </w:r>
            <w:r>
              <w:rPr>
                <w:rFonts w:cs="Arial"/>
                <w:noProof/>
                <w:sz w:val="24"/>
              </w:rPr>
              <w:drawing>
                <wp:inline distT="0" distB="0" distL="0" distR="0">
                  <wp:extent cx="314325" cy="314325"/>
                  <wp:effectExtent l="0" t="0" r="9525" b="9525"/>
                  <wp:docPr id="1702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r>
              <w:rPr>
                <w:noProof/>
                <w:sz w:val="24"/>
              </w:rPr>
              <w:t xml:space="preserve"> (Auto)</w:t>
            </w:r>
            <w:r>
              <w:rPr>
                <w:rFonts w:cs="Arial"/>
                <w:sz w:val="16"/>
                <w:szCs w:val="16"/>
                <w:vertAlign w:val="subscript"/>
                <w:lang w:val="de-DE" w:eastAsia="ja-JP"/>
              </w:rPr>
              <w:t xml:space="preserve"> </w:t>
            </w:r>
            <w:r>
              <w:rPr>
                <w:rFonts w:cs="Arial"/>
                <w:sz w:val="16"/>
                <w:szCs w:val="16"/>
                <w:lang w:val="de-DE" w:eastAsia="ja-JP"/>
              </w:rPr>
              <w:t>/031</w:t>
            </w:r>
          </w:p>
        </w:tc>
      </w:tr>
      <w:tr w:rsidR="00DC3F45" w:rsidTr="00DC3F4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C3F45" w:rsidRDefault="00935523">
            <w:pPr>
              <w:rPr>
                <w:rFonts w:cs="Arial"/>
                <w:sz w:val="24"/>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rsidP="00CC6E4C">
            <w:pPr>
              <w:jc w:val="center"/>
              <w:rPr>
                <w:rFonts w:cs="Arial"/>
                <w:noProof/>
                <w:sz w:val="24"/>
              </w:rPr>
            </w:pPr>
            <w:r>
              <w:rPr>
                <w:noProof/>
                <w:sz w:val="24"/>
              </w:rPr>
              <w:drawing>
                <wp:inline distT="0" distB="0" distL="0" distR="0">
                  <wp:extent cx="476250" cy="276225"/>
                  <wp:effectExtent l="0" t="0" r="0" b="9525"/>
                  <wp:docPr id="1702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6250" cy="276225"/>
                          </a:xfrm>
                          <a:prstGeom prst="rect">
                            <a:avLst/>
                          </a:prstGeom>
                          <a:noFill/>
                          <a:ln>
                            <a:noFill/>
                          </a:ln>
                        </pic:spPr>
                      </pic:pic>
                    </a:graphicData>
                  </a:graphic>
                </wp:inline>
              </w:drawing>
            </w:r>
            <w:r>
              <w:rPr>
                <w:rFonts w:cs="Arial"/>
                <w:sz w:val="16"/>
                <w:szCs w:val="16"/>
                <w:lang w:val="de-DE" w:eastAsia="ja-JP"/>
              </w:rPr>
              <w:t>/491</w:t>
            </w:r>
          </w:p>
        </w:tc>
      </w:tr>
      <w:tr w:rsidR="00DC3F45" w:rsidTr="00DC3F4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C3F45" w:rsidRDefault="00935523">
            <w:pPr>
              <w:rPr>
                <w:rFonts w:cs="Arial"/>
                <w:sz w:val="24"/>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rsidP="00CC6E4C">
            <w:pPr>
              <w:jc w:val="center"/>
              <w:rPr>
                <w:rFonts w:cs="Arial"/>
                <w:sz w:val="24"/>
                <w:lang w:val="de-DE" w:eastAsia="ja-JP"/>
              </w:rPr>
            </w:pPr>
            <w:r>
              <w:rPr>
                <w:noProof/>
                <w:sz w:val="24"/>
              </w:rPr>
              <w:drawing>
                <wp:inline distT="0" distB="0" distL="0" distR="0">
                  <wp:extent cx="419100" cy="419100"/>
                  <wp:effectExtent l="0" t="0" r="0" b="0"/>
                  <wp:docPr id="170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r>
              <w:rPr>
                <w:noProof/>
                <w:sz w:val="24"/>
              </w:rPr>
              <w:t xml:space="preserve">(Non-Hotkey) or </w:t>
            </w:r>
            <w:r>
              <w:rPr>
                <w:rFonts w:cs="Arial"/>
                <w:noProof/>
                <w:sz w:val="16"/>
                <w:szCs w:val="16"/>
                <w:vertAlign w:val="subscript"/>
              </w:rPr>
              <w:drawing>
                <wp:inline distT="0" distB="0" distL="0" distR="0">
                  <wp:extent cx="333375" cy="333375"/>
                  <wp:effectExtent l="0" t="0" r="9525" b="9525"/>
                  <wp:docPr id="17023" name="Picture 24"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descr="Ein Bild, das ClipArt enthält.&#10;&#10;Automatisch generierte Beschreibung"/>
                          <pic:cNvPicPr>
                            <a:picLocks noChangeAspect="1" noChangeArrowheads="1"/>
                          </pic:cNvPicPr>
                        </pic:nvPicPr>
                        <pic:blipFill>
                          <a:blip r:embed="rId66" cstate="print">
                            <a:extLst>
                              <a:ext uri="{28A0092B-C50C-407E-A947-70E740481C1C}">
                                <a14:useLocalDpi xmlns:a14="http://schemas.microsoft.com/office/drawing/2010/main" val="0"/>
                              </a:ext>
                            </a:extLst>
                          </a:blip>
                          <a:srcRect l="-3847" t="-3847" r="-3847" b="-3847"/>
                          <a:stretch>
                            <a:fillRect/>
                          </a:stretch>
                        </pic:blipFill>
                        <pic:spPr bwMode="auto">
                          <a:xfrm>
                            <a:off x="0" y="0"/>
                            <a:ext cx="333375" cy="333375"/>
                          </a:xfrm>
                          <a:prstGeom prst="rect">
                            <a:avLst/>
                          </a:prstGeom>
                          <a:noFill/>
                          <a:ln>
                            <a:noFill/>
                          </a:ln>
                        </pic:spPr>
                      </pic:pic>
                    </a:graphicData>
                  </a:graphic>
                </wp:inline>
              </w:drawing>
            </w:r>
            <w:r>
              <w:rPr>
                <w:noProof/>
                <w:sz w:val="24"/>
              </w:rPr>
              <w:t xml:space="preserve"> (Hotkey)</w:t>
            </w:r>
            <w:r>
              <w:rPr>
                <w:rFonts w:cs="Arial"/>
                <w:sz w:val="16"/>
                <w:szCs w:val="16"/>
                <w:vertAlign w:val="subscript"/>
                <w:lang w:val="de-DE" w:eastAsia="ja-JP"/>
              </w:rPr>
              <w:t xml:space="preserve"> </w:t>
            </w:r>
            <w:r>
              <w:rPr>
                <w:rFonts w:cs="Arial"/>
                <w:sz w:val="16"/>
                <w:szCs w:val="16"/>
                <w:lang w:val="de-DE" w:eastAsia="ja-JP"/>
              </w:rPr>
              <w:t>/275</w:t>
            </w:r>
          </w:p>
        </w:tc>
      </w:tr>
      <w:tr w:rsidR="00DC3F45" w:rsidTr="00DC3F4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C3F45" w:rsidRDefault="00935523">
            <w:pPr>
              <w:rPr>
                <w:rFonts w:cs="Arial"/>
                <w:sz w:val="24"/>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rsidP="00CC6E4C">
            <w:pPr>
              <w:jc w:val="center"/>
              <w:rPr>
                <w:noProof/>
                <w:sz w:val="24"/>
              </w:rPr>
            </w:pPr>
            <w:r>
              <w:rPr>
                <w:noProof/>
              </w:rPr>
              <w:drawing>
                <wp:inline distT="0" distB="0" distL="0" distR="0">
                  <wp:extent cx="438150" cy="438150"/>
                  <wp:effectExtent l="0" t="0" r="0" b="0"/>
                  <wp:docPr id="170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8150" cy="438150"/>
                          </a:xfrm>
                          <a:prstGeom prst="rect">
                            <a:avLst/>
                          </a:prstGeom>
                          <a:noFill/>
                          <a:ln>
                            <a:noFill/>
                          </a:ln>
                        </pic:spPr>
                      </pic:pic>
                    </a:graphicData>
                  </a:graphic>
                </wp:inline>
              </w:drawing>
            </w:r>
            <w:r>
              <w:rPr>
                <w:rFonts w:cs="Arial"/>
                <w:sz w:val="16"/>
                <w:szCs w:val="16"/>
                <w:lang w:val="de-DE" w:eastAsia="ja-JP"/>
              </w:rPr>
              <w:t>/244</w:t>
            </w:r>
          </w:p>
        </w:tc>
      </w:tr>
      <w:tr w:rsidR="00DC3F45" w:rsidTr="00DC3F4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C3F45" w:rsidRDefault="00935523">
            <w:pPr>
              <w:rPr>
                <w:rFonts w:cs="Arial"/>
                <w:sz w:val="24"/>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0x6</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rsidP="00CC6E4C">
            <w:pPr>
              <w:jc w:val="center"/>
              <w:rPr>
                <w:noProof/>
              </w:rPr>
            </w:pPr>
            <w:r>
              <w:rPr>
                <w:noProof/>
              </w:rPr>
              <w:drawing>
                <wp:inline distT="0" distB="0" distL="0" distR="0">
                  <wp:extent cx="438150" cy="438150"/>
                  <wp:effectExtent l="0" t="0" r="0" b="0"/>
                  <wp:docPr id="170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8150" cy="438150"/>
                          </a:xfrm>
                          <a:prstGeom prst="rect">
                            <a:avLst/>
                          </a:prstGeom>
                          <a:noFill/>
                          <a:ln>
                            <a:noFill/>
                          </a:ln>
                        </pic:spPr>
                      </pic:pic>
                    </a:graphicData>
                  </a:graphic>
                </wp:inline>
              </w:drawing>
            </w:r>
            <w:r>
              <w:rPr>
                <w:rFonts w:cs="Arial"/>
                <w:sz w:val="16"/>
                <w:szCs w:val="16"/>
                <w:lang w:val="de-DE" w:eastAsia="ja-JP"/>
              </w:rPr>
              <w:t>/545</w:t>
            </w:r>
          </w:p>
        </w:tc>
      </w:tr>
      <w:tr w:rsidR="00DC3F45" w:rsidTr="00DC3F4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C3F45" w:rsidRDefault="00935523">
            <w:pPr>
              <w:rPr>
                <w:rFonts w:cs="Arial"/>
                <w:sz w:val="24"/>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0x5</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rsidP="00CC6E4C">
            <w:pPr>
              <w:jc w:val="center"/>
              <w:rPr>
                <w:noProof/>
              </w:rPr>
            </w:pPr>
            <w:r>
              <w:rPr>
                <w:noProof/>
              </w:rPr>
              <w:drawing>
                <wp:inline distT="0" distB="0" distL="0" distR="0">
                  <wp:extent cx="438150" cy="438150"/>
                  <wp:effectExtent l="0" t="0" r="0" b="0"/>
                  <wp:docPr id="170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8150" cy="438150"/>
                          </a:xfrm>
                          <a:prstGeom prst="rect">
                            <a:avLst/>
                          </a:prstGeom>
                          <a:noFill/>
                          <a:ln>
                            <a:noFill/>
                          </a:ln>
                        </pic:spPr>
                      </pic:pic>
                    </a:graphicData>
                  </a:graphic>
                </wp:inline>
              </w:drawing>
            </w:r>
            <w:r>
              <w:rPr>
                <w:rFonts w:cs="Arial"/>
                <w:sz w:val="16"/>
                <w:szCs w:val="16"/>
                <w:lang w:val="de-DE" w:eastAsia="ja-JP"/>
              </w:rPr>
              <w:t>/366</w:t>
            </w:r>
          </w:p>
        </w:tc>
      </w:tr>
      <w:tr w:rsidR="00DC3F45" w:rsidTr="00DC3F4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C3F45" w:rsidRDefault="00935523">
            <w:pPr>
              <w:rPr>
                <w:rFonts w:cs="Arial"/>
                <w:sz w:val="24"/>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rsidP="00CC6E4C">
            <w:pPr>
              <w:jc w:val="center"/>
              <w:rPr>
                <w:noProof/>
              </w:rPr>
            </w:pPr>
            <w:r>
              <w:rPr>
                <w:noProof/>
              </w:rPr>
              <w:drawing>
                <wp:inline distT="0" distB="0" distL="0" distR="0">
                  <wp:extent cx="438150" cy="438150"/>
                  <wp:effectExtent l="0" t="0" r="0" b="0"/>
                  <wp:docPr id="170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8150" cy="438150"/>
                          </a:xfrm>
                          <a:prstGeom prst="rect">
                            <a:avLst/>
                          </a:prstGeom>
                          <a:noFill/>
                          <a:ln>
                            <a:noFill/>
                          </a:ln>
                        </pic:spPr>
                      </pic:pic>
                    </a:graphicData>
                  </a:graphic>
                </wp:inline>
              </w:drawing>
            </w:r>
            <w:r>
              <w:rPr>
                <w:rFonts w:cs="Arial"/>
                <w:sz w:val="16"/>
                <w:szCs w:val="16"/>
                <w:lang w:val="de-DE" w:eastAsia="ja-JP"/>
              </w:rPr>
              <w:t>/554</w:t>
            </w:r>
          </w:p>
        </w:tc>
      </w:tr>
      <w:tr w:rsidR="00DC3F45" w:rsidTr="00DC3F45">
        <w:trPr>
          <w:cantSplit/>
          <w:trHeight w:val="19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C3F45" w:rsidRDefault="00935523">
            <w:pPr>
              <w:rPr>
                <w:rFonts w:cs="Arial"/>
                <w:sz w:val="24"/>
                <w:lang w:val="de-DE" w:eastAsia="ja-JP"/>
              </w:rPr>
            </w:pPr>
          </w:p>
        </w:tc>
        <w:tc>
          <w:tcPr>
            <w:tcW w:w="0" w:type="auto"/>
            <w:gridSpan w:val="13"/>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16"/>
                <w:szCs w:val="16"/>
                <w:lang w:val="de-DE" w:eastAsia="ja-JP"/>
              </w:rPr>
            </w:pPr>
            <w:r>
              <w:rPr>
                <w:sz w:val="16"/>
                <w:szCs w:val="16"/>
                <w:lang w:val="de-DE"/>
              </w:rPr>
              <w:t>All Other Cases</w:t>
            </w:r>
          </w:p>
        </w:tc>
        <w:tc>
          <w:tcPr>
            <w:tcW w:w="0" w:type="auto"/>
            <w:tcBorders>
              <w:top w:val="single" w:sz="4" w:space="0" w:color="auto"/>
              <w:left w:val="single" w:sz="4" w:space="0" w:color="auto"/>
              <w:bottom w:val="single" w:sz="4" w:space="0" w:color="auto"/>
              <w:right w:val="single" w:sz="4" w:space="0" w:color="auto"/>
            </w:tcBorders>
            <w:vAlign w:val="center"/>
            <w:hideMark/>
          </w:tcPr>
          <w:p w:rsidR="00DC3F45" w:rsidRDefault="00935523">
            <w:pPr>
              <w:jc w:val="center"/>
              <w:rPr>
                <w:rFonts w:cs="Arial"/>
                <w:sz w:val="24"/>
                <w:lang w:eastAsia="ja-JP"/>
              </w:rPr>
            </w:pPr>
            <w:r>
              <w:rPr>
                <w:sz w:val="24"/>
              </w:rPr>
              <w:t>Blank (Do not show Symbol2)</w:t>
            </w:r>
          </w:p>
        </w:tc>
      </w:tr>
    </w:tbl>
    <w:p w:rsidR="00DC3F45" w:rsidRDefault="00935523" w:rsidP="00B07187"/>
    <w:p w:rsidR="00DC3F45" w:rsidRDefault="00935523" w:rsidP="00B07187"/>
    <w:p w:rsidR="00B07187" w:rsidRDefault="00935523" w:rsidP="00B07187">
      <w:r>
        <w:t xml:space="preserve">4” supports semi-assisted park (SAP) only, configuration Parking </w:t>
      </w:r>
      <w:r>
        <w:t>Assistance_Cfg is not required.</w:t>
      </w:r>
    </w:p>
    <w:p w:rsidR="00BC1EB2" w:rsidRPr="0084660F" w:rsidRDefault="00935523" w:rsidP="0084660F"/>
    <w:p w:rsidR="00CC6E4C" w:rsidRPr="00CC6E4C" w:rsidRDefault="00CC6E4C" w:rsidP="00CC6E4C">
      <w:pPr>
        <w:pStyle w:val="Heading4"/>
        <w:rPr>
          <w:b w:val="0"/>
          <w:u w:val="single"/>
        </w:rPr>
      </w:pPr>
      <w:r w:rsidRPr="00CC6E4C">
        <w:rPr>
          <w:b w:val="0"/>
          <w:u w:val="single"/>
        </w:rPr>
        <w:t>CAMERA-FUR-REQ-130498/N-Active Park Assist (APA) Signal Processing - Positional Text1</w:t>
      </w:r>
    </w:p>
    <w:p w:rsidR="00B01A7C" w:rsidRDefault="00935523" w:rsidP="00B01A7C">
      <w:pPr>
        <w:jc w:val="center"/>
        <w:rPr>
          <w:b/>
        </w:rPr>
      </w:pPr>
      <w:r>
        <w:rPr>
          <w:b/>
        </w:rPr>
        <w:t>8” (or equivalent) displays (CGEAx only)</w:t>
      </w:r>
    </w:p>
    <w:tbl>
      <w:tblPr>
        <w:tblW w:w="10050" w:type="dxa"/>
        <w:jc w:val="center"/>
        <w:tblLayout w:type="fixed"/>
        <w:tblLook w:val="04A0" w:firstRow="1" w:lastRow="0" w:firstColumn="1" w:lastColumn="0" w:noHBand="0" w:noVBand="1"/>
      </w:tblPr>
      <w:tblGrid>
        <w:gridCol w:w="658"/>
        <w:gridCol w:w="474"/>
        <w:gridCol w:w="474"/>
        <w:gridCol w:w="474"/>
        <w:gridCol w:w="474"/>
        <w:gridCol w:w="474"/>
        <w:gridCol w:w="254"/>
        <w:gridCol w:w="270"/>
        <w:gridCol w:w="270"/>
        <w:gridCol w:w="540"/>
        <w:gridCol w:w="540"/>
        <w:gridCol w:w="540"/>
        <w:gridCol w:w="540"/>
        <w:gridCol w:w="540"/>
        <w:gridCol w:w="403"/>
        <w:gridCol w:w="497"/>
        <w:gridCol w:w="630"/>
        <w:gridCol w:w="1998"/>
      </w:tblGrid>
      <w:tr w:rsidR="00B01A7C" w:rsidTr="00CC6E4C">
        <w:trPr>
          <w:cantSplit/>
          <w:trHeight w:val="2160"/>
          <w:tblHeader/>
          <w:jc w:val="center"/>
        </w:trPr>
        <w:tc>
          <w:tcPr>
            <w:tcW w:w="65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01A7C" w:rsidRDefault="00935523">
            <w:pPr>
              <w:spacing w:line="276" w:lineRule="auto"/>
              <w:rPr>
                <w:lang w:val="de-DE" w:eastAsia="ja-JP"/>
              </w:rPr>
            </w:pPr>
            <w:r>
              <w:rPr>
                <w:lang w:val="de-DE"/>
              </w:rPr>
              <w:t>Operational Mode</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01A7C" w:rsidRDefault="00935523">
            <w:pPr>
              <w:spacing w:line="276" w:lineRule="auto"/>
              <w:jc w:val="center"/>
              <w:rPr>
                <w:sz w:val="16"/>
                <w:szCs w:val="16"/>
                <w:lang w:val="de-DE"/>
              </w:rPr>
            </w:pPr>
            <w:r>
              <w:rPr>
                <w:sz w:val="16"/>
                <w:szCs w:val="16"/>
                <w:lang w:val="de-DE"/>
              </w:rPr>
              <w:t>Parking Assistance (Cfg)</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01A7C" w:rsidRDefault="00935523">
            <w:pPr>
              <w:spacing w:line="276" w:lineRule="auto"/>
              <w:jc w:val="center"/>
              <w:rPr>
                <w:rFonts w:cs="Arial"/>
                <w:sz w:val="16"/>
                <w:szCs w:val="16"/>
                <w:lang w:val="de-DE" w:eastAsia="ja-JP"/>
              </w:rPr>
            </w:pPr>
            <w:r>
              <w:rPr>
                <w:sz w:val="16"/>
                <w:szCs w:val="16"/>
                <w:lang w:val="de-DE"/>
              </w:rPr>
              <w:t>[ApaSys_D_Stat]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01A7C" w:rsidRDefault="00935523">
            <w:pPr>
              <w:spacing w:line="276" w:lineRule="auto"/>
              <w:jc w:val="center"/>
              <w:rPr>
                <w:rFonts w:cs="Arial"/>
                <w:sz w:val="16"/>
                <w:szCs w:val="16"/>
                <w:lang w:val="de-DE" w:eastAsia="ja-JP"/>
              </w:rPr>
            </w:pPr>
            <w:r>
              <w:rPr>
                <w:sz w:val="16"/>
                <w:szCs w:val="16"/>
                <w:lang w:val="de-DE"/>
              </w:rPr>
              <w:t>[ApaSteScan</w:t>
            </w:r>
            <w:r>
              <w:rPr>
                <w:sz w:val="16"/>
                <w:szCs w:val="16"/>
                <w:lang w:val="de-DE"/>
              </w:rPr>
              <w:t>Mde_D_Stat]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01A7C" w:rsidRDefault="00935523">
            <w:pPr>
              <w:spacing w:line="276" w:lineRule="auto"/>
              <w:jc w:val="center"/>
              <w:rPr>
                <w:rFonts w:cs="Arial"/>
                <w:sz w:val="16"/>
                <w:szCs w:val="16"/>
                <w:lang w:val="de-DE" w:eastAsia="ja-JP"/>
              </w:rPr>
            </w:pPr>
            <w:r>
              <w:rPr>
                <w:sz w:val="16"/>
                <w:szCs w:val="16"/>
                <w:lang w:val="de-DE"/>
              </w:rPr>
              <w:t>[ApaActvSide2_D_Stat]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01A7C" w:rsidRDefault="00935523">
            <w:pPr>
              <w:spacing w:line="276" w:lineRule="auto"/>
              <w:jc w:val="center"/>
              <w:rPr>
                <w:rFonts w:cs="Arial"/>
                <w:sz w:val="16"/>
                <w:szCs w:val="16"/>
                <w:lang w:val="de-DE" w:eastAsia="ja-JP"/>
              </w:rPr>
            </w:pPr>
            <w:r>
              <w:rPr>
                <w:sz w:val="16"/>
                <w:szCs w:val="16"/>
                <w:lang w:val="de-DE"/>
              </w:rPr>
              <w:t>[ApaMde_D_Stat]</w:t>
            </w:r>
          </w:p>
        </w:tc>
        <w:tc>
          <w:tcPr>
            <w:tcW w:w="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01A7C" w:rsidRDefault="00935523">
            <w:pPr>
              <w:spacing w:line="276" w:lineRule="auto"/>
              <w:jc w:val="center"/>
              <w:rPr>
                <w:rFonts w:cs="Arial"/>
                <w:sz w:val="16"/>
                <w:szCs w:val="16"/>
                <w:lang w:val="de-DE" w:eastAsia="ja-JP"/>
              </w:rPr>
            </w:pPr>
            <w:r>
              <w:rPr>
                <w:sz w:val="16"/>
                <w:szCs w:val="16"/>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01A7C" w:rsidRDefault="00935523">
            <w:pPr>
              <w:spacing w:line="276" w:lineRule="auto"/>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01A7C" w:rsidRDefault="00935523">
            <w:pPr>
              <w:spacing w:line="276" w:lineRule="auto"/>
              <w:jc w:val="center"/>
              <w:rPr>
                <w:rFonts w:cs="Arial"/>
                <w:sz w:val="16"/>
                <w:szCs w:val="16"/>
                <w:lang w:val="de-DE" w:eastAsia="ja-JP"/>
              </w:rPr>
            </w:pPr>
            <w:r>
              <w:rPr>
                <w:sz w:val="16"/>
                <w:szCs w:val="16"/>
                <w:lang w:val="de-DE"/>
              </w:rPr>
              <w:t>[ApaSelPoa_D_Stat]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01A7C" w:rsidRDefault="00935523">
            <w:pPr>
              <w:spacing w:line="276" w:lineRule="auto"/>
              <w:jc w:val="center"/>
              <w:rPr>
                <w:rFonts w:cs="Arial"/>
                <w:sz w:val="16"/>
                <w:szCs w:val="16"/>
                <w:lang w:val="de-DE" w:eastAsia="ja-JP"/>
              </w:rPr>
            </w:pPr>
            <w:r>
              <w:rPr>
                <w:sz w:val="16"/>
                <w:szCs w:val="16"/>
                <w:lang w:val="de-DE"/>
              </w:rPr>
              <w:t>[ApaScan_D_Stat]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01A7C" w:rsidRDefault="00935523">
            <w:pPr>
              <w:spacing w:line="276" w:lineRule="auto"/>
              <w:jc w:val="center"/>
              <w:rPr>
                <w:rFonts w:cs="Arial"/>
                <w:sz w:val="16"/>
                <w:szCs w:val="16"/>
                <w:lang w:val="de-DE" w:eastAsia="ja-JP"/>
              </w:rPr>
            </w:pPr>
            <w:r>
              <w:rPr>
                <w:sz w:val="16"/>
                <w:szCs w:val="16"/>
                <w:lang w:val="de-DE"/>
              </w:rPr>
              <w:t>[ApaLongCtl_D_RqDrv]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01A7C" w:rsidRDefault="00935523">
            <w:pPr>
              <w:spacing w:line="276" w:lineRule="auto"/>
              <w:jc w:val="center"/>
              <w:rPr>
                <w:rFonts w:cs="Arial"/>
                <w:sz w:val="16"/>
                <w:szCs w:val="16"/>
                <w:lang w:val="de-DE" w:eastAsia="ja-JP"/>
              </w:rPr>
            </w:pPr>
            <w:r>
              <w:rPr>
                <w:sz w:val="16"/>
                <w:szCs w:val="16"/>
                <w:lang w:val="de-DE"/>
              </w:rPr>
              <w:t>[ApaGearShif_D_RqDrv]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01A7C" w:rsidRDefault="00935523">
            <w:pPr>
              <w:spacing w:line="276" w:lineRule="auto"/>
              <w:jc w:val="center"/>
              <w:rPr>
                <w:rFonts w:cs="Arial"/>
                <w:sz w:val="16"/>
                <w:szCs w:val="16"/>
                <w:lang w:val="de-DE" w:eastAsia="ja-JP"/>
              </w:rPr>
            </w:pPr>
            <w:r>
              <w:rPr>
                <w:sz w:val="16"/>
                <w:szCs w:val="16"/>
                <w:lang w:val="de-DE"/>
              </w:rPr>
              <w:t>[ApaSteWhl_D_RqDrv]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01A7C" w:rsidRDefault="00935523">
            <w:pPr>
              <w:spacing w:line="276" w:lineRule="auto"/>
              <w:jc w:val="center"/>
              <w:rPr>
                <w:rFonts w:cs="Arial"/>
                <w:sz w:val="16"/>
                <w:szCs w:val="16"/>
                <w:lang w:val="de-DE" w:eastAsia="ja-JP"/>
              </w:rPr>
            </w:pPr>
            <w:r>
              <w:rPr>
                <w:sz w:val="16"/>
                <w:szCs w:val="16"/>
                <w:lang w:val="de-DE"/>
              </w:rPr>
              <w:t>[ApaAcsy_D_RqDrv]</w:t>
            </w:r>
          </w:p>
        </w:tc>
        <w:tc>
          <w:tcPr>
            <w:tcW w:w="4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01A7C" w:rsidRDefault="00935523">
            <w:pPr>
              <w:spacing w:line="276" w:lineRule="auto"/>
              <w:jc w:val="center"/>
              <w:rPr>
                <w:sz w:val="16"/>
                <w:szCs w:val="16"/>
                <w:lang w:val="de-DE"/>
              </w:rPr>
            </w:pPr>
            <w:r>
              <w:rPr>
                <w:sz w:val="16"/>
                <w:szCs w:val="16"/>
                <w:lang w:val="de-DE"/>
              </w:rPr>
              <w:t>[ApaTrgtDist_D_Stat]</w:t>
            </w:r>
            <w:r>
              <w:rPr>
                <w:rFonts w:cs="Arial"/>
                <w:vertAlign w:val="superscript"/>
                <w:lang w:val="de-DE"/>
              </w:rPr>
              <w:t xml:space="preserve"> †</w:t>
            </w:r>
          </w:p>
        </w:tc>
        <w:tc>
          <w:tcPr>
            <w:tcW w:w="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01A7C" w:rsidRDefault="00935523">
            <w:pPr>
              <w:spacing w:line="276" w:lineRule="auto"/>
              <w:jc w:val="center"/>
              <w:rPr>
                <w:sz w:val="16"/>
                <w:szCs w:val="16"/>
                <w:lang w:val="de-DE"/>
              </w:rPr>
            </w:pPr>
            <w:r>
              <w:rPr>
                <w:sz w:val="16"/>
                <w:szCs w:val="16"/>
                <w:lang w:val="de-DE"/>
              </w:rPr>
              <w:t>[ApaMsgTxt_D_Rq]</w:t>
            </w:r>
            <w:r>
              <w:rPr>
                <w:rFonts w:cs="Arial"/>
                <w:vertAlign w:val="superscript"/>
                <w:lang w:val="de-DE"/>
              </w:rPr>
              <w:t xml:space="preserve"> ‡</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01A7C" w:rsidRDefault="00935523">
            <w:pPr>
              <w:spacing w:line="276" w:lineRule="auto"/>
              <w:jc w:val="center"/>
              <w:rPr>
                <w:rFonts w:cs="Arial"/>
                <w:sz w:val="16"/>
                <w:szCs w:val="16"/>
                <w:lang w:val="de-DE" w:eastAsia="ja-JP"/>
              </w:rPr>
            </w:pPr>
            <w:r>
              <w:rPr>
                <w:sz w:val="16"/>
                <w:szCs w:val="16"/>
                <w:lang w:val="de-DE"/>
              </w:rPr>
              <w:t>[</w:t>
            </w:r>
            <w:r>
              <w:rPr>
                <w:sz w:val="16"/>
                <w:szCs w:val="16"/>
                <w:lang w:val="de-DE"/>
              </w:rPr>
              <w:t>PrkAidMsgTxt_D_Rq]</w:t>
            </w:r>
          </w:p>
        </w:tc>
        <w:tc>
          <w:tcPr>
            <w:tcW w:w="1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01A7C" w:rsidRDefault="00935523">
            <w:pPr>
              <w:spacing w:line="276" w:lineRule="auto"/>
              <w:jc w:val="center"/>
              <w:rPr>
                <w:rFonts w:cs="Arial"/>
                <w:sz w:val="16"/>
                <w:szCs w:val="16"/>
                <w:lang w:val="de-DE" w:eastAsia="ja-JP"/>
              </w:rPr>
            </w:pPr>
            <w:r>
              <w:rPr>
                <w:sz w:val="16"/>
                <w:szCs w:val="16"/>
                <w:lang w:val="de-DE"/>
              </w:rPr>
              <w:t>Display HMI</w:t>
            </w:r>
            <w:r>
              <w:rPr>
                <w:sz w:val="16"/>
                <w:szCs w:val="16"/>
                <w:vertAlign w:val="subscript"/>
                <w:lang w:val="de-DE"/>
              </w:rPr>
              <w:t>/REF#</w:t>
            </w:r>
          </w:p>
        </w:tc>
      </w:tr>
      <w:tr w:rsidR="00B01A7C" w:rsidTr="00CC6E4C">
        <w:trPr>
          <w:cantSplit/>
          <w:jc w:val="center"/>
        </w:trPr>
        <w:tc>
          <w:tcPr>
            <w:tcW w:w="658" w:type="dxa"/>
            <w:vMerge w:val="restart"/>
            <w:tcBorders>
              <w:top w:val="single" w:sz="4" w:space="0" w:color="auto"/>
              <w:left w:val="single" w:sz="4" w:space="0" w:color="auto"/>
              <w:bottom w:val="nil"/>
              <w:right w:val="single" w:sz="4" w:space="0" w:color="auto"/>
            </w:tcBorders>
            <w:textDirection w:val="btLr"/>
            <w:vAlign w:val="center"/>
            <w:hideMark/>
          </w:tcPr>
          <w:p w:rsidR="00B01A7C" w:rsidRPr="00B01A7C" w:rsidRDefault="00935523">
            <w:pPr>
              <w:spacing w:line="276" w:lineRule="auto"/>
              <w:jc w:val="center"/>
              <w:rPr>
                <w:sz w:val="16"/>
                <w:szCs w:val="16"/>
                <w:lang w:eastAsia="ja-JP"/>
              </w:rPr>
            </w:pPr>
            <w:r w:rsidRPr="00B01A7C">
              <w:rPr>
                <w:sz w:val="16"/>
                <w:szCs w:val="16"/>
              </w:rPr>
              <w:t>Run</w:t>
            </w:r>
          </w:p>
          <w:p w:rsidR="00B01A7C" w:rsidRPr="00B01A7C" w:rsidRDefault="00935523">
            <w:pPr>
              <w:spacing w:line="276" w:lineRule="auto"/>
              <w:jc w:val="center"/>
              <w:rPr>
                <w:sz w:val="16"/>
                <w:szCs w:val="16"/>
              </w:rPr>
            </w:pPr>
            <w:r w:rsidRPr="00B01A7C">
              <w:rPr>
                <w:sz w:val="16"/>
                <w:szCs w:val="16"/>
              </w:rPr>
              <w:t>(as per Operational Modes and Voltage Range Definition)</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0x2</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rFonts w:cs="Arial"/>
                <w:sz w:val="16"/>
                <w:szCs w:val="16"/>
                <w:lang w:val="de-DE" w:eastAsia="ja-JP"/>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Scanning-Use Turn Indicator</w:t>
            </w:r>
            <w:r>
              <w:rPr>
                <w:rFonts w:cs="Arial"/>
                <w:sz w:val="16"/>
                <w:szCs w:val="16"/>
                <w:vertAlign w:val="subscript"/>
                <w:lang w:val="de-DE" w:eastAsia="ja-JP"/>
              </w:rPr>
              <w:t>/053</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Default="00935523">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0x3</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rFonts w:cs="Arial"/>
                <w:sz w:val="16"/>
                <w:szCs w:val="16"/>
                <w:lang w:val="de-DE" w:eastAsia="ja-JP"/>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Scanning-Use Turn Indicator</w:t>
            </w:r>
            <w:r>
              <w:rPr>
                <w:rFonts w:cs="Arial"/>
                <w:sz w:val="16"/>
                <w:szCs w:val="16"/>
                <w:vertAlign w:val="subscript"/>
                <w:lang w:val="de-DE" w:eastAsia="ja-JP"/>
              </w:rPr>
              <w:t>/054</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Default="00935523">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0x4</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0x2</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rFonts w:cs="Arial"/>
                <w:sz w:val="16"/>
                <w:szCs w:val="16"/>
                <w:lang w:val="de-DE" w:eastAsia="ja-JP"/>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Pr="00B01A7C" w:rsidRDefault="00935523">
            <w:pPr>
              <w:spacing w:line="276" w:lineRule="auto"/>
              <w:jc w:val="center"/>
              <w:rPr>
                <w:rFonts w:cs="Arial"/>
                <w:sz w:val="16"/>
                <w:szCs w:val="16"/>
                <w:lang w:eastAsia="ja-JP"/>
              </w:rPr>
            </w:pPr>
            <w:r w:rsidRPr="00B01A7C">
              <w:rPr>
                <w:sz w:val="16"/>
                <w:szCs w:val="16"/>
              </w:rPr>
              <w:t>Select Side-Use Turn Indicator</w:t>
            </w:r>
            <w:r w:rsidRPr="00B01A7C">
              <w:rPr>
                <w:rFonts w:cs="Arial"/>
                <w:sz w:val="16"/>
                <w:szCs w:val="16"/>
                <w:vertAlign w:val="subscript"/>
                <w:lang w:eastAsia="ja-JP"/>
              </w:rPr>
              <w:t>/055</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Pr="00B01A7C" w:rsidRDefault="00935523">
            <w:pPr>
              <w:spacing w:line="276" w:lineRule="auto"/>
              <w:rPr>
                <w:sz w:val="16"/>
                <w:szCs w:val="16"/>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0x4</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rFonts w:cs="Arial"/>
                <w:sz w:val="16"/>
                <w:szCs w:val="16"/>
                <w:lang w:val="de-DE" w:eastAsia="ja-JP"/>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Right Side Selected</w:t>
            </w:r>
            <w:r>
              <w:rPr>
                <w:rFonts w:cs="Arial"/>
                <w:sz w:val="16"/>
                <w:szCs w:val="16"/>
                <w:vertAlign w:val="subscript"/>
                <w:lang w:val="de-DE" w:eastAsia="ja-JP"/>
              </w:rPr>
              <w:t>/270</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Default="00935523">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0x4</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rFonts w:cs="Arial"/>
                <w:sz w:val="16"/>
                <w:szCs w:val="16"/>
                <w:lang w:val="de-DE" w:eastAsia="ja-JP"/>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Left Side Selected</w:t>
            </w:r>
            <w:r>
              <w:rPr>
                <w:rFonts w:cs="Arial"/>
                <w:sz w:val="16"/>
                <w:szCs w:val="16"/>
                <w:vertAlign w:val="subscript"/>
                <w:lang w:val="de-DE" w:eastAsia="ja-JP"/>
              </w:rPr>
              <w:t>/271</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Default="00935523">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 xml:space="preserve">0xA </w:t>
            </w: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0x4</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0x5</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rFonts w:cs="Arial"/>
                <w:sz w:val="16"/>
                <w:szCs w:val="16"/>
                <w:lang w:val="de-DE" w:eastAsia="ja-JP"/>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Pr="00B01A7C" w:rsidRDefault="00935523">
            <w:pPr>
              <w:spacing w:line="276" w:lineRule="auto"/>
              <w:jc w:val="center"/>
              <w:rPr>
                <w:sz w:val="16"/>
                <w:szCs w:val="16"/>
              </w:rPr>
            </w:pPr>
            <w:r w:rsidRPr="00B01A7C">
              <w:rPr>
                <w:sz w:val="16"/>
                <w:szCs w:val="16"/>
              </w:rPr>
              <w:t>Select Side-Use Turn Indicator</w:t>
            </w:r>
            <w:r w:rsidRPr="00B01A7C">
              <w:rPr>
                <w:rFonts w:cs="Arial"/>
                <w:sz w:val="16"/>
                <w:szCs w:val="16"/>
                <w:vertAlign w:val="subscript"/>
                <w:lang w:eastAsia="ja-JP"/>
              </w:rPr>
              <w:t>/349</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Pr="00B01A7C" w:rsidRDefault="00935523">
            <w:pPr>
              <w:spacing w:line="276" w:lineRule="auto"/>
              <w:rPr>
                <w:sz w:val="16"/>
                <w:szCs w:val="16"/>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0x4</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0x6</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rFonts w:cs="Arial"/>
                <w:sz w:val="16"/>
                <w:szCs w:val="16"/>
                <w:lang w:val="de-DE" w:eastAsia="ja-JP"/>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Pr="00B01A7C" w:rsidRDefault="00935523">
            <w:pPr>
              <w:spacing w:line="276" w:lineRule="auto"/>
              <w:jc w:val="center"/>
              <w:rPr>
                <w:sz w:val="16"/>
                <w:szCs w:val="16"/>
              </w:rPr>
            </w:pPr>
            <w:r w:rsidRPr="00B01A7C">
              <w:rPr>
                <w:sz w:val="16"/>
                <w:szCs w:val="16"/>
              </w:rPr>
              <w:t>Select Side-Use Turn Indicator</w:t>
            </w:r>
            <w:r w:rsidRPr="00B01A7C">
              <w:rPr>
                <w:rFonts w:cs="Arial"/>
                <w:sz w:val="16"/>
                <w:szCs w:val="16"/>
                <w:vertAlign w:val="subscript"/>
                <w:lang w:eastAsia="ja-JP"/>
              </w:rPr>
              <w:t>/350</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Pr="00B01A7C" w:rsidRDefault="00935523">
            <w:pPr>
              <w:spacing w:line="276" w:lineRule="auto"/>
              <w:rPr>
                <w:sz w:val="16"/>
                <w:szCs w:val="16"/>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rFonts w:cs="Arial"/>
                <w:sz w:val="16"/>
                <w:szCs w:val="16"/>
                <w:lang w:val="de-DE" w:eastAsia="ja-JP"/>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Release Steering Wheel</w:t>
            </w:r>
            <w:r>
              <w:rPr>
                <w:rFonts w:cs="Arial"/>
                <w:sz w:val="16"/>
                <w:szCs w:val="16"/>
                <w:vertAlign w:val="subscript"/>
                <w:lang w:val="de-DE" w:eastAsia="ja-JP"/>
              </w:rPr>
              <w:t>/037</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Default="00935523">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0x2</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rFonts w:cs="Arial"/>
                <w:sz w:val="16"/>
                <w:szCs w:val="16"/>
                <w:lang w:val="de-DE" w:eastAsia="ja-JP"/>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Space Found</w:t>
            </w:r>
            <w:r>
              <w:rPr>
                <w:rFonts w:cs="Arial"/>
                <w:sz w:val="16"/>
                <w:szCs w:val="16"/>
                <w:vertAlign w:val="subscript"/>
                <w:lang w:val="de-DE" w:eastAsia="ja-JP"/>
              </w:rPr>
              <w:t>/038</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Default="00935523">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0x3</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rFonts w:cs="Arial"/>
                <w:sz w:val="16"/>
                <w:szCs w:val="16"/>
                <w:lang w:val="de-DE" w:eastAsia="ja-JP"/>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Space Found</w:t>
            </w:r>
            <w:r>
              <w:rPr>
                <w:rFonts w:cs="Arial"/>
                <w:sz w:val="16"/>
                <w:szCs w:val="16"/>
                <w:vertAlign w:val="subscript"/>
                <w:lang w:val="de-DE" w:eastAsia="ja-JP"/>
              </w:rPr>
              <w:t>/258</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Default="00935523">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0x2</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rFonts w:cs="Arial"/>
                <w:sz w:val="16"/>
                <w:szCs w:val="16"/>
                <w:lang w:val="de-DE" w:eastAsia="ja-JP"/>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Space Found</w:t>
            </w:r>
            <w:r>
              <w:rPr>
                <w:rFonts w:cs="Arial"/>
                <w:sz w:val="16"/>
                <w:szCs w:val="16"/>
                <w:vertAlign w:val="subscript"/>
                <w:lang w:val="de-DE" w:eastAsia="ja-JP"/>
              </w:rPr>
              <w:t>/265</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Default="00935523">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0x3</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rFonts w:cs="Arial"/>
                <w:sz w:val="16"/>
                <w:szCs w:val="16"/>
                <w:lang w:val="de-DE" w:eastAsia="ja-JP"/>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Space Found</w:t>
            </w:r>
            <w:r>
              <w:rPr>
                <w:rFonts w:cs="Arial"/>
                <w:sz w:val="16"/>
                <w:szCs w:val="16"/>
                <w:vertAlign w:val="subscript"/>
                <w:lang w:val="de-DE" w:eastAsia="ja-JP"/>
              </w:rPr>
              <w:t>/266</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Default="00935523">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rFonts w:cs="Arial"/>
                <w:sz w:val="16"/>
                <w:szCs w:val="16"/>
                <w:lang w:val="de-DE" w:eastAsia="ja-JP"/>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Stop</w:t>
            </w:r>
            <w:r>
              <w:rPr>
                <w:rFonts w:cs="Arial"/>
                <w:sz w:val="16"/>
                <w:szCs w:val="16"/>
                <w:vertAlign w:val="subscript"/>
                <w:lang w:val="de-DE" w:eastAsia="ja-JP"/>
              </w:rPr>
              <w:t>/040</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Default="00935523">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rFonts w:cs="Arial"/>
                <w:sz w:val="16"/>
                <w:szCs w:val="16"/>
                <w:lang w:val="de-DE" w:eastAsia="ja-JP"/>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Stop</w:t>
            </w:r>
            <w:r>
              <w:rPr>
                <w:rFonts w:cs="Arial"/>
                <w:sz w:val="16"/>
                <w:szCs w:val="16"/>
                <w:vertAlign w:val="subscript"/>
                <w:lang w:val="de-DE" w:eastAsia="ja-JP"/>
              </w:rPr>
              <w:t>/041</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Default="00935523">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0x4</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rFonts w:cs="Arial"/>
                <w:sz w:val="16"/>
                <w:szCs w:val="16"/>
                <w:lang w:val="de-DE" w:eastAsia="ja-JP"/>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Stop</w:t>
            </w:r>
            <w:r>
              <w:rPr>
                <w:rFonts w:cs="Arial"/>
                <w:sz w:val="16"/>
                <w:szCs w:val="16"/>
                <w:vertAlign w:val="subscript"/>
                <w:lang w:val="de-DE" w:eastAsia="ja-JP"/>
              </w:rPr>
              <w:t>/042</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Default="00935523">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rFonts w:cs="Arial"/>
                <w:sz w:val="16"/>
                <w:szCs w:val="16"/>
                <w:lang w:val="de-DE" w:eastAsia="ja-JP"/>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Stop</w:t>
            </w:r>
            <w:r>
              <w:rPr>
                <w:rFonts w:cs="Arial"/>
                <w:sz w:val="16"/>
                <w:szCs w:val="16"/>
                <w:vertAlign w:val="subscript"/>
                <w:lang w:val="de-DE" w:eastAsia="ja-JP"/>
              </w:rPr>
              <w:t>/492</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Default="00935523">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rFonts w:cs="Arial"/>
                <w:sz w:val="16"/>
                <w:szCs w:val="16"/>
                <w:lang w:val="de-DE" w:eastAsia="ja-JP"/>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Drive Forward</w:t>
            </w:r>
            <w:r>
              <w:rPr>
                <w:rFonts w:cs="Arial"/>
                <w:sz w:val="16"/>
                <w:szCs w:val="16"/>
                <w:vertAlign w:val="subscript"/>
                <w:lang w:val="de-DE" w:eastAsia="ja-JP"/>
              </w:rPr>
              <w:t>/043</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Default="00935523">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rFonts w:cs="Arial"/>
                <w:sz w:val="16"/>
                <w:szCs w:val="16"/>
                <w:lang w:val="de-DE" w:eastAsia="ja-JP"/>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Drive Backward</w:t>
            </w:r>
            <w:r>
              <w:rPr>
                <w:rFonts w:cs="Arial"/>
                <w:sz w:val="16"/>
                <w:szCs w:val="16"/>
                <w:vertAlign w:val="subscript"/>
                <w:lang w:val="de-DE" w:eastAsia="ja-JP"/>
              </w:rPr>
              <w:t>/044</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Default="00935523">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0x4</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rFonts w:cs="Arial"/>
                <w:sz w:val="16"/>
                <w:szCs w:val="16"/>
                <w:lang w:val="de-DE" w:eastAsia="ja-JP"/>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Finished</w:t>
            </w:r>
            <w:r>
              <w:rPr>
                <w:rFonts w:cs="Arial"/>
                <w:sz w:val="16"/>
                <w:szCs w:val="16"/>
                <w:vertAlign w:val="subscript"/>
                <w:lang w:val="de-DE" w:eastAsia="ja-JP"/>
              </w:rPr>
              <w:t>/062</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Default="00935523">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Slow Down</w:t>
            </w:r>
            <w:r>
              <w:rPr>
                <w:rFonts w:cs="Arial"/>
                <w:sz w:val="16"/>
                <w:szCs w:val="16"/>
                <w:vertAlign w:val="subscript"/>
                <w:lang w:val="de-DE" w:eastAsia="ja-JP"/>
              </w:rPr>
              <w:t>/046</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Default="00935523">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tcPr>
          <w:p w:rsidR="00B01A7C" w:rsidRDefault="00935523">
            <w:pPr>
              <w:spacing w:line="276" w:lineRule="auto"/>
              <w:jc w:val="center"/>
              <w:rPr>
                <w:rFonts w:cs="Arial"/>
                <w:sz w:val="16"/>
                <w:szCs w:val="16"/>
                <w:lang w:val="de-DE"/>
              </w:rPr>
            </w:pPr>
            <w:r>
              <w:rPr>
                <w:rFonts w:cs="Arial"/>
                <w:sz w:val="16"/>
                <w:szCs w:val="16"/>
                <w:lang w:val="de-DE"/>
              </w:rPr>
              <w:t>≠</w:t>
            </w:r>
            <w:r>
              <w:rPr>
                <w:sz w:val="16"/>
                <w:szCs w:val="16"/>
                <w:lang w:val="de-DE"/>
              </w:rPr>
              <w:t>0x8|</w:t>
            </w:r>
          </w:p>
          <w:p w:rsidR="00B01A7C" w:rsidRDefault="00935523">
            <w:pPr>
              <w:spacing w:line="276" w:lineRule="auto"/>
              <w:jc w:val="center"/>
              <w:rPr>
                <w:sz w:val="16"/>
                <w:szCs w:val="16"/>
                <w:lang w:val="de-DE"/>
              </w:rPr>
            </w:pPr>
          </w:p>
          <w:p w:rsidR="00B01A7C" w:rsidRDefault="00935523">
            <w:pPr>
              <w:spacing w:line="276" w:lineRule="auto"/>
              <w:jc w:val="center"/>
              <w:rPr>
                <w:sz w:val="16"/>
                <w:szCs w:val="16"/>
                <w:lang w:val="de-DE"/>
              </w:rPr>
            </w:pPr>
            <w:r>
              <w:rPr>
                <w:sz w:val="16"/>
                <w:szCs w:val="16"/>
                <w:lang w:val="de-DE"/>
              </w:rPr>
              <w:t>0xC|</w:t>
            </w:r>
          </w:p>
          <w:p w:rsidR="00B01A7C" w:rsidRDefault="00935523">
            <w:pPr>
              <w:spacing w:line="276" w:lineRule="auto"/>
              <w:jc w:val="center"/>
              <w:rPr>
                <w:sz w:val="16"/>
                <w:szCs w:val="16"/>
                <w:lang w:val="de-DE"/>
              </w:rPr>
            </w:pPr>
            <w:r>
              <w:rPr>
                <w:sz w:val="16"/>
                <w:szCs w:val="16"/>
                <w:lang w:val="de-DE"/>
              </w:rPr>
              <w:t>0xD|</w:t>
            </w:r>
          </w:p>
          <w:p w:rsidR="00B01A7C" w:rsidRDefault="00935523">
            <w:pPr>
              <w:spacing w:line="276" w:lineRule="auto"/>
              <w:jc w:val="center"/>
              <w:rPr>
                <w:sz w:val="16"/>
                <w:szCs w:val="16"/>
                <w:lang w:val="de-DE"/>
              </w:rPr>
            </w:pPr>
            <w:r>
              <w:rPr>
                <w:sz w:val="16"/>
                <w:szCs w:val="16"/>
                <w:lang w:val="de-DE"/>
              </w:rPr>
              <w:t>0xE|</w:t>
            </w:r>
          </w:p>
          <w:p w:rsidR="00B01A7C" w:rsidRDefault="00935523">
            <w:pPr>
              <w:spacing w:line="276" w:lineRule="auto"/>
              <w:jc w:val="center"/>
              <w:rPr>
                <w:sz w:val="16"/>
                <w:szCs w:val="16"/>
                <w:lang w:val="de-DE"/>
              </w:rPr>
            </w:pPr>
            <w:r>
              <w:rPr>
                <w:sz w:val="16"/>
                <w:szCs w:val="16"/>
                <w:lang w:val="de-DE"/>
              </w:rPr>
              <w:t>0xF</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Cancelled</w:t>
            </w:r>
            <w:r>
              <w:rPr>
                <w:rFonts w:cs="Arial"/>
                <w:sz w:val="16"/>
                <w:szCs w:val="16"/>
                <w:vertAlign w:val="subscript"/>
                <w:lang w:val="de-DE" w:eastAsia="ja-JP"/>
              </w:rPr>
              <w:t>/417</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Default="00935523">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rFonts w:cs="Arial"/>
                <w:sz w:val="16"/>
                <w:szCs w:val="16"/>
                <w:lang w:val="de-DE" w:eastAsia="ja-JP"/>
              </w:rPr>
              <w:t>0x2</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Cancelled by Wheel Slip</w:t>
            </w:r>
            <w:r>
              <w:rPr>
                <w:rFonts w:cs="Arial"/>
                <w:sz w:val="16"/>
                <w:szCs w:val="16"/>
                <w:vertAlign w:val="subscript"/>
                <w:lang w:val="de-DE" w:eastAsia="ja-JP"/>
              </w:rPr>
              <w:t>/047</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Default="00935523">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0x7</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Cancelled by Door Open</w:t>
            </w:r>
            <w:r>
              <w:rPr>
                <w:rFonts w:cs="Arial"/>
                <w:sz w:val="16"/>
                <w:szCs w:val="16"/>
                <w:vertAlign w:val="subscript"/>
                <w:lang w:val="de-DE" w:eastAsia="ja-JP"/>
              </w:rPr>
              <w:t>/418</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Default="00935523">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0x5</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 xml:space="preserve">Cancelled by High </w:t>
            </w:r>
            <w:r>
              <w:rPr>
                <w:sz w:val="16"/>
                <w:szCs w:val="16"/>
                <w:lang w:val="de-DE"/>
              </w:rPr>
              <w:t>Inclination</w:t>
            </w:r>
            <w:r>
              <w:rPr>
                <w:rFonts w:cs="Arial"/>
                <w:sz w:val="16"/>
                <w:szCs w:val="16"/>
                <w:vertAlign w:val="subscript"/>
                <w:lang w:val="de-DE" w:eastAsia="ja-JP"/>
              </w:rPr>
              <w:t>/419</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Default="00935523">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0x4</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Pr="00B01A7C" w:rsidRDefault="00935523">
            <w:pPr>
              <w:spacing w:line="276" w:lineRule="auto"/>
              <w:jc w:val="center"/>
              <w:rPr>
                <w:sz w:val="16"/>
                <w:szCs w:val="16"/>
              </w:rPr>
            </w:pPr>
            <w:r w:rsidRPr="00B01A7C">
              <w:rPr>
                <w:sz w:val="16"/>
                <w:szCs w:val="16"/>
              </w:rPr>
              <w:t>Cancelled by Obstacle in Path</w:t>
            </w:r>
            <w:r w:rsidRPr="00B01A7C">
              <w:rPr>
                <w:rFonts w:cs="Arial"/>
                <w:sz w:val="16"/>
                <w:szCs w:val="16"/>
                <w:vertAlign w:val="subscript"/>
                <w:lang w:eastAsia="ja-JP"/>
              </w:rPr>
              <w:t>/420</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Pr="00B01A7C" w:rsidRDefault="00935523">
            <w:pPr>
              <w:spacing w:line="276" w:lineRule="auto"/>
              <w:rPr>
                <w:sz w:val="16"/>
                <w:szCs w:val="16"/>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rFonts w:cs="Arial"/>
                <w:sz w:val="16"/>
                <w:szCs w:val="16"/>
                <w:lang w:val="de-DE" w:eastAsia="ja-JP"/>
              </w:rPr>
              <w:t>0x3</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Pr="00B01A7C" w:rsidRDefault="00935523">
            <w:pPr>
              <w:spacing w:line="276" w:lineRule="auto"/>
              <w:jc w:val="center"/>
              <w:rPr>
                <w:sz w:val="16"/>
                <w:szCs w:val="16"/>
              </w:rPr>
            </w:pPr>
            <w:r w:rsidRPr="00B01A7C">
              <w:rPr>
                <w:sz w:val="16"/>
                <w:szCs w:val="16"/>
              </w:rPr>
              <w:t>Cancelled by Traction Control Event</w:t>
            </w:r>
            <w:r w:rsidRPr="00B01A7C">
              <w:rPr>
                <w:rFonts w:cs="Arial"/>
                <w:sz w:val="16"/>
                <w:szCs w:val="16"/>
                <w:vertAlign w:val="subscript"/>
                <w:lang w:eastAsia="ja-JP"/>
              </w:rPr>
              <w:t>/379</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Pr="00B01A7C" w:rsidRDefault="00935523">
            <w:pPr>
              <w:spacing w:line="276" w:lineRule="auto"/>
              <w:rPr>
                <w:sz w:val="16"/>
                <w:szCs w:val="16"/>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rFonts w:cs="Arial"/>
                <w:sz w:val="16"/>
                <w:szCs w:val="16"/>
                <w:lang w:val="de-DE" w:eastAsia="ja-JP"/>
              </w:rPr>
              <w:t>0x7</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 xml:space="preserve">Cancelled by Steering </w:t>
            </w:r>
            <w:r>
              <w:rPr>
                <w:sz w:val="16"/>
                <w:szCs w:val="16"/>
                <w:lang w:val="de-DE"/>
              </w:rPr>
              <w:t>intervention</w:t>
            </w:r>
            <w:r>
              <w:rPr>
                <w:rFonts w:cs="Arial"/>
                <w:sz w:val="16"/>
                <w:szCs w:val="16"/>
                <w:vertAlign w:val="subscript"/>
                <w:lang w:val="de-DE" w:eastAsia="ja-JP"/>
              </w:rPr>
              <w:t>/380</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Default="00935523">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rFonts w:cs="Arial"/>
                <w:sz w:val="16"/>
                <w:szCs w:val="16"/>
                <w:lang w:val="de-DE" w:eastAsia="ja-JP"/>
              </w:rPr>
              <w:t>0x8</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Cancelled by Wrong Direction</w:t>
            </w:r>
            <w:r>
              <w:rPr>
                <w:rFonts w:cs="Arial"/>
                <w:sz w:val="16"/>
                <w:szCs w:val="16"/>
                <w:vertAlign w:val="subscript"/>
                <w:lang w:val="de-DE" w:eastAsia="ja-JP"/>
              </w:rPr>
              <w:t>/381</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Default="00935523">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rFonts w:cs="Arial"/>
                <w:sz w:val="16"/>
                <w:szCs w:val="16"/>
                <w:lang w:val="de-DE" w:eastAsia="ja-JP"/>
              </w:rPr>
              <w:t>0x4</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Cancelled by High Speed</w:t>
            </w:r>
            <w:r>
              <w:rPr>
                <w:rFonts w:cs="Arial"/>
                <w:sz w:val="16"/>
                <w:szCs w:val="16"/>
                <w:vertAlign w:val="subscript"/>
                <w:lang w:val="de-DE" w:eastAsia="ja-JP"/>
              </w:rPr>
              <w:t>/382</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Default="00935523">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rFonts w:cs="Arial"/>
                <w:sz w:val="16"/>
                <w:szCs w:val="16"/>
                <w:lang w:val="de-DE" w:eastAsia="ja-JP"/>
              </w:rPr>
              <w:t>0x6</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Pr="00B01A7C" w:rsidRDefault="00935523">
            <w:pPr>
              <w:spacing w:line="276" w:lineRule="auto"/>
              <w:jc w:val="center"/>
              <w:rPr>
                <w:sz w:val="16"/>
                <w:szCs w:val="16"/>
              </w:rPr>
            </w:pPr>
            <w:r w:rsidRPr="00B01A7C">
              <w:rPr>
                <w:sz w:val="16"/>
                <w:szCs w:val="16"/>
              </w:rPr>
              <w:t>Cancelled by Brake System Intervention</w:t>
            </w:r>
            <w:r w:rsidRPr="00B01A7C">
              <w:rPr>
                <w:rFonts w:cs="Arial"/>
                <w:sz w:val="16"/>
                <w:szCs w:val="16"/>
                <w:vertAlign w:val="subscript"/>
                <w:lang w:eastAsia="ja-JP"/>
              </w:rPr>
              <w:t>/383</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Pr="00B01A7C" w:rsidRDefault="00935523">
            <w:pPr>
              <w:spacing w:line="276" w:lineRule="auto"/>
              <w:rPr>
                <w:sz w:val="16"/>
                <w:szCs w:val="16"/>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 xml:space="preserve">0xA </w:t>
            </w: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rFonts w:cs="Arial"/>
                <w:sz w:val="16"/>
                <w:szCs w:val="16"/>
                <w:lang w:val="de-DE" w:eastAsia="ja-JP"/>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0x8</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Cancelled by Blocked Sensors</w:t>
            </w:r>
            <w:r>
              <w:rPr>
                <w:rFonts w:cs="Arial"/>
                <w:sz w:val="16"/>
                <w:szCs w:val="16"/>
                <w:vertAlign w:val="subscript"/>
                <w:lang w:val="de-DE" w:eastAsia="ja-JP"/>
              </w:rPr>
              <w:t>/515</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Default="00935523">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rFonts w:cs="Arial"/>
                <w:sz w:val="16"/>
                <w:szCs w:val="16"/>
                <w:lang w:val="de-DE" w:eastAsia="ja-JP"/>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0xC</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Cancelled by Attached Trailer</w:t>
            </w:r>
            <w:r>
              <w:rPr>
                <w:rFonts w:cs="Arial"/>
                <w:sz w:val="16"/>
                <w:szCs w:val="16"/>
                <w:vertAlign w:val="subscript"/>
                <w:lang w:val="de-DE" w:eastAsia="ja-JP"/>
              </w:rPr>
              <w:t>/516</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Default="00935523">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rFonts w:cs="Arial"/>
                <w:sz w:val="16"/>
                <w:szCs w:val="16"/>
                <w:lang w:val="de-DE" w:eastAsia="ja-JP"/>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0xD</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Cancelled by Blocked Sensors</w:t>
            </w:r>
            <w:r>
              <w:rPr>
                <w:rFonts w:cs="Arial"/>
                <w:sz w:val="16"/>
                <w:szCs w:val="16"/>
                <w:vertAlign w:val="subscript"/>
                <w:lang w:val="de-DE" w:eastAsia="ja-JP"/>
              </w:rPr>
              <w:t>/515</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Default="00935523">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 xml:space="preserve">0xA </w:t>
            </w: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rFonts w:cs="Arial"/>
                <w:sz w:val="16"/>
                <w:szCs w:val="16"/>
                <w:lang w:val="de-DE" w:eastAsia="ja-JP"/>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0xE</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Cancelled by Blocked Sensors</w:t>
            </w:r>
            <w:r>
              <w:rPr>
                <w:rFonts w:cs="Arial"/>
                <w:sz w:val="16"/>
                <w:szCs w:val="16"/>
                <w:vertAlign w:val="subscript"/>
                <w:lang w:val="de-DE" w:eastAsia="ja-JP"/>
              </w:rPr>
              <w:t>/515</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Default="00935523">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rFonts w:cs="Arial"/>
                <w:sz w:val="16"/>
                <w:szCs w:val="16"/>
                <w:lang w:val="de-DE" w:eastAsia="ja-JP"/>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0xF</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Cancelled by Blocked Sensors</w:t>
            </w:r>
            <w:r>
              <w:rPr>
                <w:rFonts w:cs="Arial"/>
                <w:sz w:val="16"/>
                <w:szCs w:val="16"/>
                <w:vertAlign w:val="subscript"/>
                <w:lang w:val="de-DE" w:eastAsia="ja-JP"/>
              </w:rPr>
              <w:t>/515</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Default="00935523">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0x7</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Paused</w:t>
            </w:r>
            <w:r>
              <w:rPr>
                <w:rFonts w:cs="Arial"/>
                <w:sz w:val="16"/>
                <w:szCs w:val="16"/>
                <w:vertAlign w:val="subscript"/>
                <w:lang w:val="de-DE" w:eastAsia="ja-JP"/>
              </w:rPr>
              <w:t>/421</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Default="00935523">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0x7</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Paused</w:t>
            </w:r>
            <w:r>
              <w:rPr>
                <w:rFonts w:cs="Arial"/>
                <w:sz w:val="16"/>
                <w:szCs w:val="16"/>
                <w:vertAlign w:val="subscript"/>
                <w:lang w:val="de-DE" w:eastAsia="ja-JP"/>
              </w:rPr>
              <w:t>/422</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Default="00935523">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0x3</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Paused</w:t>
            </w:r>
            <w:r>
              <w:rPr>
                <w:rFonts w:cs="Arial"/>
                <w:sz w:val="16"/>
                <w:szCs w:val="16"/>
                <w:vertAlign w:val="subscript"/>
                <w:lang w:val="de-DE" w:eastAsia="ja-JP"/>
              </w:rPr>
              <w:t>/423</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Default="00935523">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0x3</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Release Steering Wheel</w:t>
            </w:r>
            <w:r>
              <w:rPr>
                <w:rFonts w:cs="Arial"/>
                <w:sz w:val="16"/>
                <w:szCs w:val="16"/>
                <w:vertAlign w:val="subscript"/>
                <w:lang w:val="de-DE" w:eastAsia="ja-JP"/>
              </w:rPr>
              <w:t>/039</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Default="00935523">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0x7</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Pr="00B01A7C" w:rsidRDefault="00935523">
            <w:pPr>
              <w:spacing w:line="276" w:lineRule="auto"/>
              <w:jc w:val="center"/>
              <w:rPr>
                <w:rFonts w:cs="Arial"/>
                <w:sz w:val="16"/>
                <w:szCs w:val="16"/>
                <w:lang w:eastAsia="ja-JP"/>
              </w:rPr>
            </w:pPr>
            <w:r w:rsidRPr="00B01A7C">
              <w:rPr>
                <w:sz w:val="16"/>
                <w:szCs w:val="16"/>
              </w:rPr>
              <w:t>Active Park Assist – System Fault</w:t>
            </w:r>
            <w:r w:rsidRPr="00B01A7C">
              <w:rPr>
                <w:rFonts w:cs="Arial"/>
                <w:sz w:val="16"/>
                <w:szCs w:val="16"/>
                <w:vertAlign w:val="subscript"/>
                <w:lang w:eastAsia="ja-JP"/>
              </w:rPr>
              <w:t>/048</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Pr="00B01A7C" w:rsidRDefault="00935523">
            <w:pPr>
              <w:spacing w:line="276" w:lineRule="auto"/>
              <w:rPr>
                <w:sz w:val="16"/>
                <w:szCs w:val="16"/>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rFonts w:cs="Arial"/>
                <w:sz w:val="16"/>
                <w:szCs w:val="16"/>
                <w:lang w:val="de-DE" w:eastAsia="ja-JP"/>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Pr="00B01A7C" w:rsidRDefault="00935523">
            <w:pPr>
              <w:spacing w:line="276" w:lineRule="auto"/>
              <w:jc w:val="center"/>
              <w:rPr>
                <w:sz w:val="16"/>
                <w:szCs w:val="16"/>
              </w:rPr>
            </w:pPr>
            <w:r w:rsidRPr="00B01A7C">
              <w:rPr>
                <w:sz w:val="16"/>
                <w:szCs w:val="16"/>
              </w:rPr>
              <w:t>Shift to 1 (Manual)</w:t>
            </w:r>
          </w:p>
          <w:p w:rsidR="00B01A7C" w:rsidRPr="00B01A7C" w:rsidRDefault="00935523">
            <w:pPr>
              <w:spacing w:line="276" w:lineRule="auto"/>
              <w:jc w:val="center"/>
              <w:rPr>
                <w:rFonts w:cs="Arial"/>
                <w:sz w:val="16"/>
                <w:szCs w:val="16"/>
                <w:lang w:eastAsia="ja-JP"/>
              </w:rPr>
            </w:pPr>
            <w:r w:rsidRPr="00B01A7C">
              <w:rPr>
                <w:sz w:val="16"/>
                <w:szCs w:val="16"/>
              </w:rPr>
              <w:t>Shift to D (Auto)</w:t>
            </w:r>
            <w:r w:rsidRPr="00B01A7C">
              <w:rPr>
                <w:rFonts w:cs="Arial"/>
                <w:sz w:val="16"/>
                <w:szCs w:val="16"/>
                <w:vertAlign w:val="subscript"/>
                <w:lang w:eastAsia="ja-JP"/>
              </w:rPr>
              <w:t xml:space="preserve"> /049</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Pr="00B01A7C" w:rsidRDefault="00935523">
            <w:pPr>
              <w:spacing w:line="276" w:lineRule="auto"/>
              <w:rPr>
                <w:sz w:val="16"/>
                <w:szCs w:val="16"/>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0x4</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0x5</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Shift to P</w:t>
            </w:r>
            <w:r>
              <w:rPr>
                <w:rFonts w:cs="Arial"/>
                <w:sz w:val="16"/>
                <w:szCs w:val="16"/>
                <w:vertAlign w:val="subscript"/>
                <w:lang w:val="de-DE" w:eastAsia="ja-JP"/>
              </w:rPr>
              <w:t>/424</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Default="00935523">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Pr="00B01A7C" w:rsidRDefault="00935523">
            <w:pPr>
              <w:spacing w:line="276" w:lineRule="auto"/>
              <w:jc w:val="center"/>
              <w:rPr>
                <w:rFonts w:cs="Arial"/>
                <w:sz w:val="16"/>
                <w:szCs w:val="16"/>
                <w:lang w:eastAsia="ja-JP"/>
              </w:rPr>
            </w:pPr>
            <w:r w:rsidRPr="00B01A7C">
              <w:rPr>
                <w:sz w:val="16"/>
                <w:szCs w:val="16"/>
              </w:rPr>
              <w:t>Active Park Assist - Not Available</w:t>
            </w:r>
            <w:r w:rsidRPr="00B01A7C">
              <w:rPr>
                <w:rFonts w:cs="Arial"/>
                <w:sz w:val="16"/>
                <w:szCs w:val="16"/>
                <w:vertAlign w:val="subscript"/>
                <w:lang w:eastAsia="ja-JP"/>
              </w:rPr>
              <w:t>/050</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Pr="00B01A7C" w:rsidRDefault="00935523">
            <w:pPr>
              <w:spacing w:line="276" w:lineRule="auto"/>
              <w:rPr>
                <w:sz w:val="16"/>
                <w:szCs w:val="16"/>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Slow Down</w:t>
            </w:r>
            <w:r>
              <w:rPr>
                <w:rFonts w:cs="Arial"/>
                <w:sz w:val="16"/>
                <w:szCs w:val="16"/>
                <w:vertAlign w:val="subscript"/>
                <w:lang w:val="de-DE" w:eastAsia="ja-JP"/>
              </w:rPr>
              <w:t>/069</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Default="00935523">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0x6</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0x2</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Finished</w:t>
            </w:r>
            <w:r>
              <w:rPr>
                <w:rFonts w:cs="Arial"/>
                <w:sz w:val="16"/>
                <w:szCs w:val="16"/>
                <w:vertAlign w:val="subscript"/>
                <w:lang w:val="de-DE" w:eastAsia="ja-JP"/>
              </w:rPr>
              <w:t>/051</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Default="00935523">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0x6</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0x3</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Finished</w:t>
            </w:r>
            <w:r>
              <w:rPr>
                <w:rFonts w:cs="Arial"/>
                <w:sz w:val="16"/>
                <w:szCs w:val="16"/>
                <w:vertAlign w:val="subscript"/>
                <w:lang w:val="de-DE" w:eastAsia="ja-JP"/>
              </w:rPr>
              <w:t>/276</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Default="00935523">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0x3</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Release Brake to Start</w:t>
            </w:r>
            <w:r>
              <w:rPr>
                <w:rFonts w:cs="Arial"/>
                <w:sz w:val="16"/>
                <w:szCs w:val="16"/>
                <w:vertAlign w:val="subscript"/>
                <w:lang w:val="de-DE" w:eastAsia="ja-JP"/>
              </w:rPr>
              <w:t>/426</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Default="00935523">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0x4</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Attention!</w:t>
            </w:r>
            <w:r>
              <w:rPr>
                <w:rFonts w:cs="Arial"/>
                <w:sz w:val="16"/>
                <w:szCs w:val="16"/>
                <w:vertAlign w:val="subscript"/>
                <w:lang w:val="de-DE" w:eastAsia="ja-JP"/>
              </w:rPr>
              <w:t xml:space="preserve"> /427</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Default="00935523">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0x4</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Attention!</w:t>
            </w:r>
            <w:r>
              <w:rPr>
                <w:rFonts w:cs="Arial"/>
                <w:sz w:val="16"/>
                <w:szCs w:val="16"/>
                <w:vertAlign w:val="subscript"/>
                <w:lang w:val="de-DE" w:eastAsia="ja-JP"/>
              </w:rPr>
              <w:t xml:space="preserve"> /482</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Default="00935523">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0x4</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Obstacle in Path</w:t>
            </w:r>
            <w:r>
              <w:rPr>
                <w:rFonts w:cs="Arial"/>
                <w:sz w:val="16"/>
                <w:szCs w:val="16"/>
                <w:vertAlign w:val="subscript"/>
                <w:lang w:val="de-DE" w:eastAsia="ja-JP"/>
              </w:rPr>
              <w:t>/428</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Default="00935523">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sz w:val="16"/>
                <w:szCs w:val="16"/>
                <w:lang w:val="de-DE" w:eastAsia="ja-JP"/>
              </w:rPr>
            </w:pPr>
            <w:r>
              <w:rPr>
                <w:sz w:val="16"/>
                <w:szCs w:val="16"/>
                <w:lang w:val="de-DE"/>
              </w:rPr>
              <w:t>0x9</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Accel Pedal Inactive</w:t>
            </w:r>
            <w:r>
              <w:rPr>
                <w:rFonts w:cs="Arial"/>
                <w:sz w:val="16"/>
                <w:szCs w:val="16"/>
                <w:vertAlign w:val="subscript"/>
                <w:lang w:val="de-DE" w:eastAsia="ja-JP"/>
              </w:rPr>
              <w:t>/429</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Default="00935523">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0x4</w:t>
            </w:r>
          </w:p>
        </w:tc>
        <w:tc>
          <w:tcPr>
            <w:tcW w:w="254"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rFonts w:cs="Arial"/>
                <w:noProof/>
                <w:vertAlign w:val="superscript"/>
              </w:rPr>
            </w:pPr>
            <w:r>
              <w:rPr>
                <w:sz w:val="16"/>
                <w:szCs w:val="16"/>
                <w:lang w:val="de-DE"/>
              </w:rPr>
              <w:t>Both Sides Blocked</w:t>
            </w:r>
            <w:r>
              <w:rPr>
                <w:rFonts w:cs="Arial"/>
                <w:sz w:val="16"/>
                <w:szCs w:val="16"/>
                <w:vertAlign w:val="subscript"/>
                <w:lang w:val="de-DE" w:eastAsia="ja-JP"/>
              </w:rPr>
              <w:t>/552</w:t>
            </w:r>
          </w:p>
        </w:tc>
      </w:tr>
      <w:tr w:rsidR="00B01A7C"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B01A7C" w:rsidRDefault="00935523">
            <w:pPr>
              <w:spacing w:line="276" w:lineRule="auto"/>
              <w:rPr>
                <w:sz w:val="16"/>
                <w:szCs w:val="16"/>
                <w:lang w:val="de-DE"/>
              </w:rPr>
            </w:pPr>
          </w:p>
        </w:tc>
        <w:tc>
          <w:tcPr>
            <w:tcW w:w="7394" w:type="dxa"/>
            <w:gridSpan w:val="16"/>
            <w:tcBorders>
              <w:top w:val="single" w:sz="4" w:space="0" w:color="auto"/>
              <w:left w:val="single" w:sz="4" w:space="0" w:color="auto"/>
              <w:bottom w:val="single" w:sz="4" w:space="0" w:color="auto"/>
              <w:right w:val="single" w:sz="4" w:space="0" w:color="auto"/>
            </w:tcBorders>
            <w:vAlign w:val="center"/>
            <w:hideMark/>
          </w:tcPr>
          <w:p w:rsidR="00B01A7C" w:rsidRDefault="00935523">
            <w:pPr>
              <w:spacing w:line="276" w:lineRule="auto"/>
              <w:jc w:val="center"/>
              <w:rPr>
                <w:sz w:val="16"/>
                <w:szCs w:val="16"/>
                <w:lang w:val="de-DE"/>
              </w:rPr>
            </w:pPr>
            <w:r>
              <w:rPr>
                <w:sz w:val="16"/>
                <w:szCs w:val="16"/>
                <w:lang w:val="de-DE"/>
              </w:rPr>
              <w:t>All Other Cases</w:t>
            </w:r>
          </w:p>
        </w:tc>
        <w:tc>
          <w:tcPr>
            <w:tcW w:w="1998" w:type="dxa"/>
            <w:tcBorders>
              <w:top w:val="single" w:sz="4" w:space="0" w:color="auto"/>
              <w:left w:val="single" w:sz="4" w:space="0" w:color="auto"/>
              <w:bottom w:val="single" w:sz="4" w:space="0" w:color="auto"/>
              <w:right w:val="single" w:sz="4" w:space="0" w:color="auto"/>
            </w:tcBorders>
            <w:vAlign w:val="center"/>
            <w:hideMark/>
          </w:tcPr>
          <w:p w:rsidR="00B01A7C" w:rsidRPr="00B01A7C" w:rsidRDefault="00935523">
            <w:pPr>
              <w:spacing w:line="276" w:lineRule="auto"/>
              <w:jc w:val="center"/>
              <w:rPr>
                <w:rFonts w:cs="Arial"/>
                <w:sz w:val="16"/>
                <w:szCs w:val="16"/>
                <w:lang w:eastAsia="ja-JP"/>
              </w:rPr>
            </w:pPr>
            <w:r w:rsidRPr="00B01A7C">
              <w:rPr>
                <w:sz w:val="16"/>
                <w:szCs w:val="16"/>
              </w:rPr>
              <w:t>Blank (Do not show Text1)</w:t>
            </w:r>
          </w:p>
        </w:tc>
      </w:tr>
    </w:tbl>
    <w:p w:rsidR="00B01A7C" w:rsidRDefault="00935523" w:rsidP="00B01A7C">
      <w:pPr>
        <w:jc w:val="center"/>
      </w:pPr>
      <w:r>
        <w:rPr>
          <w:u w:val="single"/>
        </w:rPr>
        <w:t>A</w:t>
      </w:r>
      <w:r>
        <w:t xml:space="preserve">ctive </w:t>
      </w:r>
      <w:r>
        <w:rPr>
          <w:u w:val="single"/>
        </w:rPr>
        <w:t>P</w:t>
      </w:r>
      <w:r>
        <w:t xml:space="preserve">ark </w:t>
      </w:r>
      <w:r>
        <w:rPr>
          <w:u w:val="single"/>
        </w:rPr>
        <w:t>A</w:t>
      </w:r>
      <w:r>
        <w:t>ssist (APA) Positional Text1</w:t>
      </w:r>
    </w:p>
    <w:p w:rsidR="00B01A7C" w:rsidRDefault="00935523" w:rsidP="00B01A7C">
      <w:pPr>
        <w:jc w:val="center"/>
      </w:pPr>
      <w:r>
        <w:rPr>
          <w:rFonts w:cs="Arial"/>
        </w:rPr>
        <w:t>† -</w:t>
      </w:r>
      <w:r>
        <w:rPr>
          <w:sz w:val="16"/>
          <w:szCs w:val="16"/>
        </w:rPr>
        <w:t xml:space="preserve"> Only if supported by the implementing program as per REQ-130570. If not supported</w:t>
      </w:r>
      <w:r>
        <w:rPr>
          <w:sz w:val="16"/>
          <w:szCs w:val="16"/>
        </w:rPr>
        <w:t xml:space="preserve"> but required by signal processing tables, treat as data 0x0.</w:t>
      </w:r>
    </w:p>
    <w:p w:rsidR="00B01A7C" w:rsidRDefault="00935523" w:rsidP="00B01A7C">
      <w:r>
        <w:rPr>
          <w:rFonts w:cs="Arial"/>
        </w:rPr>
        <w:t>‡ -</w:t>
      </w:r>
      <w:r>
        <w:rPr>
          <w:sz w:val="16"/>
          <w:szCs w:val="16"/>
        </w:rPr>
        <w:t xml:space="preserve"> Only if supported by the implementing program as per REQ-130570. If not supported but required by signal processing tables, treat as data 0x1.</w:t>
      </w:r>
    </w:p>
    <w:p w:rsidR="00B01A7C" w:rsidRDefault="00935523" w:rsidP="00AD00E1">
      <w:pPr>
        <w:jc w:val="center"/>
        <w:rPr>
          <w:b/>
        </w:rPr>
      </w:pPr>
    </w:p>
    <w:p w:rsidR="00B01A7C" w:rsidRDefault="00935523" w:rsidP="00AD00E1">
      <w:pPr>
        <w:jc w:val="center"/>
        <w:rPr>
          <w:b/>
        </w:rPr>
      </w:pPr>
    </w:p>
    <w:p w:rsidR="00AD00E1" w:rsidRPr="00924899" w:rsidRDefault="00935523" w:rsidP="00AD00E1">
      <w:pPr>
        <w:jc w:val="center"/>
        <w:rPr>
          <w:b/>
        </w:rPr>
      </w:pPr>
      <w:r w:rsidRPr="00924899">
        <w:rPr>
          <w:b/>
        </w:rPr>
        <w:t>8” (or equivalent) displays</w:t>
      </w:r>
      <w:r>
        <w:rPr>
          <w:b/>
        </w:rPr>
        <w:t xml:space="preserve"> (FNVx only)</w:t>
      </w:r>
    </w:p>
    <w:p w:rsidR="00AD00E1" w:rsidRDefault="00935523" w:rsidP="00AD00E1">
      <w:pPr>
        <w:jc w:val="center"/>
      </w:pPr>
      <w:r>
        <w:rPr>
          <w:u w:val="single"/>
        </w:rPr>
        <w:t>A</w:t>
      </w:r>
      <w:r>
        <w:t>ctiv</w:t>
      </w:r>
      <w:r>
        <w:t xml:space="preserve">e </w:t>
      </w:r>
      <w:r>
        <w:rPr>
          <w:u w:val="single"/>
        </w:rPr>
        <w:t>P</w:t>
      </w:r>
      <w:r>
        <w:t xml:space="preserve">ark </w:t>
      </w:r>
      <w:r>
        <w:rPr>
          <w:u w:val="single"/>
        </w:rPr>
        <w:t>A</w:t>
      </w:r>
      <w:r>
        <w:t>ssist (APA) Positional Text1</w:t>
      </w:r>
    </w:p>
    <w:tbl>
      <w:tblPr>
        <w:tblW w:w="10050" w:type="dxa"/>
        <w:jc w:val="center"/>
        <w:tblLayout w:type="fixed"/>
        <w:tblLook w:val="04A0" w:firstRow="1" w:lastRow="0" w:firstColumn="1" w:lastColumn="0" w:noHBand="0" w:noVBand="1"/>
      </w:tblPr>
      <w:tblGrid>
        <w:gridCol w:w="658"/>
        <w:gridCol w:w="474"/>
        <w:gridCol w:w="474"/>
        <w:gridCol w:w="474"/>
        <w:gridCol w:w="474"/>
        <w:gridCol w:w="474"/>
        <w:gridCol w:w="254"/>
        <w:gridCol w:w="270"/>
        <w:gridCol w:w="270"/>
        <w:gridCol w:w="540"/>
        <w:gridCol w:w="540"/>
        <w:gridCol w:w="540"/>
        <w:gridCol w:w="540"/>
        <w:gridCol w:w="540"/>
        <w:gridCol w:w="403"/>
        <w:gridCol w:w="497"/>
        <w:gridCol w:w="630"/>
        <w:gridCol w:w="1998"/>
      </w:tblGrid>
      <w:tr w:rsidR="000D5E20" w:rsidTr="00CC6E4C">
        <w:trPr>
          <w:cantSplit/>
          <w:trHeight w:val="2160"/>
          <w:tblHeader/>
          <w:jc w:val="center"/>
        </w:trPr>
        <w:tc>
          <w:tcPr>
            <w:tcW w:w="65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D5E20" w:rsidRDefault="00935523">
            <w:pPr>
              <w:spacing w:line="276" w:lineRule="auto"/>
              <w:rPr>
                <w:lang w:val="de-DE" w:eastAsia="ja-JP"/>
              </w:rPr>
            </w:pPr>
            <w:r>
              <w:rPr>
                <w:lang w:val="de-DE"/>
              </w:rPr>
              <w:lastRenderedPageBreak/>
              <w:t>Operational Mode</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D5E20" w:rsidRDefault="00935523">
            <w:pPr>
              <w:spacing w:line="276" w:lineRule="auto"/>
              <w:jc w:val="center"/>
              <w:rPr>
                <w:sz w:val="16"/>
                <w:szCs w:val="16"/>
                <w:lang w:val="de-DE"/>
              </w:rPr>
            </w:pPr>
            <w:r>
              <w:rPr>
                <w:sz w:val="16"/>
                <w:szCs w:val="16"/>
                <w:lang w:val="de-DE"/>
              </w:rPr>
              <w:t>Parking Assistance (Cfg)</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D5E20" w:rsidRDefault="00935523">
            <w:pPr>
              <w:spacing w:line="276" w:lineRule="auto"/>
              <w:jc w:val="center"/>
              <w:rPr>
                <w:rFonts w:cs="Arial"/>
                <w:sz w:val="16"/>
                <w:szCs w:val="16"/>
                <w:lang w:val="de-DE" w:eastAsia="ja-JP"/>
              </w:rPr>
            </w:pPr>
            <w:r>
              <w:rPr>
                <w:sz w:val="16"/>
                <w:szCs w:val="16"/>
                <w:lang w:val="de-DE"/>
              </w:rPr>
              <w:t>[ApaSys_D_Stat]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D5E20" w:rsidRDefault="00935523">
            <w:pPr>
              <w:spacing w:line="276" w:lineRule="auto"/>
              <w:jc w:val="center"/>
              <w:rPr>
                <w:rFonts w:cs="Arial"/>
                <w:sz w:val="16"/>
                <w:szCs w:val="16"/>
                <w:lang w:val="de-DE" w:eastAsia="ja-JP"/>
              </w:rPr>
            </w:pPr>
            <w:r>
              <w:rPr>
                <w:sz w:val="16"/>
                <w:szCs w:val="16"/>
                <w:lang w:val="de-DE"/>
              </w:rPr>
              <w:t>[ApaSteScanMde_D_Stat]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D5E20" w:rsidRDefault="00935523">
            <w:pPr>
              <w:spacing w:line="276" w:lineRule="auto"/>
              <w:jc w:val="center"/>
              <w:rPr>
                <w:rFonts w:cs="Arial"/>
                <w:sz w:val="16"/>
                <w:szCs w:val="16"/>
                <w:lang w:val="de-DE" w:eastAsia="ja-JP"/>
              </w:rPr>
            </w:pPr>
            <w:r>
              <w:rPr>
                <w:sz w:val="16"/>
                <w:szCs w:val="16"/>
                <w:lang w:val="de-DE"/>
              </w:rPr>
              <w:t>[ApaActvSide2_D_Stat]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D5E20" w:rsidRDefault="00935523">
            <w:pPr>
              <w:spacing w:line="276" w:lineRule="auto"/>
              <w:jc w:val="center"/>
              <w:rPr>
                <w:rFonts w:cs="Arial"/>
                <w:sz w:val="16"/>
                <w:szCs w:val="16"/>
                <w:lang w:val="de-DE" w:eastAsia="ja-JP"/>
              </w:rPr>
            </w:pPr>
            <w:r>
              <w:rPr>
                <w:sz w:val="16"/>
                <w:szCs w:val="16"/>
                <w:lang w:val="de-DE"/>
              </w:rPr>
              <w:t>[ApaMde_D_Stat]</w:t>
            </w:r>
          </w:p>
        </w:tc>
        <w:tc>
          <w:tcPr>
            <w:tcW w:w="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D5E20" w:rsidRDefault="00935523">
            <w:pPr>
              <w:spacing w:line="276" w:lineRule="auto"/>
              <w:jc w:val="center"/>
              <w:rPr>
                <w:rFonts w:cs="Arial"/>
                <w:sz w:val="16"/>
                <w:szCs w:val="16"/>
                <w:lang w:val="de-DE" w:eastAsia="ja-JP"/>
              </w:rPr>
            </w:pPr>
            <w:r>
              <w:rPr>
                <w:sz w:val="16"/>
                <w:szCs w:val="16"/>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D5E20" w:rsidRDefault="00935523">
            <w:pPr>
              <w:spacing w:line="276" w:lineRule="auto"/>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D5E20" w:rsidRDefault="00935523">
            <w:pPr>
              <w:spacing w:line="276" w:lineRule="auto"/>
              <w:jc w:val="center"/>
              <w:rPr>
                <w:rFonts w:cs="Arial"/>
                <w:sz w:val="16"/>
                <w:szCs w:val="16"/>
                <w:lang w:val="de-DE" w:eastAsia="ja-JP"/>
              </w:rPr>
            </w:pPr>
            <w:r>
              <w:rPr>
                <w:sz w:val="16"/>
                <w:szCs w:val="16"/>
                <w:lang w:val="de-DE"/>
              </w:rPr>
              <w:t>[ApaSelPoa_D_Stat]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D5E20" w:rsidRDefault="00935523">
            <w:pPr>
              <w:spacing w:line="276" w:lineRule="auto"/>
              <w:jc w:val="center"/>
              <w:rPr>
                <w:rFonts w:cs="Arial"/>
                <w:sz w:val="16"/>
                <w:szCs w:val="16"/>
                <w:lang w:val="de-DE" w:eastAsia="ja-JP"/>
              </w:rPr>
            </w:pPr>
            <w:r>
              <w:rPr>
                <w:sz w:val="16"/>
                <w:szCs w:val="16"/>
                <w:lang w:val="de-DE"/>
              </w:rPr>
              <w:t>[ApaScan_D_Stat]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D5E20" w:rsidRDefault="00935523">
            <w:pPr>
              <w:spacing w:line="276" w:lineRule="auto"/>
              <w:jc w:val="center"/>
              <w:rPr>
                <w:rFonts w:cs="Arial"/>
                <w:sz w:val="16"/>
                <w:szCs w:val="16"/>
                <w:lang w:val="de-DE" w:eastAsia="ja-JP"/>
              </w:rPr>
            </w:pPr>
            <w:r>
              <w:rPr>
                <w:sz w:val="16"/>
                <w:szCs w:val="16"/>
                <w:lang w:val="de-DE"/>
              </w:rPr>
              <w:t>[ApaLongCtl_D_RqDrv]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D5E20" w:rsidRDefault="00935523">
            <w:pPr>
              <w:spacing w:line="276" w:lineRule="auto"/>
              <w:jc w:val="center"/>
              <w:rPr>
                <w:rFonts w:cs="Arial"/>
                <w:sz w:val="16"/>
                <w:szCs w:val="16"/>
                <w:lang w:val="de-DE" w:eastAsia="ja-JP"/>
              </w:rPr>
            </w:pPr>
            <w:r>
              <w:rPr>
                <w:sz w:val="16"/>
                <w:szCs w:val="16"/>
                <w:lang w:val="de-DE"/>
              </w:rPr>
              <w:t>[ApaGearShif_D_RqDrv]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D5E20" w:rsidRDefault="00935523">
            <w:pPr>
              <w:spacing w:line="276" w:lineRule="auto"/>
              <w:jc w:val="center"/>
              <w:rPr>
                <w:rFonts w:cs="Arial"/>
                <w:sz w:val="16"/>
                <w:szCs w:val="16"/>
                <w:lang w:val="de-DE" w:eastAsia="ja-JP"/>
              </w:rPr>
            </w:pPr>
            <w:r>
              <w:rPr>
                <w:sz w:val="16"/>
                <w:szCs w:val="16"/>
                <w:lang w:val="de-DE"/>
              </w:rPr>
              <w:t>[ApaSteWhl_D_RqDrv]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D5E20" w:rsidRDefault="00935523">
            <w:pPr>
              <w:spacing w:line="276" w:lineRule="auto"/>
              <w:jc w:val="center"/>
              <w:rPr>
                <w:rFonts w:cs="Arial"/>
                <w:sz w:val="16"/>
                <w:szCs w:val="16"/>
                <w:lang w:val="de-DE" w:eastAsia="ja-JP"/>
              </w:rPr>
            </w:pPr>
            <w:r>
              <w:rPr>
                <w:sz w:val="16"/>
                <w:szCs w:val="16"/>
                <w:lang w:val="de-DE"/>
              </w:rPr>
              <w:t>[ApaAcsy_D_RqDrv]</w:t>
            </w:r>
          </w:p>
        </w:tc>
        <w:tc>
          <w:tcPr>
            <w:tcW w:w="4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D5E20" w:rsidRDefault="00935523">
            <w:pPr>
              <w:spacing w:line="276" w:lineRule="auto"/>
              <w:jc w:val="center"/>
              <w:rPr>
                <w:sz w:val="16"/>
                <w:szCs w:val="16"/>
                <w:lang w:val="de-DE"/>
              </w:rPr>
            </w:pPr>
            <w:r>
              <w:rPr>
                <w:sz w:val="16"/>
                <w:szCs w:val="16"/>
                <w:lang w:val="de-DE"/>
              </w:rPr>
              <w:t>[ApaTrgtDist_D_Stat]</w:t>
            </w:r>
            <w:r>
              <w:rPr>
                <w:rFonts w:cs="Arial"/>
                <w:vertAlign w:val="superscript"/>
                <w:lang w:val="de-DE"/>
              </w:rPr>
              <w:t xml:space="preserve"> †</w:t>
            </w:r>
          </w:p>
        </w:tc>
        <w:tc>
          <w:tcPr>
            <w:tcW w:w="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D5E20" w:rsidRDefault="00935523">
            <w:pPr>
              <w:spacing w:line="276" w:lineRule="auto"/>
              <w:jc w:val="center"/>
              <w:rPr>
                <w:sz w:val="16"/>
                <w:szCs w:val="16"/>
                <w:lang w:val="de-DE"/>
              </w:rPr>
            </w:pPr>
            <w:r>
              <w:rPr>
                <w:sz w:val="16"/>
                <w:szCs w:val="16"/>
                <w:lang w:val="de-DE"/>
              </w:rPr>
              <w:t>[ApaMsgTxt_D_Rq]</w:t>
            </w:r>
            <w:r>
              <w:rPr>
                <w:rFonts w:cs="Arial"/>
                <w:vertAlign w:val="superscript"/>
                <w:lang w:val="de-DE"/>
              </w:rPr>
              <w:t xml:space="preserve"> ‡</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D5E20" w:rsidRDefault="00935523">
            <w:pPr>
              <w:spacing w:line="276" w:lineRule="auto"/>
              <w:jc w:val="center"/>
              <w:rPr>
                <w:rFonts w:cs="Arial"/>
                <w:sz w:val="16"/>
                <w:szCs w:val="16"/>
                <w:lang w:val="de-DE" w:eastAsia="ja-JP"/>
              </w:rPr>
            </w:pPr>
            <w:r>
              <w:rPr>
                <w:sz w:val="16"/>
                <w:szCs w:val="16"/>
                <w:lang w:val="de-DE"/>
              </w:rPr>
              <w:t>[PrkAidMsgTxt_D_Rq]</w:t>
            </w:r>
          </w:p>
        </w:tc>
        <w:tc>
          <w:tcPr>
            <w:tcW w:w="1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D5E20" w:rsidRDefault="00935523">
            <w:pPr>
              <w:spacing w:line="276" w:lineRule="auto"/>
              <w:jc w:val="center"/>
              <w:rPr>
                <w:rFonts w:cs="Arial"/>
                <w:sz w:val="16"/>
                <w:szCs w:val="16"/>
                <w:lang w:val="de-DE" w:eastAsia="ja-JP"/>
              </w:rPr>
            </w:pPr>
            <w:r>
              <w:rPr>
                <w:sz w:val="16"/>
                <w:szCs w:val="16"/>
                <w:lang w:val="de-DE"/>
              </w:rPr>
              <w:t>Display HMI</w:t>
            </w:r>
            <w:r>
              <w:rPr>
                <w:sz w:val="16"/>
                <w:szCs w:val="16"/>
                <w:vertAlign w:val="subscript"/>
                <w:lang w:val="de-DE"/>
              </w:rPr>
              <w:t>/REF#</w:t>
            </w:r>
          </w:p>
        </w:tc>
      </w:tr>
      <w:tr w:rsidR="000D5E20" w:rsidTr="00CC6E4C">
        <w:trPr>
          <w:cantSplit/>
          <w:jc w:val="center"/>
        </w:trPr>
        <w:tc>
          <w:tcPr>
            <w:tcW w:w="658" w:type="dxa"/>
            <w:vMerge w:val="restart"/>
            <w:tcBorders>
              <w:top w:val="single" w:sz="4" w:space="0" w:color="auto"/>
              <w:left w:val="single" w:sz="4" w:space="0" w:color="auto"/>
              <w:bottom w:val="nil"/>
              <w:right w:val="single" w:sz="4" w:space="0" w:color="auto"/>
            </w:tcBorders>
            <w:textDirection w:val="btLr"/>
            <w:vAlign w:val="center"/>
            <w:hideMark/>
          </w:tcPr>
          <w:p w:rsidR="000D5E20" w:rsidRPr="005278BA" w:rsidRDefault="00935523">
            <w:pPr>
              <w:spacing w:line="276" w:lineRule="auto"/>
              <w:jc w:val="center"/>
              <w:rPr>
                <w:sz w:val="16"/>
                <w:szCs w:val="16"/>
                <w:lang w:eastAsia="ja-JP"/>
              </w:rPr>
            </w:pPr>
            <w:r w:rsidRPr="005278BA">
              <w:rPr>
                <w:sz w:val="16"/>
                <w:szCs w:val="16"/>
              </w:rPr>
              <w:t>Run</w:t>
            </w:r>
          </w:p>
          <w:p w:rsidR="000D5E20" w:rsidRPr="005278BA" w:rsidRDefault="00935523">
            <w:pPr>
              <w:spacing w:line="276" w:lineRule="auto"/>
              <w:jc w:val="center"/>
              <w:rPr>
                <w:sz w:val="16"/>
                <w:szCs w:val="16"/>
              </w:rPr>
            </w:pPr>
            <w:r w:rsidRPr="005278BA">
              <w:rPr>
                <w:sz w:val="16"/>
                <w:szCs w:val="16"/>
              </w:rPr>
              <w:t>(as per Operational Modes and Voltage Range Definition)</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0x2</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rFonts w:cs="Arial"/>
                <w:sz w:val="16"/>
                <w:szCs w:val="16"/>
                <w:lang w:val="de-DE" w:eastAsia="ja-JP"/>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Scanning-Use Turn Indicator</w:t>
            </w:r>
            <w:r>
              <w:rPr>
                <w:rFonts w:cs="Arial"/>
                <w:sz w:val="16"/>
                <w:szCs w:val="16"/>
                <w:vertAlign w:val="subscript"/>
                <w:lang w:val="de-DE" w:eastAsia="ja-JP"/>
              </w:rPr>
              <w:t>/053</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0x3</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rFonts w:cs="Arial"/>
                <w:sz w:val="16"/>
                <w:szCs w:val="16"/>
                <w:lang w:val="de-DE" w:eastAsia="ja-JP"/>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Scanning-Use Turn Indicator</w:t>
            </w:r>
            <w:r>
              <w:rPr>
                <w:rFonts w:cs="Arial"/>
                <w:sz w:val="16"/>
                <w:szCs w:val="16"/>
                <w:vertAlign w:val="subscript"/>
                <w:lang w:val="de-DE" w:eastAsia="ja-JP"/>
              </w:rPr>
              <w:t>/054</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0x4</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0x2</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rFonts w:cs="Arial"/>
                <w:sz w:val="16"/>
                <w:szCs w:val="16"/>
                <w:lang w:val="de-DE" w:eastAsia="ja-JP"/>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Pr="005278BA" w:rsidRDefault="00935523">
            <w:pPr>
              <w:spacing w:line="276" w:lineRule="auto"/>
              <w:jc w:val="center"/>
              <w:rPr>
                <w:rFonts w:cs="Arial"/>
                <w:sz w:val="16"/>
                <w:szCs w:val="16"/>
                <w:lang w:eastAsia="ja-JP"/>
              </w:rPr>
            </w:pPr>
            <w:r w:rsidRPr="005278BA">
              <w:rPr>
                <w:sz w:val="16"/>
                <w:szCs w:val="16"/>
              </w:rPr>
              <w:t>Select Side-Use Turn Indicator</w:t>
            </w:r>
            <w:r w:rsidRPr="005278BA">
              <w:rPr>
                <w:rFonts w:cs="Arial"/>
                <w:sz w:val="16"/>
                <w:szCs w:val="16"/>
                <w:vertAlign w:val="subscript"/>
                <w:lang w:eastAsia="ja-JP"/>
              </w:rPr>
              <w:t>/055</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Pr="005278BA" w:rsidRDefault="00935523">
            <w:pPr>
              <w:spacing w:line="256" w:lineRule="auto"/>
              <w:rPr>
                <w:sz w:val="16"/>
                <w:szCs w:val="16"/>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0x4</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rFonts w:cs="Arial"/>
                <w:sz w:val="16"/>
                <w:szCs w:val="16"/>
                <w:lang w:val="de-DE" w:eastAsia="ja-JP"/>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Right Side Selected</w:t>
            </w:r>
            <w:r>
              <w:rPr>
                <w:rFonts w:cs="Arial"/>
                <w:sz w:val="16"/>
                <w:szCs w:val="16"/>
                <w:vertAlign w:val="subscript"/>
                <w:lang w:val="de-DE" w:eastAsia="ja-JP"/>
              </w:rPr>
              <w:t>/270</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0x4</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rFonts w:cs="Arial"/>
                <w:sz w:val="16"/>
                <w:szCs w:val="16"/>
                <w:lang w:val="de-DE" w:eastAsia="ja-JP"/>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Left Side Selected</w:t>
            </w:r>
            <w:r>
              <w:rPr>
                <w:rFonts w:cs="Arial"/>
                <w:sz w:val="16"/>
                <w:szCs w:val="16"/>
                <w:vertAlign w:val="subscript"/>
                <w:lang w:val="de-DE" w:eastAsia="ja-JP"/>
              </w:rPr>
              <w:t>/271</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0x4</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0x5</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rFonts w:cs="Arial"/>
                <w:sz w:val="16"/>
                <w:szCs w:val="16"/>
                <w:lang w:val="de-DE" w:eastAsia="ja-JP"/>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Pr="005278BA" w:rsidRDefault="00935523">
            <w:pPr>
              <w:spacing w:line="276" w:lineRule="auto"/>
              <w:jc w:val="center"/>
              <w:rPr>
                <w:sz w:val="16"/>
                <w:szCs w:val="16"/>
              </w:rPr>
            </w:pPr>
            <w:r w:rsidRPr="005278BA">
              <w:rPr>
                <w:sz w:val="16"/>
                <w:szCs w:val="16"/>
              </w:rPr>
              <w:t>Select Side-Use Turn Indicator</w:t>
            </w:r>
            <w:r w:rsidRPr="005278BA">
              <w:rPr>
                <w:rFonts w:cs="Arial"/>
                <w:sz w:val="16"/>
                <w:szCs w:val="16"/>
                <w:vertAlign w:val="subscript"/>
                <w:lang w:eastAsia="ja-JP"/>
              </w:rPr>
              <w:t>/349</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Pr="005278BA" w:rsidRDefault="00935523">
            <w:pPr>
              <w:spacing w:line="256" w:lineRule="auto"/>
              <w:rPr>
                <w:sz w:val="16"/>
                <w:szCs w:val="16"/>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0x4</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0x6</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rFonts w:cs="Arial"/>
                <w:sz w:val="16"/>
                <w:szCs w:val="16"/>
                <w:lang w:val="de-DE" w:eastAsia="ja-JP"/>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Pr="005278BA" w:rsidRDefault="00935523">
            <w:pPr>
              <w:spacing w:line="276" w:lineRule="auto"/>
              <w:jc w:val="center"/>
              <w:rPr>
                <w:sz w:val="16"/>
                <w:szCs w:val="16"/>
              </w:rPr>
            </w:pPr>
            <w:r w:rsidRPr="005278BA">
              <w:rPr>
                <w:sz w:val="16"/>
                <w:szCs w:val="16"/>
              </w:rPr>
              <w:t xml:space="preserve">Select Side-Use </w:t>
            </w:r>
            <w:r w:rsidRPr="005278BA">
              <w:rPr>
                <w:sz w:val="16"/>
                <w:szCs w:val="16"/>
              </w:rPr>
              <w:t>Turn Indicator</w:t>
            </w:r>
            <w:r w:rsidRPr="005278BA">
              <w:rPr>
                <w:rFonts w:cs="Arial"/>
                <w:sz w:val="16"/>
                <w:szCs w:val="16"/>
                <w:vertAlign w:val="subscript"/>
                <w:lang w:eastAsia="ja-JP"/>
              </w:rPr>
              <w:t>/350</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Pr="005278BA" w:rsidRDefault="00935523">
            <w:pPr>
              <w:spacing w:line="256" w:lineRule="auto"/>
              <w:rPr>
                <w:sz w:val="16"/>
                <w:szCs w:val="16"/>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rFonts w:cs="Arial"/>
                <w:sz w:val="16"/>
                <w:szCs w:val="16"/>
                <w:lang w:val="de-DE" w:eastAsia="ja-JP"/>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Release Steering Wheel</w:t>
            </w:r>
            <w:r>
              <w:rPr>
                <w:rFonts w:cs="Arial"/>
                <w:sz w:val="16"/>
                <w:szCs w:val="16"/>
                <w:vertAlign w:val="subscript"/>
                <w:lang w:val="de-DE" w:eastAsia="ja-JP"/>
              </w:rPr>
              <w:t>/037</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0x2</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rFonts w:cs="Arial"/>
                <w:sz w:val="16"/>
                <w:szCs w:val="16"/>
                <w:lang w:val="de-DE" w:eastAsia="ja-JP"/>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Space Found</w:t>
            </w:r>
            <w:r>
              <w:rPr>
                <w:rFonts w:cs="Arial"/>
                <w:sz w:val="16"/>
                <w:szCs w:val="16"/>
                <w:vertAlign w:val="subscript"/>
                <w:lang w:val="de-DE" w:eastAsia="ja-JP"/>
              </w:rPr>
              <w:t>/038</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0x3</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rFonts w:cs="Arial"/>
                <w:sz w:val="16"/>
                <w:szCs w:val="16"/>
                <w:lang w:val="de-DE" w:eastAsia="ja-JP"/>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Space Found</w:t>
            </w:r>
            <w:r>
              <w:rPr>
                <w:rFonts w:cs="Arial"/>
                <w:sz w:val="16"/>
                <w:szCs w:val="16"/>
                <w:vertAlign w:val="subscript"/>
                <w:lang w:val="de-DE" w:eastAsia="ja-JP"/>
              </w:rPr>
              <w:t>/258</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0x2</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rFonts w:cs="Arial"/>
                <w:sz w:val="16"/>
                <w:szCs w:val="16"/>
                <w:lang w:val="de-DE" w:eastAsia="ja-JP"/>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rFonts w:cs="Arial"/>
                <w:sz w:val="16"/>
                <w:szCs w:val="16"/>
                <w:lang w:val="de-DE" w:eastAsia="ja-JP"/>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Space Found</w:t>
            </w:r>
            <w:r>
              <w:rPr>
                <w:rFonts w:cs="Arial"/>
                <w:sz w:val="16"/>
                <w:szCs w:val="16"/>
                <w:vertAlign w:val="subscript"/>
                <w:lang w:val="de-DE" w:eastAsia="ja-JP"/>
              </w:rPr>
              <w:t>/265</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0x3</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rFonts w:cs="Arial"/>
                <w:sz w:val="16"/>
                <w:szCs w:val="16"/>
                <w:lang w:val="de-DE" w:eastAsia="ja-JP"/>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rFonts w:cs="Arial"/>
                <w:sz w:val="16"/>
                <w:szCs w:val="16"/>
                <w:lang w:val="de-DE" w:eastAsia="ja-JP"/>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Space Found</w:t>
            </w:r>
            <w:r>
              <w:rPr>
                <w:rFonts w:cs="Arial"/>
                <w:sz w:val="16"/>
                <w:szCs w:val="16"/>
                <w:vertAlign w:val="subscript"/>
                <w:lang w:val="de-DE" w:eastAsia="ja-JP"/>
              </w:rPr>
              <w:t>/266</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rFonts w:cs="Arial"/>
                <w:sz w:val="16"/>
                <w:szCs w:val="16"/>
                <w:lang w:val="de-DE" w:eastAsia="ja-JP"/>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Stop</w:t>
            </w:r>
            <w:r>
              <w:rPr>
                <w:rFonts w:cs="Arial"/>
                <w:sz w:val="16"/>
                <w:szCs w:val="16"/>
                <w:vertAlign w:val="subscript"/>
                <w:lang w:val="de-DE" w:eastAsia="ja-JP"/>
              </w:rPr>
              <w:t>/040</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rFonts w:cs="Arial"/>
                <w:sz w:val="16"/>
                <w:szCs w:val="16"/>
                <w:lang w:val="de-DE" w:eastAsia="ja-JP"/>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Stop</w:t>
            </w:r>
            <w:r>
              <w:rPr>
                <w:rFonts w:cs="Arial"/>
                <w:sz w:val="16"/>
                <w:szCs w:val="16"/>
                <w:vertAlign w:val="subscript"/>
                <w:lang w:val="de-DE" w:eastAsia="ja-JP"/>
              </w:rPr>
              <w:t>/041</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0x4</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rFonts w:cs="Arial"/>
                <w:sz w:val="16"/>
                <w:szCs w:val="16"/>
                <w:lang w:val="de-DE" w:eastAsia="ja-JP"/>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Stop</w:t>
            </w:r>
            <w:r>
              <w:rPr>
                <w:rFonts w:cs="Arial"/>
                <w:sz w:val="16"/>
                <w:szCs w:val="16"/>
                <w:vertAlign w:val="subscript"/>
                <w:lang w:val="de-DE" w:eastAsia="ja-JP"/>
              </w:rPr>
              <w:t>/042</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rFonts w:cs="Arial"/>
                <w:sz w:val="16"/>
                <w:szCs w:val="16"/>
                <w:lang w:val="de-DE" w:eastAsia="ja-JP"/>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Stop</w:t>
            </w:r>
            <w:r>
              <w:rPr>
                <w:rFonts w:cs="Arial"/>
                <w:sz w:val="16"/>
                <w:szCs w:val="16"/>
                <w:vertAlign w:val="subscript"/>
                <w:lang w:val="de-DE" w:eastAsia="ja-JP"/>
              </w:rPr>
              <w:t>/492</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rFonts w:cs="Arial"/>
                <w:sz w:val="16"/>
                <w:szCs w:val="16"/>
                <w:lang w:val="de-DE" w:eastAsia="ja-JP"/>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Drive Forward</w:t>
            </w:r>
            <w:r>
              <w:rPr>
                <w:rFonts w:cs="Arial"/>
                <w:sz w:val="16"/>
                <w:szCs w:val="16"/>
                <w:vertAlign w:val="subscript"/>
                <w:lang w:val="de-DE" w:eastAsia="ja-JP"/>
              </w:rPr>
              <w:t>/043</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rFonts w:cs="Arial"/>
                <w:sz w:val="16"/>
                <w:szCs w:val="16"/>
                <w:lang w:val="de-DE" w:eastAsia="ja-JP"/>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Drive Backward</w:t>
            </w:r>
            <w:r>
              <w:rPr>
                <w:rFonts w:cs="Arial"/>
                <w:sz w:val="16"/>
                <w:szCs w:val="16"/>
                <w:vertAlign w:val="subscript"/>
                <w:lang w:val="de-DE" w:eastAsia="ja-JP"/>
              </w:rPr>
              <w:t>/044</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0x4</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rFonts w:cs="Arial"/>
                <w:sz w:val="16"/>
                <w:szCs w:val="16"/>
                <w:lang w:val="de-DE" w:eastAsia="ja-JP"/>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rsidP="00F77E05">
            <w:pPr>
              <w:spacing w:line="276" w:lineRule="auto"/>
              <w:jc w:val="center"/>
              <w:rPr>
                <w:sz w:val="16"/>
                <w:szCs w:val="16"/>
                <w:lang w:val="de-DE"/>
              </w:rPr>
            </w:pPr>
            <w:r>
              <w:rPr>
                <w:sz w:val="16"/>
                <w:szCs w:val="16"/>
                <w:lang w:val="de-DE"/>
              </w:rPr>
              <w:t>Finished</w:t>
            </w:r>
            <w:r>
              <w:rPr>
                <w:rFonts w:cs="Arial"/>
                <w:sz w:val="16"/>
                <w:szCs w:val="16"/>
                <w:vertAlign w:val="subscript"/>
                <w:lang w:val="de-DE" w:eastAsia="ja-JP"/>
              </w:rPr>
              <w:t>/062</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Slow Down</w:t>
            </w:r>
            <w:r>
              <w:rPr>
                <w:rFonts w:cs="Arial"/>
                <w:sz w:val="16"/>
                <w:szCs w:val="16"/>
                <w:vertAlign w:val="subscript"/>
                <w:lang w:val="de-DE" w:eastAsia="ja-JP"/>
              </w:rPr>
              <w:t>/046</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tcPr>
          <w:p w:rsidR="000D5E20" w:rsidRDefault="00935523">
            <w:pPr>
              <w:spacing w:line="276" w:lineRule="auto"/>
              <w:jc w:val="center"/>
              <w:rPr>
                <w:rFonts w:cs="Arial"/>
                <w:sz w:val="16"/>
                <w:szCs w:val="16"/>
                <w:lang w:val="de-DE"/>
              </w:rPr>
            </w:pPr>
            <w:r>
              <w:rPr>
                <w:rFonts w:cs="Arial"/>
                <w:sz w:val="16"/>
                <w:szCs w:val="16"/>
                <w:lang w:val="de-DE"/>
              </w:rPr>
              <w:t>≠</w:t>
            </w:r>
            <w:r>
              <w:rPr>
                <w:sz w:val="16"/>
                <w:szCs w:val="16"/>
                <w:lang w:val="de-DE"/>
              </w:rPr>
              <w:t>0x8|</w:t>
            </w:r>
          </w:p>
          <w:p w:rsidR="000D5E20" w:rsidRDefault="00935523">
            <w:pPr>
              <w:spacing w:line="276" w:lineRule="auto"/>
              <w:jc w:val="center"/>
              <w:rPr>
                <w:sz w:val="16"/>
                <w:szCs w:val="16"/>
                <w:lang w:val="de-DE"/>
              </w:rPr>
            </w:pPr>
          </w:p>
          <w:p w:rsidR="000D5E20" w:rsidRDefault="00935523">
            <w:pPr>
              <w:spacing w:line="276" w:lineRule="auto"/>
              <w:jc w:val="center"/>
              <w:rPr>
                <w:sz w:val="16"/>
                <w:szCs w:val="16"/>
                <w:lang w:val="de-DE"/>
              </w:rPr>
            </w:pPr>
            <w:r>
              <w:rPr>
                <w:sz w:val="16"/>
                <w:szCs w:val="16"/>
                <w:lang w:val="de-DE"/>
              </w:rPr>
              <w:t>0xC|</w:t>
            </w:r>
          </w:p>
          <w:p w:rsidR="000D5E20" w:rsidRDefault="00935523">
            <w:pPr>
              <w:spacing w:line="276" w:lineRule="auto"/>
              <w:jc w:val="center"/>
              <w:rPr>
                <w:sz w:val="16"/>
                <w:szCs w:val="16"/>
                <w:lang w:val="de-DE"/>
              </w:rPr>
            </w:pPr>
            <w:r>
              <w:rPr>
                <w:sz w:val="16"/>
                <w:szCs w:val="16"/>
                <w:lang w:val="de-DE"/>
              </w:rPr>
              <w:t>0xD|</w:t>
            </w:r>
          </w:p>
          <w:p w:rsidR="000D5E20" w:rsidRDefault="00935523">
            <w:pPr>
              <w:spacing w:line="276" w:lineRule="auto"/>
              <w:jc w:val="center"/>
              <w:rPr>
                <w:sz w:val="16"/>
                <w:szCs w:val="16"/>
                <w:lang w:val="de-DE"/>
              </w:rPr>
            </w:pPr>
            <w:r>
              <w:rPr>
                <w:sz w:val="16"/>
                <w:szCs w:val="16"/>
                <w:lang w:val="de-DE"/>
              </w:rPr>
              <w:t>0xE|</w:t>
            </w:r>
          </w:p>
          <w:p w:rsidR="000D5E20" w:rsidRDefault="00935523">
            <w:pPr>
              <w:spacing w:line="276" w:lineRule="auto"/>
              <w:jc w:val="center"/>
              <w:rPr>
                <w:sz w:val="16"/>
                <w:szCs w:val="16"/>
                <w:lang w:val="de-DE"/>
              </w:rPr>
            </w:pPr>
            <w:r>
              <w:rPr>
                <w:sz w:val="16"/>
                <w:szCs w:val="16"/>
                <w:lang w:val="de-DE"/>
              </w:rPr>
              <w:t>0xF</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Cancelled</w:t>
            </w:r>
            <w:r>
              <w:rPr>
                <w:rFonts w:cs="Arial"/>
                <w:sz w:val="16"/>
                <w:szCs w:val="16"/>
                <w:vertAlign w:val="subscript"/>
                <w:lang w:val="de-DE" w:eastAsia="ja-JP"/>
              </w:rPr>
              <w:t>/417</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rFonts w:cs="Arial"/>
                <w:sz w:val="16"/>
                <w:szCs w:val="16"/>
                <w:lang w:val="de-DE" w:eastAsia="ja-JP"/>
              </w:rPr>
              <w:t>0x2</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Cancelled by Wheel Slip</w:t>
            </w:r>
            <w:r>
              <w:rPr>
                <w:rFonts w:cs="Arial"/>
                <w:sz w:val="16"/>
                <w:szCs w:val="16"/>
                <w:vertAlign w:val="subscript"/>
                <w:lang w:val="de-DE" w:eastAsia="ja-JP"/>
              </w:rPr>
              <w:t>/047</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0x7</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Cancelled by Door Open</w:t>
            </w:r>
            <w:r>
              <w:rPr>
                <w:rFonts w:cs="Arial"/>
                <w:sz w:val="16"/>
                <w:szCs w:val="16"/>
                <w:vertAlign w:val="subscript"/>
                <w:lang w:val="de-DE" w:eastAsia="ja-JP"/>
              </w:rPr>
              <w:t>/418</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0x5</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Cancelled by High Inclination</w:t>
            </w:r>
            <w:r>
              <w:rPr>
                <w:rFonts w:cs="Arial"/>
                <w:sz w:val="16"/>
                <w:szCs w:val="16"/>
                <w:vertAlign w:val="subscript"/>
                <w:lang w:val="de-DE" w:eastAsia="ja-JP"/>
              </w:rPr>
              <w:t>/419</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0xA|0xB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0x4</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Pr="005278BA" w:rsidRDefault="00935523">
            <w:pPr>
              <w:spacing w:line="276" w:lineRule="auto"/>
              <w:jc w:val="center"/>
              <w:rPr>
                <w:sz w:val="16"/>
                <w:szCs w:val="16"/>
              </w:rPr>
            </w:pPr>
            <w:r w:rsidRPr="005278BA">
              <w:rPr>
                <w:sz w:val="16"/>
                <w:szCs w:val="16"/>
              </w:rPr>
              <w:t>Cancelled by Obstacle in Path</w:t>
            </w:r>
            <w:r w:rsidRPr="005278BA">
              <w:rPr>
                <w:rFonts w:cs="Arial"/>
                <w:sz w:val="16"/>
                <w:szCs w:val="16"/>
                <w:vertAlign w:val="subscript"/>
                <w:lang w:eastAsia="ja-JP"/>
              </w:rPr>
              <w:t>/420</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Pr="005278BA" w:rsidRDefault="00935523">
            <w:pPr>
              <w:spacing w:line="256" w:lineRule="auto"/>
              <w:rPr>
                <w:sz w:val="16"/>
                <w:szCs w:val="16"/>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rFonts w:cs="Arial"/>
                <w:sz w:val="16"/>
                <w:szCs w:val="16"/>
                <w:lang w:val="de-DE" w:eastAsia="ja-JP"/>
              </w:rPr>
              <w:t>0x3</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Pr="005278BA" w:rsidRDefault="00935523" w:rsidP="005278BA">
            <w:pPr>
              <w:spacing w:line="276" w:lineRule="auto"/>
              <w:jc w:val="center"/>
              <w:rPr>
                <w:sz w:val="16"/>
                <w:szCs w:val="16"/>
              </w:rPr>
            </w:pPr>
            <w:r w:rsidRPr="005278BA">
              <w:rPr>
                <w:sz w:val="16"/>
                <w:szCs w:val="16"/>
              </w:rPr>
              <w:t>C</w:t>
            </w:r>
            <w:r>
              <w:rPr>
                <w:sz w:val="16"/>
                <w:szCs w:val="16"/>
              </w:rPr>
              <w:t>ancelled by Traction Control Deactivation</w:t>
            </w:r>
            <w:r w:rsidRPr="005278BA">
              <w:rPr>
                <w:rFonts w:cs="Arial"/>
                <w:sz w:val="16"/>
                <w:szCs w:val="16"/>
                <w:vertAlign w:val="subscript"/>
                <w:lang w:eastAsia="ja-JP"/>
              </w:rPr>
              <w:t>/379</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Pr="005278BA" w:rsidRDefault="00935523">
            <w:pPr>
              <w:spacing w:line="256" w:lineRule="auto"/>
              <w:rPr>
                <w:sz w:val="16"/>
                <w:szCs w:val="16"/>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rFonts w:cs="Arial"/>
                <w:sz w:val="16"/>
                <w:szCs w:val="16"/>
                <w:lang w:val="de-DE" w:eastAsia="ja-JP"/>
              </w:rPr>
              <w:t>0x7</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Cancelled by Steering intervention</w:t>
            </w:r>
            <w:r>
              <w:rPr>
                <w:rFonts w:cs="Arial"/>
                <w:sz w:val="16"/>
                <w:szCs w:val="16"/>
                <w:vertAlign w:val="subscript"/>
                <w:lang w:val="de-DE" w:eastAsia="ja-JP"/>
              </w:rPr>
              <w:t>/380</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rFonts w:cs="Arial"/>
                <w:sz w:val="16"/>
                <w:szCs w:val="16"/>
                <w:lang w:val="de-DE" w:eastAsia="ja-JP"/>
              </w:rPr>
              <w:t>0x8</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Cancelled by Wrong Direction</w:t>
            </w:r>
            <w:r>
              <w:rPr>
                <w:rFonts w:cs="Arial"/>
                <w:sz w:val="16"/>
                <w:szCs w:val="16"/>
                <w:vertAlign w:val="subscript"/>
                <w:lang w:val="de-DE" w:eastAsia="ja-JP"/>
              </w:rPr>
              <w:t>/381</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rFonts w:cs="Arial"/>
                <w:sz w:val="16"/>
                <w:szCs w:val="16"/>
                <w:lang w:val="de-DE" w:eastAsia="ja-JP"/>
              </w:rPr>
              <w:t>0x4</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Cancelled by High Speed</w:t>
            </w:r>
            <w:r>
              <w:rPr>
                <w:rFonts w:cs="Arial"/>
                <w:sz w:val="16"/>
                <w:szCs w:val="16"/>
                <w:vertAlign w:val="subscript"/>
                <w:lang w:val="de-DE" w:eastAsia="ja-JP"/>
              </w:rPr>
              <w:t>/382</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rFonts w:cs="Arial"/>
                <w:sz w:val="16"/>
                <w:szCs w:val="16"/>
                <w:lang w:val="de-DE" w:eastAsia="ja-JP"/>
              </w:rPr>
              <w:t>0x6</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Pr="005278BA" w:rsidRDefault="00935523">
            <w:pPr>
              <w:spacing w:line="276" w:lineRule="auto"/>
              <w:jc w:val="center"/>
              <w:rPr>
                <w:sz w:val="16"/>
                <w:szCs w:val="16"/>
              </w:rPr>
            </w:pPr>
            <w:r w:rsidRPr="005278BA">
              <w:rPr>
                <w:sz w:val="16"/>
                <w:szCs w:val="16"/>
              </w:rPr>
              <w:t>Cancelled by Brake System Intervention</w:t>
            </w:r>
            <w:r w:rsidRPr="005278BA">
              <w:rPr>
                <w:rFonts w:cs="Arial"/>
                <w:sz w:val="16"/>
                <w:szCs w:val="16"/>
                <w:vertAlign w:val="subscript"/>
                <w:lang w:eastAsia="ja-JP"/>
              </w:rPr>
              <w:t>/383</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Pr="005278BA" w:rsidRDefault="00935523">
            <w:pPr>
              <w:spacing w:line="256" w:lineRule="auto"/>
              <w:rPr>
                <w:sz w:val="16"/>
                <w:szCs w:val="16"/>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rFonts w:cs="Arial"/>
                <w:sz w:val="16"/>
                <w:szCs w:val="16"/>
                <w:lang w:val="de-DE" w:eastAsia="ja-JP"/>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0x8</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Cancelled by Blocked Sensors</w:t>
            </w:r>
            <w:r>
              <w:rPr>
                <w:rFonts w:cs="Arial"/>
                <w:sz w:val="16"/>
                <w:szCs w:val="16"/>
                <w:vertAlign w:val="subscript"/>
                <w:lang w:val="de-DE" w:eastAsia="ja-JP"/>
              </w:rPr>
              <w:t>/515</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rFonts w:cs="Arial"/>
                <w:sz w:val="16"/>
                <w:szCs w:val="16"/>
                <w:lang w:val="de-DE" w:eastAsia="ja-JP"/>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0xC</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Cancelled by Attached Trailer</w:t>
            </w:r>
            <w:r>
              <w:rPr>
                <w:rFonts w:cs="Arial"/>
                <w:sz w:val="16"/>
                <w:szCs w:val="16"/>
                <w:vertAlign w:val="subscript"/>
                <w:lang w:val="de-DE" w:eastAsia="ja-JP"/>
              </w:rPr>
              <w:t>/516</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rFonts w:cs="Arial"/>
                <w:sz w:val="16"/>
                <w:szCs w:val="16"/>
                <w:lang w:val="de-DE" w:eastAsia="ja-JP"/>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0xD</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Cancelled by Blocked Sensors</w:t>
            </w:r>
            <w:r>
              <w:rPr>
                <w:rFonts w:cs="Arial"/>
                <w:sz w:val="16"/>
                <w:szCs w:val="16"/>
                <w:vertAlign w:val="subscript"/>
                <w:lang w:val="de-DE" w:eastAsia="ja-JP"/>
              </w:rPr>
              <w:t>/515</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rFonts w:cs="Arial"/>
                <w:sz w:val="16"/>
                <w:szCs w:val="16"/>
                <w:lang w:val="de-DE" w:eastAsia="ja-JP"/>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0xE</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Cancelled by Blocked Sensors</w:t>
            </w:r>
            <w:r>
              <w:rPr>
                <w:rFonts w:cs="Arial"/>
                <w:sz w:val="16"/>
                <w:szCs w:val="16"/>
                <w:vertAlign w:val="subscript"/>
                <w:lang w:val="de-DE" w:eastAsia="ja-JP"/>
              </w:rPr>
              <w:t>/515</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rFonts w:cs="Arial"/>
                <w:sz w:val="16"/>
                <w:szCs w:val="16"/>
                <w:lang w:val="de-DE" w:eastAsia="ja-JP"/>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0xF</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Cancelled by Blocked Sensors</w:t>
            </w:r>
            <w:r>
              <w:rPr>
                <w:rFonts w:cs="Arial"/>
                <w:sz w:val="16"/>
                <w:szCs w:val="16"/>
                <w:vertAlign w:val="subscript"/>
                <w:lang w:val="de-DE" w:eastAsia="ja-JP"/>
              </w:rPr>
              <w:t>/515</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0x7</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Paused</w:t>
            </w:r>
            <w:r>
              <w:rPr>
                <w:rFonts w:cs="Arial"/>
                <w:sz w:val="16"/>
                <w:szCs w:val="16"/>
                <w:vertAlign w:val="subscript"/>
                <w:lang w:val="de-DE" w:eastAsia="ja-JP"/>
              </w:rPr>
              <w:t>/421</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0x7</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Paused</w:t>
            </w:r>
            <w:r>
              <w:rPr>
                <w:rFonts w:cs="Arial"/>
                <w:sz w:val="16"/>
                <w:szCs w:val="16"/>
                <w:vertAlign w:val="subscript"/>
                <w:lang w:val="de-DE" w:eastAsia="ja-JP"/>
              </w:rPr>
              <w:t>/422</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0x3</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Paused</w:t>
            </w:r>
            <w:r>
              <w:rPr>
                <w:rFonts w:cs="Arial"/>
                <w:sz w:val="16"/>
                <w:szCs w:val="16"/>
                <w:vertAlign w:val="subscript"/>
                <w:lang w:val="de-DE" w:eastAsia="ja-JP"/>
              </w:rPr>
              <w:t>/423</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0x3</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Release Steering Wheel</w:t>
            </w:r>
            <w:r>
              <w:rPr>
                <w:rFonts w:cs="Arial"/>
                <w:sz w:val="16"/>
                <w:szCs w:val="16"/>
                <w:vertAlign w:val="subscript"/>
                <w:lang w:val="de-DE" w:eastAsia="ja-JP"/>
              </w:rPr>
              <w:t>/039</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0x7</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Pr="005278BA" w:rsidRDefault="00935523">
            <w:pPr>
              <w:spacing w:line="276" w:lineRule="auto"/>
              <w:jc w:val="center"/>
              <w:rPr>
                <w:rFonts w:cs="Arial"/>
                <w:sz w:val="16"/>
                <w:szCs w:val="16"/>
                <w:lang w:eastAsia="ja-JP"/>
              </w:rPr>
            </w:pPr>
            <w:r w:rsidRPr="005278BA">
              <w:rPr>
                <w:sz w:val="16"/>
                <w:szCs w:val="16"/>
              </w:rPr>
              <w:t>Active Park Assist – System Fault</w:t>
            </w:r>
            <w:r w:rsidRPr="005278BA">
              <w:rPr>
                <w:rFonts w:cs="Arial"/>
                <w:sz w:val="16"/>
                <w:szCs w:val="16"/>
                <w:vertAlign w:val="subscript"/>
                <w:lang w:eastAsia="ja-JP"/>
              </w:rPr>
              <w:t>/048</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Pr="005278BA" w:rsidRDefault="00935523">
            <w:pPr>
              <w:spacing w:line="256" w:lineRule="auto"/>
              <w:rPr>
                <w:sz w:val="16"/>
                <w:szCs w:val="16"/>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rFonts w:cs="Arial"/>
                <w:sz w:val="16"/>
                <w:szCs w:val="16"/>
                <w:lang w:val="de-DE" w:eastAsia="ja-JP"/>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Pr="005278BA" w:rsidRDefault="00935523">
            <w:pPr>
              <w:spacing w:line="276" w:lineRule="auto"/>
              <w:jc w:val="center"/>
              <w:rPr>
                <w:sz w:val="16"/>
                <w:szCs w:val="16"/>
              </w:rPr>
            </w:pPr>
            <w:r w:rsidRPr="005278BA">
              <w:rPr>
                <w:sz w:val="16"/>
                <w:szCs w:val="16"/>
              </w:rPr>
              <w:t>Shift to 1 (Manual)</w:t>
            </w:r>
          </w:p>
          <w:p w:rsidR="000D5E20" w:rsidRPr="005278BA" w:rsidRDefault="00935523">
            <w:pPr>
              <w:spacing w:line="276" w:lineRule="auto"/>
              <w:jc w:val="center"/>
              <w:rPr>
                <w:rFonts w:cs="Arial"/>
                <w:sz w:val="16"/>
                <w:szCs w:val="16"/>
                <w:lang w:eastAsia="ja-JP"/>
              </w:rPr>
            </w:pPr>
            <w:r w:rsidRPr="005278BA">
              <w:rPr>
                <w:sz w:val="16"/>
                <w:szCs w:val="16"/>
              </w:rPr>
              <w:t>Shift to D (Auto)</w:t>
            </w:r>
            <w:r w:rsidRPr="005278BA">
              <w:rPr>
                <w:rFonts w:cs="Arial"/>
                <w:sz w:val="16"/>
                <w:szCs w:val="16"/>
                <w:vertAlign w:val="subscript"/>
                <w:lang w:eastAsia="ja-JP"/>
              </w:rPr>
              <w:t xml:space="preserve"> /049</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Pr="005278BA" w:rsidRDefault="00935523">
            <w:pPr>
              <w:spacing w:line="256" w:lineRule="auto"/>
              <w:rPr>
                <w:sz w:val="16"/>
                <w:szCs w:val="16"/>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0x4</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0x5</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Shift to P</w:t>
            </w:r>
            <w:r>
              <w:rPr>
                <w:rFonts w:cs="Arial"/>
                <w:sz w:val="16"/>
                <w:szCs w:val="16"/>
                <w:vertAlign w:val="subscript"/>
                <w:lang w:val="de-DE" w:eastAsia="ja-JP"/>
              </w:rPr>
              <w:t>/424</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Pr="005278BA" w:rsidRDefault="00935523">
            <w:pPr>
              <w:spacing w:line="276" w:lineRule="auto"/>
              <w:jc w:val="center"/>
              <w:rPr>
                <w:rFonts w:cs="Arial"/>
                <w:sz w:val="16"/>
                <w:szCs w:val="16"/>
                <w:lang w:eastAsia="ja-JP"/>
              </w:rPr>
            </w:pPr>
            <w:r w:rsidRPr="005278BA">
              <w:rPr>
                <w:sz w:val="16"/>
                <w:szCs w:val="16"/>
              </w:rPr>
              <w:t>Active Park Assist - Not Available</w:t>
            </w:r>
            <w:r w:rsidRPr="005278BA">
              <w:rPr>
                <w:rFonts w:cs="Arial"/>
                <w:sz w:val="16"/>
                <w:szCs w:val="16"/>
                <w:vertAlign w:val="subscript"/>
                <w:lang w:eastAsia="ja-JP"/>
              </w:rPr>
              <w:t>/050</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Pr="005278BA" w:rsidRDefault="00935523">
            <w:pPr>
              <w:spacing w:line="256" w:lineRule="auto"/>
              <w:rPr>
                <w:sz w:val="16"/>
                <w:szCs w:val="16"/>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Slow Down</w:t>
            </w:r>
            <w:r>
              <w:rPr>
                <w:rFonts w:cs="Arial"/>
                <w:sz w:val="16"/>
                <w:szCs w:val="16"/>
                <w:vertAlign w:val="subscript"/>
                <w:lang w:val="de-DE" w:eastAsia="ja-JP"/>
              </w:rPr>
              <w:t>/069</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0x6</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0x2</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Finished</w:t>
            </w:r>
            <w:r>
              <w:rPr>
                <w:rFonts w:cs="Arial"/>
                <w:sz w:val="16"/>
                <w:szCs w:val="16"/>
                <w:vertAlign w:val="subscript"/>
                <w:lang w:val="de-DE" w:eastAsia="ja-JP"/>
              </w:rPr>
              <w:t>/051</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0x6</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0x3</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Finished</w:t>
            </w:r>
            <w:r>
              <w:rPr>
                <w:rFonts w:cs="Arial"/>
                <w:sz w:val="16"/>
                <w:szCs w:val="16"/>
                <w:vertAlign w:val="subscript"/>
                <w:lang w:val="de-DE" w:eastAsia="ja-JP"/>
              </w:rPr>
              <w:t>/276</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0x3</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Release Brake to Start</w:t>
            </w:r>
            <w:r>
              <w:rPr>
                <w:rFonts w:cs="Arial"/>
                <w:sz w:val="16"/>
                <w:szCs w:val="16"/>
                <w:vertAlign w:val="subscript"/>
                <w:lang w:val="de-DE" w:eastAsia="ja-JP"/>
              </w:rPr>
              <w:t>/426</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0x4</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Attention!</w:t>
            </w:r>
            <w:r>
              <w:rPr>
                <w:rFonts w:cs="Arial"/>
                <w:sz w:val="16"/>
                <w:szCs w:val="16"/>
                <w:vertAlign w:val="subscript"/>
                <w:lang w:val="de-DE" w:eastAsia="ja-JP"/>
              </w:rPr>
              <w:t xml:space="preserve"> /427</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0x4</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Attention!</w:t>
            </w:r>
            <w:r>
              <w:rPr>
                <w:rFonts w:cs="Arial"/>
                <w:sz w:val="16"/>
                <w:szCs w:val="16"/>
                <w:vertAlign w:val="subscript"/>
                <w:lang w:val="de-DE" w:eastAsia="ja-JP"/>
              </w:rPr>
              <w:t xml:space="preserve"> /482</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0x4</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Obstacle in Path</w:t>
            </w:r>
            <w:r>
              <w:rPr>
                <w:rFonts w:cs="Arial"/>
                <w:sz w:val="16"/>
                <w:szCs w:val="16"/>
                <w:vertAlign w:val="subscript"/>
                <w:lang w:val="de-DE" w:eastAsia="ja-JP"/>
              </w:rPr>
              <w:t>/428</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eastAsia="ja-JP"/>
              </w:rPr>
            </w:pPr>
            <w:r>
              <w:rPr>
                <w:sz w:val="16"/>
                <w:szCs w:val="16"/>
                <w:lang w:val="de-DE"/>
              </w:rPr>
              <w:t>0x9</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Accel Pedal Inactive</w:t>
            </w:r>
            <w:r>
              <w:rPr>
                <w:rFonts w:cs="Arial"/>
                <w:sz w:val="16"/>
                <w:szCs w:val="16"/>
                <w:vertAlign w:val="subscript"/>
                <w:lang w:val="de-DE" w:eastAsia="ja-JP"/>
              </w:rPr>
              <w:t>/429</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0x4</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noProof/>
                <w:vertAlign w:val="superscript"/>
              </w:rPr>
            </w:pPr>
            <w:r>
              <w:rPr>
                <w:sz w:val="16"/>
                <w:szCs w:val="16"/>
                <w:lang w:val="de-DE"/>
              </w:rPr>
              <w:t>Both Sides Blocked</w:t>
            </w:r>
            <w:r>
              <w:rPr>
                <w:rFonts w:cs="Arial"/>
                <w:sz w:val="16"/>
                <w:szCs w:val="16"/>
                <w:vertAlign w:val="subscript"/>
                <w:lang w:val="de-DE" w:eastAsia="ja-JP"/>
              </w:rPr>
              <w:t>/552</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rsidP="00186C82">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0xA</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Pr="005278BA" w:rsidRDefault="00935523">
            <w:pPr>
              <w:spacing w:line="276" w:lineRule="auto"/>
              <w:jc w:val="center"/>
              <w:rPr>
                <w:sz w:val="16"/>
                <w:szCs w:val="16"/>
              </w:rPr>
            </w:pPr>
            <w:r w:rsidRPr="005278BA">
              <w:rPr>
                <w:sz w:val="16"/>
                <w:szCs w:val="16"/>
              </w:rPr>
              <w:t>Trailer Feature</w:t>
            </w:r>
            <w:r w:rsidRPr="005278BA">
              <w:rPr>
                <w:sz w:val="16"/>
                <w:szCs w:val="16"/>
              </w:rPr>
              <w:t xml:space="preserve"> Not Available During Active Parking</w:t>
            </w:r>
            <w:r w:rsidRPr="005278BA">
              <w:rPr>
                <w:rFonts w:cs="Arial"/>
                <w:sz w:val="16"/>
                <w:szCs w:val="16"/>
                <w:vertAlign w:val="subscript"/>
                <w:lang w:eastAsia="ja-JP"/>
              </w:rPr>
              <w:t>/581</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Pr="005278BA" w:rsidRDefault="00935523">
            <w:pPr>
              <w:spacing w:line="256" w:lineRule="auto"/>
              <w:rPr>
                <w:sz w:val="16"/>
                <w:szCs w:val="16"/>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0x1</w:t>
            </w:r>
          </w:p>
        </w:tc>
        <w:tc>
          <w:tcPr>
            <w:tcW w:w="403"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497"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0xB</w:t>
            </w:r>
          </w:p>
        </w:tc>
        <w:tc>
          <w:tcPr>
            <w:tcW w:w="630"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Release EPB</w:t>
            </w:r>
            <w:r>
              <w:rPr>
                <w:rFonts w:cs="Arial"/>
                <w:sz w:val="16"/>
                <w:szCs w:val="16"/>
                <w:vertAlign w:val="subscript"/>
                <w:lang w:val="de-DE" w:eastAsia="ja-JP"/>
              </w:rPr>
              <w:t xml:space="preserve"> /585</w:t>
            </w:r>
          </w:p>
        </w:tc>
      </w:tr>
      <w:tr w:rsidR="000D5E20" w:rsidTr="00CC6E4C">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0D5E20" w:rsidRDefault="00935523">
            <w:pPr>
              <w:spacing w:line="256" w:lineRule="auto"/>
              <w:rPr>
                <w:sz w:val="16"/>
                <w:szCs w:val="16"/>
                <w:lang w:val="de-DE"/>
              </w:rPr>
            </w:pPr>
          </w:p>
        </w:tc>
        <w:tc>
          <w:tcPr>
            <w:tcW w:w="7394" w:type="dxa"/>
            <w:gridSpan w:val="16"/>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sz w:val="16"/>
                <w:szCs w:val="16"/>
                <w:lang w:val="de-DE"/>
              </w:rPr>
            </w:pPr>
            <w:r>
              <w:rPr>
                <w:sz w:val="16"/>
                <w:szCs w:val="16"/>
                <w:lang w:val="de-DE"/>
              </w:rPr>
              <w:t>All Other Cases</w:t>
            </w:r>
          </w:p>
        </w:tc>
        <w:tc>
          <w:tcPr>
            <w:tcW w:w="1998" w:type="dxa"/>
            <w:tcBorders>
              <w:top w:val="single" w:sz="4" w:space="0" w:color="auto"/>
              <w:left w:val="single" w:sz="4" w:space="0" w:color="auto"/>
              <w:bottom w:val="single" w:sz="4" w:space="0" w:color="auto"/>
              <w:right w:val="single" w:sz="4" w:space="0" w:color="auto"/>
            </w:tcBorders>
            <w:vAlign w:val="center"/>
            <w:hideMark/>
          </w:tcPr>
          <w:p w:rsidR="000D5E20" w:rsidRPr="005278BA" w:rsidRDefault="00935523">
            <w:pPr>
              <w:spacing w:line="276" w:lineRule="auto"/>
              <w:jc w:val="center"/>
              <w:rPr>
                <w:rFonts w:cs="Arial"/>
                <w:sz w:val="16"/>
                <w:szCs w:val="16"/>
                <w:lang w:eastAsia="ja-JP"/>
              </w:rPr>
            </w:pPr>
            <w:r w:rsidRPr="005278BA">
              <w:rPr>
                <w:sz w:val="16"/>
                <w:szCs w:val="16"/>
              </w:rPr>
              <w:t>Blank (Do not show Text1)</w:t>
            </w:r>
          </w:p>
        </w:tc>
      </w:tr>
    </w:tbl>
    <w:p w:rsidR="00AD00E1" w:rsidRDefault="00935523" w:rsidP="00AD00E1">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AD00E1" w:rsidRDefault="00935523" w:rsidP="00AD00E1">
      <w:r>
        <w:rPr>
          <w:rFonts w:cs="Arial"/>
        </w:rPr>
        <w:t>‡ -</w:t>
      </w:r>
      <w:r>
        <w:rPr>
          <w:sz w:val="16"/>
          <w:szCs w:val="16"/>
        </w:rPr>
        <w:t xml:space="preserve"> Only if supported by the implementing program as per REQ-130570. If not supported but required by signal pro</w:t>
      </w:r>
      <w:r>
        <w:rPr>
          <w:sz w:val="16"/>
          <w:szCs w:val="16"/>
        </w:rPr>
        <w:t>cessing tables, treat as data 0x1.</w:t>
      </w:r>
    </w:p>
    <w:p w:rsidR="00AD00E1" w:rsidRDefault="00935523" w:rsidP="00AD00E1"/>
    <w:p w:rsidR="00AD00E1" w:rsidRDefault="00935523" w:rsidP="00AD00E1"/>
    <w:p w:rsidR="00AD00E1" w:rsidRDefault="00935523" w:rsidP="00AD00E1">
      <w:pPr>
        <w:jc w:val="center"/>
        <w:rPr>
          <w:b/>
        </w:rPr>
      </w:pPr>
      <w:r w:rsidRPr="00924899">
        <w:rPr>
          <w:b/>
        </w:rPr>
        <w:t>4” displays</w:t>
      </w:r>
    </w:p>
    <w:tbl>
      <w:tblPr>
        <w:tblStyle w:val="TableGrid"/>
        <w:tblW w:w="0" w:type="auto"/>
        <w:jc w:val="center"/>
        <w:tblLook w:val="04A0" w:firstRow="1" w:lastRow="0" w:firstColumn="1" w:lastColumn="0" w:noHBand="0" w:noVBand="1"/>
      </w:tblPr>
      <w:tblGrid>
        <w:gridCol w:w="636"/>
        <w:gridCol w:w="474"/>
        <w:gridCol w:w="474"/>
        <w:gridCol w:w="474"/>
        <w:gridCol w:w="474"/>
        <w:gridCol w:w="406"/>
        <w:gridCol w:w="406"/>
        <w:gridCol w:w="406"/>
        <w:gridCol w:w="474"/>
        <w:gridCol w:w="474"/>
        <w:gridCol w:w="474"/>
        <w:gridCol w:w="474"/>
        <w:gridCol w:w="474"/>
        <w:gridCol w:w="604"/>
        <w:gridCol w:w="4116"/>
      </w:tblGrid>
      <w:tr w:rsidR="000D5E20" w:rsidTr="000D5E20">
        <w:trPr>
          <w:cantSplit/>
          <w:trHeight w:val="2156"/>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D5E20" w:rsidRDefault="00935523">
            <w:pPr>
              <w:ind w:left="113" w:right="113"/>
              <w:jc w:val="center"/>
              <w:rPr>
                <w:rFonts w:cs="Arial"/>
                <w:sz w:val="16"/>
                <w:szCs w:val="16"/>
                <w:lang w:val="de-DE" w:eastAsia="ja-JP"/>
              </w:rPr>
            </w:pPr>
            <w:r>
              <w:rPr>
                <w:sz w:val="16"/>
                <w:szCs w:val="16"/>
                <w:lang w:val="de-DE"/>
              </w:rPr>
              <w:t>Operational Mode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D5E20" w:rsidRDefault="00935523">
            <w:pPr>
              <w:ind w:left="113" w:right="113"/>
              <w:jc w:val="center"/>
              <w:rPr>
                <w:rFonts w:cs="Arial"/>
                <w:sz w:val="16"/>
                <w:szCs w:val="16"/>
                <w:lang w:val="de-DE" w:eastAsia="ja-JP"/>
              </w:rPr>
            </w:pPr>
            <w:r>
              <w:rPr>
                <w:sz w:val="16"/>
                <w:szCs w:val="16"/>
                <w:lang w:val="de-DE"/>
              </w:rPr>
              <w:t>[ApaSys_D_Stat]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D5E20" w:rsidRDefault="00935523">
            <w:pPr>
              <w:ind w:left="113" w:right="113"/>
              <w:jc w:val="center"/>
              <w:rPr>
                <w:rFonts w:cs="Arial"/>
                <w:sz w:val="16"/>
                <w:szCs w:val="16"/>
                <w:lang w:val="de-DE" w:eastAsia="ja-JP"/>
              </w:rPr>
            </w:pPr>
            <w:r>
              <w:rPr>
                <w:sz w:val="16"/>
                <w:szCs w:val="16"/>
                <w:lang w:val="de-DE"/>
              </w:rPr>
              <w:t>[ApaSteScanMde_D_Stat]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D5E20" w:rsidRDefault="00935523">
            <w:pPr>
              <w:ind w:left="113" w:right="113"/>
              <w:jc w:val="center"/>
              <w:rPr>
                <w:rFonts w:cs="Arial"/>
                <w:sz w:val="16"/>
                <w:szCs w:val="16"/>
                <w:lang w:val="de-DE" w:eastAsia="ja-JP"/>
              </w:rPr>
            </w:pPr>
            <w:r>
              <w:rPr>
                <w:sz w:val="16"/>
                <w:szCs w:val="16"/>
                <w:lang w:val="de-DE"/>
              </w:rPr>
              <w:t>[ApaActvSide2_D_Stat]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D5E20" w:rsidRDefault="00935523">
            <w:pPr>
              <w:ind w:left="113" w:right="113"/>
              <w:jc w:val="center"/>
              <w:rPr>
                <w:rFonts w:cs="Arial"/>
                <w:sz w:val="16"/>
                <w:szCs w:val="16"/>
                <w:lang w:val="de-DE" w:eastAsia="ja-JP"/>
              </w:rPr>
            </w:pPr>
            <w:r>
              <w:rPr>
                <w:sz w:val="16"/>
                <w:szCs w:val="16"/>
                <w:lang w:val="de-DE"/>
              </w:rPr>
              <w:t>[ApaMde_D_Stat]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D5E20" w:rsidRDefault="00935523">
            <w:pPr>
              <w:ind w:left="113" w:right="113"/>
              <w:jc w:val="center"/>
              <w:rPr>
                <w:rFonts w:cs="Arial"/>
                <w:sz w:val="16"/>
                <w:szCs w:val="16"/>
                <w:lang w:val="de-DE" w:eastAsia="ja-JP"/>
              </w:rPr>
            </w:pPr>
            <w:r>
              <w:rPr>
                <w:sz w:val="16"/>
                <w:szCs w:val="16"/>
                <w:lang w:val="de-DE"/>
              </w:rPr>
              <w:t>[ApaSelSapp_D_Stat]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D5E20" w:rsidRDefault="00935523">
            <w:pPr>
              <w:ind w:left="113" w:right="113"/>
              <w:jc w:val="center"/>
              <w:rPr>
                <w:rFonts w:cs="Arial"/>
                <w:sz w:val="16"/>
                <w:szCs w:val="16"/>
                <w:lang w:val="de-DE" w:eastAsia="ja-JP"/>
              </w:rPr>
            </w:pPr>
            <w:r>
              <w:rPr>
                <w:sz w:val="16"/>
                <w:szCs w:val="16"/>
                <w:lang w:val="de-DE"/>
              </w:rPr>
              <w:t>[ApaSelPpa_D_Stat]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D5E20" w:rsidRDefault="00935523">
            <w:pPr>
              <w:ind w:left="113" w:right="113"/>
              <w:jc w:val="center"/>
              <w:rPr>
                <w:rFonts w:cs="Arial"/>
                <w:sz w:val="16"/>
                <w:szCs w:val="16"/>
                <w:lang w:val="de-DE" w:eastAsia="ja-JP"/>
              </w:rPr>
            </w:pPr>
            <w:r>
              <w:rPr>
                <w:sz w:val="16"/>
                <w:szCs w:val="16"/>
                <w:lang w:val="de-DE"/>
              </w:rPr>
              <w:t>[ApaSelPoa_D_Stat]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D5E20" w:rsidRDefault="00935523">
            <w:pPr>
              <w:ind w:left="113" w:right="113"/>
              <w:jc w:val="center"/>
              <w:rPr>
                <w:rFonts w:cs="Arial"/>
                <w:sz w:val="16"/>
                <w:szCs w:val="16"/>
                <w:lang w:val="de-DE" w:eastAsia="ja-JP"/>
              </w:rPr>
            </w:pPr>
            <w:r>
              <w:rPr>
                <w:sz w:val="16"/>
                <w:szCs w:val="16"/>
                <w:lang w:val="de-DE"/>
              </w:rPr>
              <w:t>[ApaScan_D_Stat]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D5E20" w:rsidRDefault="00935523">
            <w:pPr>
              <w:ind w:left="113" w:right="113"/>
              <w:jc w:val="center"/>
              <w:rPr>
                <w:rFonts w:cs="Arial"/>
                <w:sz w:val="16"/>
                <w:szCs w:val="16"/>
                <w:lang w:val="de-DE" w:eastAsia="ja-JP"/>
              </w:rPr>
            </w:pPr>
            <w:r>
              <w:rPr>
                <w:sz w:val="16"/>
                <w:szCs w:val="16"/>
                <w:lang w:val="de-DE"/>
              </w:rPr>
              <w:t>[ApaLongCtl_D_RqDrv]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D5E20" w:rsidRDefault="00935523">
            <w:pPr>
              <w:ind w:left="113" w:right="113"/>
              <w:jc w:val="center"/>
              <w:rPr>
                <w:rFonts w:cs="Arial"/>
                <w:sz w:val="16"/>
                <w:szCs w:val="16"/>
                <w:lang w:val="de-DE" w:eastAsia="ja-JP"/>
              </w:rPr>
            </w:pPr>
            <w:r>
              <w:rPr>
                <w:sz w:val="16"/>
                <w:szCs w:val="16"/>
                <w:lang w:val="de-DE"/>
              </w:rPr>
              <w:t>[ApaGearShif_D_RqDrv]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D5E20" w:rsidRDefault="00935523">
            <w:pPr>
              <w:ind w:left="113" w:right="113"/>
              <w:jc w:val="center"/>
              <w:rPr>
                <w:rFonts w:cs="Arial"/>
                <w:sz w:val="16"/>
                <w:szCs w:val="16"/>
                <w:lang w:val="de-DE" w:eastAsia="ja-JP"/>
              </w:rPr>
            </w:pPr>
            <w:r>
              <w:rPr>
                <w:sz w:val="16"/>
                <w:szCs w:val="16"/>
                <w:lang w:val="de-DE"/>
              </w:rPr>
              <w:t>[ApaSteWhl_D_RqDrv]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D5E20" w:rsidRDefault="00935523">
            <w:pPr>
              <w:ind w:left="113" w:right="113"/>
              <w:jc w:val="center"/>
              <w:rPr>
                <w:rFonts w:cs="Arial"/>
                <w:sz w:val="16"/>
                <w:szCs w:val="16"/>
                <w:lang w:val="de-DE" w:eastAsia="ja-JP"/>
              </w:rPr>
            </w:pPr>
            <w:r>
              <w:rPr>
                <w:sz w:val="16"/>
                <w:szCs w:val="16"/>
                <w:lang w:val="de-DE"/>
              </w:rPr>
              <w:t>[ApaAcsy_D_RqDrv]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D5E20" w:rsidRDefault="00935523">
            <w:pPr>
              <w:ind w:left="113" w:right="113"/>
              <w:jc w:val="center"/>
              <w:rPr>
                <w:rFonts w:cs="Arial"/>
                <w:sz w:val="16"/>
                <w:szCs w:val="16"/>
                <w:lang w:val="de-DE" w:eastAsia="ja-JP"/>
              </w:rPr>
            </w:pPr>
            <w:r>
              <w:rPr>
                <w:sz w:val="16"/>
                <w:szCs w:val="16"/>
                <w:lang w:val="de-DE"/>
              </w:rPr>
              <w:t>[PrkAidMsgTxt_D_Rq]</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D5E20" w:rsidRDefault="00935523">
            <w:pPr>
              <w:jc w:val="center"/>
              <w:rPr>
                <w:rFonts w:cs="Arial"/>
                <w:sz w:val="24"/>
                <w:lang w:val="de-DE" w:eastAsia="ja-JP"/>
              </w:rPr>
            </w:pPr>
            <w:r>
              <w:rPr>
                <w:sz w:val="24"/>
                <w:lang w:val="de-DE"/>
              </w:rPr>
              <w:t>Display HMI</w:t>
            </w:r>
          </w:p>
        </w:tc>
      </w:tr>
      <w:tr w:rsidR="000D5E20" w:rsidTr="000D5E20">
        <w:trPr>
          <w:cantSplit/>
          <w:jc w:val="center"/>
        </w:trPr>
        <w:tc>
          <w:tcPr>
            <w:tcW w:w="0" w:type="auto"/>
            <w:vMerge w:val="restart"/>
            <w:tcBorders>
              <w:top w:val="single" w:sz="4" w:space="0" w:color="auto"/>
              <w:left w:val="single" w:sz="4" w:space="0" w:color="auto"/>
              <w:bottom w:val="single" w:sz="4" w:space="0" w:color="auto"/>
              <w:right w:val="single" w:sz="4" w:space="0" w:color="auto"/>
            </w:tcBorders>
            <w:textDirection w:val="btLr"/>
            <w:vAlign w:val="center"/>
            <w:hideMark/>
          </w:tcPr>
          <w:p w:rsidR="000D5E20" w:rsidRPr="005278BA" w:rsidRDefault="00935523">
            <w:pPr>
              <w:ind w:left="113" w:right="113"/>
              <w:jc w:val="center"/>
              <w:rPr>
                <w:rFonts w:cs="Arial"/>
                <w:lang w:eastAsia="ja-JP"/>
              </w:rPr>
            </w:pPr>
            <w:r w:rsidRPr="005278BA">
              <w:t>Run</w:t>
            </w:r>
          </w:p>
          <w:p w:rsidR="000D5E20" w:rsidRPr="005278BA" w:rsidRDefault="00935523">
            <w:pPr>
              <w:ind w:left="113" w:right="113"/>
              <w:jc w:val="center"/>
              <w:rPr>
                <w:rFonts w:cs="Arial"/>
                <w:lang w:eastAsia="ja-JP"/>
              </w:rPr>
            </w:pPr>
            <w:r w:rsidRPr="005278BA">
              <w:rPr>
                <w:sz w:val="16"/>
                <w:szCs w:val="16"/>
              </w:rPr>
              <w:t>(as per Operational Modes and Voltage Range Definition)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24"/>
                <w:lang w:val="de-DE" w:eastAsia="ja-JP"/>
              </w:rPr>
            </w:pPr>
            <w:r>
              <w:rPr>
                <w:sz w:val="24"/>
                <w:lang w:val="de-DE"/>
              </w:rPr>
              <w:t>Scanning-Use Turn Indicator</w:t>
            </w:r>
            <w:r>
              <w:rPr>
                <w:rFonts w:cs="Arial"/>
                <w:sz w:val="16"/>
                <w:szCs w:val="16"/>
                <w:lang w:val="de-DE" w:eastAsia="ja-JP"/>
              </w:rPr>
              <w:t>/053</w:t>
            </w:r>
          </w:p>
        </w:tc>
      </w:tr>
      <w:tr w:rsidR="000D5E20" w:rsidTr="000D5E2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5E20"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24"/>
                <w:lang w:val="de-DE" w:eastAsia="ja-JP"/>
              </w:rPr>
            </w:pPr>
            <w:r>
              <w:rPr>
                <w:sz w:val="24"/>
                <w:lang w:val="de-DE"/>
              </w:rPr>
              <w:t>Scanning-Use Turn Indicator</w:t>
            </w:r>
            <w:r>
              <w:rPr>
                <w:rFonts w:cs="Arial"/>
                <w:sz w:val="16"/>
                <w:szCs w:val="16"/>
                <w:lang w:val="de-DE" w:eastAsia="ja-JP"/>
              </w:rPr>
              <w:t>/054</w:t>
            </w:r>
          </w:p>
        </w:tc>
      </w:tr>
      <w:tr w:rsidR="000D5E20" w:rsidTr="000D5E2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5E20"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Pr="005278BA" w:rsidRDefault="00935523">
            <w:pPr>
              <w:jc w:val="center"/>
              <w:rPr>
                <w:rFonts w:cs="Arial"/>
                <w:sz w:val="24"/>
                <w:lang w:eastAsia="ja-JP"/>
              </w:rPr>
            </w:pPr>
            <w:r w:rsidRPr="005278BA">
              <w:rPr>
                <w:sz w:val="24"/>
              </w:rPr>
              <w:t>Select Side-Use Turn Indicator</w:t>
            </w:r>
            <w:r w:rsidRPr="005278BA">
              <w:rPr>
                <w:rFonts w:cs="Arial"/>
                <w:sz w:val="16"/>
                <w:szCs w:val="16"/>
                <w:lang w:eastAsia="ja-JP"/>
              </w:rPr>
              <w:t>/055</w:t>
            </w:r>
          </w:p>
        </w:tc>
      </w:tr>
      <w:tr w:rsidR="000D5E20" w:rsidTr="000D5E2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5E20" w:rsidRPr="005278BA" w:rsidRDefault="00935523">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24"/>
                <w:lang w:val="de-DE"/>
              </w:rPr>
            </w:pPr>
            <w:r>
              <w:rPr>
                <w:sz w:val="24"/>
                <w:lang w:val="de-DE"/>
              </w:rPr>
              <w:t>Right Side Selected</w:t>
            </w:r>
            <w:r>
              <w:rPr>
                <w:rFonts w:cs="Arial"/>
                <w:sz w:val="16"/>
                <w:szCs w:val="16"/>
                <w:lang w:val="de-DE" w:eastAsia="ja-JP"/>
              </w:rPr>
              <w:t>/270</w:t>
            </w:r>
          </w:p>
        </w:tc>
      </w:tr>
      <w:tr w:rsidR="000D5E20" w:rsidTr="000D5E2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5E20"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24"/>
                <w:lang w:val="de-DE"/>
              </w:rPr>
            </w:pPr>
            <w:r>
              <w:rPr>
                <w:sz w:val="24"/>
                <w:lang w:val="de-DE"/>
              </w:rPr>
              <w:t>Left Side Selected</w:t>
            </w:r>
            <w:r>
              <w:rPr>
                <w:rFonts w:cs="Arial"/>
                <w:sz w:val="16"/>
                <w:szCs w:val="16"/>
                <w:lang w:val="de-DE" w:eastAsia="ja-JP"/>
              </w:rPr>
              <w:t>/271</w:t>
            </w:r>
          </w:p>
        </w:tc>
      </w:tr>
      <w:tr w:rsidR="000D5E20" w:rsidTr="000D5E2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5E20"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0x5</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Pr="005278BA" w:rsidRDefault="00935523">
            <w:pPr>
              <w:jc w:val="center"/>
              <w:rPr>
                <w:rFonts w:cs="Arial"/>
                <w:sz w:val="24"/>
                <w:lang w:eastAsia="ja-JP"/>
              </w:rPr>
            </w:pPr>
            <w:r w:rsidRPr="005278BA">
              <w:rPr>
                <w:sz w:val="24"/>
              </w:rPr>
              <w:t>Select Side-Use Turn Indicator</w:t>
            </w:r>
            <w:r w:rsidRPr="005278BA">
              <w:rPr>
                <w:rFonts w:cs="Arial"/>
                <w:sz w:val="16"/>
                <w:szCs w:val="16"/>
                <w:lang w:eastAsia="ja-JP"/>
              </w:rPr>
              <w:t>/056</w:t>
            </w:r>
          </w:p>
        </w:tc>
      </w:tr>
      <w:tr w:rsidR="000D5E20" w:rsidTr="000D5E2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5E20" w:rsidRPr="005278BA" w:rsidRDefault="00935523">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0x6</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Pr="005278BA" w:rsidRDefault="00935523">
            <w:pPr>
              <w:jc w:val="center"/>
              <w:rPr>
                <w:rFonts w:cs="Arial"/>
                <w:sz w:val="24"/>
                <w:lang w:eastAsia="ja-JP"/>
              </w:rPr>
            </w:pPr>
            <w:r w:rsidRPr="005278BA">
              <w:rPr>
                <w:sz w:val="24"/>
              </w:rPr>
              <w:t>Select Side-Use Turn Indicator</w:t>
            </w:r>
            <w:r w:rsidRPr="005278BA">
              <w:rPr>
                <w:rFonts w:cs="Arial"/>
                <w:sz w:val="16"/>
                <w:szCs w:val="16"/>
                <w:lang w:eastAsia="ja-JP"/>
              </w:rPr>
              <w:t>/057</w:t>
            </w:r>
          </w:p>
        </w:tc>
      </w:tr>
      <w:tr w:rsidR="000D5E20" w:rsidTr="000D5E2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5E20" w:rsidRPr="005278BA" w:rsidRDefault="00935523">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24"/>
                <w:lang w:val="de-DE" w:eastAsia="ja-JP"/>
              </w:rPr>
            </w:pPr>
            <w:r>
              <w:rPr>
                <w:sz w:val="24"/>
                <w:lang w:val="de-DE"/>
              </w:rPr>
              <w:t>Release Steering Wheel</w:t>
            </w:r>
            <w:r>
              <w:rPr>
                <w:rFonts w:cs="Arial"/>
                <w:sz w:val="16"/>
                <w:szCs w:val="16"/>
                <w:lang w:val="de-DE" w:eastAsia="ja-JP"/>
              </w:rPr>
              <w:t>/037</w:t>
            </w:r>
          </w:p>
        </w:tc>
      </w:tr>
      <w:tr w:rsidR="000D5E20" w:rsidTr="000D5E2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5E20"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24"/>
                <w:lang w:val="de-DE" w:eastAsia="ja-JP"/>
              </w:rPr>
            </w:pPr>
            <w:r>
              <w:rPr>
                <w:sz w:val="24"/>
                <w:lang w:val="de-DE"/>
              </w:rPr>
              <w:t>Space Found</w:t>
            </w:r>
            <w:r>
              <w:rPr>
                <w:rFonts w:cs="Arial"/>
                <w:sz w:val="16"/>
                <w:szCs w:val="16"/>
                <w:lang w:val="de-DE" w:eastAsia="ja-JP"/>
              </w:rPr>
              <w:t>/038</w:t>
            </w:r>
          </w:p>
        </w:tc>
      </w:tr>
      <w:tr w:rsidR="000D5E20" w:rsidTr="000D5E2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5E20"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24"/>
                <w:lang w:val="de-DE" w:eastAsia="ja-JP"/>
              </w:rPr>
            </w:pPr>
            <w:r>
              <w:rPr>
                <w:sz w:val="24"/>
                <w:lang w:val="de-DE"/>
              </w:rPr>
              <w:t>Space Found</w:t>
            </w:r>
            <w:r>
              <w:rPr>
                <w:rFonts w:cs="Arial"/>
                <w:sz w:val="16"/>
                <w:szCs w:val="16"/>
                <w:lang w:val="de-DE" w:eastAsia="ja-JP"/>
              </w:rPr>
              <w:t>/258</w:t>
            </w:r>
          </w:p>
        </w:tc>
      </w:tr>
      <w:tr w:rsidR="000D5E20" w:rsidTr="000D5E2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5E20"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24"/>
                <w:lang w:val="de-DE" w:eastAsia="ja-JP"/>
              </w:rPr>
            </w:pPr>
            <w:r>
              <w:rPr>
                <w:sz w:val="24"/>
                <w:lang w:val="de-DE"/>
              </w:rPr>
              <w:t>Space Found</w:t>
            </w:r>
            <w:r>
              <w:rPr>
                <w:rFonts w:cs="Arial"/>
                <w:sz w:val="16"/>
                <w:szCs w:val="16"/>
                <w:lang w:val="de-DE" w:eastAsia="ja-JP"/>
              </w:rPr>
              <w:t>/265</w:t>
            </w:r>
          </w:p>
        </w:tc>
      </w:tr>
      <w:tr w:rsidR="000D5E20" w:rsidTr="000D5E2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5E20"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24"/>
                <w:lang w:val="de-DE" w:eastAsia="ja-JP"/>
              </w:rPr>
            </w:pPr>
            <w:r>
              <w:rPr>
                <w:sz w:val="24"/>
                <w:lang w:val="de-DE"/>
              </w:rPr>
              <w:t>Space Found</w:t>
            </w:r>
            <w:r>
              <w:rPr>
                <w:rFonts w:cs="Arial"/>
                <w:sz w:val="16"/>
                <w:szCs w:val="16"/>
                <w:lang w:val="de-DE" w:eastAsia="ja-JP"/>
              </w:rPr>
              <w:t>/266</w:t>
            </w:r>
          </w:p>
        </w:tc>
      </w:tr>
      <w:tr w:rsidR="000D5E20" w:rsidTr="000D5E2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5E20"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24"/>
                <w:lang w:val="de-DE" w:eastAsia="ja-JP"/>
              </w:rPr>
            </w:pPr>
            <w:r>
              <w:rPr>
                <w:sz w:val="24"/>
                <w:lang w:val="de-DE"/>
              </w:rPr>
              <w:t>Stop</w:t>
            </w:r>
            <w:r>
              <w:rPr>
                <w:rFonts w:cs="Arial"/>
                <w:sz w:val="16"/>
                <w:szCs w:val="16"/>
                <w:lang w:val="de-DE" w:eastAsia="ja-JP"/>
              </w:rPr>
              <w:t xml:space="preserve"> /040</w:t>
            </w:r>
          </w:p>
        </w:tc>
      </w:tr>
      <w:tr w:rsidR="000D5E20" w:rsidTr="000D5E2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5E20"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24"/>
                <w:lang w:val="de-DE" w:eastAsia="ja-JP"/>
              </w:rPr>
            </w:pPr>
            <w:r>
              <w:rPr>
                <w:sz w:val="24"/>
                <w:lang w:val="de-DE"/>
              </w:rPr>
              <w:t>Stop</w:t>
            </w:r>
            <w:r>
              <w:rPr>
                <w:rFonts w:cs="Arial"/>
                <w:sz w:val="16"/>
                <w:szCs w:val="16"/>
                <w:lang w:val="de-DE" w:eastAsia="ja-JP"/>
              </w:rPr>
              <w:t xml:space="preserve"> /041</w:t>
            </w:r>
          </w:p>
        </w:tc>
      </w:tr>
      <w:tr w:rsidR="000D5E20" w:rsidTr="000D5E2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5E20"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24"/>
                <w:lang w:val="de-DE"/>
              </w:rPr>
            </w:pPr>
            <w:r>
              <w:rPr>
                <w:sz w:val="24"/>
                <w:lang w:val="de-DE"/>
              </w:rPr>
              <w:t>Stop</w:t>
            </w:r>
            <w:r>
              <w:rPr>
                <w:rFonts w:cs="Arial"/>
                <w:sz w:val="16"/>
                <w:szCs w:val="16"/>
                <w:lang w:val="de-DE" w:eastAsia="ja-JP"/>
              </w:rPr>
              <w:t xml:space="preserve"> /042</w:t>
            </w:r>
          </w:p>
        </w:tc>
      </w:tr>
      <w:tr w:rsidR="000D5E20" w:rsidTr="000D5E2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5E20"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24"/>
                <w:lang w:val="de-DE"/>
              </w:rPr>
            </w:pPr>
            <w:r>
              <w:rPr>
                <w:sz w:val="24"/>
                <w:lang w:val="de-DE"/>
              </w:rPr>
              <w:t>Stop</w:t>
            </w:r>
            <w:r>
              <w:rPr>
                <w:rFonts w:cs="Arial"/>
                <w:sz w:val="16"/>
                <w:szCs w:val="16"/>
                <w:lang w:val="de-DE" w:eastAsia="ja-JP"/>
              </w:rPr>
              <w:t xml:space="preserve"> /492</w:t>
            </w:r>
          </w:p>
        </w:tc>
      </w:tr>
      <w:tr w:rsidR="000D5E20" w:rsidTr="000D5E2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5E20"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24"/>
                <w:lang w:val="de-DE"/>
              </w:rPr>
            </w:pPr>
            <w:r>
              <w:rPr>
                <w:sz w:val="24"/>
                <w:lang w:val="de-DE"/>
              </w:rPr>
              <w:t>Drive Forward</w:t>
            </w:r>
            <w:r>
              <w:rPr>
                <w:rFonts w:cs="Arial"/>
                <w:sz w:val="16"/>
                <w:szCs w:val="16"/>
                <w:lang w:val="de-DE" w:eastAsia="ja-JP"/>
              </w:rPr>
              <w:t>/043</w:t>
            </w:r>
          </w:p>
        </w:tc>
      </w:tr>
      <w:tr w:rsidR="000D5E20" w:rsidTr="000D5E2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5E20"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24"/>
                <w:lang w:val="de-DE"/>
              </w:rPr>
            </w:pPr>
            <w:r>
              <w:rPr>
                <w:sz w:val="24"/>
                <w:lang w:val="de-DE"/>
              </w:rPr>
              <w:t>Drive Backward</w:t>
            </w:r>
            <w:r>
              <w:rPr>
                <w:rFonts w:cs="Arial"/>
                <w:sz w:val="16"/>
                <w:szCs w:val="16"/>
                <w:lang w:val="de-DE" w:eastAsia="ja-JP"/>
              </w:rPr>
              <w:t>/044</w:t>
            </w:r>
          </w:p>
        </w:tc>
      </w:tr>
      <w:tr w:rsidR="000D5E20" w:rsidTr="000D5E2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5E20"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rsidP="00F77E05">
            <w:pPr>
              <w:jc w:val="center"/>
              <w:rPr>
                <w:sz w:val="24"/>
                <w:lang w:val="de-DE"/>
              </w:rPr>
            </w:pPr>
            <w:r>
              <w:rPr>
                <w:sz w:val="24"/>
                <w:lang w:val="de-DE"/>
              </w:rPr>
              <w:t>Finished</w:t>
            </w:r>
            <w:r>
              <w:rPr>
                <w:rFonts w:cs="Arial"/>
                <w:sz w:val="16"/>
                <w:szCs w:val="16"/>
                <w:lang w:val="de-DE" w:eastAsia="ja-JP"/>
              </w:rPr>
              <w:t>/062</w:t>
            </w:r>
          </w:p>
        </w:tc>
      </w:tr>
      <w:tr w:rsidR="000D5E20" w:rsidTr="000D5E2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5E20"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24"/>
                <w:lang w:val="de-DE" w:eastAsia="ja-JP"/>
              </w:rPr>
            </w:pPr>
            <w:r>
              <w:rPr>
                <w:sz w:val="24"/>
                <w:lang w:val="de-DE"/>
              </w:rPr>
              <w:t>Slow Down</w:t>
            </w:r>
            <w:r>
              <w:rPr>
                <w:rFonts w:cs="Arial"/>
                <w:sz w:val="16"/>
                <w:szCs w:val="16"/>
                <w:lang w:val="de-DE" w:eastAsia="ja-JP"/>
              </w:rPr>
              <w:t>/046</w:t>
            </w:r>
          </w:p>
        </w:tc>
      </w:tr>
      <w:tr w:rsidR="000D5E20" w:rsidTr="000D5E2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5E20"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rPr>
            </w:pPr>
            <w:r>
              <w:rPr>
                <w:rFonts w:cs="Arial"/>
                <w:sz w:val="16"/>
                <w:szCs w:val="16"/>
                <w:lang w:val="de-DE"/>
              </w:rPr>
              <w:t>≠</w:t>
            </w:r>
            <w:r>
              <w:rPr>
                <w:sz w:val="16"/>
                <w:szCs w:val="16"/>
                <w:lang w:val="de-DE"/>
              </w:rPr>
              <w:t>0x8|</w:t>
            </w:r>
          </w:p>
          <w:p w:rsidR="000D5E20" w:rsidRDefault="00935523">
            <w:pPr>
              <w:spacing w:line="276" w:lineRule="auto"/>
              <w:jc w:val="center"/>
              <w:rPr>
                <w:sz w:val="16"/>
                <w:szCs w:val="16"/>
                <w:lang w:val="de-DE"/>
              </w:rPr>
            </w:pPr>
            <w:r>
              <w:rPr>
                <w:sz w:val="16"/>
                <w:szCs w:val="16"/>
                <w:lang w:val="de-DE"/>
              </w:rPr>
              <w:t>0xB|</w:t>
            </w:r>
          </w:p>
          <w:p w:rsidR="000D5E20" w:rsidRDefault="00935523">
            <w:pPr>
              <w:spacing w:line="276" w:lineRule="auto"/>
              <w:jc w:val="center"/>
              <w:rPr>
                <w:sz w:val="16"/>
                <w:szCs w:val="16"/>
                <w:lang w:val="de-DE"/>
              </w:rPr>
            </w:pPr>
            <w:r>
              <w:rPr>
                <w:sz w:val="16"/>
                <w:szCs w:val="16"/>
                <w:lang w:val="de-DE"/>
              </w:rPr>
              <w:t>0xC|</w:t>
            </w:r>
          </w:p>
          <w:p w:rsidR="000D5E20" w:rsidRDefault="00935523">
            <w:pPr>
              <w:spacing w:line="276" w:lineRule="auto"/>
              <w:jc w:val="center"/>
              <w:rPr>
                <w:sz w:val="16"/>
                <w:szCs w:val="16"/>
                <w:lang w:val="de-DE"/>
              </w:rPr>
            </w:pPr>
            <w:r>
              <w:rPr>
                <w:sz w:val="16"/>
                <w:szCs w:val="16"/>
                <w:lang w:val="de-DE"/>
              </w:rPr>
              <w:t>0xD|</w:t>
            </w:r>
          </w:p>
          <w:p w:rsidR="000D5E20" w:rsidRDefault="00935523">
            <w:pPr>
              <w:spacing w:line="276" w:lineRule="auto"/>
              <w:jc w:val="center"/>
              <w:rPr>
                <w:sz w:val="16"/>
                <w:szCs w:val="16"/>
                <w:lang w:val="de-DE"/>
              </w:rPr>
            </w:pPr>
            <w:r>
              <w:rPr>
                <w:sz w:val="16"/>
                <w:szCs w:val="16"/>
                <w:lang w:val="de-DE"/>
              </w:rPr>
              <w:t>0xE|</w:t>
            </w:r>
          </w:p>
          <w:p w:rsidR="000D5E20" w:rsidRDefault="00935523">
            <w:pPr>
              <w:spacing w:line="276" w:lineRule="auto"/>
              <w:jc w:val="center"/>
              <w:rPr>
                <w:sz w:val="16"/>
                <w:szCs w:val="16"/>
                <w:lang w:val="de-DE"/>
              </w:rPr>
            </w:pPr>
            <w:r>
              <w:rPr>
                <w:sz w:val="16"/>
                <w:szCs w:val="16"/>
                <w:lang w:val="de-DE"/>
              </w:rPr>
              <w:t>0xF</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24"/>
                <w:lang w:val="de-DE" w:eastAsia="ja-JP"/>
              </w:rPr>
            </w:pPr>
            <w:r>
              <w:rPr>
                <w:sz w:val="24"/>
                <w:lang w:val="de-DE"/>
              </w:rPr>
              <w:t>Cancelled</w:t>
            </w:r>
            <w:r>
              <w:rPr>
                <w:rFonts w:cs="Arial"/>
                <w:sz w:val="16"/>
                <w:szCs w:val="16"/>
                <w:lang w:val="de-DE" w:eastAsia="ja-JP"/>
              </w:rPr>
              <w:t>/047</w:t>
            </w:r>
          </w:p>
        </w:tc>
      </w:tr>
      <w:tr w:rsidR="000D5E20" w:rsidTr="000D5E2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5E20"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spacing w:line="276" w:lineRule="auto"/>
              <w:jc w:val="center"/>
              <w:rPr>
                <w:rFonts w:cs="Arial"/>
                <w:sz w:val="16"/>
                <w:szCs w:val="16"/>
                <w:lang w:val="de-DE"/>
              </w:rPr>
            </w:pPr>
            <w:r>
              <w:rPr>
                <w:rFonts w:cs="Arial"/>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24"/>
                <w:lang w:val="de-DE"/>
              </w:rPr>
            </w:pPr>
            <w:r>
              <w:rPr>
                <w:sz w:val="24"/>
                <w:lang w:val="de-DE"/>
              </w:rPr>
              <w:t>Cancelled</w:t>
            </w:r>
            <w:r>
              <w:rPr>
                <w:rFonts w:cs="Arial"/>
                <w:sz w:val="16"/>
                <w:szCs w:val="16"/>
                <w:lang w:val="de-DE" w:eastAsia="ja-JP"/>
              </w:rPr>
              <w:t>/947</w:t>
            </w:r>
          </w:p>
        </w:tc>
      </w:tr>
      <w:tr w:rsidR="000D5E20" w:rsidTr="000D5E2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5E20"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24"/>
                <w:lang w:val="de-DE"/>
              </w:rPr>
            </w:pPr>
            <w:r>
              <w:rPr>
                <w:sz w:val="24"/>
                <w:lang w:val="de-DE"/>
              </w:rPr>
              <w:t>Release Steering Wheel</w:t>
            </w:r>
            <w:r>
              <w:rPr>
                <w:rFonts w:cs="Arial"/>
                <w:sz w:val="16"/>
                <w:szCs w:val="16"/>
                <w:lang w:val="de-DE" w:eastAsia="ja-JP"/>
              </w:rPr>
              <w:t>/039</w:t>
            </w:r>
          </w:p>
        </w:tc>
      </w:tr>
      <w:tr w:rsidR="000D5E20" w:rsidTr="000D5E2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5E20"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0x7</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Pr="005278BA" w:rsidRDefault="00935523">
            <w:pPr>
              <w:jc w:val="center"/>
              <w:rPr>
                <w:rFonts w:cs="Arial"/>
                <w:sz w:val="24"/>
                <w:lang w:eastAsia="ja-JP"/>
              </w:rPr>
            </w:pPr>
            <w:r w:rsidRPr="005278BA">
              <w:rPr>
                <w:sz w:val="24"/>
              </w:rPr>
              <w:t xml:space="preserve">Active Park </w:t>
            </w:r>
            <w:r w:rsidRPr="005278BA">
              <w:rPr>
                <w:sz w:val="24"/>
              </w:rPr>
              <w:t>Assist – System Fault</w:t>
            </w:r>
            <w:r w:rsidRPr="005278BA">
              <w:rPr>
                <w:rFonts w:cs="Arial"/>
                <w:sz w:val="16"/>
                <w:szCs w:val="16"/>
                <w:lang w:eastAsia="ja-JP"/>
              </w:rPr>
              <w:t>/048</w:t>
            </w:r>
          </w:p>
        </w:tc>
      </w:tr>
      <w:tr w:rsidR="000D5E20" w:rsidTr="000D5E2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5E20" w:rsidRPr="005278BA" w:rsidRDefault="00935523">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0x5</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Pr="005278BA" w:rsidRDefault="00935523">
            <w:pPr>
              <w:jc w:val="center"/>
              <w:rPr>
                <w:sz w:val="24"/>
              </w:rPr>
            </w:pPr>
            <w:r w:rsidRPr="005278BA">
              <w:rPr>
                <w:sz w:val="24"/>
              </w:rPr>
              <w:t>Shift to 1 (Manual)</w:t>
            </w:r>
          </w:p>
          <w:p w:rsidR="000D5E20" w:rsidRPr="005278BA" w:rsidRDefault="00935523">
            <w:pPr>
              <w:jc w:val="center"/>
              <w:rPr>
                <w:rFonts w:cs="Arial"/>
                <w:sz w:val="24"/>
                <w:lang w:eastAsia="ja-JP"/>
              </w:rPr>
            </w:pPr>
            <w:r w:rsidRPr="005278BA">
              <w:rPr>
                <w:sz w:val="24"/>
              </w:rPr>
              <w:t>Shift to D (Auto)</w:t>
            </w:r>
            <w:r w:rsidRPr="005278BA">
              <w:rPr>
                <w:rFonts w:cs="Arial"/>
                <w:sz w:val="16"/>
                <w:szCs w:val="16"/>
                <w:lang w:eastAsia="ja-JP"/>
              </w:rPr>
              <w:t xml:space="preserve"> /049</w:t>
            </w:r>
          </w:p>
        </w:tc>
      </w:tr>
      <w:tr w:rsidR="000D5E20" w:rsidTr="000D5E2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5E20" w:rsidRPr="005278BA" w:rsidRDefault="00935523">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0x5</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Pr="005278BA" w:rsidRDefault="00935523">
            <w:pPr>
              <w:jc w:val="center"/>
              <w:rPr>
                <w:rFonts w:cs="Arial"/>
                <w:sz w:val="24"/>
                <w:lang w:eastAsia="ja-JP"/>
              </w:rPr>
            </w:pPr>
            <w:r w:rsidRPr="005278BA">
              <w:rPr>
                <w:sz w:val="24"/>
              </w:rPr>
              <w:t>Active Park Assist - Not Available</w:t>
            </w:r>
            <w:r w:rsidRPr="005278BA">
              <w:rPr>
                <w:sz w:val="24"/>
                <w:vertAlign w:val="subscript"/>
              </w:rPr>
              <w:t>/050</w:t>
            </w:r>
          </w:p>
        </w:tc>
      </w:tr>
      <w:tr w:rsidR="000D5E20" w:rsidTr="000D5E2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5E20" w:rsidRPr="005278BA" w:rsidRDefault="00935523">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24"/>
                <w:lang w:val="de-DE"/>
              </w:rPr>
            </w:pPr>
            <w:r>
              <w:rPr>
                <w:sz w:val="24"/>
                <w:lang w:val="de-DE"/>
              </w:rPr>
              <w:t>Slow Down</w:t>
            </w:r>
            <w:r>
              <w:rPr>
                <w:rFonts w:cs="Arial"/>
                <w:sz w:val="16"/>
                <w:szCs w:val="16"/>
                <w:lang w:val="de-DE" w:eastAsia="ja-JP"/>
              </w:rPr>
              <w:t>/069</w:t>
            </w:r>
          </w:p>
        </w:tc>
      </w:tr>
      <w:tr w:rsidR="000D5E20" w:rsidTr="000D5E2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5E20"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0x6</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24"/>
                <w:lang w:val="de-DE" w:eastAsia="ja-JP"/>
              </w:rPr>
            </w:pPr>
            <w:r>
              <w:rPr>
                <w:sz w:val="24"/>
                <w:lang w:val="de-DE"/>
              </w:rPr>
              <w:t>Finished</w:t>
            </w:r>
            <w:r>
              <w:rPr>
                <w:rFonts w:cs="Arial"/>
                <w:sz w:val="16"/>
                <w:szCs w:val="16"/>
                <w:lang w:val="de-DE" w:eastAsia="ja-JP"/>
              </w:rPr>
              <w:t>/051</w:t>
            </w:r>
          </w:p>
        </w:tc>
      </w:tr>
      <w:tr w:rsidR="000D5E20" w:rsidTr="000D5E2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5E20"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0x6</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24"/>
                <w:lang w:val="de-DE"/>
              </w:rPr>
            </w:pPr>
            <w:r>
              <w:rPr>
                <w:sz w:val="24"/>
                <w:lang w:val="de-DE"/>
              </w:rPr>
              <w:t>Finished</w:t>
            </w:r>
            <w:r>
              <w:rPr>
                <w:rFonts w:cs="Arial"/>
                <w:sz w:val="16"/>
                <w:szCs w:val="16"/>
                <w:lang w:val="de-DE" w:eastAsia="ja-JP"/>
              </w:rPr>
              <w:t>/276</w:t>
            </w:r>
          </w:p>
        </w:tc>
      </w:tr>
      <w:tr w:rsidR="000D5E20" w:rsidTr="000D5E2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5E20"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sz w:val="24"/>
                <w:lang w:val="de-DE"/>
              </w:rPr>
            </w:pPr>
            <w:r>
              <w:rPr>
                <w:sz w:val="24"/>
                <w:lang w:val="de-DE"/>
              </w:rPr>
              <w:t>Both Sides Blocked</w:t>
            </w:r>
            <w:r>
              <w:rPr>
                <w:rFonts w:cs="Arial"/>
                <w:sz w:val="16"/>
                <w:szCs w:val="16"/>
                <w:lang w:val="de-DE" w:eastAsia="ja-JP"/>
              </w:rPr>
              <w:t>/552</w:t>
            </w:r>
          </w:p>
        </w:tc>
      </w:tr>
      <w:tr w:rsidR="000D5E20" w:rsidTr="000D5E20">
        <w:trPr>
          <w:cantSplit/>
          <w:trHeight w:val="19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5E20" w:rsidRDefault="00935523">
            <w:pPr>
              <w:rPr>
                <w:rFonts w:cs="Arial"/>
                <w:lang w:val="de-DE" w:eastAsia="ja-JP"/>
              </w:rPr>
            </w:pPr>
          </w:p>
        </w:tc>
        <w:tc>
          <w:tcPr>
            <w:tcW w:w="0" w:type="auto"/>
            <w:gridSpan w:val="13"/>
            <w:tcBorders>
              <w:top w:val="single" w:sz="4" w:space="0" w:color="auto"/>
              <w:left w:val="single" w:sz="4" w:space="0" w:color="auto"/>
              <w:bottom w:val="single" w:sz="4" w:space="0" w:color="auto"/>
              <w:right w:val="single" w:sz="4" w:space="0" w:color="auto"/>
            </w:tcBorders>
            <w:vAlign w:val="center"/>
            <w:hideMark/>
          </w:tcPr>
          <w:p w:rsidR="000D5E20" w:rsidRDefault="00935523">
            <w:pPr>
              <w:jc w:val="center"/>
              <w:rPr>
                <w:rFonts w:cs="Arial"/>
                <w:sz w:val="16"/>
                <w:szCs w:val="16"/>
                <w:lang w:val="de-DE" w:eastAsia="ja-JP"/>
              </w:rPr>
            </w:pPr>
            <w:r>
              <w:rPr>
                <w:sz w:val="16"/>
                <w:szCs w:val="16"/>
                <w:lang w:val="de-DE"/>
              </w:rPr>
              <w:t>All Other Cases</w:t>
            </w:r>
          </w:p>
        </w:tc>
        <w:tc>
          <w:tcPr>
            <w:tcW w:w="0" w:type="auto"/>
            <w:tcBorders>
              <w:top w:val="single" w:sz="4" w:space="0" w:color="auto"/>
              <w:left w:val="single" w:sz="4" w:space="0" w:color="auto"/>
              <w:bottom w:val="single" w:sz="4" w:space="0" w:color="auto"/>
              <w:right w:val="single" w:sz="4" w:space="0" w:color="auto"/>
            </w:tcBorders>
            <w:vAlign w:val="center"/>
            <w:hideMark/>
          </w:tcPr>
          <w:p w:rsidR="000D5E20" w:rsidRPr="005278BA" w:rsidRDefault="00935523">
            <w:pPr>
              <w:jc w:val="center"/>
              <w:rPr>
                <w:rFonts w:cs="Arial"/>
                <w:sz w:val="24"/>
                <w:lang w:eastAsia="ja-JP"/>
              </w:rPr>
            </w:pPr>
            <w:r w:rsidRPr="005278BA">
              <w:rPr>
                <w:sz w:val="24"/>
              </w:rPr>
              <w:t>Blank (Do not show Text1)</w:t>
            </w:r>
          </w:p>
        </w:tc>
      </w:tr>
    </w:tbl>
    <w:p w:rsidR="00AD00E1" w:rsidRPr="00AD1CE7" w:rsidRDefault="00935523" w:rsidP="00AD00E1">
      <w:r>
        <w:t>4” supports semi-assisted park (SAP) only, configuration Parking Assistance_Cfg</w:t>
      </w:r>
      <w:r>
        <w:t xml:space="preserve"> is not required.</w:t>
      </w:r>
    </w:p>
    <w:p w:rsidR="00CC6E4C" w:rsidRPr="00CC6E4C" w:rsidRDefault="00CC6E4C" w:rsidP="00CC6E4C">
      <w:pPr>
        <w:pStyle w:val="Heading4"/>
        <w:rPr>
          <w:b w:val="0"/>
          <w:u w:val="single"/>
        </w:rPr>
      </w:pPr>
      <w:r w:rsidRPr="00CC6E4C">
        <w:rPr>
          <w:b w:val="0"/>
          <w:u w:val="single"/>
        </w:rPr>
        <w:t>CAMERA-FUR-REQ-130500/N-Active Park Assist (APA) Signal Processing - Positional Text2</w:t>
      </w:r>
    </w:p>
    <w:p w:rsidR="00537596" w:rsidRPr="00663072" w:rsidRDefault="00935523" w:rsidP="00663072">
      <w:pPr>
        <w:jc w:val="center"/>
        <w:rPr>
          <w:b/>
        </w:rPr>
      </w:pPr>
      <w:r>
        <w:rPr>
          <w:b/>
        </w:rPr>
        <w:t>8” (or equivalent) displays</w:t>
      </w:r>
    </w:p>
    <w:tbl>
      <w:tblPr>
        <w:tblStyle w:val="TableGrid"/>
        <w:tblW w:w="10286" w:type="dxa"/>
        <w:jc w:val="center"/>
        <w:tblLayout w:type="fixed"/>
        <w:tblLook w:val="04A0" w:firstRow="1" w:lastRow="0" w:firstColumn="1" w:lastColumn="0" w:noHBand="0" w:noVBand="1"/>
      </w:tblPr>
      <w:tblGrid>
        <w:gridCol w:w="600"/>
        <w:gridCol w:w="474"/>
        <w:gridCol w:w="474"/>
        <w:gridCol w:w="474"/>
        <w:gridCol w:w="506"/>
        <w:gridCol w:w="540"/>
        <w:gridCol w:w="270"/>
        <w:gridCol w:w="270"/>
        <w:gridCol w:w="270"/>
        <w:gridCol w:w="540"/>
        <w:gridCol w:w="540"/>
        <w:gridCol w:w="540"/>
        <w:gridCol w:w="540"/>
        <w:gridCol w:w="540"/>
        <w:gridCol w:w="270"/>
        <w:gridCol w:w="630"/>
        <w:gridCol w:w="630"/>
        <w:gridCol w:w="2178"/>
      </w:tblGrid>
      <w:tr w:rsidR="00F84E93" w:rsidTr="00F84E93">
        <w:trPr>
          <w:cantSplit/>
          <w:trHeight w:val="2160"/>
          <w:tblHeader/>
          <w:jc w:val="center"/>
        </w:trPr>
        <w:tc>
          <w:tcPr>
            <w:tcW w:w="6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84E93" w:rsidRDefault="00935523">
            <w:pPr>
              <w:jc w:val="center"/>
              <w:rPr>
                <w:sz w:val="16"/>
                <w:szCs w:val="16"/>
                <w:lang w:val="de-DE" w:eastAsia="ja-JP"/>
              </w:rPr>
            </w:pPr>
            <w:r>
              <w:rPr>
                <w:sz w:val="16"/>
                <w:szCs w:val="16"/>
                <w:lang w:val="de-DE"/>
              </w:rPr>
              <w:t>Operational Mode</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84E93" w:rsidRDefault="00935523">
            <w:pPr>
              <w:jc w:val="center"/>
              <w:rPr>
                <w:sz w:val="16"/>
                <w:szCs w:val="16"/>
                <w:lang w:val="de-DE"/>
              </w:rPr>
            </w:pPr>
            <w:r>
              <w:rPr>
                <w:sz w:val="16"/>
                <w:szCs w:val="16"/>
                <w:lang w:val="de-DE"/>
              </w:rPr>
              <w:t>Parking Assistance (Cfg)</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84E93" w:rsidRDefault="00935523">
            <w:pPr>
              <w:jc w:val="center"/>
              <w:rPr>
                <w:rFonts w:cs="Arial"/>
                <w:sz w:val="16"/>
                <w:szCs w:val="16"/>
                <w:lang w:val="de-DE" w:eastAsia="ja-JP"/>
              </w:rPr>
            </w:pPr>
            <w:r>
              <w:rPr>
                <w:sz w:val="16"/>
                <w:szCs w:val="16"/>
                <w:lang w:val="de-DE"/>
              </w:rPr>
              <w:t>[ApaSys_D_Stat]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84E93" w:rsidRDefault="00935523">
            <w:pPr>
              <w:jc w:val="center"/>
              <w:rPr>
                <w:rFonts w:cs="Arial"/>
                <w:sz w:val="16"/>
                <w:szCs w:val="16"/>
                <w:lang w:val="de-DE" w:eastAsia="ja-JP"/>
              </w:rPr>
            </w:pPr>
            <w:r>
              <w:rPr>
                <w:sz w:val="16"/>
                <w:szCs w:val="16"/>
                <w:lang w:val="de-DE"/>
              </w:rPr>
              <w:t>[ApaSteScanMde_D_Stat]</w:t>
            </w:r>
          </w:p>
        </w:tc>
        <w:tc>
          <w:tcPr>
            <w:tcW w:w="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84E93" w:rsidRDefault="00935523">
            <w:pPr>
              <w:jc w:val="center"/>
              <w:rPr>
                <w:rFonts w:cs="Arial"/>
                <w:sz w:val="16"/>
                <w:szCs w:val="16"/>
                <w:lang w:val="de-DE" w:eastAsia="ja-JP"/>
              </w:rPr>
            </w:pPr>
            <w:r>
              <w:rPr>
                <w:sz w:val="16"/>
                <w:szCs w:val="16"/>
                <w:lang w:val="de-DE"/>
              </w:rPr>
              <w:t>[ApaActvSide2_D_Stat]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84E93" w:rsidRDefault="00935523">
            <w:pPr>
              <w:jc w:val="center"/>
              <w:rPr>
                <w:rFonts w:cs="Arial"/>
                <w:sz w:val="16"/>
                <w:szCs w:val="16"/>
                <w:lang w:val="de-DE" w:eastAsia="ja-JP"/>
              </w:rPr>
            </w:pPr>
            <w:r>
              <w:rPr>
                <w:sz w:val="16"/>
                <w:szCs w:val="16"/>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84E93" w:rsidRDefault="00935523">
            <w:pPr>
              <w:jc w:val="center"/>
              <w:rPr>
                <w:rFonts w:cs="Arial"/>
                <w:sz w:val="16"/>
                <w:szCs w:val="16"/>
                <w:lang w:val="de-DE" w:eastAsia="ja-JP"/>
              </w:rPr>
            </w:pPr>
            <w:r>
              <w:rPr>
                <w:sz w:val="16"/>
                <w:szCs w:val="16"/>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84E93" w:rsidRDefault="00935523">
            <w:pPr>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84E93" w:rsidRDefault="00935523">
            <w:pPr>
              <w:jc w:val="center"/>
              <w:rPr>
                <w:rFonts w:cs="Arial"/>
                <w:sz w:val="16"/>
                <w:szCs w:val="16"/>
                <w:lang w:val="de-DE" w:eastAsia="ja-JP"/>
              </w:rPr>
            </w:pPr>
            <w:r>
              <w:rPr>
                <w:sz w:val="16"/>
                <w:szCs w:val="16"/>
                <w:lang w:val="de-DE"/>
              </w:rPr>
              <w:t>[ApaSelPoa_D_Stat]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84E93" w:rsidRDefault="00935523">
            <w:pPr>
              <w:jc w:val="center"/>
              <w:rPr>
                <w:rFonts w:cs="Arial"/>
                <w:sz w:val="16"/>
                <w:szCs w:val="16"/>
                <w:lang w:val="de-DE" w:eastAsia="ja-JP"/>
              </w:rPr>
            </w:pPr>
            <w:r>
              <w:rPr>
                <w:sz w:val="16"/>
                <w:szCs w:val="16"/>
                <w:lang w:val="de-DE"/>
              </w:rPr>
              <w:t>[ApaScan_D_Stat]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84E93" w:rsidRDefault="00935523">
            <w:pPr>
              <w:jc w:val="center"/>
              <w:rPr>
                <w:rFonts w:cs="Arial"/>
                <w:sz w:val="16"/>
                <w:szCs w:val="16"/>
                <w:lang w:val="de-DE" w:eastAsia="ja-JP"/>
              </w:rPr>
            </w:pPr>
            <w:r>
              <w:rPr>
                <w:sz w:val="16"/>
                <w:szCs w:val="16"/>
                <w:lang w:val="de-DE"/>
              </w:rPr>
              <w:t>[ApaLongCtl_D_RqDrv]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84E93" w:rsidRDefault="00935523">
            <w:pPr>
              <w:jc w:val="center"/>
              <w:rPr>
                <w:rFonts w:cs="Arial"/>
                <w:sz w:val="16"/>
                <w:szCs w:val="16"/>
                <w:lang w:val="de-DE" w:eastAsia="ja-JP"/>
              </w:rPr>
            </w:pPr>
            <w:r>
              <w:rPr>
                <w:sz w:val="16"/>
                <w:szCs w:val="16"/>
                <w:lang w:val="de-DE"/>
              </w:rPr>
              <w:t>[ApaGearShif_D_RqDrv]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84E93" w:rsidRDefault="00935523">
            <w:pPr>
              <w:jc w:val="center"/>
              <w:rPr>
                <w:rFonts w:cs="Arial"/>
                <w:sz w:val="16"/>
                <w:szCs w:val="16"/>
                <w:lang w:val="de-DE" w:eastAsia="ja-JP"/>
              </w:rPr>
            </w:pPr>
            <w:r>
              <w:rPr>
                <w:sz w:val="16"/>
                <w:szCs w:val="16"/>
                <w:lang w:val="de-DE"/>
              </w:rPr>
              <w:t>[ApaSteWhl_D_RqDrv]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84E93" w:rsidRDefault="00935523">
            <w:pPr>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84E93" w:rsidRDefault="00935523">
            <w:pPr>
              <w:jc w:val="center"/>
              <w:rPr>
                <w:sz w:val="16"/>
                <w:szCs w:val="16"/>
                <w:lang w:val="de-DE"/>
              </w:rPr>
            </w:pPr>
            <w:r>
              <w:rPr>
                <w:sz w:val="16"/>
                <w:szCs w:val="16"/>
                <w:lang w:val="de-DE"/>
              </w:rPr>
              <w:t>[ApaTrgtDist_D_Stat]</w:t>
            </w:r>
            <w:r>
              <w:rPr>
                <w:rFonts w:cs="Arial"/>
                <w:vertAlign w:val="superscript"/>
                <w:lang w:val="de-DE"/>
              </w:rPr>
              <w:t xml:space="preserve"> †</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84E93" w:rsidRDefault="00935523">
            <w:pPr>
              <w:jc w:val="center"/>
              <w:rPr>
                <w:sz w:val="16"/>
                <w:szCs w:val="16"/>
                <w:lang w:val="de-DE"/>
              </w:rPr>
            </w:pPr>
            <w:r>
              <w:rPr>
                <w:sz w:val="16"/>
                <w:szCs w:val="16"/>
                <w:lang w:val="de-DE"/>
              </w:rPr>
              <w:t>[ApaMsgTxt_D_Rq]</w:t>
            </w:r>
            <w:r>
              <w:rPr>
                <w:rFonts w:cs="Arial"/>
                <w:vertAlign w:val="superscript"/>
                <w:lang w:val="de-DE"/>
              </w:rPr>
              <w:t xml:space="preserve"> ‡</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84E93" w:rsidRDefault="00935523">
            <w:pPr>
              <w:jc w:val="center"/>
              <w:rPr>
                <w:rFonts w:cs="Arial"/>
                <w:sz w:val="16"/>
                <w:szCs w:val="16"/>
                <w:lang w:val="de-DE" w:eastAsia="ja-JP"/>
              </w:rPr>
            </w:pPr>
            <w:r>
              <w:rPr>
                <w:sz w:val="16"/>
                <w:szCs w:val="16"/>
                <w:lang w:val="de-DE"/>
              </w:rPr>
              <w:t>[PrkAidMsgTxt_D_Rq]</w:t>
            </w:r>
          </w:p>
        </w:tc>
        <w:tc>
          <w:tcPr>
            <w:tcW w:w="217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84E93" w:rsidRDefault="00935523">
            <w:pPr>
              <w:jc w:val="center"/>
              <w:rPr>
                <w:rFonts w:cs="Arial"/>
                <w:sz w:val="16"/>
                <w:szCs w:val="16"/>
                <w:lang w:val="de-DE" w:eastAsia="ja-JP"/>
              </w:rPr>
            </w:pPr>
            <w:r>
              <w:rPr>
                <w:sz w:val="16"/>
                <w:szCs w:val="16"/>
                <w:lang w:val="de-DE"/>
              </w:rPr>
              <w:t>Display HMI</w:t>
            </w:r>
            <w:r>
              <w:rPr>
                <w:sz w:val="16"/>
                <w:szCs w:val="16"/>
                <w:vertAlign w:val="subscript"/>
                <w:lang w:val="de-DE"/>
              </w:rPr>
              <w:t>/REF#</w:t>
            </w:r>
          </w:p>
        </w:tc>
      </w:tr>
      <w:tr w:rsidR="00F84E93" w:rsidTr="00F84E93">
        <w:trPr>
          <w:cantSplit/>
          <w:jc w:val="center"/>
        </w:trPr>
        <w:tc>
          <w:tcPr>
            <w:tcW w:w="600"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F84E93" w:rsidRPr="004F57BE" w:rsidRDefault="00935523">
            <w:pPr>
              <w:jc w:val="center"/>
              <w:rPr>
                <w:sz w:val="16"/>
                <w:szCs w:val="16"/>
                <w:lang w:eastAsia="ja-JP"/>
              </w:rPr>
            </w:pPr>
            <w:r w:rsidRPr="004F57BE">
              <w:rPr>
                <w:sz w:val="16"/>
                <w:szCs w:val="16"/>
              </w:rPr>
              <w:t>Run</w:t>
            </w:r>
          </w:p>
          <w:p w:rsidR="00F84E93" w:rsidRPr="004F57BE" w:rsidRDefault="00935523">
            <w:pPr>
              <w:jc w:val="center"/>
              <w:rPr>
                <w:sz w:val="16"/>
                <w:szCs w:val="16"/>
                <w:lang w:eastAsia="ja-JP"/>
              </w:rPr>
            </w:pPr>
            <w:r w:rsidRPr="004F57BE">
              <w:rPr>
                <w:sz w:val="16"/>
                <w:szCs w:val="16"/>
              </w:rPr>
              <w:t>(as per Operational Modes and Voltage Range Definition)</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506"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Stop</w:t>
            </w:r>
            <w:r>
              <w:rPr>
                <w:rFonts w:cs="Arial"/>
                <w:sz w:val="16"/>
                <w:szCs w:val="16"/>
                <w:vertAlign w:val="subscript"/>
                <w:lang w:val="de-DE" w:eastAsia="ja-JP"/>
              </w:rPr>
              <w:t>/058</w:t>
            </w:r>
          </w:p>
        </w:tc>
      </w:tr>
      <w:tr w:rsidR="00F84E93" w:rsidTr="00F84E93">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506"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Please Drive Forward</w:t>
            </w:r>
            <w:r>
              <w:rPr>
                <w:rFonts w:cs="Arial"/>
                <w:sz w:val="16"/>
                <w:szCs w:val="16"/>
                <w:vertAlign w:val="subscript"/>
                <w:lang w:val="de-DE" w:eastAsia="ja-JP"/>
              </w:rPr>
              <w:t>/280</w:t>
            </w:r>
          </w:p>
        </w:tc>
      </w:tr>
      <w:tr w:rsidR="00F84E93" w:rsidTr="00F84E93">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506"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Please Drive Forward</w:t>
            </w:r>
            <w:r>
              <w:rPr>
                <w:rFonts w:cs="Arial"/>
                <w:sz w:val="16"/>
                <w:szCs w:val="16"/>
                <w:vertAlign w:val="subscript"/>
                <w:lang w:val="de-DE" w:eastAsia="ja-JP"/>
              </w:rPr>
              <w:t>/281</w:t>
            </w:r>
          </w:p>
        </w:tc>
      </w:tr>
      <w:tr w:rsidR="00F84E93" w:rsidTr="00F84E93">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506"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Please Drive Forward</w:t>
            </w:r>
            <w:r>
              <w:rPr>
                <w:rFonts w:cs="Arial"/>
                <w:sz w:val="16"/>
                <w:szCs w:val="16"/>
                <w:vertAlign w:val="subscript"/>
                <w:lang w:val="de-DE" w:eastAsia="ja-JP"/>
              </w:rPr>
              <w:t>/059</w:t>
            </w:r>
          </w:p>
        </w:tc>
      </w:tr>
      <w:tr w:rsidR="00F84E93" w:rsidTr="00F84E93">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506"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Please Drive Forward</w:t>
            </w:r>
            <w:r>
              <w:rPr>
                <w:rFonts w:cs="Arial"/>
                <w:sz w:val="16"/>
                <w:szCs w:val="16"/>
                <w:vertAlign w:val="subscript"/>
                <w:lang w:val="de-DE" w:eastAsia="ja-JP"/>
              </w:rPr>
              <w:t>/259</w:t>
            </w:r>
          </w:p>
        </w:tc>
      </w:tr>
      <w:tr w:rsidR="00F84E93" w:rsidTr="00F84E93">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506"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F84E93" w:rsidRPr="004F57BE" w:rsidRDefault="00935523">
            <w:pPr>
              <w:jc w:val="center"/>
              <w:rPr>
                <w:sz w:val="16"/>
                <w:szCs w:val="16"/>
              </w:rPr>
            </w:pPr>
            <w:r w:rsidRPr="004F57BE">
              <w:rPr>
                <w:sz w:val="16"/>
                <w:szCs w:val="16"/>
              </w:rPr>
              <w:t>Shift to 1 (Manual)</w:t>
            </w:r>
          </w:p>
          <w:p w:rsidR="00F84E93" w:rsidRPr="004F57BE" w:rsidRDefault="00935523">
            <w:pPr>
              <w:jc w:val="center"/>
              <w:rPr>
                <w:rFonts w:cs="Arial"/>
                <w:sz w:val="16"/>
                <w:szCs w:val="16"/>
                <w:lang w:eastAsia="ja-JP"/>
              </w:rPr>
            </w:pPr>
            <w:r w:rsidRPr="004F57BE">
              <w:rPr>
                <w:sz w:val="16"/>
                <w:szCs w:val="16"/>
              </w:rPr>
              <w:t>Shift to D (Auto)</w:t>
            </w:r>
            <w:r w:rsidRPr="004F57BE">
              <w:rPr>
                <w:rFonts w:cs="Arial"/>
                <w:sz w:val="16"/>
                <w:szCs w:val="16"/>
                <w:vertAlign w:val="subscript"/>
                <w:lang w:eastAsia="ja-JP"/>
              </w:rPr>
              <w:t>/060</w:t>
            </w:r>
          </w:p>
        </w:tc>
      </w:tr>
      <w:tr w:rsidR="00F84E93" w:rsidTr="00F84E93">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F84E93" w:rsidRPr="004F57BE" w:rsidRDefault="00935523">
            <w:pPr>
              <w:rPr>
                <w:sz w:val="16"/>
                <w:szCs w:val="16"/>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506"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Shift to Reverse</w:t>
            </w:r>
            <w:r>
              <w:rPr>
                <w:rFonts w:cs="Arial"/>
                <w:sz w:val="16"/>
                <w:szCs w:val="16"/>
                <w:vertAlign w:val="subscript"/>
                <w:lang w:val="de-DE" w:eastAsia="ja-JP"/>
              </w:rPr>
              <w:t>/061</w:t>
            </w:r>
          </w:p>
        </w:tc>
      </w:tr>
      <w:tr w:rsidR="00F84E93" w:rsidTr="00F84E93">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506"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Shift to Reverse</w:t>
            </w:r>
            <w:r>
              <w:rPr>
                <w:rFonts w:cs="Arial"/>
                <w:sz w:val="16"/>
                <w:szCs w:val="16"/>
                <w:vertAlign w:val="subscript"/>
                <w:lang w:val="de-DE" w:eastAsia="ja-JP"/>
              </w:rPr>
              <w:t>/260</w:t>
            </w:r>
          </w:p>
        </w:tc>
      </w:tr>
      <w:tr w:rsidR="00F84E93" w:rsidTr="00F84E93">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506"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Shift to Reverse</w:t>
            </w:r>
            <w:r>
              <w:rPr>
                <w:rFonts w:cs="Arial"/>
                <w:sz w:val="16"/>
                <w:szCs w:val="16"/>
                <w:vertAlign w:val="subscript"/>
                <w:lang w:val="de-DE" w:eastAsia="ja-JP"/>
              </w:rPr>
              <w:t>/269</w:t>
            </w:r>
          </w:p>
        </w:tc>
      </w:tr>
      <w:tr w:rsidR="00F84E93" w:rsidTr="00F84E93">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0x3</w:t>
            </w:r>
          </w:p>
        </w:tc>
        <w:tc>
          <w:tcPr>
            <w:tcW w:w="506"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F84E93" w:rsidRPr="004F57BE" w:rsidRDefault="00935523">
            <w:pPr>
              <w:jc w:val="center"/>
              <w:rPr>
                <w:sz w:val="16"/>
                <w:szCs w:val="16"/>
              </w:rPr>
            </w:pPr>
            <w:r w:rsidRPr="004F57BE">
              <w:rPr>
                <w:sz w:val="16"/>
                <w:szCs w:val="16"/>
              </w:rPr>
              <w:t>Shift to 1 (Manual)</w:t>
            </w:r>
          </w:p>
          <w:p w:rsidR="00F84E93" w:rsidRPr="004F57BE" w:rsidRDefault="00935523">
            <w:pPr>
              <w:jc w:val="center"/>
              <w:rPr>
                <w:rFonts w:cs="Arial"/>
                <w:sz w:val="16"/>
                <w:szCs w:val="16"/>
                <w:lang w:eastAsia="ja-JP"/>
              </w:rPr>
            </w:pPr>
            <w:r w:rsidRPr="004F57BE">
              <w:rPr>
                <w:sz w:val="16"/>
                <w:szCs w:val="16"/>
              </w:rPr>
              <w:t>Shift to D (Auto)</w:t>
            </w:r>
            <w:r w:rsidRPr="004F57BE">
              <w:rPr>
                <w:rFonts w:cs="Arial"/>
                <w:sz w:val="16"/>
                <w:szCs w:val="16"/>
                <w:vertAlign w:val="subscript"/>
                <w:lang w:eastAsia="ja-JP"/>
              </w:rPr>
              <w:t>/063</w:t>
            </w:r>
          </w:p>
        </w:tc>
      </w:tr>
      <w:tr w:rsidR="00F84E93" w:rsidTr="00F84E93">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F84E93" w:rsidRPr="004F57BE" w:rsidRDefault="00935523">
            <w:pPr>
              <w:rPr>
                <w:sz w:val="16"/>
                <w:szCs w:val="16"/>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0x2</w:t>
            </w:r>
          </w:p>
        </w:tc>
        <w:tc>
          <w:tcPr>
            <w:tcW w:w="506"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rFonts w:cs="Arial"/>
                <w:sz w:val="16"/>
                <w:szCs w:val="16"/>
                <w:lang w:val="de-DE" w:eastAsia="ja-JP"/>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rFonts w:cs="Arial"/>
                <w:sz w:val="16"/>
                <w:szCs w:val="16"/>
                <w:lang w:val="de-DE" w:eastAsia="ja-JP"/>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Shift to N</w:t>
            </w:r>
            <w:r>
              <w:rPr>
                <w:rFonts w:cs="Arial"/>
                <w:sz w:val="16"/>
                <w:szCs w:val="16"/>
                <w:vertAlign w:val="subscript"/>
                <w:lang w:val="de-DE" w:eastAsia="ja-JP"/>
              </w:rPr>
              <w:t>/430</w:t>
            </w:r>
          </w:p>
        </w:tc>
      </w:tr>
      <w:tr w:rsidR="00F84E93" w:rsidTr="00F84E93">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0x3</w:t>
            </w:r>
          </w:p>
        </w:tc>
        <w:tc>
          <w:tcPr>
            <w:tcW w:w="506"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Prepare to Stop</w:t>
            </w:r>
            <w:r>
              <w:rPr>
                <w:rFonts w:cs="Arial"/>
                <w:sz w:val="16"/>
                <w:szCs w:val="16"/>
                <w:vertAlign w:val="subscript"/>
                <w:lang w:val="de-DE" w:eastAsia="ja-JP"/>
              </w:rPr>
              <w:t>/065</w:t>
            </w:r>
          </w:p>
        </w:tc>
      </w:tr>
      <w:tr w:rsidR="00F84E93" w:rsidTr="00F84E93">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0x3</w:t>
            </w:r>
          </w:p>
        </w:tc>
        <w:tc>
          <w:tcPr>
            <w:tcW w:w="506"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Prepare to Stop</w:t>
            </w:r>
            <w:r>
              <w:rPr>
                <w:rFonts w:cs="Arial"/>
                <w:sz w:val="16"/>
                <w:szCs w:val="16"/>
                <w:vertAlign w:val="subscript"/>
                <w:lang w:val="de-DE" w:eastAsia="ja-JP"/>
              </w:rPr>
              <w:t>/066</w:t>
            </w:r>
          </w:p>
        </w:tc>
      </w:tr>
      <w:tr w:rsidR="00F84E93" w:rsidTr="00F84E93">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0x3</w:t>
            </w:r>
          </w:p>
        </w:tc>
        <w:tc>
          <w:tcPr>
            <w:tcW w:w="506"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Shift to Reverse</w:t>
            </w:r>
            <w:r>
              <w:rPr>
                <w:rFonts w:cs="Arial"/>
                <w:sz w:val="16"/>
                <w:szCs w:val="16"/>
                <w:vertAlign w:val="subscript"/>
                <w:lang w:val="de-DE" w:eastAsia="ja-JP"/>
              </w:rPr>
              <w:t>/067</w:t>
            </w:r>
          </w:p>
        </w:tc>
      </w:tr>
      <w:tr w:rsidR="00F84E93" w:rsidTr="00F84E93">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0x6</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Take Control</w:t>
            </w:r>
            <w:r>
              <w:rPr>
                <w:rFonts w:cs="Arial"/>
                <w:sz w:val="16"/>
                <w:szCs w:val="16"/>
                <w:vertAlign w:val="subscript"/>
                <w:lang w:val="de-DE" w:eastAsia="ja-JP"/>
              </w:rPr>
              <w:t>/433</w:t>
            </w:r>
          </w:p>
        </w:tc>
      </w:tr>
      <w:tr w:rsidR="00F84E93" w:rsidTr="00F84E93">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Take Control</w:t>
            </w:r>
            <w:r>
              <w:rPr>
                <w:rFonts w:cs="Arial"/>
                <w:sz w:val="16"/>
                <w:szCs w:val="16"/>
                <w:vertAlign w:val="subscript"/>
                <w:lang w:val="de-DE" w:eastAsia="ja-JP"/>
              </w:rPr>
              <w:t>/434</w:t>
            </w:r>
          </w:p>
        </w:tc>
      </w:tr>
      <w:tr w:rsidR="00F84E93" w:rsidTr="00F84E93">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0x3</w:t>
            </w:r>
          </w:p>
        </w:tc>
        <w:tc>
          <w:tcPr>
            <w:tcW w:w="506"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Take Control</w:t>
            </w:r>
            <w:r>
              <w:rPr>
                <w:rFonts w:cs="Arial"/>
                <w:sz w:val="16"/>
                <w:szCs w:val="16"/>
                <w:vertAlign w:val="subscript"/>
                <w:lang w:val="de-DE" w:eastAsia="ja-JP"/>
              </w:rPr>
              <w:t>/390</w:t>
            </w:r>
          </w:p>
        </w:tc>
      </w:tr>
      <w:tr w:rsidR="00F84E93" w:rsidTr="00F84E93">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Object in Path</w:t>
            </w:r>
            <w:r>
              <w:rPr>
                <w:rFonts w:cs="Arial"/>
                <w:sz w:val="16"/>
                <w:szCs w:val="16"/>
                <w:vertAlign w:val="subscript"/>
                <w:lang w:val="de-DE" w:eastAsia="ja-JP"/>
              </w:rPr>
              <w:t>/068</w:t>
            </w:r>
          </w:p>
        </w:tc>
      </w:tr>
      <w:tr w:rsidR="00F84E93" w:rsidTr="00F84E93">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0x3</w:t>
            </w:r>
          </w:p>
        </w:tc>
        <w:tc>
          <w:tcPr>
            <w:tcW w:w="506"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rFonts w:cs="Arial"/>
                <w:sz w:val="16"/>
                <w:szCs w:val="16"/>
                <w:lang w:val="de-DE" w:eastAsia="ja-JP"/>
              </w:rPr>
              <w:t>0x6</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F84E93" w:rsidRDefault="00935523" w:rsidP="004F57BE">
            <w:pPr>
              <w:jc w:val="center"/>
              <w:rPr>
                <w:sz w:val="16"/>
                <w:szCs w:val="16"/>
                <w:lang w:val="de-DE"/>
              </w:rPr>
            </w:pPr>
            <w:r>
              <w:rPr>
                <w:sz w:val="16"/>
                <w:szCs w:val="16"/>
                <w:lang w:val="de-DE"/>
              </w:rPr>
              <w:t>Brake System Intervention</w:t>
            </w:r>
            <w:r>
              <w:rPr>
                <w:rFonts w:cs="Arial"/>
                <w:sz w:val="16"/>
                <w:szCs w:val="16"/>
                <w:vertAlign w:val="subscript"/>
                <w:lang w:val="de-DE" w:eastAsia="ja-JP"/>
              </w:rPr>
              <w:t>/352</w:t>
            </w:r>
          </w:p>
        </w:tc>
      </w:tr>
      <w:tr w:rsidR="00F84E93" w:rsidTr="00F84E93">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Press Button to Resume</w:t>
            </w:r>
            <w:r>
              <w:rPr>
                <w:rFonts w:cs="Arial"/>
                <w:sz w:val="16"/>
                <w:szCs w:val="16"/>
                <w:vertAlign w:val="subscript"/>
                <w:lang w:val="de-DE" w:eastAsia="ja-JP"/>
              </w:rPr>
              <w:t>/064</w:t>
            </w:r>
          </w:p>
        </w:tc>
      </w:tr>
      <w:tr w:rsidR="00F84E93" w:rsidTr="00F84E93">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0x6</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Use Brakes</w:t>
            </w:r>
            <w:r>
              <w:rPr>
                <w:rFonts w:cs="Arial"/>
                <w:sz w:val="16"/>
                <w:szCs w:val="16"/>
                <w:vertAlign w:val="subscript"/>
                <w:lang w:val="de-DE" w:eastAsia="ja-JP"/>
              </w:rPr>
              <w:t xml:space="preserve"> /356</w:t>
            </w:r>
          </w:p>
        </w:tc>
      </w:tr>
      <w:tr w:rsidR="00F84E93" w:rsidTr="00F84E93">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0xC</w:t>
            </w:r>
          </w:p>
        </w:tc>
        <w:tc>
          <w:tcPr>
            <w:tcW w:w="2178"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Trailer Attached</w:t>
            </w:r>
            <w:r>
              <w:rPr>
                <w:rFonts w:cs="Arial"/>
                <w:sz w:val="16"/>
                <w:szCs w:val="16"/>
                <w:vertAlign w:val="subscript"/>
                <w:lang w:val="de-DE" w:eastAsia="ja-JP"/>
              </w:rPr>
              <w:t>/361</w:t>
            </w:r>
          </w:p>
        </w:tc>
      </w:tr>
      <w:tr w:rsidR="00F84E93" w:rsidTr="00F84E93">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0x3</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T/C OFF</w:t>
            </w:r>
            <w:r>
              <w:rPr>
                <w:rFonts w:cs="Arial"/>
                <w:sz w:val="16"/>
                <w:szCs w:val="16"/>
                <w:vertAlign w:val="subscript"/>
                <w:lang w:val="de-DE" w:eastAsia="ja-JP"/>
              </w:rPr>
              <w:t>/362</w:t>
            </w:r>
          </w:p>
        </w:tc>
      </w:tr>
      <w:tr w:rsidR="00F84E93" w:rsidTr="00F84E93">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0x8</w:t>
            </w:r>
          </w:p>
        </w:tc>
        <w:tc>
          <w:tcPr>
            <w:tcW w:w="2178"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Sensors Blocked</w:t>
            </w:r>
            <w:r>
              <w:rPr>
                <w:rFonts w:cs="Arial"/>
                <w:sz w:val="16"/>
                <w:szCs w:val="16"/>
                <w:vertAlign w:val="subscript"/>
                <w:lang w:val="de-DE" w:eastAsia="ja-JP"/>
              </w:rPr>
              <w:t>/363</w:t>
            </w:r>
          </w:p>
        </w:tc>
      </w:tr>
      <w:tr w:rsidR="00F84E93" w:rsidTr="00F84E93">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0xD</w:t>
            </w:r>
          </w:p>
        </w:tc>
        <w:tc>
          <w:tcPr>
            <w:tcW w:w="2178"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Sensors Blocked</w:t>
            </w:r>
            <w:r>
              <w:rPr>
                <w:rFonts w:cs="Arial"/>
                <w:sz w:val="16"/>
                <w:szCs w:val="16"/>
                <w:vertAlign w:val="subscript"/>
                <w:lang w:val="de-DE" w:eastAsia="ja-JP"/>
              </w:rPr>
              <w:t>/363</w:t>
            </w:r>
          </w:p>
        </w:tc>
      </w:tr>
      <w:tr w:rsidR="00F84E93" w:rsidTr="00F84E93">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0xE</w:t>
            </w:r>
          </w:p>
        </w:tc>
        <w:tc>
          <w:tcPr>
            <w:tcW w:w="2178"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Sensors Blocked</w:t>
            </w:r>
            <w:r>
              <w:rPr>
                <w:rFonts w:cs="Arial"/>
                <w:sz w:val="16"/>
                <w:szCs w:val="16"/>
                <w:vertAlign w:val="subscript"/>
                <w:lang w:val="de-DE" w:eastAsia="ja-JP"/>
              </w:rPr>
              <w:t>/363</w:t>
            </w:r>
          </w:p>
        </w:tc>
      </w:tr>
      <w:tr w:rsidR="00F84E93" w:rsidTr="00F84E93">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0xF</w:t>
            </w:r>
          </w:p>
        </w:tc>
        <w:tc>
          <w:tcPr>
            <w:tcW w:w="2178"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Sensors Blocked</w:t>
            </w:r>
            <w:r>
              <w:rPr>
                <w:rFonts w:cs="Arial"/>
                <w:sz w:val="16"/>
                <w:szCs w:val="16"/>
                <w:vertAlign w:val="subscript"/>
                <w:lang w:val="de-DE" w:eastAsia="ja-JP"/>
              </w:rPr>
              <w:t>/363</w:t>
            </w:r>
          </w:p>
        </w:tc>
      </w:tr>
      <w:tr w:rsidR="00F84E93" w:rsidTr="00F84E93">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0x2</w:t>
            </w:r>
          </w:p>
        </w:tc>
        <w:tc>
          <w:tcPr>
            <w:tcW w:w="506"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0x5</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Hold Park Button</w:t>
            </w:r>
            <w:r>
              <w:rPr>
                <w:rFonts w:cs="Arial"/>
                <w:sz w:val="16"/>
                <w:szCs w:val="16"/>
                <w:vertAlign w:val="subscript"/>
                <w:lang w:val="de-DE" w:eastAsia="ja-JP"/>
              </w:rPr>
              <w:t>/435</w:t>
            </w:r>
          </w:p>
        </w:tc>
      </w:tr>
      <w:tr w:rsidR="00F84E93" w:rsidTr="00F84E93">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0x3</w:t>
            </w:r>
          </w:p>
        </w:tc>
        <w:tc>
          <w:tcPr>
            <w:tcW w:w="506"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Check Surroundings</w:t>
            </w:r>
            <w:r>
              <w:rPr>
                <w:rFonts w:cs="Arial"/>
                <w:sz w:val="16"/>
                <w:szCs w:val="16"/>
                <w:vertAlign w:val="subscript"/>
                <w:lang w:val="de-DE" w:eastAsia="ja-JP"/>
              </w:rPr>
              <w:t>/437</w:t>
            </w:r>
          </w:p>
        </w:tc>
      </w:tr>
      <w:tr w:rsidR="00F84E93" w:rsidTr="00F84E93">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0x3</w:t>
            </w:r>
          </w:p>
        </w:tc>
        <w:tc>
          <w:tcPr>
            <w:tcW w:w="506"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Check Surroundings</w:t>
            </w:r>
            <w:r>
              <w:rPr>
                <w:rFonts w:cs="Arial"/>
                <w:sz w:val="16"/>
                <w:szCs w:val="16"/>
                <w:vertAlign w:val="subscript"/>
                <w:lang w:val="de-DE" w:eastAsia="ja-JP"/>
              </w:rPr>
              <w:t>/557</w:t>
            </w:r>
          </w:p>
        </w:tc>
      </w:tr>
      <w:tr w:rsidR="00F84E93" w:rsidTr="00F84E93">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0x3</w:t>
            </w:r>
          </w:p>
        </w:tc>
        <w:tc>
          <w:tcPr>
            <w:tcW w:w="506"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0x7</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Close Door</w:t>
            </w:r>
            <w:r>
              <w:rPr>
                <w:rFonts w:cs="Arial"/>
                <w:sz w:val="16"/>
                <w:szCs w:val="16"/>
                <w:vertAlign w:val="subscript"/>
                <w:lang w:val="de-DE" w:eastAsia="ja-JP"/>
              </w:rPr>
              <w:t>/438</w:t>
            </w:r>
          </w:p>
        </w:tc>
      </w:tr>
      <w:tr w:rsidR="00F84E93" w:rsidTr="00F84E93">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0x3</w:t>
            </w:r>
          </w:p>
        </w:tc>
        <w:tc>
          <w:tcPr>
            <w:tcW w:w="506"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0x7</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Release Steering Wheel</w:t>
            </w:r>
            <w:r>
              <w:rPr>
                <w:rFonts w:cs="Arial"/>
                <w:sz w:val="16"/>
                <w:szCs w:val="16"/>
                <w:vertAlign w:val="subscript"/>
                <w:lang w:val="de-DE" w:eastAsia="ja-JP"/>
              </w:rPr>
              <w:t>/439</w:t>
            </w:r>
          </w:p>
        </w:tc>
      </w:tr>
      <w:tr w:rsidR="00F84E93" w:rsidTr="00F84E93">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0x3</w:t>
            </w:r>
          </w:p>
        </w:tc>
        <w:tc>
          <w:tcPr>
            <w:tcW w:w="506"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Hold Button to Resume</w:t>
            </w:r>
            <w:r>
              <w:rPr>
                <w:rFonts w:cs="Arial"/>
                <w:sz w:val="16"/>
                <w:szCs w:val="16"/>
                <w:vertAlign w:val="subscript"/>
                <w:lang w:val="de-DE" w:eastAsia="ja-JP"/>
              </w:rPr>
              <w:t>/440</w:t>
            </w:r>
          </w:p>
        </w:tc>
      </w:tr>
      <w:tr w:rsidR="00F84E93" w:rsidTr="00F84E93">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0x3</w:t>
            </w:r>
          </w:p>
        </w:tc>
        <w:tc>
          <w:tcPr>
            <w:tcW w:w="506"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Wait for Steering</w:t>
            </w:r>
            <w:r>
              <w:rPr>
                <w:rFonts w:cs="Arial"/>
                <w:sz w:val="16"/>
                <w:szCs w:val="16"/>
                <w:vertAlign w:val="subscript"/>
                <w:lang w:val="de-DE" w:eastAsia="ja-JP"/>
              </w:rPr>
              <w:t>/493</w:t>
            </w:r>
          </w:p>
        </w:tc>
      </w:tr>
      <w:tr w:rsidR="00F84E93" w:rsidTr="00F84E93">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0x7</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Take Control</w:t>
            </w:r>
            <w:r>
              <w:rPr>
                <w:rFonts w:cs="Arial"/>
                <w:sz w:val="16"/>
                <w:szCs w:val="16"/>
                <w:vertAlign w:val="subscript"/>
                <w:lang w:val="de-DE" w:eastAsia="ja-JP"/>
              </w:rPr>
              <w:t>/441</w:t>
            </w:r>
          </w:p>
        </w:tc>
      </w:tr>
      <w:tr w:rsidR="00F84E93" w:rsidTr="00F84E93">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0x5</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High Inclination</w:t>
            </w:r>
            <w:r>
              <w:rPr>
                <w:rFonts w:cs="Arial"/>
                <w:sz w:val="16"/>
                <w:szCs w:val="16"/>
                <w:vertAlign w:val="subscript"/>
                <w:lang w:val="de-DE" w:eastAsia="ja-JP"/>
              </w:rPr>
              <w:t>/442</w:t>
            </w:r>
          </w:p>
        </w:tc>
      </w:tr>
      <w:tr w:rsidR="00F84E93" w:rsidTr="00F84E93">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eastAsiaTheme="minorHAnsi" w:cs="Arial"/>
                <w:sz w:val="12"/>
                <w:szCs w:val="12"/>
              </w:rPr>
            </w:pPr>
            <w:r>
              <w:rPr>
                <w:sz w:val="12"/>
                <w:szCs w:val="12"/>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rPr>
            </w:pPr>
            <w:r>
              <w:rPr>
                <w:sz w:val="16"/>
                <w:szCs w:val="16"/>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rPr>
            </w:pPr>
            <w:r>
              <w:rPr>
                <w:sz w:val="16"/>
                <w:szCs w:val="16"/>
              </w:rPr>
              <w:t>0x2</w:t>
            </w:r>
          </w:p>
        </w:tc>
        <w:tc>
          <w:tcPr>
            <w:tcW w:w="506"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rPr>
            </w:pPr>
            <w:r>
              <w:rPr>
                <w:sz w:val="16"/>
                <w:szCs w:val="16"/>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rPr>
            </w:pPr>
            <w:r>
              <w:rPr>
                <w:sz w:val="16"/>
                <w:szCs w:val="16"/>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rPr>
            </w:pPr>
            <w:r>
              <w:rPr>
                <w:sz w:val="16"/>
                <w:szCs w:val="16"/>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rPr>
            </w:pPr>
            <w:r>
              <w:rPr>
                <w:sz w:val="16"/>
                <w:szCs w:val="16"/>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rPr>
            </w:pPr>
            <w:r>
              <w:rPr>
                <w:sz w:val="16"/>
                <w:szCs w:val="16"/>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rPr>
            </w:pPr>
            <w:r>
              <w:rPr>
                <w:sz w:val="16"/>
                <w:szCs w:val="16"/>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rPr>
            </w:pPr>
            <w:r>
              <w:rPr>
                <w:sz w:val="16"/>
                <w:szCs w:val="16"/>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rPr>
            </w:pPr>
            <w:r>
              <w:rPr>
                <w:sz w:val="16"/>
                <w:szCs w:val="16"/>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rPr>
            </w:pPr>
            <w:r>
              <w:rPr>
                <w:sz w:val="16"/>
                <w:szCs w:val="16"/>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rPr>
            </w:pPr>
            <w:r>
              <w:rPr>
                <w:sz w:val="16"/>
                <w:szCs w:val="16"/>
              </w:rPr>
              <w:t>0x5</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rPr>
            </w:pPr>
            <w:r>
              <w:rPr>
                <w:sz w:val="16"/>
                <w:szCs w:val="16"/>
                <w:lang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rPr>
            </w:pPr>
            <w:r>
              <w:rPr>
                <w:sz w:val="16"/>
                <w:szCs w:val="16"/>
                <w:lang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rPr>
            </w:pPr>
            <w:r>
              <w:rPr>
                <w:sz w:val="16"/>
                <w:szCs w:val="16"/>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vertAlign w:val="subscript"/>
                <w:lang w:val="de-DE"/>
              </w:rPr>
            </w:pPr>
            <w:r>
              <w:rPr>
                <w:sz w:val="16"/>
                <w:szCs w:val="16"/>
                <w:lang w:val="de-DE"/>
              </w:rPr>
              <w:t>Ensure Park Brake Released</w:t>
            </w:r>
            <w:r>
              <w:rPr>
                <w:sz w:val="16"/>
                <w:szCs w:val="16"/>
                <w:vertAlign w:val="subscript"/>
                <w:lang w:val="de-DE"/>
              </w:rPr>
              <w:t>/575</w:t>
            </w:r>
          </w:p>
        </w:tc>
      </w:tr>
      <w:tr w:rsidR="00F84E93" w:rsidTr="00F84E93">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2"/>
                <w:szCs w:val="12"/>
              </w:rPr>
            </w:pPr>
            <w:r>
              <w:rPr>
                <w:sz w:val="12"/>
                <w:szCs w:val="12"/>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rPr>
            </w:pPr>
            <w:r>
              <w:rPr>
                <w:sz w:val="16"/>
                <w:szCs w:val="16"/>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rPr>
            </w:pPr>
            <w:r>
              <w:rPr>
                <w:sz w:val="16"/>
                <w:szCs w:val="16"/>
              </w:rPr>
              <w:t>0x2</w:t>
            </w:r>
          </w:p>
        </w:tc>
        <w:tc>
          <w:tcPr>
            <w:tcW w:w="506"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rPr>
            </w:pPr>
            <w:r>
              <w:rPr>
                <w:sz w:val="16"/>
                <w:szCs w:val="16"/>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rPr>
            </w:pPr>
            <w:r>
              <w:rPr>
                <w:sz w:val="16"/>
                <w:szCs w:val="16"/>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rPr>
            </w:pPr>
            <w:r>
              <w:rPr>
                <w:sz w:val="16"/>
                <w:szCs w:val="16"/>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rPr>
            </w:pPr>
            <w:r>
              <w:rPr>
                <w:sz w:val="16"/>
                <w:szCs w:val="16"/>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rPr>
            </w:pPr>
            <w:r>
              <w:rPr>
                <w:sz w:val="16"/>
                <w:szCs w:val="16"/>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rPr>
            </w:pPr>
            <w:r>
              <w:rPr>
                <w:sz w:val="16"/>
                <w:szCs w:val="16"/>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rPr>
            </w:pPr>
            <w:r>
              <w:rPr>
                <w:sz w:val="16"/>
                <w:szCs w:val="16"/>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rPr>
            </w:pPr>
            <w:r>
              <w:rPr>
                <w:sz w:val="16"/>
                <w:szCs w:val="16"/>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rPr>
            </w:pPr>
            <w:r>
              <w:rPr>
                <w:sz w:val="16"/>
                <w:szCs w:val="16"/>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rPr>
            </w:pPr>
            <w:r>
              <w:rPr>
                <w:sz w:val="16"/>
                <w:szCs w:val="16"/>
              </w:rPr>
              <w:t>0x6</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rPr>
            </w:pPr>
            <w:r>
              <w:rPr>
                <w:sz w:val="16"/>
                <w:szCs w:val="16"/>
                <w:lang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lang w:val="de-DE"/>
              </w:rPr>
            </w:pPr>
            <w:r>
              <w:rPr>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vertAlign w:val="subscript"/>
                <w:lang w:val="de-DE"/>
              </w:rPr>
            </w:pPr>
            <w:r>
              <w:rPr>
                <w:sz w:val="16"/>
                <w:szCs w:val="16"/>
                <w:lang w:val="de-DE"/>
              </w:rPr>
              <w:t>Ensure Park Brake Released</w:t>
            </w:r>
            <w:r>
              <w:rPr>
                <w:sz w:val="16"/>
                <w:szCs w:val="16"/>
                <w:vertAlign w:val="subscript"/>
                <w:lang w:val="de-DE"/>
              </w:rPr>
              <w:t>/576</w:t>
            </w:r>
          </w:p>
        </w:tc>
      </w:tr>
      <w:tr w:rsidR="00F84E93" w:rsidTr="00F84E93">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eastAsiaTheme="minorHAnsi" w:cs="Arial"/>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lang w:val="de-DE"/>
              </w:rPr>
            </w:pPr>
            <w:r>
              <w:rPr>
                <w:sz w:val="16"/>
                <w:szCs w:val="16"/>
                <w:lang w:val="de-DE"/>
              </w:rPr>
              <w:t>0x2</w:t>
            </w:r>
          </w:p>
        </w:tc>
        <w:tc>
          <w:tcPr>
            <w:tcW w:w="506"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lang w:val="de-DE"/>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lang w:val="de-DE"/>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lang w:val="de-DE"/>
              </w:rPr>
            </w:pPr>
            <w:r>
              <w:rPr>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lang w:val="de-DE"/>
              </w:rPr>
            </w:pPr>
            <w:r>
              <w:rPr>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ascii="Calibri" w:eastAsiaTheme="minorHAnsi" w:hAnsi="Calibri"/>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vertAlign w:val="subscript"/>
                <w:lang w:val="de-DE"/>
              </w:rPr>
            </w:pPr>
            <w:r>
              <w:rPr>
                <w:sz w:val="16"/>
                <w:szCs w:val="16"/>
                <w:lang w:val="de-DE"/>
              </w:rPr>
              <w:t>Ensure Park Brake Released</w:t>
            </w:r>
            <w:r>
              <w:rPr>
                <w:sz w:val="16"/>
                <w:szCs w:val="16"/>
                <w:vertAlign w:val="subscript"/>
                <w:lang w:val="de-DE"/>
              </w:rPr>
              <w:t>/577</w:t>
            </w:r>
          </w:p>
        </w:tc>
      </w:tr>
      <w:tr w:rsidR="00F84E93" w:rsidTr="00F84E93">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sz w:val="16"/>
                <w:szCs w:val="16"/>
                <w:lang w:val="de-DE" w:eastAsia="ja-JP"/>
              </w:rPr>
            </w:pPr>
          </w:p>
        </w:tc>
        <w:tc>
          <w:tcPr>
            <w:tcW w:w="7508" w:type="dxa"/>
            <w:gridSpan w:val="16"/>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eastAsia="ja-JP"/>
              </w:rPr>
            </w:pPr>
            <w:r>
              <w:rPr>
                <w:sz w:val="16"/>
                <w:szCs w:val="16"/>
                <w:lang w:val="de-DE"/>
              </w:rPr>
              <w:t>All Other Cases</w:t>
            </w:r>
          </w:p>
        </w:tc>
        <w:tc>
          <w:tcPr>
            <w:tcW w:w="2178" w:type="dxa"/>
            <w:tcBorders>
              <w:top w:val="single" w:sz="4" w:space="0" w:color="auto"/>
              <w:left w:val="single" w:sz="4" w:space="0" w:color="auto"/>
              <w:bottom w:val="single" w:sz="4" w:space="0" w:color="auto"/>
              <w:right w:val="single" w:sz="4" w:space="0" w:color="auto"/>
            </w:tcBorders>
            <w:vAlign w:val="center"/>
            <w:hideMark/>
          </w:tcPr>
          <w:p w:rsidR="00F84E93" w:rsidRPr="004F57BE" w:rsidRDefault="00935523">
            <w:pPr>
              <w:jc w:val="center"/>
              <w:rPr>
                <w:sz w:val="16"/>
                <w:szCs w:val="16"/>
                <w:lang w:eastAsia="ja-JP"/>
              </w:rPr>
            </w:pPr>
            <w:r w:rsidRPr="004F57BE">
              <w:rPr>
                <w:sz w:val="16"/>
                <w:szCs w:val="16"/>
              </w:rPr>
              <w:t xml:space="preserve">Blank </w:t>
            </w:r>
            <w:r w:rsidRPr="004F57BE">
              <w:rPr>
                <w:sz w:val="16"/>
                <w:szCs w:val="16"/>
              </w:rPr>
              <w:t>(Do not show Text2)</w:t>
            </w:r>
          </w:p>
        </w:tc>
      </w:tr>
    </w:tbl>
    <w:p w:rsidR="00537596" w:rsidRDefault="00935523" w:rsidP="00537596">
      <w:pPr>
        <w:jc w:val="center"/>
      </w:pPr>
      <w:r>
        <w:rPr>
          <w:u w:val="single"/>
        </w:rPr>
        <w:t>A</w:t>
      </w:r>
      <w:r>
        <w:t xml:space="preserve">ctive </w:t>
      </w:r>
      <w:r>
        <w:rPr>
          <w:u w:val="single"/>
        </w:rPr>
        <w:t>P</w:t>
      </w:r>
      <w:r>
        <w:t xml:space="preserve">ark </w:t>
      </w:r>
      <w:r>
        <w:rPr>
          <w:u w:val="single"/>
        </w:rPr>
        <w:t>A</w:t>
      </w:r>
      <w:r>
        <w:t>ssist (APA) Positional Text2</w:t>
      </w:r>
    </w:p>
    <w:p w:rsidR="00537596" w:rsidRDefault="00935523" w:rsidP="00537596">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537596" w:rsidRDefault="00935523" w:rsidP="00537596">
      <w:r>
        <w:rPr>
          <w:rFonts w:cs="Arial"/>
        </w:rPr>
        <w:t>‡ -</w:t>
      </w:r>
      <w:r>
        <w:rPr>
          <w:sz w:val="16"/>
          <w:szCs w:val="16"/>
        </w:rPr>
        <w:t xml:space="preserve"> Only if supported by the implementing program as per REQ-130570. If not supported but required by signal processing tables, treat as data 0x1.</w:t>
      </w:r>
    </w:p>
    <w:p w:rsidR="002C45D4" w:rsidRDefault="00935523" w:rsidP="00537596"/>
    <w:p w:rsidR="00663072" w:rsidRDefault="00935523" w:rsidP="00537596"/>
    <w:p w:rsidR="00663072" w:rsidRDefault="00935523" w:rsidP="00663072">
      <w:pPr>
        <w:jc w:val="center"/>
        <w:rPr>
          <w:b/>
        </w:rPr>
      </w:pPr>
      <w:r>
        <w:rPr>
          <w:b/>
        </w:rPr>
        <w:t>4” displays</w:t>
      </w:r>
    </w:p>
    <w:tbl>
      <w:tblPr>
        <w:tblStyle w:val="TableGrid"/>
        <w:tblW w:w="0" w:type="auto"/>
        <w:jc w:val="center"/>
        <w:tblLook w:val="04A0" w:firstRow="1" w:lastRow="0" w:firstColumn="1" w:lastColumn="0" w:noHBand="0" w:noVBand="1"/>
      </w:tblPr>
      <w:tblGrid>
        <w:gridCol w:w="636"/>
        <w:gridCol w:w="474"/>
        <w:gridCol w:w="474"/>
        <w:gridCol w:w="474"/>
        <w:gridCol w:w="474"/>
        <w:gridCol w:w="406"/>
        <w:gridCol w:w="406"/>
        <w:gridCol w:w="406"/>
        <w:gridCol w:w="474"/>
        <w:gridCol w:w="474"/>
        <w:gridCol w:w="474"/>
        <w:gridCol w:w="474"/>
        <w:gridCol w:w="474"/>
        <w:gridCol w:w="406"/>
        <w:gridCol w:w="3623"/>
      </w:tblGrid>
      <w:tr w:rsidR="00F84E93" w:rsidTr="00F84E93">
        <w:trPr>
          <w:cantSplit/>
          <w:trHeight w:val="2156"/>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84E93" w:rsidRDefault="00935523">
            <w:pPr>
              <w:ind w:left="113" w:right="113"/>
              <w:jc w:val="center"/>
              <w:rPr>
                <w:rFonts w:cs="Arial"/>
                <w:sz w:val="16"/>
                <w:szCs w:val="16"/>
                <w:lang w:val="de-DE" w:eastAsia="ja-JP"/>
              </w:rPr>
            </w:pPr>
            <w:r>
              <w:rPr>
                <w:sz w:val="16"/>
                <w:szCs w:val="16"/>
                <w:lang w:val="de-DE"/>
              </w:rPr>
              <w:t>Operational Mode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84E93" w:rsidRDefault="00935523">
            <w:pPr>
              <w:ind w:left="113" w:right="113"/>
              <w:jc w:val="center"/>
              <w:rPr>
                <w:rFonts w:cs="Arial"/>
                <w:sz w:val="16"/>
                <w:szCs w:val="16"/>
                <w:lang w:val="de-DE" w:eastAsia="ja-JP"/>
              </w:rPr>
            </w:pPr>
            <w:r>
              <w:rPr>
                <w:sz w:val="16"/>
                <w:szCs w:val="16"/>
                <w:lang w:val="de-DE"/>
              </w:rPr>
              <w:t>[ApaSys_D_Stat]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84E93" w:rsidRDefault="00935523">
            <w:pPr>
              <w:ind w:left="113" w:right="113"/>
              <w:jc w:val="center"/>
              <w:rPr>
                <w:rFonts w:cs="Arial"/>
                <w:sz w:val="16"/>
                <w:szCs w:val="16"/>
                <w:lang w:val="de-DE" w:eastAsia="ja-JP"/>
              </w:rPr>
            </w:pPr>
            <w:r>
              <w:rPr>
                <w:sz w:val="16"/>
                <w:szCs w:val="16"/>
                <w:lang w:val="de-DE"/>
              </w:rPr>
              <w:t>[ApaSteScanMde_D_Stat]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84E93" w:rsidRDefault="00935523">
            <w:pPr>
              <w:ind w:left="113" w:right="113"/>
              <w:jc w:val="center"/>
              <w:rPr>
                <w:rFonts w:cs="Arial"/>
                <w:sz w:val="16"/>
                <w:szCs w:val="16"/>
                <w:lang w:val="de-DE" w:eastAsia="ja-JP"/>
              </w:rPr>
            </w:pPr>
            <w:r>
              <w:rPr>
                <w:sz w:val="16"/>
                <w:szCs w:val="16"/>
                <w:lang w:val="de-DE"/>
              </w:rPr>
              <w:t>[ApaActvSide2_D_Stat]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84E93" w:rsidRDefault="00935523">
            <w:pPr>
              <w:ind w:left="113" w:right="113"/>
              <w:jc w:val="center"/>
              <w:rPr>
                <w:rFonts w:cs="Arial"/>
                <w:sz w:val="16"/>
                <w:szCs w:val="16"/>
                <w:lang w:val="de-DE" w:eastAsia="ja-JP"/>
              </w:rPr>
            </w:pPr>
            <w:r>
              <w:rPr>
                <w:sz w:val="16"/>
                <w:szCs w:val="16"/>
                <w:lang w:val="de-DE"/>
              </w:rPr>
              <w:t>[ApaMde_D_Stat]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84E93" w:rsidRDefault="00935523">
            <w:pPr>
              <w:ind w:left="113" w:right="113"/>
              <w:jc w:val="center"/>
              <w:rPr>
                <w:rFonts w:cs="Arial"/>
                <w:sz w:val="16"/>
                <w:szCs w:val="16"/>
                <w:lang w:val="de-DE" w:eastAsia="ja-JP"/>
              </w:rPr>
            </w:pPr>
            <w:r>
              <w:rPr>
                <w:sz w:val="16"/>
                <w:szCs w:val="16"/>
                <w:lang w:val="de-DE"/>
              </w:rPr>
              <w:t>[ApaSelSapp_D_Stat]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84E93" w:rsidRDefault="00935523">
            <w:pPr>
              <w:ind w:left="113" w:right="113"/>
              <w:jc w:val="center"/>
              <w:rPr>
                <w:rFonts w:cs="Arial"/>
                <w:sz w:val="16"/>
                <w:szCs w:val="16"/>
                <w:lang w:val="de-DE" w:eastAsia="ja-JP"/>
              </w:rPr>
            </w:pPr>
            <w:r>
              <w:rPr>
                <w:sz w:val="16"/>
                <w:szCs w:val="16"/>
                <w:lang w:val="de-DE"/>
              </w:rPr>
              <w:t>[ApaSelPpa_D_Stat]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84E93" w:rsidRDefault="00935523">
            <w:pPr>
              <w:ind w:left="113" w:right="113"/>
              <w:jc w:val="center"/>
              <w:rPr>
                <w:rFonts w:cs="Arial"/>
                <w:sz w:val="16"/>
                <w:szCs w:val="16"/>
                <w:lang w:val="de-DE" w:eastAsia="ja-JP"/>
              </w:rPr>
            </w:pPr>
            <w:r>
              <w:rPr>
                <w:sz w:val="16"/>
                <w:szCs w:val="16"/>
                <w:lang w:val="de-DE"/>
              </w:rPr>
              <w:t>[ApaSelPoa_D_Stat]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84E93" w:rsidRDefault="00935523">
            <w:pPr>
              <w:ind w:left="113" w:right="113"/>
              <w:jc w:val="center"/>
              <w:rPr>
                <w:rFonts w:cs="Arial"/>
                <w:sz w:val="16"/>
                <w:szCs w:val="16"/>
                <w:lang w:val="de-DE" w:eastAsia="ja-JP"/>
              </w:rPr>
            </w:pPr>
            <w:r>
              <w:rPr>
                <w:sz w:val="16"/>
                <w:szCs w:val="16"/>
                <w:lang w:val="de-DE"/>
              </w:rPr>
              <w:t>[ApaScan_D_Stat]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84E93" w:rsidRDefault="00935523">
            <w:pPr>
              <w:ind w:left="113" w:right="113"/>
              <w:jc w:val="center"/>
              <w:rPr>
                <w:rFonts w:cs="Arial"/>
                <w:sz w:val="16"/>
                <w:szCs w:val="16"/>
                <w:lang w:val="de-DE" w:eastAsia="ja-JP"/>
              </w:rPr>
            </w:pPr>
            <w:r>
              <w:rPr>
                <w:sz w:val="16"/>
                <w:szCs w:val="16"/>
                <w:lang w:val="de-DE"/>
              </w:rPr>
              <w:t>[ApaLongCtl_D_RqDrv]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84E93" w:rsidRDefault="00935523">
            <w:pPr>
              <w:ind w:left="113" w:right="113"/>
              <w:jc w:val="center"/>
              <w:rPr>
                <w:rFonts w:cs="Arial"/>
                <w:sz w:val="16"/>
                <w:szCs w:val="16"/>
                <w:lang w:val="de-DE" w:eastAsia="ja-JP"/>
              </w:rPr>
            </w:pPr>
            <w:r>
              <w:rPr>
                <w:sz w:val="16"/>
                <w:szCs w:val="16"/>
                <w:lang w:val="de-DE"/>
              </w:rPr>
              <w:t>[ApaGearShif_D_RqDrv]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84E93" w:rsidRDefault="00935523">
            <w:pPr>
              <w:ind w:left="113" w:right="113"/>
              <w:jc w:val="center"/>
              <w:rPr>
                <w:rFonts w:cs="Arial"/>
                <w:sz w:val="16"/>
                <w:szCs w:val="16"/>
                <w:lang w:val="de-DE" w:eastAsia="ja-JP"/>
              </w:rPr>
            </w:pPr>
            <w:r>
              <w:rPr>
                <w:sz w:val="16"/>
                <w:szCs w:val="16"/>
                <w:lang w:val="de-DE"/>
              </w:rPr>
              <w:t>[ApaSteWhl_D_RqDrv]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84E93" w:rsidRDefault="00935523">
            <w:pPr>
              <w:ind w:left="113" w:right="113"/>
              <w:jc w:val="center"/>
              <w:rPr>
                <w:rFonts w:cs="Arial"/>
                <w:sz w:val="16"/>
                <w:szCs w:val="16"/>
                <w:lang w:val="de-DE" w:eastAsia="ja-JP"/>
              </w:rPr>
            </w:pPr>
            <w:r>
              <w:rPr>
                <w:sz w:val="16"/>
                <w:szCs w:val="16"/>
                <w:lang w:val="de-DE"/>
              </w:rPr>
              <w:t>[ApaAcsy_D_RqDrv]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84E93" w:rsidRDefault="00935523">
            <w:pPr>
              <w:ind w:left="113" w:right="113"/>
              <w:jc w:val="center"/>
              <w:rPr>
                <w:rFonts w:cs="Arial"/>
                <w:sz w:val="16"/>
                <w:szCs w:val="16"/>
                <w:lang w:val="de-DE" w:eastAsia="ja-JP"/>
              </w:rPr>
            </w:pPr>
            <w:r>
              <w:rPr>
                <w:sz w:val="16"/>
                <w:szCs w:val="16"/>
                <w:lang w:val="de-DE"/>
              </w:rPr>
              <w:t>[PrkAidMsgTxt_D_Rq]</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84E93" w:rsidRDefault="00935523">
            <w:pPr>
              <w:jc w:val="center"/>
              <w:rPr>
                <w:rFonts w:cs="Arial"/>
                <w:sz w:val="24"/>
                <w:lang w:val="de-DE" w:eastAsia="ja-JP"/>
              </w:rPr>
            </w:pPr>
            <w:r>
              <w:rPr>
                <w:sz w:val="24"/>
                <w:lang w:val="de-DE"/>
              </w:rPr>
              <w:t>Display HMI</w:t>
            </w:r>
          </w:p>
        </w:tc>
      </w:tr>
      <w:tr w:rsidR="00F84E93" w:rsidTr="00F84E93">
        <w:trPr>
          <w:cantSplit/>
          <w:jc w:val="center"/>
        </w:trPr>
        <w:tc>
          <w:tcPr>
            <w:tcW w:w="0" w:type="auto"/>
            <w:vMerge w:val="restart"/>
            <w:tcBorders>
              <w:top w:val="single" w:sz="4" w:space="0" w:color="auto"/>
              <w:left w:val="single" w:sz="4" w:space="0" w:color="auto"/>
              <w:bottom w:val="single" w:sz="4" w:space="0" w:color="auto"/>
              <w:right w:val="single" w:sz="4" w:space="0" w:color="auto"/>
            </w:tcBorders>
            <w:textDirection w:val="btLr"/>
            <w:vAlign w:val="center"/>
            <w:hideMark/>
          </w:tcPr>
          <w:p w:rsidR="00F84E93" w:rsidRPr="004F57BE" w:rsidRDefault="00935523">
            <w:pPr>
              <w:ind w:left="113" w:right="113"/>
              <w:jc w:val="center"/>
              <w:rPr>
                <w:rFonts w:cs="Arial"/>
                <w:lang w:eastAsia="ja-JP"/>
              </w:rPr>
            </w:pPr>
            <w:r w:rsidRPr="004F57BE">
              <w:t>Run</w:t>
            </w:r>
          </w:p>
          <w:p w:rsidR="00F84E93" w:rsidRPr="004F57BE" w:rsidRDefault="00935523">
            <w:pPr>
              <w:ind w:left="113" w:right="113"/>
              <w:jc w:val="center"/>
              <w:rPr>
                <w:rFonts w:cs="Arial"/>
                <w:lang w:eastAsia="ja-JP"/>
              </w:rPr>
            </w:pPr>
            <w:r w:rsidRPr="004F57BE">
              <w:rPr>
                <w:sz w:val="16"/>
                <w:szCs w:val="16"/>
              </w:rPr>
              <w:t>(as per Operational Modes and Voltage Range Definition)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24"/>
                <w:lang w:val="de-DE" w:eastAsia="ja-JP"/>
              </w:rPr>
            </w:pPr>
            <w:r>
              <w:rPr>
                <w:sz w:val="24"/>
                <w:lang w:val="de-DE"/>
              </w:rPr>
              <w:t>Stop</w:t>
            </w:r>
            <w:r>
              <w:rPr>
                <w:rFonts w:cs="Arial"/>
                <w:sz w:val="16"/>
                <w:szCs w:val="16"/>
                <w:lang w:val="de-DE" w:eastAsia="ja-JP"/>
              </w:rPr>
              <w:t>/058</w:t>
            </w:r>
          </w:p>
        </w:tc>
      </w:tr>
      <w:tr w:rsidR="00F84E93" w:rsidTr="00F84E93">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24"/>
                <w:lang w:val="de-DE" w:eastAsia="ja-JP"/>
              </w:rPr>
            </w:pPr>
            <w:r>
              <w:rPr>
                <w:sz w:val="24"/>
                <w:lang w:val="de-DE"/>
              </w:rPr>
              <w:t>Please Drive Forward</w:t>
            </w:r>
            <w:r>
              <w:rPr>
                <w:rFonts w:cs="Arial"/>
                <w:sz w:val="16"/>
                <w:szCs w:val="16"/>
                <w:lang w:val="de-DE" w:eastAsia="ja-JP"/>
              </w:rPr>
              <w:t>/280</w:t>
            </w:r>
          </w:p>
        </w:tc>
      </w:tr>
      <w:tr w:rsidR="00F84E93" w:rsidTr="00F84E93">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24"/>
                <w:lang w:val="de-DE" w:eastAsia="ja-JP"/>
              </w:rPr>
            </w:pPr>
            <w:r>
              <w:rPr>
                <w:sz w:val="24"/>
                <w:lang w:val="de-DE"/>
              </w:rPr>
              <w:t>Please Drive Forward</w:t>
            </w:r>
            <w:r>
              <w:rPr>
                <w:rFonts w:cs="Arial"/>
                <w:sz w:val="16"/>
                <w:szCs w:val="16"/>
                <w:lang w:val="de-DE" w:eastAsia="ja-JP"/>
              </w:rPr>
              <w:t>/281</w:t>
            </w:r>
          </w:p>
        </w:tc>
      </w:tr>
      <w:tr w:rsidR="00F84E93" w:rsidTr="00F84E93">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24"/>
                <w:lang w:val="de-DE" w:eastAsia="ja-JP"/>
              </w:rPr>
            </w:pPr>
            <w:r>
              <w:rPr>
                <w:sz w:val="24"/>
                <w:lang w:val="de-DE"/>
              </w:rPr>
              <w:t>Please Drive Forward</w:t>
            </w:r>
            <w:r>
              <w:rPr>
                <w:rFonts w:cs="Arial"/>
                <w:sz w:val="16"/>
                <w:szCs w:val="16"/>
                <w:lang w:val="de-DE" w:eastAsia="ja-JP"/>
              </w:rPr>
              <w:t>/059</w:t>
            </w:r>
          </w:p>
        </w:tc>
      </w:tr>
      <w:tr w:rsidR="00F84E93" w:rsidTr="00F84E93">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24"/>
                <w:lang w:val="de-DE" w:eastAsia="ja-JP"/>
              </w:rPr>
            </w:pPr>
            <w:r>
              <w:rPr>
                <w:sz w:val="24"/>
                <w:lang w:val="de-DE"/>
              </w:rPr>
              <w:t>Please Drive Forward</w:t>
            </w:r>
            <w:r>
              <w:rPr>
                <w:rFonts w:cs="Arial"/>
                <w:sz w:val="16"/>
                <w:szCs w:val="16"/>
                <w:lang w:val="de-DE" w:eastAsia="ja-JP"/>
              </w:rPr>
              <w:t>/259</w:t>
            </w:r>
          </w:p>
        </w:tc>
      </w:tr>
      <w:tr w:rsidR="00F84E93" w:rsidTr="00F84E93">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Pr="004F57BE" w:rsidRDefault="00935523">
            <w:pPr>
              <w:jc w:val="center"/>
              <w:rPr>
                <w:sz w:val="24"/>
              </w:rPr>
            </w:pPr>
            <w:r w:rsidRPr="004F57BE">
              <w:rPr>
                <w:sz w:val="24"/>
              </w:rPr>
              <w:t>Shift to 1 (Manual)</w:t>
            </w:r>
          </w:p>
          <w:p w:rsidR="00F84E93" w:rsidRPr="004F57BE" w:rsidRDefault="00935523">
            <w:pPr>
              <w:jc w:val="center"/>
              <w:rPr>
                <w:rFonts w:cs="Arial"/>
                <w:sz w:val="24"/>
                <w:lang w:eastAsia="ja-JP"/>
              </w:rPr>
            </w:pPr>
            <w:r w:rsidRPr="004F57BE">
              <w:rPr>
                <w:sz w:val="24"/>
              </w:rPr>
              <w:t>Shift to D (Auto)</w:t>
            </w:r>
            <w:r w:rsidRPr="004F57BE">
              <w:rPr>
                <w:rFonts w:cs="Arial"/>
                <w:sz w:val="16"/>
                <w:szCs w:val="16"/>
                <w:lang w:eastAsia="ja-JP"/>
              </w:rPr>
              <w:t xml:space="preserve"> /060</w:t>
            </w:r>
          </w:p>
        </w:tc>
      </w:tr>
      <w:tr w:rsidR="00F84E93" w:rsidTr="00F84E93">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84E93" w:rsidRPr="004F57BE" w:rsidRDefault="00935523">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24"/>
                <w:lang w:val="de-DE" w:eastAsia="ja-JP"/>
              </w:rPr>
            </w:pPr>
            <w:r>
              <w:rPr>
                <w:sz w:val="24"/>
                <w:lang w:val="de-DE"/>
              </w:rPr>
              <w:t>Shift to Reverse</w:t>
            </w:r>
            <w:r>
              <w:rPr>
                <w:rFonts w:cs="Arial"/>
                <w:sz w:val="16"/>
                <w:szCs w:val="16"/>
                <w:lang w:val="de-DE" w:eastAsia="ja-JP"/>
              </w:rPr>
              <w:t>/061</w:t>
            </w:r>
          </w:p>
        </w:tc>
      </w:tr>
      <w:tr w:rsidR="00F84E93" w:rsidTr="00F84E93">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24"/>
                <w:lang w:val="de-DE" w:eastAsia="ja-JP"/>
              </w:rPr>
            </w:pPr>
            <w:r>
              <w:rPr>
                <w:sz w:val="24"/>
                <w:lang w:val="de-DE"/>
              </w:rPr>
              <w:t>Shift to Reverse</w:t>
            </w:r>
            <w:r>
              <w:rPr>
                <w:rFonts w:cs="Arial"/>
                <w:sz w:val="16"/>
                <w:szCs w:val="16"/>
                <w:lang w:val="de-DE" w:eastAsia="ja-JP"/>
              </w:rPr>
              <w:t>/260</w:t>
            </w:r>
          </w:p>
        </w:tc>
      </w:tr>
      <w:tr w:rsidR="00F84E93" w:rsidTr="00F84E93">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24"/>
                <w:lang w:val="de-DE" w:eastAsia="ja-JP"/>
              </w:rPr>
            </w:pPr>
            <w:r>
              <w:rPr>
                <w:sz w:val="24"/>
                <w:lang w:val="de-DE"/>
              </w:rPr>
              <w:t>Shift to Reverse</w:t>
            </w:r>
            <w:r>
              <w:rPr>
                <w:rFonts w:cs="Arial"/>
                <w:sz w:val="16"/>
                <w:szCs w:val="16"/>
                <w:lang w:val="de-DE" w:eastAsia="ja-JP"/>
              </w:rPr>
              <w:t>/269</w:t>
            </w:r>
          </w:p>
        </w:tc>
      </w:tr>
      <w:tr w:rsidR="00F84E93" w:rsidTr="00F84E93">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Pr="004F57BE" w:rsidRDefault="00935523">
            <w:pPr>
              <w:jc w:val="center"/>
              <w:rPr>
                <w:sz w:val="24"/>
              </w:rPr>
            </w:pPr>
            <w:r w:rsidRPr="004F57BE">
              <w:rPr>
                <w:sz w:val="24"/>
              </w:rPr>
              <w:t>Shift to 1 (Manual)</w:t>
            </w:r>
          </w:p>
          <w:p w:rsidR="00F84E93" w:rsidRPr="004F57BE" w:rsidRDefault="00935523">
            <w:pPr>
              <w:jc w:val="center"/>
              <w:rPr>
                <w:rFonts w:cs="Arial"/>
                <w:sz w:val="24"/>
                <w:lang w:eastAsia="ja-JP"/>
              </w:rPr>
            </w:pPr>
            <w:r w:rsidRPr="004F57BE">
              <w:rPr>
                <w:sz w:val="24"/>
              </w:rPr>
              <w:t>Shift to D (Auto)</w:t>
            </w:r>
            <w:r w:rsidRPr="004F57BE">
              <w:rPr>
                <w:rFonts w:cs="Arial"/>
                <w:sz w:val="16"/>
                <w:szCs w:val="16"/>
                <w:lang w:eastAsia="ja-JP"/>
              </w:rPr>
              <w:t>/063</w:t>
            </w:r>
          </w:p>
        </w:tc>
      </w:tr>
      <w:tr w:rsidR="00F84E93" w:rsidTr="00F84E93">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84E93" w:rsidRPr="004F57BE" w:rsidRDefault="00935523">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24"/>
                <w:lang w:val="de-DE" w:eastAsia="ja-JP"/>
              </w:rPr>
            </w:pPr>
            <w:r>
              <w:rPr>
                <w:sz w:val="24"/>
                <w:lang w:val="de-DE"/>
              </w:rPr>
              <w:t>Prepare to Stop</w:t>
            </w:r>
            <w:r>
              <w:rPr>
                <w:rFonts w:cs="Arial"/>
                <w:sz w:val="16"/>
                <w:szCs w:val="16"/>
                <w:lang w:val="de-DE" w:eastAsia="ja-JP"/>
              </w:rPr>
              <w:t>/065</w:t>
            </w:r>
          </w:p>
        </w:tc>
      </w:tr>
      <w:tr w:rsidR="00F84E93" w:rsidTr="00F84E93">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24"/>
                <w:lang w:val="de-DE" w:eastAsia="ja-JP"/>
              </w:rPr>
            </w:pPr>
            <w:r>
              <w:rPr>
                <w:sz w:val="24"/>
                <w:lang w:val="de-DE"/>
              </w:rPr>
              <w:t>Prepare to Stop</w:t>
            </w:r>
            <w:r>
              <w:rPr>
                <w:rFonts w:cs="Arial"/>
                <w:sz w:val="16"/>
                <w:szCs w:val="16"/>
                <w:lang w:val="de-DE" w:eastAsia="ja-JP"/>
              </w:rPr>
              <w:t>/066</w:t>
            </w:r>
          </w:p>
        </w:tc>
      </w:tr>
      <w:tr w:rsidR="00F84E93" w:rsidTr="00F84E93">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24"/>
                <w:lang w:val="de-DE" w:eastAsia="ja-JP"/>
              </w:rPr>
            </w:pPr>
            <w:r>
              <w:rPr>
                <w:sz w:val="24"/>
                <w:lang w:val="de-DE"/>
              </w:rPr>
              <w:t>Shift to Reverse</w:t>
            </w:r>
            <w:r>
              <w:rPr>
                <w:rFonts w:cs="Arial"/>
                <w:sz w:val="16"/>
                <w:szCs w:val="16"/>
                <w:lang w:val="de-DE" w:eastAsia="ja-JP"/>
              </w:rPr>
              <w:t>/067</w:t>
            </w:r>
          </w:p>
        </w:tc>
      </w:tr>
      <w:tr w:rsidR="00F84E93" w:rsidTr="00F84E93">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24"/>
                <w:lang w:val="de-DE"/>
              </w:rPr>
            </w:pPr>
            <w:r>
              <w:rPr>
                <w:sz w:val="24"/>
                <w:lang w:val="de-DE"/>
              </w:rPr>
              <w:t>Take Control</w:t>
            </w:r>
            <w:r>
              <w:rPr>
                <w:rFonts w:cs="Arial"/>
                <w:sz w:val="16"/>
                <w:szCs w:val="16"/>
                <w:lang w:val="de-DE" w:eastAsia="ja-JP"/>
              </w:rPr>
              <w:t>/390</w:t>
            </w:r>
          </w:p>
        </w:tc>
      </w:tr>
      <w:tr w:rsidR="00F84E93" w:rsidTr="00F84E93">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24"/>
                <w:lang w:val="de-DE" w:eastAsia="ja-JP"/>
              </w:rPr>
            </w:pPr>
            <w:r>
              <w:rPr>
                <w:sz w:val="24"/>
                <w:lang w:val="de-DE"/>
              </w:rPr>
              <w:t>Object in Path</w:t>
            </w:r>
            <w:r>
              <w:rPr>
                <w:rFonts w:cs="Arial"/>
                <w:sz w:val="16"/>
                <w:szCs w:val="16"/>
                <w:lang w:val="de-DE" w:eastAsia="ja-JP"/>
              </w:rPr>
              <w:t>/068</w:t>
            </w:r>
          </w:p>
        </w:tc>
      </w:tr>
      <w:tr w:rsidR="00F84E93" w:rsidTr="00F84E93">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24"/>
                <w:lang w:val="de-DE" w:eastAsia="ja-JP"/>
              </w:rPr>
            </w:pPr>
            <w:r>
              <w:rPr>
                <w:sz w:val="24"/>
                <w:lang w:val="de-DE"/>
              </w:rPr>
              <w:t>Press Button to Resume</w:t>
            </w:r>
            <w:r>
              <w:rPr>
                <w:rFonts w:cs="Arial"/>
                <w:sz w:val="16"/>
                <w:szCs w:val="16"/>
                <w:lang w:val="de-DE" w:eastAsia="ja-JP"/>
              </w:rPr>
              <w:t>/064</w:t>
            </w:r>
          </w:p>
        </w:tc>
      </w:tr>
      <w:tr w:rsidR="00F84E93" w:rsidTr="00F84E93">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24"/>
                <w:lang w:val="de-DE"/>
              </w:rPr>
            </w:pPr>
            <w:r>
              <w:rPr>
                <w:sz w:val="24"/>
                <w:lang w:val="de-DE"/>
              </w:rPr>
              <w:t xml:space="preserve">Wait for </w:t>
            </w:r>
            <w:r>
              <w:rPr>
                <w:sz w:val="24"/>
                <w:lang w:val="de-DE"/>
              </w:rPr>
              <w:t>Steering</w:t>
            </w:r>
            <w:r>
              <w:rPr>
                <w:rFonts w:cs="Arial"/>
                <w:sz w:val="16"/>
                <w:szCs w:val="16"/>
                <w:lang w:val="de-DE" w:eastAsia="ja-JP"/>
              </w:rPr>
              <w:t>/493</w:t>
            </w:r>
          </w:p>
        </w:tc>
      </w:tr>
      <w:tr w:rsidR="00F84E93" w:rsidTr="00F84E93">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0x5</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24"/>
                <w:vertAlign w:val="subscript"/>
                <w:lang w:val="de-DE"/>
              </w:rPr>
            </w:pPr>
            <w:r>
              <w:rPr>
                <w:sz w:val="24"/>
                <w:lang w:val="de-DE"/>
              </w:rPr>
              <w:t>Ensure Park Brake Released</w:t>
            </w:r>
            <w:r>
              <w:rPr>
                <w:sz w:val="24"/>
                <w:vertAlign w:val="subscript"/>
                <w:lang w:val="de-DE"/>
              </w:rPr>
              <w:t>/575</w:t>
            </w:r>
          </w:p>
        </w:tc>
      </w:tr>
      <w:tr w:rsidR="00F84E93" w:rsidTr="00F84E93">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0x6</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24"/>
                <w:vertAlign w:val="subscript"/>
                <w:lang w:val="de-DE"/>
              </w:rPr>
            </w:pPr>
            <w:r>
              <w:rPr>
                <w:sz w:val="24"/>
                <w:lang w:val="de-DE"/>
              </w:rPr>
              <w:t>Ensure Park Brake Released</w:t>
            </w:r>
            <w:r>
              <w:rPr>
                <w:sz w:val="24"/>
                <w:vertAlign w:val="subscript"/>
                <w:lang w:val="de-DE"/>
              </w:rPr>
              <w:t>/576</w:t>
            </w:r>
          </w:p>
        </w:tc>
      </w:tr>
      <w:tr w:rsidR="00F84E93" w:rsidTr="00F84E93">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sz w:val="24"/>
                <w:vertAlign w:val="subscript"/>
                <w:lang w:val="de-DE"/>
              </w:rPr>
            </w:pPr>
            <w:r>
              <w:rPr>
                <w:sz w:val="24"/>
                <w:lang w:val="de-DE"/>
              </w:rPr>
              <w:t>Ensure Park Brake Released</w:t>
            </w:r>
            <w:r>
              <w:rPr>
                <w:sz w:val="24"/>
                <w:vertAlign w:val="subscript"/>
                <w:lang w:val="de-DE"/>
              </w:rPr>
              <w:t>/577</w:t>
            </w:r>
          </w:p>
        </w:tc>
      </w:tr>
      <w:tr w:rsidR="00F84E93" w:rsidTr="00F84E93">
        <w:trPr>
          <w:cantSplit/>
          <w:trHeight w:val="19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84E93" w:rsidRDefault="00935523">
            <w:pPr>
              <w:rPr>
                <w:rFonts w:cs="Arial"/>
                <w:lang w:val="de-DE" w:eastAsia="ja-JP"/>
              </w:rPr>
            </w:pPr>
          </w:p>
        </w:tc>
        <w:tc>
          <w:tcPr>
            <w:tcW w:w="0" w:type="auto"/>
            <w:gridSpan w:val="13"/>
            <w:tcBorders>
              <w:top w:val="single" w:sz="4" w:space="0" w:color="auto"/>
              <w:left w:val="single" w:sz="4" w:space="0" w:color="auto"/>
              <w:bottom w:val="single" w:sz="4" w:space="0" w:color="auto"/>
              <w:right w:val="single" w:sz="4" w:space="0" w:color="auto"/>
            </w:tcBorders>
            <w:vAlign w:val="center"/>
            <w:hideMark/>
          </w:tcPr>
          <w:p w:rsidR="00F84E93" w:rsidRDefault="00935523">
            <w:pPr>
              <w:jc w:val="center"/>
              <w:rPr>
                <w:rFonts w:cs="Arial"/>
                <w:sz w:val="16"/>
                <w:szCs w:val="16"/>
                <w:lang w:val="de-DE" w:eastAsia="ja-JP"/>
              </w:rPr>
            </w:pPr>
            <w:r>
              <w:rPr>
                <w:sz w:val="16"/>
                <w:szCs w:val="16"/>
                <w:lang w:val="de-DE"/>
              </w:rPr>
              <w:t>All Other Cases</w:t>
            </w:r>
          </w:p>
        </w:tc>
        <w:tc>
          <w:tcPr>
            <w:tcW w:w="0" w:type="auto"/>
            <w:tcBorders>
              <w:top w:val="single" w:sz="4" w:space="0" w:color="auto"/>
              <w:left w:val="single" w:sz="4" w:space="0" w:color="auto"/>
              <w:bottom w:val="single" w:sz="4" w:space="0" w:color="auto"/>
              <w:right w:val="single" w:sz="4" w:space="0" w:color="auto"/>
            </w:tcBorders>
            <w:vAlign w:val="center"/>
            <w:hideMark/>
          </w:tcPr>
          <w:p w:rsidR="00F84E93" w:rsidRPr="004F57BE" w:rsidRDefault="00935523">
            <w:pPr>
              <w:jc w:val="center"/>
              <w:rPr>
                <w:rFonts w:cs="Arial"/>
                <w:sz w:val="24"/>
                <w:lang w:eastAsia="ja-JP"/>
              </w:rPr>
            </w:pPr>
            <w:r w:rsidRPr="004F57BE">
              <w:rPr>
                <w:sz w:val="24"/>
              </w:rPr>
              <w:t>Blank (Do not show</w:t>
            </w:r>
            <w:r w:rsidRPr="004F57BE">
              <w:rPr>
                <w:sz w:val="24"/>
              </w:rPr>
              <w:t xml:space="preserve"> Text2)</w:t>
            </w:r>
          </w:p>
        </w:tc>
      </w:tr>
    </w:tbl>
    <w:p w:rsidR="00F84E93" w:rsidRDefault="00935523" w:rsidP="00A53F7B"/>
    <w:p w:rsidR="00A53F7B" w:rsidRDefault="00935523" w:rsidP="00A53F7B">
      <w:r>
        <w:t>4” supports semi-assisted park (SAP) only, configuration Parking Assistance_Cfg is not required.</w:t>
      </w:r>
    </w:p>
    <w:p w:rsidR="00663072" w:rsidRPr="00537596" w:rsidRDefault="00935523" w:rsidP="00537596"/>
    <w:p w:rsidR="00CC6E4C" w:rsidRPr="00CC6E4C" w:rsidRDefault="00CC6E4C" w:rsidP="00CC6E4C">
      <w:pPr>
        <w:pStyle w:val="Heading4"/>
        <w:rPr>
          <w:b w:val="0"/>
          <w:u w:val="single"/>
        </w:rPr>
      </w:pPr>
      <w:r w:rsidRPr="00CC6E4C">
        <w:rPr>
          <w:b w:val="0"/>
          <w:u w:val="single"/>
        </w:rPr>
        <w:t>CAMERA-FUR-REQ-130502/J-Active Park Assist (APA) Signal Processing - Positional SmallCar</w:t>
      </w:r>
    </w:p>
    <w:p w:rsidR="00860DCA" w:rsidRPr="006D08DE" w:rsidRDefault="00935523" w:rsidP="006D08DE">
      <w:pPr>
        <w:jc w:val="center"/>
        <w:rPr>
          <w:b/>
        </w:rPr>
      </w:pPr>
      <w:r>
        <w:rPr>
          <w:b/>
        </w:rPr>
        <w:t>8” (or equivalent) displ</w:t>
      </w:r>
      <w:r>
        <w:rPr>
          <w:b/>
        </w:rPr>
        <w:t>ays</w:t>
      </w:r>
    </w:p>
    <w:tbl>
      <w:tblPr>
        <w:tblStyle w:val="TableGrid"/>
        <w:tblW w:w="0" w:type="auto"/>
        <w:jc w:val="center"/>
        <w:tblLayout w:type="fixed"/>
        <w:tblLook w:val="04A0" w:firstRow="1" w:lastRow="0" w:firstColumn="1" w:lastColumn="0" w:noHBand="0" w:noVBand="1"/>
      </w:tblPr>
      <w:tblGrid>
        <w:gridCol w:w="696"/>
        <w:gridCol w:w="474"/>
        <w:gridCol w:w="474"/>
        <w:gridCol w:w="474"/>
        <w:gridCol w:w="474"/>
        <w:gridCol w:w="474"/>
        <w:gridCol w:w="236"/>
        <w:gridCol w:w="250"/>
        <w:gridCol w:w="270"/>
        <w:gridCol w:w="270"/>
        <w:gridCol w:w="270"/>
        <w:gridCol w:w="563"/>
        <w:gridCol w:w="270"/>
        <w:gridCol w:w="270"/>
        <w:gridCol w:w="270"/>
        <w:gridCol w:w="563"/>
        <w:gridCol w:w="270"/>
        <w:gridCol w:w="2340"/>
      </w:tblGrid>
      <w:tr w:rsidR="00FA6485" w:rsidTr="00FA6485">
        <w:trPr>
          <w:cantSplit/>
          <w:trHeight w:val="2160"/>
          <w:tblHeader/>
          <w:jc w:val="center"/>
        </w:trPr>
        <w:tc>
          <w:tcPr>
            <w:tcW w:w="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A6485" w:rsidRDefault="00935523">
            <w:pPr>
              <w:jc w:val="center"/>
              <w:rPr>
                <w:rFonts w:cs="Arial"/>
                <w:lang w:val="de-DE" w:eastAsia="ja-JP"/>
              </w:rPr>
            </w:pPr>
            <w:r>
              <w:rPr>
                <w:lang w:val="de-DE"/>
              </w:rPr>
              <w:t>Operational Mode</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A6485" w:rsidRDefault="00935523">
            <w:pPr>
              <w:jc w:val="center"/>
              <w:rPr>
                <w:sz w:val="16"/>
                <w:szCs w:val="16"/>
                <w:lang w:val="de-DE"/>
              </w:rPr>
            </w:pPr>
            <w:r>
              <w:rPr>
                <w:sz w:val="16"/>
                <w:szCs w:val="16"/>
                <w:lang w:val="de-DE"/>
              </w:rPr>
              <w:t>Parking Assistance (Cfg)</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A6485" w:rsidRDefault="00935523">
            <w:pPr>
              <w:jc w:val="center"/>
              <w:rPr>
                <w:rFonts w:cs="Arial"/>
                <w:sz w:val="16"/>
                <w:szCs w:val="16"/>
                <w:lang w:val="de-DE" w:eastAsia="ja-JP"/>
              </w:rPr>
            </w:pPr>
            <w:r>
              <w:rPr>
                <w:sz w:val="16"/>
                <w:szCs w:val="16"/>
                <w:lang w:val="de-DE"/>
              </w:rPr>
              <w:t>[ApaSys_D_Stat]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A6485" w:rsidRDefault="00935523">
            <w:pPr>
              <w:jc w:val="center"/>
              <w:rPr>
                <w:rFonts w:cs="Arial"/>
                <w:sz w:val="16"/>
                <w:szCs w:val="16"/>
                <w:lang w:val="de-DE" w:eastAsia="ja-JP"/>
              </w:rPr>
            </w:pPr>
            <w:r>
              <w:rPr>
                <w:sz w:val="16"/>
                <w:szCs w:val="16"/>
                <w:lang w:val="de-DE"/>
              </w:rPr>
              <w:t>[ApaSteScanMde_D_Stat]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A6485" w:rsidRDefault="00935523">
            <w:pPr>
              <w:jc w:val="center"/>
              <w:rPr>
                <w:rFonts w:cs="Arial"/>
                <w:sz w:val="16"/>
                <w:szCs w:val="16"/>
                <w:lang w:val="de-DE" w:eastAsia="ja-JP"/>
              </w:rPr>
            </w:pPr>
            <w:r>
              <w:rPr>
                <w:sz w:val="16"/>
                <w:szCs w:val="16"/>
                <w:lang w:val="de-DE"/>
              </w:rPr>
              <w:t>[ApaActvSide2_D_Stat]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A6485" w:rsidRDefault="00935523">
            <w:pPr>
              <w:jc w:val="center"/>
              <w:rPr>
                <w:rFonts w:cs="Arial"/>
                <w:sz w:val="16"/>
                <w:szCs w:val="16"/>
                <w:lang w:val="de-DE" w:eastAsia="ja-JP"/>
              </w:rPr>
            </w:pPr>
            <w:r>
              <w:rPr>
                <w:sz w:val="16"/>
                <w:szCs w:val="16"/>
                <w:lang w:val="de-DE"/>
              </w:rPr>
              <w:t>[ApaMde_D_Stat]</w:t>
            </w:r>
          </w:p>
        </w:tc>
        <w:tc>
          <w:tcPr>
            <w:tcW w:w="2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A6485" w:rsidRDefault="00935523">
            <w:pPr>
              <w:jc w:val="center"/>
              <w:rPr>
                <w:rFonts w:cs="Arial"/>
                <w:sz w:val="16"/>
                <w:szCs w:val="16"/>
                <w:lang w:val="de-DE" w:eastAsia="ja-JP"/>
              </w:rPr>
            </w:pPr>
            <w:r>
              <w:rPr>
                <w:sz w:val="16"/>
                <w:szCs w:val="16"/>
                <w:lang w:val="de-DE"/>
              </w:rPr>
              <w:t>[ApaSelSapp_D_Stat]</w:t>
            </w:r>
          </w:p>
        </w:tc>
        <w:tc>
          <w:tcPr>
            <w:tcW w:w="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A6485" w:rsidRDefault="00935523">
            <w:pPr>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A6485" w:rsidRDefault="00935523">
            <w:pPr>
              <w:jc w:val="center"/>
              <w:rPr>
                <w:rFonts w:cs="Arial"/>
                <w:sz w:val="16"/>
                <w:szCs w:val="16"/>
                <w:lang w:val="de-DE" w:eastAsia="ja-JP"/>
              </w:rPr>
            </w:pPr>
            <w:r>
              <w:rPr>
                <w:sz w:val="16"/>
                <w:szCs w:val="16"/>
                <w:lang w:val="de-DE"/>
              </w:rPr>
              <w:t>[ApaSelPoa_D_Stat]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A6485" w:rsidRDefault="00935523">
            <w:pPr>
              <w:jc w:val="center"/>
              <w:rPr>
                <w:rFonts w:cs="Arial"/>
                <w:sz w:val="16"/>
                <w:szCs w:val="16"/>
                <w:lang w:val="de-DE" w:eastAsia="ja-JP"/>
              </w:rPr>
            </w:pPr>
            <w:r>
              <w:rPr>
                <w:sz w:val="16"/>
                <w:szCs w:val="16"/>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A6485" w:rsidRDefault="00935523">
            <w:pPr>
              <w:jc w:val="center"/>
              <w:rPr>
                <w:rFonts w:cs="Arial"/>
                <w:sz w:val="16"/>
                <w:szCs w:val="16"/>
                <w:lang w:val="de-DE" w:eastAsia="ja-JP"/>
              </w:rPr>
            </w:pPr>
            <w:r>
              <w:rPr>
                <w:sz w:val="16"/>
                <w:szCs w:val="16"/>
                <w:lang w:val="de-DE"/>
              </w:rPr>
              <w:t>[ApaLongCtl_D_RqDrv]</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A6485" w:rsidRDefault="00935523">
            <w:pPr>
              <w:jc w:val="center"/>
              <w:rPr>
                <w:rFonts w:cs="Arial"/>
                <w:sz w:val="16"/>
                <w:szCs w:val="16"/>
                <w:lang w:val="de-DE" w:eastAsia="ja-JP"/>
              </w:rPr>
            </w:pPr>
            <w:r>
              <w:rPr>
                <w:sz w:val="16"/>
                <w:szCs w:val="16"/>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A6485" w:rsidRDefault="00935523">
            <w:pPr>
              <w:jc w:val="center"/>
              <w:rPr>
                <w:rFonts w:cs="Arial"/>
                <w:sz w:val="16"/>
                <w:szCs w:val="16"/>
                <w:lang w:val="de-DE" w:eastAsia="ja-JP"/>
              </w:rPr>
            </w:pPr>
            <w:r>
              <w:rPr>
                <w:sz w:val="16"/>
                <w:szCs w:val="16"/>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A6485" w:rsidRDefault="00935523">
            <w:pPr>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A6485" w:rsidRDefault="00935523">
            <w:pPr>
              <w:jc w:val="center"/>
              <w:rPr>
                <w:sz w:val="16"/>
                <w:szCs w:val="16"/>
                <w:lang w:val="de-DE"/>
              </w:rPr>
            </w:pPr>
            <w:r>
              <w:rPr>
                <w:sz w:val="16"/>
                <w:szCs w:val="16"/>
                <w:lang w:val="de-DE"/>
              </w:rPr>
              <w:t>[ApaTrgtDist_D_Stat]</w:t>
            </w:r>
            <w:r>
              <w:rPr>
                <w:rFonts w:cs="Arial"/>
                <w:vertAlign w:val="superscript"/>
                <w:lang w:val="de-DE"/>
              </w:rPr>
              <w:t xml:space="preserve"> †</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A6485" w:rsidRDefault="00935523">
            <w:pPr>
              <w:jc w:val="center"/>
              <w:rPr>
                <w:sz w:val="16"/>
                <w:szCs w:val="16"/>
                <w:lang w:val="de-DE"/>
              </w:rPr>
            </w:pPr>
            <w:r>
              <w:rPr>
                <w:sz w:val="16"/>
                <w:szCs w:val="16"/>
                <w:lang w:val="de-DE"/>
              </w:rPr>
              <w:t>[ApaMsgTxt_D_Rq]</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A6485" w:rsidRDefault="00935523">
            <w:pPr>
              <w:jc w:val="center"/>
              <w:rPr>
                <w:rFonts w:cs="Arial"/>
                <w:sz w:val="16"/>
                <w:szCs w:val="16"/>
                <w:lang w:val="de-DE" w:eastAsia="ja-JP"/>
              </w:rPr>
            </w:pPr>
            <w:r>
              <w:rPr>
                <w:sz w:val="16"/>
                <w:szCs w:val="16"/>
                <w:lang w:val="de-DE"/>
              </w:rPr>
              <w:t>[PrkAidMsgTxt_D_Rq]</w:t>
            </w:r>
          </w:p>
        </w:tc>
        <w:tc>
          <w:tcPr>
            <w:tcW w:w="2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A6485" w:rsidRDefault="00935523">
            <w:pPr>
              <w:jc w:val="center"/>
              <w:rPr>
                <w:rFonts w:cs="Arial"/>
                <w:sz w:val="24"/>
                <w:lang w:val="de-DE" w:eastAsia="ja-JP"/>
              </w:rPr>
            </w:pPr>
            <w:r>
              <w:rPr>
                <w:sz w:val="24"/>
                <w:lang w:val="de-DE"/>
              </w:rPr>
              <w:t>Display HMI</w:t>
            </w:r>
            <w:r>
              <w:rPr>
                <w:sz w:val="16"/>
                <w:szCs w:val="16"/>
                <w:vertAlign w:val="subscript"/>
                <w:lang w:val="de-DE"/>
              </w:rPr>
              <w:t>/REF#</w:t>
            </w:r>
          </w:p>
        </w:tc>
      </w:tr>
      <w:tr w:rsidR="00FA6485" w:rsidTr="00FA6485">
        <w:trPr>
          <w:cantSplit/>
          <w:jc w:val="center"/>
        </w:trPr>
        <w:tc>
          <w:tcPr>
            <w:tcW w:w="696"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FA6485" w:rsidRDefault="00935523">
            <w:pPr>
              <w:jc w:val="center"/>
              <w:rPr>
                <w:rFonts w:cs="Arial"/>
                <w:lang w:val="de-DE" w:eastAsia="ja-JP"/>
              </w:rPr>
            </w:pPr>
            <w:r>
              <w:rPr>
                <w:lang w:val="de-DE"/>
              </w:rPr>
              <w:t>Run</w:t>
            </w:r>
          </w:p>
          <w:p w:rsidR="00FA6485" w:rsidRDefault="00935523">
            <w:pPr>
              <w:jc w:val="center"/>
              <w:rPr>
                <w:rFonts w:cs="Arial"/>
                <w:lang w:val="de-DE" w:eastAsia="ja-JP"/>
              </w:rPr>
            </w:pPr>
            <w:r>
              <w:rPr>
                <w:lang w:val="de-DE"/>
              </w:rPr>
              <w:t>(as per Operational Modes and Voltage Range Definition)</w:t>
            </w: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0x2</w:t>
            </w:r>
          </w:p>
        </w:tc>
        <w:tc>
          <w:tcPr>
            <w:tcW w:w="236"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25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FA6485" w:rsidRDefault="00CC6E4C" w:rsidP="00CC6E4C">
            <w:pPr>
              <w:jc w:val="center"/>
              <w:rPr>
                <w:rFonts w:cs="Arial"/>
                <w:sz w:val="24"/>
                <w:lang w:val="de-DE" w:eastAsia="ja-JP"/>
              </w:rPr>
            </w:pPr>
            <w:r>
              <w:object w:dxaOrig="1095" w:dyaOrig="1620">
                <v:shape id="5e78c2ca00005c8e00000e5b" o:spid="_x0000_i1028" type="#_x0000_t75" style="width:54.75pt;height:81pt" o:ole="">
                  <v:imagedata r:id="rId67" o:title=""/>
                </v:shape>
                <o:OLEObject Type="Embed" ProgID="PBrush" ShapeID="5e78c2ca00005c8e00000e5b" DrawAspect="Content" ObjectID="_1646463983" r:id="rId68"/>
              </w:object>
            </w:r>
            <w:r w:rsidR="00935523">
              <w:rPr>
                <w:rFonts w:cs="Arial"/>
                <w:sz w:val="16"/>
                <w:szCs w:val="16"/>
                <w:vertAlign w:val="subscript"/>
                <w:lang w:val="de-DE" w:eastAsia="ja-JP"/>
              </w:rPr>
              <w:t>/075</w:t>
            </w:r>
          </w:p>
        </w:tc>
      </w:tr>
      <w:tr w:rsidR="00FA6485" w:rsidTr="00FA648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FA6485" w:rsidRDefault="00935523">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0x3</w:t>
            </w:r>
          </w:p>
        </w:tc>
        <w:tc>
          <w:tcPr>
            <w:tcW w:w="236"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25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FA6485" w:rsidRDefault="00CC6E4C" w:rsidP="00CC6E4C">
            <w:pPr>
              <w:jc w:val="center"/>
              <w:rPr>
                <w:rFonts w:cs="Arial"/>
                <w:sz w:val="24"/>
                <w:lang w:val="de-DE" w:eastAsia="ja-JP"/>
              </w:rPr>
            </w:pPr>
            <w:r>
              <w:object w:dxaOrig="1095" w:dyaOrig="1620">
                <v:shape id="5e78c2ca00005c8e00000db7" o:spid="_x0000_i1029" type="#_x0000_t75" style="width:54.75pt;height:81pt" o:ole="">
                  <v:imagedata r:id="rId67" o:title=""/>
                </v:shape>
                <o:OLEObject Type="Embed" ProgID="PBrush" ShapeID="5e78c2ca00005c8e00000db7" DrawAspect="Content" ObjectID="_1646463984" r:id="rId69"/>
              </w:object>
            </w:r>
            <w:r w:rsidR="00935523">
              <w:rPr>
                <w:rFonts w:cs="Arial"/>
                <w:sz w:val="16"/>
                <w:szCs w:val="16"/>
                <w:vertAlign w:val="subscript"/>
                <w:lang w:val="de-DE" w:eastAsia="ja-JP"/>
              </w:rPr>
              <w:t>/076</w:t>
            </w:r>
          </w:p>
        </w:tc>
      </w:tr>
      <w:tr w:rsidR="00FA6485" w:rsidTr="00FA648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FA6485" w:rsidRDefault="00935523">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2"/>
                <w:szCs w:val="12"/>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0x4</w:t>
            </w:r>
          </w:p>
        </w:tc>
        <w:tc>
          <w:tcPr>
            <w:tcW w:w="236"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25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FA6485" w:rsidRDefault="00CC6E4C" w:rsidP="00CC6E4C">
            <w:pPr>
              <w:jc w:val="center"/>
              <w:rPr>
                <w:noProof/>
                <w:sz w:val="24"/>
              </w:rPr>
            </w:pPr>
            <w:r>
              <w:object w:dxaOrig="1095" w:dyaOrig="1620">
                <v:shape id="5e78c2ca00005c8e00000270" o:spid="_x0000_i1030" type="#_x0000_t75" style="width:54.75pt;height:81pt" o:ole="">
                  <v:imagedata r:id="rId67" o:title=""/>
                </v:shape>
                <o:OLEObject Type="Embed" ProgID="PBrush" ShapeID="5e78c2ca00005c8e00000270" DrawAspect="Content" ObjectID="_1646463985" r:id="rId70"/>
              </w:object>
            </w:r>
            <w:r w:rsidR="00935523">
              <w:rPr>
                <w:rFonts w:cs="Arial"/>
                <w:sz w:val="16"/>
                <w:szCs w:val="16"/>
                <w:vertAlign w:val="subscript"/>
                <w:lang w:val="de-DE" w:eastAsia="ja-JP"/>
              </w:rPr>
              <w:t>/081</w:t>
            </w:r>
          </w:p>
        </w:tc>
      </w:tr>
      <w:tr w:rsidR="00FA6485" w:rsidTr="00FA648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FA6485" w:rsidRDefault="00935523">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236"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25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FA6485" w:rsidRDefault="00CC6E4C" w:rsidP="00CC6E4C">
            <w:pPr>
              <w:jc w:val="center"/>
              <w:rPr>
                <w:rFonts w:cs="Arial"/>
                <w:sz w:val="24"/>
                <w:lang w:val="de-DE" w:eastAsia="ja-JP"/>
              </w:rPr>
            </w:pPr>
            <w:r>
              <w:object w:dxaOrig="1095" w:dyaOrig="1620">
                <v:shape id="5e78c2ca00005c8e00004811" o:spid="_x0000_i1031" type="#_x0000_t75" style="width:54.75pt;height:81pt" o:ole="">
                  <v:imagedata r:id="rId67" o:title=""/>
                </v:shape>
                <o:OLEObject Type="Embed" ProgID="PBrush" ShapeID="5e78c2ca00005c8e00004811" DrawAspect="Content" ObjectID="_1646463986" r:id="rId71"/>
              </w:object>
            </w:r>
            <w:r w:rsidR="00935523">
              <w:rPr>
                <w:rFonts w:cs="Arial"/>
                <w:sz w:val="16"/>
                <w:szCs w:val="16"/>
                <w:vertAlign w:val="subscript"/>
                <w:lang w:val="de-DE" w:eastAsia="ja-JP"/>
              </w:rPr>
              <w:t>/236</w:t>
            </w:r>
          </w:p>
        </w:tc>
      </w:tr>
      <w:tr w:rsidR="00FA6485" w:rsidTr="00FA648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FA6485" w:rsidRDefault="00935523">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0x2</w:t>
            </w:r>
          </w:p>
        </w:tc>
        <w:tc>
          <w:tcPr>
            <w:tcW w:w="236"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25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rFonts w:cs="Arial"/>
                <w:sz w:val="16"/>
                <w:szCs w:val="16"/>
                <w:lang w:val="de-DE" w:eastAsia="ja-JP"/>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FA6485" w:rsidRDefault="00CC6E4C" w:rsidP="00CC6E4C">
            <w:pPr>
              <w:jc w:val="center"/>
              <w:rPr>
                <w:rFonts w:cs="Arial"/>
                <w:sz w:val="24"/>
                <w:lang w:val="de-DE" w:eastAsia="ja-JP"/>
              </w:rPr>
            </w:pPr>
            <w:r>
              <w:object w:dxaOrig="1095" w:dyaOrig="1620">
                <v:shape id="5e78c2ca00005c8e00005dcc" o:spid="_x0000_i1032" type="#_x0000_t75" style="width:54.75pt;height:81pt" o:ole="">
                  <v:imagedata r:id="rId67" o:title=""/>
                </v:shape>
                <o:OLEObject Type="Embed" ProgID="PBrush" ShapeID="5e78c2ca00005c8e00005dcc" DrawAspect="Content" ObjectID="_1646463987" r:id="rId72"/>
              </w:object>
            </w:r>
            <w:r w:rsidR="00935523">
              <w:rPr>
                <w:rFonts w:cs="Arial"/>
                <w:sz w:val="16"/>
                <w:szCs w:val="16"/>
                <w:vertAlign w:val="subscript"/>
                <w:lang w:val="de-DE" w:eastAsia="ja-JP"/>
              </w:rPr>
              <w:t>/561</w:t>
            </w:r>
          </w:p>
        </w:tc>
      </w:tr>
      <w:tr w:rsidR="00FA6485" w:rsidTr="00FA648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FA6485" w:rsidRDefault="00935523">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0x2</w:t>
            </w:r>
          </w:p>
        </w:tc>
        <w:tc>
          <w:tcPr>
            <w:tcW w:w="236"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25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rFonts w:cs="Arial"/>
                <w:sz w:val="16"/>
                <w:szCs w:val="16"/>
                <w:lang w:val="de-DE" w:eastAsia="ja-JP"/>
              </w:rPr>
              <w:t>0x5</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FA6485" w:rsidRDefault="00CC6E4C" w:rsidP="00CC6E4C">
            <w:pPr>
              <w:jc w:val="center"/>
              <w:rPr>
                <w:rFonts w:cs="Arial"/>
                <w:sz w:val="24"/>
                <w:lang w:val="de-DE" w:eastAsia="ja-JP"/>
              </w:rPr>
            </w:pPr>
            <w:r>
              <w:object w:dxaOrig="1095" w:dyaOrig="1620">
                <v:shape id="5e78c2ca00005c8e000022a8" o:spid="_x0000_i1033" type="#_x0000_t75" style="width:54.75pt;height:81pt" o:ole="">
                  <v:imagedata r:id="rId67" o:title=""/>
                </v:shape>
                <o:OLEObject Type="Embed" ProgID="PBrush" ShapeID="5e78c2ca00005c8e000022a8" DrawAspect="Content" ObjectID="_1646463988" r:id="rId73"/>
              </w:object>
            </w:r>
            <w:r w:rsidR="00935523">
              <w:rPr>
                <w:rFonts w:cs="Arial"/>
                <w:sz w:val="16"/>
                <w:szCs w:val="16"/>
                <w:vertAlign w:val="subscript"/>
                <w:lang w:val="de-DE" w:eastAsia="ja-JP"/>
              </w:rPr>
              <w:t>/562</w:t>
            </w:r>
          </w:p>
        </w:tc>
      </w:tr>
      <w:tr w:rsidR="00FA6485" w:rsidTr="00FA648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FA6485" w:rsidRDefault="00935523">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0x3</w:t>
            </w:r>
          </w:p>
        </w:tc>
        <w:tc>
          <w:tcPr>
            <w:tcW w:w="236"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25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rFonts w:cs="Arial"/>
                <w:sz w:val="16"/>
                <w:szCs w:val="16"/>
                <w:lang w:val="de-DE" w:eastAsia="ja-JP"/>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FA6485" w:rsidRDefault="00CC6E4C" w:rsidP="00CC6E4C">
            <w:pPr>
              <w:jc w:val="center"/>
              <w:rPr>
                <w:rFonts w:cs="Arial"/>
                <w:sz w:val="24"/>
                <w:lang w:val="de-DE" w:eastAsia="ja-JP"/>
              </w:rPr>
            </w:pPr>
            <w:r>
              <w:object w:dxaOrig="1095" w:dyaOrig="1620">
                <v:shape id="5e78c2ca00005c8e00005d21" o:spid="_x0000_i1034" type="#_x0000_t75" style="width:54.75pt;height:81pt" o:ole="">
                  <v:imagedata r:id="rId67" o:title=""/>
                </v:shape>
                <o:OLEObject Type="Embed" ProgID="PBrush" ShapeID="5e78c2ca00005c8e00005d21" DrawAspect="Content" ObjectID="_1646463989" r:id="rId74"/>
              </w:object>
            </w:r>
            <w:r w:rsidR="00935523">
              <w:rPr>
                <w:rFonts w:cs="Arial"/>
                <w:sz w:val="16"/>
                <w:szCs w:val="16"/>
                <w:vertAlign w:val="subscript"/>
                <w:lang w:val="de-DE" w:eastAsia="ja-JP"/>
              </w:rPr>
              <w:t>/563</w:t>
            </w:r>
          </w:p>
        </w:tc>
      </w:tr>
      <w:tr w:rsidR="00FA6485" w:rsidTr="00FA648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FA6485" w:rsidRDefault="00935523">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0x3</w:t>
            </w:r>
          </w:p>
        </w:tc>
        <w:tc>
          <w:tcPr>
            <w:tcW w:w="236"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25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rFonts w:cs="Arial"/>
                <w:sz w:val="16"/>
                <w:szCs w:val="16"/>
                <w:lang w:val="de-DE" w:eastAsia="ja-JP"/>
              </w:rPr>
              <w:t>0x5</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FA6485" w:rsidRDefault="00CC6E4C" w:rsidP="00CC6E4C">
            <w:pPr>
              <w:jc w:val="center"/>
              <w:rPr>
                <w:rFonts w:cs="Arial"/>
                <w:sz w:val="24"/>
                <w:lang w:val="de-DE" w:eastAsia="ja-JP"/>
              </w:rPr>
            </w:pPr>
            <w:r>
              <w:object w:dxaOrig="1095" w:dyaOrig="1620">
                <v:shape id="5e78c2ca00005c8e00001cad" o:spid="_x0000_i1035" type="#_x0000_t75" style="width:54.75pt;height:81pt" o:ole="">
                  <v:imagedata r:id="rId67" o:title=""/>
                </v:shape>
                <o:OLEObject Type="Embed" ProgID="PBrush" ShapeID="5e78c2ca00005c8e00001cad" DrawAspect="Content" ObjectID="_1646463990" r:id="rId75"/>
              </w:object>
            </w:r>
            <w:r w:rsidR="00935523">
              <w:rPr>
                <w:rFonts w:cs="Arial"/>
                <w:sz w:val="16"/>
                <w:szCs w:val="16"/>
                <w:vertAlign w:val="subscript"/>
                <w:lang w:val="de-DE" w:eastAsia="ja-JP"/>
              </w:rPr>
              <w:t>/564</w:t>
            </w:r>
          </w:p>
        </w:tc>
      </w:tr>
      <w:tr w:rsidR="00FA6485" w:rsidTr="00FA648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FA6485" w:rsidRDefault="00935523">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2"/>
                <w:szCs w:val="12"/>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0x4</w:t>
            </w:r>
          </w:p>
        </w:tc>
        <w:tc>
          <w:tcPr>
            <w:tcW w:w="236"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25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rFonts w:cs="Arial"/>
                <w:sz w:val="16"/>
                <w:szCs w:val="16"/>
                <w:lang w:val="de-DE" w:eastAsia="ja-JP"/>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FA6485" w:rsidRDefault="00CC6E4C" w:rsidP="00CC6E4C">
            <w:pPr>
              <w:jc w:val="center"/>
              <w:rPr>
                <w:noProof/>
                <w:sz w:val="24"/>
              </w:rPr>
            </w:pPr>
            <w:r>
              <w:object w:dxaOrig="1095" w:dyaOrig="1620">
                <v:shape id="5e78c2ca00005c8e00003004" o:spid="_x0000_i1036" type="#_x0000_t75" style="width:54.75pt;height:81pt" o:ole="">
                  <v:imagedata r:id="rId67" o:title=""/>
                </v:shape>
                <o:OLEObject Type="Embed" ProgID="PBrush" ShapeID="5e78c2ca00005c8e00003004" DrawAspect="Content" ObjectID="_1646463991" r:id="rId76"/>
              </w:object>
            </w:r>
            <w:r w:rsidR="00935523">
              <w:rPr>
                <w:rFonts w:cs="Arial"/>
                <w:sz w:val="16"/>
                <w:szCs w:val="16"/>
                <w:vertAlign w:val="subscript"/>
                <w:lang w:val="de-DE" w:eastAsia="ja-JP"/>
              </w:rPr>
              <w:t>/569</w:t>
            </w:r>
          </w:p>
        </w:tc>
      </w:tr>
      <w:tr w:rsidR="00FA6485" w:rsidTr="00FA648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FA6485" w:rsidRDefault="00935523">
            <w:pPr>
              <w:rPr>
                <w:rFonts w:cs="Arial"/>
                <w:lang w:val="de-DE" w:eastAsia="ja-JP"/>
              </w:rPr>
            </w:pPr>
          </w:p>
        </w:tc>
        <w:tc>
          <w:tcPr>
            <w:tcW w:w="5872" w:type="dxa"/>
            <w:gridSpan w:val="16"/>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lang w:val="de-DE" w:eastAsia="ja-JP"/>
              </w:rPr>
            </w:pPr>
            <w:r>
              <w:rPr>
                <w:lang w:val="de-DE"/>
              </w:rPr>
              <w:t>All Other Cases</w:t>
            </w:r>
          </w:p>
        </w:tc>
        <w:tc>
          <w:tcPr>
            <w:tcW w:w="2340" w:type="dxa"/>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24"/>
                <w:lang w:val="de-DE" w:eastAsia="ja-JP"/>
              </w:rPr>
            </w:pPr>
            <w:r>
              <w:rPr>
                <w:sz w:val="24"/>
                <w:lang w:val="de-DE"/>
              </w:rPr>
              <w:t>Blank (Do not show SmallCar)</w:t>
            </w:r>
          </w:p>
        </w:tc>
      </w:tr>
    </w:tbl>
    <w:p w:rsidR="00860DCA" w:rsidRDefault="00935523" w:rsidP="00860DCA">
      <w:pPr>
        <w:jc w:val="center"/>
      </w:pPr>
      <w:r>
        <w:rPr>
          <w:u w:val="single"/>
        </w:rPr>
        <w:t>A</w:t>
      </w:r>
      <w:r>
        <w:t xml:space="preserve">ctive </w:t>
      </w:r>
      <w:r>
        <w:rPr>
          <w:u w:val="single"/>
        </w:rPr>
        <w:t>P</w:t>
      </w:r>
      <w:r>
        <w:t xml:space="preserve">ark </w:t>
      </w:r>
      <w:r>
        <w:rPr>
          <w:u w:val="single"/>
        </w:rPr>
        <w:t>A</w:t>
      </w:r>
      <w:r>
        <w:t>ssist (APA) Positional CarLeft</w:t>
      </w:r>
    </w:p>
    <w:p w:rsidR="00860DCA" w:rsidRDefault="00935523" w:rsidP="00860DCA">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860DCA" w:rsidRDefault="00935523" w:rsidP="00860DCA">
      <w:r>
        <w:rPr>
          <w:rFonts w:cs="Arial"/>
        </w:rPr>
        <w:t>‡ -</w:t>
      </w:r>
      <w:r>
        <w:rPr>
          <w:sz w:val="16"/>
          <w:szCs w:val="16"/>
        </w:rPr>
        <w:t xml:space="preserve"> Only if supported by the implementing program as per REQ-130570. If not supported but required by signal pro</w:t>
      </w:r>
      <w:r>
        <w:rPr>
          <w:sz w:val="16"/>
          <w:szCs w:val="16"/>
        </w:rPr>
        <w:t>cessing tables, treat as data 0x1.</w:t>
      </w:r>
    </w:p>
    <w:p w:rsidR="00A8771A" w:rsidRDefault="00935523" w:rsidP="00860DCA"/>
    <w:p w:rsidR="006D08DE" w:rsidRDefault="00935523" w:rsidP="00860DCA"/>
    <w:p w:rsidR="006D08DE" w:rsidRDefault="00935523" w:rsidP="006D08DE">
      <w:pPr>
        <w:jc w:val="center"/>
        <w:rPr>
          <w:b/>
        </w:rPr>
      </w:pPr>
      <w:r>
        <w:rPr>
          <w:b/>
        </w:rPr>
        <w:t>4” displays</w:t>
      </w:r>
    </w:p>
    <w:tbl>
      <w:tblPr>
        <w:tblStyle w:val="TableGrid"/>
        <w:tblW w:w="0" w:type="auto"/>
        <w:jc w:val="center"/>
        <w:tblLook w:val="04A0" w:firstRow="1" w:lastRow="0" w:firstColumn="1" w:lastColumn="0" w:noHBand="0" w:noVBand="1"/>
      </w:tblPr>
      <w:tblGrid>
        <w:gridCol w:w="636"/>
        <w:gridCol w:w="474"/>
        <w:gridCol w:w="474"/>
        <w:gridCol w:w="406"/>
        <w:gridCol w:w="474"/>
        <w:gridCol w:w="406"/>
        <w:gridCol w:w="406"/>
        <w:gridCol w:w="406"/>
        <w:gridCol w:w="406"/>
        <w:gridCol w:w="406"/>
        <w:gridCol w:w="474"/>
        <w:gridCol w:w="406"/>
        <w:gridCol w:w="406"/>
        <w:gridCol w:w="406"/>
        <w:gridCol w:w="3431"/>
      </w:tblGrid>
      <w:tr w:rsidR="00FA6485" w:rsidTr="00FA6485">
        <w:trPr>
          <w:cantSplit/>
          <w:trHeight w:val="2156"/>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A6485" w:rsidRDefault="00935523">
            <w:pPr>
              <w:ind w:left="113" w:right="113"/>
              <w:jc w:val="center"/>
              <w:rPr>
                <w:rFonts w:cs="Arial"/>
                <w:sz w:val="16"/>
                <w:szCs w:val="16"/>
                <w:lang w:val="de-DE" w:eastAsia="ja-JP"/>
              </w:rPr>
            </w:pPr>
            <w:r>
              <w:rPr>
                <w:sz w:val="16"/>
                <w:szCs w:val="16"/>
                <w:lang w:val="de-DE"/>
              </w:rPr>
              <w:t>Operational Mode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A6485" w:rsidRDefault="00935523">
            <w:pPr>
              <w:ind w:left="113" w:right="113"/>
              <w:jc w:val="center"/>
              <w:rPr>
                <w:rFonts w:cs="Arial"/>
                <w:sz w:val="16"/>
                <w:szCs w:val="16"/>
                <w:lang w:val="de-DE" w:eastAsia="ja-JP"/>
              </w:rPr>
            </w:pPr>
            <w:r>
              <w:rPr>
                <w:sz w:val="16"/>
                <w:szCs w:val="16"/>
                <w:lang w:val="de-DE"/>
              </w:rPr>
              <w:t>[ApaSys_D_Stat]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A6485" w:rsidRDefault="00935523">
            <w:pPr>
              <w:ind w:left="113" w:right="113"/>
              <w:jc w:val="center"/>
              <w:rPr>
                <w:rFonts w:cs="Arial"/>
                <w:sz w:val="16"/>
                <w:szCs w:val="16"/>
                <w:lang w:val="de-DE" w:eastAsia="ja-JP"/>
              </w:rPr>
            </w:pPr>
            <w:r>
              <w:rPr>
                <w:sz w:val="16"/>
                <w:szCs w:val="16"/>
                <w:lang w:val="de-DE"/>
              </w:rPr>
              <w:t>[ApaSteScanMde_D_Stat]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A6485" w:rsidRDefault="00935523">
            <w:pPr>
              <w:ind w:left="113" w:right="113"/>
              <w:jc w:val="center"/>
              <w:rPr>
                <w:rFonts w:cs="Arial"/>
                <w:sz w:val="16"/>
                <w:szCs w:val="16"/>
                <w:lang w:val="de-DE" w:eastAsia="ja-JP"/>
              </w:rPr>
            </w:pPr>
            <w:r>
              <w:rPr>
                <w:sz w:val="16"/>
                <w:szCs w:val="16"/>
                <w:lang w:val="de-DE"/>
              </w:rPr>
              <w:t>[ApaActvSide2_D_Stat]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A6485" w:rsidRDefault="00935523">
            <w:pPr>
              <w:ind w:left="113" w:right="113"/>
              <w:jc w:val="center"/>
              <w:rPr>
                <w:rFonts w:cs="Arial"/>
                <w:sz w:val="16"/>
                <w:szCs w:val="16"/>
                <w:lang w:val="de-DE" w:eastAsia="ja-JP"/>
              </w:rPr>
            </w:pPr>
            <w:r>
              <w:rPr>
                <w:sz w:val="16"/>
                <w:szCs w:val="16"/>
                <w:lang w:val="de-DE"/>
              </w:rPr>
              <w:t>[ApaMde_D_Stat]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A6485" w:rsidRDefault="00935523">
            <w:pPr>
              <w:ind w:left="113" w:right="113"/>
              <w:jc w:val="center"/>
              <w:rPr>
                <w:rFonts w:cs="Arial"/>
                <w:sz w:val="16"/>
                <w:szCs w:val="16"/>
                <w:lang w:val="de-DE" w:eastAsia="ja-JP"/>
              </w:rPr>
            </w:pPr>
            <w:r>
              <w:rPr>
                <w:sz w:val="16"/>
                <w:szCs w:val="16"/>
                <w:lang w:val="de-DE"/>
              </w:rPr>
              <w:t>[ApaSelSapp_D_Stat]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A6485" w:rsidRDefault="00935523">
            <w:pPr>
              <w:ind w:left="113" w:right="113"/>
              <w:jc w:val="center"/>
              <w:rPr>
                <w:rFonts w:cs="Arial"/>
                <w:sz w:val="16"/>
                <w:szCs w:val="16"/>
                <w:lang w:val="de-DE" w:eastAsia="ja-JP"/>
              </w:rPr>
            </w:pPr>
            <w:r>
              <w:rPr>
                <w:sz w:val="16"/>
                <w:szCs w:val="16"/>
                <w:lang w:val="de-DE"/>
              </w:rPr>
              <w:t>[ApaSelPpa_D_Stat]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A6485" w:rsidRDefault="00935523">
            <w:pPr>
              <w:ind w:left="113" w:right="113"/>
              <w:jc w:val="center"/>
              <w:rPr>
                <w:rFonts w:cs="Arial"/>
                <w:sz w:val="16"/>
                <w:szCs w:val="16"/>
                <w:lang w:val="de-DE" w:eastAsia="ja-JP"/>
              </w:rPr>
            </w:pPr>
            <w:r>
              <w:rPr>
                <w:sz w:val="16"/>
                <w:szCs w:val="16"/>
                <w:lang w:val="de-DE"/>
              </w:rPr>
              <w:t>[ApaSelPoa_D_Stat]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A6485" w:rsidRDefault="00935523">
            <w:pPr>
              <w:ind w:left="113" w:right="113"/>
              <w:jc w:val="center"/>
              <w:rPr>
                <w:rFonts w:cs="Arial"/>
                <w:sz w:val="16"/>
                <w:szCs w:val="16"/>
                <w:lang w:val="de-DE" w:eastAsia="ja-JP"/>
              </w:rPr>
            </w:pPr>
            <w:r>
              <w:rPr>
                <w:sz w:val="16"/>
                <w:szCs w:val="16"/>
                <w:lang w:val="de-DE"/>
              </w:rPr>
              <w:t>[ApaScan_D_Stat]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A6485" w:rsidRDefault="00935523">
            <w:pPr>
              <w:ind w:left="113" w:right="113"/>
              <w:jc w:val="center"/>
              <w:rPr>
                <w:rFonts w:cs="Arial"/>
                <w:sz w:val="16"/>
                <w:szCs w:val="16"/>
                <w:lang w:val="de-DE" w:eastAsia="ja-JP"/>
              </w:rPr>
            </w:pPr>
            <w:r>
              <w:rPr>
                <w:sz w:val="16"/>
                <w:szCs w:val="16"/>
                <w:lang w:val="de-DE"/>
              </w:rPr>
              <w:t>[ApaLongCtl_D_RqDrv]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A6485" w:rsidRDefault="00935523">
            <w:pPr>
              <w:ind w:left="113" w:right="113"/>
              <w:jc w:val="center"/>
              <w:rPr>
                <w:rFonts w:cs="Arial"/>
                <w:sz w:val="16"/>
                <w:szCs w:val="16"/>
                <w:lang w:val="de-DE" w:eastAsia="ja-JP"/>
              </w:rPr>
            </w:pPr>
            <w:r>
              <w:rPr>
                <w:sz w:val="16"/>
                <w:szCs w:val="16"/>
                <w:lang w:val="de-DE"/>
              </w:rPr>
              <w:t>[ApaGearShif_D_RqDrv]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A6485" w:rsidRDefault="00935523">
            <w:pPr>
              <w:ind w:left="113" w:right="113"/>
              <w:jc w:val="center"/>
              <w:rPr>
                <w:rFonts w:cs="Arial"/>
                <w:sz w:val="16"/>
                <w:szCs w:val="16"/>
                <w:lang w:val="de-DE" w:eastAsia="ja-JP"/>
              </w:rPr>
            </w:pPr>
            <w:r>
              <w:rPr>
                <w:sz w:val="16"/>
                <w:szCs w:val="16"/>
                <w:lang w:val="de-DE"/>
              </w:rPr>
              <w:t>[ApaSteWhl_D_RqDrv]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A6485" w:rsidRDefault="00935523">
            <w:pPr>
              <w:ind w:left="113" w:right="113"/>
              <w:jc w:val="center"/>
              <w:rPr>
                <w:rFonts w:cs="Arial"/>
                <w:sz w:val="16"/>
                <w:szCs w:val="16"/>
                <w:lang w:val="de-DE" w:eastAsia="ja-JP"/>
              </w:rPr>
            </w:pPr>
            <w:r>
              <w:rPr>
                <w:sz w:val="16"/>
                <w:szCs w:val="16"/>
                <w:lang w:val="de-DE"/>
              </w:rPr>
              <w:t>[ApaAcsy_D_RqDrv]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A6485" w:rsidRDefault="00935523">
            <w:pPr>
              <w:ind w:left="113" w:right="113"/>
              <w:jc w:val="center"/>
              <w:rPr>
                <w:rFonts w:cs="Arial"/>
                <w:sz w:val="16"/>
                <w:szCs w:val="16"/>
                <w:lang w:val="de-DE" w:eastAsia="ja-JP"/>
              </w:rPr>
            </w:pPr>
            <w:r>
              <w:rPr>
                <w:sz w:val="16"/>
                <w:szCs w:val="16"/>
                <w:lang w:val="de-DE"/>
              </w:rPr>
              <w:t>[PrkAidMsgTxt_D_Rq]</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A6485" w:rsidRDefault="00935523">
            <w:pPr>
              <w:jc w:val="center"/>
              <w:rPr>
                <w:rFonts w:cs="Arial"/>
                <w:sz w:val="24"/>
                <w:lang w:val="de-DE" w:eastAsia="ja-JP"/>
              </w:rPr>
            </w:pPr>
            <w:r>
              <w:rPr>
                <w:sz w:val="24"/>
                <w:lang w:val="de-DE"/>
              </w:rPr>
              <w:t>Display HMI</w:t>
            </w:r>
          </w:p>
        </w:tc>
      </w:tr>
      <w:tr w:rsidR="00FA6485" w:rsidTr="00FA6485">
        <w:trPr>
          <w:cantSplit/>
          <w:jc w:val="center"/>
        </w:trPr>
        <w:tc>
          <w:tcPr>
            <w:tcW w:w="0" w:type="auto"/>
            <w:vMerge w:val="restart"/>
            <w:tcBorders>
              <w:top w:val="single" w:sz="4" w:space="0" w:color="auto"/>
              <w:left w:val="single" w:sz="4" w:space="0" w:color="auto"/>
              <w:bottom w:val="single" w:sz="4" w:space="0" w:color="auto"/>
              <w:right w:val="single" w:sz="4" w:space="0" w:color="auto"/>
            </w:tcBorders>
            <w:textDirection w:val="btLr"/>
            <w:vAlign w:val="center"/>
            <w:hideMark/>
          </w:tcPr>
          <w:p w:rsidR="00FA6485" w:rsidRDefault="00935523">
            <w:pPr>
              <w:ind w:left="113" w:right="113"/>
              <w:jc w:val="center"/>
              <w:rPr>
                <w:rFonts w:cs="Arial"/>
                <w:lang w:val="de-DE" w:eastAsia="ja-JP"/>
              </w:rPr>
            </w:pPr>
            <w:r>
              <w:rPr>
                <w:lang w:val="de-DE"/>
              </w:rPr>
              <w:t>Run</w:t>
            </w:r>
          </w:p>
          <w:p w:rsidR="00FA6485" w:rsidRDefault="00935523">
            <w:pPr>
              <w:ind w:left="113" w:right="113"/>
              <w:jc w:val="center"/>
              <w:rPr>
                <w:rFonts w:cs="Arial"/>
                <w:lang w:val="de-DE" w:eastAsia="ja-JP"/>
              </w:rPr>
            </w:pPr>
            <w:r>
              <w:rPr>
                <w:sz w:val="16"/>
                <w:szCs w:val="16"/>
                <w:lang w:val="de-DE"/>
              </w:rPr>
              <w:t>(as per Operational Modes and Voltage Range Definition)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CC6E4C" w:rsidP="00CC6E4C">
            <w:pPr>
              <w:jc w:val="center"/>
              <w:rPr>
                <w:rFonts w:cs="Arial"/>
                <w:sz w:val="24"/>
                <w:lang w:val="de-DE" w:eastAsia="ja-JP"/>
              </w:rPr>
            </w:pPr>
            <w:r>
              <w:object w:dxaOrig="1095" w:dyaOrig="1620">
                <v:shape id="5e78c2ca00005c8e00002ddb" o:spid="_x0000_i1037" type="#_x0000_t75" style="width:54.75pt;height:81pt" o:ole="">
                  <v:imagedata r:id="rId67" o:title=""/>
                </v:shape>
                <o:OLEObject Type="Embed" ProgID="PBrush" ShapeID="5e78c2ca00005c8e00002ddb" DrawAspect="Content" ObjectID="_1646463992" r:id="rId77"/>
              </w:object>
            </w:r>
            <w:r w:rsidR="00935523">
              <w:rPr>
                <w:rFonts w:cs="Arial"/>
                <w:sz w:val="16"/>
                <w:szCs w:val="16"/>
                <w:lang w:val="de-DE" w:eastAsia="ja-JP"/>
              </w:rPr>
              <w:t>/075</w:t>
            </w:r>
          </w:p>
        </w:tc>
      </w:tr>
      <w:tr w:rsidR="00FA6485" w:rsidTr="00FA648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A6485"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CC6E4C" w:rsidP="00CC6E4C">
            <w:pPr>
              <w:jc w:val="center"/>
              <w:rPr>
                <w:rFonts w:cs="Arial"/>
                <w:sz w:val="24"/>
                <w:lang w:val="de-DE" w:eastAsia="ja-JP"/>
              </w:rPr>
            </w:pPr>
            <w:r>
              <w:object w:dxaOrig="1095" w:dyaOrig="1620">
                <v:shape id="5e78c2ca00005c8e00004018" o:spid="_x0000_i1038" type="#_x0000_t75" style="width:54.75pt;height:81pt" o:ole="">
                  <v:imagedata r:id="rId67" o:title=""/>
                </v:shape>
                <o:OLEObject Type="Embed" ProgID="PBrush" ShapeID="5e78c2ca00005c8e00004018" DrawAspect="Content" ObjectID="_1646463993" r:id="rId78"/>
              </w:object>
            </w:r>
            <w:r w:rsidR="00935523">
              <w:rPr>
                <w:rFonts w:cs="Arial"/>
                <w:sz w:val="16"/>
                <w:szCs w:val="16"/>
                <w:lang w:val="de-DE" w:eastAsia="ja-JP"/>
              </w:rPr>
              <w:t>/076</w:t>
            </w:r>
          </w:p>
        </w:tc>
      </w:tr>
      <w:tr w:rsidR="00FA6485" w:rsidTr="00FA648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A6485"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CC6E4C" w:rsidP="00CC6E4C">
            <w:pPr>
              <w:jc w:val="center"/>
              <w:rPr>
                <w:noProof/>
                <w:sz w:val="24"/>
              </w:rPr>
            </w:pPr>
            <w:r>
              <w:object w:dxaOrig="1095" w:dyaOrig="1620">
                <v:shape id="5e78c2ca00005c8e00001593" o:spid="_x0000_i1039" type="#_x0000_t75" style="width:54.75pt;height:81pt" o:ole="">
                  <v:imagedata r:id="rId67" o:title=""/>
                </v:shape>
                <o:OLEObject Type="Embed" ProgID="PBrush" ShapeID="5e78c2ca00005c8e00001593" DrawAspect="Content" ObjectID="_1646463994" r:id="rId79"/>
              </w:object>
            </w:r>
            <w:r w:rsidR="00935523">
              <w:rPr>
                <w:rFonts w:cs="Arial"/>
                <w:sz w:val="16"/>
                <w:szCs w:val="16"/>
                <w:lang w:val="de-DE" w:eastAsia="ja-JP"/>
              </w:rPr>
              <w:t>/081</w:t>
            </w:r>
          </w:p>
        </w:tc>
      </w:tr>
      <w:tr w:rsidR="00FA6485" w:rsidTr="00FA648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A6485"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CC6E4C" w:rsidP="00CC6E4C">
            <w:pPr>
              <w:jc w:val="center"/>
              <w:rPr>
                <w:rFonts w:cs="Arial"/>
                <w:sz w:val="24"/>
                <w:lang w:val="de-DE" w:eastAsia="ja-JP"/>
              </w:rPr>
            </w:pPr>
            <w:r>
              <w:object w:dxaOrig="1095" w:dyaOrig="1620">
                <v:shape id="5e78c2ca00005c8e000051fa" o:spid="_x0000_i1040" type="#_x0000_t75" style="width:54.75pt;height:81pt" o:ole="">
                  <v:imagedata r:id="rId67" o:title=""/>
                </v:shape>
                <o:OLEObject Type="Embed" ProgID="PBrush" ShapeID="5e78c2ca00005c8e000051fa" DrawAspect="Content" ObjectID="_1646463995" r:id="rId80"/>
              </w:object>
            </w:r>
            <w:r w:rsidR="00935523">
              <w:rPr>
                <w:rFonts w:cs="Arial"/>
                <w:sz w:val="16"/>
                <w:szCs w:val="16"/>
                <w:lang w:val="de-DE" w:eastAsia="ja-JP"/>
              </w:rPr>
              <w:t>/236</w:t>
            </w:r>
          </w:p>
        </w:tc>
      </w:tr>
      <w:tr w:rsidR="00FA6485" w:rsidTr="00FA648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A6485"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0x5</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CC6E4C" w:rsidP="00CC6E4C">
            <w:pPr>
              <w:jc w:val="center"/>
              <w:rPr>
                <w:noProof/>
                <w:sz w:val="24"/>
              </w:rPr>
            </w:pPr>
            <w:r>
              <w:object w:dxaOrig="1095" w:dyaOrig="1620">
                <v:shape id="5e78c2ca00005c8e00004bf5" o:spid="_x0000_i1041" type="#_x0000_t75" style="width:54.75pt;height:81pt" o:ole="">
                  <v:imagedata r:id="rId67" o:title=""/>
                </v:shape>
                <o:OLEObject Type="Embed" ProgID="PBrush" ShapeID="5e78c2ca00005c8e00004bf5" DrawAspect="Content" ObjectID="_1646463996" r:id="rId81"/>
              </w:object>
            </w:r>
            <w:r w:rsidR="00935523">
              <w:rPr>
                <w:rFonts w:cs="Arial"/>
                <w:sz w:val="16"/>
                <w:szCs w:val="16"/>
                <w:lang w:val="de-DE" w:eastAsia="ja-JP"/>
              </w:rPr>
              <w:t>/561</w:t>
            </w:r>
          </w:p>
        </w:tc>
      </w:tr>
      <w:tr w:rsidR="00FA6485" w:rsidTr="00FA648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A6485"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0x5</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CC6E4C" w:rsidP="00CC6E4C">
            <w:pPr>
              <w:jc w:val="center"/>
            </w:pPr>
            <w:r>
              <w:object w:dxaOrig="1095" w:dyaOrig="1620">
                <v:shape id="5e78c2ca00005c8e0000452d" o:spid="_x0000_i1042" type="#_x0000_t75" style="width:54.75pt;height:81pt" o:ole="">
                  <v:imagedata r:id="rId67" o:title=""/>
                </v:shape>
                <o:OLEObject Type="Embed" ProgID="PBrush" ShapeID="5e78c2ca00005c8e0000452d" DrawAspect="Content" ObjectID="_1646463997" r:id="rId82"/>
              </w:object>
            </w:r>
            <w:r w:rsidR="00935523">
              <w:rPr>
                <w:rFonts w:cs="Arial"/>
                <w:sz w:val="16"/>
                <w:szCs w:val="16"/>
                <w:lang w:val="de-DE" w:eastAsia="ja-JP"/>
              </w:rPr>
              <w:t>/563</w:t>
            </w:r>
          </w:p>
        </w:tc>
      </w:tr>
      <w:tr w:rsidR="00FA6485" w:rsidTr="00FA648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A6485"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0x5</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CC6E4C" w:rsidP="00CC6E4C">
            <w:pPr>
              <w:jc w:val="center"/>
            </w:pPr>
            <w:r>
              <w:object w:dxaOrig="1095" w:dyaOrig="1620">
                <v:shape id="5e78c2ca00005c8e00001dd7" o:spid="_x0000_i1043" type="#_x0000_t75" style="width:54.75pt;height:81pt" o:ole="">
                  <v:imagedata r:id="rId67" o:title=""/>
                </v:shape>
                <o:OLEObject Type="Embed" ProgID="PBrush" ShapeID="5e78c2ca00005c8e00001dd7" DrawAspect="Content" ObjectID="_1646463998" r:id="rId83"/>
              </w:object>
            </w:r>
            <w:r w:rsidR="00935523">
              <w:rPr>
                <w:rFonts w:cs="Arial"/>
                <w:sz w:val="16"/>
                <w:szCs w:val="16"/>
                <w:lang w:val="de-DE" w:eastAsia="ja-JP"/>
              </w:rPr>
              <w:t>/569</w:t>
            </w:r>
          </w:p>
        </w:tc>
      </w:tr>
      <w:tr w:rsidR="00FA6485" w:rsidTr="00FA6485">
        <w:trPr>
          <w:cantSplit/>
          <w:trHeight w:val="19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A6485" w:rsidRDefault="00935523">
            <w:pPr>
              <w:rPr>
                <w:rFonts w:cs="Arial"/>
                <w:lang w:val="de-DE" w:eastAsia="ja-JP"/>
              </w:rPr>
            </w:pPr>
          </w:p>
        </w:tc>
        <w:tc>
          <w:tcPr>
            <w:tcW w:w="0" w:type="auto"/>
            <w:gridSpan w:val="13"/>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16"/>
                <w:szCs w:val="16"/>
                <w:lang w:val="de-DE" w:eastAsia="ja-JP"/>
              </w:rPr>
            </w:pPr>
            <w:r>
              <w:rPr>
                <w:sz w:val="16"/>
                <w:szCs w:val="16"/>
                <w:lang w:val="de-DE"/>
              </w:rPr>
              <w:t>All Other Cases</w:t>
            </w:r>
          </w:p>
        </w:tc>
        <w:tc>
          <w:tcPr>
            <w:tcW w:w="0" w:type="auto"/>
            <w:tcBorders>
              <w:top w:val="single" w:sz="4" w:space="0" w:color="auto"/>
              <w:left w:val="single" w:sz="4" w:space="0" w:color="auto"/>
              <w:bottom w:val="single" w:sz="4" w:space="0" w:color="auto"/>
              <w:right w:val="single" w:sz="4" w:space="0" w:color="auto"/>
            </w:tcBorders>
            <w:vAlign w:val="center"/>
            <w:hideMark/>
          </w:tcPr>
          <w:p w:rsidR="00FA6485" w:rsidRDefault="00935523">
            <w:pPr>
              <w:jc w:val="center"/>
              <w:rPr>
                <w:rFonts w:cs="Arial"/>
                <w:sz w:val="24"/>
                <w:lang w:val="de-DE" w:eastAsia="ja-JP"/>
              </w:rPr>
            </w:pPr>
            <w:r>
              <w:rPr>
                <w:sz w:val="24"/>
                <w:lang w:val="de-DE"/>
              </w:rPr>
              <w:t>Blank (Do not show SmallCar)</w:t>
            </w:r>
          </w:p>
        </w:tc>
      </w:tr>
    </w:tbl>
    <w:p w:rsidR="00BC63D8" w:rsidRDefault="00935523" w:rsidP="00BC63D8">
      <w:r>
        <w:t>4” supports semi-assisted park (SAP) only, configuration Parking Assistance_Cfg is not required.</w:t>
      </w:r>
    </w:p>
    <w:p w:rsidR="006D08DE" w:rsidRPr="00860DCA" w:rsidRDefault="00935523" w:rsidP="00860DCA"/>
    <w:p w:rsidR="00CC6E4C" w:rsidRPr="00CC6E4C" w:rsidRDefault="00CC6E4C" w:rsidP="00CC6E4C">
      <w:pPr>
        <w:pStyle w:val="Heading4"/>
        <w:rPr>
          <w:b w:val="0"/>
          <w:u w:val="single"/>
        </w:rPr>
      </w:pPr>
      <w:r w:rsidRPr="00CC6E4C">
        <w:rPr>
          <w:b w:val="0"/>
          <w:u w:val="single"/>
        </w:rPr>
        <w:t>CAMERA-FUR-REQ-130503/K-Active Park Assist (APA) Signal Processing - Positional ParkPilot</w:t>
      </w:r>
    </w:p>
    <w:p w:rsidR="00222246" w:rsidRPr="009E2477" w:rsidRDefault="00935523" w:rsidP="009E2477">
      <w:pPr>
        <w:jc w:val="center"/>
        <w:rPr>
          <w:b/>
        </w:rPr>
      </w:pPr>
      <w:r>
        <w:rPr>
          <w:b/>
        </w:rPr>
        <w:t>8” (or equivalent) displays</w:t>
      </w:r>
    </w:p>
    <w:tbl>
      <w:tblPr>
        <w:tblStyle w:val="TableGrid"/>
        <w:tblW w:w="0" w:type="auto"/>
        <w:jc w:val="center"/>
        <w:tblLayout w:type="fixed"/>
        <w:tblLook w:val="04A0" w:firstRow="1" w:lastRow="0" w:firstColumn="1" w:lastColumn="0" w:noHBand="0" w:noVBand="1"/>
      </w:tblPr>
      <w:tblGrid>
        <w:gridCol w:w="649"/>
        <w:gridCol w:w="650"/>
        <w:gridCol w:w="281"/>
        <w:gridCol w:w="270"/>
        <w:gridCol w:w="270"/>
        <w:gridCol w:w="270"/>
        <w:gridCol w:w="270"/>
        <w:gridCol w:w="270"/>
        <w:gridCol w:w="270"/>
        <w:gridCol w:w="270"/>
        <w:gridCol w:w="270"/>
        <w:gridCol w:w="270"/>
        <w:gridCol w:w="270"/>
        <w:gridCol w:w="270"/>
        <w:gridCol w:w="270"/>
        <w:gridCol w:w="270"/>
        <w:gridCol w:w="630"/>
        <w:gridCol w:w="3488"/>
      </w:tblGrid>
      <w:tr w:rsidR="00114569" w:rsidTr="00D03CA6">
        <w:trPr>
          <w:cantSplit/>
          <w:trHeight w:val="2160"/>
          <w:tblHeader/>
          <w:jc w:val="center"/>
        </w:trPr>
        <w:tc>
          <w:tcPr>
            <w:tcW w:w="6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14569" w:rsidRDefault="00935523">
            <w:pPr>
              <w:jc w:val="center"/>
              <w:rPr>
                <w:rFonts w:cs="Arial"/>
                <w:lang w:val="de-DE" w:eastAsia="ja-JP"/>
              </w:rPr>
            </w:pPr>
            <w:r>
              <w:rPr>
                <w:lang w:val="de-DE"/>
              </w:rPr>
              <w:lastRenderedPageBreak/>
              <w:t>Operational Mode</w:t>
            </w:r>
          </w:p>
        </w:tc>
        <w:tc>
          <w:tcPr>
            <w:tcW w:w="6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tcPr>
          <w:p w:rsidR="00114569" w:rsidRDefault="00935523">
            <w:pPr>
              <w:jc w:val="center"/>
              <w:rPr>
                <w:lang w:val="de-DE"/>
              </w:rPr>
            </w:pPr>
            <w:r>
              <w:rPr>
                <w:sz w:val="16"/>
                <w:szCs w:val="16"/>
                <w:lang w:val="de-DE"/>
              </w:rPr>
              <w:t>Parking Assistance (Cfg)</w:t>
            </w:r>
          </w:p>
        </w:tc>
        <w:tc>
          <w:tcPr>
            <w:tcW w:w="281"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14569" w:rsidRDefault="00935523">
            <w:pPr>
              <w:jc w:val="center"/>
              <w:rPr>
                <w:rFonts w:cs="Arial"/>
                <w:lang w:val="de-DE" w:eastAsia="ja-JP"/>
              </w:rPr>
            </w:pPr>
            <w:r>
              <w:rPr>
                <w:lang w:val="de-DE"/>
              </w:rPr>
              <w:t>[ApaSys_D_Stat]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14569" w:rsidRDefault="00935523">
            <w:pPr>
              <w:jc w:val="center"/>
              <w:rPr>
                <w:rFonts w:cs="Arial"/>
                <w:lang w:val="de-DE" w:eastAsia="ja-JP"/>
              </w:rPr>
            </w:pPr>
            <w:r>
              <w:rPr>
                <w:lang w:val="de-DE"/>
              </w:rPr>
              <w:t>[ApaSteScanMde_D_Stat]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14569" w:rsidRDefault="00935523">
            <w:pPr>
              <w:jc w:val="center"/>
              <w:rPr>
                <w:rFonts w:cs="Arial"/>
                <w:lang w:val="de-DE" w:eastAsia="ja-JP"/>
              </w:rPr>
            </w:pPr>
            <w:r>
              <w:rPr>
                <w:lang w:val="de-DE"/>
              </w:rPr>
              <w:t>[ApaActvSide2_D_Stat]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14569" w:rsidRDefault="00935523">
            <w:pPr>
              <w:jc w:val="center"/>
              <w:rPr>
                <w:rFonts w:cs="Arial"/>
                <w:lang w:val="de-DE" w:eastAsia="ja-JP"/>
              </w:rPr>
            </w:pPr>
            <w:r>
              <w:rPr>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14569" w:rsidRDefault="00935523">
            <w:pPr>
              <w:jc w:val="center"/>
              <w:rPr>
                <w:rFonts w:cs="Arial"/>
                <w:lang w:val="de-DE" w:eastAsia="ja-JP"/>
              </w:rPr>
            </w:pPr>
            <w:r>
              <w:rPr>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14569" w:rsidRDefault="00935523">
            <w:pPr>
              <w:jc w:val="center"/>
              <w:rPr>
                <w:rFonts w:cs="Arial"/>
                <w:lang w:val="de-DE" w:eastAsia="ja-JP"/>
              </w:rPr>
            </w:pPr>
            <w:r>
              <w:rPr>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14569" w:rsidRDefault="00935523">
            <w:pPr>
              <w:jc w:val="center"/>
              <w:rPr>
                <w:rFonts w:cs="Arial"/>
                <w:lang w:val="de-DE" w:eastAsia="ja-JP"/>
              </w:rPr>
            </w:pPr>
            <w:r>
              <w:rPr>
                <w:lang w:val="de-DE"/>
              </w:rPr>
              <w:t>[ApaSelPoa_D_Stat]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14569" w:rsidRDefault="00935523">
            <w:pPr>
              <w:jc w:val="center"/>
              <w:rPr>
                <w:rFonts w:cs="Arial"/>
                <w:lang w:val="de-DE" w:eastAsia="ja-JP"/>
              </w:rPr>
            </w:pPr>
            <w:r>
              <w:rPr>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14569" w:rsidRDefault="00935523">
            <w:pPr>
              <w:jc w:val="center"/>
              <w:rPr>
                <w:rFonts w:cs="Arial"/>
                <w:lang w:val="de-DE" w:eastAsia="ja-JP"/>
              </w:rPr>
            </w:pPr>
            <w:r>
              <w:rPr>
                <w:lang w:val="de-DE"/>
              </w:rPr>
              <w:t>[ApaLongCtl_D_RqDrv]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14569" w:rsidRDefault="00935523">
            <w:pPr>
              <w:jc w:val="center"/>
              <w:rPr>
                <w:rFonts w:cs="Arial"/>
                <w:lang w:val="de-DE" w:eastAsia="ja-JP"/>
              </w:rPr>
            </w:pPr>
            <w:r>
              <w:rPr>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14569" w:rsidRDefault="00935523">
            <w:pPr>
              <w:jc w:val="center"/>
              <w:rPr>
                <w:rFonts w:cs="Arial"/>
                <w:lang w:val="de-DE" w:eastAsia="ja-JP"/>
              </w:rPr>
            </w:pPr>
            <w:r>
              <w:rPr>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14569" w:rsidRDefault="00935523">
            <w:pPr>
              <w:jc w:val="center"/>
              <w:rPr>
                <w:rFonts w:cs="Arial"/>
                <w:lang w:val="de-DE" w:eastAsia="ja-JP"/>
              </w:rPr>
            </w:pPr>
            <w:r>
              <w:rPr>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14569" w:rsidRDefault="00935523">
            <w:pPr>
              <w:jc w:val="center"/>
              <w:rPr>
                <w:lang w:val="de-DE"/>
              </w:rPr>
            </w:pPr>
            <w:r>
              <w:rPr>
                <w:lang w:val="de-DE"/>
              </w:rPr>
              <w:t>[ApaTrgtDist_D_Stat]</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14569" w:rsidRDefault="00935523">
            <w:pPr>
              <w:jc w:val="center"/>
              <w:rPr>
                <w:lang w:val="de-DE"/>
              </w:rPr>
            </w:pPr>
            <w:r>
              <w:rPr>
                <w:lang w:val="de-DE"/>
              </w:rPr>
              <w:t>[ApaMsgTxt_D_Rq]</w:t>
            </w:r>
            <w:r>
              <w:rPr>
                <w:rFonts w:cs="Arial"/>
                <w:vertAlign w:val="superscript"/>
                <w:lang w:val="de-DE"/>
              </w:rPr>
              <w:t xml:space="preserve"> ‡</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14569" w:rsidRDefault="00935523">
            <w:pPr>
              <w:jc w:val="center"/>
              <w:rPr>
                <w:rFonts w:cs="Arial"/>
                <w:lang w:val="de-DE" w:eastAsia="ja-JP"/>
              </w:rPr>
            </w:pPr>
            <w:r>
              <w:rPr>
                <w:lang w:val="de-DE"/>
              </w:rPr>
              <w:t>[PrkAidMsgTxt_D_Rq]</w:t>
            </w:r>
          </w:p>
        </w:tc>
        <w:tc>
          <w:tcPr>
            <w:tcW w:w="348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14569" w:rsidRDefault="00935523">
            <w:pPr>
              <w:jc w:val="center"/>
              <w:rPr>
                <w:rFonts w:cs="Arial"/>
                <w:sz w:val="24"/>
                <w:lang w:val="de-DE" w:eastAsia="ja-JP"/>
              </w:rPr>
            </w:pPr>
            <w:r>
              <w:rPr>
                <w:sz w:val="24"/>
                <w:lang w:val="de-DE"/>
              </w:rPr>
              <w:t>Display HMI</w:t>
            </w:r>
            <w:r>
              <w:rPr>
                <w:sz w:val="16"/>
                <w:szCs w:val="16"/>
                <w:vertAlign w:val="subscript"/>
                <w:lang w:val="de-DE"/>
              </w:rPr>
              <w:t>/REF#</w:t>
            </w:r>
          </w:p>
        </w:tc>
      </w:tr>
      <w:tr w:rsidR="00114569" w:rsidTr="00D03CA6">
        <w:trPr>
          <w:cantSplit/>
          <w:tblHeader/>
          <w:jc w:val="center"/>
        </w:trPr>
        <w:tc>
          <w:tcPr>
            <w:tcW w:w="649"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114569" w:rsidRDefault="00935523">
            <w:pPr>
              <w:jc w:val="center"/>
              <w:rPr>
                <w:rFonts w:cs="Arial"/>
                <w:lang w:val="de-DE" w:eastAsia="ja-JP"/>
              </w:rPr>
            </w:pPr>
            <w:r>
              <w:rPr>
                <w:lang w:val="de-DE"/>
              </w:rPr>
              <w:t>Run</w:t>
            </w:r>
          </w:p>
          <w:p w:rsidR="00114569" w:rsidRDefault="00935523">
            <w:pPr>
              <w:jc w:val="center"/>
              <w:rPr>
                <w:lang w:val="de-DE"/>
              </w:rPr>
            </w:pPr>
            <w:r>
              <w:rPr>
                <w:lang w:val="de-DE"/>
              </w:rPr>
              <w:t xml:space="preserve">(as per Operational Modes and </w:t>
            </w:r>
            <w:r>
              <w:rPr>
                <w:lang w:val="de-DE"/>
              </w:rPr>
              <w:t>Voltage Range Definition)</w:t>
            </w:r>
          </w:p>
        </w:tc>
        <w:tc>
          <w:tcPr>
            <w:tcW w:w="650" w:type="dxa"/>
            <w:tcBorders>
              <w:top w:val="single" w:sz="4" w:space="0" w:color="auto"/>
              <w:left w:val="single" w:sz="4" w:space="0" w:color="auto"/>
              <w:bottom w:val="single" w:sz="4" w:space="0" w:color="auto"/>
              <w:right w:val="single" w:sz="4" w:space="0" w:color="auto"/>
            </w:tcBorders>
            <w:vAlign w:val="center"/>
          </w:tcPr>
          <w:p w:rsidR="00114569" w:rsidRDefault="00935523">
            <w:pPr>
              <w:jc w:val="center"/>
              <w:rPr>
                <w:sz w:val="12"/>
                <w:lang w:val="de-DE"/>
              </w:rPr>
            </w:pPr>
            <w:r>
              <w:rPr>
                <w:sz w:val="12"/>
                <w:szCs w:val="16"/>
                <w:lang w:val="de-DE"/>
              </w:rPr>
              <w:t>0xA |0xB</w:t>
            </w:r>
          </w:p>
        </w:tc>
        <w:tc>
          <w:tcPr>
            <w:tcW w:w="281"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rFonts w:cs="Arial"/>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rFonts w:cs="Arial"/>
                <w:lang w:val="de-DE" w:eastAsia="ja-JP"/>
              </w:rPr>
            </w:pPr>
            <w:r>
              <w:rPr>
                <w:lang w:val="de-DE"/>
              </w:rPr>
              <w:t>0x1</w:t>
            </w:r>
          </w:p>
        </w:tc>
        <w:tc>
          <w:tcPr>
            <w:tcW w:w="3488" w:type="dxa"/>
            <w:vMerge w:val="restart"/>
            <w:tcBorders>
              <w:top w:val="single" w:sz="4" w:space="0" w:color="auto"/>
              <w:left w:val="single" w:sz="4" w:space="0" w:color="auto"/>
              <w:bottom w:val="single" w:sz="4" w:space="0" w:color="auto"/>
              <w:right w:val="single" w:sz="4" w:space="0" w:color="auto"/>
            </w:tcBorders>
            <w:vAlign w:val="center"/>
            <w:hideMark/>
          </w:tcPr>
          <w:p w:rsidR="00114569" w:rsidRDefault="00935523" w:rsidP="00CC6E4C">
            <w:pPr>
              <w:jc w:val="center"/>
              <w:rPr>
                <w:rFonts w:cs="Arial"/>
                <w:sz w:val="24"/>
                <w:lang w:val="de-DE" w:eastAsia="ja-JP"/>
              </w:rPr>
            </w:pPr>
            <w:r>
              <w:rPr>
                <w:noProof/>
              </w:rPr>
              <w:drawing>
                <wp:anchor distT="0" distB="0" distL="114300" distR="114300" simplePos="0" relativeHeight="251632640" behindDoc="1" locked="0" layoutInCell="1" allowOverlap="1" wp14:anchorId="74E676DE" wp14:editId="486B1AD5">
                  <wp:simplePos x="0" y="0"/>
                  <wp:positionH relativeFrom="column">
                    <wp:posOffset>68580</wp:posOffset>
                  </wp:positionH>
                  <wp:positionV relativeFrom="paragraph">
                    <wp:posOffset>16510</wp:posOffset>
                  </wp:positionV>
                  <wp:extent cx="826770" cy="1306830"/>
                  <wp:effectExtent l="0" t="0" r="0" b="7620"/>
                  <wp:wrapTight wrapText="bothSides">
                    <wp:wrapPolygon edited="0">
                      <wp:start x="0" y="0"/>
                      <wp:lineTo x="0" y="21411"/>
                      <wp:lineTo x="20903" y="21411"/>
                      <wp:lineTo x="20903" y="0"/>
                      <wp:lineTo x="0" y="0"/>
                    </wp:wrapPolygon>
                  </wp:wrapTight>
                  <wp:docPr id="1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26770" cy="1306830"/>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Follow Base Park Aid Signal Interface</w:t>
            </w:r>
            <w:r>
              <w:rPr>
                <w:rFonts w:cs="Arial"/>
                <w:sz w:val="16"/>
                <w:szCs w:val="16"/>
                <w:vertAlign w:val="subscript"/>
                <w:lang w:val="de-DE" w:eastAsia="ja-JP"/>
              </w:rPr>
              <w:t>/083</w:t>
            </w:r>
          </w:p>
        </w:tc>
      </w:tr>
      <w:tr w:rsidR="00114569" w:rsidTr="00D03CA6">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114569" w:rsidRDefault="00935523">
            <w:pPr>
              <w:rPr>
                <w:lang w:val="de-DE"/>
              </w:rPr>
            </w:pPr>
          </w:p>
        </w:tc>
        <w:tc>
          <w:tcPr>
            <w:tcW w:w="650" w:type="dxa"/>
            <w:tcBorders>
              <w:top w:val="single" w:sz="4" w:space="0" w:color="auto"/>
              <w:left w:val="single" w:sz="4" w:space="0" w:color="auto"/>
              <w:bottom w:val="single" w:sz="4" w:space="0" w:color="auto"/>
              <w:right w:val="single" w:sz="4" w:space="0" w:color="auto"/>
            </w:tcBorders>
            <w:vAlign w:val="center"/>
          </w:tcPr>
          <w:p w:rsidR="00114569" w:rsidRDefault="00935523">
            <w:pPr>
              <w:jc w:val="center"/>
              <w:rPr>
                <w:sz w:val="12"/>
                <w:lang w:val="de-DE"/>
              </w:rPr>
            </w:pPr>
            <w:r>
              <w:rPr>
                <w:sz w:val="12"/>
                <w:szCs w:val="16"/>
                <w:lang w:val="de-DE"/>
              </w:rPr>
              <w:t>0xA |0xB</w:t>
            </w:r>
          </w:p>
        </w:tc>
        <w:tc>
          <w:tcPr>
            <w:tcW w:w="281"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rFonts w:cs="Arial"/>
                <w:lang w:val="de-DE" w:eastAsia="ja-JP"/>
              </w:rPr>
            </w:pPr>
            <w:r>
              <w:rPr>
                <w:rFonts w:cs="Arial"/>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0x2</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114569" w:rsidRDefault="00935523">
            <w:pPr>
              <w:rPr>
                <w:rFonts w:cs="Arial"/>
                <w:sz w:val="24"/>
                <w:lang w:val="de-DE" w:eastAsia="ja-JP"/>
              </w:rPr>
            </w:pPr>
          </w:p>
        </w:tc>
      </w:tr>
      <w:tr w:rsidR="00114569" w:rsidTr="00D03CA6">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114569" w:rsidRDefault="00935523">
            <w:pPr>
              <w:rPr>
                <w:lang w:val="de-DE"/>
              </w:rPr>
            </w:pPr>
          </w:p>
        </w:tc>
        <w:tc>
          <w:tcPr>
            <w:tcW w:w="650" w:type="dxa"/>
            <w:tcBorders>
              <w:top w:val="single" w:sz="4" w:space="0" w:color="auto"/>
              <w:left w:val="single" w:sz="4" w:space="0" w:color="auto"/>
              <w:bottom w:val="single" w:sz="4" w:space="0" w:color="auto"/>
              <w:right w:val="single" w:sz="4" w:space="0" w:color="auto"/>
            </w:tcBorders>
            <w:vAlign w:val="center"/>
          </w:tcPr>
          <w:p w:rsidR="00114569" w:rsidRDefault="00935523">
            <w:pPr>
              <w:jc w:val="center"/>
              <w:rPr>
                <w:sz w:val="12"/>
                <w:lang w:val="de-DE"/>
              </w:rPr>
            </w:pPr>
            <w:r>
              <w:rPr>
                <w:sz w:val="12"/>
                <w:szCs w:val="16"/>
                <w:lang w:val="de-DE"/>
              </w:rPr>
              <w:t>0xA |0xB</w:t>
            </w:r>
          </w:p>
        </w:tc>
        <w:tc>
          <w:tcPr>
            <w:tcW w:w="281"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rFonts w:cs="Arial"/>
                <w:lang w:val="de-DE" w:eastAsia="ja-JP"/>
              </w:rPr>
            </w:pPr>
            <w:r>
              <w:rPr>
                <w:rFonts w:cs="Arial"/>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0x5</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114569" w:rsidRDefault="00935523">
            <w:pPr>
              <w:rPr>
                <w:rFonts w:cs="Arial"/>
                <w:sz w:val="24"/>
                <w:lang w:val="de-DE" w:eastAsia="ja-JP"/>
              </w:rPr>
            </w:pPr>
          </w:p>
        </w:tc>
      </w:tr>
      <w:tr w:rsidR="00114569" w:rsidTr="00D03CA6">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114569" w:rsidRDefault="00935523">
            <w:pPr>
              <w:rPr>
                <w:lang w:val="de-DE"/>
              </w:rPr>
            </w:pPr>
          </w:p>
        </w:tc>
        <w:tc>
          <w:tcPr>
            <w:tcW w:w="650" w:type="dxa"/>
            <w:tcBorders>
              <w:top w:val="single" w:sz="4" w:space="0" w:color="auto"/>
              <w:left w:val="single" w:sz="4" w:space="0" w:color="auto"/>
              <w:bottom w:val="single" w:sz="4" w:space="0" w:color="auto"/>
              <w:right w:val="single" w:sz="4" w:space="0" w:color="auto"/>
            </w:tcBorders>
            <w:vAlign w:val="center"/>
          </w:tcPr>
          <w:p w:rsidR="00114569" w:rsidRDefault="00935523">
            <w:pPr>
              <w:jc w:val="center"/>
              <w:rPr>
                <w:sz w:val="12"/>
                <w:lang w:val="de-DE"/>
              </w:rPr>
            </w:pPr>
            <w:r>
              <w:rPr>
                <w:sz w:val="12"/>
                <w:szCs w:val="16"/>
                <w:lang w:val="de-DE"/>
              </w:rPr>
              <w:t>0xA |0xB</w:t>
            </w:r>
          </w:p>
        </w:tc>
        <w:tc>
          <w:tcPr>
            <w:tcW w:w="281"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rFonts w:cs="Arial"/>
                <w:lang w:val="de-DE" w:eastAsia="ja-JP"/>
              </w:rPr>
            </w:pPr>
            <w:r>
              <w:rPr>
                <w:rFonts w:cs="Arial"/>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0x8</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114569" w:rsidRDefault="00935523">
            <w:pPr>
              <w:rPr>
                <w:rFonts w:cs="Arial"/>
                <w:sz w:val="24"/>
                <w:lang w:val="de-DE" w:eastAsia="ja-JP"/>
              </w:rPr>
            </w:pPr>
          </w:p>
        </w:tc>
      </w:tr>
      <w:tr w:rsidR="00114569" w:rsidTr="00D03CA6">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114569" w:rsidRDefault="00935523">
            <w:pPr>
              <w:rPr>
                <w:lang w:val="de-DE"/>
              </w:rPr>
            </w:pPr>
          </w:p>
        </w:tc>
        <w:tc>
          <w:tcPr>
            <w:tcW w:w="650" w:type="dxa"/>
            <w:tcBorders>
              <w:top w:val="single" w:sz="4" w:space="0" w:color="auto"/>
              <w:left w:val="single" w:sz="4" w:space="0" w:color="auto"/>
              <w:bottom w:val="single" w:sz="4" w:space="0" w:color="auto"/>
              <w:right w:val="single" w:sz="4" w:space="0" w:color="auto"/>
            </w:tcBorders>
            <w:vAlign w:val="center"/>
          </w:tcPr>
          <w:p w:rsidR="00114569" w:rsidRDefault="00935523">
            <w:pPr>
              <w:jc w:val="center"/>
              <w:rPr>
                <w:sz w:val="12"/>
                <w:lang w:val="de-DE"/>
              </w:rPr>
            </w:pPr>
            <w:r>
              <w:rPr>
                <w:sz w:val="12"/>
                <w:szCs w:val="16"/>
                <w:lang w:val="de-DE"/>
              </w:rPr>
              <w:t>0xA |0xB</w:t>
            </w:r>
          </w:p>
        </w:tc>
        <w:tc>
          <w:tcPr>
            <w:tcW w:w="281"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rFonts w:cs="Arial"/>
                <w:lang w:val="de-DE" w:eastAsia="ja-JP"/>
              </w:rPr>
            </w:pPr>
            <w:r>
              <w:rPr>
                <w:rFonts w:cs="Arial"/>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0x9</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114569" w:rsidRDefault="00935523">
            <w:pPr>
              <w:rPr>
                <w:rFonts w:cs="Arial"/>
                <w:sz w:val="24"/>
                <w:lang w:val="de-DE" w:eastAsia="ja-JP"/>
              </w:rPr>
            </w:pPr>
          </w:p>
        </w:tc>
      </w:tr>
      <w:tr w:rsidR="00114569" w:rsidTr="00D03CA6">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114569" w:rsidRDefault="00935523">
            <w:pPr>
              <w:rPr>
                <w:lang w:val="de-DE"/>
              </w:rPr>
            </w:pPr>
          </w:p>
        </w:tc>
        <w:tc>
          <w:tcPr>
            <w:tcW w:w="650" w:type="dxa"/>
            <w:tcBorders>
              <w:top w:val="single" w:sz="4" w:space="0" w:color="auto"/>
              <w:left w:val="single" w:sz="4" w:space="0" w:color="auto"/>
              <w:bottom w:val="single" w:sz="4" w:space="0" w:color="auto"/>
              <w:right w:val="single" w:sz="4" w:space="0" w:color="auto"/>
            </w:tcBorders>
            <w:vAlign w:val="center"/>
          </w:tcPr>
          <w:p w:rsidR="00114569" w:rsidRDefault="00935523">
            <w:pPr>
              <w:jc w:val="center"/>
              <w:rPr>
                <w:sz w:val="12"/>
                <w:lang w:val="de-DE"/>
              </w:rPr>
            </w:pPr>
            <w:r>
              <w:rPr>
                <w:sz w:val="12"/>
                <w:szCs w:val="16"/>
                <w:lang w:val="de-DE"/>
              </w:rPr>
              <w:t>0xA |0xB</w:t>
            </w:r>
          </w:p>
        </w:tc>
        <w:tc>
          <w:tcPr>
            <w:tcW w:w="281"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rFonts w:cs="Arial"/>
                <w:lang w:val="de-DE" w:eastAsia="ja-JP"/>
              </w:rPr>
            </w:pPr>
            <w:r>
              <w:rPr>
                <w:rFonts w:cs="Arial"/>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0xA</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114569" w:rsidRDefault="00935523">
            <w:pPr>
              <w:rPr>
                <w:rFonts w:cs="Arial"/>
                <w:sz w:val="24"/>
                <w:lang w:val="de-DE" w:eastAsia="ja-JP"/>
              </w:rPr>
            </w:pPr>
          </w:p>
        </w:tc>
      </w:tr>
      <w:tr w:rsidR="00114569" w:rsidTr="00D03CA6">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114569" w:rsidRDefault="00935523">
            <w:pPr>
              <w:rPr>
                <w:lang w:val="de-DE"/>
              </w:rPr>
            </w:pPr>
          </w:p>
        </w:tc>
        <w:tc>
          <w:tcPr>
            <w:tcW w:w="650" w:type="dxa"/>
            <w:tcBorders>
              <w:top w:val="single" w:sz="4" w:space="0" w:color="auto"/>
              <w:left w:val="single" w:sz="4" w:space="0" w:color="auto"/>
              <w:bottom w:val="single" w:sz="4" w:space="0" w:color="auto"/>
              <w:right w:val="single" w:sz="4" w:space="0" w:color="auto"/>
            </w:tcBorders>
            <w:vAlign w:val="center"/>
          </w:tcPr>
          <w:p w:rsidR="00114569" w:rsidRDefault="00935523">
            <w:pPr>
              <w:jc w:val="center"/>
              <w:rPr>
                <w:sz w:val="12"/>
                <w:lang w:val="de-DE"/>
              </w:rPr>
            </w:pPr>
            <w:r>
              <w:rPr>
                <w:sz w:val="12"/>
                <w:szCs w:val="16"/>
                <w:lang w:val="de-DE"/>
              </w:rPr>
              <w:t>0xA |0xB</w:t>
            </w:r>
          </w:p>
        </w:tc>
        <w:tc>
          <w:tcPr>
            <w:tcW w:w="281"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rFonts w:cs="Arial"/>
                <w:lang w:val="de-DE" w:eastAsia="ja-JP"/>
              </w:rPr>
            </w:pPr>
            <w:r>
              <w:rPr>
                <w:rFonts w:cs="Arial"/>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0xC</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114569" w:rsidRDefault="00935523">
            <w:pPr>
              <w:rPr>
                <w:rFonts w:cs="Arial"/>
                <w:sz w:val="24"/>
                <w:lang w:val="de-DE" w:eastAsia="ja-JP"/>
              </w:rPr>
            </w:pPr>
          </w:p>
        </w:tc>
      </w:tr>
      <w:tr w:rsidR="00114569" w:rsidTr="00D03CA6">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114569" w:rsidRDefault="00935523">
            <w:pPr>
              <w:rPr>
                <w:lang w:val="de-DE"/>
              </w:rPr>
            </w:pPr>
          </w:p>
        </w:tc>
        <w:tc>
          <w:tcPr>
            <w:tcW w:w="650" w:type="dxa"/>
            <w:tcBorders>
              <w:top w:val="single" w:sz="4" w:space="0" w:color="auto"/>
              <w:left w:val="single" w:sz="4" w:space="0" w:color="auto"/>
              <w:bottom w:val="single" w:sz="4" w:space="0" w:color="auto"/>
              <w:right w:val="single" w:sz="4" w:space="0" w:color="auto"/>
            </w:tcBorders>
            <w:vAlign w:val="center"/>
          </w:tcPr>
          <w:p w:rsidR="00114569" w:rsidRDefault="00935523">
            <w:pPr>
              <w:jc w:val="center"/>
              <w:rPr>
                <w:sz w:val="12"/>
                <w:lang w:val="de-DE"/>
              </w:rPr>
            </w:pPr>
            <w:r>
              <w:rPr>
                <w:sz w:val="12"/>
                <w:szCs w:val="16"/>
                <w:lang w:val="de-DE"/>
              </w:rPr>
              <w:t>0xA |0xB</w:t>
            </w:r>
          </w:p>
        </w:tc>
        <w:tc>
          <w:tcPr>
            <w:tcW w:w="281"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rFonts w:cs="Arial"/>
                <w:lang w:val="de-DE" w:eastAsia="ja-JP"/>
              </w:rPr>
            </w:pPr>
            <w:r>
              <w:rPr>
                <w:rFonts w:cs="Arial"/>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0xD</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114569" w:rsidRDefault="00935523">
            <w:pPr>
              <w:rPr>
                <w:rFonts w:cs="Arial"/>
                <w:sz w:val="24"/>
                <w:lang w:val="de-DE" w:eastAsia="ja-JP"/>
              </w:rPr>
            </w:pPr>
          </w:p>
        </w:tc>
      </w:tr>
      <w:tr w:rsidR="00114569" w:rsidTr="00D03CA6">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114569" w:rsidRDefault="00935523">
            <w:pPr>
              <w:rPr>
                <w:lang w:val="de-DE"/>
              </w:rPr>
            </w:pPr>
          </w:p>
        </w:tc>
        <w:tc>
          <w:tcPr>
            <w:tcW w:w="650" w:type="dxa"/>
            <w:tcBorders>
              <w:top w:val="single" w:sz="4" w:space="0" w:color="auto"/>
              <w:left w:val="single" w:sz="4" w:space="0" w:color="auto"/>
              <w:bottom w:val="single" w:sz="4" w:space="0" w:color="auto"/>
              <w:right w:val="single" w:sz="4" w:space="0" w:color="auto"/>
            </w:tcBorders>
            <w:vAlign w:val="center"/>
          </w:tcPr>
          <w:p w:rsidR="00114569" w:rsidRDefault="00935523">
            <w:pPr>
              <w:jc w:val="center"/>
              <w:rPr>
                <w:sz w:val="12"/>
                <w:lang w:val="de-DE"/>
              </w:rPr>
            </w:pPr>
            <w:r>
              <w:rPr>
                <w:sz w:val="12"/>
                <w:szCs w:val="16"/>
                <w:lang w:val="de-DE"/>
              </w:rPr>
              <w:t>0xA |0xB</w:t>
            </w:r>
          </w:p>
        </w:tc>
        <w:tc>
          <w:tcPr>
            <w:tcW w:w="281"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rFonts w:cs="Arial"/>
                <w:lang w:val="de-DE" w:eastAsia="ja-JP"/>
              </w:rPr>
            </w:pPr>
            <w:r>
              <w:rPr>
                <w:rFonts w:cs="Arial"/>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0xE</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114569" w:rsidRDefault="00935523">
            <w:pPr>
              <w:rPr>
                <w:rFonts w:cs="Arial"/>
                <w:sz w:val="24"/>
                <w:lang w:val="de-DE" w:eastAsia="ja-JP"/>
              </w:rPr>
            </w:pPr>
          </w:p>
        </w:tc>
      </w:tr>
      <w:tr w:rsidR="00114569" w:rsidTr="00D03CA6">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114569" w:rsidRDefault="00935523">
            <w:pPr>
              <w:rPr>
                <w:lang w:val="de-DE"/>
              </w:rPr>
            </w:pPr>
          </w:p>
        </w:tc>
        <w:tc>
          <w:tcPr>
            <w:tcW w:w="650" w:type="dxa"/>
            <w:tcBorders>
              <w:top w:val="single" w:sz="4" w:space="0" w:color="auto"/>
              <w:left w:val="single" w:sz="4" w:space="0" w:color="auto"/>
              <w:bottom w:val="single" w:sz="4" w:space="0" w:color="auto"/>
              <w:right w:val="single" w:sz="4" w:space="0" w:color="auto"/>
            </w:tcBorders>
            <w:vAlign w:val="center"/>
          </w:tcPr>
          <w:p w:rsidR="00114569" w:rsidRDefault="00935523">
            <w:pPr>
              <w:jc w:val="center"/>
              <w:rPr>
                <w:sz w:val="12"/>
                <w:lang w:val="de-DE"/>
              </w:rPr>
            </w:pPr>
            <w:r>
              <w:rPr>
                <w:sz w:val="12"/>
                <w:szCs w:val="16"/>
                <w:lang w:val="de-DE"/>
              </w:rPr>
              <w:t>0xA |0xB</w:t>
            </w:r>
          </w:p>
        </w:tc>
        <w:tc>
          <w:tcPr>
            <w:tcW w:w="281"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rFonts w:cs="Arial"/>
                <w:lang w:val="de-DE" w:eastAsia="ja-JP"/>
              </w:rPr>
            </w:pPr>
            <w:r>
              <w:rPr>
                <w:rFonts w:cs="Arial"/>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lang w:val="de-DE"/>
              </w:rPr>
            </w:pPr>
            <w:r>
              <w:rPr>
                <w:lang w:val="de-DE"/>
              </w:rPr>
              <w:t>0xF</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114569" w:rsidRDefault="00935523">
            <w:pPr>
              <w:rPr>
                <w:rFonts w:cs="Arial"/>
                <w:sz w:val="24"/>
                <w:lang w:val="de-DE" w:eastAsia="ja-JP"/>
              </w:rPr>
            </w:pPr>
          </w:p>
        </w:tc>
      </w:tr>
      <w:tr w:rsidR="00114569" w:rsidTr="00D03CA6">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114569" w:rsidRDefault="00935523">
            <w:pPr>
              <w:rPr>
                <w:lang w:val="de-DE"/>
              </w:rPr>
            </w:pPr>
          </w:p>
        </w:tc>
        <w:tc>
          <w:tcPr>
            <w:tcW w:w="5071" w:type="dxa"/>
            <w:gridSpan w:val="16"/>
            <w:tcBorders>
              <w:top w:val="single" w:sz="4" w:space="0" w:color="auto"/>
              <w:left w:val="single" w:sz="4" w:space="0" w:color="auto"/>
              <w:bottom w:val="single" w:sz="4" w:space="0" w:color="auto"/>
              <w:right w:val="single" w:sz="4" w:space="0" w:color="auto"/>
            </w:tcBorders>
            <w:vAlign w:val="center"/>
          </w:tcPr>
          <w:p w:rsidR="00114569" w:rsidRDefault="00935523">
            <w:pPr>
              <w:jc w:val="center"/>
              <w:rPr>
                <w:rFonts w:cs="Arial"/>
                <w:lang w:val="de-DE" w:eastAsia="ja-JP"/>
              </w:rPr>
            </w:pPr>
            <w:r>
              <w:rPr>
                <w:lang w:val="de-DE"/>
              </w:rPr>
              <w:t xml:space="preserve">All </w:t>
            </w:r>
            <w:r>
              <w:rPr>
                <w:lang w:val="de-DE"/>
              </w:rPr>
              <w:t>Other Cases</w:t>
            </w:r>
          </w:p>
        </w:tc>
        <w:tc>
          <w:tcPr>
            <w:tcW w:w="3488" w:type="dxa"/>
            <w:tcBorders>
              <w:top w:val="single" w:sz="4" w:space="0" w:color="auto"/>
              <w:left w:val="single" w:sz="4" w:space="0" w:color="auto"/>
              <w:bottom w:val="single" w:sz="4" w:space="0" w:color="auto"/>
              <w:right w:val="single" w:sz="4" w:space="0" w:color="auto"/>
            </w:tcBorders>
            <w:vAlign w:val="center"/>
            <w:hideMark/>
          </w:tcPr>
          <w:p w:rsidR="00114569" w:rsidRDefault="00935523">
            <w:pPr>
              <w:jc w:val="center"/>
              <w:rPr>
                <w:rFonts w:cs="Arial"/>
                <w:sz w:val="24"/>
                <w:lang w:val="de-DE" w:eastAsia="ja-JP"/>
              </w:rPr>
            </w:pPr>
            <w:r>
              <w:rPr>
                <w:sz w:val="24"/>
                <w:lang w:val="de-DE"/>
              </w:rPr>
              <w:t>Blank (Do not show ParkPilot)</w:t>
            </w:r>
          </w:p>
        </w:tc>
      </w:tr>
    </w:tbl>
    <w:p w:rsidR="00222246" w:rsidRDefault="00935523" w:rsidP="00222246">
      <w:pPr>
        <w:rPr>
          <w:rFonts w:cs="Arial"/>
          <w:lang w:eastAsia="ja-JP"/>
        </w:rPr>
      </w:pPr>
    </w:p>
    <w:p w:rsidR="00222246" w:rsidRDefault="00935523" w:rsidP="00222246">
      <w:pPr>
        <w:jc w:val="center"/>
      </w:pPr>
      <w:r>
        <w:rPr>
          <w:u w:val="single"/>
        </w:rPr>
        <w:t>A</w:t>
      </w:r>
      <w:r>
        <w:t xml:space="preserve">ctive </w:t>
      </w:r>
      <w:r>
        <w:rPr>
          <w:u w:val="single"/>
        </w:rPr>
        <w:t>P</w:t>
      </w:r>
      <w:r>
        <w:t xml:space="preserve">ark </w:t>
      </w:r>
      <w:r>
        <w:rPr>
          <w:u w:val="single"/>
        </w:rPr>
        <w:t>A</w:t>
      </w:r>
      <w:r>
        <w:t>ssist (APA) Positional ParkPilot</w:t>
      </w:r>
    </w:p>
    <w:p w:rsidR="00222246" w:rsidRDefault="00935523" w:rsidP="00222246">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222246" w:rsidRDefault="00935523" w:rsidP="00222246">
      <w:r>
        <w:rPr>
          <w:rFonts w:cs="Arial"/>
        </w:rPr>
        <w:t>‡ -</w:t>
      </w:r>
      <w:r>
        <w:rPr>
          <w:sz w:val="16"/>
          <w:szCs w:val="16"/>
        </w:rPr>
        <w:t xml:space="preserve"> Only if supported by the implementing program as per REQ-130570. If not supported but required by signal processing tables, treat as data 0x1.</w:t>
      </w:r>
    </w:p>
    <w:p w:rsidR="001E69DE" w:rsidRDefault="00935523" w:rsidP="00222246"/>
    <w:p w:rsidR="009E2477" w:rsidRDefault="00935523" w:rsidP="00222246"/>
    <w:p w:rsidR="009E2477" w:rsidRDefault="00935523" w:rsidP="009E2477">
      <w:pPr>
        <w:jc w:val="center"/>
        <w:rPr>
          <w:b/>
        </w:rPr>
      </w:pPr>
      <w:r>
        <w:rPr>
          <w:b/>
        </w:rPr>
        <w:t>4” displays</w:t>
      </w:r>
    </w:p>
    <w:tbl>
      <w:tblPr>
        <w:tblStyle w:val="TableGrid"/>
        <w:tblW w:w="0" w:type="auto"/>
        <w:jc w:val="center"/>
        <w:tblLayout w:type="fixed"/>
        <w:tblLook w:val="04A0" w:firstRow="1" w:lastRow="0" w:firstColumn="1" w:lastColumn="0" w:noHBand="0" w:noVBand="1"/>
      </w:tblPr>
      <w:tblGrid>
        <w:gridCol w:w="649"/>
        <w:gridCol w:w="281"/>
        <w:gridCol w:w="270"/>
        <w:gridCol w:w="270"/>
        <w:gridCol w:w="270"/>
        <w:gridCol w:w="270"/>
        <w:gridCol w:w="270"/>
        <w:gridCol w:w="270"/>
        <w:gridCol w:w="270"/>
        <w:gridCol w:w="270"/>
        <w:gridCol w:w="270"/>
        <w:gridCol w:w="270"/>
        <w:gridCol w:w="270"/>
        <w:gridCol w:w="630"/>
        <w:gridCol w:w="3488"/>
      </w:tblGrid>
      <w:tr w:rsidR="009E2477" w:rsidTr="009E2477">
        <w:trPr>
          <w:cantSplit/>
          <w:trHeight w:val="2663"/>
          <w:tblHeader/>
          <w:jc w:val="center"/>
        </w:trPr>
        <w:tc>
          <w:tcPr>
            <w:tcW w:w="6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9E2477" w:rsidRDefault="00935523" w:rsidP="00D41935">
            <w:pPr>
              <w:jc w:val="center"/>
              <w:rPr>
                <w:rFonts w:cs="Arial"/>
                <w:lang w:val="de-DE" w:eastAsia="ja-JP"/>
              </w:rPr>
            </w:pPr>
            <w:r>
              <w:rPr>
                <w:lang w:val="de-DE"/>
              </w:rPr>
              <w:t>Operational Mode</w:t>
            </w:r>
          </w:p>
        </w:tc>
        <w:tc>
          <w:tcPr>
            <w:tcW w:w="281"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9E2477" w:rsidRDefault="00935523" w:rsidP="00D41935">
            <w:pPr>
              <w:jc w:val="center"/>
              <w:rPr>
                <w:rFonts w:cs="Arial"/>
                <w:lang w:val="de-DE" w:eastAsia="ja-JP"/>
              </w:rPr>
            </w:pPr>
            <w:r>
              <w:rPr>
                <w:lang w:val="de-DE"/>
              </w:rPr>
              <w:t>[ApaSys_D_Stat]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9E2477" w:rsidRDefault="00935523" w:rsidP="00D41935">
            <w:pPr>
              <w:jc w:val="center"/>
              <w:rPr>
                <w:rFonts w:cs="Arial"/>
                <w:lang w:val="de-DE" w:eastAsia="ja-JP"/>
              </w:rPr>
            </w:pPr>
            <w:r>
              <w:rPr>
                <w:lang w:val="de-DE"/>
              </w:rPr>
              <w:t>[ApaSteScanMde_D_Stat]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9E2477" w:rsidRDefault="00935523" w:rsidP="00D41935">
            <w:pPr>
              <w:jc w:val="center"/>
              <w:rPr>
                <w:rFonts w:cs="Arial"/>
                <w:lang w:val="de-DE" w:eastAsia="ja-JP"/>
              </w:rPr>
            </w:pPr>
            <w:r>
              <w:rPr>
                <w:lang w:val="de-DE"/>
              </w:rPr>
              <w:t>[ApaActvSide2_D_Stat]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9E2477" w:rsidRDefault="00935523" w:rsidP="00D41935">
            <w:pPr>
              <w:jc w:val="center"/>
              <w:rPr>
                <w:rFonts w:cs="Arial"/>
                <w:lang w:val="de-DE" w:eastAsia="ja-JP"/>
              </w:rPr>
            </w:pPr>
            <w:r>
              <w:rPr>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9E2477" w:rsidRDefault="00935523" w:rsidP="00D41935">
            <w:pPr>
              <w:jc w:val="center"/>
              <w:rPr>
                <w:rFonts w:cs="Arial"/>
                <w:lang w:val="de-DE" w:eastAsia="ja-JP"/>
              </w:rPr>
            </w:pPr>
            <w:r>
              <w:rPr>
                <w:lang w:val="de-DE"/>
              </w:rPr>
              <w:t>[Apa</w:t>
            </w:r>
            <w:r>
              <w:rPr>
                <w:lang w:val="de-DE"/>
              </w:rPr>
              <w:t>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9E2477" w:rsidRDefault="00935523" w:rsidP="00D41935">
            <w:pPr>
              <w:jc w:val="center"/>
              <w:rPr>
                <w:rFonts w:cs="Arial"/>
                <w:lang w:val="de-DE" w:eastAsia="ja-JP"/>
              </w:rPr>
            </w:pPr>
            <w:r>
              <w:rPr>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9E2477" w:rsidRDefault="00935523" w:rsidP="00D41935">
            <w:pPr>
              <w:jc w:val="center"/>
              <w:rPr>
                <w:rFonts w:cs="Arial"/>
                <w:lang w:val="de-DE" w:eastAsia="ja-JP"/>
              </w:rPr>
            </w:pPr>
            <w:r>
              <w:rPr>
                <w:lang w:val="de-DE"/>
              </w:rPr>
              <w:t>[ApaSelPoa_D_Stat]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9E2477" w:rsidRDefault="00935523" w:rsidP="00D41935">
            <w:pPr>
              <w:jc w:val="center"/>
              <w:rPr>
                <w:rFonts w:cs="Arial"/>
                <w:lang w:val="de-DE" w:eastAsia="ja-JP"/>
              </w:rPr>
            </w:pPr>
            <w:r>
              <w:rPr>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9E2477" w:rsidRDefault="00935523" w:rsidP="00D41935">
            <w:pPr>
              <w:jc w:val="center"/>
              <w:rPr>
                <w:rFonts w:cs="Arial"/>
                <w:lang w:val="de-DE" w:eastAsia="ja-JP"/>
              </w:rPr>
            </w:pPr>
            <w:r>
              <w:rPr>
                <w:lang w:val="de-DE"/>
              </w:rPr>
              <w:t>[ApaLongCtl_D_RqDrv]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9E2477" w:rsidRDefault="00935523" w:rsidP="00D41935">
            <w:pPr>
              <w:jc w:val="center"/>
              <w:rPr>
                <w:rFonts w:cs="Arial"/>
                <w:lang w:val="de-DE" w:eastAsia="ja-JP"/>
              </w:rPr>
            </w:pPr>
            <w:r>
              <w:rPr>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9E2477" w:rsidRDefault="00935523" w:rsidP="00D41935">
            <w:pPr>
              <w:jc w:val="center"/>
              <w:rPr>
                <w:rFonts w:cs="Arial"/>
                <w:lang w:val="de-DE" w:eastAsia="ja-JP"/>
              </w:rPr>
            </w:pPr>
            <w:r>
              <w:rPr>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9E2477" w:rsidRDefault="00935523" w:rsidP="00D41935">
            <w:pPr>
              <w:jc w:val="center"/>
              <w:rPr>
                <w:rFonts w:cs="Arial"/>
                <w:lang w:val="de-DE" w:eastAsia="ja-JP"/>
              </w:rPr>
            </w:pPr>
            <w:r>
              <w:rPr>
                <w:lang w:val="de-DE"/>
              </w:rPr>
              <w:t>[ApaAcsy_D_RqDrv]</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9E2477" w:rsidRDefault="00935523" w:rsidP="00D41935">
            <w:pPr>
              <w:jc w:val="center"/>
              <w:rPr>
                <w:rFonts w:cs="Arial"/>
                <w:lang w:val="de-DE" w:eastAsia="ja-JP"/>
              </w:rPr>
            </w:pPr>
            <w:r>
              <w:rPr>
                <w:lang w:val="de-DE"/>
              </w:rPr>
              <w:t>[PrkAidMsgTxt_D_Rq]</w:t>
            </w:r>
          </w:p>
        </w:tc>
        <w:tc>
          <w:tcPr>
            <w:tcW w:w="348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E2477" w:rsidRDefault="00935523" w:rsidP="00D41935">
            <w:pPr>
              <w:jc w:val="center"/>
              <w:rPr>
                <w:rFonts w:cs="Arial"/>
                <w:sz w:val="24"/>
                <w:lang w:val="de-DE" w:eastAsia="ja-JP"/>
              </w:rPr>
            </w:pPr>
            <w:r>
              <w:rPr>
                <w:sz w:val="24"/>
                <w:lang w:val="de-DE"/>
              </w:rPr>
              <w:t>Display HMI</w:t>
            </w:r>
            <w:r>
              <w:rPr>
                <w:sz w:val="16"/>
                <w:szCs w:val="16"/>
                <w:vertAlign w:val="subscript"/>
                <w:lang w:val="de-DE"/>
              </w:rPr>
              <w:t>/REF#</w:t>
            </w:r>
          </w:p>
        </w:tc>
      </w:tr>
      <w:tr w:rsidR="009E2477" w:rsidTr="00D41935">
        <w:trPr>
          <w:cantSplit/>
          <w:tblHeader/>
          <w:jc w:val="center"/>
        </w:trPr>
        <w:tc>
          <w:tcPr>
            <w:tcW w:w="649"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9E2477" w:rsidRDefault="00935523" w:rsidP="00D41935">
            <w:pPr>
              <w:jc w:val="center"/>
              <w:rPr>
                <w:rFonts w:cs="Arial"/>
                <w:lang w:val="de-DE" w:eastAsia="ja-JP"/>
              </w:rPr>
            </w:pPr>
            <w:r>
              <w:rPr>
                <w:lang w:val="de-DE"/>
              </w:rPr>
              <w:t>Run</w:t>
            </w:r>
          </w:p>
          <w:p w:rsidR="009E2477" w:rsidRDefault="00935523" w:rsidP="00D41935">
            <w:pPr>
              <w:jc w:val="center"/>
              <w:rPr>
                <w:lang w:val="de-DE"/>
              </w:rPr>
            </w:pPr>
            <w:r>
              <w:rPr>
                <w:lang w:val="de-DE"/>
              </w:rPr>
              <w:t>(as per Operational Modes and Voltage Range Definition)</w:t>
            </w:r>
          </w:p>
        </w:tc>
        <w:tc>
          <w:tcPr>
            <w:tcW w:w="281"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rFonts w:cs="Arial"/>
                <w:lang w:val="de-DE" w:eastAsia="ja-JP"/>
              </w:rPr>
            </w:pPr>
            <w:r>
              <w:rPr>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rFonts w:cs="Arial"/>
                <w:lang w:val="de-DE" w:eastAsia="ja-JP"/>
              </w:rPr>
            </w:pPr>
            <w:r>
              <w:rPr>
                <w:lang w:val="de-DE"/>
              </w:rPr>
              <w:t>0x1</w:t>
            </w:r>
          </w:p>
        </w:tc>
        <w:tc>
          <w:tcPr>
            <w:tcW w:w="3488" w:type="dxa"/>
            <w:vMerge w:val="restart"/>
            <w:tcBorders>
              <w:top w:val="single" w:sz="4" w:space="0" w:color="auto"/>
              <w:left w:val="single" w:sz="4" w:space="0" w:color="auto"/>
              <w:bottom w:val="single" w:sz="4" w:space="0" w:color="auto"/>
              <w:right w:val="single" w:sz="4" w:space="0" w:color="auto"/>
            </w:tcBorders>
            <w:vAlign w:val="center"/>
            <w:hideMark/>
          </w:tcPr>
          <w:p w:rsidR="009E2477" w:rsidRDefault="00935523" w:rsidP="00CC6E4C">
            <w:pPr>
              <w:jc w:val="center"/>
              <w:rPr>
                <w:rFonts w:cs="Arial"/>
                <w:sz w:val="24"/>
                <w:lang w:val="de-DE" w:eastAsia="ja-JP"/>
              </w:rPr>
            </w:pPr>
            <w:r>
              <w:rPr>
                <w:noProof/>
              </w:rPr>
              <w:drawing>
                <wp:anchor distT="0" distB="0" distL="114300" distR="114300" simplePos="0" relativeHeight="251631616" behindDoc="1" locked="0" layoutInCell="1" allowOverlap="1" wp14:anchorId="6A2C3168" wp14:editId="3C704131">
                  <wp:simplePos x="0" y="0"/>
                  <wp:positionH relativeFrom="column">
                    <wp:posOffset>68580</wp:posOffset>
                  </wp:positionH>
                  <wp:positionV relativeFrom="paragraph">
                    <wp:posOffset>16510</wp:posOffset>
                  </wp:positionV>
                  <wp:extent cx="826770" cy="1306830"/>
                  <wp:effectExtent l="0" t="0" r="0" b="7620"/>
                  <wp:wrapTight wrapText="bothSides">
                    <wp:wrapPolygon edited="0">
                      <wp:start x="0" y="0"/>
                      <wp:lineTo x="0" y="21411"/>
                      <wp:lineTo x="20903" y="21411"/>
                      <wp:lineTo x="20903" y="0"/>
                      <wp:lineTo x="0" y="0"/>
                    </wp:wrapPolygon>
                  </wp:wrapTight>
                  <wp:docPr id="174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26770" cy="1306830"/>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Follow Base Park Aid Signal Interface</w:t>
            </w:r>
            <w:r>
              <w:rPr>
                <w:rFonts w:cs="Arial"/>
                <w:sz w:val="16"/>
                <w:szCs w:val="16"/>
                <w:vertAlign w:val="subscript"/>
                <w:lang w:val="de-DE" w:eastAsia="ja-JP"/>
              </w:rPr>
              <w:t>/083</w:t>
            </w:r>
          </w:p>
        </w:tc>
      </w:tr>
      <w:tr w:rsidR="009E2477" w:rsidTr="00D41935">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rPr>
                <w:lang w:val="de-DE"/>
              </w:rPr>
            </w:pPr>
          </w:p>
        </w:tc>
        <w:tc>
          <w:tcPr>
            <w:tcW w:w="281"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0x2</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rPr>
                <w:rFonts w:cs="Arial"/>
                <w:sz w:val="24"/>
                <w:lang w:val="de-DE" w:eastAsia="ja-JP"/>
              </w:rPr>
            </w:pPr>
          </w:p>
        </w:tc>
      </w:tr>
      <w:tr w:rsidR="009E2477" w:rsidTr="00D41935">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rPr>
                <w:lang w:val="de-DE"/>
              </w:rPr>
            </w:pPr>
          </w:p>
        </w:tc>
        <w:tc>
          <w:tcPr>
            <w:tcW w:w="281"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0x5</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rPr>
                <w:rFonts w:cs="Arial"/>
                <w:sz w:val="24"/>
                <w:lang w:val="de-DE" w:eastAsia="ja-JP"/>
              </w:rPr>
            </w:pPr>
          </w:p>
        </w:tc>
      </w:tr>
      <w:tr w:rsidR="009E2477" w:rsidTr="00D41935">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rPr>
                <w:lang w:val="de-DE"/>
              </w:rPr>
            </w:pPr>
          </w:p>
        </w:tc>
        <w:tc>
          <w:tcPr>
            <w:tcW w:w="281"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0x8</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rPr>
                <w:rFonts w:cs="Arial"/>
                <w:sz w:val="24"/>
                <w:lang w:val="de-DE" w:eastAsia="ja-JP"/>
              </w:rPr>
            </w:pPr>
          </w:p>
        </w:tc>
      </w:tr>
      <w:tr w:rsidR="009E2477" w:rsidTr="00D41935">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rPr>
                <w:lang w:val="de-DE"/>
              </w:rPr>
            </w:pPr>
          </w:p>
        </w:tc>
        <w:tc>
          <w:tcPr>
            <w:tcW w:w="281"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0x9</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rPr>
                <w:rFonts w:cs="Arial"/>
                <w:sz w:val="24"/>
                <w:lang w:val="de-DE" w:eastAsia="ja-JP"/>
              </w:rPr>
            </w:pPr>
          </w:p>
        </w:tc>
      </w:tr>
      <w:tr w:rsidR="009E2477" w:rsidTr="00D41935">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rPr>
                <w:lang w:val="de-DE"/>
              </w:rPr>
            </w:pPr>
          </w:p>
        </w:tc>
        <w:tc>
          <w:tcPr>
            <w:tcW w:w="281"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0xA</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rPr>
                <w:rFonts w:cs="Arial"/>
                <w:sz w:val="24"/>
                <w:lang w:val="de-DE" w:eastAsia="ja-JP"/>
              </w:rPr>
            </w:pPr>
          </w:p>
        </w:tc>
      </w:tr>
      <w:tr w:rsidR="009E2477" w:rsidTr="00D41935">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rPr>
                <w:lang w:val="de-DE"/>
              </w:rPr>
            </w:pPr>
          </w:p>
        </w:tc>
        <w:tc>
          <w:tcPr>
            <w:tcW w:w="281"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0xC</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rPr>
                <w:rFonts w:cs="Arial"/>
                <w:sz w:val="24"/>
                <w:lang w:val="de-DE" w:eastAsia="ja-JP"/>
              </w:rPr>
            </w:pPr>
          </w:p>
        </w:tc>
      </w:tr>
      <w:tr w:rsidR="009E2477" w:rsidTr="00D41935">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rPr>
                <w:lang w:val="de-DE"/>
              </w:rPr>
            </w:pPr>
          </w:p>
        </w:tc>
        <w:tc>
          <w:tcPr>
            <w:tcW w:w="281"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0xD</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rPr>
                <w:rFonts w:cs="Arial"/>
                <w:sz w:val="24"/>
                <w:lang w:val="de-DE" w:eastAsia="ja-JP"/>
              </w:rPr>
            </w:pPr>
          </w:p>
        </w:tc>
      </w:tr>
      <w:tr w:rsidR="009E2477" w:rsidTr="00D41935">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rPr>
                <w:lang w:val="de-DE"/>
              </w:rPr>
            </w:pPr>
          </w:p>
        </w:tc>
        <w:tc>
          <w:tcPr>
            <w:tcW w:w="281"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0xE</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rPr>
                <w:rFonts w:cs="Arial"/>
                <w:sz w:val="24"/>
                <w:lang w:val="de-DE" w:eastAsia="ja-JP"/>
              </w:rPr>
            </w:pPr>
          </w:p>
        </w:tc>
      </w:tr>
      <w:tr w:rsidR="009E2477" w:rsidTr="00D41935">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rPr>
                <w:lang w:val="de-DE"/>
              </w:rPr>
            </w:pPr>
          </w:p>
        </w:tc>
        <w:tc>
          <w:tcPr>
            <w:tcW w:w="281"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jc w:val="center"/>
              <w:rPr>
                <w:lang w:val="de-DE"/>
              </w:rPr>
            </w:pPr>
            <w:r>
              <w:rPr>
                <w:lang w:val="de-DE"/>
              </w:rPr>
              <w:t>0xF</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9E2477" w:rsidRDefault="00935523" w:rsidP="00D41935">
            <w:pPr>
              <w:rPr>
                <w:rFonts w:cs="Arial"/>
                <w:sz w:val="24"/>
                <w:lang w:val="de-DE" w:eastAsia="ja-JP"/>
              </w:rPr>
            </w:pPr>
          </w:p>
        </w:tc>
      </w:tr>
      <w:tr w:rsidR="009E2477" w:rsidTr="00B828DA">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tcPr>
          <w:p w:rsidR="009E2477" w:rsidRDefault="00935523" w:rsidP="00D41935">
            <w:pPr>
              <w:rPr>
                <w:lang w:val="de-DE"/>
              </w:rPr>
            </w:pPr>
          </w:p>
        </w:tc>
        <w:tc>
          <w:tcPr>
            <w:tcW w:w="3881" w:type="dxa"/>
            <w:gridSpan w:val="13"/>
            <w:tcBorders>
              <w:top w:val="single" w:sz="4" w:space="0" w:color="auto"/>
              <w:left w:val="single" w:sz="4" w:space="0" w:color="auto"/>
              <w:bottom w:val="single" w:sz="4" w:space="0" w:color="auto"/>
              <w:right w:val="single" w:sz="4" w:space="0" w:color="auto"/>
            </w:tcBorders>
            <w:vAlign w:val="center"/>
          </w:tcPr>
          <w:p w:rsidR="009E2477" w:rsidRDefault="00935523" w:rsidP="00D41935">
            <w:pPr>
              <w:jc w:val="center"/>
              <w:rPr>
                <w:lang w:val="de-DE"/>
              </w:rPr>
            </w:pPr>
            <w:r>
              <w:rPr>
                <w:lang w:val="de-DE"/>
              </w:rPr>
              <w:t>All Other Cases</w:t>
            </w:r>
          </w:p>
        </w:tc>
        <w:tc>
          <w:tcPr>
            <w:tcW w:w="3488" w:type="dxa"/>
            <w:tcBorders>
              <w:top w:val="single" w:sz="4" w:space="0" w:color="auto"/>
              <w:left w:val="single" w:sz="4" w:space="0" w:color="auto"/>
              <w:bottom w:val="single" w:sz="4" w:space="0" w:color="auto"/>
              <w:right w:val="single" w:sz="4" w:space="0" w:color="auto"/>
            </w:tcBorders>
            <w:vAlign w:val="center"/>
          </w:tcPr>
          <w:p w:rsidR="009E2477" w:rsidRDefault="00935523" w:rsidP="00D41935">
            <w:pPr>
              <w:rPr>
                <w:rFonts w:cs="Arial"/>
                <w:sz w:val="24"/>
                <w:lang w:val="de-DE" w:eastAsia="ja-JP"/>
              </w:rPr>
            </w:pPr>
            <w:r>
              <w:rPr>
                <w:rFonts w:cs="Arial"/>
                <w:sz w:val="24"/>
                <w:lang w:val="de-DE" w:eastAsia="ja-JP"/>
              </w:rPr>
              <w:t>Blank (Do not show ParkPilot)</w:t>
            </w:r>
          </w:p>
        </w:tc>
      </w:tr>
    </w:tbl>
    <w:p w:rsidR="00114569" w:rsidRDefault="00935523" w:rsidP="00114569">
      <w:r>
        <w:t>4” supports semi-assisted park (SAP) only, configuration Parking Assistance_Cfg is not required.</w:t>
      </w:r>
    </w:p>
    <w:p w:rsidR="009E2477" w:rsidRPr="00222246" w:rsidRDefault="00935523" w:rsidP="00222246"/>
    <w:p w:rsidR="00CC6E4C" w:rsidRPr="00CC6E4C" w:rsidRDefault="00CC6E4C" w:rsidP="00CC6E4C">
      <w:pPr>
        <w:pStyle w:val="Heading4"/>
        <w:rPr>
          <w:b w:val="0"/>
          <w:u w:val="single"/>
        </w:rPr>
      </w:pPr>
      <w:r w:rsidRPr="00CC6E4C">
        <w:rPr>
          <w:b w:val="0"/>
          <w:u w:val="single"/>
        </w:rPr>
        <w:t>CAMERA-FUR-REQ-130504/K-Active Park Assist (APA) Signal Processing - Positional ParkScenarioLeft</w:t>
      </w:r>
    </w:p>
    <w:p w:rsidR="00691B33" w:rsidRPr="00A329C7" w:rsidRDefault="00935523" w:rsidP="00691B33">
      <w:pPr>
        <w:jc w:val="center"/>
        <w:rPr>
          <w:b/>
        </w:rPr>
      </w:pPr>
      <w:r>
        <w:rPr>
          <w:b/>
        </w:rPr>
        <w:t>8” (or equivalent) displays</w:t>
      </w:r>
    </w:p>
    <w:tbl>
      <w:tblPr>
        <w:tblW w:w="10000" w:type="dxa"/>
        <w:jc w:val="center"/>
        <w:tblLayout w:type="fixed"/>
        <w:tblLook w:val="04A0" w:firstRow="1" w:lastRow="0" w:firstColumn="1" w:lastColumn="0" w:noHBand="0" w:noVBand="1"/>
      </w:tblPr>
      <w:tblGrid>
        <w:gridCol w:w="648"/>
        <w:gridCol w:w="522"/>
        <w:gridCol w:w="522"/>
        <w:gridCol w:w="519"/>
        <w:gridCol w:w="540"/>
        <w:gridCol w:w="505"/>
        <w:gridCol w:w="270"/>
        <w:gridCol w:w="270"/>
        <w:gridCol w:w="270"/>
        <w:gridCol w:w="540"/>
        <w:gridCol w:w="563"/>
        <w:gridCol w:w="540"/>
        <w:gridCol w:w="270"/>
        <w:gridCol w:w="270"/>
        <w:gridCol w:w="270"/>
        <w:gridCol w:w="563"/>
        <w:gridCol w:w="274"/>
        <w:gridCol w:w="2644"/>
      </w:tblGrid>
      <w:tr w:rsidR="00691B33" w:rsidTr="00691B33">
        <w:trPr>
          <w:cantSplit/>
          <w:trHeight w:val="2160"/>
          <w:tblHeader/>
          <w:jc w:val="center"/>
        </w:trPr>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91B33" w:rsidRDefault="00935523">
            <w:pPr>
              <w:spacing w:line="276" w:lineRule="auto"/>
              <w:jc w:val="center"/>
              <w:rPr>
                <w:rFonts w:cs="Arial"/>
                <w:lang w:val="de-DE" w:eastAsia="ja-JP"/>
              </w:rPr>
            </w:pPr>
            <w:r>
              <w:rPr>
                <w:lang w:val="de-DE"/>
              </w:rPr>
              <w:lastRenderedPageBreak/>
              <w:t>Operational Mode</w:t>
            </w:r>
          </w:p>
        </w:tc>
        <w:tc>
          <w:tcPr>
            <w:tcW w:w="5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tcPr>
          <w:p w:rsidR="00691B33" w:rsidRDefault="00935523">
            <w:pPr>
              <w:spacing w:line="276" w:lineRule="auto"/>
              <w:jc w:val="center"/>
              <w:rPr>
                <w:sz w:val="18"/>
                <w:lang w:val="de-DE"/>
              </w:rPr>
            </w:pPr>
            <w:r>
              <w:rPr>
                <w:sz w:val="16"/>
                <w:szCs w:val="16"/>
                <w:lang w:val="de-DE"/>
              </w:rPr>
              <w:t>Parking Assistance (Cfg)</w:t>
            </w:r>
          </w:p>
        </w:tc>
        <w:tc>
          <w:tcPr>
            <w:tcW w:w="5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91B33" w:rsidRDefault="00935523">
            <w:pPr>
              <w:spacing w:line="276" w:lineRule="auto"/>
              <w:jc w:val="center"/>
              <w:rPr>
                <w:rFonts w:cs="Arial"/>
                <w:sz w:val="18"/>
                <w:lang w:val="de-DE" w:eastAsia="ja-JP"/>
              </w:rPr>
            </w:pPr>
            <w:r>
              <w:rPr>
                <w:sz w:val="18"/>
                <w:lang w:val="de-DE"/>
              </w:rPr>
              <w:t>[ApaSys_D_Stat]</w:t>
            </w:r>
          </w:p>
        </w:tc>
        <w:tc>
          <w:tcPr>
            <w:tcW w:w="519"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91B33" w:rsidRDefault="00935523">
            <w:pPr>
              <w:spacing w:line="276" w:lineRule="auto"/>
              <w:jc w:val="center"/>
              <w:rPr>
                <w:rFonts w:cs="Arial"/>
                <w:sz w:val="18"/>
                <w:lang w:val="de-DE" w:eastAsia="ja-JP"/>
              </w:rPr>
            </w:pPr>
            <w:r>
              <w:rPr>
                <w:sz w:val="18"/>
                <w:lang w:val="de-DE"/>
              </w:rPr>
              <w:t>[ApaSteScanMde_D_Stat]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91B33" w:rsidRDefault="00935523">
            <w:pPr>
              <w:spacing w:line="276" w:lineRule="auto"/>
              <w:jc w:val="center"/>
              <w:rPr>
                <w:rFonts w:cs="Arial"/>
                <w:sz w:val="18"/>
                <w:lang w:val="de-DE" w:eastAsia="ja-JP"/>
              </w:rPr>
            </w:pPr>
            <w:r>
              <w:rPr>
                <w:sz w:val="18"/>
                <w:lang w:val="de-DE"/>
              </w:rPr>
              <w:t>[ApaActvSide2_D_Sta</w:t>
            </w:r>
            <w:r>
              <w:rPr>
                <w:sz w:val="18"/>
                <w:lang w:val="de-DE"/>
              </w:rPr>
              <w:t>t]</w:t>
            </w:r>
          </w:p>
        </w:tc>
        <w:tc>
          <w:tcPr>
            <w:tcW w:w="5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91B33" w:rsidRDefault="00935523">
            <w:pPr>
              <w:spacing w:line="276" w:lineRule="auto"/>
              <w:jc w:val="center"/>
              <w:rPr>
                <w:rFonts w:cs="Arial"/>
                <w:sz w:val="18"/>
                <w:lang w:val="de-DE" w:eastAsia="ja-JP"/>
              </w:rPr>
            </w:pPr>
            <w:r>
              <w:rPr>
                <w:sz w:val="18"/>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91B33" w:rsidRDefault="00935523">
            <w:pPr>
              <w:spacing w:line="276" w:lineRule="auto"/>
              <w:jc w:val="center"/>
              <w:rPr>
                <w:rFonts w:cs="Arial"/>
                <w:sz w:val="18"/>
                <w:lang w:val="de-DE" w:eastAsia="ja-JP"/>
              </w:rPr>
            </w:pPr>
            <w:r>
              <w:rPr>
                <w:sz w:val="18"/>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91B33" w:rsidRDefault="00935523">
            <w:pPr>
              <w:spacing w:line="276" w:lineRule="auto"/>
              <w:jc w:val="center"/>
              <w:rPr>
                <w:rFonts w:cs="Arial"/>
                <w:sz w:val="18"/>
                <w:lang w:val="de-DE" w:eastAsia="ja-JP"/>
              </w:rPr>
            </w:pPr>
            <w:r>
              <w:rPr>
                <w:sz w:val="18"/>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91B33" w:rsidRDefault="00935523">
            <w:pPr>
              <w:spacing w:line="276" w:lineRule="auto"/>
              <w:jc w:val="center"/>
              <w:rPr>
                <w:rFonts w:cs="Arial"/>
                <w:sz w:val="18"/>
                <w:lang w:val="de-DE" w:eastAsia="ja-JP"/>
              </w:rPr>
            </w:pPr>
            <w:r>
              <w:rPr>
                <w:sz w:val="18"/>
                <w:lang w:val="de-DE"/>
              </w:rPr>
              <w:t>[ApaSelPoa_D_Stat]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91B33" w:rsidRDefault="00935523">
            <w:pPr>
              <w:spacing w:line="276" w:lineRule="auto"/>
              <w:jc w:val="center"/>
              <w:rPr>
                <w:rFonts w:cs="Arial"/>
                <w:sz w:val="18"/>
                <w:lang w:val="de-DE" w:eastAsia="ja-JP"/>
              </w:rPr>
            </w:pPr>
            <w:r>
              <w:rPr>
                <w:sz w:val="18"/>
                <w:lang w:val="de-DE"/>
              </w:rPr>
              <w:t>[ApaScan_D_Stat]</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91B33" w:rsidRDefault="00935523">
            <w:pPr>
              <w:spacing w:line="276" w:lineRule="auto"/>
              <w:jc w:val="center"/>
              <w:rPr>
                <w:rFonts w:cs="Arial"/>
                <w:sz w:val="18"/>
                <w:lang w:val="de-DE" w:eastAsia="ja-JP"/>
              </w:rPr>
            </w:pPr>
            <w:r>
              <w:rPr>
                <w:sz w:val="18"/>
                <w:lang w:val="de-DE"/>
              </w:rPr>
              <w:t>[ApaLongCtl_D_RqDrv]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91B33" w:rsidRDefault="00935523">
            <w:pPr>
              <w:spacing w:line="276" w:lineRule="auto"/>
              <w:jc w:val="center"/>
              <w:rPr>
                <w:rFonts w:cs="Arial"/>
                <w:sz w:val="18"/>
                <w:lang w:val="de-DE" w:eastAsia="ja-JP"/>
              </w:rPr>
            </w:pPr>
            <w:r>
              <w:rPr>
                <w:sz w:val="18"/>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91B33" w:rsidRDefault="00935523">
            <w:pPr>
              <w:spacing w:line="276" w:lineRule="auto"/>
              <w:jc w:val="center"/>
              <w:rPr>
                <w:rFonts w:cs="Arial"/>
                <w:sz w:val="18"/>
                <w:lang w:val="de-DE" w:eastAsia="ja-JP"/>
              </w:rPr>
            </w:pPr>
            <w:r>
              <w:rPr>
                <w:sz w:val="18"/>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91B33" w:rsidRDefault="00935523">
            <w:pPr>
              <w:spacing w:line="276" w:lineRule="auto"/>
              <w:jc w:val="center"/>
              <w:rPr>
                <w:rFonts w:cs="Arial"/>
                <w:sz w:val="18"/>
                <w:lang w:val="de-DE" w:eastAsia="ja-JP"/>
              </w:rPr>
            </w:pPr>
            <w:r>
              <w:rPr>
                <w:sz w:val="18"/>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91B33" w:rsidRDefault="00935523">
            <w:pPr>
              <w:spacing w:line="276" w:lineRule="auto"/>
              <w:jc w:val="center"/>
              <w:rPr>
                <w:sz w:val="18"/>
                <w:lang w:val="de-DE"/>
              </w:rPr>
            </w:pPr>
            <w:r>
              <w:rPr>
                <w:sz w:val="18"/>
                <w:lang w:val="de-DE"/>
              </w:rPr>
              <w:t>[ApaTrgtDist_D_Stat]</w:t>
            </w:r>
            <w:r>
              <w:rPr>
                <w:rFonts w:cs="Arial"/>
                <w:vertAlign w:val="superscript"/>
                <w:lang w:val="de-DE"/>
              </w:rPr>
              <w:t xml:space="preserve"> †</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91B33" w:rsidRDefault="00935523">
            <w:pPr>
              <w:spacing w:line="276" w:lineRule="auto"/>
              <w:jc w:val="center"/>
              <w:rPr>
                <w:sz w:val="18"/>
                <w:lang w:val="de-DE"/>
              </w:rPr>
            </w:pPr>
            <w:r>
              <w:rPr>
                <w:sz w:val="18"/>
                <w:lang w:val="de-DE"/>
              </w:rPr>
              <w:t>[ApaMsgTxt_D_Rq]</w:t>
            </w:r>
            <w:r>
              <w:rPr>
                <w:rFonts w:cs="Arial"/>
                <w:vertAlign w:val="superscript"/>
                <w:lang w:val="de-DE"/>
              </w:rPr>
              <w:t xml:space="preserve"> ‡</w:t>
            </w:r>
          </w:p>
        </w:tc>
        <w:tc>
          <w:tcPr>
            <w:tcW w:w="2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91B33" w:rsidRDefault="00935523">
            <w:pPr>
              <w:spacing w:line="276" w:lineRule="auto"/>
              <w:jc w:val="center"/>
              <w:rPr>
                <w:rFonts w:cs="Arial"/>
                <w:sz w:val="18"/>
                <w:lang w:val="de-DE" w:eastAsia="ja-JP"/>
              </w:rPr>
            </w:pPr>
            <w:r>
              <w:rPr>
                <w:sz w:val="18"/>
                <w:lang w:val="de-DE"/>
              </w:rPr>
              <w:t>[PrkAidMsgTxt_D_Rq]</w:t>
            </w:r>
          </w:p>
        </w:tc>
        <w:tc>
          <w:tcPr>
            <w:tcW w:w="264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91B33" w:rsidRDefault="00935523">
            <w:pPr>
              <w:spacing w:line="276" w:lineRule="auto"/>
              <w:jc w:val="center"/>
              <w:rPr>
                <w:rFonts w:cs="Arial"/>
                <w:sz w:val="24"/>
                <w:lang w:val="de-DE" w:eastAsia="ja-JP"/>
              </w:rPr>
            </w:pPr>
            <w:r>
              <w:rPr>
                <w:sz w:val="24"/>
                <w:lang w:val="de-DE"/>
              </w:rPr>
              <w:t>Display HMI</w:t>
            </w:r>
            <w:r>
              <w:rPr>
                <w:sz w:val="16"/>
                <w:szCs w:val="16"/>
                <w:vertAlign w:val="subscript"/>
                <w:lang w:val="de-DE"/>
              </w:rPr>
              <w:t>/REF#</w:t>
            </w:r>
          </w:p>
        </w:tc>
      </w:tr>
      <w:tr w:rsidR="00691B33" w:rsidTr="00691B33">
        <w:trPr>
          <w:cantSplit/>
          <w:jc w:val="center"/>
        </w:trPr>
        <w:tc>
          <w:tcPr>
            <w:tcW w:w="648"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691B33" w:rsidRDefault="00935523">
            <w:pPr>
              <w:spacing w:line="276" w:lineRule="auto"/>
              <w:jc w:val="center"/>
              <w:rPr>
                <w:rFonts w:cs="Arial"/>
                <w:lang w:val="de-DE" w:eastAsia="ja-JP"/>
              </w:rPr>
            </w:pPr>
            <w:r>
              <w:rPr>
                <w:lang w:val="de-DE"/>
              </w:rPr>
              <w:t>Run</w:t>
            </w:r>
          </w:p>
          <w:p w:rsidR="00691B33" w:rsidRDefault="00935523">
            <w:pPr>
              <w:spacing w:line="276" w:lineRule="auto"/>
              <w:jc w:val="center"/>
              <w:rPr>
                <w:rFonts w:cs="Arial"/>
                <w:lang w:val="de-DE" w:eastAsia="ja-JP"/>
              </w:rPr>
            </w:pPr>
            <w:r>
              <w:rPr>
                <w:lang w:val="de-DE"/>
              </w:rPr>
              <w:t>(as per Operational Modes and Voltage Range Definition)</w:t>
            </w:r>
          </w:p>
        </w:tc>
        <w:tc>
          <w:tcPr>
            <w:tcW w:w="522" w:type="dxa"/>
            <w:tcBorders>
              <w:top w:val="single" w:sz="4" w:space="0" w:color="auto"/>
              <w:left w:val="single" w:sz="4" w:space="0" w:color="auto"/>
              <w:bottom w:val="single" w:sz="4" w:space="0" w:color="auto"/>
              <w:right w:val="single" w:sz="4" w:space="0" w:color="auto"/>
            </w:tcBorders>
            <w:vAlign w:val="center"/>
          </w:tcPr>
          <w:p w:rsidR="00691B33" w:rsidRDefault="00935523">
            <w:pPr>
              <w:spacing w:line="276" w:lineRule="auto"/>
              <w:jc w:val="center"/>
              <w:rPr>
                <w:sz w:val="12"/>
                <w:szCs w:val="16"/>
                <w:lang w:val="de-DE"/>
              </w:rPr>
            </w:pPr>
            <w:r>
              <w:rPr>
                <w:sz w:val="12"/>
                <w:szCs w:val="16"/>
                <w:lang w:val="de-DE"/>
              </w:rPr>
              <w:t>0xA |0xB</w:t>
            </w:r>
          </w:p>
        </w:tc>
        <w:tc>
          <w:tcPr>
            <w:tcW w:w="522"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0x2</w:t>
            </w:r>
          </w:p>
        </w:tc>
        <w:tc>
          <w:tcPr>
            <w:tcW w:w="519"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0x1</w:t>
            </w:r>
          </w:p>
        </w:tc>
        <w:tc>
          <w:tcPr>
            <w:tcW w:w="505"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0x1</w:t>
            </w:r>
          </w:p>
        </w:tc>
        <w:tc>
          <w:tcPr>
            <w:tcW w:w="563"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rFonts w:cs="Arial"/>
                <w:sz w:val="16"/>
                <w:szCs w:val="16"/>
                <w:lang w:val="de-DE" w:eastAsia="ja-JP"/>
              </w:rPr>
              <w:t>X</w:t>
            </w:r>
          </w:p>
        </w:tc>
        <w:tc>
          <w:tcPr>
            <w:tcW w:w="274"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2644"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24"/>
                <w:lang w:val="de-DE"/>
              </w:rPr>
            </w:pPr>
            <w:r>
              <w:rPr>
                <w:sz w:val="24"/>
                <w:lang w:val="de-DE"/>
              </w:rPr>
              <w:t>no slot found graphic</w:t>
            </w:r>
          </w:p>
          <w:p w:rsidR="00691B33" w:rsidRDefault="00935523" w:rsidP="00CC6E4C">
            <w:pPr>
              <w:spacing w:line="276" w:lineRule="auto"/>
              <w:jc w:val="center"/>
              <w:rPr>
                <w:rFonts w:cs="Arial"/>
                <w:sz w:val="24"/>
                <w:lang w:val="de-DE" w:eastAsia="ja-JP"/>
              </w:rPr>
            </w:pPr>
            <w:r>
              <w:rPr>
                <w:noProof/>
              </w:rPr>
              <w:drawing>
                <wp:anchor distT="0" distB="0" distL="114300" distR="114300" simplePos="0" relativeHeight="251645952" behindDoc="1" locked="0" layoutInCell="1" allowOverlap="1" wp14:anchorId="29E7B355" wp14:editId="38D79AB9">
                  <wp:simplePos x="0" y="0"/>
                  <wp:positionH relativeFrom="column">
                    <wp:posOffset>2009140</wp:posOffset>
                  </wp:positionH>
                  <wp:positionV relativeFrom="page">
                    <wp:posOffset>9525</wp:posOffset>
                  </wp:positionV>
                  <wp:extent cx="640715" cy="675640"/>
                  <wp:effectExtent l="0" t="0" r="6985" b="0"/>
                  <wp:wrapTight wrapText="bothSides">
                    <wp:wrapPolygon edited="0">
                      <wp:start x="0" y="0"/>
                      <wp:lineTo x="0" y="20707"/>
                      <wp:lineTo x="21193" y="20707"/>
                      <wp:lineTo x="21193" y="0"/>
                      <wp:lineTo x="0" y="0"/>
                    </wp:wrapPolygon>
                  </wp:wrapTight>
                  <wp:docPr id="1750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0715" cy="675640"/>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SAPP L</w:t>
            </w:r>
            <w:r>
              <w:rPr>
                <w:rFonts w:cs="Arial"/>
                <w:sz w:val="16"/>
                <w:szCs w:val="16"/>
                <w:vertAlign w:val="subscript"/>
                <w:lang w:val="de-DE" w:eastAsia="ja-JP"/>
              </w:rPr>
              <w:t>/084</w:t>
            </w:r>
          </w:p>
        </w:tc>
      </w:tr>
      <w:tr w:rsidR="00691B33" w:rsidTr="00691B33">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691B33" w:rsidRDefault="00935523">
            <w:pPr>
              <w:rPr>
                <w:rFonts w:cs="Arial"/>
                <w:lang w:val="de-DE" w:eastAsia="ja-JP"/>
              </w:rPr>
            </w:pPr>
          </w:p>
        </w:tc>
        <w:tc>
          <w:tcPr>
            <w:tcW w:w="522" w:type="dxa"/>
            <w:tcBorders>
              <w:top w:val="single" w:sz="4" w:space="0" w:color="auto"/>
              <w:left w:val="single" w:sz="4" w:space="0" w:color="auto"/>
              <w:bottom w:val="single" w:sz="4" w:space="0" w:color="auto"/>
              <w:right w:val="single" w:sz="4" w:space="0" w:color="auto"/>
            </w:tcBorders>
            <w:vAlign w:val="center"/>
          </w:tcPr>
          <w:p w:rsidR="00691B33" w:rsidRDefault="00935523">
            <w:pPr>
              <w:spacing w:line="276" w:lineRule="auto"/>
              <w:jc w:val="center"/>
              <w:rPr>
                <w:sz w:val="12"/>
                <w:szCs w:val="16"/>
                <w:lang w:val="de-DE"/>
              </w:rPr>
            </w:pPr>
            <w:r>
              <w:rPr>
                <w:sz w:val="12"/>
                <w:szCs w:val="16"/>
                <w:lang w:val="de-DE"/>
              </w:rPr>
              <w:t>0xA |0xB</w:t>
            </w:r>
          </w:p>
        </w:tc>
        <w:tc>
          <w:tcPr>
            <w:tcW w:w="522"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0x2</w:t>
            </w:r>
          </w:p>
        </w:tc>
        <w:tc>
          <w:tcPr>
            <w:tcW w:w="519"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0x1</w:t>
            </w:r>
          </w:p>
        </w:tc>
        <w:tc>
          <w:tcPr>
            <w:tcW w:w="505"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0x1</w:t>
            </w:r>
          </w:p>
        </w:tc>
        <w:tc>
          <w:tcPr>
            <w:tcW w:w="563"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rFonts w:cs="Arial"/>
                <w:sz w:val="16"/>
                <w:szCs w:val="16"/>
                <w:lang w:val="de-DE" w:eastAsia="ja-JP"/>
              </w:rPr>
              <w:t>X</w:t>
            </w:r>
          </w:p>
        </w:tc>
        <w:tc>
          <w:tcPr>
            <w:tcW w:w="274"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2644"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24"/>
                <w:lang w:val="de-DE"/>
              </w:rPr>
            </w:pPr>
            <w:r>
              <w:rPr>
                <w:sz w:val="24"/>
                <w:lang w:val="de-DE"/>
              </w:rPr>
              <w:t>no slot found graphic</w:t>
            </w:r>
          </w:p>
          <w:p w:rsidR="00691B33" w:rsidRDefault="00935523">
            <w:pPr>
              <w:spacing w:line="276" w:lineRule="auto"/>
              <w:jc w:val="center"/>
              <w:rPr>
                <w:rFonts w:cs="Arial"/>
                <w:sz w:val="24"/>
                <w:lang w:val="de-DE" w:eastAsia="ja-JP"/>
              </w:rPr>
            </w:pPr>
            <w:r>
              <w:rPr>
                <w:sz w:val="24"/>
                <w:lang w:val="de-DE"/>
              </w:rPr>
              <w:t>PPA L</w:t>
            </w:r>
            <w:r>
              <w:rPr>
                <w:rFonts w:cs="Arial"/>
                <w:sz w:val="16"/>
                <w:szCs w:val="16"/>
                <w:vertAlign w:val="subscript"/>
                <w:lang w:val="de-DE" w:eastAsia="ja-JP"/>
              </w:rPr>
              <w:t>/085</w:t>
            </w:r>
          </w:p>
          <w:p w:rsidR="00691B33" w:rsidRDefault="00935523" w:rsidP="00CC6E4C">
            <w:pPr>
              <w:spacing w:line="276" w:lineRule="auto"/>
              <w:jc w:val="center"/>
              <w:rPr>
                <w:rFonts w:cs="Arial"/>
                <w:sz w:val="24"/>
                <w:lang w:val="de-DE" w:eastAsia="ja-JP"/>
              </w:rPr>
            </w:pPr>
            <w:r>
              <w:rPr>
                <w:noProof/>
              </w:rPr>
              <w:drawing>
                <wp:anchor distT="0" distB="0" distL="114300" distR="114300" simplePos="0" relativeHeight="251646976" behindDoc="1" locked="0" layoutInCell="1" allowOverlap="1" wp14:anchorId="425772B0" wp14:editId="2FD7AEB8">
                  <wp:simplePos x="0" y="0"/>
                  <wp:positionH relativeFrom="column">
                    <wp:posOffset>2009140</wp:posOffset>
                  </wp:positionH>
                  <wp:positionV relativeFrom="paragraph">
                    <wp:posOffset>-348615</wp:posOffset>
                  </wp:positionV>
                  <wp:extent cx="631190" cy="591820"/>
                  <wp:effectExtent l="0" t="0" r="0" b="0"/>
                  <wp:wrapTight wrapText="bothSides">
                    <wp:wrapPolygon edited="0">
                      <wp:start x="0" y="0"/>
                      <wp:lineTo x="0" y="20858"/>
                      <wp:lineTo x="20861" y="20858"/>
                      <wp:lineTo x="20861" y="0"/>
                      <wp:lineTo x="0" y="0"/>
                    </wp:wrapPolygon>
                  </wp:wrapTight>
                  <wp:docPr id="1750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31190" cy="591820"/>
                          </a:xfrm>
                          <a:prstGeom prst="rect">
                            <a:avLst/>
                          </a:prstGeom>
                          <a:noFill/>
                        </pic:spPr>
                      </pic:pic>
                    </a:graphicData>
                  </a:graphic>
                  <wp14:sizeRelH relativeFrom="margin">
                    <wp14:pctWidth>0</wp14:pctWidth>
                  </wp14:sizeRelH>
                  <wp14:sizeRelV relativeFrom="margin">
                    <wp14:pctHeight>0</wp14:pctHeight>
                  </wp14:sizeRelV>
                </wp:anchor>
              </w:drawing>
            </w:r>
          </w:p>
        </w:tc>
      </w:tr>
      <w:tr w:rsidR="00691B33" w:rsidTr="00691B33">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691B33" w:rsidRDefault="00935523">
            <w:pPr>
              <w:rPr>
                <w:rFonts w:cs="Arial"/>
                <w:lang w:val="de-DE" w:eastAsia="ja-JP"/>
              </w:rPr>
            </w:pPr>
          </w:p>
        </w:tc>
        <w:tc>
          <w:tcPr>
            <w:tcW w:w="522" w:type="dxa"/>
            <w:tcBorders>
              <w:top w:val="single" w:sz="4" w:space="0" w:color="auto"/>
              <w:left w:val="single" w:sz="4" w:space="0" w:color="auto"/>
              <w:bottom w:val="single" w:sz="4" w:space="0" w:color="auto"/>
              <w:right w:val="single" w:sz="4" w:space="0" w:color="auto"/>
            </w:tcBorders>
            <w:vAlign w:val="center"/>
          </w:tcPr>
          <w:p w:rsidR="00691B33" w:rsidRDefault="00935523">
            <w:pPr>
              <w:spacing w:line="276" w:lineRule="auto"/>
              <w:jc w:val="center"/>
              <w:rPr>
                <w:sz w:val="12"/>
                <w:szCs w:val="16"/>
                <w:lang w:val="de-DE"/>
              </w:rPr>
            </w:pPr>
            <w:r>
              <w:rPr>
                <w:sz w:val="12"/>
                <w:szCs w:val="16"/>
                <w:lang w:val="de-DE"/>
              </w:rPr>
              <w:t>0xA |0xB</w:t>
            </w:r>
          </w:p>
        </w:tc>
        <w:tc>
          <w:tcPr>
            <w:tcW w:w="522"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0x2</w:t>
            </w:r>
          </w:p>
        </w:tc>
        <w:tc>
          <w:tcPr>
            <w:tcW w:w="519"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0x1</w:t>
            </w:r>
          </w:p>
        </w:tc>
        <w:tc>
          <w:tcPr>
            <w:tcW w:w="505"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0x2</w:t>
            </w:r>
          </w:p>
        </w:tc>
        <w:tc>
          <w:tcPr>
            <w:tcW w:w="563"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rFonts w:cs="Arial"/>
                <w:sz w:val="16"/>
                <w:szCs w:val="16"/>
                <w:lang w:val="de-DE" w:eastAsia="ja-JP"/>
              </w:rPr>
              <w:t>X</w:t>
            </w:r>
          </w:p>
        </w:tc>
        <w:tc>
          <w:tcPr>
            <w:tcW w:w="274"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2644"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24"/>
                <w:lang w:val="de-DE" w:eastAsia="ja-JP"/>
              </w:rPr>
            </w:pPr>
            <w:r>
              <w:rPr>
                <w:sz w:val="24"/>
                <w:lang w:val="de-DE"/>
              </w:rPr>
              <w:t>slot found graphic</w:t>
            </w:r>
          </w:p>
          <w:p w:rsidR="00691B33" w:rsidRDefault="00935523">
            <w:pPr>
              <w:spacing w:line="276" w:lineRule="auto"/>
              <w:jc w:val="center"/>
              <w:rPr>
                <w:sz w:val="24"/>
                <w:lang w:val="de-DE"/>
              </w:rPr>
            </w:pPr>
            <w:r>
              <w:rPr>
                <w:sz w:val="24"/>
                <w:lang w:val="de-DE"/>
              </w:rPr>
              <w:t>SAPP L</w:t>
            </w:r>
            <w:r>
              <w:rPr>
                <w:rFonts w:cs="Arial"/>
                <w:sz w:val="16"/>
                <w:szCs w:val="16"/>
                <w:vertAlign w:val="subscript"/>
                <w:lang w:val="de-DE" w:eastAsia="ja-JP"/>
              </w:rPr>
              <w:t>/086</w:t>
            </w:r>
          </w:p>
          <w:p w:rsidR="00691B33" w:rsidRDefault="00935523" w:rsidP="00CC6E4C">
            <w:pPr>
              <w:spacing w:line="276" w:lineRule="auto"/>
              <w:jc w:val="center"/>
              <w:rPr>
                <w:rFonts w:cs="Arial"/>
                <w:sz w:val="24"/>
                <w:lang w:val="de-DE" w:eastAsia="ja-JP"/>
              </w:rPr>
            </w:pPr>
            <w:r>
              <w:rPr>
                <w:noProof/>
              </w:rPr>
              <w:drawing>
                <wp:anchor distT="0" distB="0" distL="114300" distR="114300" simplePos="0" relativeHeight="251649024" behindDoc="1" locked="0" layoutInCell="1" allowOverlap="1" wp14:anchorId="00568816" wp14:editId="12AF7329">
                  <wp:simplePos x="0" y="0"/>
                  <wp:positionH relativeFrom="column">
                    <wp:posOffset>2009140</wp:posOffset>
                  </wp:positionH>
                  <wp:positionV relativeFrom="paragraph">
                    <wp:posOffset>-348615</wp:posOffset>
                  </wp:positionV>
                  <wp:extent cx="631190" cy="591820"/>
                  <wp:effectExtent l="0" t="0" r="0" b="0"/>
                  <wp:wrapTight wrapText="bothSides">
                    <wp:wrapPolygon edited="0">
                      <wp:start x="0" y="0"/>
                      <wp:lineTo x="0" y="20858"/>
                      <wp:lineTo x="20861" y="20858"/>
                      <wp:lineTo x="20861" y="0"/>
                      <wp:lineTo x="0" y="0"/>
                    </wp:wrapPolygon>
                  </wp:wrapTight>
                  <wp:docPr id="1750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31190" cy="591820"/>
                          </a:xfrm>
                          <a:prstGeom prst="rect">
                            <a:avLst/>
                          </a:prstGeom>
                          <a:noFill/>
                        </pic:spPr>
                      </pic:pic>
                    </a:graphicData>
                  </a:graphic>
                  <wp14:sizeRelH relativeFrom="margin">
                    <wp14:pctWidth>0</wp14:pctWidth>
                  </wp14:sizeRelH>
                  <wp14:sizeRelV relativeFrom="margin">
                    <wp14:pctHeight>0</wp14:pctHeight>
                  </wp14:sizeRelV>
                </wp:anchor>
              </w:drawing>
            </w:r>
          </w:p>
        </w:tc>
      </w:tr>
      <w:tr w:rsidR="00691B33" w:rsidTr="00691B33">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691B33" w:rsidRDefault="00935523">
            <w:pPr>
              <w:rPr>
                <w:rFonts w:cs="Arial"/>
                <w:lang w:val="de-DE" w:eastAsia="ja-JP"/>
              </w:rPr>
            </w:pPr>
          </w:p>
        </w:tc>
        <w:tc>
          <w:tcPr>
            <w:tcW w:w="522" w:type="dxa"/>
            <w:tcBorders>
              <w:top w:val="single" w:sz="4" w:space="0" w:color="auto"/>
              <w:left w:val="single" w:sz="4" w:space="0" w:color="auto"/>
              <w:bottom w:val="single" w:sz="4" w:space="0" w:color="auto"/>
              <w:right w:val="single" w:sz="4" w:space="0" w:color="auto"/>
            </w:tcBorders>
            <w:vAlign w:val="center"/>
          </w:tcPr>
          <w:p w:rsidR="00691B33" w:rsidRDefault="00935523">
            <w:pPr>
              <w:spacing w:line="276" w:lineRule="auto"/>
              <w:jc w:val="center"/>
              <w:rPr>
                <w:sz w:val="12"/>
                <w:szCs w:val="16"/>
                <w:lang w:val="de-DE"/>
              </w:rPr>
            </w:pPr>
            <w:r>
              <w:rPr>
                <w:sz w:val="12"/>
                <w:szCs w:val="16"/>
                <w:lang w:val="de-DE"/>
              </w:rPr>
              <w:t>0xA |0xB</w:t>
            </w:r>
          </w:p>
        </w:tc>
        <w:tc>
          <w:tcPr>
            <w:tcW w:w="522"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0x2</w:t>
            </w:r>
          </w:p>
        </w:tc>
        <w:tc>
          <w:tcPr>
            <w:tcW w:w="519"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0x1</w:t>
            </w:r>
          </w:p>
        </w:tc>
        <w:tc>
          <w:tcPr>
            <w:tcW w:w="505"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0x2</w:t>
            </w:r>
          </w:p>
        </w:tc>
        <w:tc>
          <w:tcPr>
            <w:tcW w:w="563"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rFonts w:cs="Arial"/>
                <w:sz w:val="16"/>
                <w:szCs w:val="16"/>
                <w:lang w:val="de-DE" w:eastAsia="ja-JP"/>
              </w:rPr>
              <w:t>X</w:t>
            </w:r>
          </w:p>
        </w:tc>
        <w:tc>
          <w:tcPr>
            <w:tcW w:w="274"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2644"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24"/>
                <w:lang w:val="de-DE"/>
              </w:rPr>
            </w:pPr>
            <w:r>
              <w:rPr>
                <w:sz w:val="24"/>
                <w:lang w:val="de-DE"/>
              </w:rPr>
              <w:t>slot found graphic</w:t>
            </w:r>
          </w:p>
          <w:p w:rsidR="00691B33" w:rsidRDefault="00935523">
            <w:pPr>
              <w:spacing w:line="276" w:lineRule="auto"/>
              <w:jc w:val="center"/>
              <w:rPr>
                <w:sz w:val="24"/>
                <w:lang w:val="de-DE"/>
              </w:rPr>
            </w:pPr>
            <w:r>
              <w:rPr>
                <w:sz w:val="24"/>
                <w:lang w:val="de-DE"/>
              </w:rPr>
              <w:t>PPA L</w:t>
            </w:r>
            <w:r>
              <w:rPr>
                <w:rFonts w:cs="Arial"/>
                <w:sz w:val="16"/>
                <w:szCs w:val="16"/>
                <w:vertAlign w:val="subscript"/>
                <w:lang w:val="de-DE" w:eastAsia="ja-JP"/>
              </w:rPr>
              <w:t>/087</w:t>
            </w:r>
          </w:p>
          <w:p w:rsidR="00691B33" w:rsidRDefault="00935523" w:rsidP="00CC6E4C">
            <w:pPr>
              <w:spacing w:line="276" w:lineRule="auto"/>
              <w:jc w:val="center"/>
              <w:rPr>
                <w:rFonts w:cs="Arial"/>
                <w:sz w:val="24"/>
                <w:lang w:val="de-DE" w:eastAsia="ja-JP"/>
              </w:rPr>
            </w:pPr>
            <w:r>
              <w:rPr>
                <w:noProof/>
              </w:rPr>
              <w:drawing>
                <wp:anchor distT="0" distB="0" distL="114300" distR="114300" simplePos="0" relativeHeight="251651072" behindDoc="1" locked="0" layoutInCell="1" allowOverlap="1" wp14:anchorId="6FE1A417" wp14:editId="3E60F767">
                  <wp:simplePos x="0" y="0"/>
                  <wp:positionH relativeFrom="column">
                    <wp:posOffset>2009140</wp:posOffset>
                  </wp:positionH>
                  <wp:positionV relativeFrom="paragraph">
                    <wp:posOffset>-348615</wp:posOffset>
                  </wp:positionV>
                  <wp:extent cx="631190" cy="591820"/>
                  <wp:effectExtent l="0" t="0" r="0" b="0"/>
                  <wp:wrapTight wrapText="bothSides">
                    <wp:wrapPolygon edited="0">
                      <wp:start x="0" y="0"/>
                      <wp:lineTo x="0" y="20858"/>
                      <wp:lineTo x="20861" y="20858"/>
                      <wp:lineTo x="20861" y="0"/>
                      <wp:lineTo x="0" y="0"/>
                    </wp:wrapPolygon>
                  </wp:wrapTight>
                  <wp:docPr id="1750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31190" cy="591820"/>
                          </a:xfrm>
                          <a:prstGeom prst="rect">
                            <a:avLst/>
                          </a:prstGeom>
                          <a:noFill/>
                        </pic:spPr>
                      </pic:pic>
                    </a:graphicData>
                  </a:graphic>
                  <wp14:sizeRelH relativeFrom="margin">
                    <wp14:pctWidth>0</wp14:pctWidth>
                  </wp14:sizeRelH>
                  <wp14:sizeRelV relativeFrom="margin">
                    <wp14:pctHeight>0</wp14:pctHeight>
                  </wp14:sizeRelV>
                </wp:anchor>
              </w:drawing>
            </w:r>
          </w:p>
        </w:tc>
      </w:tr>
      <w:tr w:rsidR="00691B33" w:rsidTr="00691B33">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691B33" w:rsidRDefault="00935523">
            <w:pPr>
              <w:rPr>
                <w:rFonts w:cs="Arial"/>
                <w:lang w:val="de-DE" w:eastAsia="ja-JP"/>
              </w:rPr>
            </w:pPr>
          </w:p>
        </w:tc>
        <w:tc>
          <w:tcPr>
            <w:tcW w:w="522" w:type="dxa"/>
            <w:tcBorders>
              <w:top w:val="single" w:sz="4" w:space="0" w:color="auto"/>
              <w:left w:val="single" w:sz="4" w:space="0" w:color="auto"/>
              <w:bottom w:val="single" w:sz="4" w:space="0" w:color="auto"/>
              <w:right w:val="single" w:sz="4" w:space="0" w:color="auto"/>
            </w:tcBorders>
            <w:vAlign w:val="center"/>
          </w:tcPr>
          <w:p w:rsidR="00691B33" w:rsidRDefault="00935523">
            <w:pPr>
              <w:spacing w:line="276" w:lineRule="auto"/>
              <w:jc w:val="center"/>
              <w:rPr>
                <w:sz w:val="12"/>
                <w:szCs w:val="16"/>
                <w:lang w:val="de-DE"/>
              </w:rPr>
            </w:pPr>
            <w:r>
              <w:rPr>
                <w:sz w:val="12"/>
                <w:szCs w:val="16"/>
                <w:lang w:val="de-DE"/>
              </w:rPr>
              <w:t>0xA |0xB</w:t>
            </w:r>
          </w:p>
        </w:tc>
        <w:tc>
          <w:tcPr>
            <w:tcW w:w="522"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0x2</w:t>
            </w:r>
          </w:p>
        </w:tc>
        <w:tc>
          <w:tcPr>
            <w:tcW w:w="519"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0x1</w:t>
            </w:r>
          </w:p>
        </w:tc>
        <w:tc>
          <w:tcPr>
            <w:tcW w:w="505"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0x3</w:t>
            </w:r>
          </w:p>
        </w:tc>
        <w:tc>
          <w:tcPr>
            <w:tcW w:w="563"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rFonts w:cs="Arial"/>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rFonts w:cs="Arial"/>
                <w:sz w:val="16"/>
                <w:szCs w:val="16"/>
                <w:lang w:val="de-DE" w:eastAsia="ja-JP"/>
              </w:rPr>
              <w:t>X</w:t>
            </w:r>
          </w:p>
        </w:tc>
        <w:tc>
          <w:tcPr>
            <w:tcW w:w="274"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2644"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24"/>
                <w:lang w:val="de-DE" w:eastAsia="ja-JP"/>
              </w:rPr>
            </w:pPr>
            <w:r>
              <w:rPr>
                <w:sz w:val="24"/>
                <w:lang w:val="de-DE"/>
              </w:rPr>
              <w:t>slot found graphic</w:t>
            </w:r>
          </w:p>
          <w:p w:rsidR="00691B33" w:rsidRDefault="00935523">
            <w:pPr>
              <w:spacing w:line="276" w:lineRule="auto"/>
              <w:jc w:val="center"/>
              <w:rPr>
                <w:sz w:val="24"/>
                <w:lang w:val="de-DE"/>
              </w:rPr>
            </w:pPr>
            <w:r>
              <w:rPr>
                <w:sz w:val="24"/>
                <w:lang w:val="de-DE"/>
              </w:rPr>
              <w:t>SAPP L</w:t>
            </w:r>
            <w:r>
              <w:rPr>
                <w:rFonts w:cs="Arial"/>
                <w:sz w:val="16"/>
                <w:szCs w:val="16"/>
                <w:vertAlign w:val="subscript"/>
                <w:lang w:val="de-DE" w:eastAsia="ja-JP"/>
              </w:rPr>
              <w:t>/088</w:t>
            </w:r>
          </w:p>
          <w:p w:rsidR="00691B33" w:rsidRDefault="00935523" w:rsidP="00CC6E4C">
            <w:pPr>
              <w:spacing w:line="276" w:lineRule="auto"/>
              <w:jc w:val="center"/>
              <w:rPr>
                <w:rFonts w:cs="Arial"/>
                <w:sz w:val="24"/>
                <w:lang w:val="de-DE" w:eastAsia="ja-JP"/>
              </w:rPr>
            </w:pPr>
            <w:r>
              <w:rPr>
                <w:noProof/>
              </w:rPr>
              <w:drawing>
                <wp:anchor distT="0" distB="0" distL="114300" distR="114300" simplePos="0" relativeHeight="251654144" behindDoc="1" locked="0" layoutInCell="1" allowOverlap="1" wp14:anchorId="29000FCC" wp14:editId="026AD5BC">
                  <wp:simplePos x="0" y="0"/>
                  <wp:positionH relativeFrom="column">
                    <wp:posOffset>2009140</wp:posOffset>
                  </wp:positionH>
                  <wp:positionV relativeFrom="paragraph">
                    <wp:posOffset>-348615</wp:posOffset>
                  </wp:positionV>
                  <wp:extent cx="631190" cy="591820"/>
                  <wp:effectExtent l="0" t="0" r="0" b="0"/>
                  <wp:wrapTight wrapText="bothSides">
                    <wp:wrapPolygon edited="0">
                      <wp:start x="0" y="0"/>
                      <wp:lineTo x="0" y="20858"/>
                      <wp:lineTo x="20861" y="20858"/>
                      <wp:lineTo x="20861" y="0"/>
                      <wp:lineTo x="0" y="0"/>
                    </wp:wrapPolygon>
                  </wp:wrapTight>
                  <wp:docPr id="1750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31190" cy="591820"/>
                          </a:xfrm>
                          <a:prstGeom prst="rect">
                            <a:avLst/>
                          </a:prstGeom>
                          <a:noFill/>
                        </pic:spPr>
                      </pic:pic>
                    </a:graphicData>
                  </a:graphic>
                  <wp14:sizeRelH relativeFrom="margin">
                    <wp14:pctWidth>0</wp14:pctWidth>
                  </wp14:sizeRelH>
                  <wp14:sizeRelV relativeFrom="margin">
                    <wp14:pctHeight>0</wp14:pctHeight>
                  </wp14:sizeRelV>
                </wp:anchor>
              </w:drawing>
            </w:r>
          </w:p>
        </w:tc>
      </w:tr>
      <w:tr w:rsidR="00691B33" w:rsidTr="00691B33">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691B33" w:rsidRDefault="00935523">
            <w:pPr>
              <w:rPr>
                <w:rFonts w:cs="Arial"/>
                <w:lang w:val="de-DE" w:eastAsia="ja-JP"/>
              </w:rPr>
            </w:pPr>
          </w:p>
        </w:tc>
        <w:tc>
          <w:tcPr>
            <w:tcW w:w="522" w:type="dxa"/>
            <w:tcBorders>
              <w:top w:val="single" w:sz="4" w:space="0" w:color="auto"/>
              <w:left w:val="single" w:sz="4" w:space="0" w:color="auto"/>
              <w:bottom w:val="single" w:sz="4" w:space="0" w:color="auto"/>
              <w:right w:val="single" w:sz="4" w:space="0" w:color="auto"/>
            </w:tcBorders>
            <w:vAlign w:val="center"/>
          </w:tcPr>
          <w:p w:rsidR="00691B33" w:rsidRDefault="00935523">
            <w:pPr>
              <w:spacing w:line="276" w:lineRule="auto"/>
              <w:jc w:val="center"/>
              <w:rPr>
                <w:sz w:val="12"/>
                <w:szCs w:val="16"/>
                <w:lang w:val="de-DE"/>
              </w:rPr>
            </w:pPr>
            <w:r>
              <w:rPr>
                <w:sz w:val="12"/>
                <w:szCs w:val="16"/>
                <w:lang w:val="de-DE"/>
              </w:rPr>
              <w:t>0xA |0xB</w:t>
            </w:r>
          </w:p>
        </w:tc>
        <w:tc>
          <w:tcPr>
            <w:tcW w:w="522"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0x2</w:t>
            </w:r>
          </w:p>
        </w:tc>
        <w:tc>
          <w:tcPr>
            <w:tcW w:w="519"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0x1</w:t>
            </w:r>
          </w:p>
        </w:tc>
        <w:tc>
          <w:tcPr>
            <w:tcW w:w="505"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0x3</w:t>
            </w:r>
          </w:p>
        </w:tc>
        <w:tc>
          <w:tcPr>
            <w:tcW w:w="563"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rFonts w:cs="Arial"/>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rFonts w:cs="Arial"/>
                <w:sz w:val="16"/>
                <w:szCs w:val="16"/>
                <w:lang w:val="de-DE" w:eastAsia="ja-JP"/>
              </w:rPr>
              <w:t>X</w:t>
            </w:r>
          </w:p>
        </w:tc>
        <w:tc>
          <w:tcPr>
            <w:tcW w:w="274"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2644"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24"/>
                <w:lang w:val="de-DE"/>
              </w:rPr>
            </w:pPr>
            <w:r>
              <w:rPr>
                <w:sz w:val="24"/>
                <w:lang w:val="de-DE"/>
              </w:rPr>
              <w:t>slot found graphic</w:t>
            </w:r>
          </w:p>
          <w:p w:rsidR="00691B33" w:rsidRDefault="00935523">
            <w:pPr>
              <w:spacing w:line="276" w:lineRule="auto"/>
              <w:jc w:val="center"/>
              <w:rPr>
                <w:sz w:val="24"/>
                <w:lang w:val="de-DE"/>
              </w:rPr>
            </w:pPr>
            <w:r>
              <w:rPr>
                <w:sz w:val="24"/>
                <w:lang w:val="de-DE"/>
              </w:rPr>
              <w:t>PPA L</w:t>
            </w:r>
            <w:r>
              <w:rPr>
                <w:rFonts w:cs="Arial"/>
                <w:sz w:val="16"/>
                <w:szCs w:val="16"/>
                <w:vertAlign w:val="subscript"/>
                <w:lang w:val="de-DE" w:eastAsia="ja-JP"/>
              </w:rPr>
              <w:t>/089</w:t>
            </w:r>
          </w:p>
          <w:p w:rsidR="00691B33" w:rsidRDefault="00935523" w:rsidP="00CC6E4C">
            <w:pPr>
              <w:spacing w:line="276" w:lineRule="auto"/>
              <w:jc w:val="center"/>
              <w:rPr>
                <w:rFonts w:cs="Arial"/>
                <w:sz w:val="24"/>
                <w:lang w:val="de-DE" w:eastAsia="ja-JP"/>
              </w:rPr>
            </w:pPr>
            <w:r>
              <w:rPr>
                <w:noProof/>
              </w:rPr>
              <w:drawing>
                <wp:anchor distT="0" distB="0" distL="114300" distR="114300" simplePos="0" relativeHeight="251660288" behindDoc="1" locked="0" layoutInCell="1" allowOverlap="1" wp14:anchorId="46E7C9F5" wp14:editId="453B9458">
                  <wp:simplePos x="0" y="0"/>
                  <wp:positionH relativeFrom="column">
                    <wp:posOffset>2009140</wp:posOffset>
                  </wp:positionH>
                  <wp:positionV relativeFrom="paragraph">
                    <wp:posOffset>-348615</wp:posOffset>
                  </wp:positionV>
                  <wp:extent cx="631190" cy="591820"/>
                  <wp:effectExtent l="0" t="0" r="0" b="0"/>
                  <wp:wrapTight wrapText="bothSides">
                    <wp:wrapPolygon edited="0">
                      <wp:start x="0" y="0"/>
                      <wp:lineTo x="0" y="20858"/>
                      <wp:lineTo x="20861" y="20858"/>
                      <wp:lineTo x="20861" y="0"/>
                      <wp:lineTo x="0" y="0"/>
                    </wp:wrapPolygon>
                  </wp:wrapTight>
                  <wp:docPr id="1750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31190" cy="591820"/>
                          </a:xfrm>
                          <a:prstGeom prst="rect">
                            <a:avLst/>
                          </a:prstGeom>
                          <a:noFill/>
                        </pic:spPr>
                      </pic:pic>
                    </a:graphicData>
                  </a:graphic>
                  <wp14:sizeRelH relativeFrom="margin">
                    <wp14:pctWidth>0</wp14:pctWidth>
                  </wp14:sizeRelH>
                  <wp14:sizeRelV relativeFrom="margin">
                    <wp14:pctHeight>0</wp14:pctHeight>
                  </wp14:sizeRelV>
                </wp:anchor>
              </w:drawing>
            </w:r>
          </w:p>
        </w:tc>
      </w:tr>
      <w:tr w:rsidR="00691B33" w:rsidTr="00691B33">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691B33" w:rsidRDefault="00935523">
            <w:pPr>
              <w:rPr>
                <w:rFonts w:cs="Arial"/>
                <w:lang w:val="de-DE" w:eastAsia="ja-JP"/>
              </w:rPr>
            </w:pPr>
          </w:p>
        </w:tc>
        <w:tc>
          <w:tcPr>
            <w:tcW w:w="522" w:type="dxa"/>
            <w:tcBorders>
              <w:top w:val="single" w:sz="4" w:space="0" w:color="auto"/>
              <w:left w:val="single" w:sz="4" w:space="0" w:color="auto"/>
              <w:bottom w:val="single" w:sz="4" w:space="0" w:color="auto"/>
              <w:right w:val="single" w:sz="4" w:space="0" w:color="auto"/>
            </w:tcBorders>
            <w:vAlign w:val="center"/>
          </w:tcPr>
          <w:p w:rsidR="00691B33" w:rsidRDefault="00935523">
            <w:pPr>
              <w:spacing w:line="276" w:lineRule="auto"/>
              <w:jc w:val="center"/>
              <w:rPr>
                <w:sz w:val="12"/>
                <w:szCs w:val="16"/>
                <w:lang w:val="de-DE"/>
              </w:rPr>
            </w:pPr>
            <w:r>
              <w:rPr>
                <w:sz w:val="12"/>
                <w:szCs w:val="16"/>
                <w:lang w:val="de-DE"/>
              </w:rPr>
              <w:t>0xA |0xB</w:t>
            </w:r>
          </w:p>
        </w:tc>
        <w:tc>
          <w:tcPr>
            <w:tcW w:w="522"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0x3</w:t>
            </w:r>
          </w:p>
        </w:tc>
        <w:tc>
          <w:tcPr>
            <w:tcW w:w="519"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0x1</w:t>
            </w:r>
          </w:p>
        </w:tc>
        <w:tc>
          <w:tcPr>
            <w:tcW w:w="505"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rFonts w:cs="Arial"/>
                <w:sz w:val="16"/>
                <w:szCs w:val="16"/>
                <w:lang w:val="de-DE" w:eastAsia="ja-JP"/>
              </w:rPr>
              <w:t>X</w:t>
            </w:r>
          </w:p>
        </w:tc>
        <w:tc>
          <w:tcPr>
            <w:tcW w:w="274"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X</w:t>
            </w:r>
          </w:p>
        </w:tc>
        <w:tc>
          <w:tcPr>
            <w:tcW w:w="2644"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24"/>
                <w:lang w:val="de-DE"/>
              </w:rPr>
            </w:pPr>
            <w:r>
              <w:rPr>
                <w:sz w:val="24"/>
                <w:lang w:val="de-DE"/>
              </w:rPr>
              <w:t>no slot found graphic</w:t>
            </w:r>
          </w:p>
          <w:p w:rsidR="00691B33" w:rsidRDefault="00935523" w:rsidP="00CC6E4C">
            <w:pPr>
              <w:spacing w:line="276" w:lineRule="auto"/>
              <w:jc w:val="center"/>
              <w:rPr>
                <w:sz w:val="24"/>
                <w:lang w:val="de-DE"/>
              </w:rPr>
            </w:pPr>
            <w:r>
              <w:rPr>
                <w:noProof/>
              </w:rPr>
              <w:drawing>
                <wp:anchor distT="0" distB="0" distL="114300" distR="114300" simplePos="0" relativeHeight="251657216" behindDoc="1" locked="0" layoutInCell="1" allowOverlap="1" wp14:anchorId="433DBB1E" wp14:editId="32404989">
                  <wp:simplePos x="0" y="0"/>
                  <wp:positionH relativeFrom="column">
                    <wp:posOffset>2009140</wp:posOffset>
                  </wp:positionH>
                  <wp:positionV relativeFrom="page">
                    <wp:posOffset>9525</wp:posOffset>
                  </wp:positionV>
                  <wp:extent cx="640715" cy="675640"/>
                  <wp:effectExtent l="0" t="0" r="6985" b="0"/>
                  <wp:wrapTight wrapText="bothSides">
                    <wp:wrapPolygon edited="0">
                      <wp:start x="0" y="0"/>
                      <wp:lineTo x="0" y="20707"/>
                      <wp:lineTo x="21193" y="20707"/>
                      <wp:lineTo x="21193" y="0"/>
                      <wp:lineTo x="0" y="0"/>
                    </wp:wrapPolygon>
                  </wp:wrapTight>
                  <wp:docPr id="1750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0715" cy="675640"/>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SAPP L</w:t>
            </w:r>
            <w:r>
              <w:rPr>
                <w:rFonts w:cs="Arial"/>
                <w:sz w:val="16"/>
                <w:szCs w:val="16"/>
                <w:vertAlign w:val="subscript"/>
                <w:lang w:val="de-DE" w:eastAsia="ja-JP"/>
              </w:rPr>
              <w:t>/238</w:t>
            </w:r>
          </w:p>
        </w:tc>
      </w:tr>
      <w:tr w:rsidR="00691B33" w:rsidTr="00691B33">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691B33" w:rsidRDefault="00935523">
            <w:pPr>
              <w:rPr>
                <w:rFonts w:cs="Arial"/>
                <w:lang w:val="de-DE" w:eastAsia="ja-JP"/>
              </w:rPr>
            </w:pPr>
          </w:p>
        </w:tc>
        <w:tc>
          <w:tcPr>
            <w:tcW w:w="522" w:type="dxa"/>
            <w:tcBorders>
              <w:top w:val="single" w:sz="4" w:space="0" w:color="auto"/>
              <w:left w:val="single" w:sz="4" w:space="0" w:color="auto"/>
              <w:bottom w:val="single" w:sz="4" w:space="0" w:color="auto"/>
              <w:right w:val="single" w:sz="4" w:space="0" w:color="auto"/>
            </w:tcBorders>
            <w:vAlign w:val="center"/>
          </w:tcPr>
          <w:p w:rsidR="00691B33" w:rsidRDefault="00935523">
            <w:pPr>
              <w:spacing w:line="276" w:lineRule="auto"/>
              <w:jc w:val="center"/>
              <w:rPr>
                <w:sz w:val="12"/>
                <w:szCs w:val="16"/>
                <w:lang w:val="de-DE"/>
              </w:rPr>
            </w:pPr>
            <w:r>
              <w:rPr>
                <w:sz w:val="12"/>
                <w:szCs w:val="16"/>
                <w:lang w:val="de-DE"/>
              </w:rPr>
              <w:t>0xA |0xB</w:t>
            </w:r>
          </w:p>
        </w:tc>
        <w:tc>
          <w:tcPr>
            <w:tcW w:w="522"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0x3</w:t>
            </w:r>
          </w:p>
        </w:tc>
        <w:tc>
          <w:tcPr>
            <w:tcW w:w="519"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0x1</w:t>
            </w:r>
          </w:p>
        </w:tc>
        <w:tc>
          <w:tcPr>
            <w:tcW w:w="505"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rFonts w:cs="Arial"/>
                <w:sz w:val="16"/>
                <w:szCs w:val="16"/>
                <w:lang w:val="de-DE" w:eastAsia="ja-JP"/>
              </w:rPr>
              <w:t>X</w:t>
            </w:r>
          </w:p>
        </w:tc>
        <w:tc>
          <w:tcPr>
            <w:tcW w:w="274"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X</w:t>
            </w:r>
          </w:p>
        </w:tc>
        <w:tc>
          <w:tcPr>
            <w:tcW w:w="2644"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24"/>
                <w:lang w:val="de-DE"/>
              </w:rPr>
            </w:pPr>
            <w:r>
              <w:rPr>
                <w:sz w:val="24"/>
                <w:lang w:val="de-DE"/>
              </w:rPr>
              <w:t>no slot found graphic</w:t>
            </w:r>
          </w:p>
          <w:p w:rsidR="00691B33" w:rsidRDefault="00935523" w:rsidP="00CC6E4C">
            <w:pPr>
              <w:spacing w:line="276" w:lineRule="auto"/>
              <w:jc w:val="center"/>
              <w:rPr>
                <w:rFonts w:cs="Arial"/>
                <w:sz w:val="24"/>
                <w:lang w:val="de-DE" w:eastAsia="ja-JP"/>
              </w:rPr>
            </w:pPr>
            <w:r>
              <w:rPr>
                <w:sz w:val="24"/>
                <w:lang w:val="de-DE"/>
              </w:rPr>
              <w:t>PPA L</w:t>
            </w:r>
            <w:r>
              <w:rPr>
                <w:rFonts w:cs="Arial"/>
                <w:sz w:val="16"/>
                <w:szCs w:val="16"/>
                <w:vertAlign w:val="subscript"/>
                <w:lang w:val="de-DE" w:eastAsia="ja-JP"/>
              </w:rPr>
              <w:t>/</w:t>
            </w:r>
            <w:r>
              <w:rPr>
                <w:noProof/>
              </w:rPr>
              <w:drawing>
                <wp:anchor distT="0" distB="0" distL="114300" distR="114300" simplePos="0" relativeHeight="251658240" behindDoc="1" locked="0" layoutInCell="1" allowOverlap="1" wp14:anchorId="6D7DB231" wp14:editId="0A29FEA3">
                  <wp:simplePos x="0" y="0"/>
                  <wp:positionH relativeFrom="column">
                    <wp:posOffset>2009140</wp:posOffset>
                  </wp:positionH>
                  <wp:positionV relativeFrom="paragraph">
                    <wp:posOffset>-348615</wp:posOffset>
                  </wp:positionV>
                  <wp:extent cx="631190" cy="591820"/>
                  <wp:effectExtent l="0" t="0" r="0" b="0"/>
                  <wp:wrapTight wrapText="bothSides">
                    <wp:wrapPolygon edited="0">
                      <wp:start x="0" y="0"/>
                      <wp:lineTo x="0" y="20858"/>
                      <wp:lineTo x="20861" y="20858"/>
                      <wp:lineTo x="20861" y="0"/>
                      <wp:lineTo x="0" y="0"/>
                    </wp:wrapPolygon>
                  </wp:wrapTight>
                  <wp:docPr id="1750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31190" cy="591820"/>
                          </a:xfrm>
                          <a:prstGeom prst="rect">
                            <a:avLst/>
                          </a:prstGeom>
                          <a:noFill/>
                        </pic:spPr>
                      </pic:pic>
                    </a:graphicData>
                  </a:graphic>
                  <wp14:sizeRelH relativeFrom="margin">
                    <wp14:pctWidth>0</wp14:pctWidth>
                  </wp14:sizeRelH>
                  <wp14:sizeRelV relativeFrom="margin">
                    <wp14:pctHeight>0</wp14:pctHeight>
                  </wp14:sizeRelV>
                </wp:anchor>
              </w:drawing>
            </w:r>
            <w:r>
              <w:rPr>
                <w:rFonts w:cs="Arial"/>
                <w:sz w:val="16"/>
                <w:szCs w:val="16"/>
                <w:vertAlign w:val="subscript"/>
                <w:lang w:val="de-DE" w:eastAsia="ja-JP"/>
              </w:rPr>
              <w:t>239</w:t>
            </w:r>
          </w:p>
        </w:tc>
      </w:tr>
      <w:tr w:rsidR="00691B33" w:rsidTr="00691B33">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691B33" w:rsidRDefault="00935523">
            <w:pPr>
              <w:rPr>
                <w:rFonts w:cs="Arial"/>
                <w:lang w:val="de-DE" w:eastAsia="ja-JP"/>
              </w:rPr>
            </w:pPr>
          </w:p>
        </w:tc>
        <w:tc>
          <w:tcPr>
            <w:tcW w:w="522" w:type="dxa"/>
            <w:tcBorders>
              <w:top w:val="single" w:sz="4" w:space="0" w:color="auto"/>
              <w:left w:val="single" w:sz="4" w:space="0" w:color="auto"/>
              <w:bottom w:val="single" w:sz="4" w:space="0" w:color="auto"/>
              <w:right w:val="single" w:sz="4" w:space="0" w:color="auto"/>
            </w:tcBorders>
            <w:vAlign w:val="center"/>
          </w:tcPr>
          <w:p w:rsidR="00691B33" w:rsidRDefault="00935523">
            <w:pPr>
              <w:spacing w:line="276" w:lineRule="auto"/>
              <w:jc w:val="center"/>
              <w:rPr>
                <w:sz w:val="12"/>
                <w:szCs w:val="16"/>
                <w:lang w:val="de-DE"/>
              </w:rPr>
            </w:pPr>
            <w:r>
              <w:rPr>
                <w:sz w:val="12"/>
                <w:szCs w:val="16"/>
                <w:lang w:val="de-DE"/>
              </w:rPr>
              <w:t>0xA |0xB</w:t>
            </w:r>
          </w:p>
        </w:tc>
        <w:tc>
          <w:tcPr>
            <w:tcW w:w="522"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0x5</w:t>
            </w:r>
          </w:p>
        </w:tc>
        <w:tc>
          <w:tcPr>
            <w:tcW w:w="519"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0x1</w:t>
            </w:r>
          </w:p>
        </w:tc>
        <w:tc>
          <w:tcPr>
            <w:tcW w:w="505"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rFonts w:cs="Arial"/>
                <w:sz w:val="16"/>
                <w:szCs w:val="16"/>
                <w:lang w:val="de-DE" w:eastAsia="ja-JP"/>
              </w:rPr>
              <w:t>0x1</w:t>
            </w:r>
          </w:p>
        </w:tc>
        <w:tc>
          <w:tcPr>
            <w:tcW w:w="274"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X</w:t>
            </w:r>
          </w:p>
        </w:tc>
        <w:tc>
          <w:tcPr>
            <w:tcW w:w="2644"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24"/>
                <w:lang w:val="de-DE"/>
              </w:rPr>
            </w:pPr>
            <w:r>
              <w:rPr>
                <w:sz w:val="24"/>
                <w:lang w:val="de-DE"/>
              </w:rPr>
              <w:t>no slot found graphic</w:t>
            </w:r>
          </w:p>
          <w:p w:rsidR="00691B33" w:rsidRDefault="00935523" w:rsidP="00CC6E4C">
            <w:pPr>
              <w:spacing w:line="276" w:lineRule="auto"/>
              <w:jc w:val="center"/>
              <w:rPr>
                <w:sz w:val="24"/>
                <w:lang w:val="de-DE"/>
              </w:rPr>
            </w:pPr>
            <w:r>
              <w:rPr>
                <w:noProof/>
              </w:rPr>
              <w:drawing>
                <wp:anchor distT="0" distB="0" distL="114300" distR="114300" simplePos="0" relativeHeight="251662336" behindDoc="1" locked="0" layoutInCell="1" allowOverlap="1" wp14:anchorId="1B37DBD2" wp14:editId="48F8DA4F">
                  <wp:simplePos x="0" y="0"/>
                  <wp:positionH relativeFrom="column">
                    <wp:posOffset>2009140</wp:posOffset>
                  </wp:positionH>
                  <wp:positionV relativeFrom="page">
                    <wp:posOffset>9525</wp:posOffset>
                  </wp:positionV>
                  <wp:extent cx="640715" cy="675640"/>
                  <wp:effectExtent l="0" t="0" r="6985" b="0"/>
                  <wp:wrapTight wrapText="bothSides">
                    <wp:wrapPolygon edited="0">
                      <wp:start x="0" y="0"/>
                      <wp:lineTo x="0" y="20707"/>
                      <wp:lineTo x="21193" y="20707"/>
                      <wp:lineTo x="21193" y="0"/>
                      <wp:lineTo x="0" y="0"/>
                    </wp:wrapPolygon>
                  </wp:wrapTight>
                  <wp:docPr id="1750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0715" cy="675640"/>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SAPP L</w:t>
            </w:r>
            <w:r>
              <w:rPr>
                <w:rFonts w:cs="Arial"/>
                <w:sz w:val="16"/>
                <w:szCs w:val="16"/>
                <w:vertAlign w:val="subscript"/>
                <w:lang w:val="de-DE" w:eastAsia="ja-JP"/>
              </w:rPr>
              <w:t>/523</w:t>
            </w:r>
          </w:p>
        </w:tc>
      </w:tr>
      <w:tr w:rsidR="00691B33" w:rsidTr="00691B33">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tcPr>
          <w:p w:rsidR="00691B33" w:rsidRDefault="00935523">
            <w:pPr>
              <w:rPr>
                <w:rFonts w:cs="Arial"/>
                <w:lang w:val="de-DE" w:eastAsia="ja-JP"/>
              </w:rPr>
            </w:pPr>
          </w:p>
        </w:tc>
        <w:tc>
          <w:tcPr>
            <w:tcW w:w="522" w:type="dxa"/>
            <w:tcBorders>
              <w:top w:val="single" w:sz="4" w:space="0" w:color="auto"/>
              <w:left w:val="single" w:sz="4" w:space="0" w:color="auto"/>
              <w:bottom w:val="single" w:sz="4" w:space="0" w:color="auto"/>
              <w:right w:val="single" w:sz="4" w:space="0" w:color="auto"/>
            </w:tcBorders>
            <w:vAlign w:val="center"/>
          </w:tcPr>
          <w:p w:rsidR="00691B33" w:rsidRDefault="00935523">
            <w:pPr>
              <w:spacing w:line="276" w:lineRule="auto"/>
              <w:jc w:val="center"/>
              <w:rPr>
                <w:sz w:val="12"/>
                <w:szCs w:val="16"/>
                <w:lang w:val="de-DE"/>
              </w:rPr>
            </w:pPr>
            <w:r>
              <w:rPr>
                <w:sz w:val="12"/>
                <w:szCs w:val="16"/>
                <w:lang w:val="de-DE"/>
              </w:rPr>
              <w:t>0xA |0xB</w:t>
            </w:r>
          </w:p>
        </w:tc>
        <w:tc>
          <w:tcPr>
            <w:tcW w:w="522" w:type="dxa"/>
            <w:tcBorders>
              <w:top w:val="single" w:sz="4" w:space="0" w:color="auto"/>
              <w:left w:val="single" w:sz="4" w:space="0" w:color="auto"/>
              <w:bottom w:val="single" w:sz="4" w:space="0" w:color="auto"/>
              <w:right w:val="single" w:sz="4" w:space="0" w:color="auto"/>
            </w:tcBorders>
            <w:vAlign w:val="center"/>
          </w:tcPr>
          <w:p w:rsidR="00691B33" w:rsidRDefault="00935523">
            <w:pPr>
              <w:spacing w:line="276" w:lineRule="auto"/>
              <w:jc w:val="center"/>
              <w:rPr>
                <w:sz w:val="16"/>
                <w:szCs w:val="16"/>
                <w:lang w:val="de-DE"/>
              </w:rPr>
            </w:pPr>
            <w:r>
              <w:rPr>
                <w:sz w:val="16"/>
                <w:szCs w:val="16"/>
                <w:lang w:val="de-DE"/>
              </w:rPr>
              <w:t>0x5</w:t>
            </w:r>
          </w:p>
        </w:tc>
        <w:tc>
          <w:tcPr>
            <w:tcW w:w="519" w:type="dxa"/>
            <w:tcBorders>
              <w:top w:val="single" w:sz="4" w:space="0" w:color="auto"/>
              <w:left w:val="single" w:sz="4" w:space="0" w:color="auto"/>
              <w:bottom w:val="single" w:sz="4" w:space="0" w:color="auto"/>
              <w:right w:val="single" w:sz="4" w:space="0" w:color="auto"/>
            </w:tcBorders>
            <w:vAlign w:val="center"/>
          </w:tcPr>
          <w:p w:rsidR="00691B33"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tcPr>
          <w:p w:rsidR="00691B33" w:rsidRDefault="00935523">
            <w:pPr>
              <w:spacing w:line="276" w:lineRule="auto"/>
              <w:jc w:val="center"/>
              <w:rPr>
                <w:sz w:val="16"/>
                <w:szCs w:val="16"/>
                <w:lang w:val="de-DE"/>
              </w:rPr>
            </w:pPr>
            <w:r>
              <w:rPr>
                <w:sz w:val="16"/>
                <w:szCs w:val="16"/>
                <w:lang w:val="de-DE"/>
              </w:rPr>
              <w:t>0x1</w:t>
            </w:r>
          </w:p>
        </w:tc>
        <w:tc>
          <w:tcPr>
            <w:tcW w:w="505" w:type="dxa"/>
            <w:tcBorders>
              <w:top w:val="single" w:sz="4" w:space="0" w:color="auto"/>
              <w:left w:val="single" w:sz="4" w:space="0" w:color="auto"/>
              <w:bottom w:val="single" w:sz="4" w:space="0" w:color="auto"/>
              <w:right w:val="single" w:sz="4" w:space="0" w:color="auto"/>
            </w:tcBorders>
            <w:vAlign w:val="center"/>
          </w:tcPr>
          <w:p w:rsidR="00691B33" w:rsidRDefault="00935523">
            <w:pPr>
              <w:spacing w:line="276" w:lineRule="auto"/>
              <w:jc w:val="center"/>
              <w:rPr>
                <w:sz w:val="16"/>
                <w:szCs w:val="16"/>
                <w:lang w:val="de-DE"/>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tcPr>
          <w:p w:rsidR="00691B3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691B3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691B33"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tcPr>
          <w:p w:rsidR="00691B33"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tcPr>
          <w:p w:rsidR="00691B33"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tcPr>
          <w:p w:rsidR="00691B33" w:rsidRDefault="00935523">
            <w:pPr>
              <w:spacing w:line="276" w:lineRule="auto"/>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tcPr>
          <w:p w:rsidR="00691B3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691B3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691B33"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tcPr>
          <w:p w:rsidR="00691B33" w:rsidRDefault="00935523">
            <w:pPr>
              <w:spacing w:line="276" w:lineRule="auto"/>
              <w:jc w:val="center"/>
              <w:rPr>
                <w:rFonts w:cs="Arial"/>
                <w:sz w:val="16"/>
                <w:szCs w:val="16"/>
                <w:lang w:val="de-DE" w:eastAsia="ja-JP"/>
              </w:rPr>
            </w:pPr>
            <w:r>
              <w:rPr>
                <w:rFonts w:cs="Arial"/>
                <w:sz w:val="16"/>
                <w:szCs w:val="16"/>
                <w:lang w:val="de-DE" w:eastAsia="ja-JP"/>
              </w:rPr>
              <w:t>0x5</w:t>
            </w:r>
          </w:p>
        </w:tc>
        <w:tc>
          <w:tcPr>
            <w:tcW w:w="274" w:type="dxa"/>
            <w:tcBorders>
              <w:top w:val="single" w:sz="4" w:space="0" w:color="auto"/>
              <w:left w:val="single" w:sz="4" w:space="0" w:color="auto"/>
              <w:bottom w:val="single" w:sz="4" w:space="0" w:color="auto"/>
              <w:right w:val="single" w:sz="4" w:space="0" w:color="auto"/>
            </w:tcBorders>
            <w:vAlign w:val="center"/>
          </w:tcPr>
          <w:p w:rsidR="00691B33" w:rsidRDefault="00935523">
            <w:pPr>
              <w:spacing w:line="276" w:lineRule="auto"/>
              <w:jc w:val="center"/>
              <w:rPr>
                <w:sz w:val="16"/>
                <w:szCs w:val="16"/>
                <w:lang w:val="de-DE"/>
              </w:rPr>
            </w:pPr>
            <w:r>
              <w:rPr>
                <w:sz w:val="16"/>
                <w:szCs w:val="16"/>
                <w:lang w:val="de-DE"/>
              </w:rPr>
              <w:t>X</w:t>
            </w:r>
          </w:p>
        </w:tc>
        <w:tc>
          <w:tcPr>
            <w:tcW w:w="2644" w:type="dxa"/>
            <w:tcBorders>
              <w:top w:val="single" w:sz="4" w:space="0" w:color="auto"/>
              <w:left w:val="single" w:sz="4" w:space="0" w:color="auto"/>
              <w:bottom w:val="single" w:sz="4" w:space="0" w:color="auto"/>
              <w:right w:val="single" w:sz="4" w:space="0" w:color="auto"/>
            </w:tcBorders>
            <w:vAlign w:val="center"/>
          </w:tcPr>
          <w:p w:rsidR="00691B33" w:rsidRDefault="00935523" w:rsidP="00691B33">
            <w:pPr>
              <w:spacing w:line="276" w:lineRule="auto"/>
              <w:jc w:val="center"/>
              <w:rPr>
                <w:sz w:val="24"/>
                <w:lang w:val="de-DE"/>
              </w:rPr>
            </w:pPr>
            <w:r>
              <w:rPr>
                <w:sz w:val="24"/>
                <w:lang w:val="de-DE"/>
              </w:rPr>
              <w:t>no slot found graphic</w:t>
            </w:r>
          </w:p>
          <w:p w:rsidR="00691B33" w:rsidRDefault="00935523" w:rsidP="00CC6E4C">
            <w:pPr>
              <w:spacing w:line="276" w:lineRule="auto"/>
              <w:jc w:val="center"/>
              <w:rPr>
                <w:sz w:val="24"/>
                <w:lang w:val="de-DE"/>
              </w:rPr>
            </w:pPr>
            <w:r>
              <w:rPr>
                <w:noProof/>
              </w:rPr>
              <w:drawing>
                <wp:anchor distT="0" distB="0" distL="114300" distR="114300" simplePos="0" relativeHeight="251666432" behindDoc="1" locked="0" layoutInCell="1" allowOverlap="1" wp14:anchorId="76579EA1" wp14:editId="1A6D8B30">
                  <wp:simplePos x="0" y="0"/>
                  <wp:positionH relativeFrom="column">
                    <wp:posOffset>2009140</wp:posOffset>
                  </wp:positionH>
                  <wp:positionV relativeFrom="page">
                    <wp:posOffset>9525</wp:posOffset>
                  </wp:positionV>
                  <wp:extent cx="640715" cy="675640"/>
                  <wp:effectExtent l="0" t="0" r="6985" b="0"/>
                  <wp:wrapTight wrapText="bothSides">
                    <wp:wrapPolygon edited="0">
                      <wp:start x="0" y="0"/>
                      <wp:lineTo x="0" y="20707"/>
                      <wp:lineTo x="21193" y="20707"/>
                      <wp:lineTo x="21193" y="0"/>
                      <wp:lineTo x="0" y="0"/>
                    </wp:wrapPolygon>
                  </wp:wrapTight>
                  <wp:docPr id="175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0715" cy="675640"/>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SAPP L</w:t>
            </w:r>
            <w:r>
              <w:rPr>
                <w:rFonts w:cs="Arial"/>
                <w:sz w:val="16"/>
                <w:szCs w:val="16"/>
                <w:vertAlign w:val="subscript"/>
                <w:lang w:val="de-DE" w:eastAsia="ja-JP"/>
              </w:rPr>
              <w:t>/570</w:t>
            </w:r>
          </w:p>
        </w:tc>
      </w:tr>
      <w:tr w:rsidR="00691B33" w:rsidTr="00691B33">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691B33" w:rsidRDefault="00935523">
            <w:pPr>
              <w:rPr>
                <w:rFonts w:cs="Arial"/>
                <w:lang w:val="de-DE" w:eastAsia="ja-JP"/>
              </w:rPr>
            </w:pPr>
          </w:p>
        </w:tc>
        <w:tc>
          <w:tcPr>
            <w:tcW w:w="522" w:type="dxa"/>
            <w:tcBorders>
              <w:top w:val="single" w:sz="4" w:space="0" w:color="auto"/>
              <w:left w:val="single" w:sz="4" w:space="0" w:color="auto"/>
              <w:bottom w:val="single" w:sz="4" w:space="0" w:color="auto"/>
              <w:right w:val="single" w:sz="4" w:space="0" w:color="auto"/>
            </w:tcBorders>
            <w:vAlign w:val="center"/>
          </w:tcPr>
          <w:p w:rsidR="00691B33" w:rsidRDefault="00935523">
            <w:pPr>
              <w:spacing w:line="276" w:lineRule="auto"/>
              <w:jc w:val="center"/>
              <w:rPr>
                <w:sz w:val="12"/>
                <w:szCs w:val="16"/>
                <w:lang w:val="de-DE"/>
              </w:rPr>
            </w:pPr>
            <w:r>
              <w:rPr>
                <w:sz w:val="12"/>
                <w:szCs w:val="16"/>
                <w:lang w:val="de-DE"/>
              </w:rPr>
              <w:t>0xA |0xB</w:t>
            </w:r>
          </w:p>
        </w:tc>
        <w:tc>
          <w:tcPr>
            <w:tcW w:w="522"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0x5</w:t>
            </w:r>
          </w:p>
        </w:tc>
        <w:tc>
          <w:tcPr>
            <w:tcW w:w="519"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0x1</w:t>
            </w:r>
          </w:p>
        </w:tc>
        <w:tc>
          <w:tcPr>
            <w:tcW w:w="505"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16"/>
                <w:szCs w:val="16"/>
                <w:lang w:val="de-DE" w:eastAsia="ja-JP"/>
              </w:rPr>
            </w:pPr>
            <w:r>
              <w:rPr>
                <w:rFonts w:cs="Arial"/>
                <w:sz w:val="16"/>
                <w:szCs w:val="16"/>
                <w:lang w:val="de-DE" w:eastAsia="ja-JP"/>
              </w:rPr>
              <w:t>0x1</w:t>
            </w:r>
          </w:p>
        </w:tc>
        <w:tc>
          <w:tcPr>
            <w:tcW w:w="274"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16"/>
                <w:szCs w:val="16"/>
                <w:lang w:val="de-DE"/>
              </w:rPr>
            </w:pPr>
            <w:r>
              <w:rPr>
                <w:sz w:val="16"/>
                <w:szCs w:val="16"/>
                <w:lang w:val="de-DE"/>
              </w:rPr>
              <w:t>X</w:t>
            </w:r>
          </w:p>
        </w:tc>
        <w:tc>
          <w:tcPr>
            <w:tcW w:w="2644"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sz w:val="24"/>
                <w:lang w:val="de-DE"/>
              </w:rPr>
            </w:pPr>
            <w:r>
              <w:rPr>
                <w:sz w:val="24"/>
                <w:lang w:val="de-DE"/>
              </w:rPr>
              <w:t>no slot found graphic</w:t>
            </w:r>
          </w:p>
          <w:p w:rsidR="00691B33" w:rsidRDefault="00935523" w:rsidP="00CC6E4C">
            <w:pPr>
              <w:spacing w:line="276" w:lineRule="auto"/>
              <w:jc w:val="center"/>
              <w:rPr>
                <w:rFonts w:cs="Arial"/>
                <w:sz w:val="24"/>
                <w:lang w:val="de-DE" w:eastAsia="ja-JP"/>
              </w:rPr>
            </w:pPr>
            <w:r>
              <w:rPr>
                <w:sz w:val="24"/>
                <w:lang w:val="de-DE"/>
              </w:rPr>
              <w:t>PPA L</w:t>
            </w:r>
            <w:r>
              <w:rPr>
                <w:rFonts w:cs="Arial"/>
                <w:sz w:val="16"/>
                <w:szCs w:val="16"/>
                <w:vertAlign w:val="subscript"/>
                <w:lang w:val="de-DE" w:eastAsia="ja-JP"/>
              </w:rPr>
              <w:t>/</w:t>
            </w:r>
            <w:r>
              <w:rPr>
                <w:noProof/>
              </w:rPr>
              <w:drawing>
                <wp:anchor distT="0" distB="0" distL="114300" distR="114300" simplePos="0" relativeHeight="251664384" behindDoc="1" locked="0" layoutInCell="1" allowOverlap="1" wp14:anchorId="229F205C" wp14:editId="4DA940DD">
                  <wp:simplePos x="0" y="0"/>
                  <wp:positionH relativeFrom="column">
                    <wp:posOffset>2009140</wp:posOffset>
                  </wp:positionH>
                  <wp:positionV relativeFrom="paragraph">
                    <wp:posOffset>-348615</wp:posOffset>
                  </wp:positionV>
                  <wp:extent cx="631190" cy="591820"/>
                  <wp:effectExtent l="0" t="0" r="0" b="0"/>
                  <wp:wrapTight wrapText="bothSides">
                    <wp:wrapPolygon edited="0">
                      <wp:start x="0" y="0"/>
                      <wp:lineTo x="0" y="20858"/>
                      <wp:lineTo x="20861" y="20858"/>
                      <wp:lineTo x="20861" y="0"/>
                      <wp:lineTo x="0" y="0"/>
                    </wp:wrapPolygon>
                  </wp:wrapTight>
                  <wp:docPr id="175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31190" cy="591820"/>
                          </a:xfrm>
                          <a:prstGeom prst="rect">
                            <a:avLst/>
                          </a:prstGeom>
                          <a:noFill/>
                        </pic:spPr>
                      </pic:pic>
                    </a:graphicData>
                  </a:graphic>
                  <wp14:sizeRelH relativeFrom="margin">
                    <wp14:pctWidth>0</wp14:pctWidth>
                  </wp14:sizeRelH>
                  <wp14:sizeRelV relativeFrom="margin">
                    <wp14:pctHeight>0</wp14:pctHeight>
                  </wp14:sizeRelV>
                </wp:anchor>
              </w:drawing>
            </w:r>
            <w:r>
              <w:rPr>
                <w:rFonts w:cs="Arial"/>
                <w:sz w:val="16"/>
                <w:szCs w:val="16"/>
                <w:vertAlign w:val="subscript"/>
                <w:lang w:val="de-DE" w:eastAsia="ja-JP"/>
              </w:rPr>
              <w:t>524</w:t>
            </w:r>
          </w:p>
        </w:tc>
      </w:tr>
      <w:tr w:rsidR="00691B33" w:rsidTr="00691B33">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tcPr>
          <w:p w:rsidR="00691B33" w:rsidRDefault="00935523">
            <w:pPr>
              <w:rPr>
                <w:rFonts w:cs="Arial"/>
                <w:lang w:val="de-DE" w:eastAsia="ja-JP"/>
              </w:rPr>
            </w:pPr>
          </w:p>
        </w:tc>
        <w:tc>
          <w:tcPr>
            <w:tcW w:w="522" w:type="dxa"/>
            <w:tcBorders>
              <w:top w:val="single" w:sz="4" w:space="0" w:color="auto"/>
              <w:left w:val="single" w:sz="4" w:space="0" w:color="auto"/>
              <w:bottom w:val="single" w:sz="4" w:space="0" w:color="auto"/>
              <w:right w:val="single" w:sz="4" w:space="0" w:color="auto"/>
            </w:tcBorders>
            <w:vAlign w:val="center"/>
          </w:tcPr>
          <w:p w:rsidR="00691B33" w:rsidRDefault="00935523">
            <w:pPr>
              <w:spacing w:line="276" w:lineRule="auto"/>
              <w:jc w:val="center"/>
              <w:rPr>
                <w:sz w:val="12"/>
                <w:szCs w:val="16"/>
                <w:lang w:val="de-DE"/>
              </w:rPr>
            </w:pPr>
            <w:r>
              <w:rPr>
                <w:sz w:val="12"/>
                <w:szCs w:val="16"/>
                <w:lang w:val="de-DE"/>
              </w:rPr>
              <w:t>0xA |0xB</w:t>
            </w:r>
          </w:p>
        </w:tc>
        <w:tc>
          <w:tcPr>
            <w:tcW w:w="522" w:type="dxa"/>
            <w:tcBorders>
              <w:top w:val="single" w:sz="4" w:space="0" w:color="auto"/>
              <w:left w:val="single" w:sz="4" w:space="0" w:color="auto"/>
              <w:bottom w:val="single" w:sz="4" w:space="0" w:color="auto"/>
              <w:right w:val="single" w:sz="4" w:space="0" w:color="auto"/>
            </w:tcBorders>
            <w:vAlign w:val="center"/>
          </w:tcPr>
          <w:p w:rsidR="00691B33" w:rsidRDefault="00935523">
            <w:pPr>
              <w:spacing w:line="276" w:lineRule="auto"/>
              <w:jc w:val="center"/>
              <w:rPr>
                <w:sz w:val="16"/>
                <w:szCs w:val="16"/>
                <w:lang w:val="de-DE"/>
              </w:rPr>
            </w:pPr>
            <w:r>
              <w:rPr>
                <w:sz w:val="16"/>
                <w:szCs w:val="16"/>
                <w:lang w:val="de-DE"/>
              </w:rPr>
              <w:t>0x5</w:t>
            </w:r>
          </w:p>
        </w:tc>
        <w:tc>
          <w:tcPr>
            <w:tcW w:w="519" w:type="dxa"/>
            <w:tcBorders>
              <w:top w:val="single" w:sz="4" w:space="0" w:color="auto"/>
              <w:left w:val="single" w:sz="4" w:space="0" w:color="auto"/>
              <w:bottom w:val="single" w:sz="4" w:space="0" w:color="auto"/>
              <w:right w:val="single" w:sz="4" w:space="0" w:color="auto"/>
            </w:tcBorders>
            <w:vAlign w:val="center"/>
          </w:tcPr>
          <w:p w:rsidR="00691B33"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tcPr>
          <w:p w:rsidR="00691B33" w:rsidRDefault="00935523">
            <w:pPr>
              <w:spacing w:line="276" w:lineRule="auto"/>
              <w:jc w:val="center"/>
              <w:rPr>
                <w:sz w:val="16"/>
                <w:szCs w:val="16"/>
                <w:lang w:val="de-DE"/>
              </w:rPr>
            </w:pPr>
            <w:r>
              <w:rPr>
                <w:sz w:val="16"/>
                <w:szCs w:val="16"/>
                <w:lang w:val="de-DE"/>
              </w:rPr>
              <w:t>0x1</w:t>
            </w:r>
          </w:p>
        </w:tc>
        <w:tc>
          <w:tcPr>
            <w:tcW w:w="505" w:type="dxa"/>
            <w:tcBorders>
              <w:top w:val="single" w:sz="4" w:space="0" w:color="auto"/>
              <w:left w:val="single" w:sz="4" w:space="0" w:color="auto"/>
              <w:bottom w:val="single" w:sz="4" w:space="0" w:color="auto"/>
              <w:right w:val="single" w:sz="4" w:space="0" w:color="auto"/>
            </w:tcBorders>
            <w:vAlign w:val="center"/>
          </w:tcPr>
          <w:p w:rsidR="00691B33" w:rsidRDefault="00935523">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tcPr>
          <w:p w:rsidR="00691B3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691B3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691B33"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tcPr>
          <w:p w:rsidR="00691B33"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tcPr>
          <w:p w:rsidR="00691B33"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tcPr>
          <w:p w:rsidR="00691B33" w:rsidRDefault="00935523">
            <w:pPr>
              <w:spacing w:line="276" w:lineRule="auto"/>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tcPr>
          <w:p w:rsidR="00691B3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691B3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691B33"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tcPr>
          <w:p w:rsidR="00691B33" w:rsidRDefault="00935523">
            <w:pPr>
              <w:spacing w:line="276" w:lineRule="auto"/>
              <w:jc w:val="center"/>
              <w:rPr>
                <w:rFonts w:cs="Arial"/>
                <w:sz w:val="16"/>
                <w:szCs w:val="16"/>
                <w:lang w:val="de-DE" w:eastAsia="ja-JP"/>
              </w:rPr>
            </w:pPr>
            <w:r>
              <w:rPr>
                <w:rFonts w:cs="Arial"/>
                <w:sz w:val="16"/>
                <w:szCs w:val="16"/>
                <w:lang w:val="de-DE" w:eastAsia="ja-JP"/>
              </w:rPr>
              <w:t>0x5</w:t>
            </w:r>
          </w:p>
        </w:tc>
        <w:tc>
          <w:tcPr>
            <w:tcW w:w="274" w:type="dxa"/>
            <w:tcBorders>
              <w:top w:val="single" w:sz="4" w:space="0" w:color="auto"/>
              <w:left w:val="single" w:sz="4" w:space="0" w:color="auto"/>
              <w:bottom w:val="single" w:sz="4" w:space="0" w:color="auto"/>
              <w:right w:val="single" w:sz="4" w:space="0" w:color="auto"/>
            </w:tcBorders>
            <w:vAlign w:val="center"/>
          </w:tcPr>
          <w:p w:rsidR="00691B33" w:rsidRDefault="00935523">
            <w:pPr>
              <w:spacing w:line="276" w:lineRule="auto"/>
              <w:jc w:val="center"/>
              <w:rPr>
                <w:sz w:val="16"/>
                <w:szCs w:val="16"/>
                <w:lang w:val="de-DE"/>
              </w:rPr>
            </w:pPr>
            <w:r>
              <w:rPr>
                <w:sz w:val="16"/>
                <w:szCs w:val="16"/>
                <w:lang w:val="de-DE"/>
              </w:rPr>
              <w:t>X</w:t>
            </w:r>
          </w:p>
        </w:tc>
        <w:tc>
          <w:tcPr>
            <w:tcW w:w="2644" w:type="dxa"/>
            <w:tcBorders>
              <w:top w:val="single" w:sz="4" w:space="0" w:color="auto"/>
              <w:left w:val="single" w:sz="4" w:space="0" w:color="auto"/>
              <w:bottom w:val="single" w:sz="4" w:space="0" w:color="auto"/>
              <w:right w:val="single" w:sz="4" w:space="0" w:color="auto"/>
            </w:tcBorders>
            <w:vAlign w:val="center"/>
          </w:tcPr>
          <w:p w:rsidR="00691B33" w:rsidRDefault="00935523" w:rsidP="00691B33">
            <w:pPr>
              <w:spacing w:line="276" w:lineRule="auto"/>
              <w:jc w:val="center"/>
              <w:rPr>
                <w:sz w:val="24"/>
                <w:lang w:val="de-DE"/>
              </w:rPr>
            </w:pPr>
            <w:r>
              <w:rPr>
                <w:sz w:val="24"/>
                <w:lang w:val="de-DE"/>
              </w:rPr>
              <w:t>no slot found graphic</w:t>
            </w:r>
          </w:p>
          <w:p w:rsidR="00691B33" w:rsidRDefault="00935523" w:rsidP="00CC6E4C">
            <w:pPr>
              <w:spacing w:line="276" w:lineRule="auto"/>
              <w:jc w:val="center"/>
              <w:rPr>
                <w:rFonts w:cs="Arial"/>
                <w:sz w:val="24"/>
                <w:lang w:val="de-DE" w:eastAsia="ja-JP"/>
              </w:rPr>
            </w:pPr>
            <w:r>
              <w:rPr>
                <w:sz w:val="24"/>
                <w:lang w:val="de-DE"/>
              </w:rPr>
              <w:t>PPA L</w:t>
            </w:r>
            <w:r>
              <w:rPr>
                <w:rFonts w:cs="Arial"/>
                <w:sz w:val="16"/>
                <w:szCs w:val="16"/>
                <w:vertAlign w:val="subscript"/>
                <w:lang w:val="de-DE" w:eastAsia="ja-JP"/>
              </w:rPr>
              <w:t>/</w:t>
            </w:r>
            <w:r>
              <w:rPr>
                <w:noProof/>
              </w:rPr>
              <w:drawing>
                <wp:anchor distT="0" distB="0" distL="114300" distR="114300" simplePos="0" relativeHeight="251668480" behindDoc="1" locked="0" layoutInCell="1" allowOverlap="1" wp14:anchorId="5C65A23A" wp14:editId="420D6044">
                  <wp:simplePos x="0" y="0"/>
                  <wp:positionH relativeFrom="column">
                    <wp:posOffset>2009140</wp:posOffset>
                  </wp:positionH>
                  <wp:positionV relativeFrom="paragraph">
                    <wp:posOffset>-348615</wp:posOffset>
                  </wp:positionV>
                  <wp:extent cx="631190" cy="591820"/>
                  <wp:effectExtent l="0" t="0" r="0" b="0"/>
                  <wp:wrapTight wrapText="bothSides">
                    <wp:wrapPolygon edited="0">
                      <wp:start x="0" y="0"/>
                      <wp:lineTo x="0" y="20858"/>
                      <wp:lineTo x="20861" y="20858"/>
                      <wp:lineTo x="20861" y="0"/>
                      <wp:lineTo x="0" y="0"/>
                    </wp:wrapPolygon>
                  </wp:wrapTight>
                  <wp:docPr id="175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31190" cy="591820"/>
                          </a:xfrm>
                          <a:prstGeom prst="rect">
                            <a:avLst/>
                          </a:prstGeom>
                          <a:noFill/>
                        </pic:spPr>
                      </pic:pic>
                    </a:graphicData>
                  </a:graphic>
                  <wp14:sizeRelH relativeFrom="margin">
                    <wp14:pctWidth>0</wp14:pctWidth>
                  </wp14:sizeRelH>
                  <wp14:sizeRelV relativeFrom="margin">
                    <wp14:pctHeight>0</wp14:pctHeight>
                  </wp14:sizeRelV>
                </wp:anchor>
              </w:drawing>
            </w:r>
            <w:r>
              <w:rPr>
                <w:rFonts w:cs="Arial"/>
                <w:sz w:val="16"/>
                <w:szCs w:val="16"/>
                <w:vertAlign w:val="subscript"/>
                <w:lang w:val="de-DE" w:eastAsia="ja-JP"/>
              </w:rPr>
              <w:t>571</w:t>
            </w:r>
          </w:p>
        </w:tc>
      </w:tr>
      <w:tr w:rsidR="00691B33" w:rsidTr="00691B33">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691B33" w:rsidRDefault="00935523">
            <w:pPr>
              <w:rPr>
                <w:rFonts w:cs="Arial"/>
                <w:lang w:val="de-DE" w:eastAsia="ja-JP"/>
              </w:rPr>
            </w:pPr>
          </w:p>
        </w:tc>
        <w:tc>
          <w:tcPr>
            <w:tcW w:w="6708" w:type="dxa"/>
            <w:gridSpan w:val="16"/>
            <w:tcBorders>
              <w:top w:val="single" w:sz="4" w:space="0" w:color="auto"/>
              <w:left w:val="single" w:sz="4" w:space="0" w:color="auto"/>
              <w:bottom w:val="single" w:sz="4" w:space="0" w:color="auto"/>
              <w:right w:val="single" w:sz="4" w:space="0" w:color="auto"/>
            </w:tcBorders>
            <w:vAlign w:val="center"/>
          </w:tcPr>
          <w:p w:rsidR="00691B33" w:rsidRDefault="00935523">
            <w:pPr>
              <w:spacing w:line="276" w:lineRule="auto"/>
              <w:jc w:val="center"/>
              <w:rPr>
                <w:rFonts w:cs="Arial"/>
                <w:lang w:val="de-DE" w:eastAsia="ja-JP"/>
              </w:rPr>
            </w:pPr>
            <w:r>
              <w:rPr>
                <w:lang w:val="de-DE"/>
              </w:rPr>
              <w:t>All Other Cases</w:t>
            </w:r>
          </w:p>
        </w:tc>
        <w:tc>
          <w:tcPr>
            <w:tcW w:w="2644" w:type="dxa"/>
            <w:tcBorders>
              <w:top w:val="single" w:sz="4" w:space="0" w:color="auto"/>
              <w:left w:val="single" w:sz="4" w:space="0" w:color="auto"/>
              <w:bottom w:val="single" w:sz="4" w:space="0" w:color="auto"/>
              <w:right w:val="single" w:sz="4" w:space="0" w:color="auto"/>
            </w:tcBorders>
            <w:vAlign w:val="center"/>
            <w:hideMark/>
          </w:tcPr>
          <w:p w:rsidR="00691B33" w:rsidRDefault="00935523">
            <w:pPr>
              <w:spacing w:line="276" w:lineRule="auto"/>
              <w:jc w:val="center"/>
              <w:rPr>
                <w:rFonts w:cs="Arial"/>
                <w:sz w:val="24"/>
                <w:lang w:val="de-DE" w:eastAsia="ja-JP"/>
              </w:rPr>
            </w:pPr>
            <w:r>
              <w:rPr>
                <w:sz w:val="24"/>
                <w:lang w:val="de-DE"/>
              </w:rPr>
              <w:t>Blank (Do not show ParkScenarioLeft)</w:t>
            </w:r>
          </w:p>
        </w:tc>
      </w:tr>
    </w:tbl>
    <w:p w:rsidR="00691B33" w:rsidRPr="00146DD1" w:rsidRDefault="00935523" w:rsidP="00146DD1">
      <w:pPr>
        <w:jc w:val="center"/>
      </w:pPr>
      <w:r>
        <w:t>Use this table together with the Check Mark Modifier table immediately below.</w:t>
      </w:r>
    </w:p>
    <w:p w:rsidR="00691B33" w:rsidRDefault="00935523" w:rsidP="00691B33">
      <w:pPr>
        <w:rPr>
          <w:rFonts w:cs="Arial"/>
          <w:lang w:eastAsia="ja-JP"/>
        </w:rPr>
      </w:pPr>
    </w:p>
    <w:p w:rsidR="00691B33" w:rsidRDefault="00935523" w:rsidP="00691B33">
      <w:pPr>
        <w:rPr>
          <w:rFonts w:cs="Arial"/>
          <w:lang w:eastAsia="ja-JP"/>
        </w:rPr>
      </w:pPr>
    </w:p>
    <w:p w:rsidR="00691B33" w:rsidRDefault="00935523">
      <w:pPr>
        <w:spacing w:after="200" w:line="276" w:lineRule="auto"/>
        <w:rPr>
          <w:rFonts w:cs="Arial"/>
          <w:lang w:eastAsia="ja-JP"/>
        </w:rPr>
      </w:pPr>
      <w:r>
        <w:rPr>
          <w:rFonts w:cs="Arial"/>
          <w:lang w:eastAsia="ja-JP"/>
        </w:rPr>
        <w:br w:type="page"/>
      </w:r>
    </w:p>
    <w:p w:rsidR="00691B33" w:rsidRPr="00A329C7" w:rsidRDefault="00935523" w:rsidP="00691B33">
      <w:pPr>
        <w:jc w:val="center"/>
        <w:rPr>
          <w:b/>
        </w:rPr>
      </w:pPr>
      <w:r>
        <w:rPr>
          <w:b/>
        </w:rPr>
        <w:lastRenderedPageBreak/>
        <w:t>Check Mark Modifier</w:t>
      </w:r>
    </w:p>
    <w:tbl>
      <w:tblPr>
        <w:tblW w:w="10000" w:type="dxa"/>
        <w:jc w:val="center"/>
        <w:tblLayout w:type="fixed"/>
        <w:tblLook w:val="04A0" w:firstRow="1" w:lastRow="0" w:firstColumn="1" w:lastColumn="0" w:noHBand="0" w:noVBand="1"/>
      </w:tblPr>
      <w:tblGrid>
        <w:gridCol w:w="648"/>
        <w:gridCol w:w="522"/>
        <w:gridCol w:w="522"/>
        <w:gridCol w:w="519"/>
        <w:gridCol w:w="540"/>
        <w:gridCol w:w="505"/>
        <w:gridCol w:w="270"/>
        <w:gridCol w:w="270"/>
        <w:gridCol w:w="270"/>
        <w:gridCol w:w="540"/>
        <w:gridCol w:w="563"/>
        <w:gridCol w:w="540"/>
        <w:gridCol w:w="270"/>
        <w:gridCol w:w="270"/>
        <w:gridCol w:w="270"/>
        <w:gridCol w:w="563"/>
        <w:gridCol w:w="274"/>
        <w:gridCol w:w="2644"/>
      </w:tblGrid>
      <w:tr w:rsidR="00691B33" w:rsidTr="00691B33">
        <w:trPr>
          <w:cantSplit/>
          <w:trHeight w:val="2160"/>
          <w:tblHeader/>
          <w:jc w:val="center"/>
        </w:trPr>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91B33" w:rsidRDefault="00935523" w:rsidP="00691B33">
            <w:pPr>
              <w:spacing w:line="276" w:lineRule="auto"/>
              <w:jc w:val="center"/>
              <w:rPr>
                <w:rFonts w:cs="Arial"/>
                <w:lang w:val="de-DE" w:eastAsia="ja-JP"/>
              </w:rPr>
            </w:pPr>
            <w:r>
              <w:rPr>
                <w:lang w:val="de-DE"/>
              </w:rPr>
              <w:t>Operational Mode</w:t>
            </w:r>
          </w:p>
        </w:tc>
        <w:tc>
          <w:tcPr>
            <w:tcW w:w="5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tcPr>
          <w:p w:rsidR="00691B33" w:rsidRDefault="00935523" w:rsidP="00691B33">
            <w:pPr>
              <w:spacing w:line="276" w:lineRule="auto"/>
              <w:jc w:val="center"/>
              <w:rPr>
                <w:sz w:val="18"/>
                <w:lang w:val="de-DE"/>
              </w:rPr>
            </w:pPr>
            <w:r>
              <w:rPr>
                <w:sz w:val="16"/>
                <w:szCs w:val="16"/>
                <w:lang w:val="de-DE"/>
              </w:rPr>
              <w:t>Parking Assistance (Cfg)</w:t>
            </w:r>
          </w:p>
        </w:tc>
        <w:tc>
          <w:tcPr>
            <w:tcW w:w="5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91B33" w:rsidRDefault="00935523" w:rsidP="00691B33">
            <w:pPr>
              <w:spacing w:line="276" w:lineRule="auto"/>
              <w:jc w:val="center"/>
              <w:rPr>
                <w:rFonts w:cs="Arial"/>
                <w:sz w:val="18"/>
                <w:lang w:val="de-DE" w:eastAsia="ja-JP"/>
              </w:rPr>
            </w:pPr>
            <w:r>
              <w:rPr>
                <w:sz w:val="18"/>
                <w:lang w:val="de-DE"/>
              </w:rPr>
              <w:t>[ApaSys_D_Stat]</w:t>
            </w:r>
          </w:p>
        </w:tc>
        <w:tc>
          <w:tcPr>
            <w:tcW w:w="519"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91B33" w:rsidRDefault="00935523" w:rsidP="00691B33">
            <w:pPr>
              <w:spacing w:line="276" w:lineRule="auto"/>
              <w:jc w:val="center"/>
              <w:rPr>
                <w:rFonts w:cs="Arial"/>
                <w:sz w:val="18"/>
                <w:lang w:val="de-DE" w:eastAsia="ja-JP"/>
              </w:rPr>
            </w:pPr>
            <w:r>
              <w:rPr>
                <w:sz w:val="18"/>
                <w:lang w:val="de-DE"/>
              </w:rPr>
              <w:t>[ApaSteScanMde_D_Stat]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91B33" w:rsidRDefault="00935523" w:rsidP="00691B33">
            <w:pPr>
              <w:spacing w:line="276" w:lineRule="auto"/>
              <w:jc w:val="center"/>
              <w:rPr>
                <w:rFonts w:cs="Arial"/>
                <w:sz w:val="18"/>
                <w:lang w:val="de-DE" w:eastAsia="ja-JP"/>
              </w:rPr>
            </w:pPr>
            <w:r>
              <w:rPr>
                <w:sz w:val="18"/>
                <w:lang w:val="de-DE"/>
              </w:rPr>
              <w:t>[ApaActvSide2_D_Stat]</w:t>
            </w:r>
          </w:p>
        </w:tc>
        <w:tc>
          <w:tcPr>
            <w:tcW w:w="5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91B33" w:rsidRDefault="00935523" w:rsidP="00691B33">
            <w:pPr>
              <w:spacing w:line="276" w:lineRule="auto"/>
              <w:jc w:val="center"/>
              <w:rPr>
                <w:rFonts w:cs="Arial"/>
                <w:sz w:val="18"/>
                <w:lang w:val="de-DE" w:eastAsia="ja-JP"/>
              </w:rPr>
            </w:pPr>
            <w:r>
              <w:rPr>
                <w:sz w:val="18"/>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91B33" w:rsidRDefault="00935523" w:rsidP="00691B33">
            <w:pPr>
              <w:spacing w:line="276" w:lineRule="auto"/>
              <w:jc w:val="center"/>
              <w:rPr>
                <w:rFonts w:cs="Arial"/>
                <w:sz w:val="18"/>
                <w:lang w:val="de-DE" w:eastAsia="ja-JP"/>
              </w:rPr>
            </w:pPr>
            <w:r>
              <w:rPr>
                <w:sz w:val="18"/>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91B33" w:rsidRDefault="00935523" w:rsidP="00691B33">
            <w:pPr>
              <w:spacing w:line="276" w:lineRule="auto"/>
              <w:jc w:val="center"/>
              <w:rPr>
                <w:rFonts w:cs="Arial"/>
                <w:sz w:val="18"/>
                <w:lang w:val="de-DE" w:eastAsia="ja-JP"/>
              </w:rPr>
            </w:pPr>
            <w:r>
              <w:rPr>
                <w:sz w:val="18"/>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91B33" w:rsidRDefault="00935523" w:rsidP="00691B33">
            <w:pPr>
              <w:spacing w:line="276" w:lineRule="auto"/>
              <w:jc w:val="center"/>
              <w:rPr>
                <w:rFonts w:cs="Arial"/>
                <w:sz w:val="18"/>
                <w:lang w:val="de-DE" w:eastAsia="ja-JP"/>
              </w:rPr>
            </w:pPr>
            <w:r>
              <w:rPr>
                <w:sz w:val="18"/>
                <w:lang w:val="de-DE"/>
              </w:rPr>
              <w:t>[ApaSelPoa_D_Stat]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91B33" w:rsidRDefault="00935523" w:rsidP="00691B33">
            <w:pPr>
              <w:spacing w:line="276" w:lineRule="auto"/>
              <w:jc w:val="center"/>
              <w:rPr>
                <w:rFonts w:cs="Arial"/>
                <w:sz w:val="18"/>
                <w:lang w:val="de-DE" w:eastAsia="ja-JP"/>
              </w:rPr>
            </w:pPr>
            <w:r>
              <w:rPr>
                <w:sz w:val="18"/>
                <w:lang w:val="de-DE"/>
              </w:rPr>
              <w:t>[ApaScan_D_Stat]</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91B33" w:rsidRDefault="00935523" w:rsidP="00691B33">
            <w:pPr>
              <w:spacing w:line="276" w:lineRule="auto"/>
              <w:jc w:val="center"/>
              <w:rPr>
                <w:rFonts w:cs="Arial"/>
                <w:sz w:val="18"/>
                <w:lang w:val="de-DE" w:eastAsia="ja-JP"/>
              </w:rPr>
            </w:pPr>
            <w:r>
              <w:rPr>
                <w:sz w:val="18"/>
                <w:lang w:val="de-DE"/>
              </w:rPr>
              <w:t>[ApaLongCtl_D_RqDrv]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91B33" w:rsidRDefault="00935523" w:rsidP="00691B33">
            <w:pPr>
              <w:spacing w:line="276" w:lineRule="auto"/>
              <w:jc w:val="center"/>
              <w:rPr>
                <w:rFonts w:cs="Arial"/>
                <w:sz w:val="18"/>
                <w:lang w:val="de-DE" w:eastAsia="ja-JP"/>
              </w:rPr>
            </w:pPr>
            <w:r>
              <w:rPr>
                <w:sz w:val="18"/>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91B33" w:rsidRDefault="00935523" w:rsidP="00691B33">
            <w:pPr>
              <w:spacing w:line="276" w:lineRule="auto"/>
              <w:jc w:val="center"/>
              <w:rPr>
                <w:rFonts w:cs="Arial"/>
                <w:sz w:val="18"/>
                <w:lang w:val="de-DE" w:eastAsia="ja-JP"/>
              </w:rPr>
            </w:pPr>
            <w:r>
              <w:rPr>
                <w:sz w:val="18"/>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91B33" w:rsidRDefault="00935523" w:rsidP="00691B33">
            <w:pPr>
              <w:spacing w:line="276" w:lineRule="auto"/>
              <w:jc w:val="center"/>
              <w:rPr>
                <w:rFonts w:cs="Arial"/>
                <w:sz w:val="18"/>
                <w:lang w:val="de-DE" w:eastAsia="ja-JP"/>
              </w:rPr>
            </w:pPr>
            <w:r>
              <w:rPr>
                <w:sz w:val="18"/>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91B33" w:rsidRDefault="00935523" w:rsidP="00691B33">
            <w:pPr>
              <w:spacing w:line="276" w:lineRule="auto"/>
              <w:jc w:val="center"/>
              <w:rPr>
                <w:sz w:val="18"/>
                <w:lang w:val="de-DE"/>
              </w:rPr>
            </w:pPr>
            <w:r>
              <w:rPr>
                <w:sz w:val="18"/>
                <w:lang w:val="de-DE"/>
              </w:rPr>
              <w:t>[ApaTrgtDist_D_Stat]</w:t>
            </w:r>
            <w:r>
              <w:rPr>
                <w:rFonts w:cs="Arial"/>
                <w:vertAlign w:val="superscript"/>
                <w:lang w:val="de-DE"/>
              </w:rPr>
              <w:t xml:space="preserve"> †</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91B33" w:rsidRDefault="00935523" w:rsidP="00691B33">
            <w:pPr>
              <w:spacing w:line="276" w:lineRule="auto"/>
              <w:jc w:val="center"/>
              <w:rPr>
                <w:sz w:val="18"/>
                <w:lang w:val="de-DE"/>
              </w:rPr>
            </w:pPr>
            <w:r>
              <w:rPr>
                <w:sz w:val="18"/>
                <w:lang w:val="de-DE"/>
              </w:rPr>
              <w:t>[ApaMsgTxt_D_Rq]</w:t>
            </w:r>
            <w:r>
              <w:rPr>
                <w:rFonts w:cs="Arial"/>
                <w:vertAlign w:val="superscript"/>
                <w:lang w:val="de-DE"/>
              </w:rPr>
              <w:t xml:space="preserve"> ‡</w:t>
            </w:r>
          </w:p>
        </w:tc>
        <w:tc>
          <w:tcPr>
            <w:tcW w:w="2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91B33" w:rsidRDefault="00935523" w:rsidP="00691B33">
            <w:pPr>
              <w:spacing w:line="276" w:lineRule="auto"/>
              <w:jc w:val="center"/>
              <w:rPr>
                <w:rFonts w:cs="Arial"/>
                <w:sz w:val="18"/>
                <w:lang w:val="de-DE" w:eastAsia="ja-JP"/>
              </w:rPr>
            </w:pPr>
            <w:r>
              <w:rPr>
                <w:sz w:val="18"/>
                <w:lang w:val="de-DE"/>
              </w:rPr>
              <w:t>[PrkAidMsgTxt_D_Rq]</w:t>
            </w:r>
          </w:p>
        </w:tc>
        <w:tc>
          <w:tcPr>
            <w:tcW w:w="264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91B33" w:rsidRDefault="00935523" w:rsidP="00691B33">
            <w:pPr>
              <w:spacing w:line="276" w:lineRule="auto"/>
              <w:jc w:val="center"/>
              <w:rPr>
                <w:rFonts w:cs="Arial"/>
                <w:sz w:val="24"/>
                <w:lang w:val="de-DE" w:eastAsia="ja-JP"/>
              </w:rPr>
            </w:pPr>
            <w:r>
              <w:rPr>
                <w:sz w:val="24"/>
                <w:lang w:val="de-DE"/>
              </w:rPr>
              <w:t>Display HMI</w:t>
            </w:r>
            <w:r>
              <w:rPr>
                <w:sz w:val="16"/>
                <w:szCs w:val="16"/>
                <w:vertAlign w:val="subscript"/>
                <w:lang w:val="de-DE"/>
              </w:rPr>
              <w:t>/REF#</w:t>
            </w:r>
          </w:p>
        </w:tc>
      </w:tr>
      <w:tr w:rsidR="00691B33" w:rsidTr="00691B33">
        <w:trPr>
          <w:cantSplit/>
          <w:jc w:val="center"/>
        </w:trPr>
        <w:tc>
          <w:tcPr>
            <w:tcW w:w="648" w:type="dxa"/>
            <w:vMerge w:val="restart"/>
            <w:tcBorders>
              <w:top w:val="single" w:sz="4" w:space="0" w:color="auto"/>
              <w:left w:val="single" w:sz="4" w:space="0" w:color="auto"/>
              <w:bottom w:val="single" w:sz="4" w:space="0" w:color="auto"/>
              <w:right w:val="single" w:sz="4" w:space="0" w:color="auto"/>
            </w:tcBorders>
            <w:vAlign w:val="center"/>
            <w:hideMark/>
          </w:tcPr>
          <w:p w:rsidR="00691B33" w:rsidRDefault="00935523" w:rsidP="00691B33">
            <w:pPr>
              <w:rPr>
                <w:rFonts w:cs="Arial"/>
                <w:lang w:val="de-DE" w:eastAsia="ja-JP"/>
              </w:rPr>
            </w:pPr>
          </w:p>
        </w:tc>
        <w:tc>
          <w:tcPr>
            <w:tcW w:w="522" w:type="dxa"/>
            <w:tcBorders>
              <w:top w:val="single" w:sz="4" w:space="0" w:color="auto"/>
              <w:left w:val="single" w:sz="4" w:space="0" w:color="auto"/>
              <w:bottom w:val="single" w:sz="4" w:space="0" w:color="auto"/>
              <w:right w:val="single" w:sz="4" w:space="0" w:color="auto"/>
            </w:tcBorders>
            <w:vAlign w:val="center"/>
          </w:tcPr>
          <w:p w:rsidR="00691B33" w:rsidRDefault="00935523" w:rsidP="00691B33">
            <w:pPr>
              <w:spacing w:line="276" w:lineRule="auto"/>
              <w:jc w:val="center"/>
              <w:rPr>
                <w:sz w:val="12"/>
                <w:szCs w:val="16"/>
                <w:lang w:val="de-DE"/>
              </w:rPr>
            </w:pPr>
            <w:r>
              <w:rPr>
                <w:sz w:val="12"/>
                <w:szCs w:val="16"/>
                <w:lang w:val="de-DE"/>
              </w:rPr>
              <w:t>0xA |0xB</w:t>
            </w:r>
          </w:p>
        </w:tc>
        <w:tc>
          <w:tcPr>
            <w:tcW w:w="522" w:type="dxa"/>
            <w:tcBorders>
              <w:top w:val="single" w:sz="4" w:space="0" w:color="auto"/>
              <w:left w:val="single" w:sz="4" w:space="0" w:color="auto"/>
              <w:bottom w:val="single" w:sz="4" w:space="0" w:color="auto"/>
              <w:right w:val="single" w:sz="4" w:space="0" w:color="auto"/>
            </w:tcBorders>
            <w:vAlign w:val="center"/>
            <w:hideMark/>
          </w:tcPr>
          <w:p w:rsidR="00691B33" w:rsidRDefault="00935523" w:rsidP="00691B33">
            <w:pPr>
              <w:spacing w:line="276" w:lineRule="auto"/>
              <w:jc w:val="center"/>
              <w:rPr>
                <w:rFonts w:cs="Arial"/>
                <w:sz w:val="16"/>
                <w:szCs w:val="16"/>
                <w:lang w:val="de-DE" w:eastAsia="ja-JP"/>
              </w:rPr>
            </w:pPr>
            <w:r>
              <w:rPr>
                <w:sz w:val="16"/>
                <w:szCs w:val="16"/>
                <w:lang w:val="de-DE"/>
              </w:rPr>
              <w:t>0x2</w:t>
            </w:r>
          </w:p>
        </w:tc>
        <w:tc>
          <w:tcPr>
            <w:tcW w:w="519" w:type="dxa"/>
            <w:tcBorders>
              <w:top w:val="single" w:sz="4" w:space="0" w:color="auto"/>
              <w:left w:val="single" w:sz="4" w:space="0" w:color="auto"/>
              <w:bottom w:val="single" w:sz="4" w:space="0" w:color="auto"/>
              <w:right w:val="single" w:sz="4" w:space="0" w:color="auto"/>
            </w:tcBorders>
            <w:vAlign w:val="center"/>
            <w:hideMark/>
          </w:tcPr>
          <w:p w:rsidR="00691B33" w:rsidRDefault="00935523" w:rsidP="00691B33">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691B33" w:rsidRDefault="00935523" w:rsidP="00691B33">
            <w:pPr>
              <w:spacing w:line="276" w:lineRule="auto"/>
              <w:jc w:val="center"/>
              <w:rPr>
                <w:rFonts w:cs="Arial"/>
                <w:sz w:val="16"/>
                <w:szCs w:val="16"/>
                <w:lang w:val="de-DE" w:eastAsia="ja-JP"/>
              </w:rPr>
            </w:pPr>
            <w:r>
              <w:rPr>
                <w:sz w:val="16"/>
                <w:szCs w:val="16"/>
                <w:lang w:val="de-DE"/>
              </w:rPr>
              <w:t>0x1</w:t>
            </w:r>
          </w:p>
        </w:tc>
        <w:tc>
          <w:tcPr>
            <w:tcW w:w="505" w:type="dxa"/>
            <w:tcBorders>
              <w:top w:val="single" w:sz="4" w:space="0" w:color="auto"/>
              <w:left w:val="single" w:sz="4" w:space="0" w:color="auto"/>
              <w:bottom w:val="single" w:sz="4" w:space="0" w:color="auto"/>
              <w:right w:val="single" w:sz="4" w:space="0" w:color="auto"/>
            </w:tcBorders>
            <w:vAlign w:val="center"/>
            <w:hideMark/>
          </w:tcPr>
          <w:p w:rsidR="00691B33" w:rsidRDefault="00935523" w:rsidP="00691B33">
            <w:pPr>
              <w:spacing w:line="276" w:lineRule="auto"/>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rsidP="00691B3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rsidP="00691B3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rsidP="00691B3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691B33" w:rsidRDefault="00935523" w:rsidP="00691B33">
            <w:pPr>
              <w:spacing w:line="276" w:lineRule="auto"/>
              <w:jc w:val="center"/>
              <w:rPr>
                <w:rFonts w:cs="Arial"/>
                <w:sz w:val="16"/>
                <w:szCs w:val="16"/>
                <w:lang w:val="de-DE" w:eastAsia="ja-JP"/>
              </w:rPr>
            </w:pPr>
            <w:r>
              <w:rPr>
                <w:sz w:val="16"/>
                <w:szCs w:val="16"/>
                <w:lang w:val="de-DE"/>
              </w:rPr>
              <w:t>0x3</w:t>
            </w:r>
          </w:p>
        </w:tc>
        <w:tc>
          <w:tcPr>
            <w:tcW w:w="563" w:type="dxa"/>
            <w:tcBorders>
              <w:top w:val="single" w:sz="4" w:space="0" w:color="auto"/>
              <w:left w:val="single" w:sz="4" w:space="0" w:color="auto"/>
              <w:bottom w:val="single" w:sz="4" w:space="0" w:color="auto"/>
              <w:right w:val="single" w:sz="4" w:space="0" w:color="auto"/>
            </w:tcBorders>
            <w:vAlign w:val="center"/>
            <w:hideMark/>
          </w:tcPr>
          <w:p w:rsidR="00691B33" w:rsidRDefault="00935523" w:rsidP="00691B33">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691B33" w:rsidRDefault="00935523" w:rsidP="00691B33">
            <w:pPr>
              <w:spacing w:line="276" w:lineRule="auto"/>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rsidP="00691B3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rsidP="00691B3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rsidP="00691B33">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691B33" w:rsidRDefault="00935523" w:rsidP="00691B33">
            <w:pPr>
              <w:spacing w:line="276" w:lineRule="auto"/>
              <w:jc w:val="center"/>
              <w:rPr>
                <w:sz w:val="16"/>
                <w:szCs w:val="16"/>
                <w:lang w:val="de-DE"/>
              </w:rPr>
            </w:pPr>
            <w:r>
              <w:rPr>
                <w:rFonts w:cs="Arial"/>
                <w:sz w:val="16"/>
                <w:szCs w:val="16"/>
                <w:lang w:val="de-DE" w:eastAsia="ja-JP"/>
              </w:rPr>
              <w:t>X</w:t>
            </w:r>
          </w:p>
        </w:tc>
        <w:tc>
          <w:tcPr>
            <w:tcW w:w="274" w:type="dxa"/>
            <w:tcBorders>
              <w:top w:val="single" w:sz="4" w:space="0" w:color="auto"/>
              <w:left w:val="single" w:sz="4" w:space="0" w:color="auto"/>
              <w:bottom w:val="single" w:sz="4" w:space="0" w:color="auto"/>
              <w:right w:val="single" w:sz="4" w:space="0" w:color="auto"/>
            </w:tcBorders>
            <w:vAlign w:val="center"/>
            <w:hideMark/>
          </w:tcPr>
          <w:p w:rsidR="00691B33" w:rsidRDefault="00935523" w:rsidP="00691B33">
            <w:pPr>
              <w:spacing w:line="276" w:lineRule="auto"/>
              <w:jc w:val="center"/>
              <w:rPr>
                <w:rFonts w:cs="Arial"/>
                <w:sz w:val="16"/>
                <w:szCs w:val="16"/>
                <w:lang w:val="de-DE" w:eastAsia="ja-JP"/>
              </w:rPr>
            </w:pPr>
            <w:r>
              <w:rPr>
                <w:sz w:val="16"/>
                <w:szCs w:val="16"/>
                <w:lang w:val="de-DE"/>
              </w:rPr>
              <w:t>X</w:t>
            </w:r>
          </w:p>
        </w:tc>
        <w:tc>
          <w:tcPr>
            <w:tcW w:w="2644" w:type="dxa"/>
            <w:tcBorders>
              <w:top w:val="single" w:sz="4" w:space="0" w:color="auto"/>
              <w:left w:val="single" w:sz="4" w:space="0" w:color="auto"/>
              <w:bottom w:val="single" w:sz="4" w:space="0" w:color="auto"/>
              <w:right w:val="single" w:sz="4" w:space="0" w:color="auto"/>
            </w:tcBorders>
            <w:vAlign w:val="center"/>
            <w:hideMark/>
          </w:tcPr>
          <w:p w:rsidR="00691B33" w:rsidRPr="00691B33" w:rsidRDefault="00935523" w:rsidP="00CC6E4C">
            <w:pPr>
              <w:spacing w:line="276" w:lineRule="auto"/>
              <w:jc w:val="center"/>
              <w:rPr>
                <w:sz w:val="24"/>
                <w:lang w:val="de-DE"/>
              </w:rPr>
            </w:pPr>
            <w:r>
              <w:rPr>
                <w:sz w:val="24"/>
                <w:lang w:val="de-DE"/>
              </w:rPr>
              <w:t xml:space="preserve">Add Check Mark </w:t>
            </w:r>
            <w:r w:rsidR="00CC6E4C">
              <w:object w:dxaOrig="345" w:dyaOrig="195">
                <v:shape id="5e78c2ca00005c8e0000060e" o:spid="_x0000_i1044" type="#_x0000_t75" style="width:17.25pt;height:9.75pt" o:ole="">
                  <v:imagedata r:id="rId89" o:title=""/>
                </v:shape>
                <o:OLEObject Type="Embed" ProgID="PBrush" ShapeID="5e78c2ca00005c8e0000060e" DrawAspect="Content" ObjectID="_1646463999" r:id="rId90"/>
              </w:object>
            </w:r>
            <w:r>
              <w:rPr>
                <w:sz w:val="24"/>
                <w:lang w:val="de-DE"/>
              </w:rPr>
              <w:t>Inside Open Parallel Park Space on the Left</w:t>
            </w:r>
            <w:r>
              <w:rPr>
                <w:rFonts w:cs="Arial"/>
                <w:sz w:val="16"/>
                <w:szCs w:val="16"/>
                <w:vertAlign w:val="subscript"/>
                <w:lang w:val="de-DE" w:eastAsia="ja-JP"/>
              </w:rPr>
              <w:t>/311</w:t>
            </w:r>
          </w:p>
        </w:tc>
      </w:tr>
      <w:tr w:rsidR="00691B33" w:rsidTr="00691B33">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691B33" w:rsidRDefault="00935523" w:rsidP="00691B33">
            <w:pPr>
              <w:rPr>
                <w:rFonts w:cs="Arial"/>
                <w:lang w:val="de-DE" w:eastAsia="ja-JP"/>
              </w:rPr>
            </w:pPr>
          </w:p>
        </w:tc>
        <w:tc>
          <w:tcPr>
            <w:tcW w:w="522" w:type="dxa"/>
            <w:tcBorders>
              <w:top w:val="single" w:sz="4" w:space="0" w:color="auto"/>
              <w:left w:val="single" w:sz="4" w:space="0" w:color="auto"/>
              <w:bottom w:val="single" w:sz="4" w:space="0" w:color="auto"/>
              <w:right w:val="single" w:sz="4" w:space="0" w:color="auto"/>
            </w:tcBorders>
            <w:vAlign w:val="center"/>
          </w:tcPr>
          <w:p w:rsidR="00691B33" w:rsidRDefault="00935523" w:rsidP="00691B33">
            <w:pPr>
              <w:spacing w:line="276" w:lineRule="auto"/>
              <w:jc w:val="center"/>
              <w:rPr>
                <w:sz w:val="12"/>
                <w:szCs w:val="16"/>
                <w:lang w:val="de-DE"/>
              </w:rPr>
            </w:pPr>
            <w:r>
              <w:rPr>
                <w:sz w:val="12"/>
                <w:szCs w:val="16"/>
                <w:lang w:val="de-DE"/>
              </w:rPr>
              <w:t>0xA |0xB</w:t>
            </w:r>
          </w:p>
        </w:tc>
        <w:tc>
          <w:tcPr>
            <w:tcW w:w="522" w:type="dxa"/>
            <w:tcBorders>
              <w:top w:val="single" w:sz="4" w:space="0" w:color="auto"/>
              <w:left w:val="single" w:sz="4" w:space="0" w:color="auto"/>
              <w:bottom w:val="single" w:sz="4" w:space="0" w:color="auto"/>
              <w:right w:val="single" w:sz="4" w:space="0" w:color="auto"/>
            </w:tcBorders>
            <w:vAlign w:val="center"/>
            <w:hideMark/>
          </w:tcPr>
          <w:p w:rsidR="00691B33" w:rsidRDefault="00935523" w:rsidP="00691B33">
            <w:pPr>
              <w:spacing w:line="276" w:lineRule="auto"/>
              <w:jc w:val="center"/>
              <w:rPr>
                <w:rFonts w:cs="Arial"/>
                <w:sz w:val="16"/>
                <w:szCs w:val="16"/>
                <w:lang w:val="de-DE" w:eastAsia="ja-JP"/>
              </w:rPr>
            </w:pPr>
            <w:r>
              <w:rPr>
                <w:sz w:val="16"/>
                <w:szCs w:val="16"/>
                <w:lang w:val="de-DE"/>
              </w:rPr>
              <w:t>0x2</w:t>
            </w:r>
          </w:p>
        </w:tc>
        <w:tc>
          <w:tcPr>
            <w:tcW w:w="519" w:type="dxa"/>
            <w:tcBorders>
              <w:top w:val="single" w:sz="4" w:space="0" w:color="auto"/>
              <w:left w:val="single" w:sz="4" w:space="0" w:color="auto"/>
              <w:bottom w:val="single" w:sz="4" w:space="0" w:color="auto"/>
              <w:right w:val="single" w:sz="4" w:space="0" w:color="auto"/>
            </w:tcBorders>
            <w:vAlign w:val="center"/>
            <w:hideMark/>
          </w:tcPr>
          <w:p w:rsidR="00691B33" w:rsidRDefault="00935523" w:rsidP="00691B33">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691B33" w:rsidRDefault="00935523" w:rsidP="00691B33">
            <w:pPr>
              <w:spacing w:line="276" w:lineRule="auto"/>
              <w:jc w:val="center"/>
              <w:rPr>
                <w:rFonts w:cs="Arial"/>
                <w:sz w:val="16"/>
                <w:szCs w:val="16"/>
                <w:lang w:val="de-DE" w:eastAsia="ja-JP"/>
              </w:rPr>
            </w:pPr>
            <w:r>
              <w:rPr>
                <w:sz w:val="16"/>
                <w:szCs w:val="16"/>
                <w:lang w:val="de-DE"/>
              </w:rPr>
              <w:t>0x1</w:t>
            </w:r>
          </w:p>
        </w:tc>
        <w:tc>
          <w:tcPr>
            <w:tcW w:w="505" w:type="dxa"/>
            <w:tcBorders>
              <w:top w:val="single" w:sz="4" w:space="0" w:color="auto"/>
              <w:left w:val="single" w:sz="4" w:space="0" w:color="auto"/>
              <w:bottom w:val="single" w:sz="4" w:space="0" w:color="auto"/>
              <w:right w:val="single" w:sz="4" w:space="0" w:color="auto"/>
            </w:tcBorders>
            <w:vAlign w:val="center"/>
            <w:hideMark/>
          </w:tcPr>
          <w:p w:rsidR="00691B33" w:rsidRDefault="00935523" w:rsidP="00691B33">
            <w:pPr>
              <w:spacing w:line="276" w:lineRule="auto"/>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rsidP="00691B3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rsidP="00691B3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rsidP="00691B3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691B33" w:rsidRDefault="00935523" w:rsidP="00691B33">
            <w:pPr>
              <w:spacing w:line="276" w:lineRule="auto"/>
              <w:jc w:val="center"/>
              <w:rPr>
                <w:rFonts w:cs="Arial"/>
                <w:sz w:val="16"/>
                <w:szCs w:val="16"/>
                <w:lang w:val="de-DE" w:eastAsia="ja-JP"/>
              </w:rPr>
            </w:pPr>
            <w:r>
              <w:rPr>
                <w:sz w:val="16"/>
                <w:szCs w:val="16"/>
                <w:lang w:val="de-DE"/>
              </w:rPr>
              <w:t>0x3</w:t>
            </w:r>
          </w:p>
        </w:tc>
        <w:tc>
          <w:tcPr>
            <w:tcW w:w="563" w:type="dxa"/>
            <w:tcBorders>
              <w:top w:val="single" w:sz="4" w:space="0" w:color="auto"/>
              <w:left w:val="single" w:sz="4" w:space="0" w:color="auto"/>
              <w:bottom w:val="single" w:sz="4" w:space="0" w:color="auto"/>
              <w:right w:val="single" w:sz="4" w:space="0" w:color="auto"/>
            </w:tcBorders>
            <w:vAlign w:val="center"/>
            <w:hideMark/>
          </w:tcPr>
          <w:p w:rsidR="00691B33" w:rsidRDefault="00935523" w:rsidP="00691B33">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691B33" w:rsidRDefault="00935523" w:rsidP="00691B33">
            <w:pPr>
              <w:spacing w:line="276" w:lineRule="auto"/>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rsidP="00691B3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rsidP="00691B3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691B33" w:rsidRDefault="00935523" w:rsidP="00691B33">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691B33" w:rsidRDefault="00935523" w:rsidP="00691B33">
            <w:pPr>
              <w:spacing w:line="276" w:lineRule="auto"/>
              <w:jc w:val="center"/>
              <w:rPr>
                <w:sz w:val="16"/>
                <w:szCs w:val="16"/>
                <w:lang w:val="de-DE"/>
              </w:rPr>
            </w:pPr>
            <w:r>
              <w:rPr>
                <w:rFonts w:cs="Arial"/>
                <w:sz w:val="16"/>
                <w:szCs w:val="16"/>
                <w:lang w:val="de-DE" w:eastAsia="ja-JP"/>
              </w:rPr>
              <w:t>X</w:t>
            </w:r>
          </w:p>
        </w:tc>
        <w:tc>
          <w:tcPr>
            <w:tcW w:w="274" w:type="dxa"/>
            <w:tcBorders>
              <w:top w:val="single" w:sz="4" w:space="0" w:color="auto"/>
              <w:left w:val="single" w:sz="4" w:space="0" w:color="auto"/>
              <w:bottom w:val="single" w:sz="4" w:space="0" w:color="auto"/>
              <w:right w:val="single" w:sz="4" w:space="0" w:color="auto"/>
            </w:tcBorders>
            <w:vAlign w:val="center"/>
            <w:hideMark/>
          </w:tcPr>
          <w:p w:rsidR="00691B33" w:rsidRDefault="00935523" w:rsidP="00691B33">
            <w:pPr>
              <w:spacing w:line="276" w:lineRule="auto"/>
              <w:jc w:val="center"/>
              <w:rPr>
                <w:rFonts w:cs="Arial"/>
                <w:sz w:val="16"/>
                <w:szCs w:val="16"/>
                <w:lang w:val="de-DE" w:eastAsia="ja-JP"/>
              </w:rPr>
            </w:pPr>
            <w:r>
              <w:rPr>
                <w:sz w:val="16"/>
                <w:szCs w:val="16"/>
                <w:lang w:val="de-DE"/>
              </w:rPr>
              <w:t>X</w:t>
            </w:r>
          </w:p>
        </w:tc>
        <w:tc>
          <w:tcPr>
            <w:tcW w:w="2644" w:type="dxa"/>
            <w:tcBorders>
              <w:top w:val="single" w:sz="4" w:space="0" w:color="auto"/>
              <w:left w:val="single" w:sz="4" w:space="0" w:color="auto"/>
              <w:bottom w:val="single" w:sz="4" w:space="0" w:color="auto"/>
              <w:right w:val="single" w:sz="4" w:space="0" w:color="auto"/>
            </w:tcBorders>
            <w:vAlign w:val="center"/>
            <w:hideMark/>
          </w:tcPr>
          <w:p w:rsidR="00691B33" w:rsidRPr="00691B33" w:rsidRDefault="00935523" w:rsidP="00CC6E4C">
            <w:pPr>
              <w:spacing w:line="276" w:lineRule="auto"/>
              <w:jc w:val="center"/>
              <w:rPr>
                <w:sz w:val="24"/>
                <w:lang w:val="de-DE"/>
              </w:rPr>
            </w:pPr>
            <w:r>
              <w:rPr>
                <w:sz w:val="24"/>
                <w:lang w:val="de-DE"/>
              </w:rPr>
              <w:t xml:space="preserve">Add Check Mark </w:t>
            </w:r>
            <w:r w:rsidR="00CC6E4C">
              <w:object w:dxaOrig="345" w:dyaOrig="195">
                <v:shape id="5e78c2ca00005c8e000032d2" o:spid="_x0000_i1045" type="#_x0000_t75" style="width:17.25pt;height:9.75pt" o:ole="">
                  <v:imagedata r:id="rId89" o:title=""/>
                </v:shape>
                <o:OLEObject Type="Embed" ProgID="PBrush" ShapeID="5e78c2ca00005c8e000032d2" DrawAspect="Content" ObjectID="_1646464000" r:id="rId91"/>
              </w:object>
            </w:r>
            <w:r>
              <w:rPr>
                <w:sz w:val="24"/>
                <w:lang w:val="de-DE"/>
              </w:rPr>
              <w:t>Inside Open Perpendicular Park Space on the Left</w:t>
            </w:r>
            <w:r>
              <w:rPr>
                <w:rFonts w:cs="Arial"/>
                <w:sz w:val="16"/>
                <w:szCs w:val="16"/>
                <w:vertAlign w:val="subscript"/>
                <w:lang w:val="de-DE" w:eastAsia="ja-JP"/>
              </w:rPr>
              <w:t>/312</w:t>
            </w:r>
          </w:p>
        </w:tc>
      </w:tr>
      <w:tr w:rsidR="00691B33" w:rsidTr="00691B33">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691B33" w:rsidRDefault="00935523" w:rsidP="00691B33">
            <w:pPr>
              <w:rPr>
                <w:rFonts w:cs="Arial"/>
                <w:lang w:val="de-DE" w:eastAsia="ja-JP"/>
              </w:rPr>
            </w:pPr>
          </w:p>
        </w:tc>
        <w:tc>
          <w:tcPr>
            <w:tcW w:w="6708" w:type="dxa"/>
            <w:gridSpan w:val="16"/>
            <w:tcBorders>
              <w:top w:val="single" w:sz="4" w:space="0" w:color="auto"/>
              <w:left w:val="single" w:sz="4" w:space="0" w:color="auto"/>
              <w:bottom w:val="single" w:sz="4" w:space="0" w:color="auto"/>
              <w:right w:val="single" w:sz="4" w:space="0" w:color="auto"/>
            </w:tcBorders>
            <w:vAlign w:val="center"/>
          </w:tcPr>
          <w:p w:rsidR="00691B33" w:rsidRDefault="00935523" w:rsidP="00691B33">
            <w:pPr>
              <w:spacing w:line="276" w:lineRule="auto"/>
              <w:jc w:val="center"/>
              <w:rPr>
                <w:rFonts w:cs="Arial"/>
                <w:lang w:val="de-DE" w:eastAsia="ja-JP"/>
              </w:rPr>
            </w:pPr>
            <w:r>
              <w:rPr>
                <w:lang w:val="de-DE"/>
              </w:rPr>
              <w:t>All Other Cases</w:t>
            </w:r>
          </w:p>
        </w:tc>
        <w:tc>
          <w:tcPr>
            <w:tcW w:w="2644" w:type="dxa"/>
            <w:tcBorders>
              <w:top w:val="single" w:sz="4" w:space="0" w:color="auto"/>
              <w:left w:val="single" w:sz="4" w:space="0" w:color="auto"/>
              <w:bottom w:val="single" w:sz="4" w:space="0" w:color="auto"/>
              <w:right w:val="single" w:sz="4" w:space="0" w:color="auto"/>
            </w:tcBorders>
            <w:vAlign w:val="center"/>
            <w:hideMark/>
          </w:tcPr>
          <w:p w:rsidR="00691B33" w:rsidRDefault="00935523" w:rsidP="00691B33">
            <w:pPr>
              <w:spacing w:line="276" w:lineRule="auto"/>
              <w:jc w:val="center"/>
              <w:rPr>
                <w:rFonts w:cs="Arial"/>
                <w:sz w:val="24"/>
                <w:lang w:val="de-DE" w:eastAsia="ja-JP"/>
              </w:rPr>
            </w:pPr>
            <w:r>
              <w:rPr>
                <w:sz w:val="24"/>
                <w:lang w:val="de-DE"/>
              </w:rPr>
              <w:t>Do Not Add Check Mark</w:t>
            </w:r>
          </w:p>
        </w:tc>
      </w:tr>
    </w:tbl>
    <w:p w:rsidR="00691B33" w:rsidRDefault="00935523" w:rsidP="00691B33">
      <w:pPr>
        <w:jc w:val="center"/>
      </w:pPr>
      <w:r>
        <w:rPr>
          <w:u w:val="single"/>
        </w:rPr>
        <w:t>A</w:t>
      </w:r>
      <w:r>
        <w:t xml:space="preserve">ctive </w:t>
      </w:r>
      <w:r>
        <w:rPr>
          <w:u w:val="single"/>
        </w:rPr>
        <w:t>P</w:t>
      </w:r>
      <w:r>
        <w:t xml:space="preserve">ark </w:t>
      </w:r>
      <w:r>
        <w:rPr>
          <w:u w:val="single"/>
        </w:rPr>
        <w:t>A</w:t>
      </w:r>
      <w:r>
        <w:t>ssist (APA) Positional ParkScenarioLeft with Check Mark Modifier</w:t>
      </w:r>
    </w:p>
    <w:p w:rsidR="00691B33" w:rsidRDefault="00935523" w:rsidP="00691B33">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691B33" w:rsidRDefault="00935523" w:rsidP="00691B33">
      <w:r>
        <w:rPr>
          <w:rFonts w:cs="Arial"/>
        </w:rPr>
        <w:t>‡ -</w:t>
      </w:r>
      <w:r>
        <w:rPr>
          <w:sz w:val="16"/>
          <w:szCs w:val="16"/>
        </w:rPr>
        <w:t xml:space="preserve"> Only if supported by the implementing program as per REQ-130570. If not supported but required by signal processing tables, treat as data 0x1.</w:t>
      </w:r>
    </w:p>
    <w:p w:rsidR="00691B33" w:rsidRDefault="00935523" w:rsidP="00691B33"/>
    <w:p w:rsidR="00691B33" w:rsidRDefault="00935523" w:rsidP="00691B33"/>
    <w:p w:rsidR="00691B33" w:rsidRDefault="00935523" w:rsidP="00691B33">
      <w:pPr>
        <w:jc w:val="center"/>
        <w:rPr>
          <w:b/>
        </w:rPr>
      </w:pPr>
      <w:r>
        <w:rPr>
          <w:b/>
        </w:rPr>
        <w:t>4” displays</w:t>
      </w:r>
    </w:p>
    <w:tbl>
      <w:tblPr>
        <w:tblW w:w="0" w:type="dxa"/>
        <w:jc w:val="center"/>
        <w:tblLayout w:type="fixed"/>
        <w:tblLook w:val="04A0" w:firstRow="1" w:lastRow="0" w:firstColumn="1" w:lastColumn="0" w:noHBand="0" w:noVBand="1"/>
      </w:tblPr>
      <w:tblGrid>
        <w:gridCol w:w="648"/>
        <w:gridCol w:w="474"/>
        <w:gridCol w:w="474"/>
        <w:gridCol w:w="474"/>
        <w:gridCol w:w="474"/>
        <w:gridCol w:w="264"/>
        <w:gridCol w:w="270"/>
        <w:gridCol w:w="270"/>
        <w:gridCol w:w="540"/>
        <w:gridCol w:w="270"/>
        <w:gridCol w:w="540"/>
        <w:gridCol w:w="270"/>
        <w:gridCol w:w="270"/>
        <w:gridCol w:w="270"/>
        <w:gridCol w:w="4419"/>
      </w:tblGrid>
      <w:tr w:rsidR="004C6BC3" w:rsidTr="004C6BC3">
        <w:trPr>
          <w:cantSplit/>
          <w:trHeight w:val="2156"/>
          <w:tblHeader/>
          <w:jc w:val="center"/>
        </w:trPr>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4C6BC3" w:rsidRDefault="00935523">
            <w:pPr>
              <w:spacing w:line="276" w:lineRule="auto"/>
              <w:ind w:left="113" w:right="113"/>
              <w:jc w:val="center"/>
              <w:rPr>
                <w:rFonts w:cs="Arial"/>
                <w:sz w:val="16"/>
                <w:szCs w:val="16"/>
                <w:lang w:val="de-DE" w:eastAsia="ja-JP"/>
              </w:rPr>
            </w:pPr>
            <w:r>
              <w:rPr>
                <w:sz w:val="16"/>
                <w:szCs w:val="16"/>
                <w:lang w:val="de-DE"/>
              </w:rPr>
              <w:t>Operational Mode</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4C6BC3" w:rsidRDefault="00935523">
            <w:pPr>
              <w:spacing w:line="276" w:lineRule="auto"/>
              <w:ind w:left="113" w:right="113"/>
              <w:jc w:val="center"/>
              <w:rPr>
                <w:rFonts w:cs="Arial"/>
                <w:sz w:val="16"/>
                <w:szCs w:val="16"/>
                <w:lang w:val="de-DE" w:eastAsia="ja-JP"/>
              </w:rPr>
            </w:pPr>
            <w:r>
              <w:rPr>
                <w:sz w:val="16"/>
                <w:szCs w:val="16"/>
                <w:lang w:val="de-DE"/>
              </w:rPr>
              <w:t>[ApaSys_D_Stat]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4C6BC3" w:rsidRDefault="00935523">
            <w:pPr>
              <w:spacing w:line="276" w:lineRule="auto"/>
              <w:ind w:left="113" w:right="113"/>
              <w:jc w:val="center"/>
              <w:rPr>
                <w:rFonts w:cs="Arial"/>
                <w:sz w:val="16"/>
                <w:szCs w:val="16"/>
                <w:lang w:val="de-DE" w:eastAsia="ja-JP"/>
              </w:rPr>
            </w:pPr>
            <w:r>
              <w:rPr>
                <w:sz w:val="16"/>
                <w:szCs w:val="16"/>
                <w:lang w:val="de-DE"/>
              </w:rPr>
              <w:t>[ApaSteScanMde_D_Stat]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4C6BC3" w:rsidRDefault="00935523">
            <w:pPr>
              <w:spacing w:line="276" w:lineRule="auto"/>
              <w:ind w:left="113" w:right="113"/>
              <w:jc w:val="center"/>
              <w:rPr>
                <w:rFonts w:cs="Arial"/>
                <w:sz w:val="16"/>
                <w:szCs w:val="16"/>
                <w:lang w:val="de-DE" w:eastAsia="ja-JP"/>
              </w:rPr>
            </w:pPr>
            <w:r>
              <w:rPr>
                <w:sz w:val="16"/>
                <w:szCs w:val="16"/>
                <w:lang w:val="de-DE"/>
              </w:rPr>
              <w:t>[ApaActvSide2_D_Stat]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4C6BC3" w:rsidRDefault="00935523">
            <w:pPr>
              <w:spacing w:line="276" w:lineRule="auto"/>
              <w:ind w:left="113" w:right="113"/>
              <w:jc w:val="center"/>
              <w:rPr>
                <w:rFonts w:cs="Arial"/>
                <w:sz w:val="16"/>
                <w:szCs w:val="16"/>
                <w:lang w:val="de-DE" w:eastAsia="ja-JP"/>
              </w:rPr>
            </w:pPr>
            <w:r>
              <w:rPr>
                <w:sz w:val="16"/>
                <w:szCs w:val="16"/>
                <w:lang w:val="de-DE"/>
              </w:rPr>
              <w:t>[ApaMde_D_Stat]</w:t>
            </w:r>
          </w:p>
        </w:tc>
        <w:tc>
          <w:tcPr>
            <w:tcW w:w="2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4C6BC3" w:rsidRDefault="00935523">
            <w:pPr>
              <w:spacing w:line="276" w:lineRule="auto"/>
              <w:ind w:left="113" w:right="113"/>
              <w:jc w:val="center"/>
              <w:rPr>
                <w:rFonts w:cs="Arial"/>
                <w:sz w:val="16"/>
                <w:szCs w:val="16"/>
                <w:lang w:val="de-DE" w:eastAsia="ja-JP"/>
              </w:rPr>
            </w:pPr>
            <w:r>
              <w:rPr>
                <w:sz w:val="16"/>
                <w:szCs w:val="16"/>
                <w:lang w:val="de-DE"/>
              </w:rPr>
              <w:t>[Apa</w:t>
            </w:r>
            <w:r>
              <w:rPr>
                <w:sz w:val="16"/>
                <w:szCs w:val="16"/>
                <w:lang w:val="de-DE"/>
              </w:rPr>
              <w:t>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4C6BC3" w:rsidRDefault="00935523">
            <w:pPr>
              <w:spacing w:line="276" w:lineRule="auto"/>
              <w:ind w:left="113" w:right="113"/>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4C6BC3" w:rsidRDefault="00935523">
            <w:pPr>
              <w:spacing w:line="276" w:lineRule="auto"/>
              <w:ind w:left="113" w:right="113"/>
              <w:jc w:val="center"/>
              <w:rPr>
                <w:rFonts w:cs="Arial"/>
                <w:sz w:val="16"/>
                <w:szCs w:val="16"/>
                <w:lang w:val="de-DE" w:eastAsia="ja-JP"/>
              </w:rPr>
            </w:pPr>
            <w:r>
              <w:rPr>
                <w:sz w:val="16"/>
                <w:szCs w:val="16"/>
                <w:lang w:val="de-DE"/>
              </w:rPr>
              <w:t>[ApaSelPoa_D_Stat]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4C6BC3" w:rsidRDefault="00935523">
            <w:pPr>
              <w:spacing w:line="276" w:lineRule="auto"/>
              <w:ind w:left="113" w:right="113"/>
              <w:jc w:val="center"/>
              <w:rPr>
                <w:rFonts w:cs="Arial"/>
                <w:sz w:val="16"/>
                <w:szCs w:val="16"/>
                <w:lang w:val="de-DE" w:eastAsia="ja-JP"/>
              </w:rPr>
            </w:pPr>
            <w:r>
              <w:rPr>
                <w:sz w:val="16"/>
                <w:szCs w:val="16"/>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4C6BC3" w:rsidRDefault="00935523">
            <w:pPr>
              <w:spacing w:line="276" w:lineRule="auto"/>
              <w:ind w:left="113" w:right="113"/>
              <w:jc w:val="center"/>
              <w:rPr>
                <w:rFonts w:cs="Arial"/>
                <w:sz w:val="16"/>
                <w:szCs w:val="16"/>
                <w:lang w:val="de-DE" w:eastAsia="ja-JP"/>
              </w:rPr>
            </w:pPr>
            <w:r>
              <w:rPr>
                <w:sz w:val="16"/>
                <w:szCs w:val="16"/>
                <w:lang w:val="de-DE"/>
              </w:rPr>
              <w:t>[ApaLongCtl_D_RqDrv]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4C6BC3" w:rsidRDefault="00935523">
            <w:pPr>
              <w:spacing w:line="276" w:lineRule="auto"/>
              <w:ind w:left="113" w:right="113"/>
              <w:jc w:val="center"/>
              <w:rPr>
                <w:rFonts w:cs="Arial"/>
                <w:sz w:val="16"/>
                <w:szCs w:val="16"/>
                <w:lang w:val="de-DE" w:eastAsia="ja-JP"/>
              </w:rPr>
            </w:pPr>
            <w:r>
              <w:rPr>
                <w:sz w:val="16"/>
                <w:szCs w:val="16"/>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4C6BC3" w:rsidRDefault="00935523">
            <w:pPr>
              <w:spacing w:line="276" w:lineRule="auto"/>
              <w:ind w:left="113" w:right="113"/>
              <w:jc w:val="center"/>
              <w:rPr>
                <w:rFonts w:cs="Arial"/>
                <w:sz w:val="16"/>
                <w:szCs w:val="16"/>
                <w:lang w:val="de-DE" w:eastAsia="ja-JP"/>
              </w:rPr>
            </w:pPr>
            <w:r>
              <w:rPr>
                <w:sz w:val="16"/>
                <w:szCs w:val="16"/>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4C6BC3" w:rsidRDefault="00935523">
            <w:pPr>
              <w:spacing w:line="276" w:lineRule="auto"/>
              <w:ind w:left="113" w:right="113"/>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4C6BC3" w:rsidRDefault="00935523">
            <w:pPr>
              <w:spacing w:line="276" w:lineRule="auto"/>
              <w:ind w:left="113" w:right="113"/>
              <w:jc w:val="center"/>
              <w:rPr>
                <w:rFonts w:cs="Arial"/>
                <w:sz w:val="16"/>
                <w:szCs w:val="16"/>
                <w:lang w:val="de-DE" w:eastAsia="ja-JP"/>
              </w:rPr>
            </w:pPr>
            <w:r>
              <w:rPr>
                <w:sz w:val="16"/>
                <w:szCs w:val="16"/>
                <w:lang w:val="de-DE"/>
              </w:rPr>
              <w:t>[PrkAidMsgTxt_D_Rq]</w:t>
            </w:r>
          </w:p>
        </w:tc>
        <w:tc>
          <w:tcPr>
            <w:tcW w:w="44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C6BC3" w:rsidRDefault="00935523">
            <w:pPr>
              <w:spacing w:line="276" w:lineRule="auto"/>
              <w:jc w:val="center"/>
              <w:rPr>
                <w:rFonts w:cs="Arial"/>
                <w:sz w:val="24"/>
                <w:lang w:val="de-DE" w:eastAsia="ja-JP"/>
              </w:rPr>
            </w:pPr>
            <w:r>
              <w:rPr>
                <w:sz w:val="24"/>
                <w:lang w:val="de-DE"/>
              </w:rPr>
              <w:t>Display HMI</w:t>
            </w:r>
          </w:p>
        </w:tc>
      </w:tr>
      <w:tr w:rsidR="004C6BC3" w:rsidTr="004C6BC3">
        <w:trPr>
          <w:cantSplit/>
          <w:jc w:val="center"/>
        </w:trPr>
        <w:tc>
          <w:tcPr>
            <w:tcW w:w="648"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4C6BC3" w:rsidRDefault="00935523">
            <w:pPr>
              <w:spacing w:line="276" w:lineRule="auto"/>
              <w:ind w:left="113" w:right="113"/>
              <w:jc w:val="center"/>
              <w:rPr>
                <w:rFonts w:cs="Arial"/>
                <w:lang w:val="de-DE" w:eastAsia="ja-JP"/>
              </w:rPr>
            </w:pPr>
            <w:r>
              <w:rPr>
                <w:lang w:val="de-DE"/>
              </w:rPr>
              <w:t>Run</w:t>
            </w:r>
          </w:p>
          <w:p w:rsidR="004C6BC3" w:rsidRDefault="00935523">
            <w:pPr>
              <w:spacing w:line="276" w:lineRule="auto"/>
              <w:ind w:left="113" w:right="113"/>
              <w:jc w:val="center"/>
              <w:rPr>
                <w:rFonts w:cs="Arial"/>
                <w:lang w:val="de-DE" w:eastAsia="ja-JP"/>
              </w:rPr>
            </w:pPr>
            <w:r>
              <w:rPr>
                <w:sz w:val="16"/>
                <w:szCs w:val="16"/>
                <w:lang w:val="de-DE"/>
              </w:rPr>
              <w:t>(as per Operational Modes and Voltage Range Definition)</w:t>
            </w:r>
          </w:p>
        </w:tc>
        <w:tc>
          <w:tcPr>
            <w:tcW w:w="47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0x2</w:t>
            </w:r>
          </w:p>
        </w:tc>
        <w:tc>
          <w:tcPr>
            <w:tcW w:w="26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X</w:t>
            </w:r>
          </w:p>
        </w:tc>
        <w:tc>
          <w:tcPr>
            <w:tcW w:w="4419"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24"/>
                <w:lang w:val="de-DE"/>
              </w:rPr>
            </w:pPr>
            <w:r>
              <w:rPr>
                <w:sz w:val="24"/>
                <w:lang w:val="de-DE"/>
              </w:rPr>
              <w:t>no slot found graphic</w:t>
            </w:r>
          </w:p>
          <w:p w:rsidR="004C6BC3" w:rsidRDefault="00935523" w:rsidP="00CC6E4C">
            <w:pPr>
              <w:spacing w:line="276" w:lineRule="auto"/>
              <w:jc w:val="center"/>
              <w:rPr>
                <w:rFonts w:cs="Arial"/>
                <w:sz w:val="24"/>
                <w:lang w:val="de-DE" w:eastAsia="ja-JP"/>
              </w:rPr>
            </w:pPr>
            <w:r>
              <w:rPr>
                <w:noProof/>
              </w:rPr>
              <w:drawing>
                <wp:anchor distT="0" distB="0" distL="114300" distR="114300" simplePos="0" relativeHeight="251671552" behindDoc="1" locked="0" layoutInCell="1" allowOverlap="1">
                  <wp:simplePos x="0" y="0"/>
                  <wp:positionH relativeFrom="column">
                    <wp:posOffset>2009140</wp:posOffset>
                  </wp:positionH>
                  <wp:positionV relativeFrom="page">
                    <wp:posOffset>9525</wp:posOffset>
                  </wp:positionV>
                  <wp:extent cx="640715" cy="675640"/>
                  <wp:effectExtent l="0" t="0" r="6985" b="0"/>
                  <wp:wrapTight wrapText="bothSides">
                    <wp:wrapPolygon edited="0">
                      <wp:start x="0" y="0"/>
                      <wp:lineTo x="0" y="20707"/>
                      <wp:lineTo x="21193" y="20707"/>
                      <wp:lineTo x="21193" y="0"/>
                      <wp:lineTo x="0" y="0"/>
                    </wp:wrapPolygon>
                  </wp:wrapTight>
                  <wp:docPr id="175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0715" cy="675640"/>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SAPP L</w:t>
            </w:r>
            <w:r>
              <w:rPr>
                <w:rFonts w:cs="Arial"/>
                <w:sz w:val="16"/>
                <w:szCs w:val="16"/>
                <w:lang w:val="de-DE" w:eastAsia="ja-JP"/>
              </w:rPr>
              <w:t>/084</w:t>
            </w:r>
          </w:p>
        </w:tc>
      </w:tr>
      <w:tr w:rsidR="004C6BC3" w:rsidTr="004C6BC3">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56" w:lineRule="auto"/>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X</w:t>
            </w:r>
          </w:p>
        </w:tc>
        <w:tc>
          <w:tcPr>
            <w:tcW w:w="4419"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24"/>
                <w:lang w:val="de-DE"/>
              </w:rPr>
            </w:pPr>
            <w:r>
              <w:rPr>
                <w:sz w:val="24"/>
                <w:lang w:val="de-DE"/>
              </w:rPr>
              <w:t>no slot found graphic</w:t>
            </w:r>
          </w:p>
          <w:p w:rsidR="004C6BC3" w:rsidRDefault="00935523">
            <w:pPr>
              <w:spacing w:line="276" w:lineRule="auto"/>
              <w:jc w:val="center"/>
              <w:rPr>
                <w:rFonts w:cs="Arial"/>
                <w:sz w:val="24"/>
                <w:lang w:val="de-DE" w:eastAsia="ja-JP"/>
              </w:rPr>
            </w:pPr>
            <w:r>
              <w:rPr>
                <w:sz w:val="24"/>
                <w:lang w:val="de-DE"/>
              </w:rPr>
              <w:t>PPA L</w:t>
            </w:r>
            <w:r>
              <w:rPr>
                <w:rFonts w:cs="Arial"/>
                <w:sz w:val="16"/>
                <w:szCs w:val="16"/>
                <w:lang w:val="de-DE" w:eastAsia="ja-JP"/>
              </w:rPr>
              <w:t>/085</w:t>
            </w:r>
          </w:p>
          <w:p w:rsidR="004C6BC3" w:rsidRDefault="00935523" w:rsidP="00CC6E4C">
            <w:pPr>
              <w:spacing w:line="276" w:lineRule="auto"/>
              <w:jc w:val="center"/>
              <w:rPr>
                <w:rFonts w:cs="Arial"/>
                <w:sz w:val="24"/>
                <w:lang w:val="de-DE" w:eastAsia="ja-JP"/>
              </w:rPr>
            </w:pPr>
            <w:r>
              <w:rPr>
                <w:noProof/>
              </w:rPr>
              <w:drawing>
                <wp:anchor distT="0" distB="0" distL="114300" distR="114300" simplePos="0" relativeHeight="251673600" behindDoc="1" locked="0" layoutInCell="1" allowOverlap="1">
                  <wp:simplePos x="0" y="0"/>
                  <wp:positionH relativeFrom="column">
                    <wp:posOffset>2009140</wp:posOffset>
                  </wp:positionH>
                  <wp:positionV relativeFrom="paragraph">
                    <wp:posOffset>-348615</wp:posOffset>
                  </wp:positionV>
                  <wp:extent cx="631190" cy="591820"/>
                  <wp:effectExtent l="0" t="0" r="0" b="0"/>
                  <wp:wrapTight wrapText="bothSides">
                    <wp:wrapPolygon edited="0">
                      <wp:start x="0" y="0"/>
                      <wp:lineTo x="0" y="20858"/>
                      <wp:lineTo x="20861" y="20858"/>
                      <wp:lineTo x="20861" y="0"/>
                      <wp:lineTo x="0" y="0"/>
                    </wp:wrapPolygon>
                  </wp:wrapTight>
                  <wp:docPr id="175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31190" cy="591820"/>
                          </a:xfrm>
                          <a:prstGeom prst="rect">
                            <a:avLst/>
                          </a:prstGeom>
                          <a:noFill/>
                        </pic:spPr>
                      </pic:pic>
                    </a:graphicData>
                  </a:graphic>
                  <wp14:sizeRelH relativeFrom="margin">
                    <wp14:pctWidth>0</wp14:pctWidth>
                  </wp14:sizeRelH>
                  <wp14:sizeRelV relativeFrom="margin">
                    <wp14:pctHeight>0</wp14:pctHeight>
                  </wp14:sizeRelV>
                </wp:anchor>
              </w:drawing>
            </w:r>
          </w:p>
        </w:tc>
      </w:tr>
      <w:tr w:rsidR="004C6BC3" w:rsidTr="004C6BC3">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56" w:lineRule="auto"/>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0x2</w:t>
            </w:r>
          </w:p>
        </w:tc>
        <w:tc>
          <w:tcPr>
            <w:tcW w:w="26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X</w:t>
            </w:r>
          </w:p>
        </w:tc>
        <w:tc>
          <w:tcPr>
            <w:tcW w:w="4419"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24"/>
                <w:lang w:val="de-DE" w:eastAsia="ja-JP"/>
              </w:rPr>
            </w:pPr>
            <w:r>
              <w:rPr>
                <w:sz w:val="24"/>
                <w:lang w:val="de-DE"/>
              </w:rPr>
              <w:t>slot found graphic</w:t>
            </w:r>
          </w:p>
          <w:p w:rsidR="004C6BC3" w:rsidRDefault="00935523">
            <w:pPr>
              <w:spacing w:line="276" w:lineRule="auto"/>
              <w:jc w:val="center"/>
              <w:rPr>
                <w:sz w:val="24"/>
                <w:lang w:val="de-DE"/>
              </w:rPr>
            </w:pPr>
            <w:r>
              <w:rPr>
                <w:sz w:val="24"/>
                <w:lang w:val="de-DE"/>
              </w:rPr>
              <w:t>SAPP L</w:t>
            </w:r>
            <w:r>
              <w:rPr>
                <w:rFonts w:cs="Arial"/>
                <w:sz w:val="16"/>
                <w:szCs w:val="16"/>
                <w:lang w:val="de-DE" w:eastAsia="ja-JP"/>
              </w:rPr>
              <w:t>/086</w:t>
            </w:r>
          </w:p>
          <w:p w:rsidR="004C6BC3" w:rsidRDefault="00935523" w:rsidP="00CC6E4C">
            <w:pPr>
              <w:spacing w:line="276" w:lineRule="auto"/>
              <w:jc w:val="center"/>
              <w:rPr>
                <w:rFonts w:cs="Arial"/>
                <w:sz w:val="24"/>
                <w:lang w:val="de-DE" w:eastAsia="ja-JP"/>
              </w:rPr>
            </w:pPr>
            <w:r>
              <w:rPr>
                <w:noProof/>
              </w:rPr>
              <w:drawing>
                <wp:anchor distT="0" distB="0" distL="114300" distR="114300" simplePos="0" relativeHeight="251675648" behindDoc="1" locked="0" layoutInCell="1" allowOverlap="1">
                  <wp:simplePos x="0" y="0"/>
                  <wp:positionH relativeFrom="column">
                    <wp:posOffset>2009140</wp:posOffset>
                  </wp:positionH>
                  <wp:positionV relativeFrom="paragraph">
                    <wp:posOffset>-348615</wp:posOffset>
                  </wp:positionV>
                  <wp:extent cx="631190" cy="591820"/>
                  <wp:effectExtent l="0" t="0" r="0" b="0"/>
                  <wp:wrapTight wrapText="bothSides">
                    <wp:wrapPolygon edited="0">
                      <wp:start x="0" y="0"/>
                      <wp:lineTo x="0" y="20858"/>
                      <wp:lineTo x="20861" y="20858"/>
                      <wp:lineTo x="20861" y="0"/>
                      <wp:lineTo x="0" y="0"/>
                    </wp:wrapPolygon>
                  </wp:wrapTight>
                  <wp:docPr id="175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31190" cy="591820"/>
                          </a:xfrm>
                          <a:prstGeom prst="rect">
                            <a:avLst/>
                          </a:prstGeom>
                          <a:noFill/>
                        </pic:spPr>
                      </pic:pic>
                    </a:graphicData>
                  </a:graphic>
                  <wp14:sizeRelH relativeFrom="margin">
                    <wp14:pctWidth>0</wp14:pctWidth>
                  </wp14:sizeRelH>
                  <wp14:sizeRelV relativeFrom="margin">
                    <wp14:pctHeight>0</wp14:pctHeight>
                  </wp14:sizeRelV>
                </wp:anchor>
              </w:drawing>
            </w:r>
          </w:p>
        </w:tc>
      </w:tr>
      <w:tr w:rsidR="004C6BC3" w:rsidTr="004C6BC3">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56" w:lineRule="auto"/>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X</w:t>
            </w:r>
          </w:p>
        </w:tc>
        <w:tc>
          <w:tcPr>
            <w:tcW w:w="4419"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24"/>
                <w:lang w:val="de-DE"/>
              </w:rPr>
            </w:pPr>
            <w:r>
              <w:rPr>
                <w:sz w:val="24"/>
                <w:lang w:val="de-DE"/>
              </w:rPr>
              <w:t xml:space="preserve">slot found </w:t>
            </w:r>
            <w:r>
              <w:rPr>
                <w:sz w:val="24"/>
                <w:lang w:val="de-DE"/>
              </w:rPr>
              <w:t>graphic</w:t>
            </w:r>
          </w:p>
          <w:p w:rsidR="004C6BC3" w:rsidRDefault="00935523">
            <w:pPr>
              <w:spacing w:line="276" w:lineRule="auto"/>
              <w:jc w:val="center"/>
              <w:rPr>
                <w:sz w:val="24"/>
                <w:lang w:val="de-DE"/>
              </w:rPr>
            </w:pPr>
            <w:r>
              <w:rPr>
                <w:sz w:val="24"/>
                <w:lang w:val="de-DE"/>
              </w:rPr>
              <w:t>PPA L</w:t>
            </w:r>
            <w:r>
              <w:rPr>
                <w:rFonts w:cs="Arial"/>
                <w:sz w:val="16"/>
                <w:szCs w:val="16"/>
                <w:lang w:val="de-DE" w:eastAsia="ja-JP"/>
              </w:rPr>
              <w:t>/087</w:t>
            </w:r>
          </w:p>
          <w:p w:rsidR="004C6BC3" w:rsidRDefault="00935523" w:rsidP="00CC6E4C">
            <w:pPr>
              <w:spacing w:line="276" w:lineRule="auto"/>
              <w:jc w:val="center"/>
              <w:rPr>
                <w:rFonts w:cs="Arial"/>
                <w:sz w:val="24"/>
                <w:lang w:val="de-DE" w:eastAsia="ja-JP"/>
              </w:rPr>
            </w:pPr>
            <w:r>
              <w:rPr>
                <w:noProof/>
              </w:rPr>
              <w:drawing>
                <wp:anchor distT="0" distB="0" distL="114300" distR="114300" simplePos="0" relativeHeight="251677696" behindDoc="1" locked="0" layoutInCell="1" allowOverlap="1">
                  <wp:simplePos x="0" y="0"/>
                  <wp:positionH relativeFrom="column">
                    <wp:posOffset>2009140</wp:posOffset>
                  </wp:positionH>
                  <wp:positionV relativeFrom="paragraph">
                    <wp:posOffset>-348615</wp:posOffset>
                  </wp:positionV>
                  <wp:extent cx="631190" cy="591820"/>
                  <wp:effectExtent l="0" t="0" r="0" b="0"/>
                  <wp:wrapTight wrapText="bothSides">
                    <wp:wrapPolygon edited="0">
                      <wp:start x="0" y="0"/>
                      <wp:lineTo x="0" y="20858"/>
                      <wp:lineTo x="20861" y="20858"/>
                      <wp:lineTo x="20861" y="0"/>
                      <wp:lineTo x="0" y="0"/>
                    </wp:wrapPolygon>
                  </wp:wrapTight>
                  <wp:docPr id="175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31190" cy="591820"/>
                          </a:xfrm>
                          <a:prstGeom prst="rect">
                            <a:avLst/>
                          </a:prstGeom>
                          <a:noFill/>
                        </pic:spPr>
                      </pic:pic>
                    </a:graphicData>
                  </a:graphic>
                  <wp14:sizeRelH relativeFrom="margin">
                    <wp14:pctWidth>0</wp14:pctWidth>
                  </wp14:sizeRelH>
                  <wp14:sizeRelV relativeFrom="margin">
                    <wp14:pctHeight>0</wp14:pctHeight>
                  </wp14:sizeRelV>
                </wp:anchor>
              </w:drawing>
            </w:r>
          </w:p>
        </w:tc>
      </w:tr>
      <w:tr w:rsidR="004C6BC3" w:rsidTr="004C6BC3">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56" w:lineRule="auto"/>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0x2</w:t>
            </w:r>
          </w:p>
        </w:tc>
        <w:tc>
          <w:tcPr>
            <w:tcW w:w="26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rFonts w:cs="Arial"/>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4419"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24"/>
                <w:lang w:val="de-DE" w:eastAsia="ja-JP"/>
              </w:rPr>
            </w:pPr>
            <w:r>
              <w:rPr>
                <w:sz w:val="24"/>
                <w:lang w:val="de-DE"/>
              </w:rPr>
              <w:t>slot found graphic</w:t>
            </w:r>
          </w:p>
          <w:p w:rsidR="004C6BC3" w:rsidRDefault="00935523">
            <w:pPr>
              <w:spacing w:line="276" w:lineRule="auto"/>
              <w:jc w:val="center"/>
              <w:rPr>
                <w:sz w:val="24"/>
                <w:lang w:val="de-DE"/>
              </w:rPr>
            </w:pPr>
            <w:r>
              <w:rPr>
                <w:sz w:val="24"/>
                <w:lang w:val="de-DE"/>
              </w:rPr>
              <w:t>SAPP L</w:t>
            </w:r>
            <w:r>
              <w:rPr>
                <w:rFonts w:cs="Arial"/>
                <w:sz w:val="16"/>
                <w:szCs w:val="16"/>
                <w:lang w:val="de-DE" w:eastAsia="ja-JP"/>
              </w:rPr>
              <w:t>/088</w:t>
            </w:r>
          </w:p>
          <w:p w:rsidR="004C6BC3" w:rsidRDefault="00935523" w:rsidP="00CC6E4C">
            <w:pPr>
              <w:spacing w:line="276" w:lineRule="auto"/>
              <w:jc w:val="center"/>
              <w:rPr>
                <w:sz w:val="24"/>
                <w:lang w:val="de-DE"/>
              </w:rPr>
            </w:pPr>
            <w:r>
              <w:rPr>
                <w:noProof/>
              </w:rPr>
              <w:drawing>
                <wp:anchor distT="0" distB="0" distL="114300" distR="114300" simplePos="0" relativeHeight="251681792" behindDoc="1" locked="0" layoutInCell="1" allowOverlap="1">
                  <wp:simplePos x="0" y="0"/>
                  <wp:positionH relativeFrom="column">
                    <wp:posOffset>2009140</wp:posOffset>
                  </wp:positionH>
                  <wp:positionV relativeFrom="paragraph">
                    <wp:posOffset>-348615</wp:posOffset>
                  </wp:positionV>
                  <wp:extent cx="631190" cy="591820"/>
                  <wp:effectExtent l="0" t="0" r="0" b="0"/>
                  <wp:wrapTight wrapText="bothSides">
                    <wp:wrapPolygon edited="0">
                      <wp:start x="0" y="0"/>
                      <wp:lineTo x="0" y="20858"/>
                      <wp:lineTo x="20861" y="20858"/>
                      <wp:lineTo x="20861" y="0"/>
                      <wp:lineTo x="0" y="0"/>
                    </wp:wrapPolygon>
                  </wp:wrapTight>
                  <wp:docPr id="175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31190" cy="591820"/>
                          </a:xfrm>
                          <a:prstGeom prst="rect">
                            <a:avLst/>
                          </a:prstGeom>
                          <a:noFill/>
                        </pic:spPr>
                      </pic:pic>
                    </a:graphicData>
                  </a:graphic>
                  <wp14:sizeRelH relativeFrom="margin">
                    <wp14:pctWidth>0</wp14:pctWidth>
                  </wp14:sizeRelH>
                  <wp14:sizeRelV relativeFrom="margin">
                    <wp14:pctHeight>0</wp14:pctHeight>
                  </wp14:sizeRelV>
                </wp:anchor>
              </w:drawing>
            </w:r>
          </w:p>
        </w:tc>
      </w:tr>
      <w:tr w:rsidR="004C6BC3" w:rsidTr="004C6BC3">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56" w:lineRule="auto"/>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rFonts w:cs="Arial"/>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4419"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24"/>
                <w:lang w:val="de-DE"/>
              </w:rPr>
            </w:pPr>
            <w:r>
              <w:rPr>
                <w:sz w:val="24"/>
                <w:lang w:val="de-DE"/>
              </w:rPr>
              <w:t>slot found graphic</w:t>
            </w:r>
          </w:p>
          <w:p w:rsidR="004C6BC3" w:rsidRDefault="00935523">
            <w:pPr>
              <w:spacing w:line="276" w:lineRule="auto"/>
              <w:jc w:val="center"/>
              <w:rPr>
                <w:sz w:val="24"/>
                <w:lang w:val="de-DE"/>
              </w:rPr>
            </w:pPr>
            <w:r>
              <w:rPr>
                <w:sz w:val="24"/>
                <w:lang w:val="de-DE"/>
              </w:rPr>
              <w:t>PPA L</w:t>
            </w:r>
            <w:r>
              <w:rPr>
                <w:rFonts w:cs="Arial"/>
                <w:sz w:val="16"/>
                <w:szCs w:val="16"/>
                <w:lang w:val="de-DE" w:eastAsia="ja-JP"/>
              </w:rPr>
              <w:t>/089</w:t>
            </w:r>
          </w:p>
          <w:p w:rsidR="004C6BC3" w:rsidRDefault="00935523" w:rsidP="00CC6E4C">
            <w:pPr>
              <w:spacing w:line="276" w:lineRule="auto"/>
              <w:jc w:val="center"/>
              <w:rPr>
                <w:sz w:val="24"/>
                <w:lang w:val="de-DE"/>
              </w:rPr>
            </w:pPr>
            <w:r>
              <w:rPr>
                <w:noProof/>
              </w:rPr>
              <w:drawing>
                <wp:anchor distT="0" distB="0" distL="114300" distR="114300" simplePos="0" relativeHeight="251682816" behindDoc="1" locked="0" layoutInCell="1" allowOverlap="1">
                  <wp:simplePos x="0" y="0"/>
                  <wp:positionH relativeFrom="column">
                    <wp:posOffset>2009140</wp:posOffset>
                  </wp:positionH>
                  <wp:positionV relativeFrom="paragraph">
                    <wp:posOffset>-348615</wp:posOffset>
                  </wp:positionV>
                  <wp:extent cx="631190" cy="591820"/>
                  <wp:effectExtent l="0" t="0" r="0" b="0"/>
                  <wp:wrapTight wrapText="bothSides">
                    <wp:wrapPolygon edited="0">
                      <wp:start x="0" y="0"/>
                      <wp:lineTo x="0" y="20858"/>
                      <wp:lineTo x="20861" y="20858"/>
                      <wp:lineTo x="20861" y="0"/>
                      <wp:lineTo x="0" y="0"/>
                    </wp:wrapPolygon>
                  </wp:wrapTight>
                  <wp:docPr id="175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31190" cy="591820"/>
                          </a:xfrm>
                          <a:prstGeom prst="rect">
                            <a:avLst/>
                          </a:prstGeom>
                          <a:noFill/>
                        </pic:spPr>
                      </pic:pic>
                    </a:graphicData>
                  </a:graphic>
                  <wp14:sizeRelH relativeFrom="margin">
                    <wp14:pctWidth>0</wp14:pctWidth>
                  </wp14:sizeRelH>
                  <wp14:sizeRelV relativeFrom="margin">
                    <wp14:pctHeight>0</wp14:pctHeight>
                  </wp14:sizeRelV>
                </wp:anchor>
              </w:drawing>
            </w:r>
          </w:p>
        </w:tc>
      </w:tr>
      <w:tr w:rsidR="004C6BC3" w:rsidTr="004C6BC3">
        <w:trPr>
          <w:cantSplit/>
          <w:trHeight w:val="498"/>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56" w:lineRule="auto"/>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0x2</w:t>
            </w:r>
          </w:p>
        </w:tc>
        <w:tc>
          <w:tcPr>
            <w:tcW w:w="26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4419"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24"/>
                <w:lang w:val="de-DE"/>
              </w:rPr>
            </w:pPr>
            <w:r>
              <w:rPr>
                <w:sz w:val="24"/>
                <w:lang w:val="de-DE"/>
              </w:rPr>
              <w:t>no slot found graphic</w:t>
            </w:r>
          </w:p>
          <w:p w:rsidR="004C6BC3" w:rsidRDefault="00935523" w:rsidP="00CC6E4C">
            <w:pPr>
              <w:spacing w:line="276" w:lineRule="auto"/>
              <w:jc w:val="center"/>
              <w:rPr>
                <w:sz w:val="24"/>
                <w:lang w:val="de-DE"/>
              </w:rPr>
            </w:pPr>
            <w:r>
              <w:rPr>
                <w:noProof/>
              </w:rPr>
              <w:drawing>
                <wp:anchor distT="0" distB="0" distL="114300" distR="114300" simplePos="0" relativeHeight="251679744" behindDoc="1" locked="0" layoutInCell="1" allowOverlap="1">
                  <wp:simplePos x="0" y="0"/>
                  <wp:positionH relativeFrom="column">
                    <wp:posOffset>2009140</wp:posOffset>
                  </wp:positionH>
                  <wp:positionV relativeFrom="page">
                    <wp:posOffset>9525</wp:posOffset>
                  </wp:positionV>
                  <wp:extent cx="640715" cy="675640"/>
                  <wp:effectExtent l="0" t="0" r="6985" b="0"/>
                  <wp:wrapTight wrapText="bothSides">
                    <wp:wrapPolygon edited="0">
                      <wp:start x="0" y="0"/>
                      <wp:lineTo x="0" y="20707"/>
                      <wp:lineTo x="21193" y="20707"/>
                      <wp:lineTo x="21193" y="0"/>
                      <wp:lineTo x="0" y="0"/>
                    </wp:wrapPolygon>
                  </wp:wrapTight>
                  <wp:docPr id="175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0715" cy="675640"/>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SAPP L</w:t>
            </w:r>
            <w:r>
              <w:rPr>
                <w:rFonts w:cs="Arial"/>
                <w:sz w:val="16"/>
                <w:szCs w:val="16"/>
                <w:lang w:val="de-DE" w:eastAsia="ja-JP"/>
              </w:rPr>
              <w:t>/238</w:t>
            </w:r>
          </w:p>
        </w:tc>
      </w:tr>
      <w:tr w:rsidR="004C6BC3" w:rsidTr="004C6BC3">
        <w:trPr>
          <w:cantSplit/>
          <w:trHeight w:val="498"/>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56" w:lineRule="auto"/>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4419"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24"/>
                <w:lang w:val="de-DE"/>
              </w:rPr>
            </w:pPr>
            <w:r>
              <w:rPr>
                <w:sz w:val="24"/>
                <w:lang w:val="de-DE"/>
              </w:rPr>
              <w:t>no slot found graphic</w:t>
            </w:r>
          </w:p>
          <w:p w:rsidR="004C6BC3" w:rsidRDefault="00935523" w:rsidP="00CC6E4C">
            <w:pPr>
              <w:spacing w:line="276" w:lineRule="auto"/>
              <w:jc w:val="center"/>
              <w:rPr>
                <w:sz w:val="24"/>
                <w:lang w:val="de-DE"/>
              </w:rPr>
            </w:pPr>
            <w:r>
              <w:rPr>
                <w:sz w:val="24"/>
                <w:lang w:val="de-DE"/>
              </w:rPr>
              <w:t>PPA L</w:t>
            </w:r>
            <w:r>
              <w:rPr>
                <w:rFonts w:cs="Arial"/>
                <w:sz w:val="16"/>
                <w:szCs w:val="16"/>
                <w:lang w:val="de-DE" w:eastAsia="ja-JP"/>
              </w:rPr>
              <w:t>/239</w:t>
            </w:r>
            <w:r>
              <w:rPr>
                <w:noProof/>
              </w:rPr>
              <w:drawing>
                <wp:anchor distT="0" distB="0" distL="114300" distR="114300" simplePos="0" relativeHeight="251680768" behindDoc="1" locked="0" layoutInCell="1" allowOverlap="1">
                  <wp:simplePos x="0" y="0"/>
                  <wp:positionH relativeFrom="column">
                    <wp:posOffset>2009140</wp:posOffset>
                  </wp:positionH>
                  <wp:positionV relativeFrom="paragraph">
                    <wp:posOffset>-348615</wp:posOffset>
                  </wp:positionV>
                  <wp:extent cx="631190" cy="591820"/>
                  <wp:effectExtent l="0" t="0" r="0" b="0"/>
                  <wp:wrapTight wrapText="bothSides">
                    <wp:wrapPolygon edited="0">
                      <wp:start x="0" y="0"/>
                      <wp:lineTo x="0" y="20858"/>
                      <wp:lineTo x="20861" y="20858"/>
                      <wp:lineTo x="20861" y="0"/>
                      <wp:lineTo x="0" y="0"/>
                    </wp:wrapPolygon>
                  </wp:wrapTight>
                  <wp:docPr id="175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31190" cy="591820"/>
                          </a:xfrm>
                          <a:prstGeom prst="rect">
                            <a:avLst/>
                          </a:prstGeom>
                          <a:noFill/>
                        </pic:spPr>
                      </pic:pic>
                    </a:graphicData>
                  </a:graphic>
                  <wp14:sizeRelH relativeFrom="margin">
                    <wp14:pctWidth>0</wp14:pctWidth>
                  </wp14:sizeRelH>
                  <wp14:sizeRelV relativeFrom="margin">
                    <wp14:pctHeight>0</wp14:pctHeight>
                  </wp14:sizeRelV>
                </wp:anchor>
              </w:drawing>
            </w:r>
          </w:p>
        </w:tc>
      </w:tr>
      <w:tr w:rsidR="004C6BC3" w:rsidTr="004C6BC3">
        <w:trPr>
          <w:cantSplit/>
          <w:trHeight w:val="498"/>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56" w:lineRule="auto"/>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0x2</w:t>
            </w:r>
          </w:p>
        </w:tc>
        <w:tc>
          <w:tcPr>
            <w:tcW w:w="26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4419" w:type="dxa"/>
            <w:tcBorders>
              <w:top w:val="single" w:sz="4" w:space="0" w:color="auto"/>
              <w:left w:val="single" w:sz="4" w:space="0" w:color="auto"/>
              <w:bottom w:val="single" w:sz="4" w:space="0" w:color="auto"/>
              <w:right w:val="single" w:sz="4" w:space="0" w:color="auto"/>
            </w:tcBorders>
            <w:vAlign w:val="center"/>
            <w:hideMark/>
          </w:tcPr>
          <w:p w:rsidR="004C6BC3" w:rsidRDefault="00935523" w:rsidP="00CC6E4C">
            <w:pPr>
              <w:spacing w:line="276" w:lineRule="auto"/>
              <w:jc w:val="center"/>
              <w:rPr>
                <w:sz w:val="24"/>
                <w:lang w:val="de-DE"/>
              </w:rPr>
            </w:pPr>
            <w:r>
              <w:rPr>
                <w:noProof/>
              </w:rPr>
              <w:drawing>
                <wp:anchor distT="0" distB="0" distL="114300" distR="114300" simplePos="0" relativeHeight="251683840" behindDoc="1" locked="0" layoutInCell="1" allowOverlap="1">
                  <wp:simplePos x="0" y="0"/>
                  <wp:positionH relativeFrom="column">
                    <wp:posOffset>2014220</wp:posOffset>
                  </wp:positionH>
                  <wp:positionV relativeFrom="page">
                    <wp:posOffset>16510</wp:posOffset>
                  </wp:positionV>
                  <wp:extent cx="640715" cy="675640"/>
                  <wp:effectExtent l="0" t="0" r="6985" b="0"/>
                  <wp:wrapTight wrapText="bothSides">
                    <wp:wrapPolygon edited="0">
                      <wp:start x="0" y="0"/>
                      <wp:lineTo x="0" y="20707"/>
                      <wp:lineTo x="21193" y="20707"/>
                      <wp:lineTo x="21193" y="0"/>
                      <wp:lineTo x="0" y="0"/>
                    </wp:wrapPolygon>
                  </wp:wrapTight>
                  <wp:docPr id="175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0715" cy="675640"/>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no slot found graphic</w:t>
            </w:r>
          </w:p>
          <w:p w:rsidR="004C6BC3" w:rsidRDefault="00935523">
            <w:pPr>
              <w:spacing w:line="276" w:lineRule="auto"/>
              <w:jc w:val="center"/>
              <w:rPr>
                <w:sz w:val="24"/>
                <w:lang w:val="de-DE"/>
              </w:rPr>
            </w:pPr>
            <w:r>
              <w:rPr>
                <w:sz w:val="24"/>
                <w:lang w:val="de-DE"/>
              </w:rPr>
              <w:t>SAPP L</w:t>
            </w:r>
            <w:r>
              <w:rPr>
                <w:rFonts w:cs="Arial"/>
                <w:sz w:val="16"/>
                <w:szCs w:val="16"/>
                <w:lang w:val="de-DE" w:eastAsia="ja-JP"/>
              </w:rPr>
              <w:t>/523</w:t>
            </w:r>
          </w:p>
        </w:tc>
      </w:tr>
      <w:tr w:rsidR="004C6BC3" w:rsidTr="004C6BC3">
        <w:trPr>
          <w:cantSplit/>
          <w:trHeight w:val="498"/>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56" w:lineRule="auto"/>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16"/>
                <w:szCs w:val="16"/>
                <w:lang w:val="de-DE"/>
              </w:rPr>
            </w:pPr>
            <w:r>
              <w:rPr>
                <w:sz w:val="16"/>
                <w:szCs w:val="16"/>
                <w:lang w:val="de-DE"/>
              </w:rPr>
              <w:t>X</w:t>
            </w:r>
          </w:p>
        </w:tc>
        <w:tc>
          <w:tcPr>
            <w:tcW w:w="4419"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sz w:val="24"/>
                <w:lang w:val="de-DE"/>
              </w:rPr>
            </w:pPr>
            <w:r>
              <w:rPr>
                <w:sz w:val="24"/>
                <w:lang w:val="de-DE"/>
              </w:rPr>
              <w:t>no slot found graphic</w:t>
            </w:r>
          </w:p>
          <w:p w:rsidR="004C6BC3" w:rsidRDefault="00935523" w:rsidP="00CC6E4C">
            <w:pPr>
              <w:spacing w:line="276" w:lineRule="auto"/>
              <w:jc w:val="center"/>
              <w:rPr>
                <w:sz w:val="24"/>
                <w:lang w:val="de-DE"/>
              </w:rPr>
            </w:pPr>
            <w:r>
              <w:rPr>
                <w:sz w:val="24"/>
                <w:lang w:val="de-DE"/>
              </w:rPr>
              <w:t>PPA L</w:t>
            </w:r>
            <w:r>
              <w:rPr>
                <w:rFonts w:cs="Arial"/>
                <w:sz w:val="16"/>
                <w:szCs w:val="16"/>
                <w:lang w:val="de-DE" w:eastAsia="ja-JP"/>
              </w:rPr>
              <w:t>/</w:t>
            </w:r>
            <w:r>
              <w:rPr>
                <w:noProof/>
              </w:rPr>
              <w:drawing>
                <wp:anchor distT="0" distB="0" distL="114300" distR="114300" simplePos="0" relativeHeight="251684864" behindDoc="1" locked="0" layoutInCell="1" allowOverlap="1">
                  <wp:simplePos x="0" y="0"/>
                  <wp:positionH relativeFrom="column">
                    <wp:posOffset>2009140</wp:posOffset>
                  </wp:positionH>
                  <wp:positionV relativeFrom="paragraph">
                    <wp:posOffset>-348615</wp:posOffset>
                  </wp:positionV>
                  <wp:extent cx="631190" cy="591820"/>
                  <wp:effectExtent l="0" t="0" r="0" b="0"/>
                  <wp:wrapTight wrapText="bothSides">
                    <wp:wrapPolygon edited="0">
                      <wp:start x="0" y="0"/>
                      <wp:lineTo x="0" y="20858"/>
                      <wp:lineTo x="20861" y="20858"/>
                      <wp:lineTo x="20861" y="0"/>
                      <wp:lineTo x="0" y="0"/>
                    </wp:wrapPolygon>
                  </wp:wrapTight>
                  <wp:docPr id="175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31190" cy="591820"/>
                          </a:xfrm>
                          <a:prstGeom prst="rect">
                            <a:avLst/>
                          </a:prstGeom>
                          <a:noFill/>
                        </pic:spPr>
                      </pic:pic>
                    </a:graphicData>
                  </a:graphic>
                  <wp14:sizeRelH relativeFrom="margin">
                    <wp14:pctWidth>0</wp14:pctWidth>
                  </wp14:sizeRelH>
                  <wp14:sizeRelV relativeFrom="margin">
                    <wp14:pctHeight>0</wp14:pctHeight>
                  </wp14:sizeRelV>
                </wp:anchor>
              </w:drawing>
            </w:r>
            <w:r>
              <w:rPr>
                <w:rFonts w:cs="Arial"/>
                <w:sz w:val="16"/>
                <w:szCs w:val="16"/>
                <w:lang w:val="de-DE" w:eastAsia="ja-JP"/>
              </w:rPr>
              <w:t>524</w:t>
            </w:r>
          </w:p>
        </w:tc>
      </w:tr>
      <w:tr w:rsidR="004C6BC3" w:rsidTr="004C6BC3">
        <w:trPr>
          <w:cantSplit/>
          <w:trHeight w:val="194"/>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56" w:lineRule="auto"/>
              <w:rPr>
                <w:rFonts w:cs="Arial"/>
                <w:lang w:val="de-DE" w:eastAsia="ja-JP"/>
              </w:rPr>
            </w:pPr>
          </w:p>
        </w:tc>
        <w:tc>
          <w:tcPr>
            <w:tcW w:w="4860" w:type="dxa"/>
            <w:gridSpan w:val="13"/>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16"/>
                <w:szCs w:val="16"/>
                <w:lang w:val="de-DE" w:eastAsia="ja-JP"/>
              </w:rPr>
            </w:pPr>
            <w:r>
              <w:rPr>
                <w:sz w:val="16"/>
                <w:szCs w:val="16"/>
                <w:lang w:val="de-DE"/>
              </w:rPr>
              <w:t>All Other Cases</w:t>
            </w:r>
          </w:p>
        </w:tc>
        <w:tc>
          <w:tcPr>
            <w:tcW w:w="4419" w:type="dxa"/>
            <w:tcBorders>
              <w:top w:val="single" w:sz="4" w:space="0" w:color="auto"/>
              <w:left w:val="single" w:sz="4" w:space="0" w:color="auto"/>
              <w:bottom w:val="single" w:sz="4" w:space="0" w:color="auto"/>
              <w:right w:val="single" w:sz="4" w:space="0" w:color="auto"/>
            </w:tcBorders>
            <w:vAlign w:val="center"/>
            <w:hideMark/>
          </w:tcPr>
          <w:p w:rsidR="004C6BC3" w:rsidRDefault="00935523">
            <w:pPr>
              <w:spacing w:line="276" w:lineRule="auto"/>
              <w:jc w:val="center"/>
              <w:rPr>
                <w:rFonts w:cs="Arial"/>
                <w:sz w:val="24"/>
                <w:lang w:val="de-DE" w:eastAsia="ja-JP"/>
              </w:rPr>
            </w:pPr>
            <w:r>
              <w:rPr>
                <w:sz w:val="24"/>
                <w:lang w:val="de-DE"/>
              </w:rPr>
              <w:t>Blank (Do not show ParkScenarioLeft)</w:t>
            </w:r>
          </w:p>
        </w:tc>
      </w:tr>
    </w:tbl>
    <w:p w:rsidR="00146DD1" w:rsidRDefault="00935523" w:rsidP="00146DD1">
      <w:pPr>
        <w:jc w:val="center"/>
      </w:pPr>
      <w:r>
        <w:t xml:space="preserve">Use this table </w:t>
      </w:r>
      <w:r>
        <w:t>together with the Check Mark Modifier table immediately below.</w:t>
      </w:r>
    </w:p>
    <w:p w:rsidR="00146DD1" w:rsidRDefault="00935523">
      <w:pPr>
        <w:spacing w:after="200" w:line="276" w:lineRule="auto"/>
        <w:rPr>
          <w:b/>
        </w:rPr>
      </w:pPr>
      <w:r>
        <w:rPr>
          <w:b/>
        </w:rPr>
        <w:br w:type="page"/>
      </w:r>
    </w:p>
    <w:p w:rsidR="00146DD1" w:rsidRDefault="00935523" w:rsidP="00146DD1">
      <w:pPr>
        <w:jc w:val="center"/>
        <w:rPr>
          <w:b/>
        </w:rPr>
      </w:pPr>
      <w:r>
        <w:rPr>
          <w:b/>
        </w:rPr>
        <w:lastRenderedPageBreak/>
        <w:t>Check Mark Modifier</w:t>
      </w:r>
    </w:p>
    <w:tbl>
      <w:tblPr>
        <w:tblW w:w="9927" w:type="dxa"/>
        <w:jc w:val="center"/>
        <w:tblLayout w:type="fixed"/>
        <w:tblLook w:val="04A0" w:firstRow="1" w:lastRow="0" w:firstColumn="1" w:lastColumn="0" w:noHBand="0" w:noVBand="1"/>
      </w:tblPr>
      <w:tblGrid>
        <w:gridCol w:w="648"/>
        <w:gridCol w:w="474"/>
        <w:gridCol w:w="474"/>
        <w:gridCol w:w="474"/>
        <w:gridCol w:w="474"/>
        <w:gridCol w:w="264"/>
        <w:gridCol w:w="270"/>
        <w:gridCol w:w="270"/>
        <w:gridCol w:w="540"/>
        <w:gridCol w:w="270"/>
        <w:gridCol w:w="540"/>
        <w:gridCol w:w="270"/>
        <w:gridCol w:w="270"/>
        <w:gridCol w:w="270"/>
        <w:gridCol w:w="4419"/>
      </w:tblGrid>
      <w:tr w:rsidR="00146DD1" w:rsidTr="007D3B84">
        <w:trPr>
          <w:cantSplit/>
          <w:trHeight w:val="2156"/>
          <w:tblHeader/>
          <w:jc w:val="center"/>
        </w:trPr>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46DD1" w:rsidRDefault="00935523" w:rsidP="007D3B84">
            <w:pPr>
              <w:spacing w:line="276" w:lineRule="auto"/>
              <w:ind w:left="113" w:right="113"/>
              <w:jc w:val="center"/>
              <w:rPr>
                <w:rFonts w:cs="Arial"/>
                <w:sz w:val="16"/>
                <w:szCs w:val="16"/>
                <w:lang w:val="de-DE" w:eastAsia="ja-JP"/>
              </w:rPr>
            </w:pPr>
            <w:r>
              <w:rPr>
                <w:sz w:val="16"/>
                <w:szCs w:val="16"/>
                <w:lang w:val="de-DE"/>
              </w:rPr>
              <w:t>Operational Mode</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46DD1" w:rsidRDefault="00935523" w:rsidP="007D3B84">
            <w:pPr>
              <w:spacing w:line="276" w:lineRule="auto"/>
              <w:ind w:left="113" w:right="113"/>
              <w:jc w:val="center"/>
              <w:rPr>
                <w:rFonts w:cs="Arial"/>
                <w:sz w:val="16"/>
                <w:szCs w:val="16"/>
                <w:lang w:val="de-DE" w:eastAsia="ja-JP"/>
              </w:rPr>
            </w:pPr>
            <w:r>
              <w:rPr>
                <w:sz w:val="16"/>
                <w:szCs w:val="16"/>
                <w:lang w:val="de-DE"/>
              </w:rPr>
              <w:t>[ApaSys_D_Stat]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46DD1" w:rsidRDefault="00935523" w:rsidP="007D3B84">
            <w:pPr>
              <w:spacing w:line="276" w:lineRule="auto"/>
              <w:ind w:left="113" w:right="113"/>
              <w:jc w:val="center"/>
              <w:rPr>
                <w:rFonts w:cs="Arial"/>
                <w:sz w:val="16"/>
                <w:szCs w:val="16"/>
                <w:lang w:val="de-DE" w:eastAsia="ja-JP"/>
              </w:rPr>
            </w:pPr>
            <w:r>
              <w:rPr>
                <w:sz w:val="16"/>
                <w:szCs w:val="16"/>
                <w:lang w:val="de-DE"/>
              </w:rPr>
              <w:t>[ApaSteScanMde_D_Stat]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46DD1" w:rsidRDefault="00935523" w:rsidP="007D3B84">
            <w:pPr>
              <w:spacing w:line="276" w:lineRule="auto"/>
              <w:ind w:left="113" w:right="113"/>
              <w:jc w:val="center"/>
              <w:rPr>
                <w:rFonts w:cs="Arial"/>
                <w:sz w:val="16"/>
                <w:szCs w:val="16"/>
                <w:lang w:val="de-DE" w:eastAsia="ja-JP"/>
              </w:rPr>
            </w:pPr>
            <w:r>
              <w:rPr>
                <w:sz w:val="16"/>
                <w:szCs w:val="16"/>
                <w:lang w:val="de-DE"/>
              </w:rPr>
              <w:t>[ApaActvSide2_D_Stat]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46DD1" w:rsidRDefault="00935523" w:rsidP="007D3B84">
            <w:pPr>
              <w:spacing w:line="276" w:lineRule="auto"/>
              <w:ind w:left="113" w:right="113"/>
              <w:jc w:val="center"/>
              <w:rPr>
                <w:rFonts w:cs="Arial"/>
                <w:sz w:val="16"/>
                <w:szCs w:val="16"/>
                <w:lang w:val="de-DE" w:eastAsia="ja-JP"/>
              </w:rPr>
            </w:pPr>
            <w:r>
              <w:rPr>
                <w:sz w:val="16"/>
                <w:szCs w:val="16"/>
                <w:lang w:val="de-DE"/>
              </w:rPr>
              <w:t>[ApaMde_D_Stat]</w:t>
            </w:r>
          </w:p>
        </w:tc>
        <w:tc>
          <w:tcPr>
            <w:tcW w:w="2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46DD1" w:rsidRDefault="00935523" w:rsidP="007D3B84">
            <w:pPr>
              <w:spacing w:line="276" w:lineRule="auto"/>
              <w:ind w:left="113" w:right="113"/>
              <w:jc w:val="center"/>
              <w:rPr>
                <w:rFonts w:cs="Arial"/>
                <w:sz w:val="16"/>
                <w:szCs w:val="16"/>
                <w:lang w:val="de-DE" w:eastAsia="ja-JP"/>
              </w:rPr>
            </w:pPr>
            <w:r>
              <w:rPr>
                <w:sz w:val="16"/>
                <w:szCs w:val="16"/>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46DD1" w:rsidRDefault="00935523" w:rsidP="007D3B84">
            <w:pPr>
              <w:spacing w:line="276" w:lineRule="auto"/>
              <w:ind w:left="113" w:right="113"/>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46DD1" w:rsidRDefault="00935523" w:rsidP="007D3B84">
            <w:pPr>
              <w:spacing w:line="276" w:lineRule="auto"/>
              <w:ind w:left="113" w:right="113"/>
              <w:jc w:val="center"/>
              <w:rPr>
                <w:rFonts w:cs="Arial"/>
                <w:sz w:val="16"/>
                <w:szCs w:val="16"/>
                <w:lang w:val="de-DE" w:eastAsia="ja-JP"/>
              </w:rPr>
            </w:pPr>
            <w:r>
              <w:rPr>
                <w:sz w:val="16"/>
                <w:szCs w:val="16"/>
                <w:lang w:val="de-DE"/>
              </w:rPr>
              <w:t>[ApaSelPoa_D_Stat]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46DD1" w:rsidRDefault="00935523" w:rsidP="007D3B84">
            <w:pPr>
              <w:spacing w:line="276" w:lineRule="auto"/>
              <w:ind w:left="113" w:right="113"/>
              <w:jc w:val="center"/>
              <w:rPr>
                <w:rFonts w:cs="Arial"/>
                <w:sz w:val="16"/>
                <w:szCs w:val="16"/>
                <w:lang w:val="de-DE" w:eastAsia="ja-JP"/>
              </w:rPr>
            </w:pPr>
            <w:r>
              <w:rPr>
                <w:sz w:val="16"/>
                <w:szCs w:val="16"/>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46DD1" w:rsidRDefault="00935523" w:rsidP="007D3B84">
            <w:pPr>
              <w:spacing w:line="276" w:lineRule="auto"/>
              <w:ind w:left="113" w:right="113"/>
              <w:jc w:val="center"/>
              <w:rPr>
                <w:rFonts w:cs="Arial"/>
                <w:sz w:val="16"/>
                <w:szCs w:val="16"/>
                <w:lang w:val="de-DE" w:eastAsia="ja-JP"/>
              </w:rPr>
            </w:pPr>
            <w:r>
              <w:rPr>
                <w:sz w:val="16"/>
                <w:szCs w:val="16"/>
                <w:lang w:val="de-DE"/>
              </w:rPr>
              <w:t>[ApaLongCtl_D_RqDrv]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46DD1" w:rsidRDefault="00935523" w:rsidP="007D3B84">
            <w:pPr>
              <w:spacing w:line="276" w:lineRule="auto"/>
              <w:ind w:left="113" w:right="113"/>
              <w:jc w:val="center"/>
              <w:rPr>
                <w:rFonts w:cs="Arial"/>
                <w:sz w:val="16"/>
                <w:szCs w:val="16"/>
                <w:lang w:val="de-DE" w:eastAsia="ja-JP"/>
              </w:rPr>
            </w:pPr>
            <w:r>
              <w:rPr>
                <w:sz w:val="16"/>
                <w:szCs w:val="16"/>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46DD1" w:rsidRDefault="00935523" w:rsidP="007D3B84">
            <w:pPr>
              <w:spacing w:line="276" w:lineRule="auto"/>
              <w:ind w:left="113" w:right="113"/>
              <w:jc w:val="center"/>
              <w:rPr>
                <w:rFonts w:cs="Arial"/>
                <w:sz w:val="16"/>
                <w:szCs w:val="16"/>
                <w:lang w:val="de-DE" w:eastAsia="ja-JP"/>
              </w:rPr>
            </w:pPr>
            <w:r>
              <w:rPr>
                <w:sz w:val="16"/>
                <w:szCs w:val="16"/>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46DD1" w:rsidRDefault="00935523" w:rsidP="007D3B84">
            <w:pPr>
              <w:spacing w:line="276" w:lineRule="auto"/>
              <w:ind w:left="113" w:right="113"/>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46DD1" w:rsidRDefault="00935523" w:rsidP="007D3B84">
            <w:pPr>
              <w:spacing w:line="276" w:lineRule="auto"/>
              <w:ind w:left="113" w:right="113"/>
              <w:jc w:val="center"/>
              <w:rPr>
                <w:rFonts w:cs="Arial"/>
                <w:sz w:val="16"/>
                <w:szCs w:val="16"/>
                <w:lang w:val="de-DE" w:eastAsia="ja-JP"/>
              </w:rPr>
            </w:pPr>
            <w:r>
              <w:rPr>
                <w:sz w:val="16"/>
                <w:szCs w:val="16"/>
                <w:lang w:val="de-DE"/>
              </w:rPr>
              <w:t>[PrkAidMsgTxt_D_Rq]</w:t>
            </w:r>
          </w:p>
        </w:tc>
        <w:tc>
          <w:tcPr>
            <w:tcW w:w="44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DD1" w:rsidRDefault="00935523" w:rsidP="007D3B84">
            <w:pPr>
              <w:spacing w:line="276" w:lineRule="auto"/>
              <w:jc w:val="center"/>
              <w:rPr>
                <w:rFonts w:cs="Arial"/>
                <w:sz w:val="24"/>
                <w:lang w:val="de-DE" w:eastAsia="ja-JP"/>
              </w:rPr>
            </w:pPr>
            <w:r>
              <w:rPr>
                <w:sz w:val="24"/>
                <w:lang w:val="de-DE"/>
              </w:rPr>
              <w:t>Display HMI</w:t>
            </w:r>
          </w:p>
        </w:tc>
      </w:tr>
      <w:tr w:rsidR="00146DD1" w:rsidTr="007D3B84">
        <w:trPr>
          <w:cantSplit/>
          <w:jc w:val="center"/>
        </w:trPr>
        <w:tc>
          <w:tcPr>
            <w:tcW w:w="648" w:type="dxa"/>
            <w:vMerge w:val="restart"/>
            <w:tcBorders>
              <w:top w:val="single" w:sz="4" w:space="0" w:color="auto"/>
              <w:left w:val="single" w:sz="4" w:space="0" w:color="auto"/>
              <w:bottom w:val="single" w:sz="4" w:space="0" w:color="auto"/>
              <w:right w:val="single" w:sz="4" w:space="0" w:color="auto"/>
            </w:tcBorders>
            <w:vAlign w:val="center"/>
            <w:hideMark/>
          </w:tcPr>
          <w:p w:rsidR="00146DD1" w:rsidRDefault="00935523" w:rsidP="007D3B84">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146DD1" w:rsidRDefault="00935523" w:rsidP="007D3B84">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146DD1" w:rsidRDefault="00935523" w:rsidP="007D3B84">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146DD1" w:rsidRDefault="00935523" w:rsidP="007D3B84">
            <w:pPr>
              <w:spacing w:line="276" w:lineRule="auto"/>
              <w:jc w:val="center"/>
              <w:rPr>
                <w:rFonts w:cs="Arial"/>
                <w:sz w:val="16"/>
                <w:szCs w:val="16"/>
                <w:lang w:val="de-DE" w:eastAsia="ja-JP"/>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146DD1" w:rsidRDefault="00935523" w:rsidP="007D3B84">
            <w:pPr>
              <w:spacing w:line="276" w:lineRule="auto"/>
              <w:jc w:val="center"/>
              <w:rPr>
                <w:rFonts w:cs="Arial"/>
                <w:sz w:val="16"/>
                <w:szCs w:val="16"/>
                <w:lang w:val="de-DE" w:eastAsia="ja-JP"/>
              </w:rPr>
            </w:pPr>
            <w:r>
              <w:rPr>
                <w:sz w:val="16"/>
                <w:szCs w:val="16"/>
                <w:lang w:val="de-DE"/>
              </w:rPr>
              <w:t>0x2</w:t>
            </w:r>
          </w:p>
        </w:tc>
        <w:tc>
          <w:tcPr>
            <w:tcW w:w="264" w:type="dxa"/>
            <w:tcBorders>
              <w:top w:val="single" w:sz="4" w:space="0" w:color="auto"/>
              <w:left w:val="single" w:sz="4" w:space="0" w:color="auto"/>
              <w:bottom w:val="single" w:sz="4" w:space="0" w:color="auto"/>
              <w:right w:val="single" w:sz="4" w:space="0" w:color="auto"/>
            </w:tcBorders>
            <w:vAlign w:val="center"/>
            <w:hideMark/>
          </w:tcPr>
          <w:p w:rsidR="00146DD1" w:rsidRDefault="00935523" w:rsidP="007D3B84">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46DD1" w:rsidRDefault="00935523" w:rsidP="007D3B84">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46DD1" w:rsidRDefault="00935523" w:rsidP="007D3B84">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46DD1" w:rsidRDefault="00935523" w:rsidP="007D3B84">
            <w:pPr>
              <w:spacing w:line="276" w:lineRule="auto"/>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146DD1" w:rsidRDefault="00935523" w:rsidP="007D3B84">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46DD1" w:rsidRDefault="00935523" w:rsidP="007D3B84">
            <w:pPr>
              <w:spacing w:line="276" w:lineRule="auto"/>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146DD1" w:rsidRDefault="00935523" w:rsidP="007D3B84">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46DD1" w:rsidRDefault="00935523" w:rsidP="007D3B84">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46DD1" w:rsidRDefault="00935523" w:rsidP="007D3B84">
            <w:pPr>
              <w:spacing w:line="276" w:lineRule="auto"/>
              <w:jc w:val="center"/>
              <w:rPr>
                <w:rFonts w:cs="Arial"/>
                <w:sz w:val="16"/>
                <w:szCs w:val="16"/>
                <w:lang w:val="de-DE" w:eastAsia="ja-JP"/>
              </w:rPr>
            </w:pPr>
            <w:r>
              <w:rPr>
                <w:sz w:val="16"/>
                <w:szCs w:val="16"/>
                <w:lang w:val="de-DE"/>
              </w:rPr>
              <w:t>X</w:t>
            </w:r>
          </w:p>
        </w:tc>
        <w:tc>
          <w:tcPr>
            <w:tcW w:w="4419" w:type="dxa"/>
            <w:tcBorders>
              <w:top w:val="single" w:sz="4" w:space="0" w:color="auto"/>
              <w:left w:val="single" w:sz="4" w:space="0" w:color="auto"/>
              <w:bottom w:val="single" w:sz="4" w:space="0" w:color="auto"/>
              <w:right w:val="single" w:sz="4" w:space="0" w:color="auto"/>
            </w:tcBorders>
            <w:vAlign w:val="center"/>
            <w:hideMark/>
          </w:tcPr>
          <w:p w:rsidR="00146DD1" w:rsidRPr="00691B33" w:rsidRDefault="00935523" w:rsidP="00CC6E4C">
            <w:pPr>
              <w:spacing w:line="276" w:lineRule="auto"/>
              <w:jc w:val="center"/>
              <w:rPr>
                <w:sz w:val="24"/>
                <w:lang w:val="de-DE"/>
              </w:rPr>
            </w:pPr>
            <w:r>
              <w:rPr>
                <w:sz w:val="24"/>
                <w:lang w:val="de-DE"/>
              </w:rPr>
              <w:t xml:space="preserve">Add Check Mark </w:t>
            </w:r>
            <w:r w:rsidR="00CC6E4C">
              <w:object w:dxaOrig="345" w:dyaOrig="195">
                <v:shape id="5e78c2ca00005c8e00007d3a" o:spid="_x0000_i1046" type="#_x0000_t75" style="width:17.25pt;height:9.75pt" o:ole="">
                  <v:imagedata r:id="rId89" o:title=""/>
                </v:shape>
                <o:OLEObject Type="Embed" ProgID="PBrush" ShapeID="5e78c2ca00005c8e00007d3a" DrawAspect="Content" ObjectID="_1646464001" r:id="rId92"/>
              </w:object>
            </w:r>
            <w:r>
              <w:rPr>
                <w:sz w:val="24"/>
                <w:lang w:val="de-DE"/>
              </w:rPr>
              <w:t>Inside Open Parallel Park Space on the Left</w:t>
            </w:r>
            <w:r>
              <w:rPr>
                <w:rFonts w:cs="Arial"/>
                <w:sz w:val="16"/>
                <w:szCs w:val="16"/>
                <w:vertAlign w:val="subscript"/>
                <w:lang w:val="de-DE" w:eastAsia="ja-JP"/>
              </w:rPr>
              <w:t>/311</w:t>
            </w:r>
          </w:p>
        </w:tc>
      </w:tr>
      <w:tr w:rsidR="00146DD1" w:rsidTr="007D3B84">
        <w:trPr>
          <w:cantSplit/>
          <w:trHeight w:val="498"/>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146DD1" w:rsidRDefault="00935523" w:rsidP="007D3B84">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146DD1" w:rsidRDefault="00935523" w:rsidP="007D3B84">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146DD1" w:rsidRDefault="00935523" w:rsidP="007D3B84">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146DD1" w:rsidRDefault="00935523" w:rsidP="007D3B84">
            <w:pPr>
              <w:spacing w:line="276" w:lineRule="auto"/>
              <w:jc w:val="center"/>
              <w:rPr>
                <w:rFonts w:cs="Arial"/>
                <w:sz w:val="16"/>
                <w:szCs w:val="16"/>
                <w:lang w:val="de-DE" w:eastAsia="ja-JP"/>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146DD1" w:rsidRDefault="00935523" w:rsidP="007D3B84">
            <w:pPr>
              <w:spacing w:line="276" w:lineRule="auto"/>
              <w:jc w:val="center"/>
              <w:rPr>
                <w:rFonts w:cs="Arial"/>
                <w:sz w:val="16"/>
                <w:szCs w:val="16"/>
                <w:lang w:val="de-DE" w:eastAsia="ja-JP"/>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146DD1" w:rsidRDefault="00935523" w:rsidP="007D3B84">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46DD1" w:rsidRDefault="00935523" w:rsidP="007D3B84">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46DD1" w:rsidRDefault="00935523" w:rsidP="007D3B84">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46DD1" w:rsidRDefault="00935523" w:rsidP="007D3B84">
            <w:pPr>
              <w:spacing w:line="276" w:lineRule="auto"/>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146DD1" w:rsidRDefault="00935523" w:rsidP="007D3B84">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46DD1" w:rsidRDefault="00935523" w:rsidP="007D3B84">
            <w:pPr>
              <w:spacing w:line="276" w:lineRule="auto"/>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146DD1" w:rsidRDefault="00935523" w:rsidP="007D3B84">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46DD1" w:rsidRDefault="00935523" w:rsidP="007D3B84">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46DD1" w:rsidRDefault="00935523" w:rsidP="007D3B84">
            <w:pPr>
              <w:spacing w:line="276" w:lineRule="auto"/>
              <w:jc w:val="center"/>
              <w:rPr>
                <w:rFonts w:cs="Arial"/>
                <w:sz w:val="16"/>
                <w:szCs w:val="16"/>
                <w:lang w:val="de-DE" w:eastAsia="ja-JP"/>
              </w:rPr>
            </w:pPr>
            <w:r>
              <w:rPr>
                <w:sz w:val="16"/>
                <w:szCs w:val="16"/>
                <w:lang w:val="de-DE"/>
              </w:rPr>
              <w:t>X</w:t>
            </w:r>
          </w:p>
        </w:tc>
        <w:tc>
          <w:tcPr>
            <w:tcW w:w="4419" w:type="dxa"/>
            <w:tcBorders>
              <w:top w:val="single" w:sz="4" w:space="0" w:color="auto"/>
              <w:left w:val="single" w:sz="4" w:space="0" w:color="auto"/>
              <w:bottom w:val="single" w:sz="4" w:space="0" w:color="auto"/>
              <w:right w:val="single" w:sz="4" w:space="0" w:color="auto"/>
            </w:tcBorders>
            <w:vAlign w:val="center"/>
            <w:hideMark/>
          </w:tcPr>
          <w:p w:rsidR="00146DD1" w:rsidRPr="00691B33" w:rsidRDefault="00935523" w:rsidP="00CC6E4C">
            <w:pPr>
              <w:spacing w:line="276" w:lineRule="auto"/>
              <w:jc w:val="center"/>
              <w:rPr>
                <w:sz w:val="24"/>
                <w:lang w:val="de-DE"/>
              </w:rPr>
            </w:pPr>
            <w:r>
              <w:rPr>
                <w:sz w:val="24"/>
                <w:lang w:val="de-DE"/>
              </w:rPr>
              <w:t xml:space="preserve">Add Check Mark </w:t>
            </w:r>
            <w:r w:rsidR="00CC6E4C">
              <w:object w:dxaOrig="345" w:dyaOrig="195">
                <v:shape id="5e78c2ca00005c8e00005c78" o:spid="_x0000_i1047" type="#_x0000_t75" style="width:17.25pt;height:9.75pt" o:ole="">
                  <v:imagedata r:id="rId89" o:title=""/>
                </v:shape>
                <o:OLEObject Type="Embed" ProgID="PBrush" ShapeID="5e78c2ca00005c8e00005c78" DrawAspect="Content" ObjectID="_1646464002" r:id="rId93"/>
              </w:object>
            </w:r>
            <w:r>
              <w:rPr>
                <w:sz w:val="24"/>
                <w:lang w:val="de-DE"/>
              </w:rPr>
              <w:t>Inside Open Perpendicular Park Space on the Left</w:t>
            </w:r>
            <w:r>
              <w:rPr>
                <w:rFonts w:cs="Arial"/>
                <w:sz w:val="16"/>
                <w:szCs w:val="16"/>
                <w:vertAlign w:val="subscript"/>
                <w:lang w:val="de-DE" w:eastAsia="ja-JP"/>
              </w:rPr>
              <w:t>/311</w:t>
            </w:r>
          </w:p>
        </w:tc>
      </w:tr>
      <w:tr w:rsidR="00146DD1" w:rsidTr="007D3B84">
        <w:trPr>
          <w:cantSplit/>
          <w:trHeight w:val="194"/>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146DD1" w:rsidRDefault="00935523" w:rsidP="007D3B84">
            <w:pPr>
              <w:rPr>
                <w:rFonts w:cs="Arial"/>
                <w:lang w:val="de-DE" w:eastAsia="ja-JP"/>
              </w:rPr>
            </w:pPr>
          </w:p>
        </w:tc>
        <w:tc>
          <w:tcPr>
            <w:tcW w:w="4860" w:type="dxa"/>
            <w:gridSpan w:val="13"/>
            <w:tcBorders>
              <w:top w:val="single" w:sz="4" w:space="0" w:color="auto"/>
              <w:left w:val="single" w:sz="4" w:space="0" w:color="auto"/>
              <w:bottom w:val="single" w:sz="4" w:space="0" w:color="auto"/>
              <w:right w:val="single" w:sz="4" w:space="0" w:color="auto"/>
            </w:tcBorders>
            <w:vAlign w:val="center"/>
            <w:hideMark/>
          </w:tcPr>
          <w:p w:rsidR="00146DD1" w:rsidRDefault="00935523" w:rsidP="007D3B84">
            <w:pPr>
              <w:spacing w:line="276" w:lineRule="auto"/>
              <w:jc w:val="center"/>
              <w:rPr>
                <w:rFonts w:cs="Arial"/>
                <w:sz w:val="16"/>
                <w:szCs w:val="16"/>
                <w:lang w:val="de-DE" w:eastAsia="ja-JP"/>
              </w:rPr>
            </w:pPr>
            <w:r>
              <w:rPr>
                <w:sz w:val="16"/>
                <w:szCs w:val="16"/>
                <w:lang w:val="de-DE"/>
              </w:rPr>
              <w:t>All Other Cases</w:t>
            </w:r>
          </w:p>
        </w:tc>
        <w:tc>
          <w:tcPr>
            <w:tcW w:w="4419" w:type="dxa"/>
            <w:tcBorders>
              <w:top w:val="single" w:sz="4" w:space="0" w:color="auto"/>
              <w:left w:val="single" w:sz="4" w:space="0" w:color="auto"/>
              <w:bottom w:val="single" w:sz="4" w:space="0" w:color="auto"/>
              <w:right w:val="single" w:sz="4" w:space="0" w:color="auto"/>
            </w:tcBorders>
            <w:vAlign w:val="center"/>
            <w:hideMark/>
          </w:tcPr>
          <w:p w:rsidR="00146DD1" w:rsidRDefault="00935523" w:rsidP="007D3B84">
            <w:pPr>
              <w:spacing w:line="276" w:lineRule="auto"/>
              <w:jc w:val="center"/>
              <w:rPr>
                <w:rFonts w:cs="Arial"/>
                <w:sz w:val="24"/>
                <w:lang w:val="de-DE" w:eastAsia="ja-JP"/>
              </w:rPr>
            </w:pPr>
            <w:r>
              <w:rPr>
                <w:sz w:val="24"/>
                <w:lang w:val="de-DE"/>
              </w:rPr>
              <w:t>Do Not Add Check Mark</w:t>
            </w:r>
          </w:p>
        </w:tc>
      </w:tr>
    </w:tbl>
    <w:p w:rsidR="00691B33" w:rsidRDefault="00935523" w:rsidP="00691B33">
      <w:r>
        <w:t>4” supports semi-assisted park (SAP) only, configuration Parking Assistance_Cfg is not required.</w:t>
      </w:r>
    </w:p>
    <w:p w:rsidR="00691B33" w:rsidRPr="00343FF7" w:rsidRDefault="00935523" w:rsidP="00691B33"/>
    <w:p w:rsidR="00CC6E4C" w:rsidRPr="00CC6E4C" w:rsidRDefault="00CC6E4C" w:rsidP="00CC6E4C">
      <w:pPr>
        <w:pStyle w:val="Heading4"/>
        <w:rPr>
          <w:b w:val="0"/>
          <w:u w:val="single"/>
        </w:rPr>
      </w:pPr>
      <w:r w:rsidRPr="00CC6E4C">
        <w:rPr>
          <w:b w:val="0"/>
          <w:u w:val="single"/>
        </w:rPr>
        <w:t>CAMERA-FUR-REQ-130505/K-Active Park Assist (APA) Signal Processing - Positional ParkScenarioRight</w:t>
      </w:r>
    </w:p>
    <w:p w:rsidR="00EB2834" w:rsidRPr="00CA6953" w:rsidRDefault="00935523" w:rsidP="00CA6953">
      <w:pPr>
        <w:jc w:val="center"/>
        <w:rPr>
          <w:b/>
        </w:rPr>
      </w:pPr>
      <w:r>
        <w:rPr>
          <w:b/>
        </w:rPr>
        <w:t>8” (or equivalent) displays</w:t>
      </w:r>
    </w:p>
    <w:tbl>
      <w:tblPr>
        <w:tblW w:w="10097" w:type="dxa"/>
        <w:jc w:val="center"/>
        <w:tblLayout w:type="fixed"/>
        <w:tblLook w:val="04A0" w:firstRow="1" w:lastRow="0" w:firstColumn="1" w:lastColumn="0" w:noHBand="0" w:noVBand="1"/>
      </w:tblPr>
      <w:tblGrid>
        <w:gridCol w:w="647"/>
        <w:gridCol w:w="478"/>
        <w:gridCol w:w="478"/>
        <w:gridCol w:w="540"/>
        <w:gridCol w:w="540"/>
        <w:gridCol w:w="540"/>
        <w:gridCol w:w="270"/>
        <w:gridCol w:w="270"/>
        <w:gridCol w:w="270"/>
        <w:gridCol w:w="540"/>
        <w:gridCol w:w="507"/>
        <w:gridCol w:w="540"/>
        <w:gridCol w:w="270"/>
        <w:gridCol w:w="270"/>
        <w:gridCol w:w="270"/>
        <w:gridCol w:w="506"/>
        <w:gridCol w:w="270"/>
        <w:gridCol w:w="2891"/>
      </w:tblGrid>
      <w:tr w:rsidR="00A658EE" w:rsidTr="005247B8">
        <w:trPr>
          <w:cantSplit/>
          <w:trHeight w:val="2160"/>
          <w:tblHeader/>
          <w:jc w:val="center"/>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658EE" w:rsidRDefault="00935523">
            <w:pPr>
              <w:spacing w:line="276" w:lineRule="auto"/>
              <w:jc w:val="center"/>
              <w:rPr>
                <w:rFonts w:cs="Arial"/>
                <w:lang w:val="de-DE" w:eastAsia="ja-JP"/>
              </w:rPr>
            </w:pPr>
            <w:r>
              <w:rPr>
                <w:lang w:val="de-DE"/>
              </w:rPr>
              <w:t>Operational Mode</w:t>
            </w:r>
          </w:p>
        </w:tc>
        <w:tc>
          <w:tcPr>
            <w:tcW w:w="47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tcPr>
          <w:p w:rsidR="00A658EE" w:rsidRDefault="00935523">
            <w:pPr>
              <w:spacing w:line="276" w:lineRule="auto"/>
              <w:jc w:val="center"/>
              <w:rPr>
                <w:sz w:val="16"/>
                <w:szCs w:val="16"/>
                <w:lang w:val="de-DE"/>
              </w:rPr>
            </w:pPr>
            <w:r>
              <w:rPr>
                <w:sz w:val="16"/>
                <w:szCs w:val="16"/>
                <w:lang w:val="de-DE"/>
              </w:rPr>
              <w:t>Parking Assistance (Cfg)</w:t>
            </w:r>
          </w:p>
        </w:tc>
        <w:tc>
          <w:tcPr>
            <w:tcW w:w="47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658EE" w:rsidRDefault="00935523">
            <w:pPr>
              <w:spacing w:line="276" w:lineRule="auto"/>
              <w:jc w:val="center"/>
              <w:rPr>
                <w:rFonts w:cs="Arial"/>
                <w:sz w:val="16"/>
                <w:szCs w:val="16"/>
                <w:lang w:val="de-DE" w:eastAsia="ja-JP"/>
              </w:rPr>
            </w:pPr>
            <w:r>
              <w:rPr>
                <w:sz w:val="16"/>
                <w:szCs w:val="16"/>
                <w:lang w:val="de-DE"/>
              </w:rPr>
              <w:t>[ApaSys_D_Stat]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658EE" w:rsidRDefault="00935523">
            <w:pPr>
              <w:spacing w:line="276" w:lineRule="auto"/>
              <w:jc w:val="center"/>
              <w:rPr>
                <w:rFonts w:cs="Arial"/>
                <w:sz w:val="16"/>
                <w:szCs w:val="16"/>
                <w:lang w:val="de-DE" w:eastAsia="ja-JP"/>
              </w:rPr>
            </w:pPr>
            <w:r>
              <w:rPr>
                <w:sz w:val="16"/>
                <w:szCs w:val="16"/>
                <w:lang w:val="de-DE"/>
              </w:rPr>
              <w:t>[ApaSteScanMde_D_Stat]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658EE" w:rsidRDefault="00935523">
            <w:pPr>
              <w:spacing w:line="276" w:lineRule="auto"/>
              <w:jc w:val="center"/>
              <w:rPr>
                <w:rFonts w:cs="Arial"/>
                <w:sz w:val="16"/>
                <w:szCs w:val="16"/>
                <w:lang w:val="de-DE" w:eastAsia="ja-JP"/>
              </w:rPr>
            </w:pPr>
            <w:r>
              <w:rPr>
                <w:sz w:val="16"/>
                <w:szCs w:val="16"/>
                <w:lang w:val="de-DE"/>
              </w:rPr>
              <w:t>[ApaActvSide2_D_S</w:t>
            </w:r>
            <w:r>
              <w:rPr>
                <w:sz w:val="16"/>
                <w:szCs w:val="16"/>
                <w:lang w:val="de-DE"/>
              </w:rPr>
              <w:t>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658EE" w:rsidRDefault="00935523">
            <w:pPr>
              <w:spacing w:line="276" w:lineRule="auto"/>
              <w:jc w:val="center"/>
              <w:rPr>
                <w:rFonts w:cs="Arial"/>
                <w:sz w:val="16"/>
                <w:szCs w:val="16"/>
                <w:lang w:val="de-DE" w:eastAsia="ja-JP"/>
              </w:rPr>
            </w:pPr>
            <w:r>
              <w:rPr>
                <w:sz w:val="16"/>
                <w:szCs w:val="16"/>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658EE" w:rsidRDefault="00935523">
            <w:pPr>
              <w:spacing w:line="276" w:lineRule="auto"/>
              <w:jc w:val="center"/>
              <w:rPr>
                <w:rFonts w:cs="Arial"/>
                <w:sz w:val="16"/>
                <w:szCs w:val="16"/>
                <w:lang w:val="de-DE" w:eastAsia="ja-JP"/>
              </w:rPr>
            </w:pPr>
            <w:r>
              <w:rPr>
                <w:sz w:val="16"/>
                <w:szCs w:val="16"/>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658EE" w:rsidRDefault="00935523">
            <w:pPr>
              <w:spacing w:line="276" w:lineRule="auto"/>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658EE" w:rsidRDefault="00935523">
            <w:pPr>
              <w:spacing w:line="276" w:lineRule="auto"/>
              <w:jc w:val="center"/>
              <w:rPr>
                <w:rFonts w:cs="Arial"/>
                <w:sz w:val="16"/>
                <w:szCs w:val="16"/>
                <w:lang w:val="de-DE" w:eastAsia="ja-JP"/>
              </w:rPr>
            </w:pPr>
            <w:r>
              <w:rPr>
                <w:sz w:val="16"/>
                <w:szCs w:val="16"/>
                <w:lang w:val="de-DE"/>
              </w:rPr>
              <w:t>[ApaSelPoa_D_Stat]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658EE" w:rsidRDefault="00935523">
            <w:pPr>
              <w:spacing w:line="276" w:lineRule="auto"/>
              <w:jc w:val="center"/>
              <w:rPr>
                <w:rFonts w:cs="Arial"/>
                <w:sz w:val="16"/>
                <w:szCs w:val="16"/>
                <w:lang w:val="de-DE" w:eastAsia="ja-JP"/>
              </w:rPr>
            </w:pPr>
            <w:r>
              <w:rPr>
                <w:sz w:val="16"/>
                <w:szCs w:val="16"/>
                <w:lang w:val="de-DE"/>
              </w:rPr>
              <w:t>[ApaScan_D_Stat]</w:t>
            </w:r>
          </w:p>
        </w:tc>
        <w:tc>
          <w:tcPr>
            <w:tcW w:w="50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658EE" w:rsidRDefault="00935523">
            <w:pPr>
              <w:spacing w:line="276" w:lineRule="auto"/>
              <w:jc w:val="center"/>
              <w:rPr>
                <w:rFonts w:cs="Arial"/>
                <w:sz w:val="16"/>
                <w:szCs w:val="16"/>
                <w:lang w:val="de-DE" w:eastAsia="ja-JP"/>
              </w:rPr>
            </w:pPr>
            <w:r>
              <w:rPr>
                <w:sz w:val="16"/>
                <w:szCs w:val="16"/>
                <w:lang w:val="de-DE"/>
              </w:rPr>
              <w:t>[ApaLongCtl_D_RqDrv]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658EE" w:rsidRDefault="00935523">
            <w:pPr>
              <w:spacing w:line="276" w:lineRule="auto"/>
              <w:jc w:val="center"/>
              <w:rPr>
                <w:rFonts w:cs="Arial"/>
                <w:sz w:val="16"/>
                <w:szCs w:val="16"/>
                <w:lang w:val="de-DE" w:eastAsia="ja-JP"/>
              </w:rPr>
            </w:pPr>
            <w:r>
              <w:rPr>
                <w:sz w:val="16"/>
                <w:szCs w:val="16"/>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658EE" w:rsidRDefault="00935523">
            <w:pPr>
              <w:spacing w:line="276" w:lineRule="auto"/>
              <w:jc w:val="center"/>
              <w:rPr>
                <w:rFonts w:cs="Arial"/>
                <w:sz w:val="16"/>
                <w:szCs w:val="16"/>
                <w:lang w:val="de-DE" w:eastAsia="ja-JP"/>
              </w:rPr>
            </w:pPr>
            <w:r>
              <w:rPr>
                <w:sz w:val="16"/>
                <w:szCs w:val="16"/>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658EE" w:rsidRDefault="00935523">
            <w:pPr>
              <w:spacing w:line="276" w:lineRule="auto"/>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658EE" w:rsidRDefault="00935523">
            <w:pPr>
              <w:spacing w:line="276" w:lineRule="auto"/>
              <w:jc w:val="center"/>
              <w:rPr>
                <w:sz w:val="16"/>
                <w:szCs w:val="16"/>
                <w:lang w:val="de-DE"/>
              </w:rPr>
            </w:pPr>
            <w:r>
              <w:rPr>
                <w:sz w:val="16"/>
                <w:szCs w:val="16"/>
                <w:lang w:val="de-DE"/>
              </w:rPr>
              <w:t>[ApaTrgtDist_D_Stat]</w:t>
            </w:r>
            <w:r>
              <w:rPr>
                <w:rFonts w:cs="Arial"/>
                <w:vertAlign w:val="superscript"/>
                <w:lang w:val="de-DE"/>
              </w:rPr>
              <w:t xml:space="preserve"> †</w:t>
            </w:r>
          </w:p>
        </w:tc>
        <w:tc>
          <w:tcPr>
            <w:tcW w:w="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658EE" w:rsidRDefault="00935523">
            <w:pPr>
              <w:spacing w:line="276" w:lineRule="auto"/>
              <w:jc w:val="center"/>
              <w:rPr>
                <w:sz w:val="16"/>
                <w:szCs w:val="16"/>
                <w:lang w:val="de-DE"/>
              </w:rPr>
            </w:pPr>
            <w:r>
              <w:rPr>
                <w:sz w:val="16"/>
                <w:szCs w:val="16"/>
                <w:lang w:val="de-DE"/>
              </w:rPr>
              <w:t>[ApaMsgTxt_D_Rq]</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658EE" w:rsidRDefault="00935523">
            <w:pPr>
              <w:spacing w:line="276" w:lineRule="auto"/>
              <w:jc w:val="center"/>
              <w:rPr>
                <w:rFonts w:cs="Arial"/>
                <w:sz w:val="16"/>
                <w:szCs w:val="16"/>
                <w:lang w:val="de-DE" w:eastAsia="ja-JP"/>
              </w:rPr>
            </w:pPr>
            <w:r>
              <w:rPr>
                <w:sz w:val="16"/>
                <w:szCs w:val="16"/>
                <w:lang w:val="de-DE"/>
              </w:rPr>
              <w:t>[PrkAidMsgTxt_D_Rq]</w:t>
            </w:r>
          </w:p>
        </w:tc>
        <w:tc>
          <w:tcPr>
            <w:tcW w:w="2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658EE" w:rsidRDefault="00935523">
            <w:pPr>
              <w:spacing w:line="276" w:lineRule="auto"/>
              <w:jc w:val="center"/>
              <w:rPr>
                <w:rFonts w:cs="Arial"/>
                <w:sz w:val="24"/>
                <w:lang w:val="de-DE" w:eastAsia="ja-JP"/>
              </w:rPr>
            </w:pPr>
            <w:r>
              <w:rPr>
                <w:sz w:val="24"/>
                <w:lang w:val="de-DE"/>
              </w:rPr>
              <w:t>Display HMI</w:t>
            </w:r>
            <w:r>
              <w:rPr>
                <w:sz w:val="16"/>
                <w:szCs w:val="16"/>
                <w:vertAlign w:val="subscript"/>
                <w:lang w:val="de-DE"/>
              </w:rPr>
              <w:t>/REF#</w:t>
            </w:r>
          </w:p>
        </w:tc>
      </w:tr>
      <w:tr w:rsidR="00A658EE" w:rsidTr="005247B8">
        <w:trPr>
          <w:cantSplit/>
          <w:jc w:val="center"/>
        </w:trPr>
        <w:tc>
          <w:tcPr>
            <w:tcW w:w="647"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A658EE" w:rsidRDefault="00935523">
            <w:pPr>
              <w:spacing w:line="276" w:lineRule="auto"/>
              <w:jc w:val="center"/>
              <w:rPr>
                <w:rFonts w:cs="Arial"/>
                <w:lang w:val="de-DE" w:eastAsia="ja-JP"/>
              </w:rPr>
            </w:pPr>
            <w:r>
              <w:rPr>
                <w:lang w:val="de-DE"/>
              </w:rPr>
              <w:t>Run</w:t>
            </w:r>
          </w:p>
          <w:p w:rsidR="00A658EE" w:rsidRDefault="00935523">
            <w:pPr>
              <w:spacing w:line="276" w:lineRule="auto"/>
              <w:jc w:val="center"/>
              <w:rPr>
                <w:rFonts w:cs="Arial"/>
                <w:lang w:val="de-DE" w:eastAsia="ja-JP"/>
              </w:rPr>
            </w:pPr>
            <w:r>
              <w:rPr>
                <w:lang w:val="de-DE"/>
              </w:rPr>
              <w:t>(as per Operational Modes and Voltage Range Definition)</w:t>
            </w:r>
          </w:p>
        </w:tc>
        <w:tc>
          <w:tcPr>
            <w:tcW w:w="478" w:type="dxa"/>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sz w:val="12"/>
                <w:szCs w:val="16"/>
                <w:lang w:val="de-DE"/>
              </w:rPr>
            </w:pPr>
            <w:r>
              <w:rPr>
                <w:sz w:val="12"/>
                <w:szCs w:val="16"/>
                <w:lang w:val="de-DE"/>
              </w:rPr>
              <w:t>0xA |0xB</w:t>
            </w:r>
          </w:p>
        </w:tc>
        <w:tc>
          <w:tcPr>
            <w:tcW w:w="478"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0x1</w:t>
            </w:r>
          </w:p>
        </w:tc>
        <w:tc>
          <w:tcPr>
            <w:tcW w:w="507"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2891"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24"/>
                <w:lang w:val="de-DE" w:eastAsia="ja-JP"/>
              </w:rPr>
            </w:pPr>
            <w:r>
              <w:rPr>
                <w:sz w:val="24"/>
                <w:lang w:val="de-DE"/>
              </w:rPr>
              <w:t>no slot found graphic</w:t>
            </w:r>
          </w:p>
          <w:p w:rsidR="00A658EE" w:rsidRDefault="00935523" w:rsidP="00CC6E4C">
            <w:pPr>
              <w:spacing w:line="276" w:lineRule="auto"/>
              <w:jc w:val="center"/>
              <w:rPr>
                <w:rFonts w:cs="Arial"/>
                <w:sz w:val="24"/>
                <w:lang w:val="de-DE" w:eastAsia="ja-JP"/>
              </w:rPr>
            </w:pPr>
            <w:r>
              <w:rPr>
                <w:noProof/>
              </w:rPr>
              <w:drawing>
                <wp:anchor distT="0" distB="0" distL="114300" distR="114300" simplePos="0" relativeHeight="251639808" behindDoc="1" locked="0" layoutInCell="1" allowOverlap="1" wp14:anchorId="15972171" wp14:editId="61EAA897">
                  <wp:simplePos x="0" y="0"/>
                  <wp:positionH relativeFrom="column">
                    <wp:posOffset>2009775</wp:posOffset>
                  </wp:positionH>
                  <wp:positionV relativeFrom="paragraph">
                    <wp:posOffset>-172085</wp:posOffset>
                  </wp:positionV>
                  <wp:extent cx="562610" cy="593725"/>
                  <wp:effectExtent l="0" t="0" r="8890" b="0"/>
                  <wp:wrapTight wrapText="bothSides">
                    <wp:wrapPolygon edited="0">
                      <wp:start x="0" y="0"/>
                      <wp:lineTo x="0" y="20791"/>
                      <wp:lineTo x="21210" y="20791"/>
                      <wp:lineTo x="21210" y="0"/>
                      <wp:lineTo x="0" y="0"/>
                    </wp:wrapPolygon>
                  </wp:wrapTight>
                  <wp:docPr id="176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2610" cy="593725"/>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SAPP R</w:t>
            </w:r>
            <w:r>
              <w:rPr>
                <w:rFonts w:cs="Arial"/>
                <w:sz w:val="16"/>
                <w:szCs w:val="16"/>
                <w:vertAlign w:val="subscript"/>
                <w:lang w:val="de-DE" w:eastAsia="ja-JP"/>
              </w:rPr>
              <w:t>/091</w:t>
            </w:r>
          </w:p>
        </w:tc>
      </w:tr>
      <w:tr w:rsidR="00A658EE" w:rsidTr="005247B8">
        <w:trPr>
          <w:cantSplit/>
          <w:jc w:val="center"/>
        </w:trPr>
        <w:tc>
          <w:tcPr>
            <w:tcW w:w="647" w:type="dxa"/>
            <w:vMerge/>
            <w:tcBorders>
              <w:top w:val="single" w:sz="4" w:space="0" w:color="auto"/>
              <w:left w:val="single" w:sz="4" w:space="0" w:color="auto"/>
              <w:bottom w:val="single" w:sz="4" w:space="0" w:color="auto"/>
              <w:right w:val="single" w:sz="4" w:space="0" w:color="auto"/>
            </w:tcBorders>
            <w:vAlign w:val="center"/>
            <w:hideMark/>
          </w:tcPr>
          <w:p w:rsidR="00A658EE" w:rsidRDefault="00935523">
            <w:pPr>
              <w:rPr>
                <w:rFonts w:cs="Arial"/>
                <w:lang w:val="de-DE" w:eastAsia="ja-JP"/>
              </w:rPr>
            </w:pPr>
          </w:p>
        </w:tc>
        <w:tc>
          <w:tcPr>
            <w:tcW w:w="478" w:type="dxa"/>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sz w:val="12"/>
                <w:szCs w:val="16"/>
                <w:lang w:val="de-DE"/>
              </w:rPr>
            </w:pPr>
            <w:r>
              <w:rPr>
                <w:sz w:val="12"/>
                <w:szCs w:val="16"/>
                <w:lang w:val="de-DE"/>
              </w:rPr>
              <w:t>0xA |0xB</w:t>
            </w:r>
          </w:p>
        </w:tc>
        <w:tc>
          <w:tcPr>
            <w:tcW w:w="478"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0x1</w:t>
            </w:r>
          </w:p>
        </w:tc>
        <w:tc>
          <w:tcPr>
            <w:tcW w:w="507"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2891"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24"/>
                <w:lang w:val="de-DE" w:eastAsia="ja-JP"/>
              </w:rPr>
            </w:pPr>
            <w:r>
              <w:rPr>
                <w:sz w:val="24"/>
                <w:lang w:val="de-DE"/>
              </w:rPr>
              <w:t>no slot found graphic</w:t>
            </w:r>
          </w:p>
          <w:p w:rsidR="00A658EE" w:rsidRDefault="00935523">
            <w:pPr>
              <w:spacing w:line="276" w:lineRule="auto"/>
              <w:jc w:val="center"/>
              <w:rPr>
                <w:sz w:val="24"/>
                <w:lang w:val="de-DE"/>
              </w:rPr>
            </w:pPr>
            <w:r>
              <w:rPr>
                <w:sz w:val="24"/>
                <w:lang w:val="de-DE"/>
              </w:rPr>
              <w:t>PPA R</w:t>
            </w:r>
            <w:r>
              <w:rPr>
                <w:rFonts w:cs="Arial"/>
                <w:sz w:val="16"/>
                <w:szCs w:val="16"/>
                <w:vertAlign w:val="subscript"/>
                <w:lang w:val="de-DE" w:eastAsia="ja-JP"/>
              </w:rPr>
              <w:t>/092</w:t>
            </w:r>
          </w:p>
          <w:p w:rsidR="00A658EE" w:rsidRDefault="00935523" w:rsidP="00CC6E4C">
            <w:pPr>
              <w:spacing w:line="276" w:lineRule="auto"/>
              <w:jc w:val="center"/>
              <w:rPr>
                <w:rFonts w:cs="Arial"/>
                <w:sz w:val="24"/>
                <w:lang w:val="de-DE" w:eastAsia="ja-JP"/>
              </w:rPr>
            </w:pPr>
            <w:r>
              <w:rPr>
                <w:noProof/>
              </w:rPr>
              <w:drawing>
                <wp:anchor distT="0" distB="0" distL="114300" distR="114300" simplePos="0" relativeHeight="251640832" behindDoc="1" locked="0" layoutInCell="1" allowOverlap="1" wp14:anchorId="0252A012" wp14:editId="36D385A4">
                  <wp:simplePos x="0" y="0"/>
                  <wp:positionH relativeFrom="column">
                    <wp:posOffset>2009775</wp:posOffset>
                  </wp:positionH>
                  <wp:positionV relativeFrom="paragraph">
                    <wp:posOffset>-359410</wp:posOffset>
                  </wp:positionV>
                  <wp:extent cx="557530" cy="514985"/>
                  <wp:effectExtent l="0" t="0" r="0" b="0"/>
                  <wp:wrapTight wrapText="bothSides">
                    <wp:wrapPolygon edited="0">
                      <wp:start x="0" y="0"/>
                      <wp:lineTo x="0" y="20774"/>
                      <wp:lineTo x="20665" y="20774"/>
                      <wp:lineTo x="20665" y="0"/>
                      <wp:lineTo x="0" y="0"/>
                    </wp:wrapPolygon>
                  </wp:wrapTight>
                  <wp:docPr id="1760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7530" cy="514985"/>
                          </a:xfrm>
                          <a:prstGeom prst="rect">
                            <a:avLst/>
                          </a:prstGeom>
                          <a:noFill/>
                        </pic:spPr>
                      </pic:pic>
                    </a:graphicData>
                  </a:graphic>
                  <wp14:sizeRelH relativeFrom="margin">
                    <wp14:pctWidth>0</wp14:pctWidth>
                  </wp14:sizeRelH>
                  <wp14:sizeRelV relativeFrom="margin">
                    <wp14:pctHeight>0</wp14:pctHeight>
                  </wp14:sizeRelV>
                </wp:anchor>
              </w:drawing>
            </w:r>
          </w:p>
        </w:tc>
      </w:tr>
      <w:tr w:rsidR="00A658EE" w:rsidTr="005247B8">
        <w:trPr>
          <w:cantSplit/>
          <w:jc w:val="center"/>
        </w:trPr>
        <w:tc>
          <w:tcPr>
            <w:tcW w:w="647" w:type="dxa"/>
            <w:vMerge/>
            <w:tcBorders>
              <w:top w:val="single" w:sz="4" w:space="0" w:color="auto"/>
              <w:left w:val="single" w:sz="4" w:space="0" w:color="auto"/>
              <w:bottom w:val="single" w:sz="4" w:space="0" w:color="auto"/>
              <w:right w:val="single" w:sz="4" w:space="0" w:color="auto"/>
            </w:tcBorders>
            <w:vAlign w:val="center"/>
            <w:hideMark/>
          </w:tcPr>
          <w:p w:rsidR="00A658EE" w:rsidRDefault="00935523">
            <w:pPr>
              <w:rPr>
                <w:rFonts w:cs="Arial"/>
                <w:lang w:val="de-DE" w:eastAsia="ja-JP"/>
              </w:rPr>
            </w:pPr>
          </w:p>
        </w:tc>
        <w:tc>
          <w:tcPr>
            <w:tcW w:w="478" w:type="dxa"/>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sz w:val="12"/>
                <w:szCs w:val="16"/>
                <w:lang w:val="de-DE"/>
              </w:rPr>
            </w:pPr>
            <w:r>
              <w:rPr>
                <w:sz w:val="12"/>
                <w:szCs w:val="16"/>
                <w:lang w:val="de-DE"/>
              </w:rPr>
              <w:t>0xA |0xB</w:t>
            </w:r>
          </w:p>
        </w:tc>
        <w:tc>
          <w:tcPr>
            <w:tcW w:w="478"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0x2</w:t>
            </w:r>
          </w:p>
        </w:tc>
        <w:tc>
          <w:tcPr>
            <w:tcW w:w="507"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2891"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24"/>
                <w:lang w:val="de-DE" w:eastAsia="ja-JP"/>
              </w:rPr>
            </w:pPr>
            <w:r>
              <w:rPr>
                <w:sz w:val="24"/>
                <w:lang w:val="de-DE"/>
              </w:rPr>
              <w:t>slot found graphic</w:t>
            </w:r>
          </w:p>
          <w:p w:rsidR="00A658EE" w:rsidRDefault="00935523">
            <w:pPr>
              <w:spacing w:line="276" w:lineRule="auto"/>
              <w:jc w:val="center"/>
              <w:rPr>
                <w:sz w:val="24"/>
                <w:lang w:val="de-DE"/>
              </w:rPr>
            </w:pPr>
            <w:r>
              <w:rPr>
                <w:sz w:val="24"/>
                <w:lang w:val="de-DE"/>
              </w:rPr>
              <w:t>SAPP R</w:t>
            </w:r>
            <w:r>
              <w:rPr>
                <w:rFonts w:cs="Arial"/>
                <w:sz w:val="16"/>
                <w:szCs w:val="16"/>
                <w:vertAlign w:val="subscript"/>
                <w:lang w:val="de-DE" w:eastAsia="ja-JP"/>
              </w:rPr>
              <w:t>/093</w:t>
            </w:r>
          </w:p>
          <w:p w:rsidR="00A658EE" w:rsidRDefault="00935523" w:rsidP="00CC6E4C">
            <w:pPr>
              <w:spacing w:line="276" w:lineRule="auto"/>
              <w:jc w:val="center"/>
              <w:rPr>
                <w:rFonts w:cs="Arial"/>
                <w:sz w:val="24"/>
                <w:lang w:val="de-DE" w:eastAsia="ja-JP"/>
              </w:rPr>
            </w:pPr>
            <w:r>
              <w:rPr>
                <w:noProof/>
              </w:rPr>
              <w:drawing>
                <wp:anchor distT="0" distB="0" distL="114300" distR="114300" simplePos="0" relativeHeight="251641856" behindDoc="1" locked="0" layoutInCell="1" allowOverlap="1" wp14:anchorId="6BBAB9C6" wp14:editId="7575BF90">
                  <wp:simplePos x="0" y="0"/>
                  <wp:positionH relativeFrom="column">
                    <wp:posOffset>2009775</wp:posOffset>
                  </wp:positionH>
                  <wp:positionV relativeFrom="paragraph">
                    <wp:posOffset>-359410</wp:posOffset>
                  </wp:positionV>
                  <wp:extent cx="560070" cy="700405"/>
                  <wp:effectExtent l="0" t="0" r="0" b="4445"/>
                  <wp:wrapTight wrapText="bothSides">
                    <wp:wrapPolygon edited="0">
                      <wp:start x="0" y="0"/>
                      <wp:lineTo x="0" y="21150"/>
                      <wp:lineTo x="20571" y="21150"/>
                      <wp:lineTo x="20571" y="0"/>
                      <wp:lineTo x="0" y="0"/>
                    </wp:wrapPolygon>
                  </wp:wrapTight>
                  <wp:docPr id="1760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0070" cy="700405"/>
                          </a:xfrm>
                          <a:prstGeom prst="rect">
                            <a:avLst/>
                          </a:prstGeom>
                          <a:noFill/>
                        </pic:spPr>
                      </pic:pic>
                    </a:graphicData>
                  </a:graphic>
                  <wp14:sizeRelH relativeFrom="margin">
                    <wp14:pctWidth>0</wp14:pctWidth>
                  </wp14:sizeRelH>
                  <wp14:sizeRelV relativeFrom="margin">
                    <wp14:pctHeight>0</wp14:pctHeight>
                  </wp14:sizeRelV>
                </wp:anchor>
              </w:drawing>
            </w:r>
          </w:p>
        </w:tc>
      </w:tr>
      <w:tr w:rsidR="00A658EE" w:rsidTr="005247B8">
        <w:trPr>
          <w:cantSplit/>
          <w:jc w:val="center"/>
        </w:trPr>
        <w:tc>
          <w:tcPr>
            <w:tcW w:w="647" w:type="dxa"/>
            <w:vMerge/>
            <w:tcBorders>
              <w:top w:val="single" w:sz="4" w:space="0" w:color="auto"/>
              <w:left w:val="single" w:sz="4" w:space="0" w:color="auto"/>
              <w:bottom w:val="single" w:sz="4" w:space="0" w:color="auto"/>
              <w:right w:val="single" w:sz="4" w:space="0" w:color="auto"/>
            </w:tcBorders>
            <w:vAlign w:val="center"/>
            <w:hideMark/>
          </w:tcPr>
          <w:p w:rsidR="00A658EE" w:rsidRDefault="00935523">
            <w:pPr>
              <w:rPr>
                <w:rFonts w:cs="Arial"/>
                <w:lang w:val="de-DE" w:eastAsia="ja-JP"/>
              </w:rPr>
            </w:pPr>
          </w:p>
        </w:tc>
        <w:tc>
          <w:tcPr>
            <w:tcW w:w="478" w:type="dxa"/>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sz w:val="12"/>
                <w:szCs w:val="16"/>
                <w:lang w:val="de-DE"/>
              </w:rPr>
            </w:pPr>
            <w:r>
              <w:rPr>
                <w:sz w:val="12"/>
                <w:szCs w:val="16"/>
                <w:lang w:val="de-DE"/>
              </w:rPr>
              <w:t>0xA |0xB</w:t>
            </w:r>
          </w:p>
        </w:tc>
        <w:tc>
          <w:tcPr>
            <w:tcW w:w="478"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0x2</w:t>
            </w:r>
          </w:p>
        </w:tc>
        <w:tc>
          <w:tcPr>
            <w:tcW w:w="507"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2891"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24"/>
                <w:lang w:val="de-DE" w:eastAsia="ja-JP"/>
              </w:rPr>
            </w:pPr>
            <w:r>
              <w:rPr>
                <w:sz w:val="24"/>
                <w:lang w:val="de-DE"/>
              </w:rPr>
              <w:t>slot found graphic</w:t>
            </w:r>
          </w:p>
          <w:p w:rsidR="00A658EE" w:rsidRDefault="00935523">
            <w:pPr>
              <w:spacing w:line="276" w:lineRule="auto"/>
              <w:jc w:val="center"/>
              <w:rPr>
                <w:sz w:val="24"/>
                <w:lang w:val="de-DE"/>
              </w:rPr>
            </w:pPr>
            <w:r>
              <w:rPr>
                <w:sz w:val="24"/>
                <w:lang w:val="de-DE"/>
              </w:rPr>
              <w:t>PPA R</w:t>
            </w:r>
            <w:r>
              <w:rPr>
                <w:rFonts w:cs="Arial"/>
                <w:sz w:val="16"/>
                <w:szCs w:val="16"/>
                <w:vertAlign w:val="subscript"/>
                <w:lang w:val="de-DE" w:eastAsia="ja-JP"/>
              </w:rPr>
              <w:t>/094</w:t>
            </w:r>
          </w:p>
          <w:p w:rsidR="00A658EE" w:rsidRDefault="00935523" w:rsidP="00CC6E4C">
            <w:pPr>
              <w:spacing w:line="276" w:lineRule="auto"/>
              <w:jc w:val="center"/>
              <w:rPr>
                <w:rFonts w:cs="Arial"/>
                <w:sz w:val="24"/>
                <w:lang w:val="de-DE" w:eastAsia="ja-JP"/>
              </w:rPr>
            </w:pPr>
            <w:r>
              <w:rPr>
                <w:noProof/>
              </w:rPr>
              <w:drawing>
                <wp:anchor distT="0" distB="0" distL="114300" distR="114300" simplePos="0" relativeHeight="251642880" behindDoc="1" locked="0" layoutInCell="1" allowOverlap="1" wp14:anchorId="4142E109" wp14:editId="3DBFFB80">
                  <wp:simplePos x="0" y="0"/>
                  <wp:positionH relativeFrom="column">
                    <wp:posOffset>2009775</wp:posOffset>
                  </wp:positionH>
                  <wp:positionV relativeFrom="paragraph">
                    <wp:posOffset>-347345</wp:posOffset>
                  </wp:positionV>
                  <wp:extent cx="557530" cy="708660"/>
                  <wp:effectExtent l="0" t="0" r="0" b="0"/>
                  <wp:wrapTight wrapText="bothSides">
                    <wp:wrapPolygon edited="0">
                      <wp:start x="0" y="0"/>
                      <wp:lineTo x="0" y="20903"/>
                      <wp:lineTo x="20665" y="20903"/>
                      <wp:lineTo x="20665" y="0"/>
                      <wp:lineTo x="0" y="0"/>
                    </wp:wrapPolygon>
                  </wp:wrapTight>
                  <wp:docPr id="1760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530" cy="708660"/>
                          </a:xfrm>
                          <a:prstGeom prst="rect">
                            <a:avLst/>
                          </a:prstGeom>
                          <a:noFill/>
                        </pic:spPr>
                      </pic:pic>
                    </a:graphicData>
                  </a:graphic>
                  <wp14:sizeRelH relativeFrom="margin">
                    <wp14:pctWidth>0</wp14:pctWidth>
                  </wp14:sizeRelH>
                  <wp14:sizeRelV relativeFrom="margin">
                    <wp14:pctHeight>0</wp14:pctHeight>
                  </wp14:sizeRelV>
                </wp:anchor>
              </w:drawing>
            </w:r>
          </w:p>
        </w:tc>
      </w:tr>
      <w:tr w:rsidR="00A658EE" w:rsidTr="00F31D51">
        <w:trPr>
          <w:cantSplit/>
          <w:jc w:val="center"/>
        </w:trPr>
        <w:tc>
          <w:tcPr>
            <w:tcW w:w="647" w:type="dxa"/>
            <w:vMerge/>
            <w:tcBorders>
              <w:top w:val="single" w:sz="4" w:space="0" w:color="auto"/>
              <w:left w:val="single" w:sz="4" w:space="0" w:color="auto"/>
              <w:bottom w:val="single" w:sz="4" w:space="0" w:color="auto"/>
              <w:right w:val="single" w:sz="4" w:space="0" w:color="auto"/>
            </w:tcBorders>
            <w:vAlign w:val="center"/>
            <w:hideMark/>
          </w:tcPr>
          <w:p w:rsidR="00A658EE" w:rsidRDefault="00935523">
            <w:pPr>
              <w:rPr>
                <w:rFonts w:cs="Arial"/>
                <w:lang w:val="de-DE" w:eastAsia="ja-JP"/>
              </w:rPr>
            </w:pPr>
          </w:p>
        </w:tc>
        <w:tc>
          <w:tcPr>
            <w:tcW w:w="478" w:type="dxa"/>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sz w:val="12"/>
                <w:szCs w:val="16"/>
                <w:lang w:val="de-DE"/>
              </w:rPr>
            </w:pPr>
            <w:r>
              <w:rPr>
                <w:sz w:val="12"/>
                <w:szCs w:val="16"/>
                <w:lang w:val="de-DE"/>
              </w:rPr>
              <w:t>0xA |0xB</w:t>
            </w:r>
          </w:p>
        </w:tc>
        <w:tc>
          <w:tcPr>
            <w:tcW w:w="478"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0x3</w:t>
            </w:r>
          </w:p>
        </w:tc>
        <w:tc>
          <w:tcPr>
            <w:tcW w:w="507"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2891"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24"/>
                <w:lang w:val="de-DE" w:eastAsia="ja-JP"/>
              </w:rPr>
            </w:pPr>
            <w:r>
              <w:rPr>
                <w:sz w:val="24"/>
                <w:lang w:val="de-DE"/>
              </w:rPr>
              <w:t>slot found graphic</w:t>
            </w:r>
          </w:p>
          <w:p w:rsidR="00A658EE" w:rsidRDefault="00935523">
            <w:pPr>
              <w:spacing w:line="276" w:lineRule="auto"/>
              <w:jc w:val="center"/>
              <w:rPr>
                <w:sz w:val="24"/>
                <w:lang w:val="de-DE"/>
              </w:rPr>
            </w:pPr>
            <w:r>
              <w:rPr>
                <w:sz w:val="24"/>
                <w:lang w:val="de-DE"/>
              </w:rPr>
              <w:t>SAPP R</w:t>
            </w:r>
            <w:r>
              <w:rPr>
                <w:rFonts w:cs="Arial"/>
                <w:sz w:val="16"/>
                <w:szCs w:val="16"/>
                <w:vertAlign w:val="subscript"/>
                <w:lang w:val="de-DE" w:eastAsia="ja-JP"/>
              </w:rPr>
              <w:t>/095</w:t>
            </w:r>
          </w:p>
          <w:p w:rsidR="00A658EE" w:rsidRDefault="00935523" w:rsidP="00CC6E4C">
            <w:pPr>
              <w:spacing w:line="276" w:lineRule="auto"/>
              <w:jc w:val="center"/>
              <w:rPr>
                <w:rFonts w:cs="Arial"/>
                <w:sz w:val="24"/>
                <w:lang w:val="de-DE" w:eastAsia="ja-JP"/>
              </w:rPr>
            </w:pPr>
            <w:r>
              <w:rPr>
                <w:noProof/>
              </w:rPr>
              <w:drawing>
                <wp:anchor distT="0" distB="0" distL="114300" distR="114300" simplePos="0" relativeHeight="251643904" behindDoc="1" locked="0" layoutInCell="1" allowOverlap="1" wp14:anchorId="69C744AF" wp14:editId="1CA2CCE3">
                  <wp:simplePos x="0" y="0"/>
                  <wp:positionH relativeFrom="column">
                    <wp:posOffset>2009775</wp:posOffset>
                  </wp:positionH>
                  <wp:positionV relativeFrom="paragraph">
                    <wp:posOffset>-359410</wp:posOffset>
                  </wp:positionV>
                  <wp:extent cx="560070" cy="700405"/>
                  <wp:effectExtent l="0" t="0" r="0" b="4445"/>
                  <wp:wrapTight wrapText="bothSides">
                    <wp:wrapPolygon edited="0">
                      <wp:start x="0" y="0"/>
                      <wp:lineTo x="0" y="21150"/>
                      <wp:lineTo x="20571" y="21150"/>
                      <wp:lineTo x="20571" y="0"/>
                      <wp:lineTo x="0" y="0"/>
                    </wp:wrapPolygon>
                  </wp:wrapTight>
                  <wp:docPr id="1760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0070" cy="700405"/>
                          </a:xfrm>
                          <a:prstGeom prst="rect">
                            <a:avLst/>
                          </a:prstGeom>
                          <a:noFill/>
                        </pic:spPr>
                      </pic:pic>
                    </a:graphicData>
                  </a:graphic>
                  <wp14:sizeRelH relativeFrom="margin">
                    <wp14:pctWidth>0</wp14:pctWidth>
                  </wp14:sizeRelH>
                  <wp14:sizeRelV relativeFrom="margin">
                    <wp14:pctHeight>0</wp14:pctHeight>
                  </wp14:sizeRelV>
                </wp:anchor>
              </w:drawing>
            </w:r>
          </w:p>
        </w:tc>
      </w:tr>
      <w:tr w:rsidR="00A658EE" w:rsidTr="00F31D51">
        <w:trPr>
          <w:cantSplit/>
          <w:jc w:val="center"/>
        </w:trPr>
        <w:tc>
          <w:tcPr>
            <w:tcW w:w="647" w:type="dxa"/>
            <w:vMerge/>
            <w:tcBorders>
              <w:top w:val="single" w:sz="4" w:space="0" w:color="auto"/>
              <w:left w:val="single" w:sz="4" w:space="0" w:color="auto"/>
              <w:bottom w:val="single" w:sz="4" w:space="0" w:color="auto"/>
              <w:right w:val="single" w:sz="4" w:space="0" w:color="auto"/>
            </w:tcBorders>
            <w:vAlign w:val="center"/>
            <w:hideMark/>
          </w:tcPr>
          <w:p w:rsidR="00A658EE" w:rsidRDefault="00935523">
            <w:pPr>
              <w:rPr>
                <w:rFonts w:cs="Arial"/>
                <w:lang w:val="de-DE" w:eastAsia="ja-JP"/>
              </w:rPr>
            </w:pPr>
          </w:p>
        </w:tc>
        <w:tc>
          <w:tcPr>
            <w:tcW w:w="478" w:type="dxa"/>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sz w:val="12"/>
                <w:szCs w:val="16"/>
                <w:lang w:val="de-DE"/>
              </w:rPr>
            </w:pPr>
            <w:r>
              <w:rPr>
                <w:sz w:val="12"/>
                <w:szCs w:val="16"/>
                <w:lang w:val="de-DE"/>
              </w:rPr>
              <w:t>0xA |0xB</w:t>
            </w:r>
          </w:p>
        </w:tc>
        <w:tc>
          <w:tcPr>
            <w:tcW w:w="478"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0x3</w:t>
            </w:r>
          </w:p>
        </w:tc>
        <w:tc>
          <w:tcPr>
            <w:tcW w:w="507"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2891"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24"/>
                <w:lang w:val="de-DE" w:eastAsia="ja-JP"/>
              </w:rPr>
            </w:pPr>
            <w:r>
              <w:rPr>
                <w:sz w:val="24"/>
                <w:lang w:val="de-DE"/>
              </w:rPr>
              <w:t>slot found graphic</w:t>
            </w:r>
          </w:p>
          <w:p w:rsidR="00A658EE" w:rsidRDefault="00935523" w:rsidP="00CC6E4C">
            <w:pPr>
              <w:spacing w:line="276" w:lineRule="auto"/>
              <w:jc w:val="center"/>
              <w:rPr>
                <w:rFonts w:cs="Arial"/>
                <w:sz w:val="24"/>
                <w:lang w:val="de-DE" w:eastAsia="ja-JP"/>
              </w:rPr>
            </w:pPr>
            <w:r>
              <w:rPr>
                <w:sz w:val="24"/>
                <w:lang w:val="de-DE"/>
              </w:rPr>
              <w:t>PPA R</w:t>
            </w:r>
            <w:r>
              <w:rPr>
                <w:rFonts w:cs="Arial"/>
                <w:sz w:val="16"/>
                <w:szCs w:val="16"/>
                <w:vertAlign w:val="subscript"/>
                <w:lang w:val="de-DE" w:eastAsia="ja-JP"/>
              </w:rPr>
              <w:t>/096</w:t>
            </w:r>
            <w:r>
              <w:rPr>
                <w:noProof/>
              </w:rPr>
              <w:drawing>
                <wp:anchor distT="0" distB="0" distL="114300" distR="114300" simplePos="0" relativeHeight="251644928" behindDoc="1" locked="0" layoutInCell="1" allowOverlap="1" wp14:anchorId="14502A0A" wp14:editId="62696B37">
                  <wp:simplePos x="0" y="0"/>
                  <wp:positionH relativeFrom="column">
                    <wp:posOffset>2009775</wp:posOffset>
                  </wp:positionH>
                  <wp:positionV relativeFrom="paragraph">
                    <wp:posOffset>-347345</wp:posOffset>
                  </wp:positionV>
                  <wp:extent cx="557530" cy="708660"/>
                  <wp:effectExtent l="0" t="0" r="0" b="0"/>
                  <wp:wrapTight wrapText="bothSides">
                    <wp:wrapPolygon edited="0">
                      <wp:start x="0" y="0"/>
                      <wp:lineTo x="0" y="20903"/>
                      <wp:lineTo x="20665" y="20903"/>
                      <wp:lineTo x="20665" y="0"/>
                      <wp:lineTo x="0" y="0"/>
                    </wp:wrapPolygon>
                  </wp:wrapTight>
                  <wp:docPr id="176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530" cy="708660"/>
                          </a:xfrm>
                          <a:prstGeom prst="rect">
                            <a:avLst/>
                          </a:prstGeom>
                          <a:noFill/>
                        </pic:spPr>
                      </pic:pic>
                    </a:graphicData>
                  </a:graphic>
                  <wp14:sizeRelH relativeFrom="margin">
                    <wp14:pctWidth>0</wp14:pctWidth>
                  </wp14:sizeRelH>
                  <wp14:sizeRelV relativeFrom="margin">
                    <wp14:pctHeight>0</wp14:pctHeight>
                  </wp14:sizeRelV>
                </wp:anchor>
              </w:drawing>
            </w:r>
          </w:p>
        </w:tc>
      </w:tr>
      <w:tr w:rsidR="00A658EE" w:rsidTr="005247B8">
        <w:trPr>
          <w:cantSplit/>
          <w:jc w:val="center"/>
        </w:trPr>
        <w:tc>
          <w:tcPr>
            <w:tcW w:w="647" w:type="dxa"/>
            <w:vMerge/>
            <w:tcBorders>
              <w:top w:val="single" w:sz="4" w:space="0" w:color="auto"/>
              <w:left w:val="single" w:sz="4" w:space="0" w:color="auto"/>
              <w:bottom w:val="single" w:sz="4" w:space="0" w:color="auto"/>
              <w:right w:val="single" w:sz="4" w:space="0" w:color="auto"/>
            </w:tcBorders>
            <w:vAlign w:val="center"/>
            <w:hideMark/>
          </w:tcPr>
          <w:p w:rsidR="00A658EE" w:rsidRDefault="00935523">
            <w:pPr>
              <w:rPr>
                <w:rFonts w:cs="Arial"/>
                <w:lang w:val="de-DE" w:eastAsia="ja-JP"/>
              </w:rPr>
            </w:pPr>
          </w:p>
        </w:tc>
        <w:tc>
          <w:tcPr>
            <w:tcW w:w="478" w:type="dxa"/>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sz w:val="12"/>
                <w:szCs w:val="16"/>
                <w:lang w:val="de-DE"/>
              </w:rPr>
            </w:pPr>
            <w:r>
              <w:rPr>
                <w:sz w:val="12"/>
                <w:szCs w:val="16"/>
                <w:lang w:val="de-DE"/>
              </w:rPr>
              <w:t>0xA |0xB</w:t>
            </w:r>
          </w:p>
        </w:tc>
        <w:tc>
          <w:tcPr>
            <w:tcW w:w="478"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X</w:t>
            </w:r>
          </w:p>
        </w:tc>
        <w:tc>
          <w:tcPr>
            <w:tcW w:w="507"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X</w:t>
            </w:r>
          </w:p>
        </w:tc>
        <w:tc>
          <w:tcPr>
            <w:tcW w:w="2891"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24"/>
                <w:lang w:val="de-DE" w:eastAsia="ja-JP"/>
              </w:rPr>
            </w:pPr>
            <w:r>
              <w:rPr>
                <w:sz w:val="24"/>
                <w:lang w:val="de-DE"/>
              </w:rPr>
              <w:t>no slot found graphic</w:t>
            </w:r>
          </w:p>
          <w:p w:rsidR="00A658EE" w:rsidRDefault="00935523" w:rsidP="00CC6E4C">
            <w:pPr>
              <w:spacing w:line="276" w:lineRule="auto"/>
              <w:jc w:val="center"/>
              <w:rPr>
                <w:sz w:val="24"/>
                <w:lang w:val="de-DE"/>
              </w:rPr>
            </w:pPr>
            <w:r>
              <w:rPr>
                <w:noProof/>
              </w:rPr>
              <w:drawing>
                <wp:anchor distT="0" distB="0" distL="114300" distR="114300" simplePos="0" relativeHeight="251648000" behindDoc="1" locked="0" layoutInCell="1" allowOverlap="1" wp14:anchorId="381C9A9C" wp14:editId="3C643341">
                  <wp:simplePos x="0" y="0"/>
                  <wp:positionH relativeFrom="column">
                    <wp:posOffset>2009775</wp:posOffset>
                  </wp:positionH>
                  <wp:positionV relativeFrom="paragraph">
                    <wp:posOffset>-172085</wp:posOffset>
                  </wp:positionV>
                  <wp:extent cx="562610" cy="593725"/>
                  <wp:effectExtent l="0" t="0" r="8890" b="0"/>
                  <wp:wrapTight wrapText="bothSides">
                    <wp:wrapPolygon edited="0">
                      <wp:start x="0" y="0"/>
                      <wp:lineTo x="0" y="20791"/>
                      <wp:lineTo x="21210" y="20791"/>
                      <wp:lineTo x="21210" y="0"/>
                      <wp:lineTo x="0" y="0"/>
                    </wp:wrapPolygon>
                  </wp:wrapTight>
                  <wp:docPr id="176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2610" cy="593725"/>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SAPP R</w:t>
            </w:r>
            <w:r>
              <w:rPr>
                <w:rFonts w:cs="Arial"/>
                <w:sz w:val="16"/>
                <w:szCs w:val="16"/>
                <w:vertAlign w:val="subscript"/>
                <w:lang w:val="de-DE" w:eastAsia="ja-JP"/>
              </w:rPr>
              <w:t>/240</w:t>
            </w:r>
          </w:p>
        </w:tc>
      </w:tr>
      <w:tr w:rsidR="00A658EE" w:rsidTr="005247B8">
        <w:trPr>
          <w:cantSplit/>
          <w:jc w:val="center"/>
        </w:trPr>
        <w:tc>
          <w:tcPr>
            <w:tcW w:w="647" w:type="dxa"/>
            <w:vMerge/>
            <w:tcBorders>
              <w:top w:val="single" w:sz="4" w:space="0" w:color="auto"/>
              <w:left w:val="single" w:sz="4" w:space="0" w:color="auto"/>
              <w:bottom w:val="single" w:sz="4" w:space="0" w:color="auto"/>
              <w:right w:val="single" w:sz="4" w:space="0" w:color="auto"/>
            </w:tcBorders>
            <w:vAlign w:val="center"/>
            <w:hideMark/>
          </w:tcPr>
          <w:p w:rsidR="00A658EE" w:rsidRDefault="00935523">
            <w:pPr>
              <w:rPr>
                <w:rFonts w:cs="Arial"/>
                <w:lang w:val="de-DE" w:eastAsia="ja-JP"/>
              </w:rPr>
            </w:pPr>
          </w:p>
        </w:tc>
        <w:tc>
          <w:tcPr>
            <w:tcW w:w="478" w:type="dxa"/>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sz w:val="12"/>
                <w:szCs w:val="16"/>
                <w:lang w:val="de-DE"/>
              </w:rPr>
            </w:pPr>
            <w:r>
              <w:rPr>
                <w:sz w:val="12"/>
                <w:szCs w:val="16"/>
                <w:lang w:val="de-DE"/>
              </w:rPr>
              <w:t>0xA |0xB</w:t>
            </w:r>
          </w:p>
        </w:tc>
        <w:tc>
          <w:tcPr>
            <w:tcW w:w="478"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X</w:t>
            </w:r>
          </w:p>
        </w:tc>
        <w:tc>
          <w:tcPr>
            <w:tcW w:w="507"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X</w:t>
            </w:r>
          </w:p>
        </w:tc>
        <w:tc>
          <w:tcPr>
            <w:tcW w:w="2891"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24"/>
                <w:lang w:val="de-DE" w:eastAsia="ja-JP"/>
              </w:rPr>
            </w:pPr>
            <w:r>
              <w:rPr>
                <w:sz w:val="24"/>
                <w:lang w:val="de-DE"/>
              </w:rPr>
              <w:t>no slot found graphic</w:t>
            </w:r>
          </w:p>
          <w:p w:rsidR="00A658EE" w:rsidRDefault="00935523">
            <w:pPr>
              <w:spacing w:line="276" w:lineRule="auto"/>
              <w:jc w:val="center"/>
              <w:rPr>
                <w:sz w:val="24"/>
                <w:lang w:val="de-DE"/>
              </w:rPr>
            </w:pPr>
            <w:r>
              <w:rPr>
                <w:sz w:val="24"/>
                <w:lang w:val="de-DE"/>
              </w:rPr>
              <w:t>PPA R</w:t>
            </w:r>
            <w:r>
              <w:rPr>
                <w:rFonts w:cs="Arial"/>
                <w:sz w:val="16"/>
                <w:szCs w:val="16"/>
                <w:vertAlign w:val="subscript"/>
                <w:lang w:val="de-DE" w:eastAsia="ja-JP"/>
              </w:rPr>
              <w:t>/241</w:t>
            </w:r>
          </w:p>
          <w:p w:rsidR="00A658EE" w:rsidRDefault="00935523" w:rsidP="00CC6E4C">
            <w:pPr>
              <w:spacing w:line="276" w:lineRule="auto"/>
              <w:jc w:val="center"/>
              <w:rPr>
                <w:sz w:val="24"/>
                <w:lang w:val="de-DE"/>
              </w:rPr>
            </w:pPr>
            <w:r>
              <w:rPr>
                <w:noProof/>
              </w:rPr>
              <w:drawing>
                <wp:anchor distT="0" distB="0" distL="114300" distR="114300" simplePos="0" relativeHeight="251650048" behindDoc="1" locked="0" layoutInCell="1" allowOverlap="1" wp14:anchorId="6B0F239F" wp14:editId="3ED670E4">
                  <wp:simplePos x="0" y="0"/>
                  <wp:positionH relativeFrom="column">
                    <wp:posOffset>2009775</wp:posOffset>
                  </wp:positionH>
                  <wp:positionV relativeFrom="paragraph">
                    <wp:posOffset>-359410</wp:posOffset>
                  </wp:positionV>
                  <wp:extent cx="557530" cy="514985"/>
                  <wp:effectExtent l="0" t="0" r="0" b="0"/>
                  <wp:wrapTight wrapText="bothSides">
                    <wp:wrapPolygon edited="0">
                      <wp:start x="0" y="0"/>
                      <wp:lineTo x="0" y="20774"/>
                      <wp:lineTo x="20665" y="20774"/>
                      <wp:lineTo x="20665" y="0"/>
                      <wp:lineTo x="0" y="0"/>
                    </wp:wrapPolygon>
                  </wp:wrapTight>
                  <wp:docPr id="176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7530" cy="514985"/>
                          </a:xfrm>
                          <a:prstGeom prst="rect">
                            <a:avLst/>
                          </a:prstGeom>
                          <a:noFill/>
                        </pic:spPr>
                      </pic:pic>
                    </a:graphicData>
                  </a:graphic>
                  <wp14:sizeRelH relativeFrom="margin">
                    <wp14:pctWidth>0</wp14:pctWidth>
                  </wp14:sizeRelH>
                  <wp14:sizeRelV relativeFrom="margin">
                    <wp14:pctHeight>0</wp14:pctHeight>
                  </wp14:sizeRelV>
                </wp:anchor>
              </w:drawing>
            </w:r>
          </w:p>
        </w:tc>
      </w:tr>
      <w:tr w:rsidR="00A658EE" w:rsidTr="005247B8">
        <w:trPr>
          <w:cantSplit/>
          <w:jc w:val="center"/>
        </w:trPr>
        <w:tc>
          <w:tcPr>
            <w:tcW w:w="647" w:type="dxa"/>
            <w:vMerge/>
            <w:tcBorders>
              <w:top w:val="single" w:sz="4" w:space="0" w:color="auto"/>
              <w:left w:val="single" w:sz="4" w:space="0" w:color="auto"/>
              <w:bottom w:val="single" w:sz="4" w:space="0" w:color="auto"/>
              <w:right w:val="single" w:sz="4" w:space="0" w:color="auto"/>
            </w:tcBorders>
            <w:vAlign w:val="center"/>
            <w:hideMark/>
          </w:tcPr>
          <w:p w:rsidR="00A658EE" w:rsidRDefault="00935523">
            <w:pPr>
              <w:rPr>
                <w:rFonts w:cs="Arial"/>
                <w:lang w:val="de-DE" w:eastAsia="ja-JP"/>
              </w:rPr>
            </w:pPr>
          </w:p>
        </w:tc>
        <w:tc>
          <w:tcPr>
            <w:tcW w:w="478" w:type="dxa"/>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sz w:val="12"/>
                <w:szCs w:val="16"/>
                <w:lang w:val="de-DE"/>
              </w:rPr>
            </w:pPr>
            <w:r>
              <w:rPr>
                <w:sz w:val="12"/>
                <w:szCs w:val="16"/>
                <w:lang w:val="de-DE"/>
              </w:rPr>
              <w:t>0xA |0xB</w:t>
            </w:r>
          </w:p>
        </w:tc>
        <w:tc>
          <w:tcPr>
            <w:tcW w:w="478"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0x5</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X</w:t>
            </w:r>
          </w:p>
        </w:tc>
        <w:tc>
          <w:tcPr>
            <w:tcW w:w="507"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rFonts w:cs="Arial"/>
                <w:sz w:val="16"/>
                <w:szCs w:val="16"/>
                <w:lang w:val="de-DE" w:eastAsia="ja-JP"/>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X</w:t>
            </w:r>
          </w:p>
        </w:tc>
        <w:tc>
          <w:tcPr>
            <w:tcW w:w="2891"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24"/>
                <w:lang w:val="de-DE" w:eastAsia="ja-JP"/>
              </w:rPr>
            </w:pPr>
            <w:r>
              <w:rPr>
                <w:sz w:val="24"/>
                <w:lang w:val="de-DE"/>
              </w:rPr>
              <w:t>no slot found graphic</w:t>
            </w:r>
          </w:p>
          <w:p w:rsidR="00A658EE" w:rsidRDefault="00935523" w:rsidP="00CC6E4C">
            <w:pPr>
              <w:spacing w:line="276" w:lineRule="auto"/>
              <w:jc w:val="center"/>
              <w:rPr>
                <w:sz w:val="24"/>
                <w:lang w:val="de-DE"/>
              </w:rPr>
            </w:pPr>
            <w:r>
              <w:rPr>
                <w:noProof/>
              </w:rPr>
              <w:drawing>
                <wp:anchor distT="0" distB="0" distL="114300" distR="114300" simplePos="0" relativeHeight="251652096" behindDoc="1" locked="0" layoutInCell="1" allowOverlap="1" wp14:anchorId="43B5A47C" wp14:editId="2A73F1BB">
                  <wp:simplePos x="0" y="0"/>
                  <wp:positionH relativeFrom="column">
                    <wp:posOffset>2009775</wp:posOffset>
                  </wp:positionH>
                  <wp:positionV relativeFrom="paragraph">
                    <wp:posOffset>-172085</wp:posOffset>
                  </wp:positionV>
                  <wp:extent cx="562610" cy="593725"/>
                  <wp:effectExtent l="0" t="0" r="8890" b="0"/>
                  <wp:wrapTight wrapText="bothSides">
                    <wp:wrapPolygon edited="0">
                      <wp:start x="0" y="0"/>
                      <wp:lineTo x="0" y="20791"/>
                      <wp:lineTo x="21210" y="20791"/>
                      <wp:lineTo x="21210" y="0"/>
                      <wp:lineTo x="0" y="0"/>
                    </wp:wrapPolygon>
                  </wp:wrapTight>
                  <wp:docPr id="176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2610" cy="593725"/>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SAPP R</w:t>
            </w:r>
            <w:r>
              <w:rPr>
                <w:rFonts w:cs="Arial"/>
                <w:sz w:val="16"/>
                <w:szCs w:val="16"/>
                <w:vertAlign w:val="subscript"/>
                <w:lang w:val="de-DE" w:eastAsia="ja-JP"/>
              </w:rPr>
              <w:t>/525</w:t>
            </w:r>
          </w:p>
        </w:tc>
      </w:tr>
      <w:tr w:rsidR="00A658EE" w:rsidTr="005247B8">
        <w:trPr>
          <w:cantSplit/>
          <w:jc w:val="center"/>
        </w:trPr>
        <w:tc>
          <w:tcPr>
            <w:tcW w:w="647" w:type="dxa"/>
            <w:vMerge/>
            <w:tcBorders>
              <w:top w:val="single" w:sz="4" w:space="0" w:color="auto"/>
              <w:left w:val="single" w:sz="4" w:space="0" w:color="auto"/>
              <w:bottom w:val="single" w:sz="4" w:space="0" w:color="auto"/>
              <w:right w:val="single" w:sz="4" w:space="0" w:color="auto"/>
            </w:tcBorders>
            <w:vAlign w:val="center"/>
          </w:tcPr>
          <w:p w:rsidR="00A658EE" w:rsidRDefault="00935523">
            <w:pPr>
              <w:rPr>
                <w:rFonts w:cs="Arial"/>
                <w:lang w:val="de-DE" w:eastAsia="ja-JP"/>
              </w:rPr>
            </w:pPr>
          </w:p>
        </w:tc>
        <w:tc>
          <w:tcPr>
            <w:tcW w:w="478" w:type="dxa"/>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sz w:val="12"/>
                <w:szCs w:val="16"/>
                <w:lang w:val="de-DE"/>
              </w:rPr>
            </w:pPr>
            <w:r>
              <w:rPr>
                <w:sz w:val="12"/>
                <w:szCs w:val="16"/>
                <w:lang w:val="de-DE"/>
              </w:rPr>
              <w:t>0xA |0xB</w:t>
            </w:r>
          </w:p>
        </w:tc>
        <w:tc>
          <w:tcPr>
            <w:tcW w:w="478" w:type="dxa"/>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sz w:val="16"/>
                <w:szCs w:val="16"/>
                <w:lang w:val="de-DE"/>
              </w:rPr>
            </w:pPr>
            <w:r>
              <w:rPr>
                <w:sz w:val="16"/>
                <w:szCs w:val="16"/>
                <w:lang w:val="de-DE"/>
              </w:rPr>
              <w:t>0x5</w:t>
            </w:r>
          </w:p>
        </w:tc>
        <w:tc>
          <w:tcPr>
            <w:tcW w:w="540" w:type="dxa"/>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sz w:val="16"/>
                <w:szCs w:val="16"/>
                <w:lang w:val="de-DE"/>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sz w:val="16"/>
                <w:szCs w:val="16"/>
                <w:lang w:val="de-DE"/>
              </w:rPr>
            </w:pPr>
            <w:r>
              <w:rPr>
                <w:sz w:val="16"/>
                <w:szCs w:val="16"/>
                <w:lang w:val="de-DE"/>
              </w:rPr>
              <w:t>X</w:t>
            </w:r>
          </w:p>
        </w:tc>
        <w:tc>
          <w:tcPr>
            <w:tcW w:w="507" w:type="dxa"/>
            <w:tcBorders>
              <w:top w:val="single" w:sz="4" w:space="0" w:color="auto"/>
              <w:left w:val="single" w:sz="4" w:space="0" w:color="auto"/>
              <w:bottom w:val="single" w:sz="4" w:space="0" w:color="auto"/>
              <w:right w:val="single" w:sz="4" w:space="0" w:color="auto"/>
            </w:tcBorders>
            <w:vAlign w:val="center"/>
          </w:tcPr>
          <w:p w:rsidR="00A658EE" w:rsidRDefault="00935523" w:rsidP="005A3AD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sz w:val="16"/>
                <w:szCs w:val="16"/>
                <w:lang w:val="de-DE"/>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rFonts w:cs="Arial"/>
                <w:sz w:val="16"/>
                <w:szCs w:val="16"/>
                <w:lang w:val="de-DE" w:eastAsia="ja-JP"/>
              </w:rPr>
            </w:pPr>
            <w:r>
              <w:rPr>
                <w:rFonts w:cs="Arial"/>
                <w:sz w:val="16"/>
                <w:szCs w:val="16"/>
                <w:lang w:val="de-DE" w:eastAsia="ja-JP"/>
              </w:rPr>
              <w:t>0x5</w:t>
            </w:r>
          </w:p>
        </w:tc>
        <w:tc>
          <w:tcPr>
            <w:tcW w:w="270" w:type="dxa"/>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sz w:val="16"/>
                <w:szCs w:val="16"/>
                <w:lang w:val="de-DE"/>
              </w:rPr>
            </w:pPr>
            <w:r>
              <w:rPr>
                <w:sz w:val="16"/>
                <w:szCs w:val="16"/>
                <w:lang w:val="de-DE"/>
              </w:rPr>
              <w:t>X</w:t>
            </w:r>
          </w:p>
        </w:tc>
        <w:tc>
          <w:tcPr>
            <w:tcW w:w="2891" w:type="dxa"/>
            <w:tcBorders>
              <w:top w:val="single" w:sz="4" w:space="0" w:color="auto"/>
              <w:left w:val="single" w:sz="4" w:space="0" w:color="auto"/>
              <w:bottom w:val="single" w:sz="4" w:space="0" w:color="auto"/>
              <w:right w:val="single" w:sz="4" w:space="0" w:color="auto"/>
            </w:tcBorders>
            <w:vAlign w:val="center"/>
          </w:tcPr>
          <w:p w:rsidR="00A658EE" w:rsidRDefault="00935523" w:rsidP="004C3BBF">
            <w:pPr>
              <w:spacing w:line="276" w:lineRule="auto"/>
              <w:jc w:val="center"/>
              <w:rPr>
                <w:rFonts w:cs="Arial"/>
                <w:sz w:val="24"/>
                <w:lang w:val="de-DE" w:eastAsia="ja-JP"/>
              </w:rPr>
            </w:pPr>
            <w:r>
              <w:rPr>
                <w:sz w:val="24"/>
                <w:lang w:val="de-DE"/>
              </w:rPr>
              <w:t>no slot found graphic</w:t>
            </w:r>
          </w:p>
          <w:p w:rsidR="00A658EE" w:rsidRDefault="00935523" w:rsidP="00CC6E4C">
            <w:pPr>
              <w:spacing w:line="276" w:lineRule="auto"/>
              <w:jc w:val="center"/>
              <w:rPr>
                <w:sz w:val="24"/>
                <w:lang w:val="de-DE"/>
              </w:rPr>
            </w:pPr>
            <w:r>
              <w:rPr>
                <w:noProof/>
              </w:rPr>
              <w:drawing>
                <wp:anchor distT="0" distB="0" distL="114300" distR="114300" simplePos="0" relativeHeight="251655168" behindDoc="1" locked="0" layoutInCell="1" allowOverlap="1" wp14:anchorId="3D0D4DC1" wp14:editId="426CAF25">
                  <wp:simplePos x="0" y="0"/>
                  <wp:positionH relativeFrom="column">
                    <wp:posOffset>2009775</wp:posOffset>
                  </wp:positionH>
                  <wp:positionV relativeFrom="paragraph">
                    <wp:posOffset>-172085</wp:posOffset>
                  </wp:positionV>
                  <wp:extent cx="562610" cy="593725"/>
                  <wp:effectExtent l="0" t="0" r="8890" b="0"/>
                  <wp:wrapTight wrapText="bothSides">
                    <wp:wrapPolygon edited="0">
                      <wp:start x="0" y="0"/>
                      <wp:lineTo x="0" y="20791"/>
                      <wp:lineTo x="21210" y="20791"/>
                      <wp:lineTo x="21210" y="0"/>
                      <wp:lineTo x="0" y="0"/>
                    </wp:wrapPolygon>
                  </wp:wrapTight>
                  <wp:docPr id="176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2610" cy="593725"/>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SAPP R</w:t>
            </w:r>
            <w:r>
              <w:rPr>
                <w:rFonts w:cs="Arial"/>
                <w:sz w:val="16"/>
                <w:szCs w:val="16"/>
                <w:vertAlign w:val="subscript"/>
                <w:lang w:val="de-DE" w:eastAsia="ja-JP"/>
              </w:rPr>
              <w:t>/572</w:t>
            </w:r>
          </w:p>
        </w:tc>
      </w:tr>
      <w:tr w:rsidR="00A658EE" w:rsidTr="005247B8">
        <w:trPr>
          <w:cantSplit/>
          <w:jc w:val="center"/>
        </w:trPr>
        <w:tc>
          <w:tcPr>
            <w:tcW w:w="647" w:type="dxa"/>
            <w:vMerge/>
            <w:tcBorders>
              <w:top w:val="single" w:sz="4" w:space="0" w:color="auto"/>
              <w:left w:val="single" w:sz="4" w:space="0" w:color="auto"/>
              <w:bottom w:val="single" w:sz="4" w:space="0" w:color="auto"/>
              <w:right w:val="single" w:sz="4" w:space="0" w:color="auto"/>
            </w:tcBorders>
            <w:vAlign w:val="center"/>
            <w:hideMark/>
          </w:tcPr>
          <w:p w:rsidR="00A658EE" w:rsidRDefault="00935523">
            <w:pPr>
              <w:rPr>
                <w:rFonts w:cs="Arial"/>
                <w:lang w:val="de-DE" w:eastAsia="ja-JP"/>
              </w:rPr>
            </w:pPr>
          </w:p>
        </w:tc>
        <w:tc>
          <w:tcPr>
            <w:tcW w:w="478" w:type="dxa"/>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sz w:val="12"/>
                <w:szCs w:val="16"/>
                <w:lang w:val="de-DE"/>
              </w:rPr>
            </w:pPr>
            <w:r>
              <w:rPr>
                <w:sz w:val="12"/>
                <w:szCs w:val="16"/>
                <w:lang w:val="de-DE"/>
              </w:rPr>
              <w:t>0xA |0xB</w:t>
            </w:r>
          </w:p>
        </w:tc>
        <w:tc>
          <w:tcPr>
            <w:tcW w:w="478"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0x5</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X</w:t>
            </w:r>
          </w:p>
        </w:tc>
        <w:tc>
          <w:tcPr>
            <w:tcW w:w="507"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16"/>
                <w:szCs w:val="16"/>
                <w:lang w:val="de-DE" w:eastAsia="ja-JP"/>
              </w:rPr>
            </w:pPr>
            <w:r>
              <w:rPr>
                <w:rFonts w:cs="Arial"/>
                <w:sz w:val="16"/>
                <w:szCs w:val="16"/>
                <w:lang w:val="de-DE" w:eastAsia="ja-JP"/>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sz w:val="16"/>
                <w:szCs w:val="16"/>
                <w:lang w:val="de-DE"/>
              </w:rPr>
            </w:pPr>
            <w:r>
              <w:rPr>
                <w:sz w:val="16"/>
                <w:szCs w:val="16"/>
                <w:lang w:val="de-DE"/>
              </w:rPr>
              <w:t>X</w:t>
            </w:r>
          </w:p>
        </w:tc>
        <w:tc>
          <w:tcPr>
            <w:tcW w:w="2891"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24"/>
                <w:lang w:val="de-DE" w:eastAsia="ja-JP"/>
              </w:rPr>
            </w:pPr>
            <w:r>
              <w:rPr>
                <w:sz w:val="24"/>
                <w:lang w:val="de-DE"/>
              </w:rPr>
              <w:t>no slot found graphic</w:t>
            </w:r>
          </w:p>
          <w:p w:rsidR="00A658EE" w:rsidRDefault="00935523">
            <w:pPr>
              <w:spacing w:line="276" w:lineRule="auto"/>
              <w:jc w:val="center"/>
              <w:rPr>
                <w:sz w:val="24"/>
                <w:lang w:val="de-DE"/>
              </w:rPr>
            </w:pPr>
            <w:r>
              <w:rPr>
                <w:sz w:val="24"/>
                <w:lang w:val="de-DE"/>
              </w:rPr>
              <w:t>PPA R</w:t>
            </w:r>
            <w:r>
              <w:rPr>
                <w:rFonts w:cs="Arial"/>
                <w:sz w:val="16"/>
                <w:szCs w:val="16"/>
                <w:vertAlign w:val="subscript"/>
                <w:lang w:val="de-DE" w:eastAsia="ja-JP"/>
              </w:rPr>
              <w:t>/526</w:t>
            </w:r>
          </w:p>
          <w:p w:rsidR="00A658EE" w:rsidRDefault="00935523" w:rsidP="00CC6E4C">
            <w:pPr>
              <w:spacing w:line="276" w:lineRule="auto"/>
              <w:jc w:val="center"/>
              <w:rPr>
                <w:sz w:val="24"/>
                <w:lang w:val="de-DE"/>
              </w:rPr>
            </w:pPr>
            <w:r>
              <w:rPr>
                <w:noProof/>
              </w:rPr>
              <w:drawing>
                <wp:anchor distT="0" distB="0" distL="114300" distR="114300" simplePos="0" relativeHeight="251653120" behindDoc="1" locked="0" layoutInCell="1" allowOverlap="1" wp14:anchorId="5E87E399" wp14:editId="1E335786">
                  <wp:simplePos x="0" y="0"/>
                  <wp:positionH relativeFrom="column">
                    <wp:posOffset>2009775</wp:posOffset>
                  </wp:positionH>
                  <wp:positionV relativeFrom="paragraph">
                    <wp:posOffset>-359410</wp:posOffset>
                  </wp:positionV>
                  <wp:extent cx="557530" cy="514985"/>
                  <wp:effectExtent l="0" t="0" r="0" b="0"/>
                  <wp:wrapTight wrapText="bothSides">
                    <wp:wrapPolygon edited="0">
                      <wp:start x="0" y="0"/>
                      <wp:lineTo x="0" y="20774"/>
                      <wp:lineTo x="20665" y="20774"/>
                      <wp:lineTo x="20665" y="0"/>
                      <wp:lineTo x="0" y="0"/>
                    </wp:wrapPolygon>
                  </wp:wrapTight>
                  <wp:docPr id="176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7530" cy="514985"/>
                          </a:xfrm>
                          <a:prstGeom prst="rect">
                            <a:avLst/>
                          </a:prstGeom>
                          <a:noFill/>
                        </pic:spPr>
                      </pic:pic>
                    </a:graphicData>
                  </a:graphic>
                  <wp14:sizeRelH relativeFrom="margin">
                    <wp14:pctWidth>0</wp14:pctWidth>
                  </wp14:sizeRelH>
                  <wp14:sizeRelV relativeFrom="margin">
                    <wp14:pctHeight>0</wp14:pctHeight>
                  </wp14:sizeRelV>
                </wp:anchor>
              </w:drawing>
            </w:r>
          </w:p>
        </w:tc>
      </w:tr>
      <w:tr w:rsidR="00A658EE" w:rsidTr="005247B8">
        <w:trPr>
          <w:cantSplit/>
          <w:jc w:val="center"/>
        </w:trPr>
        <w:tc>
          <w:tcPr>
            <w:tcW w:w="647" w:type="dxa"/>
            <w:vMerge/>
            <w:tcBorders>
              <w:top w:val="single" w:sz="4" w:space="0" w:color="auto"/>
              <w:left w:val="single" w:sz="4" w:space="0" w:color="auto"/>
              <w:bottom w:val="single" w:sz="4" w:space="0" w:color="auto"/>
              <w:right w:val="single" w:sz="4" w:space="0" w:color="auto"/>
            </w:tcBorders>
            <w:vAlign w:val="center"/>
          </w:tcPr>
          <w:p w:rsidR="00A658EE" w:rsidRDefault="00935523">
            <w:pPr>
              <w:rPr>
                <w:rFonts w:cs="Arial"/>
                <w:lang w:val="de-DE" w:eastAsia="ja-JP"/>
              </w:rPr>
            </w:pPr>
          </w:p>
        </w:tc>
        <w:tc>
          <w:tcPr>
            <w:tcW w:w="478" w:type="dxa"/>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sz w:val="12"/>
                <w:szCs w:val="16"/>
                <w:lang w:val="de-DE"/>
              </w:rPr>
            </w:pPr>
            <w:r>
              <w:rPr>
                <w:sz w:val="12"/>
                <w:szCs w:val="16"/>
                <w:lang w:val="de-DE"/>
              </w:rPr>
              <w:t>0xA |0xB</w:t>
            </w:r>
          </w:p>
        </w:tc>
        <w:tc>
          <w:tcPr>
            <w:tcW w:w="478" w:type="dxa"/>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sz w:val="16"/>
                <w:szCs w:val="16"/>
                <w:lang w:val="de-DE"/>
              </w:rPr>
            </w:pPr>
            <w:r>
              <w:rPr>
                <w:sz w:val="16"/>
                <w:szCs w:val="16"/>
                <w:lang w:val="de-DE"/>
              </w:rPr>
              <w:t>0x5</w:t>
            </w:r>
          </w:p>
        </w:tc>
        <w:tc>
          <w:tcPr>
            <w:tcW w:w="540" w:type="dxa"/>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sz w:val="16"/>
                <w:szCs w:val="16"/>
                <w:lang w:val="de-DE"/>
              </w:rPr>
            </w:pPr>
            <w:r>
              <w:rPr>
                <w:sz w:val="16"/>
                <w:szCs w:val="16"/>
                <w:lang w:val="de-DE"/>
              </w:rPr>
              <w:t>X</w:t>
            </w:r>
          </w:p>
        </w:tc>
        <w:tc>
          <w:tcPr>
            <w:tcW w:w="507" w:type="dxa"/>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sz w:val="16"/>
                <w:szCs w:val="16"/>
                <w:lang w:val="de-DE"/>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rFonts w:cs="Arial"/>
                <w:sz w:val="16"/>
                <w:szCs w:val="16"/>
                <w:lang w:val="de-DE" w:eastAsia="ja-JP"/>
              </w:rPr>
            </w:pPr>
            <w:r>
              <w:rPr>
                <w:rFonts w:cs="Arial"/>
                <w:sz w:val="16"/>
                <w:szCs w:val="16"/>
                <w:lang w:val="de-DE" w:eastAsia="ja-JP"/>
              </w:rPr>
              <w:t>0x5</w:t>
            </w:r>
          </w:p>
        </w:tc>
        <w:tc>
          <w:tcPr>
            <w:tcW w:w="270" w:type="dxa"/>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sz w:val="16"/>
                <w:szCs w:val="16"/>
                <w:lang w:val="de-DE"/>
              </w:rPr>
            </w:pPr>
            <w:r>
              <w:rPr>
                <w:sz w:val="16"/>
                <w:szCs w:val="16"/>
                <w:lang w:val="de-DE"/>
              </w:rPr>
              <w:t>X</w:t>
            </w:r>
          </w:p>
        </w:tc>
        <w:tc>
          <w:tcPr>
            <w:tcW w:w="2891" w:type="dxa"/>
            <w:tcBorders>
              <w:top w:val="single" w:sz="4" w:space="0" w:color="auto"/>
              <w:left w:val="single" w:sz="4" w:space="0" w:color="auto"/>
              <w:bottom w:val="single" w:sz="4" w:space="0" w:color="auto"/>
              <w:right w:val="single" w:sz="4" w:space="0" w:color="auto"/>
            </w:tcBorders>
            <w:vAlign w:val="center"/>
          </w:tcPr>
          <w:p w:rsidR="00A658EE" w:rsidRDefault="00935523" w:rsidP="004C3BBF">
            <w:pPr>
              <w:spacing w:line="276" w:lineRule="auto"/>
              <w:jc w:val="center"/>
              <w:rPr>
                <w:rFonts w:cs="Arial"/>
                <w:sz w:val="24"/>
                <w:lang w:val="de-DE" w:eastAsia="ja-JP"/>
              </w:rPr>
            </w:pPr>
            <w:r>
              <w:rPr>
                <w:sz w:val="24"/>
                <w:lang w:val="de-DE"/>
              </w:rPr>
              <w:t>no slot found graphic</w:t>
            </w:r>
          </w:p>
          <w:p w:rsidR="00A658EE" w:rsidRDefault="00935523" w:rsidP="004C3BBF">
            <w:pPr>
              <w:spacing w:line="276" w:lineRule="auto"/>
              <w:jc w:val="center"/>
              <w:rPr>
                <w:sz w:val="24"/>
                <w:lang w:val="de-DE"/>
              </w:rPr>
            </w:pPr>
            <w:r>
              <w:rPr>
                <w:sz w:val="24"/>
                <w:lang w:val="de-DE"/>
              </w:rPr>
              <w:t>PPA R</w:t>
            </w:r>
            <w:r>
              <w:rPr>
                <w:rFonts w:cs="Arial"/>
                <w:sz w:val="16"/>
                <w:szCs w:val="16"/>
                <w:vertAlign w:val="subscript"/>
                <w:lang w:val="de-DE" w:eastAsia="ja-JP"/>
              </w:rPr>
              <w:t>/573</w:t>
            </w:r>
          </w:p>
          <w:p w:rsidR="00A658EE" w:rsidRDefault="00935523" w:rsidP="00CC6E4C">
            <w:pPr>
              <w:spacing w:line="276" w:lineRule="auto"/>
              <w:jc w:val="center"/>
              <w:rPr>
                <w:sz w:val="24"/>
                <w:lang w:val="de-DE"/>
              </w:rPr>
            </w:pPr>
            <w:r>
              <w:rPr>
                <w:noProof/>
              </w:rPr>
              <w:drawing>
                <wp:anchor distT="0" distB="0" distL="114300" distR="114300" simplePos="0" relativeHeight="251656192" behindDoc="1" locked="0" layoutInCell="1" allowOverlap="1" wp14:anchorId="32B17B95" wp14:editId="5DDEDD0B">
                  <wp:simplePos x="0" y="0"/>
                  <wp:positionH relativeFrom="column">
                    <wp:posOffset>2009775</wp:posOffset>
                  </wp:positionH>
                  <wp:positionV relativeFrom="paragraph">
                    <wp:posOffset>-359410</wp:posOffset>
                  </wp:positionV>
                  <wp:extent cx="557530" cy="514985"/>
                  <wp:effectExtent l="0" t="0" r="0" b="0"/>
                  <wp:wrapTight wrapText="bothSides">
                    <wp:wrapPolygon edited="0">
                      <wp:start x="0" y="0"/>
                      <wp:lineTo x="0" y="20774"/>
                      <wp:lineTo x="20665" y="20774"/>
                      <wp:lineTo x="20665" y="0"/>
                      <wp:lineTo x="0" y="0"/>
                    </wp:wrapPolygon>
                  </wp:wrapTight>
                  <wp:docPr id="176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7530" cy="514985"/>
                          </a:xfrm>
                          <a:prstGeom prst="rect">
                            <a:avLst/>
                          </a:prstGeom>
                          <a:noFill/>
                        </pic:spPr>
                      </pic:pic>
                    </a:graphicData>
                  </a:graphic>
                  <wp14:sizeRelH relativeFrom="margin">
                    <wp14:pctWidth>0</wp14:pctWidth>
                  </wp14:sizeRelH>
                  <wp14:sizeRelV relativeFrom="margin">
                    <wp14:pctHeight>0</wp14:pctHeight>
                  </wp14:sizeRelV>
                </wp:anchor>
              </w:drawing>
            </w:r>
          </w:p>
        </w:tc>
      </w:tr>
      <w:tr w:rsidR="00A658EE" w:rsidTr="00B81C6A">
        <w:trPr>
          <w:cantSplit/>
          <w:jc w:val="center"/>
        </w:trPr>
        <w:tc>
          <w:tcPr>
            <w:tcW w:w="647" w:type="dxa"/>
            <w:vMerge/>
            <w:tcBorders>
              <w:top w:val="single" w:sz="4" w:space="0" w:color="auto"/>
              <w:left w:val="single" w:sz="4" w:space="0" w:color="auto"/>
              <w:bottom w:val="single" w:sz="4" w:space="0" w:color="auto"/>
              <w:right w:val="single" w:sz="4" w:space="0" w:color="auto"/>
            </w:tcBorders>
            <w:vAlign w:val="center"/>
            <w:hideMark/>
          </w:tcPr>
          <w:p w:rsidR="00A658EE" w:rsidRDefault="00935523">
            <w:pPr>
              <w:rPr>
                <w:rFonts w:cs="Arial"/>
                <w:lang w:val="de-DE" w:eastAsia="ja-JP"/>
              </w:rPr>
            </w:pPr>
          </w:p>
        </w:tc>
        <w:tc>
          <w:tcPr>
            <w:tcW w:w="6559" w:type="dxa"/>
            <w:gridSpan w:val="16"/>
            <w:tcBorders>
              <w:top w:val="single" w:sz="4" w:space="0" w:color="auto"/>
              <w:left w:val="single" w:sz="4" w:space="0" w:color="auto"/>
              <w:bottom w:val="single" w:sz="4" w:space="0" w:color="auto"/>
              <w:right w:val="single" w:sz="4" w:space="0" w:color="auto"/>
            </w:tcBorders>
            <w:vAlign w:val="center"/>
          </w:tcPr>
          <w:p w:rsidR="00A658EE" w:rsidRDefault="00935523">
            <w:pPr>
              <w:spacing w:line="276" w:lineRule="auto"/>
              <w:jc w:val="center"/>
              <w:rPr>
                <w:rFonts w:cs="Arial"/>
                <w:lang w:val="de-DE" w:eastAsia="ja-JP"/>
              </w:rPr>
            </w:pPr>
            <w:r>
              <w:rPr>
                <w:lang w:val="de-DE"/>
              </w:rPr>
              <w:t>All Other Cases</w:t>
            </w:r>
          </w:p>
        </w:tc>
        <w:tc>
          <w:tcPr>
            <w:tcW w:w="2891" w:type="dxa"/>
            <w:tcBorders>
              <w:top w:val="single" w:sz="4" w:space="0" w:color="auto"/>
              <w:left w:val="single" w:sz="4" w:space="0" w:color="auto"/>
              <w:bottom w:val="single" w:sz="4" w:space="0" w:color="auto"/>
              <w:right w:val="single" w:sz="4" w:space="0" w:color="auto"/>
            </w:tcBorders>
            <w:vAlign w:val="center"/>
            <w:hideMark/>
          </w:tcPr>
          <w:p w:rsidR="00A658EE" w:rsidRDefault="00935523">
            <w:pPr>
              <w:spacing w:line="276" w:lineRule="auto"/>
              <w:jc w:val="center"/>
              <w:rPr>
                <w:rFonts w:cs="Arial"/>
                <w:sz w:val="24"/>
                <w:lang w:val="de-DE" w:eastAsia="ja-JP"/>
              </w:rPr>
            </w:pPr>
            <w:r>
              <w:rPr>
                <w:sz w:val="24"/>
                <w:lang w:val="de-DE"/>
              </w:rPr>
              <w:t>Blank (Do not show ParkScenarioRight)</w:t>
            </w:r>
          </w:p>
        </w:tc>
      </w:tr>
    </w:tbl>
    <w:p w:rsidR="00F31D51" w:rsidRDefault="00935523" w:rsidP="00F31D51">
      <w:pPr>
        <w:jc w:val="center"/>
      </w:pPr>
      <w:r>
        <w:t>Use this table together with the Check Mark Modifier table immediately below.</w:t>
      </w:r>
    </w:p>
    <w:p w:rsidR="00EB2834" w:rsidRDefault="00935523" w:rsidP="00EB2834">
      <w:pPr>
        <w:rPr>
          <w:rFonts w:cs="Arial"/>
          <w:lang w:eastAsia="ja-JP"/>
        </w:rPr>
      </w:pPr>
    </w:p>
    <w:p w:rsidR="00F31D51" w:rsidRDefault="00935523" w:rsidP="00EB2834">
      <w:pPr>
        <w:rPr>
          <w:rFonts w:cs="Arial"/>
          <w:lang w:eastAsia="ja-JP"/>
        </w:rPr>
      </w:pPr>
    </w:p>
    <w:p w:rsidR="00F31D51" w:rsidRDefault="00935523">
      <w:pPr>
        <w:spacing w:after="200" w:line="276" w:lineRule="auto"/>
        <w:rPr>
          <w:rFonts w:cs="Arial"/>
          <w:lang w:eastAsia="ja-JP"/>
        </w:rPr>
      </w:pPr>
      <w:r>
        <w:rPr>
          <w:rFonts w:cs="Arial"/>
          <w:lang w:eastAsia="ja-JP"/>
        </w:rPr>
        <w:br w:type="page"/>
      </w:r>
    </w:p>
    <w:p w:rsidR="00F31D51" w:rsidRPr="00CA6953" w:rsidRDefault="00935523" w:rsidP="00F31D51">
      <w:pPr>
        <w:jc w:val="center"/>
        <w:rPr>
          <w:b/>
        </w:rPr>
      </w:pPr>
      <w:r>
        <w:rPr>
          <w:b/>
        </w:rPr>
        <w:lastRenderedPageBreak/>
        <w:t>Check Mark Modifier</w:t>
      </w:r>
    </w:p>
    <w:tbl>
      <w:tblPr>
        <w:tblW w:w="10097" w:type="dxa"/>
        <w:jc w:val="center"/>
        <w:tblLayout w:type="fixed"/>
        <w:tblLook w:val="04A0" w:firstRow="1" w:lastRow="0" w:firstColumn="1" w:lastColumn="0" w:noHBand="0" w:noVBand="1"/>
      </w:tblPr>
      <w:tblGrid>
        <w:gridCol w:w="647"/>
        <w:gridCol w:w="478"/>
        <w:gridCol w:w="478"/>
        <w:gridCol w:w="540"/>
        <w:gridCol w:w="540"/>
        <w:gridCol w:w="540"/>
        <w:gridCol w:w="270"/>
        <w:gridCol w:w="270"/>
        <w:gridCol w:w="270"/>
        <w:gridCol w:w="540"/>
        <w:gridCol w:w="507"/>
        <w:gridCol w:w="540"/>
        <w:gridCol w:w="270"/>
        <w:gridCol w:w="270"/>
        <w:gridCol w:w="270"/>
        <w:gridCol w:w="506"/>
        <w:gridCol w:w="270"/>
        <w:gridCol w:w="2891"/>
      </w:tblGrid>
      <w:tr w:rsidR="00F31D51" w:rsidTr="00B56142">
        <w:trPr>
          <w:cantSplit/>
          <w:trHeight w:val="2160"/>
          <w:tblHeader/>
          <w:jc w:val="center"/>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31D51" w:rsidRDefault="00935523" w:rsidP="00B56142">
            <w:pPr>
              <w:spacing w:line="276" w:lineRule="auto"/>
              <w:jc w:val="center"/>
              <w:rPr>
                <w:rFonts w:cs="Arial"/>
                <w:lang w:val="de-DE" w:eastAsia="ja-JP"/>
              </w:rPr>
            </w:pPr>
            <w:r>
              <w:rPr>
                <w:lang w:val="de-DE"/>
              </w:rPr>
              <w:t>Operational Mode</w:t>
            </w:r>
          </w:p>
        </w:tc>
        <w:tc>
          <w:tcPr>
            <w:tcW w:w="47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tcPr>
          <w:p w:rsidR="00F31D51" w:rsidRDefault="00935523" w:rsidP="00B56142">
            <w:pPr>
              <w:spacing w:line="276" w:lineRule="auto"/>
              <w:jc w:val="center"/>
              <w:rPr>
                <w:sz w:val="16"/>
                <w:szCs w:val="16"/>
                <w:lang w:val="de-DE"/>
              </w:rPr>
            </w:pPr>
            <w:r>
              <w:rPr>
                <w:sz w:val="16"/>
                <w:szCs w:val="16"/>
                <w:lang w:val="de-DE"/>
              </w:rPr>
              <w:t>Parking Assistance (Cfg)</w:t>
            </w:r>
          </w:p>
        </w:tc>
        <w:tc>
          <w:tcPr>
            <w:tcW w:w="47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[ApaSys_D_Stat]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[ApaSteScanMde_D_Stat]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[ApaActvSide2_D_Stat]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[ApaSelPoa_D_Stat]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[ApaScan_D_Stat]</w:t>
            </w:r>
          </w:p>
        </w:tc>
        <w:tc>
          <w:tcPr>
            <w:tcW w:w="50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[ApaLongCtl_D_RqDrv]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31D51" w:rsidRDefault="00935523" w:rsidP="00B56142">
            <w:pPr>
              <w:spacing w:line="276" w:lineRule="auto"/>
              <w:jc w:val="center"/>
              <w:rPr>
                <w:sz w:val="16"/>
                <w:szCs w:val="16"/>
                <w:lang w:val="de-DE"/>
              </w:rPr>
            </w:pPr>
            <w:r>
              <w:rPr>
                <w:sz w:val="16"/>
                <w:szCs w:val="16"/>
                <w:lang w:val="de-DE"/>
              </w:rPr>
              <w:t>[ApaTrgtDist_D_Stat]</w:t>
            </w:r>
            <w:r>
              <w:rPr>
                <w:rFonts w:cs="Arial"/>
                <w:vertAlign w:val="superscript"/>
                <w:lang w:val="de-DE"/>
              </w:rPr>
              <w:t xml:space="preserve"> †</w:t>
            </w:r>
          </w:p>
        </w:tc>
        <w:tc>
          <w:tcPr>
            <w:tcW w:w="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31D51" w:rsidRDefault="00935523" w:rsidP="00B56142">
            <w:pPr>
              <w:spacing w:line="276" w:lineRule="auto"/>
              <w:jc w:val="center"/>
              <w:rPr>
                <w:sz w:val="16"/>
                <w:szCs w:val="16"/>
                <w:lang w:val="de-DE"/>
              </w:rPr>
            </w:pPr>
            <w:r>
              <w:rPr>
                <w:sz w:val="16"/>
                <w:szCs w:val="16"/>
                <w:lang w:val="de-DE"/>
              </w:rPr>
              <w:t>[ApaMsgTxt_D_Rq]</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[PrkAidMsgTxt_D_Rq]</w:t>
            </w:r>
          </w:p>
        </w:tc>
        <w:tc>
          <w:tcPr>
            <w:tcW w:w="2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31D51" w:rsidRDefault="00935523" w:rsidP="00B56142">
            <w:pPr>
              <w:spacing w:line="276" w:lineRule="auto"/>
              <w:jc w:val="center"/>
              <w:rPr>
                <w:rFonts w:cs="Arial"/>
                <w:sz w:val="24"/>
                <w:lang w:val="de-DE" w:eastAsia="ja-JP"/>
              </w:rPr>
            </w:pPr>
            <w:r>
              <w:rPr>
                <w:sz w:val="24"/>
                <w:lang w:val="de-DE"/>
              </w:rPr>
              <w:t>Display HMI</w:t>
            </w:r>
            <w:r>
              <w:rPr>
                <w:sz w:val="16"/>
                <w:szCs w:val="16"/>
                <w:vertAlign w:val="subscript"/>
                <w:lang w:val="de-DE"/>
              </w:rPr>
              <w:t>/REF#</w:t>
            </w:r>
          </w:p>
        </w:tc>
      </w:tr>
      <w:tr w:rsidR="00F31D51" w:rsidTr="00B56142">
        <w:trPr>
          <w:cantSplit/>
          <w:jc w:val="center"/>
        </w:trPr>
        <w:tc>
          <w:tcPr>
            <w:tcW w:w="647" w:type="dxa"/>
            <w:vMerge w:val="restart"/>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rPr>
                <w:rFonts w:cs="Arial"/>
                <w:lang w:val="de-DE" w:eastAsia="ja-JP"/>
              </w:rPr>
            </w:pPr>
          </w:p>
        </w:tc>
        <w:tc>
          <w:tcPr>
            <w:tcW w:w="478" w:type="dxa"/>
            <w:tcBorders>
              <w:top w:val="single" w:sz="4" w:space="0" w:color="auto"/>
              <w:left w:val="single" w:sz="4" w:space="0" w:color="auto"/>
              <w:bottom w:val="single" w:sz="4" w:space="0" w:color="auto"/>
              <w:right w:val="single" w:sz="4" w:space="0" w:color="auto"/>
            </w:tcBorders>
            <w:vAlign w:val="center"/>
          </w:tcPr>
          <w:p w:rsidR="00F31D51" w:rsidRDefault="00935523" w:rsidP="00B56142">
            <w:pPr>
              <w:spacing w:line="276" w:lineRule="auto"/>
              <w:jc w:val="center"/>
              <w:rPr>
                <w:sz w:val="12"/>
                <w:szCs w:val="16"/>
                <w:lang w:val="de-DE"/>
              </w:rPr>
            </w:pPr>
            <w:r>
              <w:rPr>
                <w:sz w:val="12"/>
                <w:szCs w:val="16"/>
                <w:lang w:val="de-DE"/>
              </w:rPr>
              <w:t>0xA |0xB</w:t>
            </w:r>
          </w:p>
        </w:tc>
        <w:tc>
          <w:tcPr>
            <w:tcW w:w="478"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0x3</w:t>
            </w:r>
          </w:p>
        </w:tc>
        <w:tc>
          <w:tcPr>
            <w:tcW w:w="507"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X</w:t>
            </w:r>
          </w:p>
        </w:tc>
        <w:tc>
          <w:tcPr>
            <w:tcW w:w="2891"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CC6E4C">
            <w:pPr>
              <w:spacing w:line="276" w:lineRule="auto"/>
              <w:jc w:val="center"/>
              <w:rPr>
                <w:sz w:val="24"/>
                <w:lang w:val="de-DE"/>
              </w:rPr>
            </w:pPr>
            <w:r>
              <w:rPr>
                <w:sz w:val="24"/>
                <w:lang w:val="de-DE"/>
              </w:rPr>
              <w:t xml:space="preserve">Add Check Mark </w:t>
            </w:r>
            <w:r w:rsidR="00CC6E4C">
              <w:object w:dxaOrig="345" w:dyaOrig="195">
                <v:shape id="5e78c2cb00005c8e0000689e" o:spid="_x0000_i1048" type="#_x0000_t75" style="width:17.25pt;height:9.75pt" o:ole="">
                  <v:imagedata r:id="rId89" o:title=""/>
                </v:shape>
                <o:OLEObject Type="Embed" ProgID="PBrush" ShapeID="5e78c2cb00005c8e0000689e" DrawAspect="Content" ObjectID="_1646464003" r:id="rId98"/>
              </w:object>
            </w:r>
            <w:r>
              <w:rPr>
                <w:sz w:val="24"/>
                <w:lang w:val="de-DE"/>
              </w:rPr>
              <w:t>Inside Open Parallel Park Space on the Right</w:t>
            </w:r>
            <w:r>
              <w:rPr>
                <w:rFonts w:cs="Arial"/>
                <w:sz w:val="16"/>
                <w:szCs w:val="16"/>
                <w:vertAlign w:val="subscript"/>
                <w:lang w:val="de-DE" w:eastAsia="ja-JP"/>
              </w:rPr>
              <w:t>/307</w:t>
            </w:r>
          </w:p>
        </w:tc>
      </w:tr>
      <w:tr w:rsidR="00F31D51" w:rsidTr="00B56142">
        <w:trPr>
          <w:cantSplit/>
          <w:jc w:val="center"/>
        </w:trPr>
        <w:tc>
          <w:tcPr>
            <w:tcW w:w="647" w:type="dxa"/>
            <w:vMerge/>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rPr>
                <w:rFonts w:cs="Arial"/>
                <w:lang w:val="de-DE" w:eastAsia="ja-JP"/>
              </w:rPr>
            </w:pPr>
          </w:p>
        </w:tc>
        <w:tc>
          <w:tcPr>
            <w:tcW w:w="478" w:type="dxa"/>
            <w:tcBorders>
              <w:top w:val="single" w:sz="4" w:space="0" w:color="auto"/>
              <w:left w:val="single" w:sz="4" w:space="0" w:color="auto"/>
              <w:bottom w:val="single" w:sz="4" w:space="0" w:color="auto"/>
              <w:right w:val="single" w:sz="4" w:space="0" w:color="auto"/>
            </w:tcBorders>
            <w:vAlign w:val="center"/>
          </w:tcPr>
          <w:p w:rsidR="00F31D51" w:rsidRDefault="00935523" w:rsidP="00B56142">
            <w:pPr>
              <w:spacing w:line="276" w:lineRule="auto"/>
              <w:jc w:val="center"/>
              <w:rPr>
                <w:sz w:val="12"/>
                <w:szCs w:val="16"/>
                <w:lang w:val="de-DE"/>
              </w:rPr>
            </w:pPr>
            <w:r>
              <w:rPr>
                <w:sz w:val="12"/>
                <w:szCs w:val="16"/>
                <w:lang w:val="de-DE"/>
              </w:rPr>
              <w:t>0xA |0xB</w:t>
            </w:r>
          </w:p>
        </w:tc>
        <w:tc>
          <w:tcPr>
            <w:tcW w:w="478"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0x3</w:t>
            </w:r>
          </w:p>
        </w:tc>
        <w:tc>
          <w:tcPr>
            <w:tcW w:w="507"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X</w:t>
            </w:r>
          </w:p>
        </w:tc>
        <w:tc>
          <w:tcPr>
            <w:tcW w:w="2891"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CC6E4C">
            <w:pPr>
              <w:spacing w:line="276" w:lineRule="auto"/>
              <w:jc w:val="center"/>
              <w:rPr>
                <w:sz w:val="24"/>
                <w:lang w:val="de-DE"/>
              </w:rPr>
            </w:pPr>
            <w:r>
              <w:rPr>
                <w:sz w:val="24"/>
                <w:lang w:val="de-DE"/>
              </w:rPr>
              <w:t xml:space="preserve">Add Check Mark </w:t>
            </w:r>
            <w:r w:rsidR="00CC6E4C">
              <w:object w:dxaOrig="345" w:dyaOrig="195">
                <v:shape id="5e78c2cb00005c8e00001b60" o:spid="_x0000_i1049" type="#_x0000_t75" style="width:17.25pt;height:9.75pt" o:ole="">
                  <v:imagedata r:id="rId89" o:title=""/>
                </v:shape>
                <o:OLEObject Type="Embed" ProgID="PBrush" ShapeID="5e78c2cb00005c8e00001b60" DrawAspect="Content" ObjectID="_1646464004" r:id="rId99"/>
              </w:object>
            </w:r>
            <w:r>
              <w:rPr>
                <w:sz w:val="24"/>
                <w:lang w:val="de-DE"/>
              </w:rPr>
              <w:t>Inside Open Perpendicular Park Space on the Right</w:t>
            </w:r>
            <w:r>
              <w:rPr>
                <w:rFonts w:cs="Arial"/>
                <w:sz w:val="16"/>
                <w:szCs w:val="16"/>
                <w:vertAlign w:val="subscript"/>
                <w:lang w:val="de-DE" w:eastAsia="ja-JP"/>
              </w:rPr>
              <w:t>/308</w:t>
            </w:r>
          </w:p>
        </w:tc>
      </w:tr>
      <w:tr w:rsidR="00F31D51" w:rsidTr="00B56142">
        <w:trPr>
          <w:cantSplit/>
          <w:jc w:val="center"/>
        </w:trPr>
        <w:tc>
          <w:tcPr>
            <w:tcW w:w="647" w:type="dxa"/>
            <w:vMerge/>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rPr>
                <w:rFonts w:cs="Arial"/>
                <w:lang w:val="de-DE" w:eastAsia="ja-JP"/>
              </w:rPr>
            </w:pPr>
          </w:p>
        </w:tc>
        <w:tc>
          <w:tcPr>
            <w:tcW w:w="6559" w:type="dxa"/>
            <w:gridSpan w:val="16"/>
            <w:tcBorders>
              <w:top w:val="single" w:sz="4" w:space="0" w:color="auto"/>
              <w:left w:val="single" w:sz="4" w:space="0" w:color="auto"/>
              <w:bottom w:val="single" w:sz="4" w:space="0" w:color="auto"/>
              <w:right w:val="single" w:sz="4" w:space="0" w:color="auto"/>
            </w:tcBorders>
            <w:vAlign w:val="center"/>
          </w:tcPr>
          <w:p w:rsidR="00F31D51" w:rsidRDefault="00935523" w:rsidP="00B56142">
            <w:pPr>
              <w:spacing w:line="276" w:lineRule="auto"/>
              <w:jc w:val="center"/>
              <w:rPr>
                <w:rFonts w:cs="Arial"/>
                <w:lang w:val="de-DE" w:eastAsia="ja-JP"/>
              </w:rPr>
            </w:pPr>
            <w:r>
              <w:rPr>
                <w:lang w:val="de-DE"/>
              </w:rPr>
              <w:t>All Other Cases</w:t>
            </w:r>
          </w:p>
        </w:tc>
        <w:tc>
          <w:tcPr>
            <w:tcW w:w="2891" w:type="dxa"/>
            <w:tcBorders>
              <w:top w:val="single" w:sz="4" w:space="0" w:color="auto"/>
              <w:left w:val="single" w:sz="4" w:space="0" w:color="auto"/>
              <w:bottom w:val="single" w:sz="4" w:space="0" w:color="auto"/>
              <w:right w:val="single" w:sz="4" w:space="0" w:color="auto"/>
            </w:tcBorders>
            <w:vAlign w:val="center"/>
            <w:hideMark/>
          </w:tcPr>
          <w:p w:rsidR="00F31D51" w:rsidRDefault="00935523">
            <w:pPr>
              <w:spacing w:line="276" w:lineRule="auto"/>
              <w:jc w:val="center"/>
              <w:rPr>
                <w:rFonts w:cs="Arial"/>
                <w:sz w:val="24"/>
                <w:lang w:val="de-DE" w:eastAsia="ja-JP"/>
              </w:rPr>
            </w:pPr>
            <w:r>
              <w:rPr>
                <w:sz w:val="24"/>
                <w:lang w:val="de-DE"/>
              </w:rPr>
              <w:t>Do Not Add Check Mark</w:t>
            </w:r>
          </w:p>
        </w:tc>
      </w:tr>
    </w:tbl>
    <w:p w:rsidR="00EB2834" w:rsidRDefault="00935523" w:rsidP="00EB2834">
      <w:pPr>
        <w:jc w:val="center"/>
      </w:pPr>
      <w:r>
        <w:rPr>
          <w:u w:val="single"/>
        </w:rPr>
        <w:t>A</w:t>
      </w:r>
      <w:r>
        <w:t xml:space="preserve">ctive </w:t>
      </w:r>
      <w:r>
        <w:rPr>
          <w:u w:val="single"/>
        </w:rPr>
        <w:t>P</w:t>
      </w:r>
      <w:r>
        <w:t xml:space="preserve">ark </w:t>
      </w:r>
      <w:r>
        <w:rPr>
          <w:u w:val="single"/>
        </w:rPr>
        <w:t>A</w:t>
      </w:r>
      <w:r>
        <w:t>ssist (APA) Positional ParkScenarioRight and Check Mark Modifier</w:t>
      </w:r>
    </w:p>
    <w:p w:rsidR="00EB2834" w:rsidRDefault="00935523" w:rsidP="00EB2834">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EB2834" w:rsidRDefault="00935523" w:rsidP="00EB2834">
      <w:r>
        <w:rPr>
          <w:rFonts w:cs="Arial"/>
        </w:rPr>
        <w:t>‡ -</w:t>
      </w:r>
      <w:r>
        <w:rPr>
          <w:sz w:val="16"/>
          <w:szCs w:val="16"/>
        </w:rPr>
        <w:t xml:space="preserve"> Only if supported by the implementing program as per REQ-130570. If not supported but required by signal pro</w:t>
      </w:r>
      <w:r>
        <w:rPr>
          <w:sz w:val="16"/>
          <w:szCs w:val="16"/>
        </w:rPr>
        <w:t>cessing tables, treat as data 0x1.</w:t>
      </w:r>
    </w:p>
    <w:p w:rsidR="009B508B" w:rsidRDefault="00935523" w:rsidP="00EB2834"/>
    <w:p w:rsidR="00CA6953" w:rsidRDefault="00935523" w:rsidP="00EB2834"/>
    <w:p w:rsidR="00CA6953" w:rsidRDefault="00935523" w:rsidP="00CA6953">
      <w:pPr>
        <w:jc w:val="center"/>
        <w:rPr>
          <w:b/>
        </w:rPr>
      </w:pPr>
      <w:r>
        <w:rPr>
          <w:b/>
        </w:rPr>
        <w:t>4” displays</w:t>
      </w:r>
    </w:p>
    <w:tbl>
      <w:tblPr>
        <w:tblW w:w="0" w:type="dxa"/>
        <w:jc w:val="center"/>
        <w:tblLayout w:type="fixed"/>
        <w:tblLook w:val="04A0" w:firstRow="1" w:lastRow="0" w:firstColumn="1" w:lastColumn="0" w:noHBand="0" w:noVBand="1"/>
      </w:tblPr>
      <w:tblGrid>
        <w:gridCol w:w="648"/>
        <w:gridCol w:w="474"/>
        <w:gridCol w:w="474"/>
        <w:gridCol w:w="474"/>
        <w:gridCol w:w="474"/>
        <w:gridCol w:w="264"/>
        <w:gridCol w:w="270"/>
        <w:gridCol w:w="270"/>
        <w:gridCol w:w="540"/>
        <w:gridCol w:w="270"/>
        <w:gridCol w:w="540"/>
        <w:gridCol w:w="270"/>
        <w:gridCol w:w="270"/>
        <w:gridCol w:w="270"/>
        <w:gridCol w:w="4579"/>
      </w:tblGrid>
      <w:tr w:rsidR="00CA2B36" w:rsidTr="00CA2B36">
        <w:trPr>
          <w:cantSplit/>
          <w:trHeight w:val="2156"/>
          <w:tblHeader/>
          <w:jc w:val="center"/>
        </w:trPr>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A2B36" w:rsidRDefault="00935523">
            <w:pPr>
              <w:spacing w:line="276" w:lineRule="auto"/>
              <w:ind w:left="113" w:right="113"/>
              <w:jc w:val="center"/>
              <w:rPr>
                <w:rFonts w:cs="Arial"/>
                <w:sz w:val="16"/>
                <w:szCs w:val="16"/>
                <w:lang w:val="de-DE" w:eastAsia="ja-JP"/>
              </w:rPr>
            </w:pPr>
            <w:r>
              <w:rPr>
                <w:sz w:val="16"/>
                <w:szCs w:val="16"/>
                <w:lang w:val="de-DE"/>
              </w:rPr>
              <w:t>Operational Mode</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A2B36" w:rsidRDefault="00935523">
            <w:pPr>
              <w:spacing w:line="276" w:lineRule="auto"/>
              <w:ind w:left="113" w:right="113"/>
              <w:jc w:val="center"/>
              <w:rPr>
                <w:rFonts w:cs="Arial"/>
                <w:sz w:val="16"/>
                <w:szCs w:val="16"/>
                <w:lang w:val="de-DE" w:eastAsia="ja-JP"/>
              </w:rPr>
            </w:pPr>
            <w:r>
              <w:rPr>
                <w:sz w:val="16"/>
                <w:szCs w:val="16"/>
                <w:lang w:val="de-DE"/>
              </w:rPr>
              <w:t>[ApaSys_D_Stat]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A2B36" w:rsidRDefault="00935523">
            <w:pPr>
              <w:spacing w:line="276" w:lineRule="auto"/>
              <w:ind w:left="113" w:right="113"/>
              <w:jc w:val="center"/>
              <w:rPr>
                <w:rFonts w:cs="Arial"/>
                <w:sz w:val="16"/>
                <w:szCs w:val="16"/>
                <w:lang w:val="de-DE" w:eastAsia="ja-JP"/>
              </w:rPr>
            </w:pPr>
            <w:r>
              <w:rPr>
                <w:sz w:val="16"/>
                <w:szCs w:val="16"/>
                <w:lang w:val="de-DE"/>
              </w:rPr>
              <w:t>[ApaSteScanMde_D_Stat]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A2B36" w:rsidRDefault="00935523">
            <w:pPr>
              <w:spacing w:line="276" w:lineRule="auto"/>
              <w:ind w:left="113" w:right="113"/>
              <w:jc w:val="center"/>
              <w:rPr>
                <w:rFonts w:cs="Arial"/>
                <w:sz w:val="16"/>
                <w:szCs w:val="16"/>
                <w:lang w:val="de-DE" w:eastAsia="ja-JP"/>
              </w:rPr>
            </w:pPr>
            <w:r>
              <w:rPr>
                <w:sz w:val="16"/>
                <w:szCs w:val="16"/>
                <w:lang w:val="de-DE"/>
              </w:rPr>
              <w:t>[ApaActvSide2_D_Stat]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A2B36" w:rsidRDefault="00935523">
            <w:pPr>
              <w:spacing w:line="276" w:lineRule="auto"/>
              <w:ind w:left="113" w:right="113"/>
              <w:jc w:val="center"/>
              <w:rPr>
                <w:rFonts w:cs="Arial"/>
                <w:sz w:val="16"/>
                <w:szCs w:val="16"/>
                <w:lang w:val="de-DE" w:eastAsia="ja-JP"/>
              </w:rPr>
            </w:pPr>
            <w:r>
              <w:rPr>
                <w:sz w:val="16"/>
                <w:szCs w:val="16"/>
                <w:lang w:val="de-DE"/>
              </w:rPr>
              <w:t>[ApaMde_D_Stat]</w:t>
            </w:r>
          </w:p>
        </w:tc>
        <w:tc>
          <w:tcPr>
            <w:tcW w:w="2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A2B36" w:rsidRDefault="00935523">
            <w:pPr>
              <w:spacing w:line="276" w:lineRule="auto"/>
              <w:ind w:left="113" w:right="113"/>
              <w:jc w:val="center"/>
              <w:rPr>
                <w:rFonts w:cs="Arial"/>
                <w:sz w:val="16"/>
                <w:szCs w:val="16"/>
                <w:lang w:val="de-DE" w:eastAsia="ja-JP"/>
              </w:rPr>
            </w:pPr>
            <w:r>
              <w:rPr>
                <w:sz w:val="16"/>
                <w:szCs w:val="16"/>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A2B36" w:rsidRDefault="00935523">
            <w:pPr>
              <w:spacing w:line="276" w:lineRule="auto"/>
              <w:ind w:left="113" w:right="113"/>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A2B36" w:rsidRDefault="00935523">
            <w:pPr>
              <w:spacing w:line="276" w:lineRule="auto"/>
              <w:ind w:left="113" w:right="113"/>
              <w:jc w:val="center"/>
              <w:rPr>
                <w:rFonts w:cs="Arial"/>
                <w:sz w:val="16"/>
                <w:szCs w:val="16"/>
                <w:lang w:val="de-DE" w:eastAsia="ja-JP"/>
              </w:rPr>
            </w:pPr>
            <w:r>
              <w:rPr>
                <w:sz w:val="16"/>
                <w:szCs w:val="16"/>
                <w:lang w:val="de-DE"/>
              </w:rPr>
              <w:t>[ApaSelPoa_D_Stat]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A2B36" w:rsidRDefault="00935523">
            <w:pPr>
              <w:spacing w:line="276" w:lineRule="auto"/>
              <w:ind w:left="113" w:right="113"/>
              <w:jc w:val="center"/>
              <w:rPr>
                <w:rFonts w:cs="Arial"/>
                <w:sz w:val="16"/>
                <w:szCs w:val="16"/>
                <w:lang w:val="de-DE" w:eastAsia="ja-JP"/>
              </w:rPr>
            </w:pPr>
            <w:r>
              <w:rPr>
                <w:sz w:val="16"/>
                <w:szCs w:val="16"/>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A2B36" w:rsidRDefault="00935523">
            <w:pPr>
              <w:spacing w:line="276" w:lineRule="auto"/>
              <w:ind w:left="113" w:right="113"/>
              <w:jc w:val="center"/>
              <w:rPr>
                <w:rFonts w:cs="Arial"/>
                <w:sz w:val="16"/>
                <w:szCs w:val="16"/>
                <w:lang w:val="de-DE" w:eastAsia="ja-JP"/>
              </w:rPr>
            </w:pPr>
            <w:r>
              <w:rPr>
                <w:sz w:val="16"/>
                <w:szCs w:val="16"/>
                <w:lang w:val="de-DE"/>
              </w:rPr>
              <w:t>[ApaLongCtl_D_RqDrv]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A2B36" w:rsidRDefault="00935523">
            <w:pPr>
              <w:spacing w:line="276" w:lineRule="auto"/>
              <w:ind w:left="113" w:right="113"/>
              <w:jc w:val="center"/>
              <w:rPr>
                <w:rFonts w:cs="Arial"/>
                <w:sz w:val="16"/>
                <w:szCs w:val="16"/>
                <w:lang w:val="de-DE" w:eastAsia="ja-JP"/>
              </w:rPr>
            </w:pPr>
            <w:r>
              <w:rPr>
                <w:sz w:val="16"/>
                <w:szCs w:val="16"/>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A2B36" w:rsidRDefault="00935523">
            <w:pPr>
              <w:spacing w:line="276" w:lineRule="auto"/>
              <w:ind w:left="113" w:right="113"/>
              <w:jc w:val="center"/>
              <w:rPr>
                <w:rFonts w:cs="Arial"/>
                <w:sz w:val="16"/>
                <w:szCs w:val="16"/>
                <w:lang w:val="de-DE" w:eastAsia="ja-JP"/>
              </w:rPr>
            </w:pPr>
            <w:r>
              <w:rPr>
                <w:sz w:val="16"/>
                <w:szCs w:val="16"/>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A2B36" w:rsidRDefault="00935523">
            <w:pPr>
              <w:spacing w:line="276" w:lineRule="auto"/>
              <w:ind w:left="113" w:right="113"/>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A2B36" w:rsidRDefault="00935523">
            <w:pPr>
              <w:spacing w:line="276" w:lineRule="auto"/>
              <w:ind w:left="113" w:right="113"/>
              <w:jc w:val="center"/>
              <w:rPr>
                <w:rFonts w:cs="Arial"/>
                <w:sz w:val="16"/>
                <w:szCs w:val="16"/>
                <w:lang w:val="de-DE" w:eastAsia="ja-JP"/>
              </w:rPr>
            </w:pPr>
            <w:r>
              <w:rPr>
                <w:sz w:val="16"/>
                <w:szCs w:val="16"/>
                <w:lang w:val="de-DE"/>
              </w:rPr>
              <w:t>[PrkAidMsgTxt_D_Rq]</w:t>
            </w:r>
          </w:p>
        </w:tc>
        <w:tc>
          <w:tcPr>
            <w:tcW w:w="457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CA2B36" w:rsidRDefault="00935523">
            <w:pPr>
              <w:spacing w:line="276" w:lineRule="auto"/>
              <w:jc w:val="center"/>
              <w:rPr>
                <w:rFonts w:cs="Arial"/>
                <w:sz w:val="24"/>
                <w:lang w:val="de-DE" w:eastAsia="ja-JP"/>
              </w:rPr>
            </w:pPr>
            <w:r>
              <w:rPr>
                <w:sz w:val="24"/>
                <w:lang w:val="de-DE"/>
              </w:rPr>
              <w:t>Display HMI</w:t>
            </w:r>
          </w:p>
        </w:tc>
      </w:tr>
      <w:tr w:rsidR="00CA2B36" w:rsidTr="00CA2B36">
        <w:trPr>
          <w:cantSplit/>
          <w:jc w:val="center"/>
        </w:trPr>
        <w:tc>
          <w:tcPr>
            <w:tcW w:w="648"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CA2B36" w:rsidRDefault="00935523">
            <w:pPr>
              <w:spacing w:line="276" w:lineRule="auto"/>
              <w:ind w:left="113" w:right="113"/>
              <w:jc w:val="center"/>
              <w:rPr>
                <w:rFonts w:cs="Arial"/>
                <w:lang w:val="de-DE" w:eastAsia="ja-JP"/>
              </w:rPr>
            </w:pPr>
            <w:r>
              <w:rPr>
                <w:lang w:val="de-DE"/>
              </w:rPr>
              <w:t>Run</w:t>
            </w:r>
          </w:p>
          <w:p w:rsidR="00CA2B36" w:rsidRDefault="00935523">
            <w:pPr>
              <w:spacing w:line="276" w:lineRule="auto"/>
              <w:ind w:left="113" w:right="113"/>
              <w:jc w:val="center"/>
              <w:rPr>
                <w:rFonts w:cs="Arial"/>
                <w:lang w:val="de-DE" w:eastAsia="ja-JP"/>
              </w:rPr>
            </w:pPr>
            <w:r>
              <w:rPr>
                <w:sz w:val="16"/>
                <w:szCs w:val="16"/>
                <w:lang w:val="de-DE"/>
              </w:rPr>
              <w:t>(as per Operational Modes and Voltage Range Definition)</w:t>
            </w: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0x2</w:t>
            </w:r>
          </w:p>
        </w:tc>
        <w:tc>
          <w:tcPr>
            <w:tcW w:w="26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X</w:t>
            </w:r>
          </w:p>
        </w:tc>
        <w:tc>
          <w:tcPr>
            <w:tcW w:w="4579"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24"/>
                <w:lang w:val="de-DE" w:eastAsia="ja-JP"/>
              </w:rPr>
            </w:pPr>
            <w:r>
              <w:rPr>
                <w:sz w:val="24"/>
                <w:lang w:val="de-DE"/>
              </w:rPr>
              <w:t>no slot found graphic</w:t>
            </w:r>
          </w:p>
          <w:p w:rsidR="00CA2B36" w:rsidRDefault="00935523" w:rsidP="00CC6E4C">
            <w:pPr>
              <w:spacing w:line="276" w:lineRule="auto"/>
              <w:jc w:val="center"/>
              <w:rPr>
                <w:rFonts w:cs="Arial"/>
                <w:sz w:val="24"/>
                <w:lang w:val="de-DE" w:eastAsia="ja-JP"/>
              </w:rPr>
            </w:pPr>
            <w:r>
              <w:rPr>
                <w:noProof/>
              </w:rPr>
              <w:drawing>
                <wp:anchor distT="0" distB="0" distL="114300" distR="114300" simplePos="0" relativeHeight="251659264" behindDoc="1" locked="0" layoutInCell="1" allowOverlap="1">
                  <wp:simplePos x="0" y="0"/>
                  <wp:positionH relativeFrom="column">
                    <wp:posOffset>2009775</wp:posOffset>
                  </wp:positionH>
                  <wp:positionV relativeFrom="paragraph">
                    <wp:posOffset>-172085</wp:posOffset>
                  </wp:positionV>
                  <wp:extent cx="562610" cy="593725"/>
                  <wp:effectExtent l="0" t="0" r="8890" b="0"/>
                  <wp:wrapTight wrapText="bothSides">
                    <wp:wrapPolygon edited="0">
                      <wp:start x="0" y="0"/>
                      <wp:lineTo x="0" y="20791"/>
                      <wp:lineTo x="21210" y="20791"/>
                      <wp:lineTo x="21210" y="0"/>
                      <wp:lineTo x="0" y="0"/>
                    </wp:wrapPolygon>
                  </wp:wrapTight>
                  <wp:docPr id="176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2610" cy="593725"/>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SAPP R</w:t>
            </w:r>
            <w:r>
              <w:rPr>
                <w:rFonts w:cs="Arial"/>
                <w:sz w:val="16"/>
                <w:szCs w:val="16"/>
                <w:lang w:val="de-DE" w:eastAsia="ja-JP"/>
              </w:rPr>
              <w:t>/091</w:t>
            </w:r>
          </w:p>
        </w:tc>
      </w:tr>
      <w:tr w:rsidR="00CA2B36" w:rsidTr="00CA2B36">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56" w:lineRule="auto"/>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X</w:t>
            </w:r>
          </w:p>
        </w:tc>
        <w:tc>
          <w:tcPr>
            <w:tcW w:w="4579"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24"/>
                <w:lang w:val="de-DE" w:eastAsia="ja-JP"/>
              </w:rPr>
            </w:pPr>
            <w:r>
              <w:rPr>
                <w:sz w:val="24"/>
                <w:lang w:val="de-DE"/>
              </w:rPr>
              <w:t>no slot found graphic</w:t>
            </w:r>
          </w:p>
          <w:p w:rsidR="00CA2B36" w:rsidRDefault="00935523">
            <w:pPr>
              <w:spacing w:line="276" w:lineRule="auto"/>
              <w:jc w:val="center"/>
              <w:rPr>
                <w:sz w:val="24"/>
                <w:lang w:val="de-DE"/>
              </w:rPr>
            </w:pPr>
            <w:r>
              <w:rPr>
                <w:sz w:val="24"/>
                <w:lang w:val="de-DE"/>
              </w:rPr>
              <w:t>PPA R</w:t>
            </w:r>
            <w:r>
              <w:rPr>
                <w:rFonts w:cs="Arial"/>
                <w:sz w:val="16"/>
                <w:szCs w:val="16"/>
                <w:lang w:val="de-DE" w:eastAsia="ja-JP"/>
              </w:rPr>
              <w:t>/092</w:t>
            </w:r>
          </w:p>
          <w:p w:rsidR="00CA2B36" w:rsidRDefault="00935523" w:rsidP="00CC6E4C">
            <w:pPr>
              <w:spacing w:line="276" w:lineRule="auto"/>
              <w:jc w:val="center"/>
              <w:rPr>
                <w:rFonts w:cs="Arial"/>
                <w:sz w:val="24"/>
                <w:lang w:val="de-DE" w:eastAsia="ja-JP"/>
              </w:rPr>
            </w:pPr>
            <w:r>
              <w:rPr>
                <w:noProof/>
              </w:rPr>
              <w:drawing>
                <wp:anchor distT="0" distB="0" distL="114300" distR="114300" simplePos="0" relativeHeight="251661312" behindDoc="1" locked="0" layoutInCell="1" allowOverlap="1">
                  <wp:simplePos x="0" y="0"/>
                  <wp:positionH relativeFrom="column">
                    <wp:posOffset>2009775</wp:posOffset>
                  </wp:positionH>
                  <wp:positionV relativeFrom="paragraph">
                    <wp:posOffset>-359410</wp:posOffset>
                  </wp:positionV>
                  <wp:extent cx="557530" cy="514985"/>
                  <wp:effectExtent l="0" t="0" r="0" b="0"/>
                  <wp:wrapTight wrapText="bothSides">
                    <wp:wrapPolygon edited="0">
                      <wp:start x="0" y="0"/>
                      <wp:lineTo x="0" y="20774"/>
                      <wp:lineTo x="20665" y="20774"/>
                      <wp:lineTo x="20665" y="0"/>
                      <wp:lineTo x="0" y="0"/>
                    </wp:wrapPolygon>
                  </wp:wrapTight>
                  <wp:docPr id="1761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7530" cy="514985"/>
                          </a:xfrm>
                          <a:prstGeom prst="rect">
                            <a:avLst/>
                          </a:prstGeom>
                          <a:noFill/>
                        </pic:spPr>
                      </pic:pic>
                    </a:graphicData>
                  </a:graphic>
                  <wp14:sizeRelH relativeFrom="margin">
                    <wp14:pctWidth>0</wp14:pctWidth>
                  </wp14:sizeRelH>
                  <wp14:sizeRelV relativeFrom="margin">
                    <wp14:pctHeight>0</wp14:pctHeight>
                  </wp14:sizeRelV>
                </wp:anchor>
              </w:drawing>
            </w:r>
          </w:p>
        </w:tc>
      </w:tr>
      <w:tr w:rsidR="00CA2B36" w:rsidTr="00CA2B36">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56" w:lineRule="auto"/>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0x2</w:t>
            </w:r>
          </w:p>
        </w:tc>
        <w:tc>
          <w:tcPr>
            <w:tcW w:w="26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X</w:t>
            </w:r>
          </w:p>
        </w:tc>
        <w:tc>
          <w:tcPr>
            <w:tcW w:w="4579"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24"/>
                <w:lang w:val="de-DE" w:eastAsia="ja-JP"/>
              </w:rPr>
            </w:pPr>
            <w:r>
              <w:rPr>
                <w:sz w:val="24"/>
                <w:lang w:val="de-DE"/>
              </w:rPr>
              <w:t>slot found graphic</w:t>
            </w:r>
          </w:p>
          <w:p w:rsidR="00CA2B36" w:rsidRDefault="00935523">
            <w:pPr>
              <w:spacing w:line="276" w:lineRule="auto"/>
              <w:jc w:val="center"/>
              <w:rPr>
                <w:sz w:val="24"/>
                <w:lang w:val="de-DE"/>
              </w:rPr>
            </w:pPr>
            <w:r>
              <w:rPr>
                <w:sz w:val="24"/>
                <w:lang w:val="de-DE"/>
              </w:rPr>
              <w:t>SAPP R</w:t>
            </w:r>
            <w:r>
              <w:rPr>
                <w:rFonts w:cs="Arial"/>
                <w:sz w:val="16"/>
                <w:szCs w:val="16"/>
                <w:lang w:val="de-DE" w:eastAsia="ja-JP"/>
              </w:rPr>
              <w:t>/093</w:t>
            </w:r>
          </w:p>
          <w:p w:rsidR="00CA2B36" w:rsidRDefault="00935523" w:rsidP="00CC6E4C">
            <w:pPr>
              <w:spacing w:line="276" w:lineRule="auto"/>
              <w:jc w:val="center"/>
              <w:rPr>
                <w:rFonts w:cs="Arial"/>
                <w:sz w:val="24"/>
                <w:lang w:val="de-DE" w:eastAsia="ja-JP"/>
              </w:rPr>
            </w:pPr>
            <w:r>
              <w:rPr>
                <w:noProof/>
              </w:rPr>
              <w:drawing>
                <wp:anchor distT="0" distB="0" distL="114300" distR="114300" simplePos="0" relativeHeight="251663360" behindDoc="1" locked="0" layoutInCell="1" allowOverlap="1">
                  <wp:simplePos x="0" y="0"/>
                  <wp:positionH relativeFrom="column">
                    <wp:posOffset>2009775</wp:posOffset>
                  </wp:positionH>
                  <wp:positionV relativeFrom="paragraph">
                    <wp:posOffset>-359410</wp:posOffset>
                  </wp:positionV>
                  <wp:extent cx="560070" cy="700405"/>
                  <wp:effectExtent l="0" t="0" r="0" b="4445"/>
                  <wp:wrapTight wrapText="bothSides">
                    <wp:wrapPolygon edited="0">
                      <wp:start x="0" y="0"/>
                      <wp:lineTo x="0" y="21150"/>
                      <wp:lineTo x="20571" y="21150"/>
                      <wp:lineTo x="20571" y="0"/>
                      <wp:lineTo x="0" y="0"/>
                    </wp:wrapPolygon>
                  </wp:wrapTight>
                  <wp:docPr id="1761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0070" cy="700405"/>
                          </a:xfrm>
                          <a:prstGeom prst="rect">
                            <a:avLst/>
                          </a:prstGeom>
                          <a:noFill/>
                        </pic:spPr>
                      </pic:pic>
                    </a:graphicData>
                  </a:graphic>
                  <wp14:sizeRelH relativeFrom="margin">
                    <wp14:pctWidth>0</wp14:pctWidth>
                  </wp14:sizeRelH>
                  <wp14:sizeRelV relativeFrom="margin">
                    <wp14:pctHeight>0</wp14:pctHeight>
                  </wp14:sizeRelV>
                </wp:anchor>
              </w:drawing>
            </w:r>
          </w:p>
        </w:tc>
      </w:tr>
      <w:tr w:rsidR="00CA2B36" w:rsidTr="00CA2B36">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56" w:lineRule="auto"/>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X</w:t>
            </w:r>
          </w:p>
        </w:tc>
        <w:tc>
          <w:tcPr>
            <w:tcW w:w="4579"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24"/>
                <w:lang w:val="de-DE" w:eastAsia="ja-JP"/>
              </w:rPr>
            </w:pPr>
            <w:r>
              <w:rPr>
                <w:sz w:val="24"/>
                <w:lang w:val="de-DE"/>
              </w:rPr>
              <w:t>slot found graphic</w:t>
            </w:r>
          </w:p>
          <w:p w:rsidR="00CA2B36" w:rsidRDefault="00935523">
            <w:pPr>
              <w:spacing w:line="276" w:lineRule="auto"/>
              <w:jc w:val="center"/>
              <w:rPr>
                <w:sz w:val="24"/>
                <w:lang w:val="de-DE"/>
              </w:rPr>
            </w:pPr>
            <w:r>
              <w:rPr>
                <w:sz w:val="24"/>
                <w:lang w:val="de-DE"/>
              </w:rPr>
              <w:t>PPA R</w:t>
            </w:r>
            <w:r>
              <w:rPr>
                <w:rFonts w:cs="Arial"/>
                <w:sz w:val="16"/>
                <w:szCs w:val="16"/>
                <w:lang w:val="de-DE" w:eastAsia="ja-JP"/>
              </w:rPr>
              <w:t>/094</w:t>
            </w:r>
          </w:p>
          <w:p w:rsidR="00CA2B36" w:rsidRDefault="00935523" w:rsidP="00CC6E4C">
            <w:pPr>
              <w:spacing w:line="276" w:lineRule="auto"/>
              <w:jc w:val="center"/>
              <w:rPr>
                <w:rFonts w:cs="Arial"/>
                <w:sz w:val="24"/>
                <w:lang w:val="de-DE" w:eastAsia="ja-JP"/>
              </w:rPr>
            </w:pPr>
            <w:r>
              <w:rPr>
                <w:noProof/>
              </w:rPr>
              <w:drawing>
                <wp:anchor distT="0" distB="0" distL="114300" distR="114300" simplePos="0" relativeHeight="251665408" behindDoc="1" locked="0" layoutInCell="1" allowOverlap="1">
                  <wp:simplePos x="0" y="0"/>
                  <wp:positionH relativeFrom="column">
                    <wp:posOffset>2009775</wp:posOffset>
                  </wp:positionH>
                  <wp:positionV relativeFrom="paragraph">
                    <wp:posOffset>-347345</wp:posOffset>
                  </wp:positionV>
                  <wp:extent cx="557530" cy="708660"/>
                  <wp:effectExtent l="0" t="0" r="0" b="0"/>
                  <wp:wrapTight wrapText="bothSides">
                    <wp:wrapPolygon edited="0">
                      <wp:start x="0" y="0"/>
                      <wp:lineTo x="0" y="20903"/>
                      <wp:lineTo x="20665" y="20903"/>
                      <wp:lineTo x="20665" y="0"/>
                      <wp:lineTo x="0" y="0"/>
                    </wp:wrapPolygon>
                  </wp:wrapTight>
                  <wp:docPr id="176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530" cy="708660"/>
                          </a:xfrm>
                          <a:prstGeom prst="rect">
                            <a:avLst/>
                          </a:prstGeom>
                          <a:noFill/>
                        </pic:spPr>
                      </pic:pic>
                    </a:graphicData>
                  </a:graphic>
                  <wp14:sizeRelH relativeFrom="margin">
                    <wp14:pctWidth>0</wp14:pctWidth>
                  </wp14:sizeRelH>
                  <wp14:sizeRelV relativeFrom="margin">
                    <wp14:pctHeight>0</wp14:pctHeight>
                  </wp14:sizeRelV>
                </wp:anchor>
              </w:drawing>
            </w:r>
          </w:p>
        </w:tc>
      </w:tr>
      <w:tr w:rsidR="00CA2B36" w:rsidTr="00CA2B36">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56" w:lineRule="auto"/>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0x2</w:t>
            </w:r>
          </w:p>
        </w:tc>
        <w:tc>
          <w:tcPr>
            <w:tcW w:w="26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rFonts w:cs="Arial"/>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4579"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24"/>
                <w:lang w:val="de-DE" w:eastAsia="ja-JP"/>
              </w:rPr>
            </w:pPr>
            <w:r>
              <w:rPr>
                <w:sz w:val="24"/>
                <w:lang w:val="de-DE"/>
              </w:rPr>
              <w:t>slot found graphic</w:t>
            </w:r>
          </w:p>
          <w:p w:rsidR="00CA2B36" w:rsidRDefault="00935523">
            <w:pPr>
              <w:spacing w:line="276" w:lineRule="auto"/>
              <w:jc w:val="center"/>
              <w:rPr>
                <w:sz w:val="24"/>
                <w:lang w:val="de-DE"/>
              </w:rPr>
            </w:pPr>
            <w:r>
              <w:rPr>
                <w:sz w:val="24"/>
                <w:lang w:val="de-DE"/>
              </w:rPr>
              <w:t>SAPP R</w:t>
            </w:r>
            <w:r>
              <w:rPr>
                <w:rFonts w:cs="Arial"/>
                <w:sz w:val="16"/>
                <w:szCs w:val="16"/>
                <w:lang w:val="de-DE" w:eastAsia="ja-JP"/>
              </w:rPr>
              <w:t>/095</w:t>
            </w:r>
          </w:p>
          <w:p w:rsidR="00CA2B36" w:rsidRDefault="00935523" w:rsidP="00CC6E4C">
            <w:pPr>
              <w:spacing w:line="276" w:lineRule="auto"/>
              <w:jc w:val="center"/>
              <w:rPr>
                <w:sz w:val="24"/>
                <w:lang w:val="de-DE"/>
              </w:rPr>
            </w:pPr>
            <w:r>
              <w:rPr>
                <w:noProof/>
              </w:rPr>
              <w:drawing>
                <wp:anchor distT="0" distB="0" distL="114300" distR="114300" simplePos="0" relativeHeight="251667456" behindDoc="1" locked="0" layoutInCell="1" allowOverlap="1">
                  <wp:simplePos x="0" y="0"/>
                  <wp:positionH relativeFrom="column">
                    <wp:posOffset>2009775</wp:posOffset>
                  </wp:positionH>
                  <wp:positionV relativeFrom="paragraph">
                    <wp:posOffset>-359410</wp:posOffset>
                  </wp:positionV>
                  <wp:extent cx="560070" cy="700405"/>
                  <wp:effectExtent l="0" t="0" r="0" b="4445"/>
                  <wp:wrapTight wrapText="bothSides">
                    <wp:wrapPolygon edited="0">
                      <wp:start x="0" y="0"/>
                      <wp:lineTo x="0" y="21150"/>
                      <wp:lineTo x="20571" y="21150"/>
                      <wp:lineTo x="20571" y="0"/>
                      <wp:lineTo x="0" y="0"/>
                    </wp:wrapPolygon>
                  </wp:wrapTight>
                  <wp:docPr id="176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0070" cy="700405"/>
                          </a:xfrm>
                          <a:prstGeom prst="rect">
                            <a:avLst/>
                          </a:prstGeom>
                          <a:noFill/>
                        </pic:spPr>
                      </pic:pic>
                    </a:graphicData>
                  </a:graphic>
                  <wp14:sizeRelH relativeFrom="margin">
                    <wp14:pctWidth>0</wp14:pctWidth>
                  </wp14:sizeRelH>
                  <wp14:sizeRelV relativeFrom="margin">
                    <wp14:pctHeight>0</wp14:pctHeight>
                  </wp14:sizeRelV>
                </wp:anchor>
              </w:drawing>
            </w:r>
          </w:p>
        </w:tc>
      </w:tr>
      <w:tr w:rsidR="00CA2B36" w:rsidTr="00CA2B36">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56" w:lineRule="auto"/>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rFonts w:cs="Arial"/>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4579"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24"/>
                <w:lang w:val="de-DE" w:eastAsia="ja-JP"/>
              </w:rPr>
            </w:pPr>
            <w:r>
              <w:rPr>
                <w:sz w:val="24"/>
                <w:lang w:val="de-DE"/>
              </w:rPr>
              <w:t>slot found graphic</w:t>
            </w:r>
          </w:p>
          <w:p w:rsidR="00CA2B36" w:rsidRDefault="00935523">
            <w:pPr>
              <w:spacing w:line="276" w:lineRule="auto"/>
              <w:jc w:val="center"/>
              <w:rPr>
                <w:sz w:val="24"/>
                <w:lang w:val="de-DE"/>
              </w:rPr>
            </w:pPr>
            <w:r>
              <w:rPr>
                <w:sz w:val="24"/>
                <w:lang w:val="de-DE"/>
              </w:rPr>
              <w:t>PPA R</w:t>
            </w:r>
            <w:r>
              <w:rPr>
                <w:rFonts w:cs="Arial"/>
                <w:sz w:val="16"/>
                <w:szCs w:val="16"/>
                <w:lang w:val="de-DE" w:eastAsia="ja-JP"/>
              </w:rPr>
              <w:t>/096</w:t>
            </w:r>
          </w:p>
          <w:p w:rsidR="00CA2B36" w:rsidRDefault="00935523" w:rsidP="00CC6E4C">
            <w:pPr>
              <w:spacing w:line="276" w:lineRule="auto"/>
              <w:jc w:val="center"/>
              <w:rPr>
                <w:sz w:val="24"/>
                <w:lang w:val="de-DE"/>
              </w:rPr>
            </w:pPr>
            <w:r>
              <w:rPr>
                <w:noProof/>
              </w:rPr>
              <w:drawing>
                <wp:anchor distT="0" distB="0" distL="114300" distR="114300" simplePos="0" relativeHeight="251672576" behindDoc="1" locked="0" layoutInCell="1" allowOverlap="1">
                  <wp:simplePos x="0" y="0"/>
                  <wp:positionH relativeFrom="column">
                    <wp:posOffset>2009775</wp:posOffset>
                  </wp:positionH>
                  <wp:positionV relativeFrom="paragraph">
                    <wp:posOffset>-347345</wp:posOffset>
                  </wp:positionV>
                  <wp:extent cx="557530" cy="708660"/>
                  <wp:effectExtent l="0" t="0" r="0" b="0"/>
                  <wp:wrapTight wrapText="bothSides">
                    <wp:wrapPolygon edited="0">
                      <wp:start x="0" y="0"/>
                      <wp:lineTo x="0" y="20903"/>
                      <wp:lineTo x="20665" y="20903"/>
                      <wp:lineTo x="20665" y="0"/>
                      <wp:lineTo x="0" y="0"/>
                    </wp:wrapPolygon>
                  </wp:wrapTight>
                  <wp:docPr id="176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530" cy="708660"/>
                          </a:xfrm>
                          <a:prstGeom prst="rect">
                            <a:avLst/>
                          </a:prstGeom>
                          <a:noFill/>
                        </pic:spPr>
                      </pic:pic>
                    </a:graphicData>
                  </a:graphic>
                  <wp14:sizeRelH relativeFrom="margin">
                    <wp14:pctWidth>0</wp14:pctWidth>
                  </wp14:sizeRelH>
                  <wp14:sizeRelV relativeFrom="margin">
                    <wp14:pctHeight>0</wp14:pctHeight>
                  </wp14:sizeRelV>
                </wp:anchor>
              </w:drawing>
            </w:r>
          </w:p>
        </w:tc>
      </w:tr>
      <w:tr w:rsidR="00CA2B36" w:rsidTr="00CA2B36">
        <w:trPr>
          <w:cantSplit/>
          <w:trHeight w:val="498"/>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56" w:lineRule="auto"/>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0x2</w:t>
            </w:r>
          </w:p>
        </w:tc>
        <w:tc>
          <w:tcPr>
            <w:tcW w:w="26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4579"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24"/>
                <w:lang w:val="de-DE" w:eastAsia="ja-JP"/>
              </w:rPr>
            </w:pPr>
            <w:r>
              <w:rPr>
                <w:sz w:val="24"/>
                <w:lang w:val="de-DE"/>
              </w:rPr>
              <w:t>no slot found graphic</w:t>
            </w:r>
          </w:p>
          <w:p w:rsidR="00CA2B36" w:rsidRDefault="00935523" w:rsidP="00CC6E4C">
            <w:pPr>
              <w:spacing w:line="276" w:lineRule="auto"/>
              <w:jc w:val="center"/>
              <w:rPr>
                <w:sz w:val="24"/>
                <w:lang w:val="de-DE"/>
              </w:rPr>
            </w:pPr>
            <w:r>
              <w:rPr>
                <w:noProof/>
              </w:rPr>
              <w:drawing>
                <wp:anchor distT="0" distB="0" distL="114300" distR="114300" simplePos="0" relativeHeight="251669504" behindDoc="1" locked="0" layoutInCell="1" allowOverlap="1">
                  <wp:simplePos x="0" y="0"/>
                  <wp:positionH relativeFrom="column">
                    <wp:posOffset>2009775</wp:posOffset>
                  </wp:positionH>
                  <wp:positionV relativeFrom="paragraph">
                    <wp:posOffset>-172085</wp:posOffset>
                  </wp:positionV>
                  <wp:extent cx="562610" cy="593725"/>
                  <wp:effectExtent l="0" t="0" r="8890" b="0"/>
                  <wp:wrapTight wrapText="bothSides">
                    <wp:wrapPolygon edited="0">
                      <wp:start x="0" y="0"/>
                      <wp:lineTo x="0" y="20791"/>
                      <wp:lineTo x="21210" y="20791"/>
                      <wp:lineTo x="21210" y="0"/>
                      <wp:lineTo x="0" y="0"/>
                    </wp:wrapPolygon>
                  </wp:wrapTight>
                  <wp:docPr id="176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2610" cy="593725"/>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SAPP R</w:t>
            </w:r>
            <w:r>
              <w:rPr>
                <w:rFonts w:cs="Arial"/>
                <w:sz w:val="16"/>
                <w:szCs w:val="16"/>
                <w:lang w:val="de-DE" w:eastAsia="ja-JP"/>
              </w:rPr>
              <w:t>/240</w:t>
            </w:r>
          </w:p>
        </w:tc>
      </w:tr>
      <w:tr w:rsidR="00CA2B36" w:rsidTr="00CA2B36">
        <w:trPr>
          <w:cantSplit/>
          <w:trHeight w:val="498"/>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56" w:lineRule="auto"/>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4579"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24"/>
                <w:lang w:val="de-DE" w:eastAsia="ja-JP"/>
              </w:rPr>
            </w:pPr>
            <w:r>
              <w:rPr>
                <w:sz w:val="24"/>
                <w:lang w:val="de-DE"/>
              </w:rPr>
              <w:t>no slot found graphic</w:t>
            </w:r>
          </w:p>
          <w:p w:rsidR="00CA2B36" w:rsidRDefault="00935523">
            <w:pPr>
              <w:spacing w:line="276" w:lineRule="auto"/>
              <w:jc w:val="center"/>
              <w:rPr>
                <w:sz w:val="24"/>
                <w:lang w:val="de-DE"/>
              </w:rPr>
            </w:pPr>
            <w:r>
              <w:rPr>
                <w:sz w:val="24"/>
                <w:lang w:val="de-DE"/>
              </w:rPr>
              <w:t>PPA R</w:t>
            </w:r>
            <w:r>
              <w:rPr>
                <w:rFonts w:cs="Arial"/>
                <w:sz w:val="16"/>
                <w:szCs w:val="16"/>
                <w:lang w:val="de-DE" w:eastAsia="ja-JP"/>
              </w:rPr>
              <w:t>/241</w:t>
            </w:r>
          </w:p>
          <w:p w:rsidR="00CA2B36" w:rsidRDefault="00935523" w:rsidP="00CC6E4C">
            <w:pPr>
              <w:spacing w:line="276" w:lineRule="auto"/>
              <w:jc w:val="center"/>
              <w:rPr>
                <w:sz w:val="24"/>
                <w:lang w:val="de-DE"/>
              </w:rPr>
            </w:pPr>
            <w:r>
              <w:rPr>
                <w:noProof/>
              </w:rPr>
              <w:drawing>
                <wp:anchor distT="0" distB="0" distL="114300" distR="114300" simplePos="0" relativeHeight="251670528" behindDoc="1" locked="0" layoutInCell="1" allowOverlap="1">
                  <wp:simplePos x="0" y="0"/>
                  <wp:positionH relativeFrom="column">
                    <wp:posOffset>2009775</wp:posOffset>
                  </wp:positionH>
                  <wp:positionV relativeFrom="paragraph">
                    <wp:posOffset>-359410</wp:posOffset>
                  </wp:positionV>
                  <wp:extent cx="557530" cy="514985"/>
                  <wp:effectExtent l="0" t="0" r="0" b="0"/>
                  <wp:wrapTight wrapText="bothSides">
                    <wp:wrapPolygon edited="0">
                      <wp:start x="0" y="0"/>
                      <wp:lineTo x="0" y="20774"/>
                      <wp:lineTo x="20665" y="20774"/>
                      <wp:lineTo x="20665" y="0"/>
                      <wp:lineTo x="0" y="0"/>
                    </wp:wrapPolygon>
                  </wp:wrapTight>
                  <wp:docPr id="176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7530" cy="514985"/>
                          </a:xfrm>
                          <a:prstGeom prst="rect">
                            <a:avLst/>
                          </a:prstGeom>
                          <a:noFill/>
                        </pic:spPr>
                      </pic:pic>
                    </a:graphicData>
                  </a:graphic>
                  <wp14:sizeRelH relativeFrom="margin">
                    <wp14:pctWidth>0</wp14:pctWidth>
                  </wp14:sizeRelH>
                  <wp14:sizeRelV relativeFrom="margin">
                    <wp14:pctHeight>0</wp14:pctHeight>
                  </wp14:sizeRelV>
                </wp:anchor>
              </w:drawing>
            </w:r>
          </w:p>
        </w:tc>
      </w:tr>
      <w:tr w:rsidR="00CA2B36" w:rsidTr="00CA2B36">
        <w:trPr>
          <w:cantSplit/>
          <w:trHeight w:val="498"/>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56" w:lineRule="auto"/>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0x2</w:t>
            </w:r>
          </w:p>
        </w:tc>
        <w:tc>
          <w:tcPr>
            <w:tcW w:w="26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4579"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24"/>
                <w:lang w:val="de-DE" w:eastAsia="ja-JP"/>
              </w:rPr>
            </w:pPr>
            <w:r>
              <w:rPr>
                <w:sz w:val="24"/>
                <w:lang w:val="de-DE"/>
              </w:rPr>
              <w:t xml:space="preserve">no slot found </w:t>
            </w:r>
            <w:r>
              <w:rPr>
                <w:sz w:val="24"/>
                <w:lang w:val="de-DE"/>
              </w:rPr>
              <w:t>graphic</w:t>
            </w:r>
          </w:p>
          <w:p w:rsidR="00CA2B36" w:rsidRDefault="00935523" w:rsidP="00CC6E4C">
            <w:pPr>
              <w:spacing w:line="276" w:lineRule="auto"/>
              <w:jc w:val="center"/>
              <w:rPr>
                <w:sz w:val="24"/>
                <w:lang w:val="de-DE"/>
              </w:rPr>
            </w:pPr>
            <w:r>
              <w:rPr>
                <w:noProof/>
              </w:rPr>
              <w:drawing>
                <wp:anchor distT="0" distB="0" distL="114300" distR="114300" simplePos="0" relativeHeight="251674624" behindDoc="1" locked="0" layoutInCell="1" allowOverlap="1">
                  <wp:simplePos x="0" y="0"/>
                  <wp:positionH relativeFrom="column">
                    <wp:posOffset>2009775</wp:posOffset>
                  </wp:positionH>
                  <wp:positionV relativeFrom="paragraph">
                    <wp:posOffset>-172085</wp:posOffset>
                  </wp:positionV>
                  <wp:extent cx="562610" cy="593725"/>
                  <wp:effectExtent l="0" t="0" r="8890" b="0"/>
                  <wp:wrapTight wrapText="bothSides">
                    <wp:wrapPolygon edited="0">
                      <wp:start x="0" y="0"/>
                      <wp:lineTo x="0" y="20791"/>
                      <wp:lineTo x="21210" y="20791"/>
                      <wp:lineTo x="21210" y="0"/>
                      <wp:lineTo x="0" y="0"/>
                    </wp:wrapPolygon>
                  </wp:wrapTight>
                  <wp:docPr id="176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2610" cy="593725"/>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SAPP R</w:t>
            </w:r>
            <w:r>
              <w:rPr>
                <w:rFonts w:cs="Arial"/>
                <w:sz w:val="16"/>
                <w:szCs w:val="16"/>
                <w:lang w:val="de-DE" w:eastAsia="ja-JP"/>
              </w:rPr>
              <w:t>/525</w:t>
            </w:r>
          </w:p>
        </w:tc>
      </w:tr>
      <w:tr w:rsidR="00CA2B36" w:rsidTr="00CA2B36">
        <w:trPr>
          <w:cantSplit/>
          <w:trHeight w:val="498"/>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56" w:lineRule="auto"/>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4579"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24"/>
                <w:lang w:val="de-DE" w:eastAsia="ja-JP"/>
              </w:rPr>
            </w:pPr>
            <w:r>
              <w:rPr>
                <w:sz w:val="24"/>
                <w:lang w:val="de-DE"/>
              </w:rPr>
              <w:t>no slot found graphic</w:t>
            </w:r>
          </w:p>
          <w:p w:rsidR="00CA2B36" w:rsidRDefault="00935523">
            <w:pPr>
              <w:spacing w:line="276" w:lineRule="auto"/>
              <w:jc w:val="center"/>
              <w:rPr>
                <w:sz w:val="24"/>
                <w:lang w:val="de-DE"/>
              </w:rPr>
            </w:pPr>
            <w:r>
              <w:rPr>
                <w:sz w:val="24"/>
                <w:lang w:val="de-DE"/>
              </w:rPr>
              <w:t>PPA R</w:t>
            </w:r>
            <w:r>
              <w:rPr>
                <w:rFonts w:cs="Arial"/>
                <w:sz w:val="16"/>
                <w:szCs w:val="16"/>
                <w:lang w:val="de-DE" w:eastAsia="ja-JP"/>
              </w:rPr>
              <w:t>/526</w:t>
            </w:r>
          </w:p>
          <w:p w:rsidR="00CA2B36" w:rsidRDefault="00935523" w:rsidP="00CC6E4C">
            <w:pPr>
              <w:spacing w:line="276" w:lineRule="auto"/>
              <w:jc w:val="center"/>
              <w:rPr>
                <w:sz w:val="24"/>
                <w:lang w:val="de-DE"/>
              </w:rPr>
            </w:pPr>
            <w:r>
              <w:rPr>
                <w:noProof/>
              </w:rPr>
              <w:drawing>
                <wp:anchor distT="0" distB="0" distL="114300" distR="114300" simplePos="0" relativeHeight="251676672" behindDoc="1" locked="0" layoutInCell="1" allowOverlap="1">
                  <wp:simplePos x="0" y="0"/>
                  <wp:positionH relativeFrom="column">
                    <wp:posOffset>2009775</wp:posOffset>
                  </wp:positionH>
                  <wp:positionV relativeFrom="paragraph">
                    <wp:posOffset>-359410</wp:posOffset>
                  </wp:positionV>
                  <wp:extent cx="557530" cy="514985"/>
                  <wp:effectExtent l="0" t="0" r="0" b="0"/>
                  <wp:wrapTight wrapText="bothSides">
                    <wp:wrapPolygon edited="0">
                      <wp:start x="0" y="0"/>
                      <wp:lineTo x="0" y="20774"/>
                      <wp:lineTo x="20665" y="20774"/>
                      <wp:lineTo x="20665" y="0"/>
                      <wp:lineTo x="0" y="0"/>
                    </wp:wrapPolygon>
                  </wp:wrapTight>
                  <wp:docPr id="176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7530" cy="514985"/>
                          </a:xfrm>
                          <a:prstGeom prst="rect">
                            <a:avLst/>
                          </a:prstGeom>
                          <a:noFill/>
                        </pic:spPr>
                      </pic:pic>
                    </a:graphicData>
                  </a:graphic>
                  <wp14:sizeRelH relativeFrom="margin">
                    <wp14:pctWidth>0</wp14:pctWidth>
                  </wp14:sizeRelH>
                  <wp14:sizeRelV relativeFrom="margin">
                    <wp14:pctHeight>0</wp14:pctHeight>
                  </wp14:sizeRelV>
                </wp:anchor>
              </w:drawing>
            </w:r>
          </w:p>
        </w:tc>
      </w:tr>
      <w:tr w:rsidR="00CA2B36" w:rsidTr="00CA2B36">
        <w:trPr>
          <w:cantSplit/>
          <w:trHeight w:val="498"/>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56" w:lineRule="auto"/>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0x4</w:t>
            </w:r>
          </w:p>
        </w:tc>
        <w:tc>
          <w:tcPr>
            <w:tcW w:w="264"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sz w:val="16"/>
                <w:szCs w:val="16"/>
                <w:lang w:val="de-DE"/>
              </w:rPr>
            </w:pPr>
            <w:r>
              <w:rPr>
                <w:sz w:val="16"/>
                <w:szCs w:val="16"/>
                <w:lang w:val="de-DE"/>
              </w:rPr>
              <w:t>X</w:t>
            </w:r>
          </w:p>
        </w:tc>
        <w:tc>
          <w:tcPr>
            <w:tcW w:w="4579"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24"/>
                <w:lang w:val="de-DE" w:eastAsia="ja-JP"/>
              </w:rPr>
            </w:pPr>
            <w:r>
              <w:rPr>
                <w:sz w:val="24"/>
                <w:lang w:val="de-DE"/>
              </w:rPr>
              <w:t>no slot found graphic</w:t>
            </w:r>
          </w:p>
          <w:p w:rsidR="00CA2B36" w:rsidRDefault="00935523" w:rsidP="00CC6E4C">
            <w:pPr>
              <w:spacing w:line="276" w:lineRule="auto"/>
              <w:jc w:val="center"/>
              <w:rPr>
                <w:sz w:val="24"/>
                <w:lang w:val="de-DE"/>
              </w:rPr>
            </w:pPr>
            <w:r>
              <w:rPr>
                <w:noProof/>
              </w:rPr>
              <w:drawing>
                <wp:anchor distT="0" distB="0" distL="114300" distR="114300" simplePos="0" relativeHeight="251678720" behindDoc="1" locked="0" layoutInCell="1" allowOverlap="1">
                  <wp:simplePos x="0" y="0"/>
                  <wp:positionH relativeFrom="column">
                    <wp:posOffset>2009775</wp:posOffset>
                  </wp:positionH>
                  <wp:positionV relativeFrom="paragraph">
                    <wp:posOffset>-172085</wp:posOffset>
                  </wp:positionV>
                  <wp:extent cx="562610" cy="593725"/>
                  <wp:effectExtent l="0" t="0" r="8890" b="0"/>
                  <wp:wrapTight wrapText="bothSides">
                    <wp:wrapPolygon edited="0">
                      <wp:start x="0" y="0"/>
                      <wp:lineTo x="0" y="20791"/>
                      <wp:lineTo x="21210" y="20791"/>
                      <wp:lineTo x="21210" y="0"/>
                      <wp:lineTo x="0" y="0"/>
                    </wp:wrapPolygon>
                  </wp:wrapTight>
                  <wp:docPr id="176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2610" cy="593725"/>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POA R</w:t>
            </w:r>
            <w:r>
              <w:rPr>
                <w:rFonts w:cs="Arial"/>
                <w:sz w:val="16"/>
                <w:szCs w:val="16"/>
                <w:lang w:val="de-DE" w:eastAsia="ja-JP"/>
              </w:rPr>
              <w:t>/574</w:t>
            </w:r>
          </w:p>
        </w:tc>
      </w:tr>
      <w:tr w:rsidR="00CA2B36" w:rsidTr="00CA2B36">
        <w:trPr>
          <w:cantSplit/>
          <w:trHeight w:val="194"/>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56" w:lineRule="auto"/>
              <w:rPr>
                <w:rFonts w:cs="Arial"/>
                <w:lang w:val="de-DE" w:eastAsia="ja-JP"/>
              </w:rPr>
            </w:pPr>
          </w:p>
        </w:tc>
        <w:tc>
          <w:tcPr>
            <w:tcW w:w="4860" w:type="dxa"/>
            <w:gridSpan w:val="13"/>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16"/>
                <w:szCs w:val="16"/>
                <w:lang w:val="de-DE" w:eastAsia="ja-JP"/>
              </w:rPr>
            </w:pPr>
            <w:r>
              <w:rPr>
                <w:sz w:val="16"/>
                <w:szCs w:val="16"/>
                <w:lang w:val="de-DE"/>
              </w:rPr>
              <w:t>All Other Cases</w:t>
            </w:r>
          </w:p>
        </w:tc>
        <w:tc>
          <w:tcPr>
            <w:tcW w:w="4579" w:type="dxa"/>
            <w:tcBorders>
              <w:top w:val="single" w:sz="4" w:space="0" w:color="auto"/>
              <w:left w:val="single" w:sz="4" w:space="0" w:color="auto"/>
              <w:bottom w:val="single" w:sz="4" w:space="0" w:color="auto"/>
              <w:right w:val="single" w:sz="4" w:space="0" w:color="auto"/>
            </w:tcBorders>
            <w:vAlign w:val="center"/>
            <w:hideMark/>
          </w:tcPr>
          <w:p w:rsidR="00CA2B36" w:rsidRDefault="00935523">
            <w:pPr>
              <w:spacing w:line="276" w:lineRule="auto"/>
              <w:jc w:val="center"/>
              <w:rPr>
                <w:rFonts w:cs="Arial"/>
                <w:sz w:val="24"/>
                <w:lang w:val="de-DE" w:eastAsia="ja-JP"/>
              </w:rPr>
            </w:pPr>
            <w:r>
              <w:rPr>
                <w:sz w:val="24"/>
                <w:lang w:val="de-DE"/>
              </w:rPr>
              <w:t>Blank (Do not show ParkScenarioRight)</w:t>
            </w:r>
          </w:p>
        </w:tc>
      </w:tr>
    </w:tbl>
    <w:p w:rsidR="00F31D51" w:rsidRDefault="00935523" w:rsidP="00F31D51">
      <w:pPr>
        <w:jc w:val="center"/>
      </w:pPr>
      <w:r>
        <w:t xml:space="preserve">Use this table together with the Check </w:t>
      </w:r>
      <w:r>
        <w:t>Mark Modifier table immediately below.</w:t>
      </w:r>
    </w:p>
    <w:p w:rsidR="00F31D51" w:rsidRDefault="00935523" w:rsidP="00A658EE"/>
    <w:p w:rsidR="00F31D51" w:rsidRDefault="00935523" w:rsidP="00A658EE"/>
    <w:p w:rsidR="00F31D51" w:rsidRDefault="00935523">
      <w:pPr>
        <w:spacing w:after="200" w:line="276" w:lineRule="auto"/>
        <w:rPr>
          <w:b/>
        </w:rPr>
      </w:pPr>
      <w:r>
        <w:rPr>
          <w:b/>
        </w:rPr>
        <w:br w:type="page"/>
      </w:r>
    </w:p>
    <w:p w:rsidR="00F31D51" w:rsidRDefault="00935523" w:rsidP="00F31D51">
      <w:pPr>
        <w:jc w:val="center"/>
        <w:rPr>
          <w:b/>
        </w:rPr>
      </w:pPr>
      <w:r>
        <w:rPr>
          <w:b/>
        </w:rPr>
        <w:lastRenderedPageBreak/>
        <w:t>Check Mark Modifier</w:t>
      </w:r>
    </w:p>
    <w:tbl>
      <w:tblPr>
        <w:tblW w:w="10087" w:type="dxa"/>
        <w:jc w:val="center"/>
        <w:tblLayout w:type="fixed"/>
        <w:tblLook w:val="04A0" w:firstRow="1" w:lastRow="0" w:firstColumn="1" w:lastColumn="0" w:noHBand="0" w:noVBand="1"/>
      </w:tblPr>
      <w:tblGrid>
        <w:gridCol w:w="648"/>
        <w:gridCol w:w="474"/>
        <w:gridCol w:w="474"/>
        <w:gridCol w:w="474"/>
        <w:gridCol w:w="474"/>
        <w:gridCol w:w="264"/>
        <w:gridCol w:w="270"/>
        <w:gridCol w:w="270"/>
        <w:gridCol w:w="540"/>
        <w:gridCol w:w="270"/>
        <w:gridCol w:w="540"/>
        <w:gridCol w:w="270"/>
        <w:gridCol w:w="270"/>
        <w:gridCol w:w="270"/>
        <w:gridCol w:w="4579"/>
      </w:tblGrid>
      <w:tr w:rsidR="00F31D51" w:rsidTr="00B56142">
        <w:trPr>
          <w:cantSplit/>
          <w:trHeight w:val="2156"/>
          <w:tblHeader/>
          <w:jc w:val="center"/>
        </w:trPr>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31D51" w:rsidRDefault="00935523" w:rsidP="00B56142">
            <w:pPr>
              <w:spacing w:line="276" w:lineRule="auto"/>
              <w:ind w:left="113" w:right="113"/>
              <w:jc w:val="center"/>
              <w:rPr>
                <w:rFonts w:cs="Arial"/>
                <w:sz w:val="16"/>
                <w:szCs w:val="16"/>
                <w:lang w:val="de-DE" w:eastAsia="ja-JP"/>
              </w:rPr>
            </w:pPr>
            <w:r>
              <w:rPr>
                <w:sz w:val="16"/>
                <w:szCs w:val="16"/>
                <w:lang w:val="de-DE"/>
              </w:rPr>
              <w:t>Operational Mode</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31D51" w:rsidRDefault="00935523" w:rsidP="00B56142">
            <w:pPr>
              <w:spacing w:line="276" w:lineRule="auto"/>
              <w:ind w:left="113" w:right="113"/>
              <w:jc w:val="center"/>
              <w:rPr>
                <w:rFonts w:cs="Arial"/>
                <w:sz w:val="16"/>
                <w:szCs w:val="16"/>
                <w:lang w:val="de-DE" w:eastAsia="ja-JP"/>
              </w:rPr>
            </w:pPr>
            <w:r>
              <w:rPr>
                <w:sz w:val="16"/>
                <w:szCs w:val="16"/>
                <w:lang w:val="de-DE"/>
              </w:rPr>
              <w:t>[ApaSys_D_Stat]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31D51" w:rsidRDefault="00935523" w:rsidP="00B56142">
            <w:pPr>
              <w:spacing w:line="276" w:lineRule="auto"/>
              <w:ind w:left="113" w:right="113"/>
              <w:jc w:val="center"/>
              <w:rPr>
                <w:rFonts w:cs="Arial"/>
                <w:sz w:val="16"/>
                <w:szCs w:val="16"/>
                <w:lang w:val="de-DE" w:eastAsia="ja-JP"/>
              </w:rPr>
            </w:pPr>
            <w:r>
              <w:rPr>
                <w:sz w:val="16"/>
                <w:szCs w:val="16"/>
                <w:lang w:val="de-DE"/>
              </w:rPr>
              <w:t>[ApaSteScanMde_D_Stat]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31D51" w:rsidRDefault="00935523" w:rsidP="00B56142">
            <w:pPr>
              <w:spacing w:line="276" w:lineRule="auto"/>
              <w:ind w:left="113" w:right="113"/>
              <w:jc w:val="center"/>
              <w:rPr>
                <w:rFonts w:cs="Arial"/>
                <w:sz w:val="16"/>
                <w:szCs w:val="16"/>
                <w:lang w:val="de-DE" w:eastAsia="ja-JP"/>
              </w:rPr>
            </w:pPr>
            <w:r>
              <w:rPr>
                <w:sz w:val="16"/>
                <w:szCs w:val="16"/>
                <w:lang w:val="de-DE"/>
              </w:rPr>
              <w:t>[ApaActvSide2_D_Stat]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31D51" w:rsidRDefault="00935523" w:rsidP="00B56142">
            <w:pPr>
              <w:spacing w:line="276" w:lineRule="auto"/>
              <w:ind w:left="113" w:right="113"/>
              <w:jc w:val="center"/>
              <w:rPr>
                <w:rFonts w:cs="Arial"/>
                <w:sz w:val="16"/>
                <w:szCs w:val="16"/>
                <w:lang w:val="de-DE" w:eastAsia="ja-JP"/>
              </w:rPr>
            </w:pPr>
            <w:r>
              <w:rPr>
                <w:sz w:val="16"/>
                <w:szCs w:val="16"/>
                <w:lang w:val="de-DE"/>
              </w:rPr>
              <w:t>[ApaMde_D_Stat]</w:t>
            </w:r>
          </w:p>
        </w:tc>
        <w:tc>
          <w:tcPr>
            <w:tcW w:w="2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31D51" w:rsidRDefault="00935523" w:rsidP="00B56142">
            <w:pPr>
              <w:spacing w:line="276" w:lineRule="auto"/>
              <w:ind w:left="113" w:right="113"/>
              <w:jc w:val="center"/>
              <w:rPr>
                <w:rFonts w:cs="Arial"/>
                <w:sz w:val="16"/>
                <w:szCs w:val="16"/>
                <w:lang w:val="de-DE" w:eastAsia="ja-JP"/>
              </w:rPr>
            </w:pPr>
            <w:r>
              <w:rPr>
                <w:sz w:val="16"/>
                <w:szCs w:val="16"/>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31D51" w:rsidRDefault="00935523" w:rsidP="00B56142">
            <w:pPr>
              <w:spacing w:line="276" w:lineRule="auto"/>
              <w:ind w:left="113" w:right="113"/>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31D51" w:rsidRDefault="00935523" w:rsidP="00B56142">
            <w:pPr>
              <w:spacing w:line="276" w:lineRule="auto"/>
              <w:ind w:left="113" w:right="113"/>
              <w:jc w:val="center"/>
              <w:rPr>
                <w:rFonts w:cs="Arial"/>
                <w:sz w:val="16"/>
                <w:szCs w:val="16"/>
                <w:lang w:val="de-DE" w:eastAsia="ja-JP"/>
              </w:rPr>
            </w:pPr>
            <w:r>
              <w:rPr>
                <w:sz w:val="16"/>
                <w:szCs w:val="16"/>
                <w:lang w:val="de-DE"/>
              </w:rPr>
              <w:t>[ApaSelPoa_D_Stat]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31D51" w:rsidRDefault="00935523" w:rsidP="00B56142">
            <w:pPr>
              <w:spacing w:line="276" w:lineRule="auto"/>
              <w:ind w:left="113" w:right="113"/>
              <w:jc w:val="center"/>
              <w:rPr>
                <w:rFonts w:cs="Arial"/>
                <w:sz w:val="16"/>
                <w:szCs w:val="16"/>
                <w:lang w:val="de-DE" w:eastAsia="ja-JP"/>
              </w:rPr>
            </w:pPr>
            <w:r>
              <w:rPr>
                <w:sz w:val="16"/>
                <w:szCs w:val="16"/>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31D51" w:rsidRDefault="00935523" w:rsidP="00B56142">
            <w:pPr>
              <w:spacing w:line="276" w:lineRule="auto"/>
              <w:ind w:left="113" w:right="113"/>
              <w:jc w:val="center"/>
              <w:rPr>
                <w:rFonts w:cs="Arial"/>
                <w:sz w:val="16"/>
                <w:szCs w:val="16"/>
                <w:lang w:val="de-DE" w:eastAsia="ja-JP"/>
              </w:rPr>
            </w:pPr>
            <w:r>
              <w:rPr>
                <w:sz w:val="16"/>
                <w:szCs w:val="16"/>
                <w:lang w:val="de-DE"/>
              </w:rPr>
              <w:t>[ApaLongCtl_D_RqDrv]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31D51" w:rsidRDefault="00935523" w:rsidP="00B56142">
            <w:pPr>
              <w:spacing w:line="276" w:lineRule="auto"/>
              <w:ind w:left="113" w:right="113"/>
              <w:jc w:val="center"/>
              <w:rPr>
                <w:rFonts w:cs="Arial"/>
                <w:sz w:val="16"/>
                <w:szCs w:val="16"/>
                <w:lang w:val="de-DE" w:eastAsia="ja-JP"/>
              </w:rPr>
            </w:pPr>
            <w:r>
              <w:rPr>
                <w:sz w:val="16"/>
                <w:szCs w:val="16"/>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31D51" w:rsidRDefault="00935523" w:rsidP="00B56142">
            <w:pPr>
              <w:spacing w:line="276" w:lineRule="auto"/>
              <w:ind w:left="113" w:right="113"/>
              <w:jc w:val="center"/>
              <w:rPr>
                <w:rFonts w:cs="Arial"/>
                <w:sz w:val="16"/>
                <w:szCs w:val="16"/>
                <w:lang w:val="de-DE" w:eastAsia="ja-JP"/>
              </w:rPr>
            </w:pPr>
            <w:r>
              <w:rPr>
                <w:sz w:val="16"/>
                <w:szCs w:val="16"/>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31D51" w:rsidRDefault="00935523" w:rsidP="00B56142">
            <w:pPr>
              <w:spacing w:line="276" w:lineRule="auto"/>
              <w:ind w:left="113" w:right="113"/>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31D51" w:rsidRDefault="00935523" w:rsidP="00B56142">
            <w:pPr>
              <w:spacing w:line="276" w:lineRule="auto"/>
              <w:ind w:left="113" w:right="113"/>
              <w:jc w:val="center"/>
              <w:rPr>
                <w:rFonts w:cs="Arial"/>
                <w:sz w:val="16"/>
                <w:szCs w:val="16"/>
                <w:lang w:val="de-DE" w:eastAsia="ja-JP"/>
              </w:rPr>
            </w:pPr>
            <w:r>
              <w:rPr>
                <w:sz w:val="16"/>
                <w:szCs w:val="16"/>
                <w:lang w:val="de-DE"/>
              </w:rPr>
              <w:t>[PrkAidMsgTxt_D_Rq]</w:t>
            </w:r>
          </w:p>
        </w:tc>
        <w:tc>
          <w:tcPr>
            <w:tcW w:w="457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31D51" w:rsidRDefault="00935523" w:rsidP="00B56142">
            <w:pPr>
              <w:spacing w:line="276" w:lineRule="auto"/>
              <w:jc w:val="center"/>
              <w:rPr>
                <w:rFonts w:cs="Arial"/>
                <w:sz w:val="24"/>
                <w:lang w:val="de-DE" w:eastAsia="ja-JP"/>
              </w:rPr>
            </w:pPr>
            <w:r>
              <w:rPr>
                <w:sz w:val="24"/>
                <w:lang w:val="de-DE"/>
              </w:rPr>
              <w:t>Display HMI</w:t>
            </w:r>
          </w:p>
        </w:tc>
      </w:tr>
      <w:tr w:rsidR="00F31D51" w:rsidTr="00B56142">
        <w:trPr>
          <w:cantSplit/>
          <w:jc w:val="center"/>
        </w:trPr>
        <w:tc>
          <w:tcPr>
            <w:tcW w:w="648" w:type="dxa"/>
            <w:vMerge w:val="restart"/>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0x2</w:t>
            </w:r>
          </w:p>
        </w:tc>
        <w:tc>
          <w:tcPr>
            <w:tcW w:w="264"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X</w:t>
            </w:r>
          </w:p>
        </w:tc>
        <w:tc>
          <w:tcPr>
            <w:tcW w:w="4579"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CC6E4C">
            <w:pPr>
              <w:spacing w:line="276" w:lineRule="auto"/>
              <w:jc w:val="center"/>
              <w:rPr>
                <w:sz w:val="24"/>
                <w:lang w:val="de-DE"/>
              </w:rPr>
            </w:pPr>
            <w:r>
              <w:rPr>
                <w:sz w:val="24"/>
                <w:lang w:val="de-DE"/>
              </w:rPr>
              <w:t xml:space="preserve">Add Check Mark </w:t>
            </w:r>
            <w:r w:rsidR="00CC6E4C">
              <w:object w:dxaOrig="345" w:dyaOrig="195">
                <v:shape id="5e78c2cb00005c8e00004b89" o:spid="_x0000_i1050" type="#_x0000_t75" style="width:17.25pt;height:9.75pt" o:ole="">
                  <v:imagedata r:id="rId89" o:title=""/>
                </v:shape>
                <o:OLEObject Type="Embed" ProgID="PBrush" ShapeID="5e78c2cb00005c8e00004b89" DrawAspect="Content" ObjectID="_1646464005" r:id="rId100"/>
              </w:object>
            </w:r>
            <w:r>
              <w:rPr>
                <w:sz w:val="24"/>
                <w:lang w:val="de-DE"/>
              </w:rPr>
              <w:t>Inside Open Parallel Park Space on the Right</w:t>
            </w:r>
            <w:r>
              <w:rPr>
                <w:rFonts w:cs="Arial"/>
                <w:sz w:val="16"/>
                <w:szCs w:val="16"/>
                <w:vertAlign w:val="subscript"/>
                <w:lang w:val="de-DE" w:eastAsia="ja-JP"/>
              </w:rPr>
              <w:t>/307</w:t>
            </w:r>
          </w:p>
        </w:tc>
      </w:tr>
      <w:tr w:rsidR="00F31D51" w:rsidTr="00B56142">
        <w:trPr>
          <w:cantSplit/>
          <w:trHeight w:val="498"/>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X</w:t>
            </w:r>
          </w:p>
        </w:tc>
        <w:tc>
          <w:tcPr>
            <w:tcW w:w="4579" w:type="dxa"/>
            <w:tcBorders>
              <w:top w:val="single" w:sz="4" w:space="0" w:color="auto"/>
              <w:left w:val="single" w:sz="4" w:space="0" w:color="auto"/>
              <w:bottom w:val="single" w:sz="4" w:space="0" w:color="auto"/>
              <w:right w:val="single" w:sz="4" w:space="0" w:color="auto"/>
            </w:tcBorders>
            <w:vAlign w:val="center"/>
            <w:hideMark/>
          </w:tcPr>
          <w:p w:rsidR="00F31D51" w:rsidRDefault="00935523" w:rsidP="00CC6E4C">
            <w:pPr>
              <w:spacing w:line="276" w:lineRule="auto"/>
              <w:jc w:val="center"/>
              <w:rPr>
                <w:sz w:val="24"/>
                <w:lang w:val="de-DE"/>
              </w:rPr>
            </w:pPr>
            <w:r>
              <w:rPr>
                <w:sz w:val="24"/>
                <w:lang w:val="de-DE"/>
              </w:rPr>
              <w:t xml:space="preserve">Add Check Mark </w:t>
            </w:r>
            <w:r w:rsidR="00CC6E4C">
              <w:object w:dxaOrig="345" w:dyaOrig="195">
                <v:shape id="5e78c2cb00005c8e000050ca" o:spid="_x0000_i1051" type="#_x0000_t75" style="width:17.25pt;height:9.75pt" o:ole="">
                  <v:imagedata r:id="rId89" o:title=""/>
                </v:shape>
                <o:OLEObject Type="Embed" ProgID="PBrush" ShapeID="5e78c2cb00005c8e000050ca" DrawAspect="Content" ObjectID="_1646464006" r:id="rId101"/>
              </w:object>
            </w:r>
            <w:r>
              <w:rPr>
                <w:sz w:val="24"/>
                <w:lang w:val="de-DE"/>
              </w:rPr>
              <w:t>Inside Open Perpendicular Park Space on the Right</w:t>
            </w:r>
            <w:r>
              <w:rPr>
                <w:rFonts w:cs="Arial"/>
                <w:sz w:val="16"/>
                <w:szCs w:val="16"/>
                <w:vertAlign w:val="subscript"/>
                <w:lang w:val="de-DE" w:eastAsia="ja-JP"/>
              </w:rPr>
              <w:t>/308</w:t>
            </w:r>
          </w:p>
        </w:tc>
      </w:tr>
      <w:tr w:rsidR="00F31D51" w:rsidTr="00B56142">
        <w:trPr>
          <w:cantSplit/>
          <w:trHeight w:val="194"/>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rPr>
                <w:rFonts w:cs="Arial"/>
                <w:lang w:val="de-DE" w:eastAsia="ja-JP"/>
              </w:rPr>
            </w:pPr>
          </w:p>
        </w:tc>
        <w:tc>
          <w:tcPr>
            <w:tcW w:w="4860" w:type="dxa"/>
            <w:gridSpan w:val="13"/>
            <w:tcBorders>
              <w:top w:val="single" w:sz="4" w:space="0" w:color="auto"/>
              <w:left w:val="single" w:sz="4" w:space="0" w:color="auto"/>
              <w:bottom w:val="single" w:sz="4" w:space="0" w:color="auto"/>
              <w:right w:val="single" w:sz="4" w:space="0" w:color="auto"/>
            </w:tcBorders>
            <w:vAlign w:val="center"/>
            <w:hideMark/>
          </w:tcPr>
          <w:p w:rsidR="00F31D51" w:rsidRDefault="00935523" w:rsidP="00B56142">
            <w:pPr>
              <w:spacing w:line="276" w:lineRule="auto"/>
              <w:jc w:val="center"/>
              <w:rPr>
                <w:rFonts w:cs="Arial"/>
                <w:sz w:val="16"/>
                <w:szCs w:val="16"/>
                <w:lang w:val="de-DE" w:eastAsia="ja-JP"/>
              </w:rPr>
            </w:pPr>
            <w:r>
              <w:rPr>
                <w:sz w:val="16"/>
                <w:szCs w:val="16"/>
                <w:lang w:val="de-DE"/>
              </w:rPr>
              <w:t>All Other Cases</w:t>
            </w:r>
          </w:p>
        </w:tc>
        <w:tc>
          <w:tcPr>
            <w:tcW w:w="4579" w:type="dxa"/>
            <w:tcBorders>
              <w:top w:val="single" w:sz="4" w:space="0" w:color="auto"/>
              <w:left w:val="single" w:sz="4" w:space="0" w:color="auto"/>
              <w:bottom w:val="single" w:sz="4" w:space="0" w:color="auto"/>
              <w:right w:val="single" w:sz="4" w:space="0" w:color="auto"/>
            </w:tcBorders>
            <w:vAlign w:val="center"/>
            <w:hideMark/>
          </w:tcPr>
          <w:p w:rsidR="00F31D51" w:rsidRDefault="00935523">
            <w:pPr>
              <w:spacing w:line="276" w:lineRule="auto"/>
              <w:jc w:val="center"/>
              <w:rPr>
                <w:rFonts w:cs="Arial"/>
                <w:sz w:val="24"/>
                <w:lang w:val="de-DE" w:eastAsia="ja-JP"/>
              </w:rPr>
            </w:pPr>
            <w:r>
              <w:rPr>
                <w:sz w:val="24"/>
                <w:lang w:val="de-DE"/>
              </w:rPr>
              <w:t>Do Not Add Check Mark</w:t>
            </w:r>
          </w:p>
        </w:tc>
      </w:tr>
    </w:tbl>
    <w:p w:rsidR="00A658EE" w:rsidRDefault="00935523" w:rsidP="00A658EE">
      <w:r>
        <w:t>4” supports semi-assisted park (SAP) only, configuration Parking Assistance_Cfg is not required.</w:t>
      </w:r>
    </w:p>
    <w:p w:rsidR="00CA6953" w:rsidRPr="00EB2834" w:rsidRDefault="00935523" w:rsidP="00EB2834"/>
    <w:p w:rsidR="00CC6E4C" w:rsidRPr="00CC6E4C" w:rsidRDefault="00CC6E4C" w:rsidP="00CC6E4C">
      <w:pPr>
        <w:pStyle w:val="Heading4"/>
        <w:rPr>
          <w:b w:val="0"/>
          <w:u w:val="single"/>
        </w:rPr>
      </w:pPr>
      <w:r w:rsidRPr="00CC6E4C">
        <w:rPr>
          <w:b w:val="0"/>
          <w:u w:val="single"/>
        </w:rPr>
        <w:t>CAMERA-FUR-REQ-161347/I-Active Park Assist (APA) Signal Processing - Positional ParkScenarioPOA</w:t>
      </w:r>
    </w:p>
    <w:p w:rsidR="00B81BA5" w:rsidRDefault="00935523" w:rsidP="00B81BA5">
      <w:pPr>
        <w:jc w:val="center"/>
        <w:rPr>
          <w:b/>
        </w:rPr>
      </w:pPr>
      <w:r>
        <w:rPr>
          <w:b/>
        </w:rPr>
        <w:t>8” (or equivalent) displays (CGEAx only)</w:t>
      </w:r>
    </w:p>
    <w:tbl>
      <w:tblPr>
        <w:tblW w:w="0" w:type="auto"/>
        <w:jc w:val="center"/>
        <w:tblLayout w:type="fixed"/>
        <w:tblLook w:val="04A0" w:firstRow="1" w:lastRow="0" w:firstColumn="1" w:lastColumn="0" w:noHBand="0" w:noVBand="1"/>
      </w:tblPr>
      <w:tblGrid>
        <w:gridCol w:w="648"/>
        <w:gridCol w:w="474"/>
        <w:gridCol w:w="474"/>
        <w:gridCol w:w="474"/>
        <w:gridCol w:w="236"/>
        <w:gridCol w:w="563"/>
        <w:gridCol w:w="280"/>
        <w:gridCol w:w="270"/>
        <w:gridCol w:w="270"/>
        <w:gridCol w:w="270"/>
        <w:gridCol w:w="270"/>
        <w:gridCol w:w="563"/>
        <w:gridCol w:w="270"/>
        <w:gridCol w:w="273"/>
        <w:gridCol w:w="267"/>
        <w:gridCol w:w="563"/>
        <w:gridCol w:w="270"/>
        <w:gridCol w:w="3040"/>
      </w:tblGrid>
      <w:tr w:rsidR="00B81BA5" w:rsidTr="00B81BA5">
        <w:trPr>
          <w:cantSplit/>
          <w:trHeight w:val="2160"/>
          <w:tblHeader/>
          <w:jc w:val="center"/>
        </w:trPr>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81BA5" w:rsidRDefault="00935523">
            <w:pPr>
              <w:spacing w:line="276" w:lineRule="auto"/>
              <w:jc w:val="center"/>
              <w:rPr>
                <w:rFonts w:cs="Arial"/>
                <w:lang w:val="de-DE" w:eastAsia="ja-JP"/>
              </w:rPr>
            </w:pPr>
            <w:r>
              <w:rPr>
                <w:lang w:val="de-DE"/>
              </w:rPr>
              <w:t>Operational Mode</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81BA5" w:rsidRDefault="00935523">
            <w:pPr>
              <w:spacing w:line="276" w:lineRule="auto"/>
              <w:jc w:val="center"/>
              <w:rPr>
                <w:sz w:val="16"/>
                <w:szCs w:val="16"/>
                <w:lang w:val="de-DE"/>
              </w:rPr>
            </w:pPr>
            <w:r>
              <w:rPr>
                <w:sz w:val="16"/>
                <w:szCs w:val="16"/>
                <w:lang w:val="de-DE"/>
              </w:rPr>
              <w:t>Parking Assistance (Cfg)</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81BA5" w:rsidRDefault="00935523">
            <w:pPr>
              <w:spacing w:line="276" w:lineRule="auto"/>
              <w:jc w:val="center"/>
              <w:rPr>
                <w:rFonts w:cs="Arial"/>
                <w:sz w:val="16"/>
                <w:szCs w:val="16"/>
                <w:lang w:val="de-DE" w:eastAsia="ja-JP"/>
              </w:rPr>
            </w:pPr>
            <w:r>
              <w:rPr>
                <w:sz w:val="16"/>
                <w:szCs w:val="16"/>
                <w:lang w:val="de-DE"/>
              </w:rPr>
              <w:t>[ApaSys_D_Stat]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81BA5" w:rsidRDefault="00935523">
            <w:pPr>
              <w:spacing w:line="276" w:lineRule="auto"/>
              <w:jc w:val="center"/>
              <w:rPr>
                <w:rFonts w:cs="Arial"/>
                <w:sz w:val="16"/>
                <w:szCs w:val="16"/>
                <w:lang w:val="de-DE" w:eastAsia="ja-JP"/>
              </w:rPr>
            </w:pPr>
            <w:r>
              <w:rPr>
                <w:sz w:val="16"/>
                <w:szCs w:val="16"/>
                <w:lang w:val="de-DE"/>
              </w:rPr>
              <w:t>[ApaSteScanMde_D_Stat]</w:t>
            </w:r>
          </w:p>
        </w:tc>
        <w:tc>
          <w:tcPr>
            <w:tcW w:w="2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81BA5" w:rsidRDefault="00935523">
            <w:pPr>
              <w:spacing w:line="276" w:lineRule="auto"/>
              <w:jc w:val="center"/>
              <w:rPr>
                <w:rFonts w:cs="Arial"/>
                <w:sz w:val="16"/>
                <w:szCs w:val="16"/>
                <w:lang w:val="de-DE" w:eastAsia="ja-JP"/>
              </w:rPr>
            </w:pPr>
            <w:r>
              <w:rPr>
                <w:sz w:val="16"/>
                <w:szCs w:val="16"/>
                <w:lang w:val="de-DE"/>
              </w:rPr>
              <w:t>[Ap</w:t>
            </w:r>
            <w:r>
              <w:rPr>
                <w:sz w:val="16"/>
                <w:szCs w:val="16"/>
                <w:lang w:val="de-DE"/>
              </w:rPr>
              <w:t>aActvSide2_D_Stat]</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81BA5" w:rsidRDefault="00935523">
            <w:pPr>
              <w:spacing w:line="276" w:lineRule="auto"/>
              <w:jc w:val="center"/>
              <w:rPr>
                <w:rFonts w:cs="Arial"/>
                <w:sz w:val="16"/>
                <w:szCs w:val="16"/>
                <w:lang w:val="de-DE" w:eastAsia="ja-JP"/>
              </w:rPr>
            </w:pPr>
            <w:r>
              <w:rPr>
                <w:sz w:val="16"/>
                <w:szCs w:val="16"/>
                <w:lang w:val="de-DE"/>
              </w:rPr>
              <w:t>[ApaMde_D_Stat]</w:t>
            </w:r>
          </w:p>
        </w:tc>
        <w:tc>
          <w:tcPr>
            <w:tcW w:w="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81BA5" w:rsidRDefault="00935523">
            <w:pPr>
              <w:spacing w:line="276" w:lineRule="auto"/>
              <w:jc w:val="center"/>
              <w:rPr>
                <w:rFonts w:cs="Arial"/>
                <w:sz w:val="16"/>
                <w:szCs w:val="16"/>
                <w:lang w:val="de-DE" w:eastAsia="ja-JP"/>
              </w:rPr>
            </w:pPr>
            <w:r>
              <w:rPr>
                <w:sz w:val="16"/>
                <w:szCs w:val="16"/>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81BA5" w:rsidRDefault="00935523">
            <w:pPr>
              <w:spacing w:line="276" w:lineRule="auto"/>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81BA5" w:rsidRDefault="00935523">
            <w:pPr>
              <w:spacing w:line="276" w:lineRule="auto"/>
              <w:jc w:val="center"/>
              <w:rPr>
                <w:rFonts w:cs="Arial"/>
                <w:sz w:val="16"/>
                <w:szCs w:val="16"/>
                <w:lang w:val="de-DE" w:eastAsia="ja-JP"/>
              </w:rPr>
            </w:pPr>
            <w:r>
              <w:rPr>
                <w:sz w:val="16"/>
                <w:szCs w:val="16"/>
                <w:lang w:val="de-DE"/>
              </w:rPr>
              <w:t>[ApaSelPoa_D_Stat]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81BA5" w:rsidRDefault="00935523">
            <w:pPr>
              <w:spacing w:line="276" w:lineRule="auto"/>
              <w:jc w:val="center"/>
              <w:rPr>
                <w:rFonts w:cs="Arial"/>
                <w:sz w:val="16"/>
                <w:szCs w:val="16"/>
                <w:lang w:val="de-DE" w:eastAsia="ja-JP"/>
              </w:rPr>
            </w:pPr>
            <w:r>
              <w:rPr>
                <w:sz w:val="16"/>
                <w:szCs w:val="16"/>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81BA5" w:rsidRDefault="00935523">
            <w:pPr>
              <w:spacing w:line="276" w:lineRule="auto"/>
              <w:jc w:val="center"/>
              <w:rPr>
                <w:rFonts w:cs="Arial"/>
                <w:sz w:val="16"/>
                <w:szCs w:val="16"/>
                <w:lang w:val="de-DE" w:eastAsia="ja-JP"/>
              </w:rPr>
            </w:pPr>
            <w:r>
              <w:rPr>
                <w:sz w:val="16"/>
                <w:szCs w:val="16"/>
                <w:lang w:val="de-DE"/>
              </w:rPr>
              <w:t>[ApaLongCtl_D_RqDrv]</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81BA5" w:rsidRDefault="00935523">
            <w:pPr>
              <w:spacing w:line="276" w:lineRule="auto"/>
              <w:jc w:val="center"/>
              <w:rPr>
                <w:rFonts w:cs="Arial"/>
                <w:sz w:val="16"/>
                <w:szCs w:val="16"/>
                <w:lang w:val="de-DE" w:eastAsia="ja-JP"/>
              </w:rPr>
            </w:pPr>
            <w:r>
              <w:rPr>
                <w:sz w:val="16"/>
                <w:szCs w:val="16"/>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81BA5" w:rsidRDefault="00935523">
            <w:pPr>
              <w:spacing w:line="276" w:lineRule="auto"/>
              <w:jc w:val="center"/>
              <w:rPr>
                <w:rFonts w:cs="Arial"/>
                <w:sz w:val="16"/>
                <w:szCs w:val="16"/>
                <w:lang w:val="de-DE" w:eastAsia="ja-JP"/>
              </w:rPr>
            </w:pPr>
            <w:r>
              <w:rPr>
                <w:sz w:val="16"/>
                <w:szCs w:val="16"/>
                <w:lang w:val="de-DE"/>
              </w:rPr>
              <w:t>[ApaSteWhl_D_RqDrv]</w:t>
            </w:r>
          </w:p>
        </w:tc>
        <w:tc>
          <w:tcPr>
            <w:tcW w:w="2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81BA5" w:rsidRDefault="00935523">
            <w:pPr>
              <w:spacing w:line="276" w:lineRule="auto"/>
              <w:jc w:val="center"/>
              <w:rPr>
                <w:rFonts w:cs="Arial"/>
                <w:sz w:val="16"/>
                <w:szCs w:val="16"/>
                <w:lang w:val="de-DE" w:eastAsia="ja-JP"/>
              </w:rPr>
            </w:pPr>
            <w:r>
              <w:rPr>
                <w:sz w:val="16"/>
                <w:szCs w:val="16"/>
                <w:lang w:val="de-DE"/>
              </w:rPr>
              <w:t>[ApaAcsy_D_RqDrv]</w:t>
            </w:r>
          </w:p>
        </w:tc>
        <w:tc>
          <w:tcPr>
            <w:tcW w:w="2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81BA5" w:rsidRDefault="00935523">
            <w:pPr>
              <w:spacing w:line="276" w:lineRule="auto"/>
              <w:jc w:val="center"/>
              <w:rPr>
                <w:sz w:val="16"/>
                <w:szCs w:val="16"/>
                <w:lang w:val="de-DE"/>
              </w:rPr>
            </w:pPr>
            <w:r>
              <w:rPr>
                <w:sz w:val="16"/>
                <w:szCs w:val="16"/>
                <w:lang w:val="de-DE"/>
              </w:rPr>
              <w:t>[ApaTrgtDist_D_Stat]</w:t>
            </w:r>
            <w:r>
              <w:rPr>
                <w:rFonts w:cs="Arial"/>
                <w:vertAlign w:val="superscript"/>
                <w:lang w:val="de-DE"/>
              </w:rPr>
              <w:t xml:space="preserve"> †</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81BA5" w:rsidRDefault="00935523">
            <w:pPr>
              <w:spacing w:line="276" w:lineRule="auto"/>
              <w:jc w:val="center"/>
              <w:rPr>
                <w:sz w:val="16"/>
                <w:szCs w:val="16"/>
                <w:lang w:val="de-DE"/>
              </w:rPr>
            </w:pPr>
            <w:r>
              <w:rPr>
                <w:sz w:val="16"/>
                <w:szCs w:val="16"/>
                <w:lang w:val="de-DE"/>
              </w:rPr>
              <w:t>[ApaMsgTxt_D_Rq]</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81BA5" w:rsidRDefault="00935523">
            <w:pPr>
              <w:spacing w:line="276" w:lineRule="auto"/>
              <w:jc w:val="center"/>
              <w:rPr>
                <w:rFonts w:cs="Arial"/>
                <w:sz w:val="16"/>
                <w:szCs w:val="16"/>
                <w:lang w:val="de-DE" w:eastAsia="ja-JP"/>
              </w:rPr>
            </w:pPr>
            <w:r>
              <w:rPr>
                <w:sz w:val="16"/>
                <w:szCs w:val="16"/>
                <w:lang w:val="de-DE"/>
              </w:rPr>
              <w:t>[PrkAidMsgTxt_D_Rq]</w:t>
            </w:r>
          </w:p>
        </w:tc>
        <w:tc>
          <w:tcPr>
            <w:tcW w:w="30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81BA5" w:rsidRDefault="00935523">
            <w:pPr>
              <w:spacing w:line="276" w:lineRule="auto"/>
              <w:jc w:val="center"/>
              <w:rPr>
                <w:rFonts w:cs="Arial"/>
                <w:sz w:val="24"/>
                <w:lang w:val="de-DE" w:eastAsia="ja-JP"/>
              </w:rPr>
            </w:pPr>
            <w:r>
              <w:rPr>
                <w:sz w:val="24"/>
                <w:lang w:val="de-DE"/>
              </w:rPr>
              <w:t>Display HMI</w:t>
            </w:r>
            <w:r>
              <w:rPr>
                <w:sz w:val="16"/>
                <w:szCs w:val="16"/>
                <w:vertAlign w:val="subscript"/>
                <w:lang w:val="de-DE"/>
              </w:rPr>
              <w:t>/REF#</w:t>
            </w:r>
          </w:p>
        </w:tc>
      </w:tr>
      <w:tr w:rsidR="00B81BA5" w:rsidTr="00B81BA5">
        <w:trPr>
          <w:cantSplit/>
          <w:jc w:val="center"/>
        </w:trPr>
        <w:tc>
          <w:tcPr>
            <w:tcW w:w="648"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B81BA5" w:rsidRPr="00B81BA5" w:rsidRDefault="00935523">
            <w:pPr>
              <w:spacing w:line="276" w:lineRule="auto"/>
              <w:jc w:val="center"/>
              <w:rPr>
                <w:rFonts w:cs="Arial"/>
                <w:lang w:eastAsia="ja-JP"/>
              </w:rPr>
            </w:pPr>
            <w:r w:rsidRPr="00B81BA5">
              <w:t>Run</w:t>
            </w:r>
          </w:p>
          <w:p w:rsidR="00B81BA5" w:rsidRPr="00B81BA5" w:rsidRDefault="00935523">
            <w:pPr>
              <w:spacing w:line="276" w:lineRule="auto"/>
              <w:jc w:val="center"/>
              <w:rPr>
                <w:rFonts w:cs="Arial"/>
                <w:lang w:eastAsia="ja-JP"/>
              </w:rPr>
            </w:pPr>
            <w:r w:rsidRPr="00B81BA5">
              <w:t>(as per Operational Modes and Voltage Range Definition)</w:t>
            </w:r>
          </w:p>
        </w:tc>
        <w:tc>
          <w:tcPr>
            <w:tcW w:w="474" w:type="dxa"/>
            <w:tcBorders>
              <w:top w:val="single" w:sz="4" w:space="0" w:color="auto"/>
              <w:left w:val="single" w:sz="4" w:space="0" w:color="auto"/>
              <w:bottom w:val="single" w:sz="4" w:space="0" w:color="auto"/>
              <w:right w:val="single" w:sz="4" w:space="0" w:color="auto"/>
            </w:tcBorders>
            <w:vAlign w:val="center"/>
            <w:hideMark/>
          </w:tcPr>
          <w:p w:rsidR="00B81BA5" w:rsidRDefault="00935523">
            <w:pPr>
              <w:spacing w:line="276" w:lineRule="auto"/>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81BA5"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81BA5" w:rsidRDefault="00935523">
            <w:pPr>
              <w:spacing w:line="276" w:lineRule="auto"/>
              <w:jc w:val="center"/>
              <w:rPr>
                <w:rFonts w:cs="Arial"/>
                <w:sz w:val="16"/>
                <w:szCs w:val="16"/>
                <w:lang w:val="de-DE" w:eastAsia="ja-JP"/>
              </w:rPr>
            </w:pPr>
            <w:r>
              <w:rPr>
                <w:sz w:val="16"/>
                <w:szCs w:val="16"/>
                <w:lang w:val="de-DE"/>
              </w:rPr>
              <w:t>0x2</w:t>
            </w:r>
          </w:p>
        </w:tc>
        <w:tc>
          <w:tcPr>
            <w:tcW w:w="236" w:type="dxa"/>
            <w:tcBorders>
              <w:top w:val="single" w:sz="4" w:space="0" w:color="auto"/>
              <w:left w:val="single" w:sz="4" w:space="0" w:color="auto"/>
              <w:bottom w:val="single" w:sz="4" w:space="0" w:color="auto"/>
              <w:right w:val="single" w:sz="4" w:space="0" w:color="auto"/>
            </w:tcBorders>
            <w:vAlign w:val="center"/>
            <w:hideMark/>
          </w:tcPr>
          <w:p w:rsidR="00B81BA5" w:rsidRDefault="00935523">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B81BA5" w:rsidRDefault="00935523">
            <w:pPr>
              <w:spacing w:line="276" w:lineRule="auto"/>
              <w:jc w:val="center"/>
              <w:rPr>
                <w:rFonts w:cs="Arial"/>
                <w:sz w:val="16"/>
                <w:szCs w:val="16"/>
                <w:lang w:val="de-DE" w:eastAsia="ja-JP"/>
              </w:rPr>
            </w:pPr>
            <w:r>
              <w:rPr>
                <w:sz w:val="16"/>
                <w:szCs w:val="16"/>
                <w:lang w:val="de-DE"/>
              </w:rPr>
              <w:t>0x4</w:t>
            </w:r>
          </w:p>
        </w:tc>
        <w:tc>
          <w:tcPr>
            <w:tcW w:w="280" w:type="dxa"/>
            <w:tcBorders>
              <w:top w:val="single" w:sz="4" w:space="0" w:color="auto"/>
              <w:left w:val="single" w:sz="4" w:space="0" w:color="auto"/>
              <w:bottom w:val="single" w:sz="4" w:space="0" w:color="auto"/>
              <w:right w:val="single" w:sz="4" w:space="0" w:color="auto"/>
            </w:tcBorders>
            <w:vAlign w:val="center"/>
            <w:hideMark/>
          </w:tcPr>
          <w:p w:rsidR="00B81BA5"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81BA5"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81BA5"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81BA5"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81BA5" w:rsidRDefault="00935523">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B81BA5"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81BA5" w:rsidRDefault="00935523">
            <w:pPr>
              <w:spacing w:line="276" w:lineRule="auto"/>
              <w:jc w:val="center"/>
              <w:rPr>
                <w:rFonts w:cs="Arial"/>
                <w:sz w:val="16"/>
                <w:szCs w:val="16"/>
                <w:lang w:val="de-DE" w:eastAsia="ja-JP"/>
              </w:rPr>
            </w:pPr>
            <w:r>
              <w:rPr>
                <w:sz w:val="16"/>
                <w:szCs w:val="16"/>
                <w:lang w:val="de-DE"/>
              </w:rPr>
              <w:t>X</w:t>
            </w:r>
          </w:p>
        </w:tc>
        <w:tc>
          <w:tcPr>
            <w:tcW w:w="273" w:type="dxa"/>
            <w:tcBorders>
              <w:top w:val="single" w:sz="4" w:space="0" w:color="auto"/>
              <w:left w:val="single" w:sz="4" w:space="0" w:color="auto"/>
              <w:bottom w:val="single" w:sz="4" w:space="0" w:color="auto"/>
              <w:right w:val="single" w:sz="4" w:space="0" w:color="auto"/>
            </w:tcBorders>
            <w:vAlign w:val="center"/>
            <w:hideMark/>
          </w:tcPr>
          <w:p w:rsidR="00B81BA5" w:rsidRDefault="00935523">
            <w:pPr>
              <w:spacing w:line="276" w:lineRule="auto"/>
              <w:jc w:val="center"/>
              <w:rPr>
                <w:rFonts w:cs="Arial"/>
                <w:sz w:val="16"/>
                <w:szCs w:val="16"/>
                <w:lang w:val="de-DE" w:eastAsia="ja-JP"/>
              </w:rPr>
            </w:pPr>
            <w:r>
              <w:rPr>
                <w:sz w:val="16"/>
                <w:szCs w:val="16"/>
                <w:lang w:val="de-DE"/>
              </w:rPr>
              <w:t>X</w:t>
            </w:r>
          </w:p>
        </w:tc>
        <w:tc>
          <w:tcPr>
            <w:tcW w:w="267" w:type="dxa"/>
            <w:tcBorders>
              <w:top w:val="single" w:sz="4" w:space="0" w:color="auto"/>
              <w:left w:val="single" w:sz="4" w:space="0" w:color="auto"/>
              <w:bottom w:val="single" w:sz="4" w:space="0" w:color="auto"/>
              <w:right w:val="single" w:sz="4" w:space="0" w:color="auto"/>
            </w:tcBorders>
            <w:vAlign w:val="center"/>
            <w:hideMark/>
          </w:tcPr>
          <w:p w:rsidR="00B81BA5" w:rsidRDefault="00935523">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B81BA5" w:rsidRDefault="00935523">
            <w:pPr>
              <w:spacing w:line="276" w:lineRule="auto"/>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81BA5" w:rsidRDefault="00935523">
            <w:pPr>
              <w:spacing w:line="276" w:lineRule="auto"/>
              <w:jc w:val="center"/>
              <w:rPr>
                <w:rFonts w:cs="Arial"/>
                <w:sz w:val="16"/>
                <w:szCs w:val="16"/>
                <w:lang w:val="de-DE" w:eastAsia="ja-JP"/>
              </w:rPr>
            </w:pPr>
            <w:r>
              <w:rPr>
                <w:sz w:val="16"/>
                <w:szCs w:val="16"/>
                <w:lang w:val="de-DE"/>
              </w:rPr>
              <w:t>X</w:t>
            </w:r>
          </w:p>
        </w:tc>
        <w:tc>
          <w:tcPr>
            <w:tcW w:w="3040" w:type="dxa"/>
            <w:tcBorders>
              <w:top w:val="single" w:sz="4" w:space="0" w:color="auto"/>
              <w:left w:val="single" w:sz="4" w:space="0" w:color="auto"/>
              <w:bottom w:val="single" w:sz="4" w:space="0" w:color="auto"/>
              <w:right w:val="single" w:sz="4" w:space="0" w:color="auto"/>
            </w:tcBorders>
            <w:vAlign w:val="center"/>
          </w:tcPr>
          <w:p w:rsidR="00B81BA5" w:rsidRDefault="00935523">
            <w:pPr>
              <w:spacing w:line="276" w:lineRule="auto"/>
              <w:jc w:val="center"/>
              <w:rPr>
                <w:sz w:val="24"/>
                <w:lang w:val="de-DE"/>
              </w:rPr>
            </w:pPr>
          </w:p>
          <w:p w:rsidR="00B81BA5" w:rsidRDefault="00935523">
            <w:pPr>
              <w:spacing w:line="276" w:lineRule="auto"/>
              <w:jc w:val="center"/>
              <w:rPr>
                <w:sz w:val="24"/>
                <w:lang w:val="de-DE"/>
              </w:rPr>
            </w:pPr>
          </w:p>
          <w:p w:rsidR="00B81BA5" w:rsidRDefault="00935523">
            <w:pPr>
              <w:spacing w:line="276" w:lineRule="auto"/>
              <w:jc w:val="center"/>
              <w:rPr>
                <w:sz w:val="24"/>
                <w:lang w:val="de-DE"/>
              </w:rPr>
            </w:pPr>
          </w:p>
          <w:p w:rsidR="00B81BA5" w:rsidRDefault="00935523">
            <w:pPr>
              <w:spacing w:line="276" w:lineRule="auto"/>
              <w:jc w:val="center"/>
              <w:rPr>
                <w:sz w:val="24"/>
                <w:lang w:val="de-DE"/>
              </w:rPr>
            </w:pPr>
          </w:p>
          <w:p w:rsidR="00B81BA5" w:rsidRDefault="00935523">
            <w:pPr>
              <w:spacing w:line="276" w:lineRule="auto"/>
              <w:jc w:val="center"/>
              <w:rPr>
                <w:sz w:val="24"/>
                <w:lang w:val="de-DE"/>
              </w:rPr>
            </w:pPr>
          </w:p>
          <w:p w:rsidR="00B81BA5" w:rsidRDefault="00935523" w:rsidP="00CC6E4C">
            <w:pPr>
              <w:spacing w:line="276" w:lineRule="auto"/>
              <w:jc w:val="center"/>
              <w:rPr>
                <w:rFonts w:cs="Arial"/>
                <w:sz w:val="24"/>
                <w:lang w:val="de-DE" w:eastAsia="ja-JP"/>
              </w:rPr>
            </w:pPr>
            <w:r>
              <w:rPr>
                <w:noProof/>
              </w:rPr>
              <w:drawing>
                <wp:anchor distT="0" distB="0" distL="114300" distR="114300" simplePos="0" relativeHeight="251637760" behindDoc="1" locked="0" layoutInCell="1" allowOverlap="1">
                  <wp:simplePos x="0" y="0"/>
                  <wp:positionH relativeFrom="column">
                    <wp:posOffset>1593850</wp:posOffset>
                  </wp:positionH>
                  <wp:positionV relativeFrom="paragraph">
                    <wp:posOffset>-897890</wp:posOffset>
                  </wp:positionV>
                  <wp:extent cx="985520" cy="1953895"/>
                  <wp:effectExtent l="0" t="0" r="5080" b="8255"/>
                  <wp:wrapTight wrapText="bothSides">
                    <wp:wrapPolygon edited="0">
                      <wp:start x="0" y="0"/>
                      <wp:lineTo x="0" y="21481"/>
                      <wp:lineTo x="21294" y="21481"/>
                      <wp:lineTo x="21294" y="0"/>
                      <wp:lineTo x="0" y="0"/>
                    </wp:wrapPolygon>
                  </wp:wrapTight>
                  <wp:docPr id="17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985520" cy="1953895"/>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Park Scenario POA graphic</w:t>
            </w:r>
            <w:r>
              <w:rPr>
                <w:rFonts w:cs="Arial"/>
                <w:sz w:val="16"/>
                <w:szCs w:val="16"/>
                <w:vertAlign w:val="subscript"/>
                <w:lang w:val="de-DE" w:eastAsia="ja-JP"/>
              </w:rPr>
              <w:t>/098</w:t>
            </w:r>
          </w:p>
        </w:tc>
      </w:tr>
      <w:tr w:rsidR="00B81BA5" w:rsidTr="00B81BA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B81BA5" w:rsidRDefault="00935523">
            <w:pPr>
              <w:spacing w:line="276" w:lineRule="auto"/>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81BA5" w:rsidRDefault="00935523">
            <w:pPr>
              <w:spacing w:line="276" w:lineRule="auto"/>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81BA5" w:rsidRDefault="00935523">
            <w:pPr>
              <w:spacing w:line="276" w:lineRule="auto"/>
              <w:jc w:val="center"/>
              <w:rPr>
                <w:sz w:val="16"/>
                <w:szCs w:val="16"/>
                <w:lang w:val="de-DE"/>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B81BA5" w:rsidRDefault="00935523">
            <w:pPr>
              <w:spacing w:line="276" w:lineRule="auto"/>
              <w:jc w:val="center"/>
              <w:rPr>
                <w:sz w:val="16"/>
                <w:szCs w:val="16"/>
                <w:lang w:val="de-DE"/>
              </w:rPr>
            </w:pPr>
            <w:r>
              <w:rPr>
                <w:sz w:val="16"/>
                <w:szCs w:val="16"/>
                <w:lang w:val="de-DE"/>
              </w:rPr>
              <w:t>X</w:t>
            </w:r>
          </w:p>
        </w:tc>
        <w:tc>
          <w:tcPr>
            <w:tcW w:w="236" w:type="dxa"/>
            <w:tcBorders>
              <w:top w:val="single" w:sz="4" w:space="0" w:color="auto"/>
              <w:left w:val="single" w:sz="4" w:space="0" w:color="auto"/>
              <w:bottom w:val="single" w:sz="4" w:space="0" w:color="auto"/>
              <w:right w:val="single" w:sz="4" w:space="0" w:color="auto"/>
            </w:tcBorders>
            <w:vAlign w:val="center"/>
            <w:hideMark/>
          </w:tcPr>
          <w:p w:rsidR="00B81BA5"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B81BA5" w:rsidRDefault="00935523">
            <w:pPr>
              <w:spacing w:line="276" w:lineRule="auto"/>
              <w:jc w:val="center"/>
              <w:rPr>
                <w:sz w:val="16"/>
                <w:szCs w:val="16"/>
                <w:lang w:val="de-DE"/>
              </w:rPr>
            </w:pPr>
            <w:r>
              <w:rPr>
                <w:sz w:val="16"/>
                <w:szCs w:val="16"/>
                <w:lang w:val="de-DE"/>
              </w:rPr>
              <w:t>0x4</w:t>
            </w:r>
          </w:p>
        </w:tc>
        <w:tc>
          <w:tcPr>
            <w:tcW w:w="280" w:type="dxa"/>
            <w:tcBorders>
              <w:top w:val="single" w:sz="4" w:space="0" w:color="auto"/>
              <w:left w:val="single" w:sz="4" w:space="0" w:color="auto"/>
              <w:bottom w:val="single" w:sz="4" w:space="0" w:color="auto"/>
              <w:right w:val="single" w:sz="4" w:space="0" w:color="auto"/>
            </w:tcBorders>
            <w:vAlign w:val="center"/>
            <w:hideMark/>
          </w:tcPr>
          <w:p w:rsidR="00B81BA5"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81BA5"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81BA5"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81BA5"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81BA5"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B81BA5" w:rsidRDefault="00935523">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B81BA5" w:rsidRDefault="00935523">
            <w:pPr>
              <w:spacing w:line="276" w:lineRule="auto"/>
              <w:jc w:val="center"/>
              <w:rPr>
                <w:sz w:val="16"/>
                <w:szCs w:val="16"/>
                <w:lang w:val="de-DE"/>
              </w:rPr>
            </w:pPr>
            <w:r>
              <w:rPr>
                <w:sz w:val="16"/>
                <w:szCs w:val="16"/>
                <w:lang w:val="de-DE"/>
              </w:rPr>
              <w:t>X</w:t>
            </w:r>
          </w:p>
        </w:tc>
        <w:tc>
          <w:tcPr>
            <w:tcW w:w="273" w:type="dxa"/>
            <w:tcBorders>
              <w:top w:val="single" w:sz="4" w:space="0" w:color="auto"/>
              <w:left w:val="single" w:sz="4" w:space="0" w:color="auto"/>
              <w:bottom w:val="single" w:sz="4" w:space="0" w:color="auto"/>
              <w:right w:val="single" w:sz="4" w:space="0" w:color="auto"/>
            </w:tcBorders>
            <w:vAlign w:val="center"/>
            <w:hideMark/>
          </w:tcPr>
          <w:p w:rsidR="00B81BA5" w:rsidRDefault="00935523">
            <w:pPr>
              <w:spacing w:line="276" w:lineRule="auto"/>
              <w:jc w:val="center"/>
              <w:rPr>
                <w:sz w:val="16"/>
                <w:szCs w:val="16"/>
                <w:lang w:val="de-DE"/>
              </w:rPr>
            </w:pPr>
            <w:r>
              <w:rPr>
                <w:sz w:val="16"/>
                <w:szCs w:val="16"/>
                <w:lang w:val="de-DE"/>
              </w:rPr>
              <w:t>X</w:t>
            </w:r>
          </w:p>
        </w:tc>
        <w:tc>
          <w:tcPr>
            <w:tcW w:w="267" w:type="dxa"/>
            <w:tcBorders>
              <w:top w:val="single" w:sz="4" w:space="0" w:color="auto"/>
              <w:left w:val="single" w:sz="4" w:space="0" w:color="auto"/>
              <w:bottom w:val="single" w:sz="4" w:space="0" w:color="auto"/>
              <w:right w:val="single" w:sz="4" w:space="0" w:color="auto"/>
            </w:tcBorders>
            <w:vAlign w:val="center"/>
            <w:hideMark/>
          </w:tcPr>
          <w:p w:rsidR="00B81BA5"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B81BA5" w:rsidRDefault="00935523">
            <w:pPr>
              <w:spacing w:line="276" w:lineRule="auto"/>
              <w:jc w:val="center"/>
              <w:rPr>
                <w:rFonts w:cs="Arial"/>
                <w:sz w:val="16"/>
                <w:szCs w:val="16"/>
                <w:lang w:val="de-DE" w:eastAsia="ja-JP"/>
              </w:rPr>
            </w:pPr>
            <w:r>
              <w:rPr>
                <w:rFonts w:cs="Arial"/>
                <w:sz w:val="16"/>
                <w:szCs w:val="16"/>
                <w:lang w:val="de-DE" w:eastAsia="ja-JP"/>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B81BA5" w:rsidRDefault="00935523">
            <w:pPr>
              <w:spacing w:line="276" w:lineRule="auto"/>
              <w:jc w:val="center"/>
              <w:rPr>
                <w:sz w:val="16"/>
                <w:szCs w:val="16"/>
                <w:lang w:val="de-DE"/>
              </w:rPr>
            </w:pPr>
            <w:r>
              <w:rPr>
                <w:sz w:val="16"/>
                <w:szCs w:val="16"/>
                <w:lang w:val="de-DE"/>
              </w:rPr>
              <w:t>X</w:t>
            </w:r>
          </w:p>
        </w:tc>
        <w:tc>
          <w:tcPr>
            <w:tcW w:w="3040" w:type="dxa"/>
            <w:tcBorders>
              <w:top w:val="single" w:sz="4" w:space="0" w:color="auto"/>
              <w:left w:val="single" w:sz="4" w:space="0" w:color="auto"/>
              <w:bottom w:val="single" w:sz="4" w:space="0" w:color="auto"/>
              <w:right w:val="single" w:sz="4" w:space="0" w:color="auto"/>
            </w:tcBorders>
            <w:vAlign w:val="center"/>
          </w:tcPr>
          <w:p w:rsidR="00B81BA5" w:rsidRDefault="00935523">
            <w:pPr>
              <w:spacing w:line="276" w:lineRule="auto"/>
              <w:jc w:val="center"/>
              <w:rPr>
                <w:sz w:val="24"/>
                <w:lang w:val="de-DE"/>
              </w:rPr>
            </w:pPr>
          </w:p>
          <w:p w:rsidR="00B81BA5" w:rsidRDefault="00935523">
            <w:pPr>
              <w:spacing w:line="276" w:lineRule="auto"/>
              <w:jc w:val="center"/>
              <w:rPr>
                <w:sz w:val="24"/>
                <w:lang w:val="de-DE"/>
              </w:rPr>
            </w:pPr>
          </w:p>
          <w:p w:rsidR="00B81BA5" w:rsidRDefault="00935523">
            <w:pPr>
              <w:spacing w:line="276" w:lineRule="auto"/>
              <w:jc w:val="center"/>
              <w:rPr>
                <w:sz w:val="24"/>
                <w:lang w:val="de-DE"/>
              </w:rPr>
            </w:pPr>
          </w:p>
          <w:p w:rsidR="00B81BA5" w:rsidRDefault="00935523">
            <w:pPr>
              <w:spacing w:line="276" w:lineRule="auto"/>
              <w:jc w:val="center"/>
              <w:rPr>
                <w:sz w:val="24"/>
                <w:lang w:val="de-DE"/>
              </w:rPr>
            </w:pPr>
          </w:p>
          <w:p w:rsidR="00B81BA5" w:rsidRDefault="00935523">
            <w:pPr>
              <w:spacing w:line="276" w:lineRule="auto"/>
              <w:jc w:val="center"/>
              <w:rPr>
                <w:sz w:val="24"/>
                <w:lang w:val="de-DE"/>
              </w:rPr>
            </w:pPr>
          </w:p>
          <w:p w:rsidR="00B81BA5" w:rsidRDefault="00935523" w:rsidP="00CC6E4C">
            <w:pPr>
              <w:spacing w:line="276" w:lineRule="auto"/>
              <w:jc w:val="center"/>
              <w:rPr>
                <w:rFonts w:cs="Arial"/>
                <w:sz w:val="24"/>
                <w:lang w:val="de-DE" w:eastAsia="ja-JP"/>
              </w:rPr>
            </w:pPr>
            <w:r>
              <w:rPr>
                <w:noProof/>
              </w:rPr>
              <w:drawing>
                <wp:anchor distT="0" distB="0" distL="114300" distR="114300" simplePos="0" relativeHeight="251638784" behindDoc="1" locked="0" layoutInCell="1" allowOverlap="1">
                  <wp:simplePos x="0" y="0"/>
                  <wp:positionH relativeFrom="column">
                    <wp:posOffset>1593850</wp:posOffset>
                  </wp:positionH>
                  <wp:positionV relativeFrom="paragraph">
                    <wp:posOffset>-897890</wp:posOffset>
                  </wp:positionV>
                  <wp:extent cx="985520" cy="1953895"/>
                  <wp:effectExtent l="0" t="0" r="5080" b="8255"/>
                  <wp:wrapTight wrapText="bothSides">
                    <wp:wrapPolygon edited="0">
                      <wp:start x="0" y="0"/>
                      <wp:lineTo x="0" y="21481"/>
                      <wp:lineTo x="21294" y="21481"/>
                      <wp:lineTo x="21294" y="0"/>
                      <wp:lineTo x="0" y="0"/>
                    </wp:wrapPolygon>
                  </wp:wrapTight>
                  <wp:docPr id="17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985520" cy="1953895"/>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Park Scenario POA graphic</w:t>
            </w:r>
            <w:r>
              <w:rPr>
                <w:rFonts w:cs="Arial"/>
                <w:sz w:val="16"/>
                <w:szCs w:val="16"/>
                <w:vertAlign w:val="subscript"/>
                <w:lang w:val="de-DE" w:eastAsia="ja-JP"/>
              </w:rPr>
              <w:t>/574</w:t>
            </w:r>
          </w:p>
        </w:tc>
      </w:tr>
      <w:tr w:rsidR="00B81BA5" w:rsidTr="00B81BA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B81BA5" w:rsidRDefault="00935523">
            <w:pPr>
              <w:spacing w:line="276" w:lineRule="auto"/>
              <w:rPr>
                <w:rFonts w:cs="Arial"/>
                <w:lang w:val="de-DE" w:eastAsia="ja-JP"/>
              </w:rPr>
            </w:pPr>
          </w:p>
        </w:tc>
        <w:tc>
          <w:tcPr>
            <w:tcW w:w="5787" w:type="dxa"/>
            <w:gridSpan w:val="16"/>
            <w:tcBorders>
              <w:top w:val="single" w:sz="4" w:space="0" w:color="auto"/>
              <w:left w:val="single" w:sz="4" w:space="0" w:color="auto"/>
              <w:bottom w:val="single" w:sz="4" w:space="0" w:color="auto"/>
              <w:right w:val="single" w:sz="4" w:space="0" w:color="auto"/>
            </w:tcBorders>
            <w:vAlign w:val="center"/>
            <w:hideMark/>
          </w:tcPr>
          <w:p w:rsidR="00B81BA5" w:rsidRDefault="00935523">
            <w:pPr>
              <w:spacing w:line="276" w:lineRule="auto"/>
              <w:jc w:val="center"/>
              <w:rPr>
                <w:rFonts w:cs="Arial"/>
                <w:lang w:val="de-DE" w:eastAsia="ja-JP"/>
              </w:rPr>
            </w:pPr>
            <w:r>
              <w:rPr>
                <w:lang w:val="de-DE"/>
              </w:rPr>
              <w:t xml:space="preserve">All Other </w:t>
            </w:r>
            <w:r>
              <w:rPr>
                <w:lang w:val="de-DE"/>
              </w:rPr>
              <w:t>Cases</w:t>
            </w:r>
          </w:p>
        </w:tc>
        <w:tc>
          <w:tcPr>
            <w:tcW w:w="3040" w:type="dxa"/>
            <w:tcBorders>
              <w:top w:val="single" w:sz="4" w:space="0" w:color="auto"/>
              <w:left w:val="single" w:sz="4" w:space="0" w:color="auto"/>
              <w:bottom w:val="single" w:sz="4" w:space="0" w:color="auto"/>
              <w:right w:val="single" w:sz="4" w:space="0" w:color="auto"/>
            </w:tcBorders>
            <w:vAlign w:val="center"/>
            <w:hideMark/>
          </w:tcPr>
          <w:p w:rsidR="00B81BA5" w:rsidRPr="00B81BA5" w:rsidRDefault="00935523">
            <w:pPr>
              <w:spacing w:line="276" w:lineRule="auto"/>
              <w:jc w:val="center"/>
              <w:rPr>
                <w:rFonts w:cs="Arial"/>
                <w:sz w:val="24"/>
                <w:lang w:eastAsia="ja-JP"/>
              </w:rPr>
            </w:pPr>
            <w:r w:rsidRPr="00B81BA5">
              <w:rPr>
                <w:sz w:val="24"/>
              </w:rPr>
              <w:t>Blank (Do not show ParkScenarioPOA)</w:t>
            </w:r>
          </w:p>
        </w:tc>
      </w:tr>
    </w:tbl>
    <w:p w:rsidR="00B81BA5" w:rsidRDefault="00935523" w:rsidP="00B81BA5">
      <w:pPr>
        <w:rPr>
          <w:rFonts w:cs="Arial"/>
          <w:lang w:eastAsia="ja-JP"/>
        </w:rPr>
      </w:pPr>
    </w:p>
    <w:p w:rsidR="00B81BA5" w:rsidRDefault="00935523" w:rsidP="00B81BA5">
      <w:pPr>
        <w:jc w:val="center"/>
      </w:pPr>
      <w:r>
        <w:rPr>
          <w:u w:val="single"/>
        </w:rPr>
        <w:t>A</w:t>
      </w:r>
      <w:r>
        <w:t xml:space="preserve">ctive </w:t>
      </w:r>
      <w:r>
        <w:rPr>
          <w:u w:val="single"/>
        </w:rPr>
        <w:t>P</w:t>
      </w:r>
      <w:r>
        <w:t xml:space="preserve">ark </w:t>
      </w:r>
      <w:r>
        <w:rPr>
          <w:u w:val="single"/>
        </w:rPr>
        <w:t>A</w:t>
      </w:r>
      <w:r>
        <w:t>ssist (APA) Positional ParkScenarioPOA</w:t>
      </w:r>
    </w:p>
    <w:p w:rsidR="00B81BA5" w:rsidRDefault="00935523" w:rsidP="00B81BA5">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B81BA5" w:rsidRDefault="00935523" w:rsidP="00B81BA5">
      <w:r>
        <w:rPr>
          <w:rFonts w:cs="Arial"/>
        </w:rPr>
        <w:t>‡ -</w:t>
      </w:r>
      <w:r>
        <w:rPr>
          <w:sz w:val="16"/>
          <w:szCs w:val="16"/>
        </w:rPr>
        <w:t xml:space="preserve"> Only if supported by the implementing program as per REQ-130570. If not supported but required by signal processing tables, treat as data 0x1.</w:t>
      </w:r>
    </w:p>
    <w:p w:rsidR="00B81BA5" w:rsidRDefault="00935523" w:rsidP="004279F5">
      <w:pPr>
        <w:jc w:val="center"/>
        <w:rPr>
          <w:b/>
        </w:rPr>
      </w:pPr>
    </w:p>
    <w:p w:rsidR="0091056A" w:rsidRPr="004279F5" w:rsidRDefault="00935523" w:rsidP="004279F5">
      <w:pPr>
        <w:jc w:val="center"/>
        <w:rPr>
          <w:b/>
        </w:rPr>
      </w:pPr>
      <w:r>
        <w:rPr>
          <w:b/>
        </w:rPr>
        <w:t>8” (or equivalent) displays (FNVx only)</w:t>
      </w:r>
    </w:p>
    <w:tbl>
      <w:tblPr>
        <w:tblW w:w="9475" w:type="dxa"/>
        <w:jc w:val="center"/>
        <w:tblLayout w:type="fixed"/>
        <w:tblLook w:val="04A0" w:firstRow="1" w:lastRow="0" w:firstColumn="1" w:lastColumn="0" w:noHBand="0" w:noVBand="1"/>
      </w:tblPr>
      <w:tblGrid>
        <w:gridCol w:w="648"/>
        <w:gridCol w:w="474"/>
        <w:gridCol w:w="474"/>
        <w:gridCol w:w="474"/>
        <w:gridCol w:w="236"/>
        <w:gridCol w:w="563"/>
        <w:gridCol w:w="280"/>
        <w:gridCol w:w="270"/>
        <w:gridCol w:w="270"/>
        <w:gridCol w:w="270"/>
        <w:gridCol w:w="270"/>
        <w:gridCol w:w="563"/>
        <w:gridCol w:w="270"/>
        <w:gridCol w:w="273"/>
        <w:gridCol w:w="267"/>
        <w:gridCol w:w="563"/>
        <w:gridCol w:w="270"/>
        <w:gridCol w:w="3040"/>
      </w:tblGrid>
      <w:tr w:rsidR="00A31112" w:rsidTr="00B514DE">
        <w:trPr>
          <w:cantSplit/>
          <w:trHeight w:val="2160"/>
          <w:tblHeader/>
          <w:jc w:val="center"/>
        </w:trPr>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31112" w:rsidRDefault="00935523">
            <w:pPr>
              <w:spacing w:line="276" w:lineRule="auto"/>
              <w:jc w:val="center"/>
              <w:rPr>
                <w:rFonts w:cs="Arial"/>
                <w:lang w:val="de-DE" w:eastAsia="ja-JP"/>
              </w:rPr>
            </w:pPr>
            <w:r>
              <w:rPr>
                <w:lang w:val="de-DE"/>
              </w:rPr>
              <w:t>Operational Mode</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tcPr>
          <w:p w:rsidR="00A31112" w:rsidRDefault="00935523">
            <w:pPr>
              <w:spacing w:line="276" w:lineRule="auto"/>
              <w:jc w:val="center"/>
              <w:rPr>
                <w:sz w:val="16"/>
                <w:szCs w:val="16"/>
                <w:lang w:val="de-DE"/>
              </w:rPr>
            </w:pPr>
            <w:r>
              <w:rPr>
                <w:sz w:val="16"/>
                <w:szCs w:val="16"/>
                <w:lang w:val="de-DE"/>
              </w:rPr>
              <w:t>Parking Assistance (Cfg)</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31112" w:rsidRDefault="00935523">
            <w:pPr>
              <w:spacing w:line="276" w:lineRule="auto"/>
              <w:jc w:val="center"/>
              <w:rPr>
                <w:rFonts w:cs="Arial"/>
                <w:sz w:val="16"/>
                <w:szCs w:val="16"/>
                <w:lang w:val="de-DE" w:eastAsia="ja-JP"/>
              </w:rPr>
            </w:pPr>
            <w:r>
              <w:rPr>
                <w:sz w:val="16"/>
                <w:szCs w:val="16"/>
                <w:lang w:val="de-DE"/>
              </w:rPr>
              <w:t>[ApaSys_D_Stat]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31112" w:rsidRDefault="00935523">
            <w:pPr>
              <w:spacing w:line="276" w:lineRule="auto"/>
              <w:jc w:val="center"/>
              <w:rPr>
                <w:rFonts w:cs="Arial"/>
                <w:sz w:val="16"/>
                <w:szCs w:val="16"/>
                <w:lang w:val="de-DE" w:eastAsia="ja-JP"/>
              </w:rPr>
            </w:pPr>
            <w:r>
              <w:rPr>
                <w:sz w:val="16"/>
                <w:szCs w:val="16"/>
                <w:lang w:val="de-DE"/>
              </w:rPr>
              <w:t>[ApaSteScanMde_D_Stat]</w:t>
            </w:r>
          </w:p>
        </w:tc>
        <w:tc>
          <w:tcPr>
            <w:tcW w:w="2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31112" w:rsidRDefault="00935523">
            <w:pPr>
              <w:spacing w:line="276" w:lineRule="auto"/>
              <w:jc w:val="center"/>
              <w:rPr>
                <w:rFonts w:cs="Arial"/>
                <w:sz w:val="16"/>
                <w:szCs w:val="16"/>
                <w:lang w:val="de-DE" w:eastAsia="ja-JP"/>
              </w:rPr>
            </w:pPr>
            <w:r>
              <w:rPr>
                <w:sz w:val="16"/>
                <w:szCs w:val="16"/>
                <w:lang w:val="de-DE"/>
              </w:rPr>
              <w:t>[ApaActvSide2_D_Stat]</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31112" w:rsidRDefault="00935523">
            <w:pPr>
              <w:spacing w:line="276" w:lineRule="auto"/>
              <w:jc w:val="center"/>
              <w:rPr>
                <w:rFonts w:cs="Arial"/>
                <w:sz w:val="16"/>
                <w:szCs w:val="16"/>
                <w:lang w:val="de-DE" w:eastAsia="ja-JP"/>
              </w:rPr>
            </w:pPr>
            <w:r>
              <w:rPr>
                <w:sz w:val="16"/>
                <w:szCs w:val="16"/>
                <w:lang w:val="de-DE"/>
              </w:rPr>
              <w:t>[ApaMde_D_Stat]</w:t>
            </w:r>
          </w:p>
        </w:tc>
        <w:tc>
          <w:tcPr>
            <w:tcW w:w="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31112" w:rsidRDefault="00935523">
            <w:pPr>
              <w:spacing w:line="276" w:lineRule="auto"/>
              <w:jc w:val="center"/>
              <w:rPr>
                <w:rFonts w:cs="Arial"/>
                <w:sz w:val="16"/>
                <w:szCs w:val="16"/>
                <w:lang w:val="de-DE" w:eastAsia="ja-JP"/>
              </w:rPr>
            </w:pPr>
            <w:r>
              <w:rPr>
                <w:sz w:val="16"/>
                <w:szCs w:val="16"/>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31112" w:rsidRDefault="00935523">
            <w:pPr>
              <w:spacing w:line="276" w:lineRule="auto"/>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31112" w:rsidRDefault="00935523">
            <w:pPr>
              <w:spacing w:line="276" w:lineRule="auto"/>
              <w:jc w:val="center"/>
              <w:rPr>
                <w:rFonts w:cs="Arial"/>
                <w:sz w:val="16"/>
                <w:szCs w:val="16"/>
                <w:lang w:val="de-DE" w:eastAsia="ja-JP"/>
              </w:rPr>
            </w:pPr>
            <w:r>
              <w:rPr>
                <w:sz w:val="16"/>
                <w:szCs w:val="16"/>
                <w:lang w:val="de-DE"/>
              </w:rPr>
              <w:t>[ApaSelPoa_D_Stat]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31112" w:rsidRDefault="00935523">
            <w:pPr>
              <w:spacing w:line="276" w:lineRule="auto"/>
              <w:jc w:val="center"/>
              <w:rPr>
                <w:rFonts w:cs="Arial"/>
                <w:sz w:val="16"/>
                <w:szCs w:val="16"/>
                <w:lang w:val="de-DE" w:eastAsia="ja-JP"/>
              </w:rPr>
            </w:pPr>
            <w:r>
              <w:rPr>
                <w:sz w:val="16"/>
                <w:szCs w:val="16"/>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31112" w:rsidRDefault="00935523">
            <w:pPr>
              <w:spacing w:line="276" w:lineRule="auto"/>
              <w:jc w:val="center"/>
              <w:rPr>
                <w:rFonts w:cs="Arial"/>
                <w:sz w:val="16"/>
                <w:szCs w:val="16"/>
                <w:lang w:val="de-DE" w:eastAsia="ja-JP"/>
              </w:rPr>
            </w:pPr>
            <w:r>
              <w:rPr>
                <w:sz w:val="16"/>
                <w:szCs w:val="16"/>
                <w:lang w:val="de-DE"/>
              </w:rPr>
              <w:t>[ApaLongCtl_D_RqDrv]</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31112" w:rsidRDefault="00935523">
            <w:pPr>
              <w:spacing w:line="276" w:lineRule="auto"/>
              <w:jc w:val="center"/>
              <w:rPr>
                <w:rFonts w:cs="Arial"/>
                <w:sz w:val="16"/>
                <w:szCs w:val="16"/>
                <w:lang w:val="de-DE" w:eastAsia="ja-JP"/>
              </w:rPr>
            </w:pPr>
            <w:r>
              <w:rPr>
                <w:sz w:val="16"/>
                <w:szCs w:val="16"/>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31112" w:rsidRDefault="00935523">
            <w:pPr>
              <w:spacing w:line="276" w:lineRule="auto"/>
              <w:jc w:val="center"/>
              <w:rPr>
                <w:rFonts w:cs="Arial"/>
                <w:sz w:val="16"/>
                <w:szCs w:val="16"/>
                <w:lang w:val="de-DE" w:eastAsia="ja-JP"/>
              </w:rPr>
            </w:pPr>
            <w:r>
              <w:rPr>
                <w:sz w:val="16"/>
                <w:szCs w:val="16"/>
                <w:lang w:val="de-DE"/>
              </w:rPr>
              <w:t>[ApaSteWhl_D_RqDrv]</w:t>
            </w:r>
          </w:p>
        </w:tc>
        <w:tc>
          <w:tcPr>
            <w:tcW w:w="2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31112" w:rsidRDefault="00935523">
            <w:pPr>
              <w:spacing w:line="276" w:lineRule="auto"/>
              <w:jc w:val="center"/>
              <w:rPr>
                <w:rFonts w:cs="Arial"/>
                <w:sz w:val="16"/>
                <w:szCs w:val="16"/>
                <w:lang w:val="de-DE" w:eastAsia="ja-JP"/>
              </w:rPr>
            </w:pPr>
            <w:r>
              <w:rPr>
                <w:sz w:val="16"/>
                <w:szCs w:val="16"/>
                <w:lang w:val="de-DE"/>
              </w:rPr>
              <w:t>[ApaAcsy_D_RqDrv]</w:t>
            </w:r>
          </w:p>
        </w:tc>
        <w:tc>
          <w:tcPr>
            <w:tcW w:w="2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31112" w:rsidRDefault="00935523">
            <w:pPr>
              <w:spacing w:line="276" w:lineRule="auto"/>
              <w:jc w:val="center"/>
              <w:rPr>
                <w:sz w:val="16"/>
                <w:szCs w:val="16"/>
                <w:lang w:val="de-DE"/>
              </w:rPr>
            </w:pPr>
            <w:r>
              <w:rPr>
                <w:sz w:val="16"/>
                <w:szCs w:val="16"/>
                <w:lang w:val="de-DE"/>
              </w:rPr>
              <w:t>[ApaTrgtDist_D_Stat]</w:t>
            </w:r>
            <w:r>
              <w:rPr>
                <w:rFonts w:cs="Arial"/>
                <w:vertAlign w:val="superscript"/>
                <w:lang w:val="de-DE"/>
              </w:rPr>
              <w:t xml:space="preserve"> †</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31112" w:rsidRDefault="00935523">
            <w:pPr>
              <w:spacing w:line="276" w:lineRule="auto"/>
              <w:jc w:val="center"/>
              <w:rPr>
                <w:sz w:val="16"/>
                <w:szCs w:val="16"/>
                <w:lang w:val="de-DE"/>
              </w:rPr>
            </w:pPr>
            <w:r>
              <w:rPr>
                <w:sz w:val="16"/>
                <w:szCs w:val="16"/>
                <w:lang w:val="de-DE"/>
              </w:rPr>
              <w:t>[ApaMsgTxt_D_Rq]</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31112" w:rsidRDefault="00935523">
            <w:pPr>
              <w:spacing w:line="276" w:lineRule="auto"/>
              <w:jc w:val="center"/>
              <w:rPr>
                <w:rFonts w:cs="Arial"/>
                <w:sz w:val="16"/>
                <w:szCs w:val="16"/>
                <w:lang w:val="de-DE" w:eastAsia="ja-JP"/>
              </w:rPr>
            </w:pPr>
            <w:r>
              <w:rPr>
                <w:sz w:val="16"/>
                <w:szCs w:val="16"/>
                <w:lang w:val="de-DE"/>
              </w:rPr>
              <w:t>[PrkAidMsgTxt_D_Rq]</w:t>
            </w:r>
          </w:p>
        </w:tc>
        <w:tc>
          <w:tcPr>
            <w:tcW w:w="30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31112" w:rsidRDefault="00935523">
            <w:pPr>
              <w:spacing w:line="276" w:lineRule="auto"/>
              <w:jc w:val="center"/>
              <w:rPr>
                <w:rFonts w:cs="Arial"/>
                <w:sz w:val="24"/>
                <w:lang w:val="de-DE" w:eastAsia="ja-JP"/>
              </w:rPr>
            </w:pPr>
            <w:r>
              <w:rPr>
                <w:sz w:val="24"/>
                <w:lang w:val="de-DE"/>
              </w:rPr>
              <w:t>Display HMI</w:t>
            </w:r>
            <w:r>
              <w:rPr>
                <w:sz w:val="16"/>
                <w:szCs w:val="16"/>
                <w:vertAlign w:val="subscript"/>
                <w:lang w:val="de-DE"/>
              </w:rPr>
              <w:t>/REF#</w:t>
            </w:r>
          </w:p>
        </w:tc>
      </w:tr>
      <w:tr w:rsidR="00A31112" w:rsidTr="00B514DE">
        <w:trPr>
          <w:cantSplit/>
          <w:trHeight w:val="1399"/>
          <w:jc w:val="center"/>
        </w:trPr>
        <w:tc>
          <w:tcPr>
            <w:tcW w:w="648"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A31112" w:rsidRPr="00DE5783" w:rsidRDefault="00935523">
            <w:pPr>
              <w:spacing w:line="276" w:lineRule="auto"/>
              <w:jc w:val="center"/>
              <w:rPr>
                <w:rFonts w:cs="Arial"/>
                <w:lang w:eastAsia="ja-JP"/>
              </w:rPr>
            </w:pPr>
            <w:r w:rsidRPr="00DE5783">
              <w:t>Run</w:t>
            </w:r>
          </w:p>
          <w:p w:rsidR="00A31112" w:rsidRPr="00DE5783" w:rsidRDefault="00935523">
            <w:pPr>
              <w:spacing w:line="276" w:lineRule="auto"/>
              <w:jc w:val="center"/>
              <w:rPr>
                <w:rFonts w:cs="Arial"/>
                <w:lang w:eastAsia="ja-JP"/>
              </w:rPr>
            </w:pPr>
            <w:r w:rsidRPr="00DE5783">
              <w:t>(as per Operational Modes and Voltage Range Definition)</w:t>
            </w:r>
          </w:p>
        </w:tc>
        <w:tc>
          <w:tcPr>
            <w:tcW w:w="474" w:type="dxa"/>
            <w:tcBorders>
              <w:top w:val="single" w:sz="4" w:space="0" w:color="auto"/>
              <w:left w:val="single" w:sz="4" w:space="0" w:color="auto"/>
              <w:bottom w:val="single" w:sz="4" w:space="0" w:color="auto"/>
              <w:right w:val="single" w:sz="4" w:space="0" w:color="auto"/>
            </w:tcBorders>
            <w:vAlign w:val="center"/>
          </w:tcPr>
          <w:p w:rsidR="00A31112" w:rsidRDefault="00935523">
            <w:pPr>
              <w:spacing w:line="276" w:lineRule="auto"/>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A31112" w:rsidRDefault="00935523">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A31112" w:rsidRDefault="00935523">
            <w:pPr>
              <w:spacing w:line="276" w:lineRule="auto"/>
              <w:jc w:val="center"/>
              <w:rPr>
                <w:rFonts w:cs="Arial"/>
                <w:sz w:val="16"/>
                <w:szCs w:val="16"/>
                <w:lang w:val="de-DE" w:eastAsia="ja-JP"/>
              </w:rPr>
            </w:pPr>
            <w:r>
              <w:rPr>
                <w:sz w:val="16"/>
                <w:szCs w:val="16"/>
                <w:lang w:val="de-DE"/>
              </w:rPr>
              <w:t>0x2</w:t>
            </w:r>
          </w:p>
        </w:tc>
        <w:tc>
          <w:tcPr>
            <w:tcW w:w="236" w:type="dxa"/>
            <w:tcBorders>
              <w:top w:val="single" w:sz="4" w:space="0" w:color="auto"/>
              <w:left w:val="single" w:sz="4" w:space="0" w:color="auto"/>
              <w:bottom w:val="single" w:sz="4" w:space="0" w:color="auto"/>
              <w:right w:val="single" w:sz="4" w:space="0" w:color="auto"/>
            </w:tcBorders>
            <w:vAlign w:val="center"/>
            <w:hideMark/>
          </w:tcPr>
          <w:p w:rsidR="00A31112" w:rsidRDefault="00935523">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A31112" w:rsidRDefault="00935523">
            <w:pPr>
              <w:spacing w:line="276" w:lineRule="auto"/>
              <w:jc w:val="center"/>
              <w:rPr>
                <w:rFonts w:cs="Arial"/>
                <w:sz w:val="16"/>
                <w:szCs w:val="16"/>
                <w:lang w:val="de-DE" w:eastAsia="ja-JP"/>
              </w:rPr>
            </w:pPr>
            <w:r>
              <w:rPr>
                <w:sz w:val="16"/>
                <w:szCs w:val="16"/>
                <w:lang w:val="de-DE"/>
              </w:rPr>
              <w:t>0x4</w:t>
            </w:r>
          </w:p>
        </w:tc>
        <w:tc>
          <w:tcPr>
            <w:tcW w:w="280" w:type="dxa"/>
            <w:tcBorders>
              <w:top w:val="single" w:sz="4" w:space="0" w:color="auto"/>
              <w:left w:val="single" w:sz="4" w:space="0" w:color="auto"/>
              <w:bottom w:val="single" w:sz="4" w:space="0" w:color="auto"/>
              <w:right w:val="single" w:sz="4" w:space="0" w:color="auto"/>
            </w:tcBorders>
            <w:vAlign w:val="center"/>
            <w:hideMark/>
          </w:tcPr>
          <w:p w:rsidR="00A31112"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31112"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31112"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31112"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31112" w:rsidRDefault="00935523">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A31112"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31112" w:rsidRDefault="00935523">
            <w:pPr>
              <w:spacing w:line="276" w:lineRule="auto"/>
              <w:jc w:val="center"/>
              <w:rPr>
                <w:rFonts w:cs="Arial"/>
                <w:sz w:val="16"/>
                <w:szCs w:val="16"/>
                <w:lang w:val="de-DE" w:eastAsia="ja-JP"/>
              </w:rPr>
            </w:pPr>
            <w:r>
              <w:rPr>
                <w:sz w:val="16"/>
                <w:szCs w:val="16"/>
                <w:lang w:val="de-DE"/>
              </w:rPr>
              <w:t>X</w:t>
            </w:r>
          </w:p>
        </w:tc>
        <w:tc>
          <w:tcPr>
            <w:tcW w:w="273" w:type="dxa"/>
            <w:tcBorders>
              <w:top w:val="single" w:sz="4" w:space="0" w:color="auto"/>
              <w:left w:val="single" w:sz="4" w:space="0" w:color="auto"/>
              <w:bottom w:val="single" w:sz="4" w:space="0" w:color="auto"/>
              <w:right w:val="single" w:sz="4" w:space="0" w:color="auto"/>
            </w:tcBorders>
            <w:vAlign w:val="center"/>
            <w:hideMark/>
          </w:tcPr>
          <w:p w:rsidR="00A31112" w:rsidRDefault="00935523">
            <w:pPr>
              <w:spacing w:line="276" w:lineRule="auto"/>
              <w:jc w:val="center"/>
              <w:rPr>
                <w:rFonts w:cs="Arial"/>
                <w:sz w:val="16"/>
                <w:szCs w:val="16"/>
                <w:lang w:val="de-DE" w:eastAsia="ja-JP"/>
              </w:rPr>
            </w:pPr>
            <w:r>
              <w:rPr>
                <w:sz w:val="16"/>
                <w:szCs w:val="16"/>
                <w:lang w:val="de-DE"/>
              </w:rPr>
              <w:t>X</w:t>
            </w:r>
          </w:p>
        </w:tc>
        <w:tc>
          <w:tcPr>
            <w:tcW w:w="267" w:type="dxa"/>
            <w:tcBorders>
              <w:top w:val="single" w:sz="4" w:space="0" w:color="auto"/>
              <w:left w:val="single" w:sz="4" w:space="0" w:color="auto"/>
              <w:bottom w:val="single" w:sz="4" w:space="0" w:color="auto"/>
              <w:right w:val="single" w:sz="4" w:space="0" w:color="auto"/>
            </w:tcBorders>
            <w:vAlign w:val="center"/>
            <w:hideMark/>
          </w:tcPr>
          <w:p w:rsidR="00A31112" w:rsidRDefault="00935523">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A31112" w:rsidRDefault="00935523">
            <w:pPr>
              <w:spacing w:line="276" w:lineRule="auto"/>
              <w:jc w:val="center"/>
              <w:rPr>
                <w:sz w:val="16"/>
                <w:szCs w:val="16"/>
                <w:lang w:val="de-DE"/>
              </w:rPr>
            </w:pPr>
            <w:r>
              <w:rPr>
                <w:rFonts w:cs="Arial"/>
                <w:sz w:val="16"/>
                <w:szCs w:val="16"/>
                <w:lang w:val="de-DE" w:eastAsia="ja-JP"/>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A31112" w:rsidRDefault="00935523">
            <w:pPr>
              <w:spacing w:line="276" w:lineRule="auto"/>
              <w:jc w:val="center"/>
              <w:rPr>
                <w:rFonts w:cs="Arial"/>
                <w:sz w:val="16"/>
                <w:szCs w:val="16"/>
                <w:lang w:val="de-DE" w:eastAsia="ja-JP"/>
              </w:rPr>
            </w:pPr>
            <w:r>
              <w:rPr>
                <w:sz w:val="16"/>
                <w:szCs w:val="16"/>
                <w:lang w:val="de-DE"/>
              </w:rPr>
              <w:t>X</w:t>
            </w:r>
          </w:p>
        </w:tc>
        <w:tc>
          <w:tcPr>
            <w:tcW w:w="3040" w:type="dxa"/>
            <w:tcBorders>
              <w:top w:val="single" w:sz="4" w:space="0" w:color="auto"/>
              <w:left w:val="single" w:sz="4" w:space="0" w:color="auto"/>
              <w:bottom w:val="single" w:sz="4" w:space="0" w:color="auto"/>
              <w:right w:val="single" w:sz="4" w:space="0" w:color="auto"/>
            </w:tcBorders>
            <w:vAlign w:val="center"/>
          </w:tcPr>
          <w:p w:rsidR="00A31112" w:rsidRDefault="00935523" w:rsidP="00CC6E4C">
            <w:pPr>
              <w:spacing w:line="276" w:lineRule="auto"/>
              <w:jc w:val="center"/>
              <w:rPr>
                <w:rFonts w:cs="Arial"/>
                <w:sz w:val="24"/>
                <w:lang w:val="de-DE" w:eastAsia="ja-JP"/>
              </w:rPr>
            </w:pPr>
            <w:r>
              <w:rPr>
                <w:noProof/>
              </w:rPr>
              <w:drawing>
                <wp:anchor distT="0" distB="0" distL="114300" distR="114300" simplePos="0" relativeHeight="251633664" behindDoc="1" locked="0" layoutInCell="1" allowOverlap="1" wp14:anchorId="5F9C5EB1" wp14:editId="0CE98BC3">
                  <wp:simplePos x="0" y="0"/>
                  <wp:positionH relativeFrom="column">
                    <wp:posOffset>1388745</wp:posOffset>
                  </wp:positionH>
                  <wp:positionV relativeFrom="paragraph">
                    <wp:posOffset>-265430</wp:posOffset>
                  </wp:positionV>
                  <wp:extent cx="431800" cy="855980"/>
                  <wp:effectExtent l="0" t="0" r="6350" b="1270"/>
                  <wp:wrapTight wrapText="bothSides">
                    <wp:wrapPolygon edited="0">
                      <wp:start x="0" y="0"/>
                      <wp:lineTo x="0" y="21151"/>
                      <wp:lineTo x="20965" y="21151"/>
                      <wp:lineTo x="20965" y="0"/>
                      <wp:lineTo x="0" y="0"/>
                    </wp:wrapPolygon>
                  </wp:wrapTight>
                  <wp:docPr id="177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31800" cy="855980"/>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Park Scenario POA graphic</w:t>
            </w:r>
            <w:r>
              <w:rPr>
                <w:rFonts w:cs="Arial"/>
                <w:sz w:val="16"/>
                <w:szCs w:val="16"/>
                <w:vertAlign w:val="subscript"/>
                <w:lang w:val="de-DE" w:eastAsia="ja-JP"/>
              </w:rPr>
              <w:t>/098</w:t>
            </w:r>
          </w:p>
        </w:tc>
      </w:tr>
      <w:tr w:rsidR="00A31112" w:rsidTr="00B514DE">
        <w:trPr>
          <w:cantSplit/>
          <w:jc w:val="center"/>
        </w:trPr>
        <w:tc>
          <w:tcPr>
            <w:tcW w:w="648" w:type="dxa"/>
            <w:vMerge/>
            <w:tcBorders>
              <w:top w:val="single" w:sz="4" w:space="0" w:color="auto"/>
              <w:left w:val="single" w:sz="4" w:space="0" w:color="auto"/>
              <w:bottom w:val="single" w:sz="4" w:space="0" w:color="auto"/>
              <w:right w:val="single" w:sz="4" w:space="0" w:color="auto"/>
            </w:tcBorders>
            <w:textDirection w:val="btLr"/>
            <w:vAlign w:val="center"/>
          </w:tcPr>
          <w:p w:rsidR="00A31112" w:rsidRDefault="00935523">
            <w:pPr>
              <w:spacing w:line="276" w:lineRule="auto"/>
              <w:jc w:val="center"/>
              <w:rPr>
                <w:lang w:val="de-DE"/>
              </w:rPr>
            </w:pPr>
          </w:p>
        </w:tc>
        <w:tc>
          <w:tcPr>
            <w:tcW w:w="474" w:type="dxa"/>
            <w:tcBorders>
              <w:top w:val="single" w:sz="4" w:space="0" w:color="auto"/>
              <w:left w:val="single" w:sz="4" w:space="0" w:color="auto"/>
              <w:bottom w:val="single" w:sz="4" w:space="0" w:color="auto"/>
              <w:right w:val="single" w:sz="4" w:space="0" w:color="auto"/>
            </w:tcBorders>
            <w:vAlign w:val="center"/>
          </w:tcPr>
          <w:p w:rsidR="00A31112" w:rsidRDefault="00935523">
            <w:pPr>
              <w:spacing w:line="276" w:lineRule="auto"/>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tcPr>
          <w:p w:rsidR="00A31112" w:rsidRDefault="00935523">
            <w:pPr>
              <w:spacing w:line="276" w:lineRule="auto"/>
              <w:jc w:val="center"/>
              <w:rPr>
                <w:sz w:val="16"/>
                <w:szCs w:val="16"/>
                <w:lang w:val="de-DE"/>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tcPr>
          <w:p w:rsidR="00A31112" w:rsidRDefault="00935523">
            <w:pPr>
              <w:spacing w:line="276" w:lineRule="auto"/>
              <w:jc w:val="center"/>
              <w:rPr>
                <w:sz w:val="16"/>
                <w:szCs w:val="16"/>
                <w:lang w:val="de-DE"/>
              </w:rPr>
            </w:pPr>
            <w:r>
              <w:rPr>
                <w:sz w:val="16"/>
                <w:szCs w:val="16"/>
                <w:lang w:val="de-DE"/>
              </w:rPr>
              <w:t>X</w:t>
            </w:r>
          </w:p>
        </w:tc>
        <w:tc>
          <w:tcPr>
            <w:tcW w:w="236" w:type="dxa"/>
            <w:tcBorders>
              <w:top w:val="single" w:sz="4" w:space="0" w:color="auto"/>
              <w:left w:val="single" w:sz="4" w:space="0" w:color="auto"/>
              <w:bottom w:val="single" w:sz="4" w:space="0" w:color="auto"/>
              <w:right w:val="single" w:sz="4" w:space="0" w:color="auto"/>
            </w:tcBorders>
            <w:vAlign w:val="center"/>
          </w:tcPr>
          <w:p w:rsidR="00A31112"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tcPr>
          <w:p w:rsidR="00A31112" w:rsidRDefault="00935523">
            <w:pPr>
              <w:spacing w:line="276" w:lineRule="auto"/>
              <w:jc w:val="center"/>
              <w:rPr>
                <w:sz w:val="16"/>
                <w:szCs w:val="16"/>
                <w:lang w:val="de-DE"/>
              </w:rPr>
            </w:pPr>
            <w:r>
              <w:rPr>
                <w:sz w:val="16"/>
                <w:szCs w:val="16"/>
                <w:lang w:val="de-DE"/>
              </w:rPr>
              <w:t>0x4</w:t>
            </w:r>
          </w:p>
        </w:tc>
        <w:tc>
          <w:tcPr>
            <w:tcW w:w="280" w:type="dxa"/>
            <w:tcBorders>
              <w:top w:val="single" w:sz="4" w:space="0" w:color="auto"/>
              <w:left w:val="single" w:sz="4" w:space="0" w:color="auto"/>
              <w:bottom w:val="single" w:sz="4" w:space="0" w:color="auto"/>
              <w:right w:val="single" w:sz="4" w:space="0" w:color="auto"/>
            </w:tcBorders>
            <w:vAlign w:val="center"/>
          </w:tcPr>
          <w:p w:rsidR="00A31112"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A31112"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A31112"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A31112"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A31112"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tcPr>
          <w:p w:rsidR="00A31112" w:rsidRDefault="00935523">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tcPr>
          <w:p w:rsidR="00A31112" w:rsidRDefault="00935523">
            <w:pPr>
              <w:spacing w:line="276" w:lineRule="auto"/>
              <w:jc w:val="center"/>
              <w:rPr>
                <w:sz w:val="16"/>
                <w:szCs w:val="16"/>
                <w:lang w:val="de-DE"/>
              </w:rPr>
            </w:pPr>
            <w:r>
              <w:rPr>
                <w:sz w:val="16"/>
                <w:szCs w:val="16"/>
                <w:lang w:val="de-DE"/>
              </w:rPr>
              <w:t>X</w:t>
            </w:r>
          </w:p>
        </w:tc>
        <w:tc>
          <w:tcPr>
            <w:tcW w:w="273" w:type="dxa"/>
            <w:tcBorders>
              <w:top w:val="single" w:sz="4" w:space="0" w:color="auto"/>
              <w:left w:val="single" w:sz="4" w:space="0" w:color="auto"/>
              <w:bottom w:val="single" w:sz="4" w:space="0" w:color="auto"/>
              <w:right w:val="single" w:sz="4" w:space="0" w:color="auto"/>
            </w:tcBorders>
            <w:vAlign w:val="center"/>
          </w:tcPr>
          <w:p w:rsidR="00A31112" w:rsidRDefault="00935523">
            <w:pPr>
              <w:spacing w:line="276" w:lineRule="auto"/>
              <w:jc w:val="center"/>
              <w:rPr>
                <w:sz w:val="16"/>
                <w:szCs w:val="16"/>
                <w:lang w:val="de-DE"/>
              </w:rPr>
            </w:pPr>
            <w:r>
              <w:rPr>
                <w:sz w:val="16"/>
                <w:szCs w:val="16"/>
                <w:lang w:val="de-DE"/>
              </w:rPr>
              <w:t>X</w:t>
            </w:r>
          </w:p>
        </w:tc>
        <w:tc>
          <w:tcPr>
            <w:tcW w:w="267" w:type="dxa"/>
            <w:tcBorders>
              <w:top w:val="single" w:sz="4" w:space="0" w:color="auto"/>
              <w:left w:val="single" w:sz="4" w:space="0" w:color="auto"/>
              <w:bottom w:val="single" w:sz="4" w:space="0" w:color="auto"/>
              <w:right w:val="single" w:sz="4" w:space="0" w:color="auto"/>
            </w:tcBorders>
            <w:vAlign w:val="center"/>
          </w:tcPr>
          <w:p w:rsidR="00A31112"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tcPr>
          <w:p w:rsidR="00A31112" w:rsidRDefault="00935523">
            <w:pPr>
              <w:spacing w:line="276" w:lineRule="auto"/>
              <w:jc w:val="center"/>
              <w:rPr>
                <w:rFonts w:cs="Arial"/>
                <w:sz w:val="16"/>
                <w:szCs w:val="16"/>
                <w:lang w:val="de-DE" w:eastAsia="ja-JP"/>
              </w:rPr>
            </w:pPr>
            <w:r>
              <w:rPr>
                <w:rFonts w:cs="Arial"/>
                <w:sz w:val="16"/>
                <w:szCs w:val="16"/>
                <w:lang w:val="de-DE" w:eastAsia="ja-JP"/>
              </w:rPr>
              <w:t>0x1</w:t>
            </w:r>
          </w:p>
        </w:tc>
        <w:tc>
          <w:tcPr>
            <w:tcW w:w="270" w:type="dxa"/>
            <w:tcBorders>
              <w:top w:val="single" w:sz="4" w:space="0" w:color="auto"/>
              <w:left w:val="single" w:sz="4" w:space="0" w:color="auto"/>
              <w:bottom w:val="single" w:sz="4" w:space="0" w:color="auto"/>
              <w:right w:val="single" w:sz="4" w:space="0" w:color="auto"/>
            </w:tcBorders>
            <w:vAlign w:val="center"/>
          </w:tcPr>
          <w:p w:rsidR="00A31112" w:rsidRDefault="00935523">
            <w:pPr>
              <w:spacing w:line="276" w:lineRule="auto"/>
              <w:jc w:val="center"/>
              <w:rPr>
                <w:sz w:val="16"/>
                <w:szCs w:val="16"/>
                <w:lang w:val="de-DE"/>
              </w:rPr>
            </w:pPr>
            <w:r>
              <w:rPr>
                <w:sz w:val="16"/>
                <w:szCs w:val="16"/>
                <w:lang w:val="de-DE"/>
              </w:rPr>
              <w:t>X</w:t>
            </w:r>
          </w:p>
        </w:tc>
        <w:tc>
          <w:tcPr>
            <w:tcW w:w="3040" w:type="dxa"/>
            <w:tcBorders>
              <w:top w:val="single" w:sz="4" w:space="0" w:color="auto"/>
              <w:left w:val="single" w:sz="4" w:space="0" w:color="auto"/>
              <w:bottom w:val="single" w:sz="4" w:space="0" w:color="auto"/>
              <w:right w:val="single" w:sz="4" w:space="0" w:color="auto"/>
            </w:tcBorders>
            <w:vAlign w:val="center"/>
          </w:tcPr>
          <w:p w:rsidR="00A31112" w:rsidRDefault="00935523" w:rsidP="00CC6E4C">
            <w:pPr>
              <w:spacing w:line="276" w:lineRule="auto"/>
              <w:jc w:val="center"/>
              <w:rPr>
                <w:rFonts w:cs="Arial"/>
                <w:sz w:val="24"/>
                <w:lang w:val="de-DE" w:eastAsia="ja-JP"/>
              </w:rPr>
            </w:pPr>
            <w:r>
              <w:rPr>
                <w:noProof/>
              </w:rPr>
              <w:drawing>
                <wp:anchor distT="0" distB="0" distL="114300" distR="114300" simplePos="0" relativeHeight="251634688" behindDoc="1" locked="0" layoutInCell="1" allowOverlap="1" wp14:anchorId="3E72AB45" wp14:editId="50215ED1">
                  <wp:simplePos x="0" y="0"/>
                  <wp:positionH relativeFrom="column">
                    <wp:posOffset>1388745</wp:posOffset>
                  </wp:positionH>
                  <wp:positionV relativeFrom="paragraph">
                    <wp:posOffset>-50800</wp:posOffset>
                  </wp:positionV>
                  <wp:extent cx="431800" cy="855980"/>
                  <wp:effectExtent l="0" t="0" r="6350" b="1270"/>
                  <wp:wrapTight wrapText="bothSides">
                    <wp:wrapPolygon edited="0">
                      <wp:start x="0" y="0"/>
                      <wp:lineTo x="0" y="21151"/>
                      <wp:lineTo x="20965" y="21151"/>
                      <wp:lineTo x="20965" y="0"/>
                      <wp:lineTo x="0" y="0"/>
                    </wp:wrapPolygon>
                  </wp:wrapTight>
                  <wp:docPr id="177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31800" cy="855980"/>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Park Scenario POA graphic</w:t>
            </w:r>
            <w:r>
              <w:rPr>
                <w:rFonts w:cs="Arial"/>
                <w:sz w:val="16"/>
                <w:szCs w:val="16"/>
                <w:vertAlign w:val="subscript"/>
                <w:lang w:val="de-DE" w:eastAsia="ja-JP"/>
              </w:rPr>
              <w:t>/574</w:t>
            </w:r>
          </w:p>
        </w:tc>
      </w:tr>
      <w:tr w:rsidR="00B514DE" w:rsidTr="00B514DE">
        <w:trPr>
          <w:cantSplit/>
          <w:jc w:val="center"/>
        </w:trPr>
        <w:tc>
          <w:tcPr>
            <w:tcW w:w="648" w:type="dxa"/>
            <w:vMerge/>
            <w:tcBorders>
              <w:top w:val="single" w:sz="4" w:space="0" w:color="auto"/>
              <w:left w:val="single" w:sz="4" w:space="0" w:color="auto"/>
              <w:bottom w:val="single" w:sz="4" w:space="0" w:color="auto"/>
              <w:right w:val="single" w:sz="4" w:space="0" w:color="auto"/>
            </w:tcBorders>
            <w:textDirection w:val="btLr"/>
            <w:vAlign w:val="center"/>
          </w:tcPr>
          <w:p w:rsidR="00B514DE" w:rsidRDefault="00935523" w:rsidP="00B514DE">
            <w:pPr>
              <w:spacing w:line="276" w:lineRule="auto"/>
              <w:jc w:val="center"/>
              <w:rPr>
                <w:lang w:val="de-DE"/>
              </w:rPr>
            </w:pPr>
          </w:p>
        </w:tc>
        <w:tc>
          <w:tcPr>
            <w:tcW w:w="474" w:type="dxa"/>
            <w:tcBorders>
              <w:top w:val="single" w:sz="4" w:space="0" w:color="auto"/>
              <w:left w:val="single" w:sz="4" w:space="0" w:color="auto"/>
              <w:bottom w:val="single" w:sz="4" w:space="0" w:color="auto"/>
              <w:right w:val="single" w:sz="4" w:space="0" w:color="auto"/>
            </w:tcBorders>
            <w:vAlign w:val="center"/>
          </w:tcPr>
          <w:p w:rsidR="00B514DE" w:rsidRDefault="00935523" w:rsidP="00B514DE">
            <w:pPr>
              <w:spacing w:line="276" w:lineRule="auto"/>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tcPr>
          <w:p w:rsidR="00B514DE" w:rsidRDefault="00935523" w:rsidP="00B514DE">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tcPr>
          <w:p w:rsidR="00B514DE" w:rsidRDefault="00935523" w:rsidP="00B514DE">
            <w:pPr>
              <w:spacing w:line="276" w:lineRule="auto"/>
              <w:jc w:val="center"/>
              <w:rPr>
                <w:sz w:val="16"/>
                <w:szCs w:val="16"/>
                <w:lang w:val="de-DE"/>
              </w:rPr>
            </w:pPr>
            <w:r>
              <w:rPr>
                <w:sz w:val="16"/>
                <w:szCs w:val="16"/>
                <w:lang w:val="de-DE"/>
              </w:rPr>
              <w:t>0x2</w:t>
            </w:r>
          </w:p>
        </w:tc>
        <w:tc>
          <w:tcPr>
            <w:tcW w:w="236" w:type="dxa"/>
            <w:tcBorders>
              <w:top w:val="single" w:sz="4" w:space="0" w:color="auto"/>
              <w:left w:val="single" w:sz="4" w:space="0" w:color="auto"/>
              <w:bottom w:val="single" w:sz="4" w:space="0" w:color="auto"/>
              <w:right w:val="single" w:sz="4" w:space="0" w:color="auto"/>
            </w:tcBorders>
            <w:vAlign w:val="center"/>
          </w:tcPr>
          <w:p w:rsidR="00B514DE" w:rsidRDefault="00935523" w:rsidP="00B514DE">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tcPr>
          <w:p w:rsidR="00B514DE" w:rsidRDefault="00935523" w:rsidP="00B514DE">
            <w:pPr>
              <w:spacing w:line="276" w:lineRule="auto"/>
              <w:jc w:val="center"/>
              <w:rPr>
                <w:sz w:val="16"/>
                <w:szCs w:val="16"/>
                <w:lang w:val="de-DE"/>
              </w:rPr>
            </w:pPr>
            <w:r>
              <w:rPr>
                <w:sz w:val="16"/>
                <w:szCs w:val="16"/>
                <w:lang w:val="de-DE"/>
              </w:rPr>
              <w:t>0x4</w:t>
            </w:r>
          </w:p>
        </w:tc>
        <w:tc>
          <w:tcPr>
            <w:tcW w:w="280" w:type="dxa"/>
            <w:tcBorders>
              <w:top w:val="single" w:sz="4" w:space="0" w:color="auto"/>
              <w:left w:val="single" w:sz="4" w:space="0" w:color="auto"/>
              <w:bottom w:val="single" w:sz="4" w:space="0" w:color="auto"/>
              <w:right w:val="single" w:sz="4" w:space="0" w:color="auto"/>
            </w:tcBorders>
            <w:vAlign w:val="center"/>
          </w:tcPr>
          <w:p w:rsidR="00B514DE" w:rsidRDefault="00935523" w:rsidP="00B514DE">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B514DE" w:rsidRDefault="00935523" w:rsidP="00B514DE">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B514DE" w:rsidRDefault="00935523" w:rsidP="00B514DE">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B514DE" w:rsidRDefault="00935523" w:rsidP="00B514DE">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B514DE" w:rsidRDefault="00935523" w:rsidP="00B514DE">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tcPr>
          <w:p w:rsidR="00B514DE" w:rsidRDefault="00935523" w:rsidP="00B514DE">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B514DE" w:rsidRDefault="00935523" w:rsidP="00B514DE">
            <w:pPr>
              <w:spacing w:line="276" w:lineRule="auto"/>
              <w:jc w:val="center"/>
              <w:rPr>
                <w:sz w:val="16"/>
                <w:szCs w:val="16"/>
                <w:lang w:val="de-DE"/>
              </w:rPr>
            </w:pPr>
            <w:r>
              <w:rPr>
                <w:sz w:val="16"/>
                <w:szCs w:val="16"/>
                <w:lang w:val="de-DE"/>
              </w:rPr>
              <w:t>X</w:t>
            </w:r>
          </w:p>
        </w:tc>
        <w:tc>
          <w:tcPr>
            <w:tcW w:w="273" w:type="dxa"/>
            <w:tcBorders>
              <w:top w:val="single" w:sz="4" w:space="0" w:color="auto"/>
              <w:left w:val="single" w:sz="4" w:space="0" w:color="auto"/>
              <w:bottom w:val="single" w:sz="4" w:space="0" w:color="auto"/>
              <w:right w:val="single" w:sz="4" w:space="0" w:color="auto"/>
            </w:tcBorders>
            <w:vAlign w:val="center"/>
          </w:tcPr>
          <w:p w:rsidR="00B514DE" w:rsidRDefault="00935523" w:rsidP="00B514DE">
            <w:pPr>
              <w:spacing w:line="276" w:lineRule="auto"/>
              <w:jc w:val="center"/>
              <w:rPr>
                <w:sz w:val="16"/>
                <w:szCs w:val="16"/>
                <w:lang w:val="de-DE"/>
              </w:rPr>
            </w:pPr>
            <w:r>
              <w:rPr>
                <w:sz w:val="16"/>
                <w:szCs w:val="16"/>
                <w:lang w:val="de-DE"/>
              </w:rPr>
              <w:t>X</w:t>
            </w:r>
          </w:p>
        </w:tc>
        <w:tc>
          <w:tcPr>
            <w:tcW w:w="267" w:type="dxa"/>
            <w:tcBorders>
              <w:top w:val="single" w:sz="4" w:space="0" w:color="auto"/>
              <w:left w:val="single" w:sz="4" w:space="0" w:color="auto"/>
              <w:bottom w:val="single" w:sz="4" w:space="0" w:color="auto"/>
              <w:right w:val="single" w:sz="4" w:space="0" w:color="auto"/>
            </w:tcBorders>
            <w:vAlign w:val="center"/>
          </w:tcPr>
          <w:p w:rsidR="00B514DE" w:rsidRDefault="00935523" w:rsidP="00B514DE">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tcPr>
          <w:p w:rsidR="00B514DE" w:rsidRDefault="00935523" w:rsidP="00B514DE">
            <w:pPr>
              <w:spacing w:line="276" w:lineRule="auto"/>
              <w:jc w:val="center"/>
              <w:rPr>
                <w:rFonts w:cs="Arial"/>
                <w:sz w:val="16"/>
                <w:szCs w:val="16"/>
                <w:lang w:val="de-DE" w:eastAsia="ja-JP"/>
              </w:rPr>
            </w:pPr>
            <w:r>
              <w:rPr>
                <w:rFonts w:cs="Arial"/>
                <w:sz w:val="16"/>
                <w:szCs w:val="16"/>
                <w:lang w:val="de-DE" w:eastAsia="ja-JP"/>
              </w:rPr>
              <w:t>0xB</w:t>
            </w:r>
          </w:p>
        </w:tc>
        <w:tc>
          <w:tcPr>
            <w:tcW w:w="270" w:type="dxa"/>
            <w:tcBorders>
              <w:top w:val="single" w:sz="4" w:space="0" w:color="auto"/>
              <w:left w:val="single" w:sz="4" w:space="0" w:color="auto"/>
              <w:bottom w:val="single" w:sz="4" w:space="0" w:color="auto"/>
              <w:right w:val="single" w:sz="4" w:space="0" w:color="auto"/>
            </w:tcBorders>
            <w:vAlign w:val="center"/>
          </w:tcPr>
          <w:p w:rsidR="00B514DE" w:rsidRDefault="00935523" w:rsidP="00B514DE">
            <w:pPr>
              <w:spacing w:line="276" w:lineRule="auto"/>
              <w:jc w:val="center"/>
              <w:rPr>
                <w:sz w:val="16"/>
                <w:szCs w:val="16"/>
                <w:lang w:val="de-DE"/>
              </w:rPr>
            </w:pPr>
            <w:r>
              <w:rPr>
                <w:sz w:val="16"/>
                <w:szCs w:val="16"/>
                <w:lang w:val="de-DE"/>
              </w:rPr>
              <w:t>X</w:t>
            </w:r>
          </w:p>
        </w:tc>
        <w:tc>
          <w:tcPr>
            <w:tcW w:w="3040" w:type="dxa"/>
            <w:tcBorders>
              <w:top w:val="single" w:sz="4" w:space="0" w:color="auto"/>
              <w:left w:val="single" w:sz="4" w:space="0" w:color="auto"/>
              <w:bottom w:val="single" w:sz="4" w:space="0" w:color="auto"/>
              <w:right w:val="single" w:sz="4" w:space="0" w:color="auto"/>
            </w:tcBorders>
            <w:vAlign w:val="center"/>
          </w:tcPr>
          <w:p w:rsidR="00B514DE" w:rsidRDefault="00935523" w:rsidP="00CC6E4C">
            <w:pPr>
              <w:spacing w:line="276" w:lineRule="auto"/>
              <w:jc w:val="center"/>
              <w:rPr>
                <w:rFonts w:cs="Arial"/>
                <w:sz w:val="24"/>
                <w:lang w:val="de-DE" w:eastAsia="ja-JP"/>
              </w:rPr>
            </w:pPr>
            <w:r>
              <w:rPr>
                <w:noProof/>
              </w:rPr>
              <w:drawing>
                <wp:anchor distT="0" distB="0" distL="114300" distR="114300" simplePos="0" relativeHeight="251635712" behindDoc="1" locked="0" layoutInCell="1" allowOverlap="1" wp14:anchorId="46C1D9C9" wp14:editId="15CCC71E">
                  <wp:simplePos x="0" y="0"/>
                  <wp:positionH relativeFrom="column">
                    <wp:posOffset>1388745</wp:posOffset>
                  </wp:positionH>
                  <wp:positionV relativeFrom="paragraph">
                    <wp:posOffset>-265430</wp:posOffset>
                  </wp:positionV>
                  <wp:extent cx="431800" cy="855980"/>
                  <wp:effectExtent l="0" t="0" r="6350" b="1270"/>
                  <wp:wrapTight wrapText="bothSides">
                    <wp:wrapPolygon edited="0">
                      <wp:start x="0" y="0"/>
                      <wp:lineTo x="0" y="21151"/>
                      <wp:lineTo x="20965" y="21151"/>
                      <wp:lineTo x="20965" y="0"/>
                      <wp:lineTo x="0" y="0"/>
                    </wp:wrapPolygon>
                  </wp:wrapTight>
                  <wp:docPr id="17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31800" cy="855980"/>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Park Scenario POA graphic</w:t>
            </w:r>
            <w:r>
              <w:rPr>
                <w:rFonts w:cs="Arial"/>
                <w:sz w:val="16"/>
                <w:szCs w:val="16"/>
                <w:vertAlign w:val="subscript"/>
                <w:lang w:val="de-DE" w:eastAsia="ja-JP"/>
              </w:rPr>
              <w:t>/098</w:t>
            </w:r>
          </w:p>
        </w:tc>
      </w:tr>
      <w:tr w:rsidR="00B514DE" w:rsidTr="00B514DE">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B514DE" w:rsidRDefault="00935523" w:rsidP="00B514DE">
            <w:pPr>
              <w:rPr>
                <w:rFonts w:cs="Arial"/>
                <w:lang w:val="de-DE" w:eastAsia="ja-JP"/>
              </w:rPr>
            </w:pPr>
          </w:p>
        </w:tc>
        <w:tc>
          <w:tcPr>
            <w:tcW w:w="5787" w:type="dxa"/>
            <w:gridSpan w:val="16"/>
            <w:tcBorders>
              <w:top w:val="single" w:sz="4" w:space="0" w:color="auto"/>
              <w:left w:val="single" w:sz="4" w:space="0" w:color="auto"/>
              <w:bottom w:val="single" w:sz="4" w:space="0" w:color="auto"/>
              <w:right w:val="single" w:sz="4" w:space="0" w:color="auto"/>
            </w:tcBorders>
            <w:vAlign w:val="center"/>
          </w:tcPr>
          <w:p w:rsidR="00B514DE" w:rsidRDefault="00935523" w:rsidP="00B514DE">
            <w:pPr>
              <w:spacing w:line="276" w:lineRule="auto"/>
              <w:jc w:val="center"/>
              <w:rPr>
                <w:rFonts w:cs="Arial"/>
                <w:lang w:val="de-DE" w:eastAsia="ja-JP"/>
              </w:rPr>
            </w:pPr>
            <w:r>
              <w:rPr>
                <w:lang w:val="de-DE"/>
              </w:rPr>
              <w:t>All Other Cases</w:t>
            </w:r>
          </w:p>
        </w:tc>
        <w:tc>
          <w:tcPr>
            <w:tcW w:w="3040" w:type="dxa"/>
            <w:tcBorders>
              <w:top w:val="single" w:sz="4" w:space="0" w:color="auto"/>
              <w:left w:val="single" w:sz="4" w:space="0" w:color="auto"/>
              <w:bottom w:val="single" w:sz="4" w:space="0" w:color="auto"/>
              <w:right w:val="single" w:sz="4" w:space="0" w:color="auto"/>
            </w:tcBorders>
            <w:vAlign w:val="center"/>
            <w:hideMark/>
          </w:tcPr>
          <w:p w:rsidR="00B514DE" w:rsidRPr="00DE5783" w:rsidRDefault="00935523" w:rsidP="00B514DE">
            <w:pPr>
              <w:spacing w:line="276" w:lineRule="auto"/>
              <w:jc w:val="center"/>
              <w:rPr>
                <w:rFonts w:cs="Arial"/>
                <w:sz w:val="24"/>
                <w:lang w:eastAsia="ja-JP"/>
              </w:rPr>
            </w:pPr>
            <w:r w:rsidRPr="00DE5783">
              <w:rPr>
                <w:sz w:val="24"/>
              </w:rPr>
              <w:t>Blank (Do not show ParkScenarioPOA)</w:t>
            </w:r>
          </w:p>
        </w:tc>
      </w:tr>
    </w:tbl>
    <w:p w:rsidR="0091056A" w:rsidRDefault="00935523" w:rsidP="0091056A">
      <w:pPr>
        <w:rPr>
          <w:rFonts w:cs="Arial"/>
          <w:lang w:eastAsia="ja-JP"/>
        </w:rPr>
      </w:pPr>
    </w:p>
    <w:p w:rsidR="0091056A" w:rsidRDefault="00935523" w:rsidP="0091056A">
      <w:pPr>
        <w:jc w:val="center"/>
      </w:pPr>
      <w:r>
        <w:rPr>
          <w:u w:val="single"/>
        </w:rPr>
        <w:t>A</w:t>
      </w:r>
      <w:r>
        <w:t xml:space="preserve">ctive </w:t>
      </w:r>
      <w:r>
        <w:rPr>
          <w:u w:val="single"/>
        </w:rPr>
        <w:t>P</w:t>
      </w:r>
      <w:r>
        <w:t xml:space="preserve">ark </w:t>
      </w:r>
      <w:r>
        <w:rPr>
          <w:u w:val="single"/>
        </w:rPr>
        <w:t>A</w:t>
      </w:r>
      <w:r>
        <w:t>ssist (APA) Positional ParkScenarioPOA</w:t>
      </w:r>
    </w:p>
    <w:p w:rsidR="0091056A" w:rsidRDefault="00935523" w:rsidP="0091056A">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91056A" w:rsidRDefault="00935523" w:rsidP="0091056A">
      <w:r>
        <w:rPr>
          <w:rFonts w:cs="Arial"/>
        </w:rPr>
        <w:t>‡ -</w:t>
      </w:r>
      <w:r>
        <w:rPr>
          <w:sz w:val="16"/>
          <w:szCs w:val="16"/>
        </w:rPr>
        <w:t xml:space="preserve"> Only if supported by the implementing program as per REQ-130570. If not supported but required by signal pro</w:t>
      </w:r>
      <w:r>
        <w:rPr>
          <w:sz w:val="16"/>
          <w:szCs w:val="16"/>
        </w:rPr>
        <w:t>cessing tables, treat as data 0x1.</w:t>
      </w:r>
    </w:p>
    <w:p w:rsidR="00500605" w:rsidRDefault="00935523" w:rsidP="0091056A"/>
    <w:p w:rsidR="004279F5" w:rsidRDefault="00935523" w:rsidP="0091056A"/>
    <w:p w:rsidR="004279F5" w:rsidRDefault="00935523" w:rsidP="004279F5">
      <w:pPr>
        <w:jc w:val="center"/>
        <w:rPr>
          <w:b/>
        </w:rPr>
      </w:pPr>
      <w:r>
        <w:rPr>
          <w:b/>
        </w:rPr>
        <w:t>4” displays</w:t>
      </w:r>
    </w:p>
    <w:tbl>
      <w:tblPr>
        <w:tblStyle w:val="TableGrid"/>
        <w:tblW w:w="0" w:type="auto"/>
        <w:jc w:val="center"/>
        <w:tblLook w:val="04A0" w:firstRow="1" w:lastRow="0" w:firstColumn="1" w:lastColumn="0" w:noHBand="0" w:noVBand="1"/>
      </w:tblPr>
      <w:tblGrid>
        <w:gridCol w:w="636"/>
        <w:gridCol w:w="474"/>
        <w:gridCol w:w="474"/>
        <w:gridCol w:w="406"/>
        <w:gridCol w:w="474"/>
        <w:gridCol w:w="406"/>
        <w:gridCol w:w="406"/>
        <w:gridCol w:w="406"/>
        <w:gridCol w:w="406"/>
        <w:gridCol w:w="406"/>
        <w:gridCol w:w="406"/>
        <w:gridCol w:w="406"/>
        <w:gridCol w:w="406"/>
        <w:gridCol w:w="406"/>
        <w:gridCol w:w="4392"/>
      </w:tblGrid>
      <w:tr w:rsidR="004279F5" w:rsidTr="004279F5">
        <w:trPr>
          <w:cantSplit/>
          <w:trHeight w:val="2156"/>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4279F5" w:rsidRDefault="00935523">
            <w:pPr>
              <w:ind w:left="113" w:right="113"/>
              <w:jc w:val="center"/>
              <w:rPr>
                <w:rFonts w:cs="Arial"/>
                <w:sz w:val="16"/>
                <w:szCs w:val="16"/>
                <w:lang w:val="de-DE" w:eastAsia="ja-JP"/>
              </w:rPr>
            </w:pPr>
            <w:r>
              <w:rPr>
                <w:sz w:val="16"/>
                <w:szCs w:val="16"/>
                <w:lang w:val="de-DE"/>
              </w:rPr>
              <w:t>Operational Mode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4279F5" w:rsidRDefault="00935523">
            <w:pPr>
              <w:ind w:left="113" w:right="113"/>
              <w:jc w:val="center"/>
              <w:rPr>
                <w:rFonts w:cs="Arial"/>
                <w:sz w:val="16"/>
                <w:szCs w:val="16"/>
                <w:lang w:val="de-DE" w:eastAsia="ja-JP"/>
              </w:rPr>
            </w:pPr>
            <w:r>
              <w:rPr>
                <w:sz w:val="16"/>
                <w:szCs w:val="16"/>
                <w:lang w:val="de-DE"/>
              </w:rPr>
              <w:t>[ApaSys_D_Stat]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4279F5" w:rsidRDefault="00935523">
            <w:pPr>
              <w:ind w:left="113" w:right="113"/>
              <w:jc w:val="center"/>
              <w:rPr>
                <w:rFonts w:cs="Arial"/>
                <w:sz w:val="16"/>
                <w:szCs w:val="16"/>
                <w:lang w:val="de-DE" w:eastAsia="ja-JP"/>
              </w:rPr>
            </w:pPr>
            <w:r>
              <w:rPr>
                <w:sz w:val="16"/>
                <w:szCs w:val="16"/>
                <w:lang w:val="de-DE"/>
              </w:rPr>
              <w:t>[ApaSteScanMde_D_Stat]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4279F5" w:rsidRDefault="00935523">
            <w:pPr>
              <w:ind w:left="113" w:right="113"/>
              <w:jc w:val="center"/>
              <w:rPr>
                <w:rFonts w:cs="Arial"/>
                <w:sz w:val="16"/>
                <w:szCs w:val="16"/>
                <w:lang w:val="de-DE" w:eastAsia="ja-JP"/>
              </w:rPr>
            </w:pPr>
            <w:r>
              <w:rPr>
                <w:sz w:val="16"/>
                <w:szCs w:val="16"/>
                <w:lang w:val="de-DE"/>
              </w:rPr>
              <w:t>[ApaActvSide2_D_Stat]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4279F5" w:rsidRDefault="00935523">
            <w:pPr>
              <w:ind w:left="113" w:right="113"/>
              <w:jc w:val="center"/>
              <w:rPr>
                <w:rFonts w:cs="Arial"/>
                <w:sz w:val="16"/>
                <w:szCs w:val="16"/>
                <w:lang w:val="de-DE" w:eastAsia="ja-JP"/>
              </w:rPr>
            </w:pPr>
            <w:r>
              <w:rPr>
                <w:sz w:val="16"/>
                <w:szCs w:val="16"/>
                <w:lang w:val="de-DE"/>
              </w:rPr>
              <w:t>[ApaMde_D_Stat]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4279F5" w:rsidRDefault="00935523">
            <w:pPr>
              <w:ind w:left="113" w:right="113"/>
              <w:jc w:val="center"/>
              <w:rPr>
                <w:rFonts w:cs="Arial"/>
                <w:sz w:val="16"/>
                <w:szCs w:val="16"/>
                <w:lang w:val="de-DE" w:eastAsia="ja-JP"/>
              </w:rPr>
            </w:pPr>
            <w:r>
              <w:rPr>
                <w:sz w:val="16"/>
                <w:szCs w:val="16"/>
                <w:lang w:val="de-DE"/>
              </w:rPr>
              <w:t>[ApaSelSapp_D_Stat]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4279F5" w:rsidRDefault="00935523">
            <w:pPr>
              <w:ind w:left="113" w:right="113"/>
              <w:jc w:val="center"/>
              <w:rPr>
                <w:rFonts w:cs="Arial"/>
                <w:sz w:val="16"/>
                <w:szCs w:val="16"/>
                <w:lang w:val="de-DE" w:eastAsia="ja-JP"/>
              </w:rPr>
            </w:pPr>
            <w:r>
              <w:rPr>
                <w:sz w:val="16"/>
                <w:szCs w:val="16"/>
                <w:lang w:val="de-DE"/>
              </w:rPr>
              <w:t>[ApaSelPpa_D_Stat]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4279F5" w:rsidRDefault="00935523">
            <w:pPr>
              <w:ind w:left="113" w:right="113"/>
              <w:jc w:val="center"/>
              <w:rPr>
                <w:rFonts w:cs="Arial"/>
                <w:sz w:val="16"/>
                <w:szCs w:val="16"/>
                <w:lang w:val="de-DE" w:eastAsia="ja-JP"/>
              </w:rPr>
            </w:pPr>
            <w:r>
              <w:rPr>
                <w:sz w:val="16"/>
                <w:szCs w:val="16"/>
                <w:lang w:val="de-DE"/>
              </w:rPr>
              <w:t>[ApaSelPoa_D_Stat]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4279F5" w:rsidRDefault="00935523">
            <w:pPr>
              <w:ind w:left="113" w:right="113"/>
              <w:jc w:val="center"/>
              <w:rPr>
                <w:rFonts w:cs="Arial"/>
                <w:sz w:val="16"/>
                <w:szCs w:val="16"/>
                <w:lang w:val="de-DE" w:eastAsia="ja-JP"/>
              </w:rPr>
            </w:pPr>
            <w:r>
              <w:rPr>
                <w:sz w:val="16"/>
                <w:szCs w:val="16"/>
                <w:lang w:val="de-DE"/>
              </w:rPr>
              <w:t>[ApaScan_D_Stat]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4279F5" w:rsidRDefault="00935523">
            <w:pPr>
              <w:ind w:left="113" w:right="113"/>
              <w:jc w:val="center"/>
              <w:rPr>
                <w:rFonts w:cs="Arial"/>
                <w:sz w:val="16"/>
                <w:szCs w:val="16"/>
                <w:lang w:val="de-DE" w:eastAsia="ja-JP"/>
              </w:rPr>
            </w:pPr>
            <w:r>
              <w:rPr>
                <w:sz w:val="16"/>
                <w:szCs w:val="16"/>
                <w:lang w:val="de-DE"/>
              </w:rPr>
              <w:t>[ApaLongCtl_D_RqDrv]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4279F5" w:rsidRDefault="00935523">
            <w:pPr>
              <w:ind w:left="113" w:right="113"/>
              <w:jc w:val="center"/>
              <w:rPr>
                <w:rFonts w:cs="Arial"/>
                <w:sz w:val="16"/>
                <w:szCs w:val="16"/>
                <w:lang w:val="de-DE" w:eastAsia="ja-JP"/>
              </w:rPr>
            </w:pPr>
            <w:r>
              <w:rPr>
                <w:sz w:val="16"/>
                <w:szCs w:val="16"/>
                <w:lang w:val="de-DE"/>
              </w:rPr>
              <w:t>[ApaGearShif_D_RqDrv]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4279F5" w:rsidRDefault="00935523">
            <w:pPr>
              <w:ind w:left="113" w:right="113"/>
              <w:jc w:val="center"/>
              <w:rPr>
                <w:rFonts w:cs="Arial"/>
                <w:sz w:val="16"/>
                <w:szCs w:val="16"/>
                <w:lang w:val="de-DE" w:eastAsia="ja-JP"/>
              </w:rPr>
            </w:pPr>
            <w:r>
              <w:rPr>
                <w:sz w:val="16"/>
                <w:szCs w:val="16"/>
                <w:lang w:val="de-DE"/>
              </w:rPr>
              <w:t>[ApaSteWhl_D_RqDrv]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4279F5" w:rsidRDefault="00935523">
            <w:pPr>
              <w:ind w:left="113" w:right="113"/>
              <w:jc w:val="center"/>
              <w:rPr>
                <w:rFonts w:cs="Arial"/>
                <w:sz w:val="16"/>
                <w:szCs w:val="16"/>
                <w:lang w:val="de-DE" w:eastAsia="ja-JP"/>
              </w:rPr>
            </w:pPr>
            <w:r>
              <w:rPr>
                <w:sz w:val="16"/>
                <w:szCs w:val="16"/>
                <w:lang w:val="de-DE"/>
              </w:rPr>
              <w:t>[ApaAcsy_D_RqDrv]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4279F5" w:rsidRDefault="00935523">
            <w:pPr>
              <w:ind w:left="113" w:right="113"/>
              <w:jc w:val="center"/>
              <w:rPr>
                <w:rFonts w:cs="Arial"/>
                <w:sz w:val="16"/>
                <w:szCs w:val="16"/>
                <w:lang w:val="de-DE" w:eastAsia="ja-JP"/>
              </w:rPr>
            </w:pPr>
            <w:r>
              <w:rPr>
                <w:sz w:val="16"/>
                <w:szCs w:val="16"/>
                <w:lang w:val="de-DE"/>
              </w:rPr>
              <w:t>[PrkAidMsgTxt_D_Rq]</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279F5" w:rsidRDefault="00935523">
            <w:pPr>
              <w:jc w:val="center"/>
              <w:rPr>
                <w:rFonts w:cs="Arial"/>
                <w:sz w:val="24"/>
                <w:lang w:val="de-DE" w:eastAsia="ja-JP"/>
              </w:rPr>
            </w:pPr>
            <w:r>
              <w:rPr>
                <w:sz w:val="24"/>
                <w:lang w:val="de-DE"/>
              </w:rPr>
              <w:t>Display HMI</w:t>
            </w:r>
          </w:p>
        </w:tc>
      </w:tr>
      <w:tr w:rsidR="004279F5" w:rsidTr="00B514DE">
        <w:trPr>
          <w:cantSplit/>
          <w:trHeight w:val="1509"/>
          <w:jc w:val="center"/>
        </w:trPr>
        <w:tc>
          <w:tcPr>
            <w:tcW w:w="0" w:type="auto"/>
            <w:vMerge w:val="restart"/>
            <w:tcBorders>
              <w:top w:val="single" w:sz="4" w:space="0" w:color="auto"/>
              <w:left w:val="single" w:sz="4" w:space="0" w:color="auto"/>
              <w:bottom w:val="single" w:sz="4" w:space="0" w:color="auto"/>
              <w:right w:val="single" w:sz="4" w:space="0" w:color="auto"/>
            </w:tcBorders>
            <w:textDirection w:val="btLr"/>
            <w:vAlign w:val="center"/>
            <w:hideMark/>
          </w:tcPr>
          <w:p w:rsidR="004279F5" w:rsidRPr="00DE5783" w:rsidRDefault="00935523">
            <w:pPr>
              <w:ind w:left="113" w:right="113"/>
              <w:jc w:val="center"/>
              <w:rPr>
                <w:rFonts w:cs="Arial"/>
                <w:lang w:eastAsia="ja-JP"/>
              </w:rPr>
            </w:pPr>
            <w:r w:rsidRPr="00DE5783">
              <w:t>Run</w:t>
            </w:r>
          </w:p>
          <w:p w:rsidR="004279F5" w:rsidRPr="00DE5783" w:rsidRDefault="00935523">
            <w:pPr>
              <w:ind w:left="113" w:right="113"/>
              <w:jc w:val="center"/>
              <w:rPr>
                <w:rFonts w:cs="Arial"/>
                <w:lang w:eastAsia="ja-JP"/>
              </w:rPr>
            </w:pPr>
            <w:r w:rsidRPr="00DE5783">
              <w:rPr>
                <w:sz w:val="16"/>
                <w:szCs w:val="16"/>
              </w:rPr>
              <w:t>(as per Operational Modes and Voltage Range Definition)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4279F5"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4279F5"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4279F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4279F5" w:rsidRDefault="00935523">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4279F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4279F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4279F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4279F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4279F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4279F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4279F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4279F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4279F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tcPr>
          <w:p w:rsidR="004279F5" w:rsidRDefault="00935523" w:rsidP="00CC6E4C">
            <w:pPr>
              <w:jc w:val="center"/>
              <w:rPr>
                <w:rFonts w:cs="Arial"/>
                <w:sz w:val="24"/>
                <w:lang w:val="de-DE" w:eastAsia="ja-JP"/>
              </w:rPr>
            </w:pPr>
            <w:r>
              <w:rPr>
                <w:noProof/>
              </w:rPr>
              <w:drawing>
                <wp:anchor distT="0" distB="0" distL="114300" distR="114300" simplePos="0" relativeHeight="251636736" behindDoc="1" locked="0" layoutInCell="1" allowOverlap="1" wp14:anchorId="46006073" wp14:editId="1780EEBA">
                  <wp:simplePos x="0" y="0"/>
                  <wp:positionH relativeFrom="column">
                    <wp:posOffset>1581150</wp:posOffset>
                  </wp:positionH>
                  <wp:positionV relativeFrom="paragraph">
                    <wp:posOffset>-673100</wp:posOffset>
                  </wp:positionV>
                  <wp:extent cx="431800" cy="855980"/>
                  <wp:effectExtent l="0" t="0" r="6350" b="1270"/>
                  <wp:wrapTight wrapText="bothSides">
                    <wp:wrapPolygon edited="0">
                      <wp:start x="0" y="0"/>
                      <wp:lineTo x="0" y="21151"/>
                      <wp:lineTo x="20965" y="21151"/>
                      <wp:lineTo x="20965" y="0"/>
                      <wp:lineTo x="0" y="0"/>
                    </wp:wrapPolygon>
                  </wp:wrapTight>
                  <wp:docPr id="177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31800" cy="855980"/>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Park Scenario POA graphic</w:t>
            </w:r>
            <w:r>
              <w:rPr>
                <w:rFonts w:cs="Arial"/>
                <w:sz w:val="16"/>
                <w:szCs w:val="16"/>
                <w:lang w:val="de-DE" w:eastAsia="ja-JP"/>
              </w:rPr>
              <w:t>/098</w:t>
            </w:r>
          </w:p>
        </w:tc>
      </w:tr>
      <w:tr w:rsidR="004279F5" w:rsidTr="004279F5">
        <w:trPr>
          <w:cantSplit/>
          <w:trHeight w:val="19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4279F5" w:rsidRDefault="00935523">
            <w:pPr>
              <w:rPr>
                <w:rFonts w:cs="Arial"/>
                <w:lang w:val="de-DE" w:eastAsia="ja-JP"/>
              </w:rPr>
            </w:pPr>
          </w:p>
        </w:tc>
        <w:tc>
          <w:tcPr>
            <w:tcW w:w="0" w:type="auto"/>
            <w:gridSpan w:val="13"/>
            <w:tcBorders>
              <w:top w:val="single" w:sz="4" w:space="0" w:color="auto"/>
              <w:left w:val="single" w:sz="4" w:space="0" w:color="auto"/>
              <w:bottom w:val="single" w:sz="4" w:space="0" w:color="auto"/>
              <w:right w:val="single" w:sz="4" w:space="0" w:color="auto"/>
            </w:tcBorders>
            <w:vAlign w:val="center"/>
            <w:hideMark/>
          </w:tcPr>
          <w:p w:rsidR="004279F5" w:rsidRDefault="00935523">
            <w:pPr>
              <w:jc w:val="center"/>
              <w:rPr>
                <w:rFonts w:cs="Arial"/>
                <w:sz w:val="16"/>
                <w:szCs w:val="16"/>
                <w:lang w:val="de-DE" w:eastAsia="ja-JP"/>
              </w:rPr>
            </w:pPr>
            <w:r>
              <w:rPr>
                <w:sz w:val="16"/>
                <w:szCs w:val="16"/>
                <w:lang w:val="de-DE"/>
              </w:rPr>
              <w:t>All Other Cases</w:t>
            </w:r>
          </w:p>
        </w:tc>
        <w:tc>
          <w:tcPr>
            <w:tcW w:w="0" w:type="auto"/>
            <w:tcBorders>
              <w:top w:val="single" w:sz="4" w:space="0" w:color="auto"/>
              <w:left w:val="single" w:sz="4" w:space="0" w:color="auto"/>
              <w:bottom w:val="single" w:sz="4" w:space="0" w:color="auto"/>
              <w:right w:val="single" w:sz="4" w:space="0" w:color="auto"/>
            </w:tcBorders>
            <w:vAlign w:val="center"/>
            <w:hideMark/>
          </w:tcPr>
          <w:p w:rsidR="004279F5" w:rsidRPr="00DE5783" w:rsidRDefault="00935523">
            <w:pPr>
              <w:jc w:val="center"/>
              <w:rPr>
                <w:rFonts w:cs="Arial"/>
                <w:sz w:val="24"/>
                <w:lang w:eastAsia="ja-JP"/>
              </w:rPr>
            </w:pPr>
            <w:r w:rsidRPr="00DE5783">
              <w:rPr>
                <w:sz w:val="24"/>
              </w:rPr>
              <w:t xml:space="preserve">Blank (Do not show </w:t>
            </w:r>
            <w:r w:rsidRPr="00DE5783">
              <w:rPr>
                <w:sz w:val="24"/>
              </w:rPr>
              <w:t>ParkScenarioPOA)</w:t>
            </w:r>
          </w:p>
        </w:tc>
      </w:tr>
    </w:tbl>
    <w:p w:rsidR="00A31112" w:rsidRDefault="00935523" w:rsidP="00A31112">
      <w:r>
        <w:t>4” supports semi-assisted park (SAP) only, configuration Parking Assistance_Cfg is not required.</w:t>
      </w:r>
    </w:p>
    <w:p w:rsidR="004279F5" w:rsidRPr="0091056A" w:rsidRDefault="00935523" w:rsidP="0091056A"/>
    <w:p w:rsidR="00CC6E4C" w:rsidRPr="00CC6E4C" w:rsidRDefault="00CC6E4C" w:rsidP="00CC6E4C">
      <w:pPr>
        <w:pStyle w:val="Heading4"/>
        <w:rPr>
          <w:b w:val="0"/>
          <w:u w:val="single"/>
        </w:rPr>
      </w:pPr>
      <w:r w:rsidRPr="00CC6E4C">
        <w:rPr>
          <w:b w:val="0"/>
          <w:u w:val="single"/>
        </w:rPr>
        <w:t>CAMERA-FUR-REQ-165427/H-Active Park Assist (APA) Signal Processing - Positional CarNonRVCSac</w:t>
      </w:r>
    </w:p>
    <w:p w:rsidR="00437450" w:rsidRPr="001E718E" w:rsidRDefault="00935523" w:rsidP="001E718E">
      <w:pPr>
        <w:jc w:val="center"/>
        <w:rPr>
          <w:b/>
        </w:rPr>
      </w:pPr>
      <w:r>
        <w:rPr>
          <w:b/>
        </w:rPr>
        <w:t>8” (or equi</w:t>
      </w:r>
      <w:r>
        <w:rPr>
          <w:b/>
        </w:rPr>
        <w:t>valent) displays</w:t>
      </w:r>
    </w:p>
    <w:tbl>
      <w:tblPr>
        <w:tblW w:w="0" w:type="auto"/>
        <w:jc w:val="center"/>
        <w:tblLayout w:type="fixed"/>
        <w:tblLook w:val="04A0" w:firstRow="1" w:lastRow="0" w:firstColumn="1" w:lastColumn="0" w:noHBand="0" w:noVBand="1"/>
      </w:tblPr>
      <w:tblGrid>
        <w:gridCol w:w="820"/>
        <w:gridCol w:w="474"/>
        <w:gridCol w:w="474"/>
        <w:gridCol w:w="474"/>
        <w:gridCol w:w="236"/>
        <w:gridCol w:w="264"/>
        <w:gridCol w:w="270"/>
        <w:gridCol w:w="270"/>
        <w:gridCol w:w="270"/>
        <w:gridCol w:w="270"/>
        <w:gridCol w:w="270"/>
        <w:gridCol w:w="563"/>
        <w:gridCol w:w="270"/>
        <w:gridCol w:w="270"/>
        <w:gridCol w:w="270"/>
        <w:gridCol w:w="563"/>
        <w:gridCol w:w="270"/>
        <w:gridCol w:w="2160"/>
      </w:tblGrid>
      <w:tr w:rsidR="00854352" w:rsidTr="0034494C">
        <w:trPr>
          <w:cantSplit/>
          <w:trHeight w:val="2160"/>
          <w:tblHeader/>
          <w:jc w:val="center"/>
        </w:trPr>
        <w:tc>
          <w:tcPr>
            <w:tcW w:w="8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54352" w:rsidRDefault="00935523">
            <w:pPr>
              <w:spacing w:line="276" w:lineRule="auto"/>
              <w:jc w:val="center"/>
              <w:rPr>
                <w:rFonts w:cs="Arial"/>
                <w:lang w:val="de-DE" w:eastAsia="ja-JP"/>
              </w:rPr>
            </w:pPr>
            <w:r>
              <w:rPr>
                <w:lang w:val="de-DE"/>
              </w:rPr>
              <w:lastRenderedPageBreak/>
              <w:t>Operational Mode</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tcPr>
          <w:p w:rsidR="00854352" w:rsidRDefault="00935523">
            <w:pPr>
              <w:spacing w:line="276" w:lineRule="auto"/>
              <w:jc w:val="center"/>
              <w:rPr>
                <w:sz w:val="16"/>
                <w:szCs w:val="16"/>
                <w:lang w:val="de-DE"/>
              </w:rPr>
            </w:pPr>
            <w:r>
              <w:rPr>
                <w:sz w:val="16"/>
                <w:szCs w:val="16"/>
                <w:lang w:val="de-DE"/>
              </w:rPr>
              <w:t>Parking Assistance (Cfg)</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54352" w:rsidRDefault="00935523">
            <w:pPr>
              <w:spacing w:line="276" w:lineRule="auto"/>
              <w:jc w:val="center"/>
              <w:rPr>
                <w:rFonts w:cs="Arial"/>
                <w:sz w:val="16"/>
                <w:szCs w:val="16"/>
                <w:lang w:val="de-DE" w:eastAsia="ja-JP"/>
              </w:rPr>
            </w:pPr>
            <w:r>
              <w:rPr>
                <w:sz w:val="16"/>
                <w:szCs w:val="16"/>
                <w:lang w:val="de-DE"/>
              </w:rPr>
              <w:t>[ApaSys_D_Stat]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54352" w:rsidRDefault="00935523">
            <w:pPr>
              <w:spacing w:line="276" w:lineRule="auto"/>
              <w:jc w:val="center"/>
              <w:rPr>
                <w:rFonts w:cs="Arial"/>
                <w:sz w:val="16"/>
                <w:szCs w:val="16"/>
                <w:lang w:val="de-DE" w:eastAsia="ja-JP"/>
              </w:rPr>
            </w:pPr>
            <w:r>
              <w:rPr>
                <w:sz w:val="16"/>
                <w:szCs w:val="16"/>
                <w:lang w:val="de-DE"/>
              </w:rPr>
              <w:t>[ApaSteScanMde_D_Stat]</w:t>
            </w:r>
          </w:p>
        </w:tc>
        <w:tc>
          <w:tcPr>
            <w:tcW w:w="2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54352" w:rsidRDefault="00935523">
            <w:pPr>
              <w:spacing w:line="276" w:lineRule="auto"/>
              <w:jc w:val="center"/>
              <w:rPr>
                <w:rFonts w:cs="Arial"/>
                <w:sz w:val="16"/>
                <w:szCs w:val="16"/>
                <w:lang w:val="de-DE" w:eastAsia="ja-JP"/>
              </w:rPr>
            </w:pPr>
            <w:r>
              <w:rPr>
                <w:sz w:val="16"/>
                <w:szCs w:val="16"/>
                <w:lang w:val="de-DE"/>
              </w:rPr>
              <w:t>[ApaActvSide2_D_Stat]</w:t>
            </w:r>
          </w:p>
        </w:tc>
        <w:tc>
          <w:tcPr>
            <w:tcW w:w="2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54352" w:rsidRDefault="00935523">
            <w:pPr>
              <w:spacing w:line="276" w:lineRule="auto"/>
              <w:jc w:val="center"/>
              <w:rPr>
                <w:rFonts w:cs="Arial"/>
                <w:sz w:val="16"/>
                <w:szCs w:val="16"/>
                <w:lang w:val="de-DE" w:eastAsia="ja-JP"/>
              </w:rPr>
            </w:pPr>
            <w:r>
              <w:rPr>
                <w:sz w:val="16"/>
                <w:szCs w:val="16"/>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54352" w:rsidRDefault="00935523">
            <w:pPr>
              <w:spacing w:line="276" w:lineRule="auto"/>
              <w:jc w:val="center"/>
              <w:rPr>
                <w:rFonts w:cs="Arial"/>
                <w:sz w:val="16"/>
                <w:szCs w:val="16"/>
                <w:lang w:val="de-DE" w:eastAsia="ja-JP"/>
              </w:rPr>
            </w:pPr>
            <w:r>
              <w:rPr>
                <w:sz w:val="16"/>
                <w:szCs w:val="16"/>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54352" w:rsidRDefault="00935523">
            <w:pPr>
              <w:spacing w:line="276" w:lineRule="auto"/>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54352" w:rsidRDefault="00935523">
            <w:pPr>
              <w:spacing w:line="276" w:lineRule="auto"/>
              <w:jc w:val="center"/>
              <w:rPr>
                <w:rFonts w:cs="Arial"/>
                <w:sz w:val="16"/>
                <w:szCs w:val="16"/>
                <w:lang w:val="de-DE" w:eastAsia="ja-JP"/>
              </w:rPr>
            </w:pPr>
            <w:r>
              <w:rPr>
                <w:sz w:val="16"/>
                <w:szCs w:val="16"/>
                <w:lang w:val="de-DE"/>
              </w:rPr>
              <w:t>[ApaSelPoa_D_Stat]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54352" w:rsidRDefault="00935523">
            <w:pPr>
              <w:spacing w:line="276" w:lineRule="auto"/>
              <w:jc w:val="center"/>
              <w:rPr>
                <w:rFonts w:cs="Arial"/>
                <w:sz w:val="16"/>
                <w:szCs w:val="16"/>
                <w:lang w:val="de-DE" w:eastAsia="ja-JP"/>
              </w:rPr>
            </w:pPr>
            <w:r>
              <w:rPr>
                <w:sz w:val="16"/>
                <w:szCs w:val="16"/>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54352" w:rsidRDefault="00935523">
            <w:pPr>
              <w:spacing w:line="276" w:lineRule="auto"/>
              <w:jc w:val="center"/>
              <w:rPr>
                <w:rFonts w:cs="Arial"/>
                <w:sz w:val="16"/>
                <w:szCs w:val="16"/>
                <w:lang w:val="de-DE" w:eastAsia="ja-JP"/>
              </w:rPr>
            </w:pPr>
            <w:r>
              <w:rPr>
                <w:sz w:val="16"/>
                <w:szCs w:val="16"/>
                <w:lang w:val="de-DE"/>
              </w:rPr>
              <w:t>[ApaLongCtl_D_RqDrv]</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54352" w:rsidRDefault="00935523">
            <w:pPr>
              <w:spacing w:line="276" w:lineRule="auto"/>
              <w:jc w:val="center"/>
              <w:rPr>
                <w:rFonts w:cs="Arial"/>
                <w:sz w:val="16"/>
                <w:szCs w:val="16"/>
                <w:lang w:val="de-DE" w:eastAsia="ja-JP"/>
              </w:rPr>
            </w:pPr>
            <w:r>
              <w:rPr>
                <w:sz w:val="16"/>
                <w:szCs w:val="16"/>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54352" w:rsidRDefault="00935523">
            <w:pPr>
              <w:spacing w:line="276" w:lineRule="auto"/>
              <w:jc w:val="center"/>
              <w:rPr>
                <w:rFonts w:cs="Arial"/>
                <w:sz w:val="16"/>
                <w:szCs w:val="16"/>
                <w:lang w:val="de-DE" w:eastAsia="ja-JP"/>
              </w:rPr>
            </w:pPr>
            <w:r>
              <w:rPr>
                <w:sz w:val="16"/>
                <w:szCs w:val="16"/>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54352" w:rsidRDefault="00935523">
            <w:pPr>
              <w:spacing w:line="276" w:lineRule="auto"/>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54352" w:rsidRDefault="00935523">
            <w:pPr>
              <w:spacing w:line="276" w:lineRule="auto"/>
              <w:jc w:val="center"/>
              <w:rPr>
                <w:sz w:val="16"/>
                <w:szCs w:val="16"/>
                <w:lang w:val="de-DE"/>
              </w:rPr>
            </w:pPr>
            <w:r>
              <w:rPr>
                <w:sz w:val="16"/>
                <w:szCs w:val="16"/>
                <w:lang w:val="de-DE"/>
              </w:rPr>
              <w:t>[ApaTrgtDist_D_Stat]</w:t>
            </w:r>
            <w:r>
              <w:rPr>
                <w:rFonts w:cs="Arial"/>
                <w:vertAlign w:val="superscript"/>
                <w:lang w:val="de-DE"/>
              </w:rPr>
              <w:t xml:space="preserve"> †</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54352" w:rsidRDefault="00935523">
            <w:pPr>
              <w:spacing w:line="276" w:lineRule="auto"/>
              <w:jc w:val="center"/>
              <w:rPr>
                <w:sz w:val="16"/>
                <w:szCs w:val="16"/>
                <w:lang w:val="de-DE"/>
              </w:rPr>
            </w:pPr>
            <w:r>
              <w:rPr>
                <w:sz w:val="16"/>
                <w:szCs w:val="16"/>
                <w:lang w:val="de-DE"/>
              </w:rPr>
              <w:t>[ApaMsgTxt_D_Rq]</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54352" w:rsidRDefault="00935523">
            <w:pPr>
              <w:spacing w:line="276" w:lineRule="auto"/>
              <w:jc w:val="center"/>
              <w:rPr>
                <w:rFonts w:cs="Arial"/>
                <w:sz w:val="16"/>
                <w:szCs w:val="16"/>
                <w:lang w:val="de-DE" w:eastAsia="ja-JP"/>
              </w:rPr>
            </w:pPr>
            <w:r>
              <w:rPr>
                <w:sz w:val="16"/>
                <w:szCs w:val="16"/>
                <w:lang w:val="de-DE"/>
              </w:rPr>
              <w:t>[PrkAidMsgTxt_D_Rq]</w:t>
            </w:r>
          </w:p>
        </w:tc>
        <w:tc>
          <w:tcPr>
            <w:tcW w:w="21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54352" w:rsidRDefault="00935523">
            <w:pPr>
              <w:spacing w:line="276" w:lineRule="auto"/>
              <w:jc w:val="center"/>
              <w:rPr>
                <w:rFonts w:cs="Arial"/>
                <w:sz w:val="24"/>
                <w:lang w:val="de-DE" w:eastAsia="ja-JP"/>
              </w:rPr>
            </w:pPr>
            <w:r>
              <w:rPr>
                <w:sz w:val="24"/>
                <w:lang w:val="de-DE"/>
              </w:rPr>
              <w:t>Display HMI</w:t>
            </w:r>
            <w:r>
              <w:rPr>
                <w:sz w:val="16"/>
                <w:szCs w:val="16"/>
                <w:vertAlign w:val="subscript"/>
                <w:lang w:val="de-DE"/>
              </w:rPr>
              <w:t>/REF#</w:t>
            </w:r>
          </w:p>
        </w:tc>
      </w:tr>
      <w:tr w:rsidR="00854352" w:rsidTr="0034494C">
        <w:trPr>
          <w:cantSplit/>
          <w:tblHeader/>
          <w:jc w:val="center"/>
        </w:trPr>
        <w:tc>
          <w:tcPr>
            <w:tcW w:w="820"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854352" w:rsidRDefault="00935523">
            <w:pPr>
              <w:spacing w:line="276" w:lineRule="auto"/>
              <w:jc w:val="center"/>
              <w:rPr>
                <w:rFonts w:cs="Arial"/>
                <w:lang w:val="de-DE" w:eastAsia="ja-JP"/>
              </w:rPr>
            </w:pPr>
            <w:r>
              <w:rPr>
                <w:lang w:val="de-DE"/>
              </w:rPr>
              <w:t>Run</w:t>
            </w:r>
          </w:p>
          <w:p w:rsidR="00854352" w:rsidRDefault="00935523">
            <w:pPr>
              <w:spacing w:line="276" w:lineRule="auto"/>
              <w:jc w:val="center"/>
              <w:rPr>
                <w:rFonts w:cs="Arial"/>
                <w:lang w:val="de-DE" w:eastAsia="ja-JP"/>
              </w:rPr>
            </w:pPr>
            <w:r>
              <w:rPr>
                <w:lang w:val="de-DE"/>
              </w:rPr>
              <w:t>(as per Operational Modes and Voltage Range Definition)</w:t>
            </w:r>
          </w:p>
        </w:tc>
        <w:tc>
          <w:tcPr>
            <w:tcW w:w="474" w:type="dxa"/>
            <w:tcBorders>
              <w:top w:val="single" w:sz="4" w:space="0" w:color="auto"/>
              <w:left w:val="single" w:sz="4" w:space="0" w:color="auto"/>
              <w:bottom w:val="single" w:sz="4" w:space="0" w:color="auto"/>
              <w:right w:val="single" w:sz="4" w:space="0" w:color="auto"/>
            </w:tcBorders>
            <w:vAlign w:val="center"/>
          </w:tcPr>
          <w:p w:rsidR="00854352" w:rsidRDefault="00935523">
            <w:pPr>
              <w:spacing w:line="276" w:lineRule="auto"/>
              <w:jc w:val="center"/>
              <w:rPr>
                <w:rFonts w:cs="Arial"/>
                <w:sz w:val="12"/>
                <w:szCs w:val="16"/>
                <w:lang w:val="de-DE" w:eastAsia="ja-JP"/>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0x3</w:t>
            </w:r>
          </w:p>
        </w:tc>
        <w:tc>
          <w:tcPr>
            <w:tcW w:w="236"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160" w:type="dxa"/>
            <w:tcBorders>
              <w:top w:val="single" w:sz="4" w:space="0" w:color="auto"/>
              <w:left w:val="single" w:sz="4" w:space="0" w:color="auto"/>
              <w:bottom w:val="single" w:sz="4" w:space="0" w:color="auto"/>
              <w:right w:val="single" w:sz="4" w:space="0" w:color="auto"/>
            </w:tcBorders>
            <w:vAlign w:val="center"/>
            <w:hideMark/>
          </w:tcPr>
          <w:p w:rsidR="00854352" w:rsidRDefault="00935523" w:rsidP="00CC6E4C">
            <w:pPr>
              <w:spacing w:line="276" w:lineRule="auto"/>
              <w:jc w:val="center"/>
              <w:rPr>
                <w:rFonts w:cs="Arial"/>
                <w:sz w:val="24"/>
                <w:lang w:val="de-DE" w:eastAsia="ja-JP"/>
              </w:rPr>
            </w:pPr>
            <w:r>
              <w:rPr>
                <w:rFonts w:cs="Arial"/>
                <w:noProof/>
                <w:sz w:val="24"/>
              </w:rPr>
              <w:drawing>
                <wp:inline distT="0" distB="0" distL="0" distR="0" wp14:anchorId="6F64E858" wp14:editId="0D325E40">
                  <wp:extent cx="609600" cy="876300"/>
                  <wp:effectExtent l="0" t="0" r="0" b="0"/>
                  <wp:docPr id="178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9600" cy="876300"/>
                          </a:xfrm>
                          <a:prstGeom prst="rect">
                            <a:avLst/>
                          </a:prstGeom>
                          <a:noFill/>
                          <a:ln>
                            <a:noFill/>
                          </a:ln>
                        </pic:spPr>
                      </pic:pic>
                    </a:graphicData>
                  </a:graphic>
                </wp:inline>
              </w:drawing>
            </w:r>
            <w:r>
              <w:rPr>
                <w:rFonts w:cs="Arial"/>
                <w:sz w:val="16"/>
                <w:szCs w:val="16"/>
                <w:vertAlign w:val="subscript"/>
                <w:lang w:val="de-DE" w:eastAsia="ja-JP"/>
              </w:rPr>
              <w:t>/228</w:t>
            </w:r>
          </w:p>
        </w:tc>
      </w:tr>
      <w:tr w:rsidR="00854352" w:rsidTr="0034494C">
        <w:trPr>
          <w:cantSplit/>
          <w:tblHeader/>
          <w:jc w:val="center"/>
        </w:trPr>
        <w:tc>
          <w:tcPr>
            <w:tcW w:w="820" w:type="dxa"/>
            <w:vMerge/>
            <w:tcBorders>
              <w:top w:val="single" w:sz="4" w:space="0" w:color="auto"/>
              <w:left w:val="single" w:sz="4" w:space="0" w:color="auto"/>
              <w:bottom w:val="single" w:sz="4" w:space="0" w:color="auto"/>
              <w:right w:val="single" w:sz="4" w:space="0" w:color="auto"/>
            </w:tcBorders>
            <w:vAlign w:val="center"/>
            <w:hideMark/>
          </w:tcPr>
          <w:p w:rsidR="00854352" w:rsidRDefault="00935523">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854352" w:rsidRDefault="00935523">
            <w:pPr>
              <w:spacing w:line="276" w:lineRule="auto"/>
              <w:jc w:val="center"/>
              <w:rPr>
                <w:rFonts w:cs="Arial"/>
                <w:sz w:val="12"/>
                <w:szCs w:val="16"/>
                <w:lang w:val="de-DE" w:eastAsia="ja-JP"/>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36"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160" w:type="dxa"/>
            <w:tcBorders>
              <w:top w:val="single" w:sz="4" w:space="0" w:color="auto"/>
              <w:left w:val="single" w:sz="4" w:space="0" w:color="auto"/>
              <w:bottom w:val="single" w:sz="4" w:space="0" w:color="auto"/>
              <w:right w:val="single" w:sz="4" w:space="0" w:color="auto"/>
            </w:tcBorders>
            <w:vAlign w:val="center"/>
            <w:hideMark/>
          </w:tcPr>
          <w:p w:rsidR="00854352" w:rsidRDefault="00935523" w:rsidP="00CC6E4C">
            <w:pPr>
              <w:spacing w:line="276" w:lineRule="auto"/>
              <w:jc w:val="center"/>
              <w:rPr>
                <w:rFonts w:cs="Arial"/>
                <w:sz w:val="24"/>
                <w:lang w:val="de-DE" w:eastAsia="ja-JP"/>
              </w:rPr>
            </w:pPr>
            <w:r>
              <w:rPr>
                <w:rFonts w:cs="Arial"/>
                <w:noProof/>
                <w:sz w:val="24"/>
              </w:rPr>
              <w:drawing>
                <wp:inline distT="0" distB="0" distL="0" distR="0" wp14:anchorId="60566E7A" wp14:editId="6ED9251F">
                  <wp:extent cx="609600" cy="876300"/>
                  <wp:effectExtent l="0" t="0" r="0" b="0"/>
                  <wp:docPr id="178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9600" cy="876300"/>
                          </a:xfrm>
                          <a:prstGeom prst="rect">
                            <a:avLst/>
                          </a:prstGeom>
                          <a:noFill/>
                          <a:ln>
                            <a:noFill/>
                          </a:ln>
                        </pic:spPr>
                      </pic:pic>
                    </a:graphicData>
                  </a:graphic>
                </wp:inline>
              </w:drawing>
            </w:r>
            <w:r>
              <w:rPr>
                <w:rFonts w:cs="Arial"/>
                <w:sz w:val="16"/>
                <w:szCs w:val="16"/>
                <w:vertAlign w:val="subscript"/>
                <w:lang w:val="de-DE" w:eastAsia="ja-JP"/>
              </w:rPr>
              <w:t>/229</w:t>
            </w:r>
          </w:p>
        </w:tc>
      </w:tr>
      <w:tr w:rsidR="00854352" w:rsidTr="0034494C">
        <w:trPr>
          <w:cantSplit/>
          <w:tblHeader/>
          <w:jc w:val="center"/>
        </w:trPr>
        <w:tc>
          <w:tcPr>
            <w:tcW w:w="820" w:type="dxa"/>
            <w:vMerge/>
            <w:tcBorders>
              <w:top w:val="single" w:sz="4" w:space="0" w:color="auto"/>
              <w:left w:val="single" w:sz="4" w:space="0" w:color="auto"/>
              <w:bottom w:val="single" w:sz="4" w:space="0" w:color="auto"/>
              <w:right w:val="single" w:sz="4" w:space="0" w:color="auto"/>
            </w:tcBorders>
            <w:vAlign w:val="center"/>
            <w:hideMark/>
          </w:tcPr>
          <w:p w:rsidR="00854352" w:rsidRDefault="00935523">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854352" w:rsidRDefault="00935523">
            <w:pPr>
              <w:spacing w:line="276" w:lineRule="auto"/>
              <w:jc w:val="center"/>
              <w:rPr>
                <w:rFonts w:cs="Arial"/>
                <w:sz w:val="12"/>
                <w:szCs w:val="16"/>
                <w:lang w:val="de-DE" w:eastAsia="ja-JP"/>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36"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160" w:type="dxa"/>
            <w:tcBorders>
              <w:top w:val="single" w:sz="4" w:space="0" w:color="auto"/>
              <w:left w:val="single" w:sz="4" w:space="0" w:color="auto"/>
              <w:bottom w:val="single" w:sz="4" w:space="0" w:color="auto"/>
              <w:right w:val="single" w:sz="4" w:space="0" w:color="auto"/>
            </w:tcBorders>
            <w:vAlign w:val="center"/>
            <w:hideMark/>
          </w:tcPr>
          <w:p w:rsidR="00854352" w:rsidRDefault="00935523" w:rsidP="00CC6E4C">
            <w:pPr>
              <w:spacing w:line="276" w:lineRule="auto"/>
              <w:jc w:val="center"/>
              <w:rPr>
                <w:rFonts w:cs="Arial"/>
                <w:sz w:val="24"/>
                <w:lang w:val="de-DE" w:eastAsia="ja-JP"/>
              </w:rPr>
            </w:pPr>
            <w:r>
              <w:rPr>
                <w:rFonts w:cs="Arial"/>
                <w:noProof/>
                <w:sz w:val="24"/>
              </w:rPr>
              <w:drawing>
                <wp:inline distT="0" distB="0" distL="0" distR="0" wp14:anchorId="1B71F832" wp14:editId="7E4B5939">
                  <wp:extent cx="609600" cy="876300"/>
                  <wp:effectExtent l="0" t="0" r="0" b="0"/>
                  <wp:docPr id="178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9600" cy="876300"/>
                          </a:xfrm>
                          <a:prstGeom prst="rect">
                            <a:avLst/>
                          </a:prstGeom>
                          <a:noFill/>
                          <a:ln>
                            <a:noFill/>
                          </a:ln>
                        </pic:spPr>
                      </pic:pic>
                    </a:graphicData>
                  </a:graphic>
                </wp:inline>
              </w:drawing>
            </w:r>
            <w:r>
              <w:rPr>
                <w:rFonts w:cs="Arial"/>
                <w:sz w:val="16"/>
                <w:szCs w:val="16"/>
                <w:vertAlign w:val="subscript"/>
                <w:lang w:val="de-DE" w:eastAsia="ja-JP"/>
              </w:rPr>
              <w:t>/230</w:t>
            </w:r>
          </w:p>
        </w:tc>
      </w:tr>
      <w:tr w:rsidR="00854352" w:rsidTr="0034494C">
        <w:trPr>
          <w:cantSplit/>
          <w:tblHeader/>
          <w:jc w:val="center"/>
        </w:trPr>
        <w:tc>
          <w:tcPr>
            <w:tcW w:w="820" w:type="dxa"/>
            <w:vMerge/>
            <w:tcBorders>
              <w:top w:val="single" w:sz="4" w:space="0" w:color="auto"/>
              <w:left w:val="single" w:sz="4" w:space="0" w:color="auto"/>
              <w:bottom w:val="single" w:sz="4" w:space="0" w:color="auto"/>
              <w:right w:val="single" w:sz="4" w:space="0" w:color="auto"/>
            </w:tcBorders>
            <w:vAlign w:val="center"/>
          </w:tcPr>
          <w:p w:rsidR="00854352" w:rsidRDefault="00935523">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854352" w:rsidRDefault="00935523">
            <w:pPr>
              <w:spacing w:line="276" w:lineRule="auto"/>
              <w:jc w:val="center"/>
              <w:rPr>
                <w:rFonts w:cs="Arial"/>
                <w:sz w:val="12"/>
                <w:szCs w:val="16"/>
                <w:lang w:val="de-DE" w:eastAsia="ja-JP"/>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tcPr>
          <w:p w:rsidR="00854352" w:rsidRDefault="00935523">
            <w:pPr>
              <w:spacing w:line="276" w:lineRule="auto"/>
              <w:jc w:val="center"/>
              <w:rPr>
                <w:rFonts w:cs="Arial"/>
                <w:sz w:val="16"/>
                <w:szCs w:val="16"/>
                <w:lang w:val="de-DE" w:eastAsia="ja-JP"/>
              </w:rPr>
            </w:pPr>
            <w:r>
              <w:rPr>
                <w:rFonts w:cs="Arial"/>
                <w:sz w:val="16"/>
                <w:szCs w:val="16"/>
                <w:lang w:val="de-DE" w:eastAsia="ja-JP"/>
              </w:rPr>
              <w:t>0x5</w:t>
            </w:r>
          </w:p>
        </w:tc>
        <w:tc>
          <w:tcPr>
            <w:tcW w:w="474" w:type="dxa"/>
            <w:tcBorders>
              <w:top w:val="single" w:sz="4" w:space="0" w:color="auto"/>
              <w:left w:val="single" w:sz="4" w:space="0" w:color="auto"/>
              <w:bottom w:val="single" w:sz="4" w:space="0" w:color="auto"/>
              <w:right w:val="single" w:sz="4" w:space="0" w:color="auto"/>
            </w:tcBorders>
            <w:vAlign w:val="center"/>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36" w:type="dxa"/>
            <w:tcBorders>
              <w:top w:val="single" w:sz="4" w:space="0" w:color="auto"/>
              <w:left w:val="single" w:sz="4" w:space="0" w:color="auto"/>
              <w:bottom w:val="single" w:sz="4" w:space="0" w:color="auto"/>
              <w:right w:val="single" w:sz="4" w:space="0" w:color="auto"/>
            </w:tcBorders>
            <w:vAlign w:val="center"/>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64" w:type="dxa"/>
            <w:tcBorders>
              <w:top w:val="single" w:sz="4" w:space="0" w:color="auto"/>
              <w:left w:val="single" w:sz="4" w:space="0" w:color="auto"/>
              <w:bottom w:val="single" w:sz="4" w:space="0" w:color="auto"/>
              <w:right w:val="single" w:sz="4" w:space="0" w:color="auto"/>
            </w:tcBorders>
            <w:vAlign w:val="center"/>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tcPr>
          <w:p w:rsidR="00854352" w:rsidRDefault="00935523">
            <w:pPr>
              <w:spacing w:line="276" w:lineRule="auto"/>
              <w:jc w:val="center"/>
              <w:rPr>
                <w:rFonts w:cs="Arial"/>
                <w:sz w:val="16"/>
                <w:szCs w:val="16"/>
                <w:lang w:val="de-DE" w:eastAsia="ja-JP"/>
              </w:rPr>
            </w:pPr>
            <w:r>
              <w:rPr>
                <w:rFonts w:cs="Arial"/>
                <w:sz w:val="16"/>
                <w:szCs w:val="16"/>
                <w:lang w:val="de-DE" w:eastAsia="ja-JP"/>
              </w:rPr>
              <w:t>0x1</w:t>
            </w:r>
          </w:p>
        </w:tc>
        <w:tc>
          <w:tcPr>
            <w:tcW w:w="270" w:type="dxa"/>
            <w:tcBorders>
              <w:top w:val="single" w:sz="4" w:space="0" w:color="auto"/>
              <w:left w:val="single" w:sz="4" w:space="0" w:color="auto"/>
              <w:bottom w:val="single" w:sz="4" w:space="0" w:color="auto"/>
              <w:right w:val="single" w:sz="4" w:space="0" w:color="auto"/>
            </w:tcBorders>
            <w:vAlign w:val="center"/>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854352" w:rsidRDefault="00935523" w:rsidP="00F11224">
            <w:pPr>
              <w:spacing w:line="276" w:lineRule="auto"/>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tcPr>
          <w:p w:rsidR="00854352" w:rsidRDefault="00935523">
            <w:pPr>
              <w:spacing w:line="276" w:lineRule="auto"/>
              <w:jc w:val="center"/>
              <w:rPr>
                <w:rFonts w:cs="Arial"/>
                <w:sz w:val="16"/>
                <w:szCs w:val="16"/>
                <w:lang w:val="de-DE" w:eastAsia="ja-JP"/>
              </w:rPr>
            </w:pPr>
            <w:r>
              <w:rPr>
                <w:rFonts w:cs="Arial"/>
                <w:sz w:val="16"/>
                <w:szCs w:val="16"/>
                <w:lang w:val="de-DE" w:eastAsia="ja-JP"/>
              </w:rPr>
              <w:t>0x3</w:t>
            </w:r>
          </w:p>
        </w:tc>
        <w:tc>
          <w:tcPr>
            <w:tcW w:w="270" w:type="dxa"/>
            <w:tcBorders>
              <w:top w:val="single" w:sz="4" w:space="0" w:color="auto"/>
              <w:left w:val="single" w:sz="4" w:space="0" w:color="auto"/>
              <w:bottom w:val="single" w:sz="4" w:space="0" w:color="auto"/>
              <w:right w:val="single" w:sz="4" w:space="0" w:color="auto"/>
            </w:tcBorders>
            <w:vAlign w:val="center"/>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160" w:type="dxa"/>
            <w:tcBorders>
              <w:top w:val="single" w:sz="4" w:space="0" w:color="auto"/>
              <w:left w:val="single" w:sz="4" w:space="0" w:color="auto"/>
              <w:bottom w:val="single" w:sz="4" w:space="0" w:color="auto"/>
              <w:right w:val="single" w:sz="4" w:space="0" w:color="auto"/>
            </w:tcBorders>
            <w:vAlign w:val="center"/>
          </w:tcPr>
          <w:p w:rsidR="00854352" w:rsidRDefault="00935523" w:rsidP="00CC6E4C">
            <w:pPr>
              <w:spacing w:line="276" w:lineRule="auto"/>
              <w:jc w:val="center"/>
              <w:rPr>
                <w:rFonts w:cs="Arial"/>
                <w:sz w:val="24"/>
                <w:lang w:val="de-DE" w:eastAsia="ja-JP"/>
              </w:rPr>
            </w:pPr>
            <w:r>
              <w:rPr>
                <w:rFonts w:cs="Arial"/>
                <w:noProof/>
                <w:sz w:val="24"/>
              </w:rPr>
              <w:drawing>
                <wp:inline distT="0" distB="0" distL="0" distR="0" wp14:anchorId="2BAACF5A" wp14:editId="52E17BE6">
                  <wp:extent cx="609600" cy="876300"/>
                  <wp:effectExtent l="0" t="0" r="0" b="0"/>
                  <wp:docPr id="178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9600" cy="876300"/>
                          </a:xfrm>
                          <a:prstGeom prst="rect">
                            <a:avLst/>
                          </a:prstGeom>
                          <a:noFill/>
                          <a:ln>
                            <a:noFill/>
                          </a:ln>
                        </pic:spPr>
                      </pic:pic>
                    </a:graphicData>
                  </a:graphic>
                </wp:inline>
              </w:drawing>
            </w:r>
            <w:r>
              <w:rPr>
                <w:rFonts w:cs="Arial"/>
                <w:sz w:val="16"/>
                <w:szCs w:val="16"/>
                <w:vertAlign w:val="subscript"/>
                <w:lang w:val="de-DE" w:eastAsia="ja-JP"/>
              </w:rPr>
              <w:t>/560</w:t>
            </w:r>
          </w:p>
        </w:tc>
      </w:tr>
      <w:tr w:rsidR="00854352" w:rsidTr="0034494C">
        <w:trPr>
          <w:cantSplit/>
          <w:tblHeader/>
          <w:jc w:val="center"/>
        </w:trPr>
        <w:tc>
          <w:tcPr>
            <w:tcW w:w="820" w:type="dxa"/>
            <w:vMerge/>
            <w:tcBorders>
              <w:top w:val="single" w:sz="4" w:space="0" w:color="auto"/>
              <w:left w:val="single" w:sz="4" w:space="0" w:color="auto"/>
              <w:bottom w:val="single" w:sz="4" w:space="0" w:color="auto"/>
              <w:right w:val="single" w:sz="4" w:space="0" w:color="auto"/>
            </w:tcBorders>
            <w:vAlign w:val="center"/>
            <w:hideMark/>
          </w:tcPr>
          <w:p w:rsidR="00854352" w:rsidRDefault="00935523">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854352" w:rsidRDefault="00935523">
            <w:pPr>
              <w:spacing w:line="276" w:lineRule="auto"/>
              <w:jc w:val="center"/>
              <w:rPr>
                <w:rFonts w:cs="Arial"/>
                <w:sz w:val="12"/>
                <w:szCs w:val="16"/>
                <w:lang w:val="de-DE" w:eastAsia="ja-JP"/>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0x7</w:t>
            </w:r>
          </w:p>
        </w:tc>
        <w:tc>
          <w:tcPr>
            <w:tcW w:w="474"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36"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160" w:type="dxa"/>
            <w:tcBorders>
              <w:top w:val="single" w:sz="4" w:space="0" w:color="auto"/>
              <w:left w:val="single" w:sz="4" w:space="0" w:color="auto"/>
              <w:bottom w:val="single" w:sz="4" w:space="0" w:color="auto"/>
              <w:right w:val="single" w:sz="4" w:space="0" w:color="auto"/>
            </w:tcBorders>
            <w:vAlign w:val="center"/>
            <w:hideMark/>
          </w:tcPr>
          <w:p w:rsidR="00854352" w:rsidRDefault="00935523" w:rsidP="00CC6E4C">
            <w:pPr>
              <w:spacing w:line="276" w:lineRule="auto"/>
              <w:jc w:val="center"/>
              <w:rPr>
                <w:rFonts w:cs="Arial"/>
                <w:sz w:val="24"/>
                <w:lang w:val="de-DE" w:eastAsia="ja-JP"/>
              </w:rPr>
            </w:pPr>
            <w:r>
              <w:rPr>
                <w:rFonts w:cs="Arial"/>
                <w:noProof/>
                <w:sz w:val="24"/>
              </w:rPr>
              <w:drawing>
                <wp:inline distT="0" distB="0" distL="0" distR="0" wp14:anchorId="2F5AF5FB" wp14:editId="4F9B6657">
                  <wp:extent cx="609600" cy="876300"/>
                  <wp:effectExtent l="0" t="0" r="0" b="0"/>
                  <wp:docPr id="178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9600" cy="876300"/>
                          </a:xfrm>
                          <a:prstGeom prst="rect">
                            <a:avLst/>
                          </a:prstGeom>
                          <a:noFill/>
                          <a:ln>
                            <a:noFill/>
                          </a:ln>
                        </pic:spPr>
                      </pic:pic>
                    </a:graphicData>
                  </a:graphic>
                </wp:inline>
              </w:drawing>
            </w:r>
            <w:r>
              <w:rPr>
                <w:rFonts w:cs="Arial"/>
                <w:sz w:val="16"/>
                <w:szCs w:val="16"/>
                <w:vertAlign w:val="subscript"/>
                <w:lang w:val="de-DE" w:eastAsia="ja-JP"/>
              </w:rPr>
              <w:t>/231</w:t>
            </w:r>
          </w:p>
        </w:tc>
      </w:tr>
      <w:tr w:rsidR="00854352" w:rsidTr="0034494C">
        <w:trPr>
          <w:cantSplit/>
          <w:tblHeader/>
          <w:jc w:val="center"/>
        </w:trPr>
        <w:tc>
          <w:tcPr>
            <w:tcW w:w="820" w:type="dxa"/>
            <w:vMerge/>
            <w:tcBorders>
              <w:top w:val="single" w:sz="4" w:space="0" w:color="auto"/>
              <w:left w:val="single" w:sz="4" w:space="0" w:color="auto"/>
              <w:bottom w:val="single" w:sz="4" w:space="0" w:color="auto"/>
              <w:right w:val="single" w:sz="4" w:space="0" w:color="auto"/>
            </w:tcBorders>
            <w:vAlign w:val="center"/>
            <w:hideMark/>
          </w:tcPr>
          <w:p w:rsidR="00854352" w:rsidRDefault="00935523">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854352" w:rsidRDefault="00935523">
            <w:pPr>
              <w:spacing w:line="276" w:lineRule="auto"/>
              <w:jc w:val="center"/>
              <w:rPr>
                <w:rFonts w:cs="Arial"/>
                <w:sz w:val="12"/>
                <w:szCs w:val="16"/>
                <w:lang w:val="de-DE" w:eastAsia="ja-JP"/>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0x6</w:t>
            </w:r>
          </w:p>
        </w:tc>
        <w:tc>
          <w:tcPr>
            <w:tcW w:w="474"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36"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160" w:type="dxa"/>
            <w:tcBorders>
              <w:top w:val="single" w:sz="4" w:space="0" w:color="auto"/>
              <w:left w:val="single" w:sz="4" w:space="0" w:color="auto"/>
              <w:bottom w:val="single" w:sz="4" w:space="0" w:color="auto"/>
              <w:right w:val="single" w:sz="4" w:space="0" w:color="auto"/>
            </w:tcBorders>
            <w:vAlign w:val="center"/>
            <w:hideMark/>
          </w:tcPr>
          <w:p w:rsidR="00854352" w:rsidRDefault="00935523" w:rsidP="00CC6E4C">
            <w:pPr>
              <w:spacing w:line="276" w:lineRule="auto"/>
              <w:jc w:val="center"/>
              <w:rPr>
                <w:rFonts w:cs="Arial"/>
                <w:sz w:val="24"/>
                <w:lang w:val="de-DE" w:eastAsia="ja-JP"/>
              </w:rPr>
            </w:pPr>
            <w:r>
              <w:rPr>
                <w:rFonts w:cs="Arial"/>
                <w:noProof/>
                <w:sz w:val="24"/>
              </w:rPr>
              <w:drawing>
                <wp:inline distT="0" distB="0" distL="0" distR="0" wp14:anchorId="17B1EE60" wp14:editId="20129964">
                  <wp:extent cx="609600" cy="876300"/>
                  <wp:effectExtent l="0" t="0" r="0" b="0"/>
                  <wp:docPr id="178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9600" cy="876300"/>
                          </a:xfrm>
                          <a:prstGeom prst="rect">
                            <a:avLst/>
                          </a:prstGeom>
                          <a:noFill/>
                          <a:ln>
                            <a:noFill/>
                          </a:ln>
                        </pic:spPr>
                      </pic:pic>
                    </a:graphicData>
                  </a:graphic>
                </wp:inline>
              </w:drawing>
            </w:r>
            <w:r>
              <w:rPr>
                <w:rFonts w:cs="Arial"/>
                <w:sz w:val="16"/>
                <w:szCs w:val="16"/>
                <w:vertAlign w:val="subscript"/>
                <w:lang w:val="de-DE" w:eastAsia="ja-JP"/>
              </w:rPr>
              <w:t>/232</w:t>
            </w:r>
          </w:p>
        </w:tc>
      </w:tr>
      <w:tr w:rsidR="00854352" w:rsidTr="0034494C">
        <w:trPr>
          <w:cantSplit/>
          <w:tblHeader/>
          <w:jc w:val="center"/>
        </w:trPr>
        <w:tc>
          <w:tcPr>
            <w:tcW w:w="820" w:type="dxa"/>
            <w:vMerge/>
            <w:tcBorders>
              <w:top w:val="single" w:sz="4" w:space="0" w:color="auto"/>
              <w:left w:val="single" w:sz="4" w:space="0" w:color="auto"/>
              <w:bottom w:val="single" w:sz="4" w:space="0" w:color="auto"/>
              <w:right w:val="single" w:sz="4" w:space="0" w:color="auto"/>
            </w:tcBorders>
            <w:vAlign w:val="center"/>
            <w:hideMark/>
          </w:tcPr>
          <w:p w:rsidR="00854352" w:rsidRDefault="00935523">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854352" w:rsidRDefault="00935523">
            <w:pPr>
              <w:spacing w:line="276" w:lineRule="auto"/>
              <w:jc w:val="center"/>
              <w:rPr>
                <w:rFonts w:cs="Arial"/>
                <w:sz w:val="12"/>
                <w:szCs w:val="16"/>
                <w:lang w:val="de-DE" w:eastAsia="ja-JP"/>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0x3</w:t>
            </w:r>
          </w:p>
        </w:tc>
        <w:tc>
          <w:tcPr>
            <w:tcW w:w="236"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sz w:val="16"/>
                <w:szCs w:val="16"/>
                <w:lang w:val="de-DE" w:eastAsia="ja-JP"/>
              </w:rPr>
            </w:pPr>
            <w:r>
              <w:rPr>
                <w:rFonts w:cs="Arial"/>
                <w:sz w:val="16"/>
                <w:szCs w:val="16"/>
                <w:lang w:val="de-DE" w:eastAsia="ja-JP"/>
              </w:rPr>
              <w:t>X</w:t>
            </w:r>
          </w:p>
        </w:tc>
        <w:tc>
          <w:tcPr>
            <w:tcW w:w="2160" w:type="dxa"/>
            <w:tcBorders>
              <w:top w:val="single" w:sz="4" w:space="0" w:color="auto"/>
              <w:left w:val="single" w:sz="4" w:space="0" w:color="auto"/>
              <w:bottom w:val="single" w:sz="4" w:space="0" w:color="auto"/>
              <w:right w:val="single" w:sz="4" w:space="0" w:color="auto"/>
            </w:tcBorders>
            <w:vAlign w:val="center"/>
            <w:hideMark/>
          </w:tcPr>
          <w:p w:rsidR="00854352" w:rsidRDefault="00935523" w:rsidP="00CC6E4C">
            <w:pPr>
              <w:spacing w:line="276" w:lineRule="auto"/>
              <w:jc w:val="center"/>
              <w:rPr>
                <w:rFonts w:cs="Arial"/>
                <w:sz w:val="24"/>
                <w:lang w:val="de-DE" w:eastAsia="ja-JP"/>
              </w:rPr>
            </w:pPr>
            <w:r>
              <w:rPr>
                <w:rFonts w:cs="Arial"/>
                <w:noProof/>
                <w:sz w:val="24"/>
              </w:rPr>
              <w:drawing>
                <wp:inline distT="0" distB="0" distL="0" distR="0" wp14:anchorId="049353DE" wp14:editId="23052A84">
                  <wp:extent cx="609600" cy="876300"/>
                  <wp:effectExtent l="0" t="0" r="0" b="0"/>
                  <wp:docPr id="178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9600" cy="876300"/>
                          </a:xfrm>
                          <a:prstGeom prst="rect">
                            <a:avLst/>
                          </a:prstGeom>
                          <a:noFill/>
                          <a:ln>
                            <a:noFill/>
                          </a:ln>
                        </pic:spPr>
                      </pic:pic>
                    </a:graphicData>
                  </a:graphic>
                </wp:inline>
              </w:drawing>
            </w:r>
            <w:r>
              <w:rPr>
                <w:rFonts w:cs="Arial"/>
                <w:sz w:val="16"/>
                <w:szCs w:val="16"/>
                <w:vertAlign w:val="subscript"/>
                <w:lang w:val="de-DE" w:eastAsia="ja-JP"/>
              </w:rPr>
              <w:t>/234</w:t>
            </w:r>
          </w:p>
        </w:tc>
      </w:tr>
      <w:tr w:rsidR="00854352" w:rsidTr="00272ED3">
        <w:trPr>
          <w:cantSplit/>
          <w:tblHeader/>
          <w:jc w:val="center"/>
        </w:trPr>
        <w:tc>
          <w:tcPr>
            <w:tcW w:w="820" w:type="dxa"/>
            <w:vMerge/>
            <w:tcBorders>
              <w:top w:val="single" w:sz="4" w:space="0" w:color="auto"/>
              <w:left w:val="single" w:sz="4" w:space="0" w:color="auto"/>
              <w:bottom w:val="single" w:sz="4" w:space="0" w:color="auto"/>
              <w:right w:val="single" w:sz="4" w:space="0" w:color="auto"/>
            </w:tcBorders>
            <w:vAlign w:val="center"/>
            <w:hideMark/>
          </w:tcPr>
          <w:p w:rsidR="00854352" w:rsidRDefault="00935523">
            <w:pPr>
              <w:rPr>
                <w:rFonts w:cs="Arial"/>
                <w:lang w:val="de-DE" w:eastAsia="ja-JP"/>
              </w:rPr>
            </w:pPr>
          </w:p>
        </w:tc>
        <w:tc>
          <w:tcPr>
            <w:tcW w:w="5478" w:type="dxa"/>
            <w:gridSpan w:val="16"/>
            <w:tcBorders>
              <w:top w:val="single" w:sz="4" w:space="0" w:color="auto"/>
              <w:left w:val="single" w:sz="4" w:space="0" w:color="auto"/>
              <w:bottom w:val="single" w:sz="4" w:space="0" w:color="auto"/>
              <w:right w:val="single" w:sz="4" w:space="0" w:color="auto"/>
            </w:tcBorders>
            <w:vAlign w:val="center"/>
          </w:tcPr>
          <w:p w:rsidR="00854352" w:rsidRDefault="00935523">
            <w:pPr>
              <w:spacing w:line="276" w:lineRule="auto"/>
              <w:jc w:val="center"/>
              <w:rPr>
                <w:rFonts w:cs="Arial"/>
                <w:lang w:val="de-DE" w:eastAsia="ja-JP"/>
              </w:rPr>
            </w:pPr>
            <w:r>
              <w:rPr>
                <w:lang w:val="de-DE"/>
              </w:rPr>
              <w:t>All Other Cases</w:t>
            </w:r>
          </w:p>
        </w:tc>
        <w:tc>
          <w:tcPr>
            <w:tcW w:w="2160" w:type="dxa"/>
            <w:tcBorders>
              <w:top w:val="single" w:sz="4" w:space="0" w:color="auto"/>
              <w:left w:val="single" w:sz="4" w:space="0" w:color="auto"/>
              <w:bottom w:val="single" w:sz="4" w:space="0" w:color="auto"/>
              <w:right w:val="single" w:sz="4" w:space="0" w:color="auto"/>
            </w:tcBorders>
            <w:vAlign w:val="center"/>
            <w:hideMark/>
          </w:tcPr>
          <w:p w:rsidR="00854352" w:rsidRDefault="00935523">
            <w:pPr>
              <w:spacing w:line="276" w:lineRule="auto"/>
              <w:jc w:val="center"/>
              <w:rPr>
                <w:rFonts w:cs="Arial"/>
                <w:lang w:val="de-DE" w:eastAsia="ja-JP"/>
              </w:rPr>
            </w:pPr>
            <w:r>
              <w:rPr>
                <w:lang w:val="de-DE"/>
              </w:rPr>
              <w:t>Blank (Do not show CarNonRVCSac)</w:t>
            </w:r>
          </w:p>
        </w:tc>
      </w:tr>
    </w:tbl>
    <w:p w:rsidR="00437450" w:rsidRDefault="00935523" w:rsidP="00437450">
      <w:pPr>
        <w:jc w:val="center"/>
      </w:pPr>
      <w:r>
        <w:rPr>
          <w:u w:val="single"/>
        </w:rPr>
        <w:t>A</w:t>
      </w:r>
      <w:r>
        <w:t xml:space="preserve">ctive </w:t>
      </w:r>
      <w:r>
        <w:rPr>
          <w:u w:val="single"/>
        </w:rPr>
        <w:t>P</w:t>
      </w:r>
      <w:r>
        <w:t xml:space="preserve">ark </w:t>
      </w:r>
      <w:r>
        <w:rPr>
          <w:u w:val="single"/>
        </w:rPr>
        <w:t>A</w:t>
      </w:r>
      <w:r>
        <w:t>ssist (APA) Positional CarNonRVCSac</w:t>
      </w:r>
    </w:p>
    <w:p w:rsidR="00437450" w:rsidRDefault="00935523" w:rsidP="00437450">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437450" w:rsidRDefault="00935523" w:rsidP="00437450">
      <w:r>
        <w:rPr>
          <w:rFonts w:cs="Arial"/>
        </w:rPr>
        <w:lastRenderedPageBreak/>
        <w:t>‡ -</w:t>
      </w:r>
      <w:r>
        <w:rPr>
          <w:sz w:val="16"/>
          <w:szCs w:val="16"/>
        </w:rPr>
        <w:t xml:space="preserve"> Only if supported by the implementing program as per REQ-130570. If not supported but required by signal pro</w:t>
      </w:r>
      <w:r>
        <w:rPr>
          <w:sz w:val="16"/>
          <w:szCs w:val="16"/>
        </w:rPr>
        <w:t>cessing tables, treat as data 0x1.</w:t>
      </w:r>
    </w:p>
    <w:p w:rsidR="00500605" w:rsidRDefault="00935523" w:rsidP="00437450"/>
    <w:p w:rsidR="001E718E" w:rsidRDefault="00935523" w:rsidP="00437450"/>
    <w:p w:rsidR="001E718E" w:rsidRDefault="00935523" w:rsidP="001E718E">
      <w:pPr>
        <w:jc w:val="center"/>
        <w:rPr>
          <w:b/>
        </w:rPr>
      </w:pPr>
      <w:r>
        <w:rPr>
          <w:b/>
        </w:rPr>
        <w:t>4” displays</w:t>
      </w:r>
    </w:p>
    <w:tbl>
      <w:tblPr>
        <w:tblStyle w:val="TableGrid"/>
        <w:tblW w:w="9780" w:type="dxa"/>
        <w:jc w:val="center"/>
        <w:tblLook w:val="04A0" w:firstRow="1" w:lastRow="0" w:firstColumn="1" w:lastColumn="0" w:noHBand="0" w:noVBand="1"/>
      </w:tblPr>
      <w:tblGrid>
        <w:gridCol w:w="643"/>
        <w:gridCol w:w="479"/>
        <w:gridCol w:w="479"/>
        <w:gridCol w:w="410"/>
        <w:gridCol w:w="410"/>
        <w:gridCol w:w="410"/>
        <w:gridCol w:w="410"/>
        <w:gridCol w:w="410"/>
        <w:gridCol w:w="410"/>
        <w:gridCol w:w="410"/>
        <w:gridCol w:w="479"/>
        <w:gridCol w:w="410"/>
        <w:gridCol w:w="410"/>
        <w:gridCol w:w="410"/>
        <w:gridCol w:w="3600"/>
      </w:tblGrid>
      <w:tr w:rsidR="001E718E" w:rsidTr="00854352">
        <w:trPr>
          <w:cantSplit/>
          <w:trHeight w:val="2156"/>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E718E" w:rsidRDefault="00935523">
            <w:pPr>
              <w:ind w:left="113" w:right="113"/>
              <w:jc w:val="center"/>
              <w:rPr>
                <w:rFonts w:cs="Arial"/>
                <w:sz w:val="16"/>
                <w:szCs w:val="16"/>
                <w:lang w:val="de-DE" w:eastAsia="ja-JP"/>
              </w:rPr>
            </w:pPr>
            <w:r>
              <w:rPr>
                <w:sz w:val="16"/>
                <w:szCs w:val="16"/>
                <w:lang w:val="de-DE"/>
              </w:rPr>
              <w:t>Operational Mode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E718E" w:rsidRDefault="00935523">
            <w:pPr>
              <w:ind w:left="113" w:right="113"/>
              <w:jc w:val="center"/>
              <w:rPr>
                <w:rFonts w:cs="Arial"/>
                <w:sz w:val="16"/>
                <w:szCs w:val="16"/>
                <w:lang w:val="de-DE" w:eastAsia="ja-JP"/>
              </w:rPr>
            </w:pPr>
            <w:r>
              <w:rPr>
                <w:sz w:val="16"/>
                <w:szCs w:val="16"/>
                <w:lang w:val="de-DE"/>
              </w:rPr>
              <w:t>[ApaSys_D_Stat]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E718E" w:rsidRDefault="00935523">
            <w:pPr>
              <w:ind w:left="113" w:right="113"/>
              <w:jc w:val="center"/>
              <w:rPr>
                <w:rFonts w:cs="Arial"/>
                <w:sz w:val="16"/>
                <w:szCs w:val="16"/>
                <w:lang w:val="de-DE" w:eastAsia="ja-JP"/>
              </w:rPr>
            </w:pPr>
            <w:r>
              <w:rPr>
                <w:sz w:val="16"/>
                <w:szCs w:val="16"/>
                <w:lang w:val="de-DE"/>
              </w:rPr>
              <w:t>[ApaSteScanMde_D_Stat]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E718E" w:rsidRDefault="00935523">
            <w:pPr>
              <w:ind w:left="113" w:right="113"/>
              <w:jc w:val="center"/>
              <w:rPr>
                <w:rFonts w:cs="Arial"/>
                <w:sz w:val="16"/>
                <w:szCs w:val="16"/>
                <w:lang w:val="de-DE" w:eastAsia="ja-JP"/>
              </w:rPr>
            </w:pPr>
            <w:r>
              <w:rPr>
                <w:sz w:val="16"/>
                <w:szCs w:val="16"/>
                <w:lang w:val="de-DE"/>
              </w:rPr>
              <w:t>[ApaActvSide2_D_Stat]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E718E" w:rsidRDefault="00935523">
            <w:pPr>
              <w:ind w:left="113" w:right="113"/>
              <w:jc w:val="center"/>
              <w:rPr>
                <w:rFonts w:cs="Arial"/>
                <w:sz w:val="16"/>
                <w:szCs w:val="16"/>
                <w:lang w:val="de-DE" w:eastAsia="ja-JP"/>
              </w:rPr>
            </w:pPr>
            <w:r>
              <w:rPr>
                <w:sz w:val="16"/>
                <w:szCs w:val="16"/>
                <w:lang w:val="de-DE"/>
              </w:rPr>
              <w:t>[ApaMde_D_Stat]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E718E" w:rsidRDefault="00935523">
            <w:pPr>
              <w:ind w:left="113" w:right="113"/>
              <w:jc w:val="center"/>
              <w:rPr>
                <w:rFonts w:cs="Arial"/>
                <w:sz w:val="16"/>
                <w:szCs w:val="16"/>
                <w:lang w:val="de-DE" w:eastAsia="ja-JP"/>
              </w:rPr>
            </w:pPr>
            <w:r>
              <w:rPr>
                <w:sz w:val="16"/>
                <w:szCs w:val="16"/>
                <w:lang w:val="de-DE"/>
              </w:rPr>
              <w:t>[ApaSelSapp_D_Stat]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E718E" w:rsidRDefault="00935523">
            <w:pPr>
              <w:ind w:left="113" w:right="113"/>
              <w:jc w:val="center"/>
              <w:rPr>
                <w:rFonts w:cs="Arial"/>
                <w:sz w:val="16"/>
                <w:szCs w:val="16"/>
                <w:lang w:val="de-DE" w:eastAsia="ja-JP"/>
              </w:rPr>
            </w:pPr>
            <w:r>
              <w:rPr>
                <w:sz w:val="16"/>
                <w:szCs w:val="16"/>
                <w:lang w:val="de-DE"/>
              </w:rPr>
              <w:t>[ApaSelPpa_D_Stat]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E718E" w:rsidRDefault="00935523">
            <w:pPr>
              <w:ind w:left="113" w:right="113"/>
              <w:jc w:val="center"/>
              <w:rPr>
                <w:rFonts w:cs="Arial"/>
                <w:sz w:val="16"/>
                <w:szCs w:val="16"/>
                <w:lang w:val="de-DE" w:eastAsia="ja-JP"/>
              </w:rPr>
            </w:pPr>
            <w:r>
              <w:rPr>
                <w:sz w:val="16"/>
                <w:szCs w:val="16"/>
                <w:lang w:val="de-DE"/>
              </w:rPr>
              <w:t>[ApaSelPoa_D_Stat]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E718E" w:rsidRDefault="00935523">
            <w:pPr>
              <w:ind w:left="113" w:right="113"/>
              <w:jc w:val="center"/>
              <w:rPr>
                <w:rFonts w:cs="Arial"/>
                <w:sz w:val="16"/>
                <w:szCs w:val="16"/>
                <w:lang w:val="de-DE" w:eastAsia="ja-JP"/>
              </w:rPr>
            </w:pPr>
            <w:r>
              <w:rPr>
                <w:sz w:val="16"/>
                <w:szCs w:val="16"/>
                <w:lang w:val="de-DE"/>
              </w:rPr>
              <w:t>[ApaScan_D_Stat]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E718E" w:rsidRDefault="00935523">
            <w:pPr>
              <w:ind w:left="113" w:right="113"/>
              <w:jc w:val="center"/>
              <w:rPr>
                <w:rFonts w:cs="Arial"/>
                <w:sz w:val="16"/>
                <w:szCs w:val="16"/>
                <w:lang w:val="de-DE" w:eastAsia="ja-JP"/>
              </w:rPr>
            </w:pPr>
            <w:r>
              <w:rPr>
                <w:sz w:val="16"/>
                <w:szCs w:val="16"/>
                <w:lang w:val="de-DE"/>
              </w:rPr>
              <w:t>[ApaLongCtl_D_RqDrv]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E718E" w:rsidRDefault="00935523">
            <w:pPr>
              <w:ind w:left="113" w:right="113"/>
              <w:jc w:val="center"/>
              <w:rPr>
                <w:rFonts w:cs="Arial"/>
                <w:sz w:val="16"/>
                <w:szCs w:val="16"/>
                <w:lang w:val="de-DE" w:eastAsia="ja-JP"/>
              </w:rPr>
            </w:pPr>
            <w:r>
              <w:rPr>
                <w:sz w:val="16"/>
                <w:szCs w:val="16"/>
                <w:lang w:val="de-DE"/>
              </w:rPr>
              <w:t>[ApaGearShif_D_RqDrv]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E718E" w:rsidRDefault="00935523">
            <w:pPr>
              <w:ind w:left="113" w:right="113"/>
              <w:jc w:val="center"/>
              <w:rPr>
                <w:rFonts w:cs="Arial"/>
                <w:sz w:val="16"/>
                <w:szCs w:val="16"/>
                <w:lang w:val="de-DE" w:eastAsia="ja-JP"/>
              </w:rPr>
            </w:pPr>
            <w:r>
              <w:rPr>
                <w:sz w:val="16"/>
                <w:szCs w:val="16"/>
                <w:lang w:val="de-DE"/>
              </w:rPr>
              <w:t>[ApaSteWhl_D_RqDrv]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E718E" w:rsidRDefault="00935523">
            <w:pPr>
              <w:ind w:left="113" w:right="113"/>
              <w:jc w:val="center"/>
              <w:rPr>
                <w:rFonts w:cs="Arial"/>
                <w:sz w:val="16"/>
                <w:szCs w:val="16"/>
                <w:lang w:val="de-DE" w:eastAsia="ja-JP"/>
              </w:rPr>
            </w:pPr>
            <w:r>
              <w:rPr>
                <w:sz w:val="16"/>
                <w:szCs w:val="16"/>
                <w:lang w:val="de-DE"/>
              </w:rPr>
              <w:t>[ApaAcsy_D_RqDrv]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E718E" w:rsidRDefault="00935523">
            <w:pPr>
              <w:ind w:left="113" w:right="113"/>
              <w:jc w:val="center"/>
              <w:rPr>
                <w:rFonts w:cs="Arial"/>
                <w:sz w:val="16"/>
                <w:szCs w:val="16"/>
                <w:lang w:val="de-DE" w:eastAsia="ja-JP"/>
              </w:rPr>
            </w:pPr>
            <w:r>
              <w:rPr>
                <w:sz w:val="16"/>
                <w:szCs w:val="16"/>
                <w:lang w:val="de-DE"/>
              </w:rPr>
              <w:t>[PrkAidMsgTxt_D_Rq]</w:t>
            </w:r>
          </w:p>
        </w:tc>
        <w:tc>
          <w:tcPr>
            <w:tcW w:w="36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E718E" w:rsidRDefault="00935523">
            <w:pPr>
              <w:jc w:val="center"/>
              <w:rPr>
                <w:rFonts w:cs="Arial"/>
                <w:sz w:val="24"/>
                <w:lang w:val="de-DE" w:eastAsia="ja-JP"/>
              </w:rPr>
            </w:pPr>
            <w:r>
              <w:rPr>
                <w:sz w:val="24"/>
                <w:lang w:val="de-DE"/>
              </w:rPr>
              <w:t>Display HMI</w:t>
            </w:r>
          </w:p>
        </w:tc>
      </w:tr>
      <w:tr w:rsidR="001E718E" w:rsidTr="00854352">
        <w:trPr>
          <w:cantSplit/>
          <w:trHeight w:val="728"/>
          <w:tblHeader/>
          <w:jc w:val="center"/>
        </w:trPr>
        <w:tc>
          <w:tcPr>
            <w:tcW w:w="0" w:type="auto"/>
            <w:vMerge w:val="restart"/>
            <w:tcBorders>
              <w:top w:val="single" w:sz="4" w:space="0" w:color="auto"/>
              <w:left w:val="single" w:sz="4" w:space="0" w:color="auto"/>
              <w:bottom w:val="single" w:sz="4" w:space="0" w:color="000000" w:themeColor="text1"/>
              <w:right w:val="single" w:sz="4" w:space="0" w:color="auto"/>
            </w:tcBorders>
            <w:textDirection w:val="btLr"/>
            <w:vAlign w:val="center"/>
            <w:hideMark/>
          </w:tcPr>
          <w:p w:rsidR="001E718E" w:rsidRDefault="00935523">
            <w:pPr>
              <w:ind w:left="113" w:right="113"/>
              <w:jc w:val="center"/>
              <w:rPr>
                <w:rFonts w:cs="Arial"/>
                <w:lang w:val="de-DE" w:eastAsia="ja-JP"/>
              </w:rPr>
            </w:pPr>
            <w:r>
              <w:rPr>
                <w:lang w:val="de-DE"/>
              </w:rPr>
              <w:t>Run</w:t>
            </w:r>
          </w:p>
          <w:p w:rsidR="001E718E" w:rsidRDefault="00935523">
            <w:pPr>
              <w:ind w:left="113" w:right="113"/>
              <w:jc w:val="center"/>
              <w:rPr>
                <w:rFonts w:cs="Arial"/>
                <w:lang w:val="de-DE" w:eastAsia="ja-JP"/>
              </w:rPr>
            </w:pPr>
            <w:r>
              <w:rPr>
                <w:sz w:val="16"/>
                <w:szCs w:val="16"/>
                <w:lang w:val="de-DE"/>
              </w:rPr>
              <w:t>(as per Operational Modes and Voltage Range Definition)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3600" w:type="dxa"/>
            <w:tcBorders>
              <w:top w:val="single" w:sz="4" w:space="0" w:color="auto"/>
              <w:left w:val="single" w:sz="4" w:space="0" w:color="auto"/>
              <w:bottom w:val="single" w:sz="4" w:space="0" w:color="auto"/>
              <w:right w:val="single" w:sz="4" w:space="0" w:color="auto"/>
            </w:tcBorders>
            <w:vAlign w:val="center"/>
            <w:hideMark/>
          </w:tcPr>
          <w:p w:rsidR="001E718E" w:rsidRDefault="00935523" w:rsidP="00CC6E4C">
            <w:pPr>
              <w:jc w:val="center"/>
              <w:rPr>
                <w:rFonts w:cs="Arial"/>
                <w:sz w:val="24"/>
                <w:lang w:val="de-DE" w:eastAsia="ja-JP"/>
              </w:rPr>
            </w:pPr>
            <w:r>
              <w:rPr>
                <w:rFonts w:cs="Arial"/>
                <w:noProof/>
                <w:sz w:val="24"/>
              </w:rPr>
              <w:drawing>
                <wp:inline distT="0" distB="0" distL="0" distR="0" wp14:anchorId="0891A9E1" wp14:editId="572ED023">
                  <wp:extent cx="609600" cy="885825"/>
                  <wp:effectExtent l="0" t="0" r="0" b="9525"/>
                  <wp:docPr id="178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9600" cy="885825"/>
                          </a:xfrm>
                          <a:prstGeom prst="rect">
                            <a:avLst/>
                          </a:prstGeom>
                          <a:noFill/>
                          <a:ln>
                            <a:noFill/>
                          </a:ln>
                        </pic:spPr>
                      </pic:pic>
                    </a:graphicData>
                  </a:graphic>
                </wp:inline>
              </w:drawing>
            </w:r>
            <w:r>
              <w:rPr>
                <w:rFonts w:cs="Arial"/>
                <w:sz w:val="16"/>
                <w:szCs w:val="16"/>
                <w:lang w:val="de-DE" w:eastAsia="ja-JP"/>
              </w:rPr>
              <w:t>/228</w:t>
            </w:r>
          </w:p>
        </w:tc>
      </w:tr>
      <w:tr w:rsidR="001E718E" w:rsidTr="00854352">
        <w:trPr>
          <w:cantSplit/>
          <w:trHeight w:val="70"/>
          <w:tblHeader/>
          <w:jc w:val="center"/>
        </w:trPr>
        <w:tc>
          <w:tcPr>
            <w:tcW w:w="0" w:type="auto"/>
            <w:vMerge/>
            <w:tcBorders>
              <w:top w:val="single" w:sz="4" w:space="0" w:color="auto"/>
              <w:left w:val="single" w:sz="4" w:space="0" w:color="auto"/>
              <w:bottom w:val="single" w:sz="4" w:space="0" w:color="000000" w:themeColor="text1"/>
              <w:right w:val="single" w:sz="4" w:space="0" w:color="auto"/>
            </w:tcBorders>
            <w:vAlign w:val="center"/>
            <w:hideMark/>
          </w:tcPr>
          <w:p w:rsidR="001E718E"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3600" w:type="dxa"/>
            <w:tcBorders>
              <w:top w:val="single" w:sz="4" w:space="0" w:color="auto"/>
              <w:left w:val="single" w:sz="4" w:space="0" w:color="auto"/>
              <w:bottom w:val="single" w:sz="4" w:space="0" w:color="auto"/>
              <w:right w:val="single" w:sz="4" w:space="0" w:color="auto"/>
            </w:tcBorders>
            <w:vAlign w:val="center"/>
            <w:hideMark/>
          </w:tcPr>
          <w:p w:rsidR="001E718E" w:rsidRDefault="00935523" w:rsidP="00CC6E4C">
            <w:pPr>
              <w:jc w:val="center"/>
              <w:rPr>
                <w:rFonts w:cs="Arial"/>
                <w:sz w:val="24"/>
                <w:lang w:val="de-DE" w:eastAsia="ja-JP"/>
              </w:rPr>
            </w:pPr>
            <w:r>
              <w:rPr>
                <w:rFonts w:cs="Arial"/>
                <w:noProof/>
                <w:sz w:val="24"/>
              </w:rPr>
              <w:drawing>
                <wp:inline distT="0" distB="0" distL="0" distR="0" wp14:anchorId="39F3BFC8" wp14:editId="5711392A">
                  <wp:extent cx="609600" cy="885825"/>
                  <wp:effectExtent l="0" t="0" r="0" b="9525"/>
                  <wp:docPr id="178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9600" cy="885825"/>
                          </a:xfrm>
                          <a:prstGeom prst="rect">
                            <a:avLst/>
                          </a:prstGeom>
                          <a:noFill/>
                          <a:ln>
                            <a:noFill/>
                          </a:ln>
                        </pic:spPr>
                      </pic:pic>
                    </a:graphicData>
                  </a:graphic>
                </wp:inline>
              </w:drawing>
            </w:r>
            <w:r>
              <w:rPr>
                <w:rFonts w:cs="Arial"/>
                <w:sz w:val="16"/>
                <w:szCs w:val="16"/>
                <w:lang w:val="de-DE" w:eastAsia="ja-JP"/>
              </w:rPr>
              <w:t>/229</w:t>
            </w:r>
          </w:p>
        </w:tc>
      </w:tr>
      <w:tr w:rsidR="001E718E" w:rsidTr="00854352">
        <w:trPr>
          <w:cantSplit/>
          <w:trHeight w:val="70"/>
          <w:tblHeader/>
          <w:jc w:val="center"/>
        </w:trPr>
        <w:tc>
          <w:tcPr>
            <w:tcW w:w="0" w:type="auto"/>
            <w:vMerge/>
            <w:tcBorders>
              <w:top w:val="single" w:sz="4" w:space="0" w:color="auto"/>
              <w:left w:val="single" w:sz="4" w:space="0" w:color="auto"/>
              <w:bottom w:val="single" w:sz="4" w:space="0" w:color="000000" w:themeColor="text1"/>
              <w:right w:val="single" w:sz="4" w:space="0" w:color="auto"/>
            </w:tcBorders>
            <w:vAlign w:val="center"/>
            <w:hideMark/>
          </w:tcPr>
          <w:p w:rsidR="001E718E"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0x5</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3600" w:type="dxa"/>
            <w:tcBorders>
              <w:top w:val="single" w:sz="4" w:space="0" w:color="auto"/>
              <w:left w:val="single" w:sz="4" w:space="0" w:color="auto"/>
              <w:bottom w:val="single" w:sz="4" w:space="0" w:color="auto"/>
              <w:right w:val="single" w:sz="4" w:space="0" w:color="auto"/>
            </w:tcBorders>
            <w:vAlign w:val="center"/>
            <w:hideMark/>
          </w:tcPr>
          <w:p w:rsidR="001E718E" w:rsidRDefault="00935523" w:rsidP="00CC6E4C">
            <w:pPr>
              <w:jc w:val="center"/>
              <w:rPr>
                <w:rFonts w:cs="Arial"/>
                <w:sz w:val="24"/>
                <w:lang w:val="de-DE" w:eastAsia="ja-JP"/>
              </w:rPr>
            </w:pPr>
            <w:r>
              <w:rPr>
                <w:rFonts w:cs="Arial"/>
                <w:noProof/>
                <w:sz w:val="24"/>
              </w:rPr>
              <w:drawing>
                <wp:inline distT="0" distB="0" distL="0" distR="0" wp14:anchorId="4ACAF479" wp14:editId="6711953B">
                  <wp:extent cx="609600" cy="885825"/>
                  <wp:effectExtent l="0" t="0" r="0" b="9525"/>
                  <wp:docPr id="178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9600" cy="885825"/>
                          </a:xfrm>
                          <a:prstGeom prst="rect">
                            <a:avLst/>
                          </a:prstGeom>
                          <a:noFill/>
                          <a:ln>
                            <a:noFill/>
                          </a:ln>
                        </pic:spPr>
                      </pic:pic>
                    </a:graphicData>
                  </a:graphic>
                </wp:inline>
              </w:drawing>
            </w:r>
            <w:r>
              <w:rPr>
                <w:rFonts w:cs="Arial"/>
                <w:sz w:val="16"/>
                <w:szCs w:val="16"/>
                <w:lang w:val="de-DE" w:eastAsia="ja-JP"/>
              </w:rPr>
              <w:t>/230</w:t>
            </w:r>
          </w:p>
        </w:tc>
      </w:tr>
      <w:tr w:rsidR="001E718E" w:rsidTr="00854352">
        <w:trPr>
          <w:cantSplit/>
          <w:trHeight w:val="800"/>
          <w:tblHeader/>
          <w:jc w:val="center"/>
        </w:trPr>
        <w:tc>
          <w:tcPr>
            <w:tcW w:w="0" w:type="auto"/>
            <w:vMerge/>
            <w:tcBorders>
              <w:top w:val="single" w:sz="4" w:space="0" w:color="auto"/>
              <w:left w:val="single" w:sz="4" w:space="0" w:color="auto"/>
              <w:bottom w:val="single" w:sz="4" w:space="0" w:color="000000" w:themeColor="text1"/>
              <w:right w:val="single" w:sz="4" w:space="0" w:color="auto"/>
            </w:tcBorders>
            <w:vAlign w:val="center"/>
            <w:hideMark/>
          </w:tcPr>
          <w:p w:rsidR="001E718E"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0x7</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3600" w:type="dxa"/>
            <w:tcBorders>
              <w:top w:val="single" w:sz="4" w:space="0" w:color="auto"/>
              <w:left w:val="single" w:sz="4" w:space="0" w:color="auto"/>
              <w:bottom w:val="single" w:sz="4" w:space="0" w:color="auto"/>
              <w:right w:val="single" w:sz="4" w:space="0" w:color="auto"/>
            </w:tcBorders>
            <w:vAlign w:val="center"/>
            <w:hideMark/>
          </w:tcPr>
          <w:p w:rsidR="001E718E" w:rsidRDefault="00935523" w:rsidP="00CC6E4C">
            <w:pPr>
              <w:jc w:val="center"/>
              <w:rPr>
                <w:rFonts w:cs="Arial"/>
                <w:sz w:val="24"/>
                <w:lang w:val="de-DE" w:eastAsia="ja-JP"/>
              </w:rPr>
            </w:pPr>
            <w:r>
              <w:rPr>
                <w:rFonts w:cs="Arial"/>
                <w:noProof/>
                <w:sz w:val="24"/>
              </w:rPr>
              <w:drawing>
                <wp:inline distT="0" distB="0" distL="0" distR="0" wp14:anchorId="2896D905" wp14:editId="3E104D76">
                  <wp:extent cx="609600" cy="885825"/>
                  <wp:effectExtent l="0" t="0" r="0" b="9525"/>
                  <wp:docPr id="178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9600" cy="885825"/>
                          </a:xfrm>
                          <a:prstGeom prst="rect">
                            <a:avLst/>
                          </a:prstGeom>
                          <a:noFill/>
                          <a:ln>
                            <a:noFill/>
                          </a:ln>
                        </pic:spPr>
                      </pic:pic>
                    </a:graphicData>
                  </a:graphic>
                </wp:inline>
              </w:drawing>
            </w:r>
            <w:r>
              <w:rPr>
                <w:rFonts w:cs="Arial"/>
                <w:sz w:val="16"/>
                <w:szCs w:val="16"/>
                <w:lang w:val="de-DE" w:eastAsia="ja-JP"/>
              </w:rPr>
              <w:t>/231</w:t>
            </w:r>
          </w:p>
        </w:tc>
      </w:tr>
      <w:tr w:rsidR="001E718E" w:rsidTr="00854352">
        <w:trPr>
          <w:cantSplit/>
          <w:trHeight w:val="620"/>
          <w:tblHeader/>
          <w:jc w:val="center"/>
        </w:trPr>
        <w:tc>
          <w:tcPr>
            <w:tcW w:w="0" w:type="auto"/>
            <w:vMerge/>
            <w:tcBorders>
              <w:top w:val="single" w:sz="4" w:space="0" w:color="auto"/>
              <w:left w:val="single" w:sz="4" w:space="0" w:color="auto"/>
              <w:bottom w:val="single" w:sz="4" w:space="0" w:color="000000" w:themeColor="text1"/>
              <w:right w:val="single" w:sz="4" w:space="0" w:color="auto"/>
            </w:tcBorders>
            <w:vAlign w:val="center"/>
            <w:hideMark/>
          </w:tcPr>
          <w:p w:rsidR="001E718E"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0x6</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3600" w:type="dxa"/>
            <w:tcBorders>
              <w:top w:val="single" w:sz="4" w:space="0" w:color="auto"/>
              <w:left w:val="single" w:sz="4" w:space="0" w:color="auto"/>
              <w:bottom w:val="single" w:sz="4" w:space="0" w:color="auto"/>
              <w:right w:val="single" w:sz="4" w:space="0" w:color="auto"/>
            </w:tcBorders>
            <w:vAlign w:val="center"/>
            <w:hideMark/>
          </w:tcPr>
          <w:p w:rsidR="001E718E" w:rsidRDefault="00935523" w:rsidP="00CC6E4C">
            <w:pPr>
              <w:jc w:val="center"/>
              <w:rPr>
                <w:rFonts w:cs="Arial"/>
                <w:sz w:val="24"/>
                <w:lang w:val="de-DE" w:eastAsia="ja-JP"/>
              </w:rPr>
            </w:pPr>
            <w:r>
              <w:rPr>
                <w:rFonts w:cs="Arial"/>
                <w:noProof/>
                <w:sz w:val="24"/>
              </w:rPr>
              <w:drawing>
                <wp:inline distT="0" distB="0" distL="0" distR="0" wp14:anchorId="12788DFF" wp14:editId="35EC3938">
                  <wp:extent cx="609600" cy="885825"/>
                  <wp:effectExtent l="0" t="0" r="0" b="9525"/>
                  <wp:docPr id="178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9600" cy="885825"/>
                          </a:xfrm>
                          <a:prstGeom prst="rect">
                            <a:avLst/>
                          </a:prstGeom>
                          <a:noFill/>
                          <a:ln>
                            <a:noFill/>
                          </a:ln>
                        </pic:spPr>
                      </pic:pic>
                    </a:graphicData>
                  </a:graphic>
                </wp:inline>
              </w:drawing>
            </w:r>
            <w:r>
              <w:rPr>
                <w:rFonts w:cs="Arial"/>
                <w:sz w:val="16"/>
                <w:szCs w:val="16"/>
                <w:lang w:val="de-DE" w:eastAsia="ja-JP"/>
              </w:rPr>
              <w:t>/232</w:t>
            </w:r>
          </w:p>
        </w:tc>
      </w:tr>
      <w:tr w:rsidR="001E718E" w:rsidTr="00854352">
        <w:trPr>
          <w:cantSplit/>
          <w:trHeight w:val="800"/>
          <w:tblHeader/>
          <w:jc w:val="center"/>
        </w:trPr>
        <w:tc>
          <w:tcPr>
            <w:tcW w:w="0" w:type="auto"/>
            <w:vMerge/>
            <w:tcBorders>
              <w:top w:val="single" w:sz="4" w:space="0" w:color="auto"/>
              <w:left w:val="single" w:sz="4" w:space="0" w:color="auto"/>
              <w:bottom w:val="single" w:sz="4" w:space="0" w:color="000000" w:themeColor="text1"/>
              <w:right w:val="single" w:sz="4" w:space="0" w:color="auto"/>
            </w:tcBorders>
            <w:vAlign w:val="center"/>
            <w:hideMark/>
          </w:tcPr>
          <w:p w:rsidR="001E718E"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rFonts w:cs="Arial"/>
                <w:sz w:val="16"/>
                <w:szCs w:val="16"/>
                <w:lang w:val="de-DE" w:eastAsia="ja-JP"/>
              </w:rPr>
              <w:t>X</w:t>
            </w:r>
          </w:p>
        </w:tc>
        <w:tc>
          <w:tcPr>
            <w:tcW w:w="3600" w:type="dxa"/>
            <w:tcBorders>
              <w:top w:val="single" w:sz="4" w:space="0" w:color="auto"/>
              <w:left w:val="single" w:sz="4" w:space="0" w:color="auto"/>
              <w:bottom w:val="single" w:sz="4" w:space="0" w:color="auto"/>
              <w:right w:val="single" w:sz="4" w:space="0" w:color="auto"/>
            </w:tcBorders>
            <w:vAlign w:val="center"/>
            <w:hideMark/>
          </w:tcPr>
          <w:p w:rsidR="001E718E" w:rsidRDefault="00935523" w:rsidP="00CC6E4C">
            <w:pPr>
              <w:jc w:val="center"/>
              <w:rPr>
                <w:rFonts w:cs="Arial"/>
                <w:sz w:val="24"/>
                <w:lang w:val="de-DE" w:eastAsia="ja-JP"/>
              </w:rPr>
            </w:pPr>
            <w:r>
              <w:rPr>
                <w:rFonts w:cs="Arial"/>
                <w:noProof/>
                <w:sz w:val="24"/>
              </w:rPr>
              <w:drawing>
                <wp:inline distT="0" distB="0" distL="0" distR="0" wp14:anchorId="425BDB0E" wp14:editId="58EF8D63">
                  <wp:extent cx="609600" cy="885825"/>
                  <wp:effectExtent l="0" t="0" r="0" b="9525"/>
                  <wp:docPr id="17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9600" cy="885825"/>
                          </a:xfrm>
                          <a:prstGeom prst="rect">
                            <a:avLst/>
                          </a:prstGeom>
                          <a:noFill/>
                          <a:ln>
                            <a:noFill/>
                          </a:ln>
                        </pic:spPr>
                      </pic:pic>
                    </a:graphicData>
                  </a:graphic>
                </wp:inline>
              </w:drawing>
            </w:r>
            <w:r>
              <w:rPr>
                <w:rFonts w:cs="Arial"/>
                <w:sz w:val="16"/>
                <w:szCs w:val="16"/>
                <w:lang w:val="de-DE" w:eastAsia="ja-JP"/>
              </w:rPr>
              <w:t>/234</w:t>
            </w:r>
          </w:p>
        </w:tc>
      </w:tr>
      <w:tr w:rsidR="001E718E" w:rsidTr="00854352">
        <w:trPr>
          <w:cantSplit/>
          <w:trHeight w:val="215"/>
          <w:tblHeader/>
          <w:jc w:val="center"/>
        </w:trPr>
        <w:tc>
          <w:tcPr>
            <w:tcW w:w="0" w:type="auto"/>
            <w:gridSpan w:val="14"/>
            <w:tcBorders>
              <w:top w:val="single" w:sz="4" w:space="0" w:color="000000" w:themeColor="text1"/>
              <w:left w:val="single" w:sz="4" w:space="0" w:color="auto"/>
              <w:bottom w:val="single" w:sz="4" w:space="0" w:color="auto"/>
              <w:right w:val="single" w:sz="4" w:space="0" w:color="auto"/>
            </w:tcBorders>
            <w:vAlign w:val="center"/>
            <w:hideMark/>
          </w:tcPr>
          <w:p w:rsidR="001E718E" w:rsidRDefault="00935523">
            <w:pPr>
              <w:jc w:val="center"/>
              <w:rPr>
                <w:rFonts w:cs="Arial"/>
                <w:sz w:val="16"/>
                <w:szCs w:val="16"/>
                <w:lang w:val="de-DE" w:eastAsia="ja-JP"/>
              </w:rPr>
            </w:pPr>
            <w:r>
              <w:rPr>
                <w:sz w:val="16"/>
                <w:szCs w:val="16"/>
                <w:lang w:val="de-DE"/>
              </w:rPr>
              <w:t>All Other Cases</w:t>
            </w:r>
          </w:p>
        </w:tc>
        <w:tc>
          <w:tcPr>
            <w:tcW w:w="3600" w:type="dxa"/>
            <w:tcBorders>
              <w:top w:val="single" w:sz="4" w:space="0" w:color="auto"/>
              <w:left w:val="single" w:sz="4" w:space="0" w:color="auto"/>
              <w:bottom w:val="single" w:sz="4" w:space="0" w:color="auto"/>
              <w:right w:val="single" w:sz="4" w:space="0" w:color="auto"/>
            </w:tcBorders>
            <w:vAlign w:val="center"/>
            <w:hideMark/>
          </w:tcPr>
          <w:p w:rsidR="001E718E" w:rsidRDefault="00935523">
            <w:pPr>
              <w:jc w:val="center"/>
              <w:rPr>
                <w:rFonts w:cs="Arial"/>
                <w:lang w:val="de-DE" w:eastAsia="ja-JP"/>
              </w:rPr>
            </w:pPr>
            <w:r>
              <w:rPr>
                <w:lang w:val="de-DE"/>
              </w:rPr>
              <w:t>Blank (Do not show CarNonRVCSac)</w:t>
            </w:r>
          </w:p>
        </w:tc>
      </w:tr>
    </w:tbl>
    <w:p w:rsidR="00854352" w:rsidRDefault="00935523" w:rsidP="00854352">
      <w:r>
        <w:t xml:space="preserve">4” supports semi-assisted park (SAP) only, configuration Parking Assistance_Cfg is not </w:t>
      </w:r>
      <w:r>
        <w:t>required.</w:t>
      </w:r>
    </w:p>
    <w:p w:rsidR="001E718E" w:rsidRPr="00437450" w:rsidRDefault="00935523" w:rsidP="00437450"/>
    <w:p w:rsidR="00CC6E4C" w:rsidRPr="00CC6E4C" w:rsidRDefault="00CC6E4C" w:rsidP="00CC6E4C">
      <w:pPr>
        <w:pStyle w:val="Heading4"/>
        <w:rPr>
          <w:b w:val="0"/>
          <w:u w:val="single"/>
        </w:rPr>
      </w:pPr>
      <w:r w:rsidRPr="00CC6E4C">
        <w:rPr>
          <w:b w:val="0"/>
          <w:u w:val="single"/>
        </w:rPr>
        <w:t>CAMERA-FUR-REQ-165428/H-Active Park Assist (APA) Signal Processing - Positional ParkInArrow</w:t>
      </w:r>
    </w:p>
    <w:p w:rsidR="00AA03C9" w:rsidRPr="008861B1" w:rsidRDefault="00935523" w:rsidP="008861B1">
      <w:pPr>
        <w:jc w:val="center"/>
        <w:rPr>
          <w:b/>
        </w:rPr>
      </w:pPr>
      <w:r>
        <w:rPr>
          <w:b/>
        </w:rPr>
        <w:t>8” (or equivalent) displays</w:t>
      </w:r>
    </w:p>
    <w:tbl>
      <w:tblPr>
        <w:tblW w:w="0" w:type="auto"/>
        <w:jc w:val="center"/>
        <w:tblLayout w:type="fixed"/>
        <w:tblLook w:val="04A0" w:firstRow="1" w:lastRow="0" w:firstColumn="1" w:lastColumn="0" w:noHBand="0" w:noVBand="1"/>
      </w:tblPr>
      <w:tblGrid>
        <w:gridCol w:w="648"/>
        <w:gridCol w:w="498"/>
        <w:gridCol w:w="498"/>
        <w:gridCol w:w="540"/>
        <w:gridCol w:w="540"/>
        <w:gridCol w:w="528"/>
        <w:gridCol w:w="270"/>
        <w:gridCol w:w="270"/>
        <w:gridCol w:w="270"/>
        <w:gridCol w:w="540"/>
        <w:gridCol w:w="540"/>
        <w:gridCol w:w="540"/>
        <w:gridCol w:w="540"/>
        <w:gridCol w:w="540"/>
        <w:gridCol w:w="270"/>
        <w:gridCol w:w="270"/>
        <w:gridCol w:w="270"/>
        <w:gridCol w:w="1626"/>
      </w:tblGrid>
      <w:tr w:rsidR="00824FAD" w:rsidTr="00824FAD">
        <w:trPr>
          <w:cantSplit/>
          <w:trHeight w:val="2160"/>
          <w:tblHeader/>
          <w:jc w:val="center"/>
        </w:trPr>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24FAD" w:rsidRDefault="00935523">
            <w:pPr>
              <w:spacing w:line="276" w:lineRule="auto"/>
              <w:jc w:val="center"/>
              <w:rPr>
                <w:rFonts w:cs="Arial"/>
                <w:lang w:val="de-DE" w:eastAsia="ja-JP"/>
              </w:rPr>
            </w:pPr>
            <w:r>
              <w:rPr>
                <w:lang w:val="de-DE"/>
              </w:rPr>
              <w:lastRenderedPageBreak/>
              <w:t>Operational Mode</w:t>
            </w:r>
          </w:p>
        </w:tc>
        <w:tc>
          <w:tcPr>
            <w:tcW w:w="4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24FAD" w:rsidRDefault="00935523">
            <w:pPr>
              <w:spacing w:line="276" w:lineRule="auto"/>
              <w:jc w:val="center"/>
              <w:rPr>
                <w:sz w:val="16"/>
                <w:szCs w:val="16"/>
                <w:lang w:val="de-DE"/>
              </w:rPr>
            </w:pPr>
            <w:r>
              <w:rPr>
                <w:sz w:val="16"/>
                <w:szCs w:val="16"/>
                <w:lang w:val="de-DE"/>
              </w:rPr>
              <w:t>Parking Assistance (Cfg)</w:t>
            </w:r>
          </w:p>
        </w:tc>
        <w:tc>
          <w:tcPr>
            <w:tcW w:w="4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24FAD" w:rsidRDefault="00935523">
            <w:pPr>
              <w:spacing w:line="276" w:lineRule="auto"/>
              <w:jc w:val="center"/>
              <w:rPr>
                <w:rFonts w:cs="Arial"/>
                <w:sz w:val="16"/>
                <w:szCs w:val="16"/>
                <w:lang w:val="de-DE" w:eastAsia="ja-JP"/>
              </w:rPr>
            </w:pPr>
            <w:r>
              <w:rPr>
                <w:sz w:val="16"/>
                <w:szCs w:val="16"/>
                <w:lang w:val="de-DE"/>
              </w:rPr>
              <w:t>[ApaSys_D_Stat]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24FAD" w:rsidRDefault="00935523">
            <w:pPr>
              <w:spacing w:line="276" w:lineRule="auto"/>
              <w:jc w:val="center"/>
              <w:rPr>
                <w:rFonts w:cs="Arial"/>
                <w:sz w:val="16"/>
                <w:szCs w:val="16"/>
                <w:lang w:val="de-DE" w:eastAsia="ja-JP"/>
              </w:rPr>
            </w:pPr>
            <w:r>
              <w:rPr>
                <w:sz w:val="16"/>
                <w:szCs w:val="16"/>
                <w:lang w:val="de-DE"/>
              </w:rPr>
              <w:t>[ApaSteScanMde_D_Stat]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24FAD" w:rsidRDefault="00935523">
            <w:pPr>
              <w:spacing w:line="276" w:lineRule="auto"/>
              <w:jc w:val="center"/>
              <w:rPr>
                <w:rFonts w:cs="Arial"/>
                <w:sz w:val="16"/>
                <w:szCs w:val="16"/>
                <w:lang w:val="de-DE" w:eastAsia="ja-JP"/>
              </w:rPr>
            </w:pPr>
            <w:r>
              <w:rPr>
                <w:sz w:val="16"/>
                <w:szCs w:val="16"/>
                <w:lang w:val="de-DE"/>
              </w:rPr>
              <w:t>[ApaActvSide2_D_Stat]</w:t>
            </w:r>
          </w:p>
        </w:tc>
        <w:tc>
          <w:tcPr>
            <w:tcW w:w="5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24FAD" w:rsidRDefault="00935523">
            <w:pPr>
              <w:spacing w:line="276" w:lineRule="auto"/>
              <w:jc w:val="center"/>
              <w:rPr>
                <w:rFonts w:cs="Arial"/>
                <w:sz w:val="16"/>
                <w:szCs w:val="16"/>
                <w:lang w:val="de-DE" w:eastAsia="ja-JP"/>
              </w:rPr>
            </w:pPr>
            <w:r>
              <w:rPr>
                <w:sz w:val="16"/>
                <w:szCs w:val="16"/>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24FAD" w:rsidRDefault="00935523">
            <w:pPr>
              <w:spacing w:line="276" w:lineRule="auto"/>
              <w:jc w:val="center"/>
              <w:rPr>
                <w:rFonts w:cs="Arial"/>
                <w:sz w:val="16"/>
                <w:szCs w:val="16"/>
                <w:lang w:val="de-DE" w:eastAsia="ja-JP"/>
              </w:rPr>
            </w:pPr>
            <w:r>
              <w:rPr>
                <w:sz w:val="16"/>
                <w:szCs w:val="16"/>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24FAD" w:rsidRDefault="00935523">
            <w:pPr>
              <w:spacing w:line="276" w:lineRule="auto"/>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24FAD" w:rsidRDefault="00935523">
            <w:pPr>
              <w:spacing w:line="276" w:lineRule="auto"/>
              <w:jc w:val="center"/>
              <w:rPr>
                <w:rFonts w:cs="Arial"/>
                <w:sz w:val="16"/>
                <w:szCs w:val="16"/>
                <w:lang w:val="de-DE" w:eastAsia="ja-JP"/>
              </w:rPr>
            </w:pPr>
            <w:r>
              <w:rPr>
                <w:sz w:val="16"/>
                <w:szCs w:val="16"/>
                <w:lang w:val="de-DE"/>
              </w:rPr>
              <w:t>[ApaSelPoa_D_Stat]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24FAD" w:rsidRDefault="00935523">
            <w:pPr>
              <w:spacing w:line="276" w:lineRule="auto"/>
              <w:jc w:val="center"/>
              <w:rPr>
                <w:rFonts w:cs="Arial"/>
                <w:sz w:val="16"/>
                <w:szCs w:val="16"/>
                <w:lang w:val="de-DE" w:eastAsia="ja-JP"/>
              </w:rPr>
            </w:pPr>
            <w:r>
              <w:rPr>
                <w:sz w:val="16"/>
                <w:szCs w:val="16"/>
                <w:lang w:val="de-DE"/>
              </w:rPr>
              <w:t>[ApaScan_D_Stat]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24FAD" w:rsidRDefault="00935523">
            <w:pPr>
              <w:spacing w:line="276" w:lineRule="auto"/>
              <w:jc w:val="center"/>
              <w:rPr>
                <w:rFonts w:cs="Arial"/>
                <w:sz w:val="16"/>
                <w:szCs w:val="16"/>
                <w:lang w:val="de-DE" w:eastAsia="ja-JP"/>
              </w:rPr>
            </w:pPr>
            <w:r>
              <w:rPr>
                <w:sz w:val="16"/>
                <w:szCs w:val="16"/>
                <w:lang w:val="de-DE"/>
              </w:rPr>
              <w:t>[ApaLongCtl_D_RqDrv]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24FAD" w:rsidRDefault="00935523">
            <w:pPr>
              <w:spacing w:line="276" w:lineRule="auto"/>
              <w:jc w:val="center"/>
              <w:rPr>
                <w:rFonts w:cs="Arial"/>
                <w:sz w:val="16"/>
                <w:szCs w:val="16"/>
                <w:lang w:val="de-DE" w:eastAsia="ja-JP"/>
              </w:rPr>
            </w:pPr>
            <w:r>
              <w:rPr>
                <w:sz w:val="16"/>
                <w:szCs w:val="16"/>
                <w:lang w:val="de-DE"/>
              </w:rPr>
              <w:t>[ApaGearShif_D_RqDrv]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24FAD" w:rsidRDefault="00935523">
            <w:pPr>
              <w:spacing w:line="276" w:lineRule="auto"/>
              <w:jc w:val="center"/>
              <w:rPr>
                <w:rFonts w:cs="Arial"/>
                <w:sz w:val="16"/>
                <w:szCs w:val="16"/>
                <w:lang w:val="de-DE" w:eastAsia="ja-JP"/>
              </w:rPr>
            </w:pPr>
            <w:r>
              <w:rPr>
                <w:sz w:val="16"/>
                <w:szCs w:val="16"/>
                <w:lang w:val="de-DE"/>
              </w:rPr>
              <w:t>[ApaSteWhl_D_RqDrv]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24FAD" w:rsidRDefault="00935523">
            <w:pPr>
              <w:spacing w:line="276" w:lineRule="auto"/>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24FAD" w:rsidRDefault="00935523">
            <w:pPr>
              <w:spacing w:line="276" w:lineRule="auto"/>
              <w:jc w:val="center"/>
              <w:rPr>
                <w:sz w:val="16"/>
                <w:szCs w:val="16"/>
                <w:lang w:val="de-DE"/>
              </w:rPr>
            </w:pPr>
            <w:r>
              <w:rPr>
                <w:sz w:val="16"/>
                <w:szCs w:val="16"/>
                <w:lang w:val="de-DE"/>
              </w:rPr>
              <w:t>[ApaTrgtDist_D_Stat]</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24FAD" w:rsidRDefault="00935523">
            <w:pPr>
              <w:spacing w:line="276" w:lineRule="auto"/>
              <w:jc w:val="center"/>
              <w:rPr>
                <w:sz w:val="16"/>
                <w:szCs w:val="16"/>
                <w:lang w:val="de-DE"/>
              </w:rPr>
            </w:pPr>
            <w:r>
              <w:rPr>
                <w:sz w:val="16"/>
                <w:szCs w:val="16"/>
                <w:lang w:val="de-DE"/>
              </w:rPr>
              <w:t>[ApaMsgTxt_D_Rq]</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24FAD" w:rsidRDefault="00935523">
            <w:pPr>
              <w:spacing w:line="276" w:lineRule="auto"/>
              <w:jc w:val="center"/>
              <w:rPr>
                <w:rFonts w:cs="Arial"/>
                <w:sz w:val="16"/>
                <w:szCs w:val="16"/>
                <w:lang w:val="de-DE" w:eastAsia="ja-JP"/>
              </w:rPr>
            </w:pPr>
            <w:r>
              <w:rPr>
                <w:sz w:val="16"/>
                <w:szCs w:val="16"/>
                <w:lang w:val="de-DE"/>
              </w:rPr>
              <w:t>[PrkAidMsgTxt_D_Rq]</w:t>
            </w:r>
          </w:p>
        </w:tc>
        <w:tc>
          <w:tcPr>
            <w:tcW w:w="16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24FAD" w:rsidRDefault="00935523">
            <w:pPr>
              <w:spacing w:line="276" w:lineRule="auto"/>
              <w:jc w:val="center"/>
              <w:rPr>
                <w:rFonts w:cs="Arial"/>
                <w:sz w:val="24"/>
                <w:lang w:val="de-DE" w:eastAsia="ja-JP"/>
              </w:rPr>
            </w:pPr>
            <w:r>
              <w:rPr>
                <w:sz w:val="24"/>
                <w:lang w:val="de-DE"/>
              </w:rPr>
              <w:t>Display HMI</w:t>
            </w:r>
            <w:r>
              <w:rPr>
                <w:sz w:val="16"/>
                <w:szCs w:val="16"/>
                <w:vertAlign w:val="subscript"/>
                <w:lang w:val="de-DE"/>
              </w:rPr>
              <w:t>/REF#</w:t>
            </w:r>
          </w:p>
        </w:tc>
      </w:tr>
      <w:tr w:rsidR="00824FAD" w:rsidTr="00824FAD">
        <w:trPr>
          <w:cantSplit/>
          <w:jc w:val="center"/>
        </w:trPr>
        <w:tc>
          <w:tcPr>
            <w:tcW w:w="648"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824FAD" w:rsidRDefault="00935523">
            <w:pPr>
              <w:spacing w:line="276" w:lineRule="auto"/>
              <w:jc w:val="center"/>
              <w:rPr>
                <w:rFonts w:cs="Arial"/>
                <w:lang w:val="de-DE" w:eastAsia="ja-JP"/>
              </w:rPr>
            </w:pPr>
            <w:r>
              <w:rPr>
                <w:lang w:val="de-DE"/>
              </w:rPr>
              <w:t>Run</w:t>
            </w:r>
          </w:p>
          <w:p w:rsidR="00824FAD" w:rsidRDefault="00935523">
            <w:pPr>
              <w:spacing w:line="276" w:lineRule="auto"/>
              <w:jc w:val="center"/>
              <w:rPr>
                <w:rFonts w:cs="Arial"/>
                <w:lang w:val="de-DE" w:eastAsia="ja-JP"/>
              </w:rPr>
            </w:pPr>
            <w:r>
              <w:rPr>
                <w:lang w:val="de-DE"/>
              </w:rPr>
              <w:t>(as per Operational Modes and Voltage Range Definition)</w:t>
            </w:r>
          </w:p>
        </w:tc>
        <w:tc>
          <w:tcPr>
            <w:tcW w:w="49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0xA</w:t>
            </w:r>
          </w:p>
        </w:tc>
        <w:tc>
          <w:tcPr>
            <w:tcW w:w="49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0x1</w:t>
            </w:r>
          </w:p>
        </w:tc>
        <w:tc>
          <w:tcPr>
            <w:tcW w:w="52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1626" w:type="dxa"/>
            <w:tcBorders>
              <w:top w:val="single" w:sz="4" w:space="0" w:color="auto"/>
              <w:left w:val="single" w:sz="4" w:space="0" w:color="auto"/>
              <w:bottom w:val="single" w:sz="4" w:space="0" w:color="auto"/>
              <w:right w:val="single" w:sz="4" w:space="0" w:color="auto"/>
            </w:tcBorders>
            <w:vAlign w:val="center"/>
            <w:hideMark/>
          </w:tcPr>
          <w:p w:rsidR="00824FAD" w:rsidRDefault="00935523" w:rsidP="00CC6E4C">
            <w:pPr>
              <w:spacing w:line="276" w:lineRule="auto"/>
              <w:jc w:val="center"/>
              <w:rPr>
                <w:rFonts w:cs="Arial"/>
                <w:sz w:val="24"/>
                <w:lang w:val="de-DE" w:eastAsia="ja-JP"/>
              </w:rPr>
            </w:pPr>
            <w:r>
              <w:rPr>
                <w:noProof/>
              </w:rPr>
              <w:drawing>
                <wp:inline distT="0" distB="0" distL="0" distR="0">
                  <wp:extent cx="544195" cy="314325"/>
                  <wp:effectExtent l="0" t="0" r="8255" b="9525"/>
                  <wp:docPr id="1790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4195" cy="314325"/>
                          </a:xfrm>
                          <a:prstGeom prst="rect">
                            <a:avLst/>
                          </a:prstGeom>
                          <a:noFill/>
                          <a:ln>
                            <a:noFill/>
                          </a:ln>
                        </pic:spPr>
                      </pic:pic>
                    </a:graphicData>
                  </a:graphic>
                </wp:inline>
              </w:drawing>
            </w:r>
            <w:r>
              <w:rPr>
                <w:rFonts w:cs="Arial"/>
                <w:sz w:val="16"/>
                <w:szCs w:val="16"/>
                <w:vertAlign w:val="subscript"/>
                <w:lang w:val="de-DE" w:eastAsia="ja-JP"/>
              </w:rPr>
              <w:t>/223</w:t>
            </w:r>
          </w:p>
        </w:tc>
      </w:tr>
      <w:tr w:rsidR="00824FAD" w:rsidTr="00824FAD">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56" w:lineRule="auto"/>
              <w:rPr>
                <w:rFonts w:cs="Arial"/>
                <w:lang w:val="de-DE" w:eastAsia="ja-JP"/>
              </w:rPr>
            </w:pPr>
          </w:p>
        </w:tc>
        <w:tc>
          <w:tcPr>
            <w:tcW w:w="49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0xA</w:t>
            </w:r>
          </w:p>
        </w:tc>
        <w:tc>
          <w:tcPr>
            <w:tcW w:w="49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0x1</w:t>
            </w:r>
          </w:p>
        </w:tc>
        <w:tc>
          <w:tcPr>
            <w:tcW w:w="52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1626" w:type="dxa"/>
            <w:tcBorders>
              <w:top w:val="single" w:sz="4" w:space="0" w:color="auto"/>
              <w:left w:val="single" w:sz="4" w:space="0" w:color="auto"/>
              <w:bottom w:val="single" w:sz="4" w:space="0" w:color="auto"/>
              <w:right w:val="single" w:sz="4" w:space="0" w:color="auto"/>
            </w:tcBorders>
            <w:vAlign w:val="center"/>
            <w:hideMark/>
          </w:tcPr>
          <w:p w:rsidR="00824FAD" w:rsidRDefault="00935523" w:rsidP="00CC6E4C">
            <w:pPr>
              <w:spacing w:line="276" w:lineRule="auto"/>
              <w:jc w:val="center"/>
              <w:rPr>
                <w:rFonts w:cs="Arial"/>
                <w:sz w:val="24"/>
                <w:lang w:val="de-DE" w:eastAsia="ja-JP"/>
              </w:rPr>
            </w:pPr>
            <w:r>
              <w:rPr>
                <w:noProof/>
              </w:rPr>
              <w:drawing>
                <wp:inline distT="0" distB="0" distL="0" distR="0">
                  <wp:extent cx="521970" cy="314325"/>
                  <wp:effectExtent l="0" t="0" r="0" b="9525"/>
                  <wp:docPr id="1790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1970" cy="314325"/>
                          </a:xfrm>
                          <a:prstGeom prst="rect">
                            <a:avLst/>
                          </a:prstGeom>
                          <a:noFill/>
                          <a:ln>
                            <a:noFill/>
                          </a:ln>
                        </pic:spPr>
                      </pic:pic>
                    </a:graphicData>
                  </a:graphic>
                </wp:inline>
              </w:drawing>
            </w:r>
            <w:r>
              <w:rPr>
                <w:rFonts w:cs="Arial"/>
                <w:sz w:val="16"/>
                <w:szCs w:val="16"/>
                <w:vertAlign w:val="subscript"/>
                <w:lang w:val="de-DE" w:eastAsia="ja-JP"/>
              </w:rPr>
              <w:t>/224</w:t>
            </w:r>
          </w:p>
        </w:tc>
      </w:tr>
      <w:tr w:rsidR="00824FAD" w:rsidTr="00824FAD">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56" w:lineRule="auto"/>
              <w:rPr>
                <w:rFonts w:cs="Arial"/>
                <w:lang w:val="de-DE" w:eastAsia="ja-JP"/>
              </w:rPr>
            </w:pPr>
          </w:p>
        </w:tc>
        <w:tc>
          <w:tcPr>
            <w:tcW w:w="49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0xA</w:t>
            </w:r>
          </w:p>
        </w:tc>
        <w:tc>
          <w:tcPr>
            <w:tcW w:w="49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2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1626" w:type="dxa"/>
            <w:tcBorders>
              <w:top w:val="single" w:sz="4" w:space="0" w:color="auto"/>
              <w:left w:val="single" w:sz="4" w:space="0" w:color="auto"/>
              <w:bottom w:val="single" w:sz="4" w:space="0" w:color="auto"/>
              <w:right w:val="single" w:sz="4" w:space="0" w:color="auto"/>
            </w:tcBorders>
            <w:vAlign w:val="center"/>
            <w:hideMark/>
          </w:tcPr>
          <w:p w:rsidR="00824FAD" w:rsidRDefault="00935523" w:rsidP="00CC6E4C">
            <w:pPr>
              <w:spacing w:line="276" w:lineRule="auto"/>
              <w:jc w:val="center"/>
              <w:rPr>
                <w:rFonts w:cs="Arial"/>
                <w:sz w:val="24"/>
                <w:lang w:val="de-DE" w:eastAsia="ja-JP"/>
              </w:rPr>
            </w:pPr>
            <w:r>
              <w:rPr>
                <w:noProof/>
              </w:rPr>
              <w:drawing>
                <wp:inline distT="0" distB="0" distL="0" distR="0">
                  <wp:extent cx="521970" cy="314325"/>
                  <wp:effectExtent l="0" t="0" r="0" b="9525"/>
                  <wp:docPr id="1790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1970" cy="314325"/>
                          </a:xfrm>
                          <a:prstGeom prst="rect">
                            <a:avLst/>
                          </a:prstGeom>
                          <a:noFill/>
                          <a:ln>
                            <a:noFill/>
                          </a:ln>
                        </pic:spPr>
                      </pic:pic>
                    </a:graphicData>
                  </a:graphic>
                </wp:inline>
              </w:drawing>
            </w:r>
            <w:r>
              <w:rPr>
                <w:rFonts w:cs="Arial"/>
                <w:sz w:val="16"/>
                <w:szCs w:val="16"/>
                <w:vertAlign w:val="subscript"/>
                <w:lang w:val="de-DE" w:eastAsia="ja-JP"/>
              </w:rPr>
              <w:t>/225</w:t>
            </w:r>
          </w:p>
        </w:tc>
      </w:tr>
      <w:tr w:rsidR="00824FAD" w:rsidTr="00824FAD">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56" w:lineRule="auto"/>
              <w:rPr>
                <w:rFonts w:cs="Arial"/>
                <w:lang w:val="de-DE" w:eastAsia="ja-JP"/>
              </w:rPr>
            </w:pPr>
          </w:p>
        </w:tc>
        <w:tc>
          <w:tcPr>
            <w:tcW w:w="49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0xA</w:t>
            </w:r>
          </w:p>
        </w:tc>
        <w:tc>
          <w:tcPr>
            <w:tcW w:w="49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2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1626" w:type="dxa"/>
            <w:tcBorders>
              <w:top w:val="single" w:sz="4" w:space="0" w:color="auto"/>
              <w:left w:val="single" w:sz="4" w:space="0" w:color="auto"/>
              <w:bottom w:val="single" w:sz="4" w:space="0" w:color="auto"/>
              <w:right w:val="single" w:sz="4" w:space="0" w:color="auto"/>
            </w:tcBorders>
            <w:vAlign w:val="center"/>
            <w:hideMark/>
          </w:tcPr>
          <w:p w:rsidR="00824FAD" w:rsidRDefault="00935523" w:rsidP="00CC6E4C">
            <w:pPr>
              <w:spacing w:line="276" w:lineRule="auto"/>
              <w:jc w:val="center"/>
              <w:rPr>
                <w:rFonts w:cs="Arial"/>
                <w:sz w:val="24"/>
                <w:lang w:val="de-DE" w:eastAsia="ja-JP"/>
              </w:rPr>
            </w:pPr>
            <w:r>
              <w:rPr>
                <w:noProof/>
              </w:rPr>
              <w:drawing>
                <wp:inline distT="0" distB="0" distL="0" distR="0">
                  <wp:extent cx="516255" cy="314325"/>
                  <wp:effectExtent l="0" t="0" r="0" b="9525"/>
                  <wp:docPr id="1790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16255" cy="314325"/>
                          </a:xfrm>
                          <a:prstGeom prst="rect">
                            <a:avLst/>
                          </a:prstGeom>
                          <a:noFill/>
                          <a:ln>
                            <a:noFill/>
                          </a:ln>
                        </pic:spPr>
                      </pic:pic>
                    </a:graphicData>
                  </a:graphic>
                </wp:inline>
              </w:drawing>
            </w:r>
            <w:r>
              <w:rPr>
                <w:rFonts w:cs="Arial"/>
                <w:sz w:val="16"/>
                <w:szCs w:val="16"/>
                <w:vertAlign w:val="subscript"/>
                <w:lang w:val="de-DE" w:eastAsia="ja-JP"/>
              </w:rPr>
              <w:t>/226</w:t>
            </w:r>
          </w:p>
        </w:tc>
      </w:tr>
      <w:tr w:rsidR="00824FAD" w:rsidTr="00824FAD">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56" w:lineRule="auto"/>
              <w:rPr>
                <w:rFonts w:cs="Arial"/>
                <w:lang w:val="de-DE" w:eastAsia="ja-JP"/>
              </w:rPr>
            </w:pPr>
          </w:p>
        </w:tc>
        <w:tc>
          <w:tcPr>
            <w:tcW w:w="49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0xB</w:t>
            </w:r>
          </w:p>
        </w:tc>
        <w:tc>
          <w:tcPr>
            <w:tcW w:w="49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0x1</w:t>
            </w:r>
          </w:p>
        </w:tc>
        <w:tc>
          <w:tcPr>
            <w:tcW w:w="52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1626" w:type="dxa"/>
            <w:tcBorders>
              <w:top w:val="single" w:sz="4" w:space="0" w:color="auto"/>
              <w:left w:val="single" w:sz="4" w:space="0" w:color="auto"/>
              <w:bottom w:val="single" w:sz="4" w:space="0" w:color="auto"/>
              <w:right w:val="single" w:sz="4" w:space="0" w:color="auto"/>
            </w:tcBorders>
            <w:vAlign w:val="center"/>
            <w:hideMark/>
          </w:tcPr>
          <w:p w:rsidR="00824FAD" w:rsidRDefault="00935523" w:rsidP="00CC6E4C">
            <w:pPr>
              <w:spacing w:line="276" w:lineRule="auto"/>
              <w:jc w:val="center"/>
              <w:rPr>
                <w:noProof/>
              </w:rPr>
            </w:pPr>
            <w:r>
              <w:rPr>
                <w:noProof/>
              </w:rPr>
              <w:drawing>
                <wp:inline distT="0" distB="0" distL="0" distR="0">
                  <wp:extent cx="544195" cy="314325"/>
                  <wp:effectExtent l="0" t="0" r="8255" b="9525"/>
                  <wp:docPr id="1790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4195" cy="314325"/>
                          </a:xfrm>
                          <a:prstGeom prst="rect">
                            <a:avLst/>
                          </a:prstGeom>
                          <a:noFill/>
                          <a:ln>
                            <a:noFill/>
                          </a:ln>
                        </pic:spPr>
                      </pic:pic>
                    </a:graphicData>
                  </a:graphic>
                </wp:inline>
              </w:drawing>
            </w:r>
            <w:r>
              <w:rPr>
                <w:rFonts w:cs="Arial"/>
                <w:sz w:val="16"/>
                <w:szCs w:val="16"/>
                <w:vertAlign w:val="subscript"/>
                <w:lang w:val="de-DE" w:eastAsia="ja-JP"/>
              </w:rPr>
              <w:t>/527</w:t>
            </w:r>
          </w:p>
        </w:tc>
      </w:tr>
      <w:tr w:rsidR="00824FAD" w:rsidTr="00824FAD">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56" w:lineRule="auto"/>
              <w:rPr>
                <w:rFonts w:cs="Arial"/>
                <w:lang w:val="de-DE" w:eastAsia="ja-JP"/>
              </w:rPr>
            </w:pPr>
          </w:p>
        </w:tc>
        <w:tc>
          <w:tcPr>
            <w:tcW w:w="49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0xB</w:t>
            </w:r>
          </w:p>
        </w:tc>
        <w:tc>
          <w:tcPr>
            <w:tcW w:w="49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0x1</w:t>
            </w:r>
          </w:p>
        </w:tc>
        <w:tc>
          <w:tcPr>
            <w:tcW w:w="52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1626" w:type="dxa"/>
            <w:tcBorders>
              <w:top w:val="single" w:sz="4" w:space="0" w:color="auto"/>
              <w:left w:val="single" w:sz="4" w:space="0" w:color="auto"/>
              <w:bottom w:val="single" w:sz="4" w:space="0" w:color="auto"/>
              <w:right w:val="single" w:sz="4" w:space="0" w:color="auto"/>
            </w:tcBorders>
            <w:vAlign w:val="center"/>
            <w:hideMark/>
          </w:tcPr>
          <w:p w:rsidR="00824FAD" w:rsidRDefault="00935523" w:rsidP="00CC6E4C">
            <w:pPr>
              <w:spacing w:line="276" w:lineRule="auto"/>
              <w:jc w:val="center"/>
              <w:rPr>
                <w:noProof/>
              </w:rPr>
            </w:pPr>
            <w:r>
              <w:rPr>
                <w:noProof/>
              </w:rPr>
              <w:drawing>
                <wp:inline distT="0" distB="0" distL="0" distR="0">
                  <wp:extent cx="521970" cy="314325"/>
                  <wp:effectExtent l="0" t="0" r="0" b="9525"/>
                  <wp:docPr id="1790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1970" cy="314325"/>
                          </a:xfrm>
                          <a:prstGeom prst="rect">
                            <a:avLst/>
                          </a:prstGeom>
                          <a:noFill/>
                          <a:ln>
                            <a:noFill/>
                          </a:ln>
                        </pic:spPr>
                      </pic:pic>
                    </a:graphicData>
                  </a:graphic>
                </wp:inline>
              </w:drawing>
            </w:r>
            <w:r>
              <w:rPr>
                <w:rFonts w:cs="Arial"/>
                <w:sz w:val="16"/>
                <w:szCs w:val="16"/>
                <w:vertAlign w:val="subscript"/>
                <w:lang w:val="de-DE" w:eastAsia="ja-JP"/>
              </w:rPr>
              <w:t>/528</w:t>
            </w:r>
          </w:p>
        </w:tc>
      </w:tr>
      <w:tr w:rsidR="00824FAD" w:rsidTr="00824FAD">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56" w:lineRule="auto"/>
              <w:rPr>
                <w:rFonts w:cs="Arial"/>
                <w:lang w:val="de-DE" w:eastAsia="ja-JP"/>
              </w:rPr>
            </w:pPr>
          </w:p>
        </w:tc>
        <w:tc>
          <w:tcPr>
            <w:tcW w:w="49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0xB</w:t>
            </w:r>
          </w:p>
        </w:tc>
        <w:tc>
          <w:tcPr>
            <w:tcW w:w="49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2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1626" w:type="dxa"/>
            <w:tcBorders>
              <w:top w:val="single" w:sz="4" w:space="0" w:color="auto"/>
              <w:left w:val="single" w:sz="4" w:space="0" w:color="auto"/>
              <w:bottom w:val="single" w:sz="4" w:space="0" w:color="auto"/>
              <w:right w:val="single" w:sz="4" w:space="0" w:color="auto"/>
            </w:tcBorders>
            <w:vAlign w:val="center"/>
            <w:hideMark/>
          </w:tcPr>
          <w:p w:rsidR="00824FAD" w:rsidRDefault="00935523" w:rsidP="00CC6E4C">
            <w:pPr>
              <w:spacing w:line="276" w:lineRule="auto"/>
              <w:jc w:val="center"/>
              <w:rPr>
                <w:noProof/>
              </w:rPr>
            </w:pPr>
            <w:r>
              <w:rPr>
                <w:noProof/>
              </w:rPr>
              <w:drawing>
                <wp:inline distT="0" distB="0" distL="0" distR="0">
                  <wp:extent cx="521970" cy="314325"/>
                  <wp:effectExtent l="0" t="0" r="0" b="9525"/>
                  <wp:docPr id="1790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1970" cy="314325"/>
                          </a:xfrm>
                          <a:prstGeom prst="rect">
                            <a:avLst/>
                          </a:prstGeom>
                          <a:noFill/>
                          <a:ln>
                            <a:noFill/>
                          </a:ln>
                        </pic:spPr>
                      </pic:pic>
                    </a:graphicData>
                  </a:graphic>
                </wp:inline>
              </w:drawing>
            </w:r>
            <w:r>
              <w:rPr>
                <w:rFonts w:cs="Arial"/>
                <w:sz w:val="16"/>
                <w:szCs w:val="16"/>
                <w:vertAlign w:val="subscript"/>
                <w:lang w:val="de-DE" w:eastAsia="ja-JP"/>
              </w:rPr>
              <w:t>/529</w:t>
            </w:r>
          </w:p>
        </w:tc>
      </w:tr>
      <w:tr w:rsidR="00824FAD" w:rsidTr="00824FAD">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56" w:lineRule="auto"/>
              <w:rPr>
                <w:rFonts w:cs="Arial"/>
                <w:lang w:val="de-DE" w:eastAsia="ja-JP"/>
              </w:rPr>
            </w:pPr>
          </w:p>
        </w:tc>
        <w:tc>
          <w:tcPr>
            <w:tcW w:w="49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0xB</w:t>
            </w:r>
          </w:p>
        </w:tc>
        <w:tc>
          <w:tcPr>
            <w:tcW w:w="49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2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1626" w:type="dxa"/>
            <w:tcBorders>
              <w:top w:val="single" w:sz="4" w:space="0" w:color="auto"/>
              <w:left w:val="single" w:sz="4" w:space="0" w:color="auto"/>
              <w:bottom w:val="single" w:sz="4" w:space="0" w:color="auto"/>
              <w:right w:val="single" w:sz="4" w:space="0" w:color="auto"/>
            </w:tcBorders>
            <w:vAlign w:val="center"/>
            <w:hideMark/>
          </w:tcPr>
          <w:p w:rsidR="00824FAD" w:rsidRDefault="00935523" w:rsidP="00CC6E4C">
            <w:pPr>
              <w:spacing w:line="276" w:lineRule="auto"/>
              <w:jc w:val="center"/>
              <w:rPr>
                <w:noProof/>
              </w:rPr>
            </w:pPr>
            <w:r>
              <w:rPr>
                <w:noProof/>
              </w:rPr>
              <w:drawing>
                <wp:inline distT="0" distB="0" distL="0" distR="0">
                  <wp:extent cx="516255" cy="314325"/>
                  <wp:effectExtent l="0" t="0" r="0" b="9525"/>
                  <wp:docPr id="1790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16255" cy="314325"/>
                          </a:xfrm>
                          <a:prstGeom prst="rect">
                            <a:avLst/>
                          </a:prstGeom>
                          <a:noFill/>
                          <a:ln>
                            <a:noFill/>
                          </a:ln>
                        </pic:spPr>
                      </pic:pic>
                    </a:graphicData>
                  </a:graphic>
                </wp:inline>
              </w:drawing>
            </w:r>
            <w:r>
              <w:rPr>
                <w:rFonts w:cs="Arial"/>
                <w:sz w:val="16"/>
                <w:szCs w:val="16"/>
                <w:vertAlign w:val="subscript"/>
                <w:lang w:val="de-DE" w:eastAsia="ja-JP"/>
              </w:rPr>
              <w:t>/530</w:t>
            </w:r>
          </w:p>
        </w:tc>
      </w:tr>
      <w:tr w:rsidR="00824FAD" w:rsidTr="00824FAD">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56" w:lineRule="auto"/>
              <w:rPr>
                <w:rFonts w:cs="Arial"/>
                <w:lang w:val="de-DE" w:eastAsia="ja-JP"/>
              </w:rPr>
            </w:pPr>
          </w:p>
        </w:tc>
        <w:tc>
          <w:tcPr>
            <w:tcW w:w="49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0xB</w:t>
            </w:r>
          </w:p>
        </w:tc>
        <w:tc>
          <w:tcPr>
            <w:tcW w:w="49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0x1</w:t>
            </w:r>
          </w:p>
        </w:tc>
        <w:tc>
          <w:tcPr>
            <w:tcW w:w="52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0x5</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1626" w:type="dxa"/>
            <w:tcBorders>
              <w:top w:val="single" w:sz="4" w:space="0" w:color="auto"/>
              <w:left w:val="single" w:sz="4" w:space="0" w:color="auto"/>
              <w:bottom w:val="single" w:sz="4" w:space="0" w:color="auto"/>
              <w:right w:val="single" w:sz="4" w:space="0" w:color="auto"/>
            </w:tcBorders>
            <w:vAlign w:val="center"/>
            <w:hideMark/>
          </w:tcPr>
          <w:p w:rsidR="00824FAD" w:rsidRDefault="00935523" w:rsidP="00CC6E4C">
            <w:pPr>
              <w:spacing w:line="276" w:lineRule="auto"/>
              <w:jc w:val="center"/>
              <w:rPr>
                <w:noProof/>
              </w:rPr>
            </w:pPr>
            <w:r>
              <w:rPr>
                <w:noProof/>
              </w:rPr>
              <w:drawing>
                <wp:inline distT="0" distB="0" distL="0" distR="0">
                  <wp:extent cx="544195" cy="314325"/>
                  <wp:effectExtent l="0" t="0" r="8255" b="9525"/>
                  <wp:docPr id="1790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4195" cy="314325"/>
                          </a:xfrm>
                          <a:prstGeom prst="rect">
                            <a:avLst/>
                          </a:prstGeom>
                          <a:noFill/>
                          <a:ln>
                            <a:noFill/>
                          </a:ln>
                        </pic:spPr>
                      </pic:pic>
                    </a:graphicData>
                  </a:graphic>
                </wp:inline>
              </w:drawing>
            </w:r>
            <w:r>
              <w:rPr>
                <w:rFonts w:cs="Arial"/>
                <w:sz w:val="16"/>
                <w:szCs w:val="16"/>
                <w:vertAlign w:val="subscript"/>
                <w:lang w:val="de-DE" w:eastAsia="ja-JP"/>
              </w:rPr>
              <w:t>/531</w:t>
            </w:r>
          </w:p>
        </w:tc>
      </w:tr>
      <w:tr w:rsidR="00824FAD" w:rsidTr="00824FAD">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56" w:lineRule="auto"/>
              <w:rPr>
                <w:rFonts w:cs="Arial"/>
                <w:lang w:val="de-DE" w:eastAsia="ja-JP"/>
              </w:rPr>
            </w:pPr>
          </w:p>
        </w:tc>
        <w:tc>
          <w:tcPr>
            <w:tcW w:w="49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0xB</w:t>
            </w:r>
          </w:p>
        </w:tc>
        <w:tc>
          <w:tcPr>
            <w:tcW w:w="49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0x1</w:t>
            </w:r>
          </w:p>
        </w:tc>
        <w:tc>
          <w:tcPr>
            <w:tcW w:w="52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0x5</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1626" w:type="dxa"/>
            <w:tcBorders>
              <w:top w:val="single" w:sz="4" w:space="0" w:color="auto"/>
              <w:left w:val="single" w:sz="4" w:space="0" w:color="auto"/>
              <w:bottom w:val="single" w:sz="4" w:space="0" w:color="auto"/>
              <w:right w:val="single" w:sz="4" w:space="0" w:color="auto"/>
            </w:tcBorders>
            <w:vAlign w:val="center"/>
            <w:hideMark/>
          </w:tcPr>
          <w:p w:rsidR="00824FAD" w:rsidRDefault="00935523" w:rsidP="00CC6E4C">
            <w:pPr>
              <w:spacing w:line="276" w:lineRule="auto"/>
              <w:jc w:val="center"/>
              <w:rPr>
                <w:noProof/>
              </w:rPr>
            </w:pPr>
            <w:r>
              <w:rPr>
                <w:noProof/>
              </w:rPr>
              <w:drawing>
                <wp:inline distT="0" distB="0" distL="0" distR="0">
                  <wp:extent cx="521970" cy="314325"/>
                  <wp:effectExtent l="0" t="0" r="0" b="9525"/>
                  <wp:docPr id="1790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1970" cy="314325"/>
                          </a:xfrm>
                          <a:prstGeom prst="rect">
                            <a:avLst/>
                          </a:prstGeom>
                          <a:noFill/>
                          <a:ln>
                            <a:noFill/>
                          </a:ln>
                        </pic:spPr>
                      </pic:pic>
                    </a:graphicData>
                  </a:graphic>
                </wp:inline>
              </w:drawing>
            </w:r>
            <w:r>
              <w:rPr>
                <w:rFonts w:cs="Arial"/>
                <w:sz w:val="16"/>
                <w:szCs w:val="16"/>
                <w:vertAlign w:val="subscript"/>
                <w:lang w:val="de-DE" w:eastAsia="ja-JP"/>
              </w:rPr>
              <w:t>/532</w:t>
            </w:r>
          </w:p>
        </w:tc>
      </w:tr>
      <w:tr w:rsidR="00824FAD" w:rsidTr="00824FAD">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56" w:lineRule="auto"/>
              <w:rPr>
                <w:rFonts w:cs="Arial"/>
                <w:lang w:val="de-DE" w:eastAsia="ja-JP"/>
              </w:rPr>
            </w:pPr>
          </w:p>
        </w:tc>
        <w:tc>
          <w:tcPr>
            <w:tcW w:w="49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0xB</w:t>
            </w:r>
          </w:p>
        </w:tc>
        <w:tc>
          <w:tcPr>
            <w:tcW w:w="49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2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0x5</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1626" w:type="dxa"/>
            <w:tcBorders>
              <w:top w:val="single" w:sz="4" w:space="0" w:color="auto"/>
              <w:left w:val="single" w:sz="4" w:space="0" w:color="auto"/>
              <w:bottom w:val="single" w:sz="4" w:space="0" w:color="auto"/>
              <w:right w:val="single" w:sz="4" w:space="0" w:color="auto"/>
            </w:tcBorders>
            <w:vAlign w:val="center"/>
            <w:hideMark/>
          </w:tcPr>
          <w:p w:rsidR="00824FAD" w:rsidRDefault="00935523" w:rsidP="00CC6E4C">
            <w:pPr>
              <w:spacing w:line="276" w:lineRule="auto"/>
              <w:jc w:val="center"/>
              <w:rPr>
                <w:noProof/>
              </w:rPr>
            </w:pPr>
            <w:r>
              <w:rPr>
                <w:noProof/>
              </w:rPr>
              <w:drawing>
                <wp:inline distT="0" distB="0" distL="0" distR="0">
                  <wp:extent cx="521970" cy="314325"/>
                  <wp:effectExtent l="0" t="0" r="0" b="9525"/>
                  <wp:docPr id="179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1970" cy="314325"/>
                          </a:xfrm>
                          <a:prstGeom prst="rect">
                            <a:avLst/>
                          </a:prstGeom>
                          <a:noFill/>
                          <a:ln>
                            <a:noFill/>
                          </a:ln>
                        </pic:spPr>
                      </pic:pic>
                    </a:graphicData>
                  </a:graphic>
                </wp:inline>
              </w:drawing>
            </w:r>
            <w:r>
              <w:rPr>
                <w:rFonts w:cs="Arial"/>
                <w:sz w:val="16"/>
                <w:szCs w:val="16"/>
                <w:vertAlign w:val="subscript"/>
                <w:lang w:val="de-DE" w:eastAsia="ja-JP"/>
              </w:rPr>
              <w:t>/533</w:t>
            </w:r>
          </w:p>
        </w:tc>
      </w:tr>
      <w:tr w:rsidR="00824FAD" w:rsidTr="00824FAD">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56" w:lineRule="auto"/>
              <w:rPr>
                <w:rFonts w:cs="Arial"/>
                <w:lang w:val="de-DE" w:eastAsia="ja-JP"/>
              </w:rPr>
            </w:pPr>
          </w:p>
        </w:tc>
        <w:tc>
          <w:tcPr>
            <w:tcW w:w="49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0xB</w:t>
            </w:r>
          </w:p>
        </w:tc>
        <w:tc>
          <w:tcPr>
            <w:tcW w:w="49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2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0x5</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1626" w:type="dxa"/>
            <w:tcBorders>
              <w:top w:val="single" w:sz="4" w:space="0" w:color="auto"/>
              <w:left w:val="single" w:sz="4" w:space="0" w:color="auto"/>
              <w:bottom w:val="single" w:sz="4" w:space="0" w:color="auto"/>
              <w:right w:val="single" w:sz="4" w:space="0" w:color="auto"/>
            </w:tcBorders>
            <w:vAlign w:val="center"/>
            <w:hideMark/>
          </w:tcPr>
          <w:p w:rsidR="00824FAD" w:rsidRDefault="00935523" w:rsidP="00CC6E4C">
            <w:pPr>
              <w:spacing w:line="276" w:lineRule="auto"/>
              <w:jc w:val="center"/>
              <w:rPr>
                <w:noProof/>
              </w:rPr>
            </w:pPr>
            <w:r>
              <w:rPr>
                <w:noProof/>
              </w:rPr>
              <w:drawing>
                <wp:inline distT="0" distB="0" distL="0" distR="0">
                  <wp:extent cx="516255" cy="314325"/>
                  <wp:effectExtent l="0" t="0" r="0" b="9525"/>
                  <wp:docPr id="179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16255" cy="314325"/>
                          </a:xfrm>
                          <a:prstGeom prst="rect">
                            <a:avLst/>
                          </a:prstGeom>
                          <a:noFill/>
                          <a:ln>
                            <a:noFill/>
                          </a:ln>
                        </pic:spPr>
                      </pic:pic>
                    </a:graphicData>
                  </a:graphic>
                </wp:inline>
              </w:drawing>
            </w:r>
            <w:r>
              <w:rPr>
                <w:rFonts w:cs="Arial"/>
                <w:sz w:val="16"/>
                <w:szCs w:val="16"/>
                <w:vertAlign w:val="subscript"/>
                <w:lang w:val="de-DE" w:eastAsia="ja-JP"/>
              </w:rPr>
              <w:t>/534</w:t>
            </w:r>
          </w:p>
        </w:tc>
      </w:tr>
      <w:tr w:rsidR="00824FAD" w:rsidTr="00824FAD">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56" w:lineRule="auto"/>
              <w:rPr>
                <w:rFonts w:cs="Arial"/>
                <w:lang w:val="de-DE" w:eastAsia="ja-JP"/>
              </w:rPr>
            </w:pPr>
          </w:p>
        </w:tc>
        <w:tc>
          <w:tcPr>
            <w:tcW w:w="49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0xB</w:t>
            </w:r>
          </w:p>
        </w:tc>
        <w:tc>
          <w:tcPr>
            <w:tcW w:w="49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0x1</w:t>
            </w:r>
          </w:p>
        </w:tc>
        <w:tc>
          <w:tcPr>
            <w:tcW w:w="52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0xB</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1626" w:type="dxa"/>
            <w:tcBorders>
              <w:top w:val="single" w:sz="4" w:space="0" w:color="auto"/>
              <w:left w:val="single" w:sz="4" w:space="0" w:color="auto"/>
              <w:bottom w:val="single" w:sz="4" w:space="0" w:color="auto"/>
              <w:right w:val="single" w:sz="4" w:space="0" w:color="auto"/>
            </w:tcBorders>
            <w:vAlign w:val="center"/>
            <w:hideMark/>
          </w:tcPr>
          <w:p w:rsidR="00824FAD" w:rsidRDefault="00935523" w:rsidP="00CC6E4C">
            <w:pPr>
              <w:spacing w:line="276" w:lineRule="auto"/>
              <w:jc w:val="center"/>
              <w:rPr>
                <w:noProof/>
              </w:rPr>
            </w:pPr>
            <w:r>
              <w:rPr>
                <w:noProof/>
              </w:rPr>
              <w:drawing>
                <wp:inline distT="0" distB="0" distL="0" distR="0">
                  <wp:extent cx="544195" cy="314325"/>
                  <wp:effectExtent l="0" t="0" r="8255" b="9525"/>
                  <wp:docPr id="179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4195" cy="314325"/>
                          </a:xfrm>
                          <a:prstGeom prst="rect">
                            <a:avLst/>
                          </a:prstGeom>
                          <a:noFill/>
                          <a:ln>
                            <a:noFill/>
                          </a:ln>
                        </pic:spPr>
                      </pic:pic>
                    </a:graphicData>
                  </a:graphic>
                </wp:inline>
              </w:drawing>
            </w:r>
            <w:r>
              <w:rPr>
                <w:rFonts w:cs="Arial"/>
                <w:sz w:val="16"/>
                <w:szCs w:val="16"/>
                <w:vertAlign w:val="subscript"/>
                <w:lang w:val="de-DE" w:eastAsia="ja-JP"/>
              </w:rPr>
              <w:t>/586</w:t>
            </w:r>
          </w:p>
        </w:tc>
      </w:tr>
      <w:tr w:rsidR="00824FAD" w:rsidTr="00824FAD">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56" w:lineRule="auto"/>
              <w:rPr>
                <w:rFonts w:cs="Arial"/>
                <w:lang w:val="de-DE" w:eastAsia="ja-JP"/>
              </w:rPr>
            </w:pPr>
          </w:p>
        </w:tc>
        <w:tc>
          <w:tcPr>
            <w:tcW w:w="49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0xB</w:t>
            </w:r>
          </w:p>
        </w:tc>
        <w:tc>
          <w:tcPr>
            <w:tcW w:w="49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0x1</w:t>
            </w:r>
          </w:p>
        </w:tc>
        <w:tc>
          <w:tcPr>
            <w:tcW w:w="52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0xB</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1626" w:type="dxa"/>
            <w:tcBorders>
              <w:top w:val="single" w:sz="4" w:space="0" w:color="auto"/>
              <w:left w:val="single" w:sz="4" w:space="0" w:color="auto"/>
              <w:bottom w:val="single" w:sz="4" w:space="0" w:color="auto"/>
              <w:right w:val="single" w:sz="4" w:space="0" w:color="auto"/>
            </w:tcBorders>
            <w:vAlign w:val="center"/>
            <w:hideMark/>
          </w:tcPr>
          <w:p w:rsidR="00824FAD" w:rsidRDefault="00935523" w:rsidP="00CC6E4C">
            <w:pPr>
              <w:spacing w:line="276" w:lineRule="auto"/>
              <w:jc w:val="center"/>
              <w:rPr>
                <w:noProof/>
              </w:rPr>
            </w:pPr>
            <w:r>
              <w:rPr>
                <w:noProof/>
              </w:rPr>
              <w:drawing>
                <wp:inline distT="0" distB="0" distL="0" distR="0">
                  <wp:extent cx="521970" cy="314325"/>
                  <wp:effectExtent l="0" t="0" r="0" b="9525"/>
                  <wp:docPr id="179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1970" cy="314325"/>
                          </a:xfrm>
                          <a:prstGeom prst="rect">
                            <a:avLst/>
                          </a:prstGeom>
                          <a:noFill/>
                          <a:ln>
                            <a:noFill/>
                          </a:ln>
                        </pic:spPr>
                      </pic:pic>
                    </a:graphicData>
                  </a:graphic>
                </wp:inline>
              </w:drawing>
            </w:r>
            <w:r>
              <w:rPr>
                <w:rFonts w:cs="Arial"/>
                <w:sz w:val="16"/>
                <w:szCs w:val="16"/>
                <w:vertAlign w:val="subscript"/>
                <w:lang w:val="de-DE" w:eastAsia="ja-JP"/>
              </w:rPr>
              <w:t>/587</w:t>
            </w:r>
          </w:p>
        </w:tc>
      </w:tr>
      <w:tr w:rsidR="00824FAD" w:rsidTr="00824FAD">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56" w:lineRule="auto"/>
              <w:rPr>
                <w:rFonts w:cs="Arial"/>
                <w:lang w:val="de-DE" w:eastAsia="ja-JP"/>
              </w:rPr>
            </w:pPr>
          </w:p>
        </w:tc>
        <w:tc>
          <w:tcPr>
            <w:tcW w:w="49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0xB</w:t>
            </w:r>
          </w:p>
        </w:tc>
        <w:tc>
          <w:tcPr>
            <w:tcW w:w="49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2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0xB</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1626" w:type="dxa"/>
            <w:tcBorders>
              <w:top w:val="single" w:sz="4" w:space="0" w:color="auto"/>
              <w:left w:val="single" w:sz="4" w:space="0" w:color="auto"/>
              <w:bottom w:val="single" w:sz="4" w:space="0" w:color="auto"/>
              <w:right w:val="single" w:sz="4" w:space="0" w:color="auto"/>
            </w:tcBorders>
            <w:vAlign w:val="center"/>
            <w:hideMark/>
          </w:tcPr>
          <w:p w:rsidR="00824FAD" w:rsidRDefault="00935523" w:rsidP="00CC6E4C">
            <w:pPr>
              <w:spacing w:line="276" w:lineRule="auto"/>
              <w:jc w:val="center"/>
              <w:rPr>
                <w:noProof/>
              </w:rPr>
            </w:pPr>
            <w:r>
              <w:rPr>
                <w:noProof/>
              </w:rPr>
              <w:drawing>
                <wp:inline distT="0" distB="0" distL="0" distR="0">
                  <wp:extent cx="521970" cy="314325"/>
                  <wp:effectExtent l="0" t="0" r="0" b="9525"/>
                  <wp:docPr id="179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1970" cy="314325"/>
                          </a:xfrm>
                          <a:prstGeom prst="rect">
                            <a:avLst/>
                          </a:prstGeom>
                          <a:noFill/>
                          <a:ln>
                            <a:noFill/>
                          </a:ln>
                        </pic:spPr>
                      </pic:pic>
                    </a:graphicData>
                  </a:graphic>
                </wp:inline>
              </w:drawing>
            </w:r>
            <w:r>
              <w:rPr>
                <w:rFonts w:cs="Arial"/>
                <w:sz w:val="16"/>
                <w:szCs w:val="16"/>
                <w:vertAlign w:val="subscript"/>
                <w:lang w:val="de-DE" w:eastAsia="ja-JP"/>
              </w:rPr>
              <w:t>/588</w:t>
            </w:r>
          </w:p>
        </w:tc>
      </w:tr>
      <w:tr w:rsidR="00824FAD" w:rsidTr="00824FAD">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56" w:lineRule="auto"/>
              <w:rPr>
                <w:rFonts w:cs="Arial"/>
                <w:lang w:val="de-DE" w:eastAsia="ja-JP"/>
              </w:rPr>
            </w:pPr>
          </w:p>
        </w:tc>
        <w:tc>
          <w:tcPr>
            <w:tcW w:w="49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0xB</w:t>
            </w:r>
          </w:p>
        </w:tc>
        <w:tc>
          <w:tcPr>
            <w:tcW w:w="49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0x2</w:t>
            </w:r>
          </w:p>
        </w:tc>
        <w:tc>
          <w:tcPr>
            <w:tcW w:w="528"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0xB</w:t>
            </w:r>
          </w:p>
        </w:tc>
        <w:tc>
          <w:tcPr>
            <w:tcW w:w="270"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sz w:val="16"/>
                <w:szCs w:val="16"/>
                <w:lang w:val="de-DE" w:eastAsia="ja-JP"/>
              </w:rPr>
            </w:pPr>
            <w:r>
              <w:rPr>
                <w:rFonts w:cs="Arial"/>
                <w:sz w:val="16"/>
                <w:szCs w:val="16"/>
                <w:lang w:val="de-DE" w:eastAsia="ja-JP"/>
              </w:rPr>
              <w:t>X</w:t>
            </w:r>
          </w:p>
        </w:tc>
        <w:tc>
          <w:tcPr>
            <w:tcW w:w="1626" w:type="dxa"/>
            <w:tcBorders>
              <w:top w:val="single" w:sz="4" w:space="0" w:color="auto"/>
              <w:left w:val="single" w:sz="4" w:space="0" w:color="auto"/>
              <w:bottom w:val="single" w:sz="4" w:space="0" w:color="auto"/>
              <w:right w:val="single" w:sz="4" w:space="0" w:color="auto"/>
            </w:tcBorders>
            <w:vAlign w:val="center"/>
            <w:hideMark/>
          </w:tcPr>
          <w:p w:rsidR="00824FAD" w:rsidRDefault="00935523" w:rsidP="00CC6E4C">
            <w:pPr>
              <w:spacing w:line="276" w:lineRule="auto"/>
              <w:jc w:val="center"/>
              <w:rPr>
                <w:noProof/>
              </w:rPr>
            </w:pPr>
            <w:r>
              <w:rPr>
                <w:noProof/>
              </w:rPr>
              <w:drawing>
                <wp:inline distT="0" distB="0" distL="0" distR="0">
                  <wp:extent cx="516255" cy="314325"/>
                  <wp:effectExtent l="0" t="0" r="0" b="9525"/>
                  <wp:docPr id="179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16255" cy="314325"/>
                          </a:xfrm>
                          <a:prstGeom prst="rect">
                            <a:avLst/>
                          </a:prstGeom>
                          <a:noFill/>
                          <a:ln>
                            <a:noFill/>
                          </a:ln>
                        </pic:spPr>
                      </pic:pic>
                    </a:graphicData>
                  </a:graphic>
                </wp:inline>
              </w:drawing>
            </w:r>
            <w:r>
              <w:rPr>
                <w:rFonts w:cs="Arial"/>
                <w:sz w:val="16"/>
                <w:szCs w:val="16"/>
                <w:vertAlign w:val="subscript"/>
                <w:lang w:val="de-DE" w:eastAsia="ja-JP"/>
              </w:rPr>
              <w:t>/589</w:t>
            </w:r>
          </w:p>
        </w:tc>
      </w:tr>
      <w:tr w:rsidR="00824FAD" w:rsidTr="00824FAD">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56" w:lineRule="auto"/>
              <w:rPr>
                <w:rFonts w:cs="Arial"/>
                <w:lang w:val="de-DE" w:eastAsia="ja-JP"/>
              </w:rPr>
            </w:pPr>
          </w:p>
        </w:tc>
        <w:tc>
          <w:tcPr>
            <w:tcW w:w="6924" w:type="dxa"/>
            <w:gridSpan w:val="16"/>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rFonts w:cs="Arial"/>
                <w:lang w:val="de-DE" w:eastAsia="ja-JP"/>
              </w:rPr>
            </w:pPr>
            <w:r>
              <w:rPr>
                <w:lang w:val="de-DE"/>
              </w:rPr>
              <w:t>All Other Cases</w:t>
            </w:r>
          </w:p>
        </w:tc>
        <w:tc>
          <w:tcPr>
            <w:tcW w:w="1626" w:type="dxa"/>
            <w:tcBorders>
              <w:top w:val="single" w:sz="4" w:space="0" w:color="auto"/>
              <w:left w:val="single" w:sz="4" w:space="0" w:color="auto"/>
              <w:bottom w:val="single" w:sz="4" w:space="0" w:color="auto"/>
              <w:right w:val="single" w:sz="4" w:space="0" w:color="auto"/>
            </w:tcBorders>
            <w:vAlign w:val="center"/>
            <w:hideMark/>
          </w:tcPr>
          <w:p w:rsidR="00824FAD" w:rsidRDefault="00935523">
            <w:pPr>
              <w:spacing w:line="276" w:lineRule="auto"/>
              <w:jc w:val="center"/>
              <w:rPr>
                <w:sz w:val="24"/>
                <w:lang w:val="de-DE"/>
              </w:rPr>
            </w:pPr>
            <w:r>
              <w:rPr>
                <w:sz w:val="24"/>
                <w:lang w:val="de-DE"/>
              </w:rPr>
              <w:t>Blank</w:t>
            </w:r>
          </w:p>
          <w:p w:rsidR="00824FAD" w:rsidRDefault="00935523">
            <w:pPr>
              <w:spacing w:line="276" w:lineRule="auto"/>
              <w:jc w:val="center"/>
              <w:rPr>
                <w:rFonts w:cs="Arial"/>
                <w:sz w:val="24"/>
                <w:lang w:val="de-DE" w:eastAsia="ja-JP"/>
              </w:rPr>
            </w:pPr>
            <w:r>
              <w:rPr>
                <w:sz w:val="24"/>
                <w:lang w:val="de-DE"/>
              </w:rPr>
              <w:t>(Do not show ParkInArrow)</w:t>
            </w:r>
          </w:p>
        </w:tc>
      </w:tr>
    </w:tbl>
    <w:p w:rsidR="00AA03C9" w:rsidRDefault="00935523" w:rsidP="00AA03C9">
      <w:pPr>
        <w:jc w:val="center"/>
      </w:pPr>
      <w:r>
        <w:rPr>
          <w:u w:val="single"/>
        </w:rPr>
        <w:t>A</w:t>
      </w:r>
      <w:r>
        <w:t xml:space="preserve">ctive </w:t>
      </w:r>
      <w:r>
        <w:rPr>
          <w:u w:val="single"/>
        </w:rPr>
        <w:t>P</w:t>
      </w:r>
      <w:r>
        <w:t xml:space="preserve">ark </w:t>
      </w:r>
      <w:r>
        <w:rPr>
          <w:u w:val="single"/>
        </w:rPr>
        <w:t>A</w:t>
      </w:r>
      <w:r>
        <w:t>ssist (APA) Positional ParkInArrow</w:t>
      </w:r>
    </w:p>
    <w:p w:rsidR="00AA03C9" w:rsidRDefault="00935523" w:rsidP="00AA03C9">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AA03C9" w:rsidRDefault="00935523" w:rsidP="00AA03C9">
      <w:r>
        <w:rPr>
          <w:rFonts w:cs="Arial"/>
        </w:rPr>
        <w:lastRenderedPageBreak/>
        <w:t>‡ -</w:t>
      </w:r>
      <w:r>
        <w:rPr>
          <w:sz w:val="16"/>
          <w:szCs w:val="16"/>
        </w:rPr>
        <w:t xml:space="preserve"> Only if supported by the implementing program as per REQ-130570. If not supported but required by signal processing tables, treat as data 0x1.</w:t>
      </w:r>
    </w:p>
    <w:p w:rsidR="00AB1D99" w:rsidRDefault="00935523" w:rsidP="00AA03C9"/>
    <w:p w:rsidR="008861B1" w:rsidRDefault="00935523" w:rsidP="00AA03C9"/>
    <w:p w:rsidR="008861B1" w:rsidRDefault="00935523" w:rsidP="008861B1">
      <w:pPr>
        <w:jc w:val="center"/>
        <w:rPr>
          <w:b/>
        </w:rPr>
      </w:pPr>
      <w:r>
        <w:rPr>
          <w:b/>
        </w:rPr>
        <w:t>4” displays</w:t>
      </w:r>
    </w:p>
    <w:tbl>
      <w:tblPr>
        <w:tblStyle w:val="TableGrid"/>
        <w:tblW w:w="0" w:type="auto"/>
        <w:jc w:val="center"/>
        <w:tblLook w:val="04A0" w:firstRow="1" w:lastRow="0" w:firstColumn="1" w:lastColumn="0" w:noHBand="0" w:noVBand="1"/>
      </w:tblPr>
      <w:tblGrid>
        <w:gridCol w:w="636"/>
        <w:gridCol w:w="474"/>
        <w:gridCol w:w="474"/>
        <w:gridCol w:w="474"/>
        <w:gridCol w:w="474"/>
        <w:gridCol w:w="406"/>
        <w:gridCol w:w="406"/>
        <w:gridCol w:w="406"/>
        <w:gridCol w:w="474"/>
        <w:gridCol w:w="474"/>
        <w:gridCol w:w="474"/>
        <w:gridCol w:w="474"/>
        <w:gridCol w:w="406"/>
        <w:gridCol w:w="406"/>
        <w:gridCol w:w="3764"/>
      </w:tblGrid>
      <w:tr w:rsidR="008861B1" w:rsidTr="008861B1">
        <w:trPr>
          <w:cantSplit/>
          <w:trHeight w:val="2156"/>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861B1" w:rsidRDefault="00935523">
            <w:pPr>
              <w:ind w:left="113" w:right="113"/>
              <w:jc w:val="center"/>
              <w:rPr>
                <w:rFonts w:cs="Arial"/>
                <w:sz w:val="16"/>
                <w:szCs w:val="16"/>
                <w:lang w:val="de-DE" w:eastAsia="ja-JP"/>
              </w:rPr>
            </w:pPr>
            <w:r>
              <w:rPr>
                <w:sz w:val="16"/>
                <w:szCs w:val="16"/>
                <w:lang w:val="de-DE"/>
              </w:rPr>
              <w:t>Operational Mode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861B1" w:rsidRDefault="00935523">
            <w:pPr>
              <w:ind w:left="113" w:right="113"/>
              <w:jc w:val="center"/>
              <w:rPr>
                <w:rFonts w:cs="Arial"/>
                <w:sz w:val="16"/>
                <w:szCs w:val="16"/>
                <w:lang w:val="de-DE" w:eastAsia="ja-JP"/>
              </w:rPr>
            </w:pPr>
            <w:r>
              <w:rPr>
                <w:sz w:val="16"/>
                <w:szCs w:val="16"/>
                <w:lang w:val="de-DE"/>
              </w:rPr>
              <w:t>[ApaSys_D_Stat]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861B1" w:rsidRDefault="00935523">
            <w:pPr>
              <w:ind w:left="113" w:right="113"/>
              <w:jc w:val="center"/>
              <w:rPr>
                <w:rFonts w:cs="Arial"/>
                <w:sz w:val="16"/>
                <w:szCs w:val="16"/>
                <w:lang w:val="de-DE" w:eastAsia="ja-JP"/>
              </w:rPr>
            </w:pPr>
            <w:r>
              <w:rPr>
                <w:sz w:val="16"/>
                <w:szCs w:val="16"/>
                <w:lang w:val="de-DE"/>
              </w:rPr>
              <w:t>[ApaSteScanMde_D_Stat]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861B1" w:rsidRDefault="00935523">
            <w:pPr>
              <w:ind w:left="113" w:right="113"/>
              <w:jc w:val="center"/>
              <w:rPr>
                <w:rFonts w:cs="Arial"/>
                <w:sz w:val="16"/>
                <w:szCs w:val="16"/>
                <w:lang w:val="de-DE" w:eastAsia="ja-JP"/>
              </w:rPr>
            </w:pPr>
            <w:r>
              <w:rPr>
                <w:sz w:val="16"/>
                <w:szCs w:val="16"/>
                <w:lang w:val="de-DE"/>
              </w:rPr>
              <w:t>[ApaActvSide2_D_Stat]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861B1" w:rsidRDefault="00935523">
            <w:pPr>
              <w:ind w:left="113" w:right="113"/>
              <w:jc w:val="center"/>
              <w:rPr>
                <w:rFonts w:cs="Arial"/>
                <w:sz w:val="16"/>
                <w:szCs w:val="16"/>
                <w:lang w:val="de-DE" w:eastAsia="ja-JP"/>
              </w:rPr>
            </w:pPr>
            <w:r>
              <w:rPr>
                <w:sz w:val="16"/>
                <w:szCs w:val="16"/>
                <w:lang w:val="de-DE"/>
              </w:rPr>
              <w:t>[ApaMde_D_Stat]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861B1" w:rsidRDefault="00935523">
            <w:pPr>
              <w:ind w:left="113" w:right="113"/>
              <w:jc w:val="center"/>
              <w:rPr>
                <w:rFonts w:cs="Arial"/>
                <w:sz w:val="16"/>
                <w:szCs w:val="16"/>
                <w:lang w:val="de-DE" w:eastAsia="ja-JP"/>
              </w:rPr>
            </w:pPr>
            <w:r>
              <w:rPr>
                <w:sz w:val="16"/>
                <w:szCs w:val="16"/>
                <w:lang w:val="de-DE"/>
              </w:rPr>
              <w:t>[ApaSelSapp_D_Stat]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861B1" w:rsidRDefault="00935523">
            <w:pPr>
              <w:ind w:left="113" w:right="113"/>
              <w:jc w:val="center"/>
              <w:rPr>
                <w:rFonts w:cs="Arial"/>
                <w:sz w:val="16"/>
                <w:szCs w:val="16"/>
                <w:lang w:val="de-DE" w:eastAsia="ja-JP"/>
              </w:rPr>
            </w:pPr>
            <w:r>
              <w:rPr>
                <w:sz w:val="16"/>
                <w:szCs w:val="16"/>
                <w:lang w:val="de-DE"/>
              </w:rPr>
              <w:t>[ApaSelPpa_D_Stat]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861B1" w:rsidRDefault="00935523">
            <w:pPr>
              <w:ind w:left="113" w:right="113"/>
              <w:jc w:val="center"/>
              <w:rPr>
                <w:rFonts w:cs="Arial"/>
                <w:sz w:val="16"/>
                <w:szCs w:val="16"/>
                <w:lang w:val="de-DE" w:eastAsia="ja-JP"/>
              </w:rPr>
            </w:pPr>
            <w:r>
              <w:rPr>
                <w:sz w:val="16"/>
                <w:szCs w:val="16"/>
                <w:lang w:val="de-DE"/>
              </w:rPr>
              <w:t>[ApaSelPoa_D_Stat]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861B1" w:rsidRDefault="00935523">
            <w:pPr>
              <w:ind w:left="113" w:right="113"/>
              <w:jc w:val="center"/>
              <w:rPr>
                <w:rFonts w:cs="Arial"/>
                <w:sz w:val="16"/>
                <w:szCs w:val="16"/>
                <w:lang w:val="de-DE" w:eastAsia="ja-JP"/>
              </w:rPr>
            </w:pPr>
            <w:r>
              <w:rPr>
                <w:sz w:val="16"/>
                <w:szCs w:val="16"/>
                <w:lang w:val="de-DE"/>
              </w:rPr>
              <w:t>[ApaScan_D_Stat]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861B1" w:rsidRDefault="00935523">
            <w:pPr>
              <w:ind w:left="113" w:right="113"/>
              <w:jc w:val="center"/>
              <w:rPr>
                <w:rFonts w:cs="Arial"/>
                <w:sz w:val="16"/>
                <w:szCs w:val="16"/>
                <w:lang w:val="de-DE" w:eastAsia="ja-JP"/>
              </w:rPr>
            </w:pPr>
            <w:r>
              <w:rPr>
                <w:sz w:val="16"/>
                <w:szCs w:val="16"/>
                <w:lang w:val="de-DE"/>
              </w:rPr>
              <w:t>[ApaLongCtl_D_RqDrv]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861B1" w:rsidRDefault="00935523">
            <w:pPr>
              <w:ind w:left="113" w:right="113"/>
              <w:jc w:val="center"/>
              <w:rPr>
                <w:rFonts w:cs="Arial"/>
                <w:sz w:val="16"/>
                <w:szCs w:val="16"/>
                <w:lang w:val="de-DE" w:eastAsia="ja-JP"/>
              </w:rPr>
            </w:pPr>
            <w:r>
              <w:rPr>
                <w:sz w:val="16"/>
                <w:szCs w:val="16"/>
                <w:lang w:val="de-DE"/>
              </w:rPr>
              <w:t>[ApaGearShif_D_RqDrv]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861B1" w:rsidRDefault="00935523">
            <w:pPr>
              <w:ind w:left="113" w:right="113"/>
              <w:jc w:val="center"/>
              <w:rPr>
                <w:rFonts w:cs="Arial"/>
                <w:sz w:val="16"/>
                <w:szCs w:val="16"/>
                <w:lang w:val="de-DE" w:eastAsia="ja-JP"/>
              </w:rPr>
            </w:pPr>
            <w:r>
              <w:rPr>
                <w:sz w:val="16"/>
                <w:szCs w:val="16"/>
                <w:lang w:val="de-DE"/>
              </w:rPr>
              <w:t>[ApaSteWhl_D_RqDrv]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861B1" w:rsidRDefault="00935523">
            <w:pPr>
              <w:ind w:left="113" w:right="113"/>
              <w:jc w:val="center"/>
              <w:rPr>
                <w:rFonts w:cs="Arial"/>
                <w:sz w:val="16"/>
                <w:szCs w:val="16"/>
                <w:lang w:val="de-DE" w:eastAsia="ja-JP"/>
              </w:rPr>
            </w:pPr>
            <w:r>
              <w:rPr>
                <w:sz w:val="16"/>
                <w:szCs w:val="16"/>
                <w:lang w:val="de-DE"/>
              </w:rPr>
              <w:t>[ApaAcsy_D_RqDrv]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8861B1" w:rsidRDefault="00935523">
            <w:pPr>
              <w:ind w:left="113" w:right="113"/>
              <w:jc w:val="center"/>
              <w:rPr>
                <w:rFonts w:cs="Arial"/>
                <w:sz w:val="16"/>
                <w:szCs w:val="16"/>
                <w:lang w:val="de-DE" w:eastAsia="ja-JP"/>
              </w:rPr>
            </w:pPr>
            <w:r>
              <w:rPr>
                <w:sz w:val="16"/>
                <w:szCs w:val="16"/>
                <w:lang w:val="de-DE"/>
              </w:rPr>
              <w:t>[PrkAidMsgTxt_D_Rq]</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861B1" w:rsidRDefault="00935523">
            <w:pPr>
              <w:jc w:val="center"/>
              <w:rPr>
                <w:rFonts w:cs="Arial"/>
                <w:sz w:val="24"/>
                <w:lang w:val="de-DE" w:eastAsia="ja-JP"/>
              </w:rPr>
            </w:pPr>
            <w:r>
              <w:rPr>
                <w:sz w:val="24"/>
                <w:lang w:val="de-DE"/>
              </w:rPr>
              <w:t>Display HMI</w:t>
            </w:r>
          </w:p>
        </w:tc>
      </w:tr>
      <w:tr w:rsidR="008861B1" w:rsidTr="008861B1">
        <w:trPr>
          <w:cantSplit/>
          <w:jc w:val="center"/>
        </w:trPr>
        <w:tc>
          <w:tcPr>
            <w:tcW w:w="0" w:type="auto"/>
            <w:vMerge w:val="restart"/>
            <w:tcBorders>
              <w:top w:val="single" w:sz="4" w:space="0" w:color="auto"/>
              <w:left w:val="single" w:sz="4" w:space="0" w:color="auto"/>
              <w:bottom w:val="single" w:sz="4" w:space="0" w:color="auto"/>
              <w:right w:val="single" w:sz="4" w:space="0" w:color="auto"/>
            </w:tcBorders>
            <w:textDirection w:val="btLr"/>
            <w:vAlign w:val="center"/>
            <w:hideMark/>
          </w:tcPr>
          <w:p w:rsidR="008861B1" w:rsidRDefault="00935523">
            <w:pPr>
              <w:ind w:left="113" w:right="113"/>
              <w:jc w:val="center"/>
              <w:rPr>
                <w:rFonts w:cs="Arial"/>
                <w:lang w:val="de-DE" w:eastAsia="ja-JP"/>
              </w:rPr>
            </w:pPr>
            <w:r>
              <w:rPr>
                <w:lang w:val="de-DE"/>
              </w:rPr>
              <w:t>Run</w:t>
            </w:r>
          </w:p>
          <w:p w:rsidR="008861B1" w:rsidRDefault="00935523">
            <w:pPr>
              <w:ind w:left="113" w:right="113"/>
              <w:jc w:val="center"/>
              <w:rPr>
                <w:rFonts w:cs="Arial"/>
                <w:lang w:val="de-DE" w:eastAsia="ja-JP"/>
              </w:rPr>
            </w:pPr>
            <w:r>
              <w:rPr>
                <w:sz w:val="16"/>
                <w:szCs w:val="16"/>
                <w:lang w:val="de-DE"/>
              </w:rPr>
              <w:t>(as per Operational Modes and Voltage Range Definition)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rsidP="00CC6E4C">
            <w:pPr>
              <w:jc w:val="center"/>
              <w:rPr>
                <w:rFonts w:cs="Arial"/>
                <w:sz w:val="24"/>
                <w:lang w:val="de-DE" w:eastAsia="ja-JP"/>
              </w:rPr>
            </w:pPr>
            <w:r>
              <w:rPr>
                <w:noProof/>
              </w:rPr>
              <w:drawing>
                <wp:inline distT="0" distB="0" distL="0" distR="0" wp14:anchorId="59946A03" wp14:editId="2DB3EDCD">
                  <wp:extent cx="542925" cy="314325"/>
                  <wp:effectExtent l="0" t="0" r="9525" b="9525"/>
                  <wp:docPr id="179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2925" cy="314325"/>
                          </a:xfrm>
                          <a:prstGeom prst="rect">
                            <a:avLst/>
                          </a:prstGeom>
                          <a:noFill/>
                          <a:ln>
                            <a:noFill/>
                          </a:ln>
                        </pic:spPr>
                      </pic:pic>
                    </a:graphicData>
                  </a:graphic>
                </wp:inline>
              </w:drawing>
            </w:r>
            <w:r>
              <w:rPr>
                <w:rFonts w:cs="Arial"/>
                <w:sz w:val="16"/>
                <w:szCs w:val="16"/>
                <w:lang w:val="de-DE" w:eastAsia="ja-JP"/>
              </w:rPr>
              <w:t>/223</w:t>
            </w:r>
          </w:p>
        </w:tc>
      </w:tr>
      <w:tr w:rsidR="008861B1" w:rsidTr="008861B1">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8861B1"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rsidP="00CC6E4C">
            <w:pPr>
              <w:jc w:val="center"/>
              <w:rPr>
                <w:rFonts w:cs="Arial"/>
                <w:sz w:val="24"/>
                <w:lang w:val="de-DE" w:eastAsia="ja-JP"/>
              </w:rPr>
            </w:pPr>
            <w:r>
              <w:rPr>
                <w:noProof/>
              </w:rPr>
              <w:drawing>
                <wp:inline distT="0" distB="0" distL="0" distR="0" wp14:anchorId="6AB69CD9" wp14:editId="7AAC26B1">
                  <wp:extent cx="523875" cy="314325"/>
                  <wp:effectExtent l="0" t="0" r="9525" b="9525"/>
                  <wp:docPr id="179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3875" cy="314325"/>
                          </a:xfrm>
                          <a:prstGeom prst="rect">
                            <a:avLst/>
                          </a:prstGeom>
                          <a:noFill/>
                          <a:ln>
                            <a:noFill/>
                          </a:ln>
                        </pic:spPr>
                      </pic:pic>
                    </a:graphicData>
                  </a:graphic>
                </wp:inline>
              </w:drawing>
            </w:r>
            <w:r>
              <w:rPr>
                <w:rFonts w:cs="Arial"/>
                <w:sz w:val="16"/>
                <w:szCs w:val="16"/>
                <w:lang w:val="de-DE" w:eastAsia="ja-JP"/>
              </w:rPr>
              <w:t>/224</w:t>
            </w:r>
          </w:p>
        </w:tc>
      </w:tr>
      <w:tr w:rsidR="008861B1" w:rsidTr="008861B1">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8861B1"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rsidP="00CC6E4C">
            <w:pPr>
              <w:jc w:val="center"/>
              <w:rPr>
                <w:rFonts w:cs="Arial"/>
                <w:sz w:val="24"/>
                <w:lang w:val="de-DE" w:eastAsia="ja-JP"/>
              </w:rPr>
            </w:pPr>
            <w:r>
              <w:rPr>
                <w:noProof/>
              </w:rPr>
              <w:drawing>
                <wp:inline distT="0" distB="0" distL="0" distR="0" wp14:anchorId="395549CA" wp14:editId="17FC9D08">
                  <wp:extent cx="523875" cy="314325"/>
                  <wp:effectExtent l="0" t="0" r="9525" b="9525"/>
                  <wp:docPr id="179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3875" cy="314325"/>
                          </a:xfrm>
                          <a:prstGeom prst="rect">
                            <a:avLst/>
                          </a:prstGeom>
                          <a:noFill/>
                          <a:ln>
                            <a:noFill/>
                          </a:ln>
                        </pic:spPr>
                      </pic:pic>
                    </a:graphicData>
                  </a:graphic>
                </wp:inline>
              </w:drawing>
            </w:r>
            <w:r>
              <w:rPr>
                <w:rFonts w:cs="Arial"/>
                <w:sz w:val="16"/>
                <w:szCs w:val="16"/>
                <w:lang w:val="de-DE" w:eastAsia="ja-JP"/>
              </w:rPr>
              <w:t>/225</w:t>
            </w:r>
          </w:p>
        </w:tc>
      </w:tr>
      <w:tr w:rsidR="008861B1" w:rsidTr="008861B1">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8861B1"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rsidP="00CC6E4C">
            <w:pPr>
              <w:jc w:val="center"/>
              <w:rPr>
                <w:rFonts w:cs="Arial"/>
                <w:sz w:val="24"/>
                <w:lang w:val="de-DE" w:eastAsia="ja-JP"/>
              </w:rPr>
            </w:pPr>
            <w:r>
              <w:rPr>
                <w:noProof/>
              </w:rPr>
              <w:drawing>
                <wp:inline distT="0" distB="0" distL="0" distR="0" wp14:anchorId="5120FCCB" wp14:editId="798EDD1F">
                  <wp:extent cx="514350" cy="314325"/>
                  <wp:effectExtent l="0" t="0" r="0" b="9525"/>
                  <wp:docPr id="179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14350" cy="314325"/>
                          </a:xfrm>
                          <a:prstGeom prst="rect">
                            <a:avLst/>
                          </a:prstGeom>
                          <a:noFill/>
                          <a:ln>
                            <a:noFill/>
                          </a:ln>
                        </pic:spPr>
                      </pic:pic>
                    </a:graphicData>
                  </a:graphic>
                </wp:inline>
              </w:drawing>
            </w:r>
            <w:r>
              <w:rPr>
                <w:rFonts w:cs="Arial"/>
                <w:sz w:val="16"/>
                <w:szCs w:val="16"/>
                <w:lang w:val="de-DE" w:eastAsia="ja-JP"/>
              </w:rPr>
              <w:t>/226</w:t>
            </w:r>
          </w:p>
        </w:tc>
      </w:tr>
      <w:tr w:rsidR="008861B1" w:rsidTr="008861B1">
        <w:trPr>
          <w:cantSplit/>
          <w:trHeight w:val="19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8861B1" w:rsidRDefault="00935523">
            <w:pPr>
              <w:rPr>
                <w:rFonts w:cs="Arial"/>
                <w:lang w:val="de-DE" w:eastAsia="ja-JP"/>
              </w:rPr>
            </w:pPr>
          </w:p>
        </w:tc>
        <w:tc>
          <w:tcPr>
            <w:tcW w:w="0" w:type="auto"/>
            <w:gridSpan w:val="13"/>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16"/>
                <w:szCs w:val="16"/>
                <w:lang w:val="de-DE" w:eastAsia="ja-JP"/>
              </w:rPr>
            </w:pPr>
            <w:r>
              <w:rPr>
                <w:sz w:val="16"/>
                <w:szCs w:val="16"/>
                <w:lang w:val="de-DE"/>
              </w:rPr>
              <w:t>All Other Cases</w:t>
            </w:r>
          </w:p>
        </w:tc>
        <w:tc>
          <w:tcPr>
            <w:tcW w:w="0" w:type="auto"/>
            <w:tcBorders>
              <w:top w:val="single" w:sz="4" w:space="0" w:color="auto"/>
              <w:left w:val="single" w:sz="4" w:space="0" w:color="auto"/>
              <w:bottom w:val="single" w:sz="4" w:space="0" w:color="auto"/>
              <w:right w:val="single" w:sz="4" w:space="0" w:color="auto"/>
            </w:tcBorders>
            <w:vAlign w:val="center"/>
            <w:hideMark/>
          </w:tcPr>
          <w:p w:rsidR="008861B1" w:rsidRDefault="00935523">
            <w:pPr>
              <w:jc w:val="center"/>
              <w:rPr>
                <w:rFonts w:cs="Arial"/>
                <w:sz w:val="24"/>
                <w:lang w:val="de-DE" w:eastAsia="ja-JP"/>
              </w:rPr>
            </w:pPr>
            <w:r>
              <w:rPr>
                <w:sz w:val="24"/>
                <w:lang w:val="de-DE"/>
              </w:rPr>
              <w:t>Blank (Do not show ParkInArrow)</w:t>
            </w:r>
          </w:p>
        </w:tc>
      </w:tr>
    </w:tbl>
    <w:p w:rsidR="00F27AB9" w:rsidRDefault="00935523" w:rsidP="00F27AB9">
      <w:r>
        <w:t xml:space="preserve">4” supports </w:t>
      </w:r>
      <w:r>
        <w:t>semi-assisted park (SAP) only, configuration Parking Assistance_Cfg is not required.</w:t>
      </w:r>
    </w:p>
    <w:p w:rsidR="008861B1" w:rsidRPr="00AA03C9" w:rsidRDefault="00935523" w:rsidP="00AA03C9"/>
    <w:p w:rsidR="00CC6E4C" w:rsidRPr="00CC6E4C" w:rsidRDefault="00CC6E4C" w:rsidP="00CC6E4C">
      <w:pPr>
        <w:pStyle w:val="Heading4"/>
        <w:rPr>
          <w:b w:val="0"/>
          <w:u w:val="single"/>
        </w:rPr>
      </w:pPr>
      <w:r w:rsidRPr="00CC6E4C">
        <w:rPr>
          <w:b w:val="0"/>
          <w:u w:val="single"/>
        </w:rPr>
        <w:t>CAMERA-FUR-REQ-165437/I-Active Park Assist (APA) Signal Processing - Positional ParkOutArrow</w:t>
      </w:r>
    </w:p>
    <w:p w:rsidR="00CB30C6" w:rsidRPr="00D61CAC" w:rsidRDefault="00935523" w:rsidP="00D61CAC">
      <w:pPr>
        <w:jc w:val="center"/>
        <w:rPr>
          <w:b/>
        </w:rPr>
      </w:pPr>
      <w:r>
        <w:rPr>
          <w:b/>
        </w:rPr>
        <w:t>8” (or equivalent) displays</w:t>
      </w:r>
    </w:p>
    <w:tbl>
      <w:tblPr>
        <w:tblW w:w="0" w:type="dxa"/>
        <w:jc w:val="center"/>
        <w:tblLayout w:type="fixed"/>
        <w:tblLook w:val="04A0" w:firstRow="1" w:lastRow="0" w:firstColumn="1" w:lastColumn="0" w:noHBand="0" w:noVBand="1"/>
      </w:tblPr>
      <w:tblGrid>
        <w:gridCol w:w="724"/>
        <w:gridCol w:w="554"/>
        <w:gridCol w:w="554"/>
        <w:gridCol w:w="540"/>
        <w:gridCol w:w="537"/>
        <w:gridCol w:w="543"/>
        <w:gridCol w:w="270"/>
        <w:gridCol w:w="270"/>
        <w:gridCol w:w="270"/>
        <w:gridCol w:w="540"/>
        <w:gridCol w:w="270"/>
        <w:gridCol w:w="270"/>
        <w:gridCol w:w="270"/>
        <w:gridCol w:w="270"/>
        <w:gridCol w:w="270"/>
        <w:gridCol w:w="270"/>
        <w:gridCol w:w="270"/>
        <w:gridCol w:w="3060"/>
      </w:tblGrid>
      <w:tr w:rsidR="00127865" w:rsidTr="00127865">
        <w:trPr>
          <w:cantSplit/>
          <w:trHeight w:val="2160"/>
          <w:tblHeader/>
          <w:jc w:val="center"/>
        </w:trPr>
        <w:tc>
          <w:tcPr>
            <w:tcW w:w="7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27865" w:rsidRDefault="00935523">
            <w:pPr>
              <w:spacing w:line="276" w:lineRule="auto"/>
              <w:jc w:val="center"/>
              <w:rPr>
                <w:rFonts w:cs="Arial"/>
                <w:sz w:val="16"/>
                <w:szCs w:val="16"/>
                <w:lang w:val="de-DE" w:eastAsia="ja-JP"/>
              </w:rPr>
            </w:pPr>
            <w:r>
              <w:rPr>
                <w:sz w:val="16"/>
                <w:szCs w:val="16"/>
                <w:lang w:val="de-DE"/>
              </w:rPr>
              <w:lastRenderedPageBreak/>
              <w:t>Operational Mode</w:t>
            </w:r>
          </w:p>
        </w:tc>
        <w:tc>
          <w:tcPr>
            <w:tcW w:w="5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27865" w:rsidRDefault="00935523">
            <w:pPr>
              <w:spacing w:line="276" w:lineRule="auto"/>
              <w:jc w:val="center"/>
              <w:rPr>
                <w:sz w:val="16"/>
                <w:szCs w:val="16"/>
                <w:lang w:val="de-DE"/>
              </w:rPr>
            </w:pPr>
            <w:r>
              <w:rPr>
                <w:sz w:val="16"/>
                <w:szCs w:val="16"/>
                <w:lang w:val="de-DE"/>
              </w:rPr>
              <w:t>Parking Assistance (Cfg)</w:t>
            </w:r>
          </w:p>
        </w:tc>
        <w:tc>
          <w:tcPr>
            <w:tcW w:w="5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27865" w:rsidRDefault="00935523">
            <w:pPr>
              <w:spacing w:line="276" w:lineRule="auto"/>
              <w:jc w:val="center"/>
              <w:rPr>
                <w:rFonts w:cs="Arial"/>
                <w:sz w:val="16"/>
                <w:szCs w:val="16"/>
                <w:lang w:val="de-DE" w:eastAsia="ja-JP"/>
              </w:rPr>
            </w:pPr>
            <w:r>
              <w:rPr>
                <w:sz w:val="16"/>
                <w:szCs w:val="16"/>
                <w:lang w:val="de-DE"/>
              </w:rPr>
              <w:t>[ApaSys_D_Stat]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27865" w:rsidRDefault="00935523">
            <w:pPr>
              <w:spacing w:line="276" w:lineRule="auto"/>
              <w:jc w:val="center"/>
              <w:rPr>
                <w:rFonts w:cs="Arial"/>
                <w:sz w:val="16"/>
                <w:szCs w:val="16"/>
                <w:lang w:val="de-DE" w:eastAsia="ja-JP"/>
              </w:rPr>
            </w:pPr>
            <w:r>
              <w:rPr>
                <w:sz w:val="16"/>
                <w:szCs w:val="16"/>
                <w:lang w:val="de-DE"/>
              </w:rPr>
              <w:t>[ApaSteScanMde_D_Stat]</w:t>
            </w:r>
          </w:p>
        </w:tc>
        <w:tc>
          <w:tcPr>
            <w:tcW w:w="5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27865" w:rsidRDefault="00935523">
            <w:pPr>
              <w:spacing w:line="276" w:lineRule="auto"/>
              <w:jc w:val="center"/>
              <w:rPr>
                <w:rFonts w:cs="Arial"/>
                <w:sz w:val="16"/>
                <w:szCs w:val="16"/>
                <w:lang w:val="de-DE" w:eastAsia="ja-JP"/>
              </w:rPr>
            </w:pPr>
            <w:r>
              <w:rPr>
                <w:sz w:val="16"/>
                <w:szCs w:val="16"/>
                <w:lang w:val="de-DE"/>
              </w:rPr>
              <w:t>[ApaActvSide2_D_Stat]</w:t>
            </w:r>
          </w:p>
        </w:tc>
        <w:tc>
          <w:tcPr>
            <w:tcW w:w="5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27865" w:rsidRDefault="00935523">
            <w:pPr>
              <w:spacing w:line="276" w:lineRule="auto"/>
              <w:jc w:val="center"/>
              <w:rPr>
                <w:rFonts w:cs="Arial"/>
                <w:sz w:val="16"/>
                <w:szCs w:val="16"/>
                <w:lang w:val="de-DE" w:eastAsia="ja-JP"/>
              </w:rPr>
            </w:pPr>
            <w:r>
              <w:rPr>
                <w:sz w:val="16"/>
                <w:szCs w:val="16"/>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27865" w:rsidRDefault="00935523">
            <w:pPr>
              <w:spacing w:line="276" w:lineRule="auto"/>
              <w:jc w:val="center"/>
              <w:rPr>
                <w:rFonts w:cs="Arial"/>
                <w:sz w:val="16"/>
                <w:szCs w:val="16"/>
                <w:lang w:val="de-DE" w:eastAsia="ja-JP"/>
              </w:rPr>
            </w:pPr>
            <w:r>
              <w:rPr>
                <w:sz w:val="16"/>
                <w:szCs w:val="16"/>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27865" w:rsidRDefault="00935523">
            <w:pPr>
              <w:spacing w:line="276" w:lineRule="auto"/>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27865" w:rsidRDefault="00935523">
            <w:pPr>
              <w:spacing w:line="276" w:lineRule="auto"/>
              <w:jc w:val="center"/>
              <w:rPr>
                <w:rFonts w:cs="Arial"/>
                <w:sz w:val="16"/>
                <w:szCs w:val="16"/>
                <w:lang w:val="de-DE" w:eastAsia="ja-JP"/>
              </w:rPr>
            </w:pPr>
            <w:r>
              <w:rPr>
                <w:sz w:val="16"/>
                <w:szCs w:val="16"/>
                <w:lang w:val="de-DE"/>
              </w:rPr>
              <w:t>[ApaSelPoa_D_Stat]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27865" w:rsidRDefault="00935523">
            <w:pPr>
              <w:spacing w:line="276" w:lineRule="auto"/>
              <w:jc w:val="center"/>
              <w:rPr>
                <w:rFonts w:cs="Arial"/>
                <w:sz w:val="16"/>
                <w:szCs w:val="16"/>
                <w:lang w:val="de-DE" w:eastAsia="ja-JP"/>
              </w:rPr>
            </w:pPr>
            <w:r>
              <w:rPr>
                <w:sz w:val="16"/>
                <w:szCs w:val="16"/>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27865" w:rsidRDefault="00935523">
            <w:pPr>
              <w:spacing w:line="276" w:lineRule="auto"/>
              <w:jc w:val="center"/>
              <w:rPr>
                <w:rFonts w:cs="Arial"/>
                <w:sz w:val="16"/>
                <w:szCs w:val="16"/>
                <w:lang w:val="de-DE" w:eastAsia="ja-JP"/>
              </w:rPr>
            </w:pPr>
            <w:r>
              <w:rPr>
                <w:sz w:val="16"/>
                <w:szCs w:val="16"/>
                <w:lang w:val="de-DE"/>
              </w:rPr>
              <w:t>[ApaLongCtl_D_RqDrv]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27865" w:rsidRDefault="00935523">
            <w:pPr>
              <w:spacing w:line="276" w:lineRule="auto"/>
              <w:jc w:val="center"/>
              <w:rPr>
                <w:rFonts w:cs="Arial"/>
                <w:sz w:val="16"/>
                <w:szCs w:val="16"/>
                <w:lang w:val="de-DE" w:eastAsia="ja-JP"/>
              </w:rPr>
            </w:pPr>
            <w:r>
              <w:rPr>
                <w:sz w:val="16"/>
                <w:szCs w:val="16"/>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27865" w:rsidRDefault="00935523">
            <w:pPr>
              <w:spacing w:line="276" w:lineRule="auto"/>
              <w:jc w:val="center"/>
              <w:rPr>
                <w:rFonts w:cs="Arial"/>
                <w:sz w:val="16"/>
                <w:szCs w:val="16"/>
                <w:lang w:val="de-DE" w:eastAsia="ja-JP"/>
              </w:rPr>
            </w:pPr>
            <w:r>
              <w:rPr>
                <w:sz w:val="16"/>
                <w:szCs w:val="16"/>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27865" w:rsidRDefault="00935523">
            <w:pPr>
              <w:spacing w:line="276" w:lineRule="auto"/>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27865" w:rsidRDefault="00935523">
            <w:pPr>
              <w:spacing w:line="276" w:lineRule="auto"/>
              <w:jc w:val="center"/>
              <w:rPr>
                <w:sz w:val="16"/>
                <w:szCs w:val="16"/>
                <w:lang w:val="de-DE"/>
              </w:rPr>
            </w:pPr>
            <w:r>
              <w:rPr>
                <w:sz w:val="16"/>
                <w:szCs w:val="16"/>
                <w:lang w:val="de-DE"/>
              </w:rPr>
              <w:t>[ApaTrgtDist_D_Stat]</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27865" w:rsidRDefault="00935523">
            <w:pPr>
              <w:spacing w:line="276" w:lineRule="auto"/>
              <w:jc w:val="center"/>
              <w:rPr>
                <w:sz w:val="16"/>
                <w:szCs w:val="16"/>
                <w:lang w:val="de-DE"/>
              </w:rPr>
            </w:pPr>
            <w:r>
              <w:rPr>
                <w:sz w:val="16"/>
                <w:szCs w:val="16"/>
                <w:lang w:val="de-DE"/>
              </w:rPr>
              <w:t>[ApaMsgTxt_D_Rq]</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27865" w:rsidRDefault="00935523">
            <w:pPr>
              <w:spacing w:line="276" w:lineRule="auto"/>
              <w:jc w:val="center"/>
              <w:rPr>
                <w:rFonts w:cs="Arial"/>
                <w:sz w:val="16"/>
                <w:szCs w:val="16"/>
                <w:lang w:val="de-DE" w:eastAsia="ja-JP"/>
              </w:rPr>
            </w:pPr>
            <w:r>
              <w:rPr>
                <w:sz w:val="16"/>
                <w:szCs w:val="16"/>
                <w:lang w:val="de-DE"/>
              </w:rPr>
              <w:t>[PrkAidMsgTxt_D_Rq]</w:t>
            </w:r>
          </w:p>
        </w:tc>
        <w:tc>
          <w:tcPr>
            <w:tcW w:w="30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27865" w:rsidRDefault="00935523">
            <w:pPr>
              <w:spacing w:line="276" w:lineRule="auto"/>
              <w:jc w:val="center"/>
              <w:rPr>
                <w:rFonts w:cs="Arial"/>
                <w:sz w:val="24"/>
                <w:lang w:val="de-DE" w:eastAsia="ja-JP"/>
              </w:rPr>
            </w:pPr>
            <w:r>
              <w:rPr>
                <w:sz w:val="24"/>
                <w:lang w:val="de-DE"/>
              </w:rPr>
              <w:t>Display HMI</w:t>
            </w:r>
            <w:r>
              <w:rPr>
                <w:sz w:val="16"/>
                <w:szCs w:val="16"/>
                <w:vertAlign w:val="subscript"/>
                <w:lang w:val="de-DE"/>
              </w:rPr>
              <w:t>/REF#</w:t>
            </w:r>
          </w:p>
        </w:tc>
      </w:tr>
      <w:tr w:rsidR="00127865" w:rsidTr="00127865">
        <w:trPr>
          <w:cantSplit/>
          <w:trHeight w:val="1269"/>
          <w:tblHeader/>
          <w:jc w:val="center"/>
        </w:trPr>
        <w:tc>
          <w:tcPr>
            <w:tcW w:w="724"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127865" w:rsidRDefault="00935523">
            <w:pPr>
              <w:spacing w:line="276" w:lineRule="auto"/>
              <w:jc w:val="center"/>
              <w:rPr>
                <w:rFonts w:cs="Arial"/>
                <w:lang w:val="de-DE" w:eastAsia="ja-JP"/>
              </w:rPr>
            </w:pPr>
            <w:r>
              <w:rPr>
                <w:lang w:val="de-DE"/>
              </w:rPr>
              <w:t>Run</w:t>
            </w:r>
          </w:p>
          <w:p w:rsidR="00127865" w:rsidRDefault="00935523">
            <w:pPr>
              <w:spacing w:line="276" w:lineRule="auto"/>
              <w:jc w:val="center"/>
              <w:rPr>
                <w:rFonts w:cs="Arial"/>
                <w:lang w:val="de-DE" w:eastAsia="ja-JP"/>
              </w:rPr>
            </w:pPr>
            <w:r>
              <w:rPr>
                <w:sz w:val="16"/>
                <w:szCs w:val="16"/>
                <w:lang w:val="de-DE"/>
              </w:rPr>
              <w:t>(as per Operational Modes and Voltage Range Definition)</w:t>
            </w:r>
          </w:p>
        </w:tc>
        <w:tc>
          <w:tcPr>
            <w:tcW w:w="554"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sz w:val="12"/>
                <w:szCs w:val="16"/>
                <w:lang w:val="de-DE"/>
              </w:rPr>
            </w:pPr>
            <w:r>
              <w:rPr>
                <w:sz w:val="12"/>
                <w:szCs w:val="16"/>
                <w:lang w:val="de-DE"/>
              </w:rPr>
              <w:t>0xA |0xB</w:t>
            </w:r>
          </w:p>
        </w:tc>
        <w:tc>
          <w:tcPr>
            <w:tcW w:w="554"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rFonts w:cs="Arial"/>
                <w:sz w:val="16"/>
                <w:szCs w:val="16"/>
                <w:lang w:val="de-DE" w:eastAsia="ja-JP"/>
              </w:rPr>
            </w:pPr>
            <w:r>
              <w:rPr>
                <w:sz w:val="16"/>
                <w:szCs w:val="16"/>
                <w:lang w:val="de-DE"/>
              </w:rPr>
              <w:t>0x2</w:t>
            </w:r>
          </w:p>
        </w:tc>
        <w:tc>
          <w:tcPr>
            <w:tcW w:w="537"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rFonts w:cs="Arial"/>
                <w:sz w:val="16"/>
                <w:szCs w:val="16"/>
                <w:lang w:val="de-DE" w:eastAsia="ja-JP"/>
              </w:rPr>
            </w:pPr>
            <w:r>
              <w:rPr>
                <w:sz w:val="16"/>
                <w:szCs w:val="16"/>
                <w:lang w:val="de-DE"/>
              </w:rPr>
              <w:t>0x2</w:t>
            </w:r>
          </w:p>
        </w:tc>
        <w:tc>
          <w:tcPr>
            <w:tcW w:w="543"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rFonts w:cs="Arial"/>
                <w:sz w:val="16"/>
                <w:szCs w:val="16"/>
                <w:lang w:val="de-DE" w:eastAsia="ja-JP"/>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rFonts w:cs="Arial"/>
                <w:sz w:val="16"/>
                <w:szCs w:val="16"/>
                <w:lang w:val="de-DE" w:eastAsia="ja-JP"/>
              </w:rPr>
            </w:pPr>
            <w:r>
              <w:rPr>
                <w:rFonts w:cs="Arial"/>
                <w:sz w:val="16"/>
                <w:szCs w:val="16"/>
                <w:lang w:val="de-DE" w:eastAsia="ja-JP"/>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rFonts w:cs="Arial"/>
                <w:sz w:val="16"/>
                <w:szCs w:val="16"/>
                <w:lang w:val="de-DE" w:eastAsia="ja-JP"/>
              </w:rPr>
            </w:pPr>
            <w:r>
              <w:rPr>
                <w:sz w:val="16"/>
                <w:szCs w:val="16"/>
                <w:lang w:val="de-DE"/>
              </w:rPr>
              <w:t>X</w:t>
            </w:r>
          </w:p>
        </w:tc>
        <w:tc>
          <w:tcPr>
            <w:tcW w:w="3060" w:type="dxa"/>
            <w:tcBorders>
              <w:top w:val="single" w:sz="4" w:space="0" w:color="auto"/>
              <w:left w:val="single" w:sz="4" w:space="0" w:color="auto"/>
              <w:bottom w:val="single" w:sz="4" w:space="0" w:color="auto"/>
              <w:right w:val="single" w:sz="4" w:space="0" w:color="auto"/>
            </w:tcBorders>
            <w:vAlign w:val="center"/>
            <w:hideMark/>
          </w:tcPr>
          <w:p w:rsidR="00127865" w:rsidRDefault="00935523" w:rsidP="00CC6E4C">
            <w:pPr>
              <w:spacing w:line="276" w:lineRule="auto"/>
              <w:jc w:val="center"/>
              <w:rPr>
                <w:rFonts w:cs="Arial"/>
                <w:sz w:val="24"/>
                <w:lang w:val="de-DE" w:eastAsia="ja-JP"/>
              </w:rPr>
            </w:pPr>
            <w:r>
              <w:rPr>
                <w:rFonts w:cs="Arial"/>
                <w:noProof/>
                <w:sz w:val="16"/>
                <w:szCs w:val="16"/>
                <w:vertAlign w:val="subscript"/>
              </w:rPr>
              <w:drawing>
                <wp:inline distT="0" distB="0" distL="0" distR="0">
                  <wp:extent cx="1811655" cy="740410"/>
                  <wp:effectExtent l="0" t="0" r="0" b="2540"/>
                  <wp:docPr id="180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811655" cy="740410"/>
                          </a:xfrm>
                          <a:prstGeom prst="rect">
                            <a:avLst/>
                          </a:prstGeom>
                          <a:noFill/>
                          <a:ln>
                            <a:noFill/>
                          </a:ln>
                        </pic:spPr>
                      </pic:pic>
                    </a:graphicData>
                  </a:graphic>
                </wp:inline>
              </w:drawing>
            </w:r>
            <w:r>
              <w:rPr>
                <w:rFonts w:cs="Arial"/>
                <w:sz w:val="16"/>
                <w:szCs w:val="16"/>
                <w:vertAlign w:val="subscript"/>
                <w:lang w:val="de-DE" w:eastAsia="ja-JP"/>
              </w:rPr>
              <w:t>/261</w:t>
            </w:r>
          </w:p>
        </w:tc>
      </w:tr>
      <w:tr w:rsidR="00127865" w:rsidTr="00127865">
        <w:trPr>
          <w:cantSplit/>
          <w:trHeight w:val="1269"/>
          <w:tblHeader/>
          <w:jc w:val="center"/>
        </w:trPr>
        <w:tc>
          <w:tcPr>
            <w:tcW w:w="724" w:type="dxa"/>
            <w:vMerge/>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56" w:lineRule="auto"/>
              <w:rPr>
                <w:rFonts w:cs="Arial"/>
                <w:lang w:val="de-DE" w:eastAsia="ja-JP"/>
              </w:rPr>
            </w:pPr>
          </w:p>
        </w:tc>
        <w:tc>
          <w:tcPr>
            <w:tcW w:w="554"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sz w:val="12"/>
                <w:szCs w:val="16"/>
                <w:lang w:val="de-DE"/>
              </w:rPr>
            </w:pPr>
            <w:r>
              <w:rPr>
                <w:sz w:val="12"/>
                <w:szCs w:val="16"/>
                <w:lang w:val="de-DE"/>
              </w:rPr>
              <w:t>0xA |0xB</w:t>
            </w:r>
          </w:p>
        </w:tc>
        <w:tc>
          <w:tcPr>
            <w:tcW w:w="554"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rFonts w:cs="Arial"/>
                <w:sz w:val="16"/>
                <w:szCs w:val="16"/>
                <w:lang w:val="de-DE" w:eastAsia="ja-JP"/>
              </w:rPr>
            </w:pPr>
            <w:r>
              <w:rPr>
                <w:sz w:val="16"/>
                <w:szCs w:val="16"/>
                <w:lang w:val="de-DE"/>
              </w:rPr>
              <w:t>0x2</w:t>
            </w:r>
          </w:p>
        </w:tc>
        <w:tc>
          <w:tcPr>
            <w:tcW w:w="537"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rFonts w:cs="Arial"/>
                <w:sz w:val="16"/>
                <w:szCs w:val="16"/>
                <w:lang w:val="de-DE" w:eastAsia="ja-JP"/>
              </w:rPr>
            </w:pPr>
            <w:r>
              <w:rPr>
                <w:sz w:val="16"/>
                <w:szCs w:val="16"/>
                <w:lang w:val="de-DE"/>
              </w:rPr>
              <w:t>0x2</w:t>
            </w:r>
          </w:p>
        </w:tc>
        <w:tc>
          <w:tcPr>
            <w:tcW w:w="543"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rFonts w:cs="Arial"/>
                <w:sz w:val="16"/>
                <w:szCs w:val="16"/>
                <w:lang w:val="de-DE" w:eastAsia="ja-JP"/>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rFonts w:cs="Arial"/>
                <w:sz w:val="16"/>
                <w:szCs w:val="16"/>
                <w:lang w:val="de-DE" w:eastAsia="ja-JP"/>
              </w:rPr>
            </w:pPr>
            <w:r>
              <w:rPr>
                <w:rFonts w:cs="Arial"/>
                <w:sz w:val="16"/>
                <w:szCs w:val="16"/>
                <w:lang w:val="de-DE" w:eastAsia="ja-JP"/>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rFonts w:cs="Arial"/>
                <w:sz w:val="16"/>
                <w:szCs w:val="16"/>
                <w:lang w:val="de-DE" w:eastAsia="ja-JP"/>
              </w:rPr>
            </w:pPr>
            <w:r>
              <w:rPr>
                <w:sz w:val="16"/>
                <w:szCs w:val="16"/>
                <w:lang w:val="de-DE"/>
              </w:rPr>
              <w:t>X</w:t>
            </w:r>
          </w:p>
        </w:tc>
        <w:tc>
          <w:tcPr>
            <w:tcW w:w="3060" w:type="dxa"/>
            <w:tcBorders>
              <w:top w:val="single" w:sz="4" w:space="0" w:color="auto"/>
              <w:left w:val="single" w:sz="4" w:space="0" w:color="auto"/>
              <w:bottom w:val="single" w:sz="4" w:space="0" w:color="auto"/>
              <w:right w:val="single" w:sz="4" w:space="0" w:color="auto"/>
            </w:tcBorders>
            <w:vAlign w:val="center"/>
            <w:hideMark/>
          </w:tcPr>
          <w:p w:rsidR="00127865" w:rsidRDefault="00935523" w:rsidP="00CC6E4C">
            <w:pPr>
              <w:spacing w:line="276" w:lineRule="auto"/>
              <w:jc w:val="center"/>
              <w:rPr>
                <w:rFonts w:cs="Arial"/>
                <w:sz w:val="24"/>
                <w:lang w:val="de-DE" w:eastAsia="ja-JP"/>
              </w:rPr>
            </w:pPr>
            <w:r>
              <w:rPr>
                <w:rFonts w:cs="Arial"/>
                <w:noProof/>
                <w:sz w:val="16"/>
                <w:szCs w:val="16"/>
                <w:vertAlign w:val="subscript"/>
              </w:rPr>
              <w:drawing>
                <wp:inline distT="0" distB="0" distL="0" distR="0">
                  <wp:extent cx="1811655" cy="740410"/>
                  <wp:effectExtent l="0" t="0" r="0" b="2540"/>
                  <wp:docPr id="180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811655" cy="740410"/>
                          </a:xfrm>
                          <a:prstGeom prst="rect">
                            <a:avLst/>
                          </a:prstGeom>
                          <a:noFill/>
                          <a:ln>
                            <a:noFill/>
                          </a:ln>
                        </pic:spPr>
                      </pic:pic>
                    </a:graphicData>
                  </a:graphic>
                </wp:inline>
              </w:drawing>
            </w:r>
            <w:r>
              <w:rPr>
                <w:rFonts w:cs="Arial"/>
                <w:sz w:val="16"/>
                <w:szCs w:val="16"/>
                <w:vertAlign w:val="subscript"/>
                <w:lang w:val="de-DE" w:eastAsia="ja-JP"/>
              </w:rPr>
              <w:t>/272</w:t>
            </w:r>
          </w:p>
        </w:tc>
      </w:tr>
      <w:tr w:rsidR="00127865" w:rsidTr="00127865">
        <w:trPr>
          <w:cantSplit/>
          <w:trHeight w:val="1269"/>
          <w:tblHeader/>
          <w:jc w:val="center"/>
        </w:trPr>
        <w:tc>
          <w:tcPr>
            <w:tcW w:w="724" w:type="dxa"/>
            <w:vMerge/>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56" w:lineRule="auto"/>
              <w:rPr>
                <w:rFonts w:cs="Arial"/>
                <w:lang w:val="de-DE" w:eastAsia="ja-JP"/>
              </w:rPr>
            </w:pPr>
          </w:p>
        </w:tc>
        <w:tc>
          <w:tcPr>
            <w:tcW w:w="554"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sz w:val="12"/>
                <w:szCs w:val="16"/>
                <w:lang w:val="de-DE"/>
              </w:rPr>
            </w:pPr>
            <w:r>
              <w:rPr>
                <w:sz w:val="12"/>
                <w:szCs w:val="16"/>
                <w:lang w:val="de-DE"/>
              </w:rPr>
              <w:t>0xA |0xB</w:t>
            </w:r>
          </w:p>
        </w:tc>
        <w:tc>
          <w:tcPr>
            <w:tcW w:w="554"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sz w:val="16"/>
                <w:szCs w:val="16"/>
                <w:lang w:val="de-DE"/>
              </w:rPr>
            </w:pPr>
            <w:r>
              <w:rPr>
                <w:sz w:val="16"/>
                <w:szCs w:val="16"/>
                <w:lang w:val="de-DE"/>
              </w:rPr>
              <w:t>0x2</w:t>
            </w:r>
          </w:p>
        </w:tc>
        <w:tc>
          <w:tcPr>
            <w:tcW w:w="537"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sz w:val="16"/>
                <w:szCs w:val="16"/>
                <w:lang w:val="de-DE"/>
              </w:rPr>
            </w:pPr>
            <w:r>
              <w:rPr>
                <w:sz w:val="16"/>
                <w:szCs w:val="16"/>
                <w:lang w:val="de-DE"/>
              </w:rPr>
              <w:t>0x1</w:t>
            </w:r>
          </w:p>
        </w:tc>
        <w:tc>
          <w:tcPr>
            <w:tcW w:w="543"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sz w:val="16"/>
                <w:szCs w:val="16"/>
                <w:lang w:val="de-DE"/>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rFonts w:cs="Arial"/>
                <w:sz w:val="16"/>
                <w:szCs w:val="16"/>
                <w:lang w:val="de-DE" w:eastAsia="ja-JP"/>
              </w:rPr>
            </w:pPr>
            <w:r>
              <w:rPr>
                <w:rFonts w:cs="Arial"/>
                <w:sz w:val="16"/>
                <w:szCs w:val="16"/>
                <w:lang w:val="de-DE" w:eastAsia="ja-JP"/>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sz w:val="16"/>
                <w:szCs w:val="16"/>
                <w:lang w:val="de-DE"/>
              </w:rPr>
            </w:pPr>
            <w:r>
              <w:rPr>
                <w:sz w:val="16"/>
                <w:szCs w:val="16"/>
                <w:lang w:val="de-DE"/>
              </w:rPr>
              <w:t>X</w:t>
            </w:r>
          </w:p>
        </w:tc>
        <w:tc>
          <w:tcPr>
            <w:tcW w:w="3060" w:type="dxa"/>
            <w:tcBorders>
              <w:top w:val="single" w:sz="4" w:space="0" w:color="auto"/>
              <w:left w:val="single" w:sz="4" w:space="0" w:color="auto"/>
              <w:bottom w:val="single" w:sz="4" w:space="0" w:color="auto"/>
              <w:right w:val="single" w:sz="4" w:space="0" w:color="auto"/>
            </w:tcBorders>
            <w:vAlign w:val="center"/>
            <w:hideMark/>
          </w:tcPr>
          <w:p w:rsidR="00127865" w:rsidRDefault="00935523" w:rsidP="00CC6E4C">
            <w:pPr>
              <w:spacing w:line="276" w:lineRule="auto"/>
              <w:jc w:val="center"/>
              <w:rPr>
                <w:rFonts w:cs="Arial"/>
                <w:noProof/>
                <w:sz w:val="16"/>
                <w:szCs w:val="16"/>
                <w:vertAlign w:val="subscript"/>
              </w:rPr>
            </w:pPr>
            <w:r>
              <w:rPr>
                <w:rFonts w:cs="Arial"/>
                <w:noProof/>
                <w:sz w:val="16"/>
                <w:szCs w:val="16"/>
                <w:vertAlign w:val="subscript"/>
              </w:rPr>
              <w:drawing>
                <wp:inline distT="0" distB="0" distL="0" distR="0">
                  <wp:extent cx="1581785" cy="645160"/>
                  <wp:effectExtent l="0" t="0" r="0" b="2540"/>
                  <wp:docPr id="18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81785" cy="645160"/>
                          </a:xfrm>
                          <a:prstGeom prst="rect">
                            <a:avLst/>
                          </a:prstGeom>
                          <a:noFill/>
                          <a:ln>
                            <a:noFill/>
                          </a:ln>
                        </pic:spPr>
                      </pic:pic>
                    </a:graphicData>
                  </a:graphic>
                </wp:inline>
              </w:drawing>
            </w:r>
            <w:r>
              <w:rPr>
                <w:rFonts w:cs="Arial"/>
                <w:sz w:val="16"/>
                <w:szCs w:val="16"/>
                <w:vertAlign w:val="subscript"/>
                <w:lang w:val="de-DE" w:eastAsia="ja-JP"/>
              </w:rPr>
              <w:t>/263</w:t>
            </w:r>
          </w:p>
        </w:tc>
      </w:tr>
      <w:tr w:rsidR="00127865" w:rsidTr="00127865">
        <w:trPr>
          <w:cantSplit/>
          <w:trHeight w:val="1269"/>
          <w:tblHeader/>
          <w:jc w:val="center"/>
        </w:trPr>
        <w:tc>
          <w:tcPr>
            <w:tcW w:w="724" w:type="dxa"/>
            <w:vMerge/>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56" w:lineRule="auto"/>
              <w:rPr>
                <w:rFonts w:cs="Arial"/>
                <w:lang w:val="de-DE" w:eastAsia="ja-JP"/>
              </w:rPr>
            </w:pPr>
          </w:p>
        </w:tc>
        <w:tc>
          <w:tcPr>
            <w:tcW w:w="554"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sz w:val="12"/>
                <w:szCs w:val="16"/>
                <w:lang w:val="de-DE"/>
              </w:rPr>
            </w:pPr>
            <w:r>
              <w:rPr>
                <w:sz w:val="12"/>
                <w:szCs w:val="16"/>
                <w:lang w:val="de-DE"/>
              </w:rPr>
              <w:t>0xA |0xB</w:t>
            </w:r>
          </w:p>
        </w:tc>
        <w:tc>
          <w:tcPr>
            <w:tcW w:w="554"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sz w:val="16"/>
                <w:szCs w:val="16"/>
                <w:lang w:val="de-DE"/>
              </w:rPr>
            </w:pPr>
            <w:r>
              <w:rPr>
                <w:sz w:val="16"/>
                <w:szCs w:val="16"/>
                <w:lang w:val="de-DE"/>
              </w:rPr>
              <w:t>0x2</w:t>
            </w:r>
          </w:p>
        </w:tc>
        <w:tc>
          <w:tcPr>
            <w:tcW w:w="537"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sz w:val="16"/>
                <w:szCs w:val="16"/>
                <w:lang w:val="de-DE"/>
              </w:rPr>
            </w:pPr>
            <w:r>
              <w:rPr>
                <w:sz w:val="16"/>
                <w:szCs w:val="16"/>
                <w:lang w:val="de-DE"/>
              </w:rPr>
              <w:t>0x1</w:t>
            </w:r>
          </w:p>
        </w:tc>
        <w:tc>
          <w:tcPr>
            <w:tcW w:w="543"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sz w:val="16"/>
                <w:szCs w:val="16"/>
                <w:lang w:val="de-DE"/>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rFonts w:cs="Arial"/>
                <w:sz w:val="16"/>
                <w:szCs w:val="16"/>
                <w:lang w:val="de-DE" w:eastAsia="ja-JP"/>
              </w:rPr>
            </w:pPr>
            <w:r>
              <w:rPr>
                <w:rFonts w:cs="Arial"/>
                <w:sz w:val="16"/>
                <w:szCs w:val="16"/>
                <w:lang w:val="de-DE" w:eastAsia="ja-JP"/>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sz w:val="16"/>
                <w:szCs w:val="16"/>
                <w:lang w:val="de-DE"/>
              </w:rPr>
            </w:pPr>
            <w:r>
              <w:rPr>
                <w:sz w:val="16"/>
                <w:szCs w:val="16"/>
                <w:lang w:val="de-DE"/>
              </w:rPr>
              <w:t>X</w:t>
            </w:r>
          </w:p>
        </w:tc>
        <w:tc>
          <w:tcPr>
            <w:tcW w:w="3060" w:type="dxa"/>
            <w:tcBorders>
              <w:top w:val="single" w:sz="4" w:space="0" w:color="auto"/>
              <w:left w:val="single" w:sz="4" w:space="0" w:color="auto"/>
              <w:bottom w:val="single" w:sz="4" w:space="0" w:color="auto"/>
              <w:right w:val="single" w:sz="4" w:space="0" w:color="auto"/>
            </w:tcBorders>
            <w:vAlign w:val="center"/>
            <w:hideMark/>
          </w:tcPr>
          <w:p w:rsidR="00127865" w:rsidRDefault="00935523" w:rsidP="00CC6E4C">
            <w:pPr>
              <w:spacing w:line="276" w:lineRule="auto"/>
              <w:jc w:val="center"/>
              <w:rPr>
                <w:rFonts w:cs="Arial"/>
                <w:noProof/>
                <w:sz w:val="16"/>
                <w:szCs w:val="16"/>
                <w:vertAlign w:val="subscript"/>
              </w:rPr>
            </w:pPr>
            <w:r>
              <w:rPr>
                <w:rFonts w:cs="Arial"/>
                <w:noProof/>
                <w:sz w:val="16"/>
                <w:szCs w:val="16"/>
                <w:vertAlign w:val="subscript"/>
              </w:rPr>
              <w:drawing>
                <wp:inline distT="0" distB="0" distL="0" distR="0">
                  <wp:extent cx="1581785" cy="645160"/>
                  <wp:effectExtent l="0" t="0" r="0" b="2540"/>
                  <wp:docPr id="1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81785" cy="645160"/>
                          </a:xfrm>
                          <a:prstGeom prst="rect">
                            <a:avLst/>
                          </a:prstGeom>
                          <a:noFill/>
                          <a:ln>
                            <a:noFill/>
                          </a:ln>
                        </pic:spPr>
                      </pic:pic>
                    </a:graphicData>
                  </a:graphic>
                </wp:inline>
              </w:drawing>
            </w:r>
            <w:r>
              <w:rPr>
                <w:rFonts w:cs="Arial"/>
                <w:sz w:val="16"/>
                <w:szCs w:val="16"/>
                <w:vertAlign w:val="subscript"/>
                <w:lang w:val="de-DE" w:eastAsia="ja-JP"/>
              </w:rPr>
              <w:t>/273</w:t>
            </w:r>
          </w:p>
        </w:tc>
      </w:tr>
      <w:tr w:rsidR="00127865" w:rsidTr="00127865">
        <w:trPr>
          <w:cantSplit/>
          <w:trHeight w:val="1269"/>
          <w:tblHeader/>
          <w:jc w:val="center"/>
        </w:trPr>
        <w:tc>
          <w:tcPr>
            <w:tcW w:w="724" w:type="dxa"/>
            <w:vMerge/>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56" w:lineRule="auto"/>
              <w:rPr>
                <w:rFonts w:cs="Arial"/>
                <w:lang w:val="de-DE" w:eastAsia="ja-JP"/>
              </w:rPr>
            </w:pPr>
          </w:p>
        </w:tc>
        <w:tc>
          <w:tcPr>
            <w:tcW w:w="5968" w:type="dxa"/>
            <w:gridSpan w:val="16"/>
            <w:tcBorders>
              <w:top w:val="nil"/>
              <w:left w:val="single" w:sz="4" w:space="0" w:color="auto"/>
              <w:bottom w:val="single" w:sz="4" w:space="0" w:color="auto"/>
              <w:right w:val="single" w:sz="4" w:space="0" w:color="auto"/>
            </w:tcBorders>
            <w:vAlign w:val="center"/>
            <w:hideMark/>
          </w:tcPr>
          <w:p w:rsidR="00127865" w:rsidRDefault="00935523">
            <w:pPr>
              <w:spacing w:line="276" w:lineRule="auto"/>
              <w:jc w:val="center"/>
              <w:rPr>
                <w:rFonts w:cs="Arial"/>
                <w:sz w:val="16"/>
                <w:szCs w:val="16"/>
                <w:lang w:val="de-DE" w:eastAsia="ja-JP"/>
              </w:rPr>
            </w:pPr>
            <w:r>
              <w:rPr>
                <w:sz w:val="16"/>
                <w:szCs w:val="16"/>
                <w:lang w:val="de-DE"/>
              </w:rPr>
              <w:t>All Other Cases</w:t>
            </w:r>
          </w:p>
        </w:tc>
        <w:tc>
          <w:tcPr>
            <w:tcW w:w="3060" w:type="dxa"/>
            <w:tcBorders>
              <w:top w:val="single" w:sz="4" w:space="0" w:color="auto"/>
              <w:left w:val="single" w:sz="4" w:space="0" w:color="auto"/>
              <w:bottom w:val="single" w:sz="4" w:space="0" w:color="auto"/>
              <w:right w:val="single" w:sz="4" w:space="0" w:color="auto"/>
            </w:tcBorders>
            <w:vAlign w:val="center"/>
            <w:hideMark/>
          </w:tcPr>
          <w:p w:rsidR="00127865" w:rsidRDefault="00935523">
            <w:pPr>
              <w:spacing w:line="276" w:lineRule="auto"/>
              <w:jc w:val="center"/>
              <w:rPr>
                <w:rFonts w:cs="Arial"/>
                <w:sz w:val="24"/>
                <w:lang w:val="de-DE" w:eastAsia="ja-JP"/>
              </w:rPr>
            </w:pPr>
            <w:r>
              <w:rPr>
                <w:sz w:val="24"/>
                <w:lang w:val="de-DE"/>
              </w:rPr>
              <w:t>Blank (Do not show ParkOutArrow)</w:t>
            </w:r>
          </w:p>
        </w:tc>
      </w:tr>
    </w:tbl>
    <w:p w:rsidR="00CB30C6" w:rsidRDefault="00935523" w:rsidP="00CB30C6">
      <w:pPr>
        <w:jc w:val="center"/>
      </w:pPr>
      <w:r>
        <w:rPr>
          <w:u w:val="single"/>
        </w:rPr>
        <w:t>A</w:t>
      </w:r>
      <w:r>
        <w:t xml:space="preserve">ctive </w:t>
      </w:r>
      <w:r>
        <w:rPr>
          <w:u w:val="single"/>
        </w:rPr>
        <w:t>P</w:t>
      </w:r>
      <w:r>
        <w:t xml:space="preserve">ark </w:t>
      </w:r>
      <w:r>
        <w:rPr>
          <w:u w:val="single"/>
        </w:rPr>
        <w:t>A</w:t>
      </w:r>
      <w:r>
        <w:t>ssist (APA) Positional ParkOutArrow</w:t>
      </w:r>
    </w:p>
    <w:p w:rsidR="00CB30C6" w:rsidRDefault="00935523" w:rsidP="00CB30C6">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CB30C6" w:rsidRDefault="00935523" w:rsidP="00CB30C6">
      <w:r>
        <w:rPr>
          <w:rFonts w:cs="Arial"/>
        </w:rPr>
        <w:t>‡ -</w:t>
      </w:r>
      <w:r>
        <w:rPr>
          <w:sz w:val="16"/>
          <w:szCs w:val="16"/>
        </w:rPr>
        <w:t xml:space="preserve"> Only if supported by the implementing program as per REQ-130570. If not supported but required by signal pro</w:t>
      </w:r>
      <w:r>
        <w:rPr>
          <w:sz w:val="16"/>
          <w:szCs w:val="16"/>
        </w:rPr>
        <w:t>cessing tables, treat as data 0x1.</w:t>
      </w:r>
    </w:p>
    <w:p w:rsidR="00500605" w:rsidRDefault="00935523" w:rsidP="00CB30C6"/>
    <w:p w:rsidR="00D61CAC" w:rsidRDefault="00935523" w:rsidP="00CB30C6"/>
    <w:p w:rsidR="00D61CAC" w:rsidRDefault="00935523" w:rsidP="00D61CAC">
      <w:pPr>
        <w:jc w:val="center"/>
        <w:rPr>
          <w:b/>
        </w:rPr>
      </w:pPr>
      <w:r>
        <w:rPr>
          <w:b/>
        </w:rPr>
        <w:t>4” displays</w:t>
      </w:r>
    </w:p>
    <w:tbl>
      <w:tblPr>
        <w:tblStyle w:val="TableGrid"/>
        <w:tblW w:w="9832" w:type="dxa"/>
        <w:jc w:val="center"/>
        <w:tblLook w:val="04A0" w:firstRow="1" w:lastRow="0" w:firstColumn="1" w:lastColumn="0" w:noHBand="0" w:noVBand="1"/>
      </w:tblPr>
      <w:tblGrid>
        <w:gridCol w:w="636"/>
        <w:gridCol w:w="474"/>
        <w:gridCol w:w="474"/>
        <w:gridCol w:w="474"/>
        <w:gridCol w:w="474"/>
        <w:gridCol w:w="406"/>
        <w:gridCol w:w="406"/>
        <w:gridCol w:w="406"/>
        <w:gridCol w:w="474"/>
        <w:gridCol w:w="406"/>
        <w:gridCol w:w="406"/>
        <w:gridCol w:w="406"/>
        <w:gridCol w:w="406"/>
        <w:gridCol w:w="406"/>
        <w:gridCol w:w="3578"/>
      </w:tblGrid>
      <w:tr w:rsidR="00127865" w:rsidTr="00127865">
        <w:trPr>
          <w:cantSplit/>
          <w:trHeight w:val="2156"/>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27865" w:rsidRDefault="00935523">
            <w:pPr>
              <w:ind w:left="113" w:right="113"/>
              <w:jc w:val="center"/>
              <w:rPr>
                <w:rFonts w:cs="Arial"/>
                <w:sz w:val="16"/>
                <w:szCs w:val="16"/>
                <w:lang w:val="de-DE" w:eastAsia="ja-JP"/>
              </w:rPr>
            </w:pPr>
            <w:r>
              <w:rPr>
                <w:sz w:val="16"/>
                <w:szCs w:val="16"/>
                <w:lang w:val="de-DE"/>
              </w:rPr>
              <w:lastRenderedPageBreak/>
              <w:t>Operational Mode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27865" w:rsidRDefault="00935523">
            <w:pPr>
              <w:ind w:left="113" w:right="113"/>
              <w:jc w:val="center"/>
              <w:rPr>
                <w:rFonts w:cs="Arial"/>
                <w:sz w:val="16"/>
                <w:szCs w:val="16"/>
                <w:lang w:val="de-DE" w:eastAsia="ja-JP"/>
              </w:rPr>
            </w:pPr>
            <w:r>
              <w:rPr>
                <w:sz w:val="16"/>
                <w:szCs w:val="16"/>
                <w:lang w:val="de-DE"/>
              </w:rPr>
              <w:t>[ApaSys_D_Stat]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27865" w:rsidRDefault="00935523">
            <w:pPr>
              <w:ind w:left="113" w:right="113"/>
              <w:jc w:val="center"/>
              <w:rPr>
                <w:rFonts w:cs="Arial"/>
                <w:sz w:val="16"/>
                <w:szCs w:val="16"/>
                <w:lang w:val="de-DE" w:eastAsia="ja-JP"/>
              </w:rPr>
            </w:pPr>
            <w:r>
              <w:rPr>
                <w:sz w:val="16"/>
                <w:szCs w:val="16"/>
                <w:lang w:val="de-DE"/>
              </w:rPr>
              <w:t>[ApaSteScanMde_D_Stat]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27865" w:rsidRDefault="00935523">
            <w:pPr>
              <w:ind w:left="113" w:right="113"/>
              <w:jc w:val="center"/>
              <w:rPr>
                <w:rFonts w:cs="Arial"/>
                <w:sz w:val="16"/>
                <w:szCs w:val="16"/>
                <w:lang w:val="de-DE" w:eastAsia="ja-JP"/>
              </w:rPr>
            </w:pPr>
            <w:r>
              <w:rPr>
                <w:sz w:val="16"/>
                <w:szCs w:val="16"/>
                <w:lang w:val="de-DE"/>
              </w:rPr>
              <w:t>[ApaActvSide2_D_Stat]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27865" w:rsidRDefault="00935523">
            <w:pPr>
              <w:ind w:left="113" w:right="113"/>
              <w:jc w:val="center"/>
              <w:rPr>
                <w:rFonts w:cs="Arial"/>
                <w:sz w:val="16"/>
                <w:szCs w:val="16"/>
                <w:lang w:val="de-DE" w:eastAsia="ja-JP"/>
              </w:rPr>
            </w:pPr>
            <w:r>
              <w:rPr>
                <w:sz w:val="16"/>
                <w:szCs w:val="16"/>
                <w:lang w:val="de-DE"/>
              </w:rPr>
              <w:t>[ApaMde_D_Stat]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27865" w:rsidRDefault="00935523">
            <w:pPr>
              <w:ind w:left="113" w:right="113"/>
              <w:jc w:val="center"/>
              <w:rPr>
                <w:rFonts w:cs="Arial"/>
                <w:sz w:val="16"/>
                <w:szCs w:val="16"/>
                <w:lang w:val="de-DE" w:eastAsia="ja-JP"/>
              </w:rPr>
            </w:pPr>
            <w:r>
              <w:rPr>
                <w:sz w:val="16"/>
                <w:szCs w:val="16"/>
                <w:lang w:val="de-DE"/>
              </w:rPr>
              <w:t>[ApaSelSapp_D_Stat]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27865" w:rsidRDefault="00935523">
            <w:pPr>
              <w:ind w:left="113" w:right="113"/>
              <w:jc w:val="center"/>
              <w:rPr>
                <w:rFonts w:cs="Arial"/>
                <w:sz w:val="16"/>
                <w:szCs w:val="16"/>
                <w:lang w:val="de-DE" w:eastAsia="ja-JP"/>
              </w:rPr>
            </w:pPr>
            <w:r>
              <w:rPr>
                <w:sz w:val="16"/>
                <w:szCs w:val="16"/>
                <w:lang w:val="de-DE"/>
              </w:rPr>
              <w:t>[ApaSelPpa_D_Stat]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27865" w:rsidRDefault="00935523">
            <w:pPr>
              <w:ind w:left="113" w:right="113"/>
              <w:jc w:val="center"/>
              <w:rPr>
                <w:rFonts w:cs="Arial"/>
                <w:sz w:val="16"/>
                <w:szCs w:val="16"/>
                <w:lang w:val="de-DE" w:eastAsia="ja-JP"/>
              </w:rPr>
            </w:pPr>
            <w:r>
              <w:rPr>
                <w:sz w:val="16"/>
                <w:szCs w:val="16"/>
                <w:lang w:val="de-DE"/>
              </w:rPr>
              <w:t>[ApaSelPoa_D_Stat]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27865" w:rsidRDefault="00935523">
            <w:pPr>
              <w:ind w:left="113" w:right="113"/>
              <w:jc w:val="center"/>
              <w:rPr>
                <w:rFonts w:cs="Arial"/>
                <w:sz w:val="16"/>
                <w:szCs w:val="16"/>
                <w:lang w:val="de-DE" w:eastAsia="ja-JP"/>
              </w:rPr>
            </w:pPr>
            <w:r>
              <w:rPr>
                <w:sz w:val="16"/>
                <w:szCs w:val="16"/>
                <w:lang w:val="de-DE"/>
              </w:rPr>
              <w:t>[ApaScan_D_Stat]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27865" w:rsidRDefault="00935523">
            <w:pPr>
              <w:ind w:left="113" w:right="113"/>
              <w:jc w:val="center"/>
              <w:rPr>
                <w:rFonts w:cs="Arial"/>
                <w:sz w:val="16"/>
                <w:szCs w:val="16"/>
                <w:lang w:val="de-DE" w:eastAsia="ja-JP"/>
              </w:rPr>
            </w:pPr>
            <w:r>
              <w:rPr>
                <w:sz w:val="16"/>
                <w:szCs w:val="16"/>
                <w:lang w:val="de-DE"/>
              </w:rPr>
              <w:t>[ApaLongCtl_D_RqDrv]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27865" w:rsidRDefault="00935523">
            <w:pPr>
              <w:ind w:left="113" w:right="113"/>
              <w:jc w:val="center"/>
              <w:rPr>
                <w:rFonts w:cs="Arial"/>
                <w:sz w:val="16"/>
                <w:szCs w:val="16"/>
                <w:lang w:val="de-DE" w:eastAsia="ja-JP"/>
              </w:rPr>
            </w:pPr>
            <w:r>
              <w:rPr>
                <w:sz w:val="16"/>
                <w:szCs w:val="16"/>
                <w:lang w:val="de-DE"/>
              </w:rPr>
              <w:t>[ApaGearShif_D_RqDrv]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27865" w:rsidRDefault="00935523">
            <w:pPr>
              <w:ind w:left="113" w:right="113"/>
              <w:jc w:val="center"/>
              <w:rPr>
                <w:rFonts w:cs="Arial"/>
                <w:sz w:val="16"/>
                <w:szCs w:val="16"/>
                <w:lang w:val="de-DE" w:eastAsia="ja-JP"/>
              </w:rPr>
            </w:pPr>
            <w:r>
              <w:rPr>
                <w:sz w:val="16"/>
                <w:szCs w:val="16"/>
                <w:lang w:val="de-DE"/>
              </w:rPr>
              <w:t>[ApaSteWhl_D_RqDrv]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27865" w:rsidRDefault="00935523">
            <w:pPr>
              <w:ind w:left="113" w:right="113"/>
              <w:jc w:val="center"/>
              <w:rPr>
                <w:rFonts w:cs="Arial"/>
                <w:sz w:val="16"/>
                <w:szCs w:val="16"/>
                <w:lang w:val="de-DE" w:eastAsia="ja-JP"/>
              </w:rPr>
            </w:pPr>
            <w:r>
              <w:rPr>
                <w:sz w:val="16"/>
                <w:szCs w:val="16"/>
                <w:lang w:val="de-DE"/>
              </w:rPr>
              <w:t>[ApaAcsy_D_RqDrv]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27865" w:rsidRDefault="00935523">
            <w:pPr>
              <w:ind w:left="113" w:right="113"/>
              <w:jc w:val="center"/>
              <w:rPr>
                <w:rFonts w:cs="Arial"/>
                <w:sz w:val="16"/>
                <w:szCs w:val="16"/>
                <w:lang w:val="de-DE" w:eastAsia="ja-JP"/>
              </w:rPr>
            </w:pPr>
            <w:r>
              <w:rPr>
                <w:sz w:val="16"/>
                <w:szCs w:val="16"/>
                <w:lang w:val="de-DE"/>
              </w:rPr>
              <w:t>[PrkAidMsgTxt_D_Rq]</w:t>
            </w:r>
          </w:p>
        </w:tc>
        <w:tc>
          <w:tcPr>
            <w:tcW w:w="357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27865" w:rsidRDefault="00935523">
            <w:pPr>
              <w:jc w:val="center"/>
              <w:rPr>
                <w:rFonts w:cs="Arial"/>
                <w:sz w:val="24"/>
                <w:lang w:val="de-DE" w:eastAsia="ja-JP"/>
              </w:rPr>
            </w:pPr>
            <w:r>
              <w:rPr>
                <w:sz w:val="24"/>
                <w:lang w:val="de-DE"/>
              </w:rPr>
              <w:t>Display HMI</w:t>
            </w:r>
          </w:p>
        </w:tc>
      </w:tr>
      <w:tr w:rsidR="00127865" w:rsidTr="00127865">
        <w:trPr>
          <w:cantSplit/>
          <w:trHeight w:val="1448"/>
          <w:tblHeader/>
          <w:jc w:val="center"/>
        </w:trPr>
        <w:tc>
          <w:tcPr>
            <w:tcW w:w="0" w:type="auto"/>
            <w:vMerge w:val="restart"/>
            <w:tcBorders>
              <w:top w:val="single" w:sz="4" w:space="0" w:color="auto"/>
              <w:left w:val="single" w:sz="4" w:space="0" w:color="auto"/>
              <w:bottom w:val="single" w:sz="4" w:space="0" w:color="auto"/>
              <w:right w:val="single" w:sz="4" w:space="0" w:color="auto"/>
            </w:tcBorders>
            <w:textDirection w:val="btLr"/>
            <w:vAlign w:val="center"/>
            <w:hideMark/>
          </w:tcPr>
          <w:p w:rsidR="00127865" w:rsidRDefault="00935523">
            <w:pPr>
              <w:ind w:left="113" w:right="113"/>
              <w:jc w:val="center"/>
              <w:rPr>
                <w:rFonts w:cs="Arial"/>
                <w:lang w:val="de-DE" w:eastAsia="ja-JP"/>
              </w:rPr>
            </w:pPr>
            <w:r>
              <w:rPr>
                <w:lang w:val="de-DE"/>
              </w:rPr>
              <w:t>Run</w:t>
            </w:r>
          </w:p>
          <w:p w:rsidR="00127865" w:rsidRDefault="00935523">
            <w:pPr>
              <w:ind w:left="113" w:right="113"/>
              <w:jc w:val="center"/>
              <w:rPr>
                <w:rFonts w:cs="Arial"/>
                <w:lang w:val="de-DE" w:eastAsia="ja-JP"/>
              </w:rPr>
            </w:pPr>
            <w:r>
              <w:rPr>
                <w:sz w:val="16"/>
                <w:szCs w:val="16"/>
                <w:lang w:val="de-DE"/>
              </w:rPr>
              <w:t>(as per Operational Modes and Voltage Range Definition)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rFonts w:cs="Arial"/>
                <w:sz w:val="16"/>
                <w:szCs w:val="16"/>
                <w:lang w:val="de-DE" w:eastAsia="ja-JP"/>
              </w:rPr>
            </w:pPr>
            <w:r>
              <w:rPr>
                <w:rFonts w:cs="Arial"/>
                <w:sz w:val="16"/>
                <w:szCs w:val="16"/>
                <w:lang w:val="de-DE" w:eastAsia="ja-JP"/>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rFonts w:cs="Arial"/>
                <w:sz w:val="16"/>
                <w:szCs w:val="16"/>
                <w:lang w:val="de-DE" w:eastAsia="ja-JP"/>
              </w:rPr>
            </w:pPr>
            <w:r>
              <w:rPr>
                <w:sz w:val="16"/>
                <w:szCs w:val="16"/>
                <w:lang w:val="de-DE"/>
              </w:rPr>
              <w:t>X</w:t>
            </w:r>
          </w:p>
        </w:tc>
        <w:tc>
          <w:tcPr>
            <w:tcW w:w="3578" w:type="dxa"/>
            <w:tcBorders>
              <w:top w:val="single" w:sz="4" w:space="0" w:color="auto"/>
              <w:left w:val="single" w:sz="4" w:space="0" w:color="auto"/>
              <w:bottom w:val="single" w:sz="4" w:space="0" w:color="auto"/>
              <w:right w:val="single" w:sz="4" w:space="0" w:color="auto"/>
            </w:tcBorders>
            <w:vAlign w:val="center"/>
            <w:hideMark/>
          </w:tcPr>
          <w:p w:rsidR="00127865" w:rsidRDefault="00935523" w:rsidP="00CC6E4C">
            <w:pPr>
              <w:jc w:val="center"/>
              <w:rPr>
                <w:rFonts w:cs="Arial"/>
                <w:sz w:val="24"/>
                <w:lang w:val="de-DE" w:eastAsia="ja-JP"/>
              </w:rPr>
            </w:pPr>
            <w:r>
              <w:rPr>
                <w:rFonts w:cs="Arial"/>
                <w:noProof/>
                <w:sz w:val="16"/>
                <w:szCs w:val="16"/>
                <w:vertAlign w:val="subscript"/>
              </w:rPr>
              <w:drawing>
                <wp:inline distT="0" distB="0" distL="0" distR="0">
                  <wp:extent cx="1811655" cy="740410"/>
                  <wp:effectExtent l="0" t="0" r="0" b="2540"/>
                  <wp:docPr id="180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811655" cy="740410"/>
                          </a:xfrm>
                          <a:prstGeom prst="rect">
                            <a:avLst/>
                          </a:prstGeom>
                          <a:noFill/>
                          <a:ln>
                            <a:noFill/>
                          </a:ln>
                        </pic:spPr>
                      </pic:pic>
                    </a:graphicData>
                  </a:graphic>
                </wp:inline>
              </w:drawing>
            </w:r>
            <w:r>
              <w:rPr>
                <w:rFonts w:cs="Arial"/>
                <w:sz w:val="16"/>
                <w:szCs w:val="16"/>
                <w:lang w:val="de-DE" w:eastAsia="ja-JP"/>
              </w:rPr>
              <w:t>/261</w:t>
            </w:r>
          </w:p>
        </w:tc>
      </w:tr>
      <w:tr w:rsidR="00127865" w:rsidTr="00127865">
        <w:trPr>
          <w:cantSplit/>
          <w:trHeight w:val="1430"/>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27865"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rFonts w:cs="Arial"/>
                <w:sz w:val="16"/>
                <w:szCs w:val="16"/>
                <w:lang w:val="de-DE" w:eastAsia="ja-JP"/>
              </w:rPr>
            </w:pPr>
            <w:r>
              <w:rPr>
                <w:rFonts w:cs="Arial"/>
                <w:sz w:val="16"/>
                <w:szCs w:val="16"/>
                <w:lang w:val="de-DE" w:eastAsia="ja-JP"/>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rFonts w:cs="Arial"/>
                <w:sz w:val="16"/>
                <w:szCs w:val="16"/>
                <w:lang w:val="de-DE" w:eastAsia="ja-JP"/>
              </w:rPr>
            </w:pPr>
            <w:r>
              <w:rPr>
                <w:sz w:val="16"/>
                <w:szCs w:val="16"/>
                <w:lang w:val="de-DE"/>
              </w:rPr>
              <w:t>X</w:t>
            </w:r>
          </w:p>
        </w:tc>
        <w:tc>
          <w:tcPr>
            <w:tcW w:w="3578" w:type="dxa"/>
            <w:tcBorders>
              <w:top w:val="single" w:sz="4" w:space="0" w:color="auto"/>
              <w:left w:val="single" w:sz="4" w:space="0" w:color="auto"/>
              <w:bottom w:val="single" w:sz="4" w:space="0" w:color="auto"/>
              <w:right w:val="single" w:sz="4" w:space="0" w:color="auto"/>
            </w:tcBorders>
            <w:vAlign w:val="center"/>
            <w:hideMark/>
          </w:tcPr>
          <w:p w:rsidR="00127865" w:rsidRDefault="00935523" w:rsidP="00CC6E4C">
            <w:pPr>
              <w:jc w:val="center"/>
              <w:rPr>
                <w:rFonts w:cs="Arial"/>
                <w:sz w:val="24"/>
                <w:lang w:val="de-DE" w:eastAsia="ja-JP"/>
              </w:rPr>
            </w:pPr>
            <w:r>
              <w:rPr>
                <w:rFonts w:cs="Arial"/>
                <w:noProof/>
                <w:sz w:val="16"/>
                <w:szCs w:val="16"/>
                <w:vertAlign w:val="subscript"/>
              </w:rPr>
              <w:drawing>
                <wp:inline distT="0" distB="0" distL="0" distR="0">
                  <wp:extent cx="1811655" cy="740410"/>
                  <wp:effectExtent l="0" t="0" r="0" b="2540"/>
                  <wp:docPr id="180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811655" cy="740410"/>
                          </a:xfrm>
                          <a:prstGeom prst="rect">
                            <a:avLst/>
                          </a:prstGeom>
                          <a:noFill/>
                          <a:ln>
                            <a:noFill/>
                          </a:ln>
                        </pic:spPr>
                      </pic:pic>
                    </a:graphicData>
                  </a:graphic>
                </wp:inline>
              </w:drawing>
            </w:r>
            <w:r>
              <w:rPr>
                <w:rFonts w:cs="Arial"/>
                <w:sz w:val="16"/>
                <w:szCs w:val="16"/>
                <w:lang w:val="de-DE" w:eastAsia="ja-JP"/>
              </w:rPr>
              <w:t>/272</w:t>
            </w:r>
          </w:p>
        </w:tc>
      </w:tr>
      <w:tr w:rsidR="00127865" w:rsidTr="00127865">
        <w:trPr>
          <w:cantSplit/>
          <w:trHeight w:val="1430"/>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27865"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rFonts w:cs="Arial"/>
                <w:sz w:val="16"/>
                <w:szCs w:val="16"/>
                <w:lang w:val="de-DE" w:eastAsia="ja-JP"/>
              </w:rPr>
            </w:pPr>
            <w:r>
              <w:rPr>
                <w:rFonts w:cs="Arial"/>
                <w:sz w:val="16"/>
                <w:szCs w:val="16"/>
                <w:lang w:val="de-DE" w:eastAsia="ja-JP"/>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sz w:val="16"/>
                <w:szCs w:val="16"/>
                <w:lang w:val="de-DE"/>
              </w:rPr>
            </w:pPr>
            <w:r>
              <w:rPr>
                <w:sz w:val="16"/>
                <w:szCs w:val="16"/>
                <w:lang w:val="de-DE"/>
              </w:rPr>
              <w:t>X</w:t>
            </w:r>
          </w:p>
        </w:tc>
        <w:tc>
          <w:tcPr>
            <w:tcW w:w="3578" w:type="dxa"/>
            <w:tcBorders>
              <w:top w:val="single" w:sz="4" w:space="0" w:color="auto"/>
              <w:left w:val="single" w:sz="4" w:space="0" w:color="auto"/>
              <w:bottom w:val="single" w:sz="4" w:space="0" w:color="auto"/>
              <w:right w:val="single" w:sz="4" w:space="0" w:color="auto"/>
            </w:tcBorders>
            <w:vAlign w:val="center"/>
            <w:hideMark/>
          </w:tcPr>
          <w:p w:rsidR="00127865" w:rsidRDefault="00935523" w:rsidP="00CC6E4C">
            <w:pPr>
              <w:jc w:val="center"/>
              <w:rPr>
                <w:rFonts w:cs="Arial"/>
                <w:noProof/>
                <w:sz w:val="16"/>
                <w:szCs w:val="16"/>
                <w:vertAlign w:val="subscript"/>
              </w:rPr>
            </w:pPr>
            <w:r>
              <w:rPr>
                <w:rFonts w:cs="Arial"/>
                <w:noProof/>
                <w:sz w:val="16"/>
                <w:szCs w:val="16"/>
                <w:vertAlign w:val="subscript"/>
              </w:rPr>
              <w:drawing>
                <wp:inline distT="0" distB="0" distL="0" distR="0">
                  <wp:extent cx="1581785" cy="645160"/>
                  <wp:effectExtent l="0" t="0" r="0" b="2540"/>
                  <wp:docPr id="180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81785" cy="645160"/>
                          </a:xfrm>
                          <a:prstGeom prst="rect">
                            <a:avLst/>
                          </a:prstGeom>
                          <a:noFill/>
                          <a:ln>
                            <a:noFill/>
                          </a:ln>
                        </pic:spPr>
                      </pic:pic>
                    </a:graphicData>
                  </a:graphic>
                </wp:inline>
              </w:drawing>
            </w:r>
            <w:r>
              <w:rPr>
                <w:rFonts w:cs="Arial"/>
                <w:sz w:val="16"/>
                <w:szCs w:val="16"/>
                <w:lang w:val="de-DE" w:eastAsia="ja-JP"/>
              </w:rPr>
              <w:t>/263</w:t>
            </w:r>
          </w:p>
        </w:tc>
      </w:tr>
      <w:tr w:rsidR="00127865" w:rsidTr="00127865">
        <w:trPr>
          <w:cantSplit/>
          <w:trHeight w:val="1430"/>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27865"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rFonts w:cs="Arial"/>
                <w:sz w:val="16"/>
                <w:szCs w:val="16"/>
                <w:lang w:val="de-DE" w:eastAsia="ja-JP"/>
              </w:rPr>
            </w:pPr>
            <w:r>
              <w:rPr>
                <w:rFonts w:cs="Arial"/>
                <w:sz w:val="16"/>
                <w:szCs w:val="16"/>
                <w:lang w:val="de-DE" w:eastAsia="ja-JP"/>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sz w:val="16"/>
                <w:szCs w:val="16"/>
                <w:lang w:val="de-DE"/>
              </w:rPr>
            </w:pPr>
            <w:r>
              <w:rPr>
                <w:sz w:val="16"/>
                <w:szCs w:val="16"/>
                <w:lang w:val="de-DE"/>
              </w:rPr>
              <w:t>X</w:t>
            </w:r>
          </w:p>
        </w:tc>
        <w:tc>
          <w:tcPr>
            <w:tcW w:w="3578" w:type="dxa"/>
            <w:tcBorders>
              <w:top w:val="single" w:sz="4" w:space="0" w:color="auto"/>
              <w:left w:val="single" w:sz="4" w:space="0" w:color="auto"/>
              <w:bottom w:val="single" w:sz="4" w:space="0" w:color="auto"/>
              <w:right w:val="single" w:sz="4" w:space="0" w:color="auto"/>
            </w:tcBorders>
            <w:vAlign w:val="center"/>
            <w:hideMark/>
          </w:tcPr>
          <w:p w:rsidR="00127865" w:rsidRDefault="00935523" w:rsidP="00CC6E4C">
            <w:pPr>
              <w:jc w:val="center"/>
              <w:rPr>
                <w:rFonts w:cs="Arial"/>
                <w:noProof/>
                <w:sz w:val="16"/>
                <w:szCs w:val="16"/>
                <w:vertAlign w:val="subscript"/>
              </w:rPr>
            </w:pPr>
            <w:r>
              <w:rPr>
                <w:rFonts w:cs="Arial"/>
                <w:noProof/>
                <w:sz w:val="16"/>
                <w:szCs w:val="16"/>
                <w:vertAlign w:val="subscript"/>
              </w:rPr>
              <w:drawing>
                <wp:inline distT="0" distB="0" distL="0" distR="0">
                  <wp:extent cx="1581785" cy="645160"/>
                  <wp:effectExtent l="0" t="0" r="0" b="2540"/>
                  <wp:docPr id="180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81785" cy="645160"/>
                          </a:xfrm>
                          <a:prstGeom prst="rect">
                            <a:avLst/>
                          </a:prstGeom>
                          <a:noFill/>
                          <a:ln>
                            <a:noFill/>
                          </a:ln>
                        </pic:spPr>
                      </pic:pic>
                    </a:graphicData>
                  </a:graphic>
                </wp:inline>
              </w:drawing>
            </w:r>
            <w:r>
              <w:rPr>
                <w:rFonts w:cs="Arial"/>
                <w:sz w:val="16"/>
                <w:szCs w:val="16"/>
                <w:lang w:val="de-DE" w:eastAsia="ja-JP"/>
              </w:rPr>
              <w:t>/273</w:t>
            </w:r>
          </w:p>
        </w:tc>
      </w:tr>
      <w:tr w:rsidR="00127865" w:rsidTr="00127865">
        <w:trPr>
          <w:cantSplit/>
          <w:trHeight w:val="70"/>
          <w:tblHeader/>
          <w:jc w:val="center"/>
        </w:trPr>
        <w:tc>
          <w:tcPr>
            <w:tcW w:w="0" w:type="auto"/>
            <w:gridSpan w:val="14"/>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rFonts w:cs="Arial"/>
                <w:sz w:val="16"/>
                <w:szCs w:val="16"/>
                <w:lang w:val="de-DE" w:eastAsia="ja-JP"/>
              </w:rPr>
            </w:pPr>
            <w:r>
              <w:rPr>
                <w:sz w:val="16"/>
                <w:szCs w:val="16"/>
                <w:lang w:val="de-DE"/>
              </w:rPr>
              <w:t>All Other Cases</w:t>
            </w:r>
          </w:p>
        </w:tc>
        <w:tc>
          <w:tcPr>
            <w:tcW w:w="3578" w:type="dxa"/>
            <w:tcBorders>
              <w:top w:val="single" w:sz="4" w:space="0" w:color="auto"/>
              <w:left w:val="single" w:sz="4" w:space="0" w:color="auto"/>
              <w:bottom w:val="single" w:sz="4" w:space="0" w:color="auto"/>
              <w:right w:val="single" w:sz="4" w:space="0" w:color="auto"/>
            </w:tcBorders>
            <w:vAlign w:val="center"/>
            <w:hideMark/>
          </w:tcPr>
          <w:p w:rsidR="00127865" w:rsidRDefault="00935523">
            <w:pPr>
              <w:jc w:val="center"/>
              <w:rPr>
                <w:rFonts w:cs="Arial"/>
                <w:sz w:val="24"/>
                <w:lang w:val="de-DE" w:eastAsia="ja-JP"/>
              </w:rPr>
            </w:pPr>
            <w:r>
              <w:rPr>
                <w:sz w:val="24"/>
                <w:lang w:val="de-DE"/>
              </w:rPr>
              <w:t>Blank (Do not show ParkOutArrow)</w:t>
            </w:r>
          </w:p>
        </w:tc>
      </w:tr>
    </w:tbl>
    <w:p w:rsidR="00093179" w:rsidRDefault="00935523" w:rsidP="00093179">
      <w:r>
        <w:t>4” supports semi-assisted park (SAP) only, configuration Parking Assistance_Cfg is not required.</w:t>
      </w:r>
    </w:p>
    <w:p w:rsidR="00D61CAC" w:rsidRPr="00CB30C6" w:rsidRDefault="00935523" w:rsidP="00CB30C6"/>
    <w:p w:rsidR="00CC6E4C" w:rsidRPr="00CC6E4C" w:rsidRDefault="00CC6E4C" w:rsidP="00CC6E4C">
      <w:pPr>
        <w:pStyle w:val="Heading4"/>
        <w:rPr>
          <w:b w:val="0"/>
          <w:u w:val="single"/>
        </w:rPr>
      </w:pPr>
      <w:r w:rsidRPr="00CC6E4C">
        <w:rPr>
          <w:b w:val="0"/>
          <w:u w:val="single"/>
        </w:rPr>
        <w:t>CAMERA-FUR-REQ-165442/I-Active Park Assist (APA) Signal Processing - Positional SAPFeatureMenuBarVisibility</w:t>
      </w:r>
    </w:p>
    <w:p w:rsidR="00A204DD" w:rsidRPr="00307982" w:rsidRDefault="00935523" w:rsidP="00307982">
      <w:pPr>
        <w:jc w:val="center"/>
        <w:rPr>
          <w:b/>
        </w:rPr>
      </w:pPr>
      <w:r>
        <w:rPr>
          <w:b/>
        </w:rPr>
        <w:t>8” (or equivalent) displays</w:t>
      </w:r>
    </w:p>
    <w:tbl>
      <w:tblPr>
        <w:tblW w:w="0" w:type="auto"/>
        <w:jc w:val="center"/>
        <w:tblLayout w:type="fixed"/>
        <w:tblLook w:val="04A0" w:firstRow="1" w:lastRow="0" w:firstColumn="1" w:lastColumn="0" w:noHBand="0" w:noVBand="1"/>
      </w:tblPr>
      <w:tblGrid>
        <w:gridCol w:w="646"/>
        <w:gridCol w:w="564"/>
        <w:gridCol w:w="564"/>
        <w:gridCol w:w="253"/>
        <w:gridCol w:w="270"/>
        <w:gridCol w:w="270"/>
        <w:gridCol w:w="270"/>
        <w:gridCol w:w="270"/>
        <w:gridCol w:w="270"/>
        <w:gridCol w:w="270"/>
        <w:gridCol w:w="270"/>
        <w:gridCol w:w="270"/>
        <w:gridCol w:w="270"/>
        <w:gridCol w:w="270"/>
        <w:gridCol w:w="270"/>
        <w:gridCol w:w="270"/>
        <w:gridCol w:w="270"/>
        <w:gridCol w:w="3712"/>
      </w:tblGrid>
      <w:tr w:rsidR="009A6094" w:rsidTr="003D637B">
        <w:trPr>
          <w:cantSplit/>
          <w:trHeight w:val="2078"/>
          <w:jc w:val="center"/>
        </w:trPr>
        <w:tc>
          <w:tcPr>
            <w:tcW w:w="6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9A6094" w:rsidRDefault="00935523">
            <w:pPr>
              <w:spacing w:line="276" w:lineRule="auto"/>
              <w:jc w:val="center"/>
              <w:rPr>
                <w:rFonts w:cs="Arial"/>
                <w:lang w:val="de-DE" w:eastAsia="ja-JP"/>
              </w:rPr>
            </w:pPr>
            <w:r>
              <w:rPr>
                <w:lang w:val="de-DE"/>
              </w:rPr>
              <w:t>Operational Mode</w:t>
            </w:r>
          </w:p>
        </w:tc>
        <w:tc>
          <w:tcPr>
            <w:tcW w:w="5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tcPr>
          <w:p w:rsidR="009A6094" w:rsidRDefault="00935523">
            <w:pPr>
              <w:spacing w:line="276" w:lineRule="auto"/>
              <w:jc w:val="center"/>
              <w:rPr>
                <w:sz w:val="16"/>
                <w:szCs w:val="16"/>
                <w:lang w:val="de-DE"/>
              </w:rPr>
            </w:pPr>
            <w:r>
              <w:rPr>
                <w:sz w:val="16"/>
                <w:szCs w:val="16"/>
                <w:lang w:val="de-DE"/>
              </w:rPr>
              <w:t>Parking Assistance (Cfg)</w:t>
            </w:r>
          </w:p>
        </w:tc>
        <w:tc>
          <w:tcPr>
            <w:tcW w:w="5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9A6094" w:rsidRDefault="00935523">
            <w:pPr>
              <w:spacing w:line="276" w:lineRule="auto"/>
              <w:jc w:val="center"/>
              <w:rPr>
                <w:rFonts w:cs="Arial"/>
                <w:sz w:val="16"/>
                <w:szCs w:val="16"/>
                <w:lang w:val="de-DE" w:eastAsia="ja-JP"/>
              </w:rPr>
            </w:pPr>
            <w:r>
              <w:rPr>
                <w:sz w:val="16"/>
                <w:szCs w:val="16"/>
                <w:lang w:val="de-DE"/>
              </w:rPr>
              <w:t>[ApaSys_D_Stat]</w:t>
            </w:r>
          </w:p>
        </w:tc>
        <w:tc>
          <w:tcPr>
            <w:tcW w:w="2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9A6094" w:rsidRDefault="00935523">
            <w:pPr>
              <w:spacing w:line="276" w:lineRule="auto"/>
              <w:jc w:val="center"/>
              <w:rPr>
                <w:rFonts w:cs="Arial"/>
                <w:sz w:val="16"/>
                <w:szCs w:val="16"/>
                <w:lang w:val="de-DE" w:eastAsia="ja-JP"/>
              </w:rPr>
            </w:pPr>
            <w:r>
              <w:rPr>
                <w:sz w:val="16"/>
                <w:szCs w:val="16"/>
                <w:lang w:val="de-DE"/>
              </w:rPr>
              <w:t>[ApaSteScanMde_D_Stat]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9A6094" w:rsidRDefault="00935523">
            <w:pPr>
              <w:spacing w:line="276" w:lineRule="auto"/>
              <w:jc w:val="center"/>
              <w:rPr>
                <w:rFonts w:cs="Arial"/>
                <w:sz w:val="16"/>
                <w:szCs w:val="16"/>
                <w:lang w:val="de-DE" w:eastAsia="ja-JP"/>
              </w:rPr>
            </w:pPr>
            <w:r>
              <w:rPr>
                <w:sz w:val="16"/>
                <w:szCs w:val="16"/>
                <w:lang w:val="de-DE"/>
              </w:rPr>
              <w:t>[ApaActvSide2_D_Stat]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9A6094" w:rsidRDefault="00935523">
            <w:pPr>
              <w:spacing w:line="276" w:lineRule="auto"/>
              <w:jc w:val="center"/>
              <w:rPr>
                <w:rFonts w:cs="Arial"/>
                <w:sz w:val="16"/>
                <w:szCs w:val="16"/>
                <w:lang w:val="de-DE" w:eastAsia="ja-JP"/>
              </w:rPr>
            </w:pPr>
            <w:r>
              <w:rPr>
                <w:sz w:val="16"/>
                <w:szCs w:val="16"/>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9A6094" w:rsidRDefault="00935523">
            <w:pPr>
              <w:spacing w:line="276" w:lineRule="auto"/>
              <w:jc w:val="center"/>
              <w:rPr>
                <w:rFonts w:cs="Arial"/>
                <w:sz w:val="16"/>
                <w:szCs w:val="16"/>
                <w:lang w:val="de-DE" w:eastAsia="ja-JP"/>
              </w:rPr>
            </w:pPr>
            <w:r>
              <w:rPr>
                <w:sz w:val="16"/>
                <w:szCs w:val="16"/>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9A6094" w:rsidRDefault="00935523">
            <w:pPr>
              <w:spacing w:line="276" w:lineRule="auto"/>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9A6094" w:rsidRDefault="00935523">
            <w:pPr>
              <w:spacing w:line="276" w:lineRule="auto"/>
              <w:jc w:val="center"/>
              <w:rPr>
                <w:rFonts w:cs="Arial"/>
                <w:sz w:val="16"/>
                <w:szCs w:val="16"/>
                <w:lang w:val="de-DE" w:eastAsia="ja-JP"/>
              </w:rPr>
            </w:pPr>
            <w:r>
              <w:rPr>
                <w:sz w:val="16"/>
                <w:szCs w:val="16"/>
                <w:lang w:val="de-DE"/>
              </w:rPr>
              <w:t>[ApaSelPoa_D_Stat]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9A6094" w:rsidRDefault="00935523">
            <w:pPr>
              <w:spacing w:line="276" w:lineRule="auto"/>
              <w:jc w:val="center"/>
              <w:rPr>
                <w:rFonts w:cs="Arial"/>
                <w:sz w:val="16"/>
                <w:szCs w:val="16"/>
                <w:lang w:val="de-DE" w:eastAsia="ja-JP"/>
              </w:rPr>
            </w:pPr>
            <w:r>
              <w:rPr>
                <w:sz w:val="16"/>
                <w:szCs w:val="16"/>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9A6094" w:rsidRDefault="00935523">
            <w:pPr>
              <w:spacing w:line="276" w:lineRule="auto"/>
              <w:jc w:val="center"/>
              <w:rPr>
                <w:rFonts w:cs="Arial"/>
                <w:sz w:val="16"/>
                <w:szCs w:val="16"/>
                <w:lang w:val="de-DE" w:eastAsia="ja-JP"/>
              </w:rPr>
            </w:pPr>
            <w:r>
              <w:rPr>
                <w:sz w:val="16"/>
                <w:szCs w:val="16"/>
                <w:lang w:val="de-DE"/>
              </w:rPr>
              <w:t>[ApaLongCtl_D_RqDrv]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9A6094" w:rsidRDefault="00935523">
            <w:pPr>
              <w:spacing w:line="276" w:lineRule="auto"/>
              <w:jc w:val="center"/>
              <w:rPr>
                <w:rFonts w:cs="Arial"/>
                <w:sz w:val="16"/>
                <w:szCs w:val="16"/>
                <w:lang w:val="de-DE" w:eastAsia="ja-JP"/>
              </w:rPr>
            </w:pPr>
            <w:r>
              <w:rPr>
                <w:sz w:val="16"/>
                <w:szCs w:val="16"/>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9A6094" w:rsidRDefault="00935523">
            <w:pPr>
              <w:spacing w:line="276" w:lineRule="auto"/>
              <w:jc w:val="center"/>
              <w:rPr>
                <w:rFonts w:cs="Arial"/>
                <w:sz w:val="16"/>
                <w:szCs w:val="16"/>
                <w:lang w:val="de-DE" w:eastAsia="ja-JP"/>
              </w:rPr>
            </w:pPr>
            <w:r>
              <w:rPr>
                <w:sz w:val="16"/>
                <w:szCs w:val="16"/>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9A6094" w:rsidRDefault="00935523">
            <w:pPr>
              <w:spacing w:line="276" w:lineRule="auto"/>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9A6094" w:rsidRDefault="00935523">
            <w:pPr>
              <w:spacing w:line="276" w:lineRule="auto"/>
              <w:jc w:val="center"/>
              <w:rPr>
                <w:sz w:val="16"/>
                <w:szCs w:val="16"/>
                <w:lang w:val="de-DE"/>
              </w:rPr>
            </w:pPr>
            <w:r>
              <w:rPr>
                <w:sz w:val="16"/>
                <w:szCs w:val="16"/>
                <w:lang w:val="de-DE"/>
              </w:rPr>
              <w:t>[ApaTrgtDist_D_Stat]</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9A6094" w:rsidRDefault="00935523">
            <w:pPr>
              <w:spacing w:line="276" w:lineRule="auto"/>
              <w:jc w:val="center"/>
              <w:rPr>
                <w:sz w:val="16"/>
                <w:szCs w:val="16"/>
                <w:lang w:val="de-DE"/>
              </w:rPr>
            </w:pPr>
            <w:r>
              <w:rPr>
                <w:sz w:val="16"/>
                <w:szCs w:val="16"/>
                <w:lang w:val="de-DE"/>
              </w:rPr>
              <w:t>[ApaMsgTxt_D_Rq]</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9A6094" w:rsidRDefault="00935523">
            <w:pPr>
              <w:spacing w:line="276" w:lineRule="auto"/>
              <w:jc w:val="center"/>
              <w:rPr>
                <w:rFonts w:cs="Arial"/>
                <w:sz w:val="16"/>
                <w:szCs w:val="16"/>
                <w:lang w:val="de-DE" w:eastAsia="ja-JP"/>
              </w:rPr>
            </w:pPr>
            <w:r>
              <w:rPr>
                <w:sz w:val="16"/>
                <w:szCs w:val="16"/>
                <w:lang w:val="de-DE"/>
              </w:rPr>
              <w:t>[PrkAidMsgTxt_D_Rq]</w:t>
            </w:r>
          </w:p>
        </w:tc>
        <w:tc>
          <w:tcPr>
            <w:tcW w:w="37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A6094" w:rsidRDefault="00935523">
            <w:pPr>
              <w:spacing w:line="276" w:lineRule="auto"/>
              <w:jc w:val="center"/>
              <w:rPr>
                <w:rFonts w:cs="Arial"/>
                <w:sz w:val="24"/>
                <w:lang w:val="de-DE" w:eastAsia="ja-JP"/>
              </w:rPr>
            </w:pPr>
            <w:r>
              <w:rPr>
                <w:sz w:val="24"/>
                <w:lang w:val="de-DE"/>
              </w:rPr>
              <w:t>Display HMI</w:t>
            </w:r>
            <w:r>
              <w:rPr>
                <w:sz w:val="16"/>
                <w:szCs w:val="16"/>
                <w:vertAlign w:val="subscript"/>
                <w:lang w:val="de-DE"/>
              </w:rPr>
              <w:t>/REF#</w:t>
            </w:r>
          </w:p>
        </w:tc>
      </w:tr>
      <w:tr w:rsidR="009A6094" w:rsidTr="003D637B">
        <w:trPr>
          <w:cantSplit/>
          <w:jc w:val="center"/>
        </w:trPr>
        <w:tc>
          <w:tcPr>
            <w:tcW w:w="646"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9A6094" w:rsidRDefault="00935523">
            <w:pPr>
              <w:spacing w:line="276" w:lineRule="auto"/>
              <w:jc w:val="center"/>
              <w:rPr>
                <w:rFonts w:cs="Arial"/>
                <w:lang w:val="de-DE" w:eastAsia="ja-JP"/>
              </w:rPr>
            </w:pPr>
            <w:r>
              <w:rPr>
                <w:lang w:val="de-DE"/>
              </w:rPr>
              <w:t>Run</w:t>
            </w:r>
          </w:p>
          <w:p w:rsidR="009A6094" w:rsidRDefault="00935523">
            <w:pPr>
              <w:spacing w:line="276" w:lineRule="auto"/>
              <w:jc w:val="center"/>
              <w:rPr>
                <w:rFonts w:cs="Arial"/>
                <w:lang w:val="de-DE" w:eastAsia="ja-JP"/>
              </w:rPr>
            </w:pPr>
            <w:r>
              <w:rPr>
                <w:lang w:val="de-DE"/>
              </w:rPr>
              <w:t>(as per Operational Modes and Voltage Range Definition)</w:t>
            </w:r>
          </w:p>
        </w:tc>
        <w:tc>
          <w:tcPr>
            <w:tcW w:w="564" w:type="dxa"/>
            <w:tcBorders>
              <w:top w:val="single" w:sz="4" w:space="0" w:color="auto"/>
              <w:left w:val="single" w:sz="4" w:space="0" w:color="auto"/>
              <w:bottom w:val="single" w:sz="4" w:space="0" w:color="auto"/>
              <w:right w:val="single" w:sz="4" w:space="0" w:color="auto"/>
            </w:tcBorders>
            <w:vAlign w:val="center"/>
          </w:tcPr>
          <w:p w:rsidR="009A6094" w:rsidRDefault="00935523">
            <w:pPr>
              <w:spacing w:line="276" w:lineRule="auto"/>
              <w:jc w:val="center"/>
              <w:rPr>
                <w:sz w:val="12"/>
                <w:szCs w:val="16"/>
                <w:lang w:val="de-DE"/>
              </w:rPr>
            </w:pPr>
            <w:r>
              <w:rPr>
                <w:sz w:val="12"/>
                <w:szCs w:val="16"/>
                <w:lang w:val="de-DE"/>
              </w:rPr>
              <w:t>0xA |0xB</w:t>
            </w:r>
          </w:p>
        </w:tc>
        <w:tc>
          <w:tcPr>
            <w:tcW w:w="564"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sz w:val="16"/>
                <w:szCs w:val="16"/>
                <w:lang w:val="de-DE"/>
              </w:rPr>
              <w:t>0x2</w:t>
            </w:r>
          </w:p>
        </w:tc>
        <w:tc>
          <w:tcPr>
            <w:tcW w:w="253"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3712" w:type="dxa"/>
            <w:tcBorders>
              <w:top w:val="single" w:sz="4" w:space="0" w:color="auto"/>
              <w:left w:val="single" w:sz="4" w:space="0" w:color="auto"/>
              <w:bottom w:val="single" w:sz="4" w:space="0" w:color="auto"/>
              <w:right w:val="single" w:sz="4" w:space="0" w:color="auto"/>
            </w:tcBorders>
            <w:vAlign w:val="center"/>
            <w:hideMark/>
          </w:tcPr>
          <w:p w:rsidR="009A6094" w:rsidRDefault="00935523" w:rsidP="00CC6E4C">
            <w:pPr>
              <w:spacing w:line="276" w:lineRule="auto"/>
              <w:jc w:val="center"/>
              <w:rPr>
                <w:rFonts w:cs="Arial"/>
                <w:sz w:val="24"/>
                <w:lang w:val="de-DE" w:eastAsia="ja-JP"/>
              </w:rPr>
            </w:pPr>
            <w:r>
              <w:rPr>
                <w:rFonts w:cs="Arial"/>
                <w:noProof/>
                <w:sz w:val="16"/>
                <w:szCs w:val="16"/>
                <w:vertAlign w:val="subscript"/>
              </w:rPr>
              <w:drawing>
                <wp:inline distT="0" distB="0" distL="0" distR="0" wp14:anchorId="70F7AD1B" wp14:editId="68B8CD68">
                  <wp:extent cx="1819275" cy="218042"/>
                  <wp:effectExtent l="0" t="0" r="0" b="0"/>
                  <wp:docPr id="18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arS-PPA-POA-I-X.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819796" cy="218104"/>
                          </a:xfrm>
                          <a:prstGeom prst="rect">
                            <a:avLst/>
                          </a:prstGeom>
                        </pic:spPr>
                      </pic:pic>
                    </a:graphicData>
                  </a:graphic>
                </wp:inline>
              </w:drawing>
            </w:r>
            <w:r>
              <w:rPr>
                <w:rFonts w:cs="Arial"/>
                <w:sz w:val="16"/>
                <w:szCs w:val="16"/>
                <w:vertAlign w:val="subscript"/>
                <w:lang w:val="de-DE" w:eastAsia="ja-JP"/>
              </w:rPr>
              <w:t>/498</w:t>
            </w:r>
          </w:p>
        </w:tc>
      </w:tr>
      <w:tr w:rsidR="009A6094" w:rsidTr="003D637B">
        <w:trPr>
          <w:cantSplit/>
          <w:jc w:val="center"/>
        </w:trPr>
        <w:tc>
          <w:tcPr>
            <w:tcW w:w="646" w:type="dxa"/>
            <w:vMerge/>
            <w:tcBorders>
              <w:top w:val="single" w:sz="4" w:space="0" w:color="auto"/>
              <w:left w:val="single" w:sz="4" w:space="0" w:color="auto"/>
              <w:bottom w:val="single" w:sz="4" w:space="0" w:color="auto"/>
              <w:right w:val="single" w:sz="4" w:space="0" w:color="auto"/>
            </w:tcBorders>
            <w:vAlign w:val="center"/>
            <w:hideMark/>
          </w:tcPr>
          <w:p w:rsidR="009A6094" w:rsidRDefault="00935523">
            <w:pPr>
              <w:rPr>
                <w:rFonts w:cs="Arial"/>
                <w:lang w:val="de-DE" w:eastAsia="ja-JP"/>
              </w:rPr>
            </w:pPr>
          </w:p>
        </w:tc>
        <w:tc>
          <w:tcPr>
            <w:tcW w:w="564" w:type="dxa"/>
            <w:tcBorders>
              <w:top w:val="single" w:sz="4" w:space="0" w:color="auto"/>
              <w:left w:val="single" w:sz="4" w:space="0" w:color="auto"/>
              <w:bottom w:val="single" w:sz="4" w:space="0" w:color="auto"/>
              <w:right w:val="single" w:sz="4" w:space="0" w:color="auto"/>
            </w:tcBorders>
            <w:vAlign w:val="center"/>
          </w:tcPr>
          <w:p w:rsidR="009A6094" w:rsidRDefault="00935523">
            <w:pPr>
              <w:spacing w:line="276" w:lineRule="auto"/>
              <w:jc w:val="center"/>
              <w:rPr>
                <w:sz w:val="12"/>
                <w:szCs w:val="16"/>
                <w:lang w:val="de-DE"/>
              </w:rPr>
            </w:pPr>
            <w:r>
              <w:rPr>
                <w:sz w:val="12"/>
                <w:szCs w:val="16"/>
                <w:lang w:val="de-DE"/>
              </w:rPr>
              <w:t>0xA |0xB</w:t>
            </w:r>
          </w:p>
        </w:tc>
        <w:tc>
          <w:tcPr>
            <w:tcW w:w="564"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sz w:val="16"/>
                <w:szCs w:val="16"/>
                <w:lang w:val="de-DE"/>
              </w:rPr>
            </w:pPr>
            <w:r>
              <w:rPr>
                <w:sz w:val="16"/>
                <w:szCs w:val="16"/>
                <w:lang w:val="de-DE"/>
              </w:rPr>
              <w:t>0x3</w:t>
            </w:r>
          </w:p>
        </w:tc>
        <w:tc>
          <w:tcPr>
            <w:tcW w:w="253"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3712" w:type="dxa"/>
            <w:tcBorders>
              <w:top w:val="single" w:sz="4" w:space="0" w:color="auto"/>
              <w:left w:val="single" w:sz="4" w:space="0" w:color="auto"/>
              <w:bottom w:val="single" w:sz="4" w:space="0" w:color="auto"/>
              <w:right w:val="single" w:sz="4" w:space="0" w:color="auto"/>
            </w:tcBorders>
            <w:vAlign w:val="center"/>
            <w:hideMark/>
          </w:tcPr>
          <w:p w:rsidR="009A6094" w:rsidRDefault="00935523" w:rsidP="00CC6E4C">
            <w:pPr>
              <w:spacing w:line="276" w:lineRule="auto"/>
              <w:jc w:val="center"/>
            </w:pPr>
            <w:r>
              <w:rPr>
                <w:rFonts w:cs="Arial"/>
                <w:noProof/>
                <w:sz w:val="16"/>
                <w:szCs w:val="16"/>
                <w:vertAlign w:val="subscript"/>
              </w:rPr>
              <w:drawing>
                <wp:inline distT="0" distB="0" distL="0" distR="0" wp14:anchorId="14ACFE81" wp14:editId="4BAC47AC">
                  <wp:extent cx="1819275" cy="218042"/>
                  <wp:effectExtent l="0" t="0" r="0" b="0"/>
                  <wp:docPr id="181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arS-PPA-POA-I-X.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819796" cy="218104"/>
                          </a:xfrm>
                          <a:prstGeom prst="rect">
                            <a:avLst/>
                          </a:prstGeom>
                        </pic:spPr>
                      </pic:pic>
                    </a:graphicData>
                  </a:graphic>
                </wp:inline>
              </w:drawing>
            </w:r>
            <w:r>
              <w:rPr>
                <w:rFonts w:cs="Arial"/>
                <w:sz w:val="16"/>
                <w:szCs w:val="16"/>
                <w:vertAlign w:val="subscript"/>
                <w:lang w:val="de-DE" w:eastAsia="ja-JP"/>
              </w:rPr>
              <w:t>/499</w:t>
            </w:r>
          </w:p>
        </w:tc>
      </w:tr>
      <w:tr w:rsidR="009A6094" w:rsidTr="003D637B">
        <w:trPr>
          <w:cantSplit/>
          <w:jc w:val="center"/>
        </w:trPr>
        <w:tc>
          <w:tcPr>
            <w:tcW w:w="646" w:type="dxa"/>
            <w:vMerge/>
            <w:tcBorders>
              <w:top w:val="single" w:sz="4" w:space="0" w:color="auto"/>
              <w:left w:val="single" w:sz="4" w:space="0" w:color="auto"/>
              <w:bottom w:val="single" w:sz="4" w:space="0" w:color="auto"/>
              <w:right w:val="single" w:sz="4" w:space="0" w:color="auto"/>
            </w:tcBorders>
            <w:vAlign w:val="center"/>
            <w:hideMark/>
          </w:tcPr>
          <w:p w:rsidR="009A6094" w:rsidRDefault="00935523">
            <w:pPr>
              <w:rPr>
                <w:rFonts w:cs="Arial"/>
                <w:lang w:val="de-DE" w:eastAsia="ja-JP"/>
              </w:rPr>
            </w:pPr>
          </w:p>
        </w:tc>
        <w:tc>
          <w:tcPr>
            <w:tcW w:w="564" w:type="dxa"/>
            <w:tcBorders>
              <w:top w:val="single" w:sz="4" w:space="0" w:color="auto"/>
              <w:left w:val="single" w:sz="4" w:space="0" w:color="auto"/>
              <w:bottom w:val="single" w:sz="4" w:space="0" w:color="auto"/>
              <w:right w:val="single" w:sz="4" w:space="0" w:color="auto"/>
            </w:tcBorders>
            <w:vAlign w:val="center"/>
          </w:tcPr>
          <w:p w:rsidR="009A6094" w:rsidRDefault="00935523">
            <w:pPr>
              <w:spacing w:line="276" w:lineRule="auto"/>
              <w:jc w:val="center"/>
              <w:rPr>
                <w:sz w:val="12"/>
                <w:szCs w:val="16"/>
                <w:lang w:val="de-DE"/>
              </w:rPr>
            </w:pPr>
            <w:r>
              <w:rPr>
                <w:sz w:val="12"/>
                <w:szCs w:val="16"/>
                <w:lang w:val="de-DE"/>
              </w:rPr>
              <w:t>0xA |0xB</w:t>
            </w:r>
          </w:p>
        </w:tc>
        <w:tc>
          <w:tcPr>
            <w:tcW w:w="564"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sz w:val="16"/>
                <w:szCs w:val="16"/>
                <w:lang w:val="de-DE"/>
              </w:rPr>
            </w:pPr>
            <w:r>
              <w:rPr>
                <w:sz w:val="16"/>
                <w:szCs w:val="16"/>
                <w:lang w:val="de-DE"/>
              </w:rPr>
              <w:t>0x4</w:t>
            </w:r>
          </w:p>
        </w:tc>
        <w:tc>
          <w:tcPr>
            <w:tcW w:w="253"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3712" w:type="dxa"/>
            <w:tcBorders>
              <w:top w:val="single" w:sz="4" w:space="0" w:color="auto"/>
              <w:left w:val="single" w:sz="4" w:space="0" w:color="auto"/>
              <w:bottom w:val="single" w:sz="4" w:space="0" w:color="auto"/>
              <w:right w:val="single" w:sz="4" w:space="0" w:color="auto"/>
            </w:tcBorders>
            <w:vAlign w:val="center"/>
            <w:hideMark/>
          </w:tcPr>
          <w:p w:rsidR="009A6094" w:rsidRDefault="00935523" w:rsidP="00CC6E4C">
            <w:pPr>
              <w:spacing w:line="276" w:lineRule="auto"/>
              <w:jc w:val="center"/>
            </w:pPr>
            <w:r>
              <w:rPr>
                <w:rFonts w:cs="Arial"/>
                <w:noProof/>
                <w:sz w:val="16"/>
                <w:szCs w:val="16"/>
                <w:vertAlign w:val="subscript"/>
              </w:rPr>
              <w:drawing>
                <wp:inline distT="0" distB="0" distL="0" distR="0" wp14:anchorId="2B465CCA" wp14:editId="456279EA">
                  <wp:extent cx="1819275" cy="218042"/>
                  <wp:effectExtent l="0" t="0" r="0" b="0"/>
                  <wp:docPr id="181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arS-PPA-POA-I-X.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819796" cy="218104"/>
                          </a:xfrm>
                          <a:prstGeom prst="rect">
                            <a:avLst/>
                          </a:prstGeom>
                        </pic:spPr>
                      </pic:pic>
                    </a:graphicData>
                  </a:graphic>
                </wp:inline>
              </w:drawing>
            </w:r>
            <w:r>
              <w:rPr>
                <w:rFonts w:cs="Arial"/>
                <w:sz w:val="16"/>
                <w:szCs w:val="16"/>
                <w:vertAlign w:val="subscript"/>
                <w:lang w:val="de-DE" w:eastAsia="ja-JP"/>
              </w:rPr>
              <w:t>/500</w:t>
            </w:r>
          </w:p>
        </w:tc>
      </w:tr>
      <w:tr w:rsidR="009A6094" w:rsidTr="003D637B">
        <w:trPr>
          <w:cantSplit/>
          <w:jc w:val="center"/>
        </w:trPr>
        <w:tc>
          <w:tcPr>
            <w:tcW w:w="646" w:type="dxa"/>
            <w:vMerge/>
            <w:tcBorders>
              <w:top w:val="single" w:sz="4" w:space="0" w:color="auto"/>
              <w:left w:val="single" w:sz="4" w:space="0" w:color="auto"/>
              <w:bottom w:val="single" w:sz="4" w:space="0" w:color="auto"/>
              <w:right w:val="single" w:sz="4" w:space="0" w:color="auto"/>
            </w:tcBorders>
            <w:vAlign w:val="center"/>
            <w:hideMark/>
          </w:tcPr>
          <w:p w:rsidR="009A6094" w:rsidRDefault="00935523">
            <w:pPr>
              <w:rPr>
                <w:rFonts w:cs="Arial"/>
                <w:lang w:val="de-DE" w:eastAsia="ja-JP"/>
              </w:rPr>
            </w:pPr>
          </w:p>
        </w:tc>
        <w:tc>
          <w:tcPr>
            <w:tcW w:w="564" w:type="dxa"/>
            <w:tcBorders>
              <w:top w:val="single" w:sz="4" w:space="0" w:color="auto"/>
              <w:left w:val="single" w:sz="4" w:space="0" w:color="auto"/>
              <w:bottom w:val="single" w:sz="4" w:space="0" w:color="auto"/>
              <w:right w:val="single" w:sz="4" w:space="0" w:color="auto"/>
            </w:tcBorders>
            <w:vAlign w:val="center"/>
          </w:tcPr>
          <w:p w:rsidR="009A6094" w:rsidRDefault="00935523">
            <w:pPr>
              <w:spacing w:line="276" w:lineRule="auto"/>
              <w:jc w:val="center"/>
              <w:rPr>
                <w:sz w:val="12"/>
                <w:szCs w:val="16"/>
                <w:lang w:val="de-DE"/>
              </w:rPr>
            </w:pPr>
            <w:r>
              <w:rPr>
                <w:sz w:val="12"/>
                <w:szCs w:val="16"/>
                <w:lang w:val="de-DE"/>
              </w:rPr>
              <w:t>0xA |0xB</w:t>
            </w:r>
          </w:p>
        </w:tc>
        <w:tc>
          <w:tcPr>
            <w:tcW w:w="564"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sz w:val="16"/>
                <w:szCs w:val="16"/>
                <w:lang w:val="de-DE"/>
              </w:rPr>
            </w:pPr>
            <w:r>
              <w:rPr>
                <w:sz w:val="16"/>
                <w:szCs w:val="16"/>
                <w:lang w:val="de-DE"/>
              </w:rPr>
              <w:t>0x5</w:t>
            </w:r>
          </w:p>
        </w:tc>
        <w:tc>
          <w:tcPr>
            <w:tcW w:w="253"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3712" w:type="dxa"/>
            <w:tcBorders>
              <w:top w:val="single" w:sz="4" w:space="0" w:color="auto"/>
              <w:left w:val="single" w:sz="4" w:space="0" w:color="auto"/>
              <w:bottom w:val="single" w:sz="4" w:space="0" w:color="auto"/>
              <w:right w:val="single" w:sz="4" w:space="0" w:color="auto"/>
            </w:tcBorders>
            <w:vAlign w:val="center"/>
            <w:hideMark/>
          </w:tcPr>
          <w:p w:rsidR="009A6094" w:rsidRDefault="00935523" w:rsidP="00CC6E4C">
            <w:pPr>
              <w:spacing w:line="276" w:lineRule="auto"/>
              <w:jc w:val="center"/>
            </w:pPr>
            <w:r>
              <w:rPr>
                <w:rFonts w:cs="Arial"/>
                <w:noProof/>
                <w:sz w:val="16"/>
                <w:szCs w:val="16"/>
                <w:vertAlign w:val="subscript"/>
              </w:rPr>
              <w:drawing>
                <wp:inline distT="0" distB="0" distL="0" distR="0" wp14:anchorId="6DEBD940" wp14:editId="0BFA64E3">
                  <wp:extent cx="1819275" cy="218042"/>
                  <wp:effectExtent l="0" t="0" r="0" b="0"/>
                  <wp:docPr id="181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arS-PPA-POA-I-X.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819796" cy="218104"/>
                          </a:xfrm>
                          <a:prstGeom prst="rect">
                            <a:avLst/>
                          </a:prstGeom>
                        </pic:spPr>
                      </pic:pic>
                    </a:graphicData>
                  </a:graphic>
                </wp:inline>
              </w:drawing>
            </w:r>
            <w:r>
              <w:rPr>
                <w:rFonts w:cs="Arial"/>
                <w:sz w:val="16"/>
                <w:szCs w:val="16"/>
                <w:vertAlign w:val="subscript"/>
                <w:lang w:val="de-DE" w:eastAsia="ja-JP"/>
              </w:rPr>
              <w:t>/501</w:t>
            </w:r>
          </w:p>
        </w:tc>
      </w:tr>
      <w:tr w:rsidR="009A6094" w:rsidTr="003D637B">
        <w:trPr>
          <w:cantSplit/>
          <w:jc w:val="center"/>
        </w:trPr>
        <w:tc>
          <w:tcPr>
            <w:tcW w:w="646" w:type="dxa"/>
            <w:vMerge/>
            <w:tcBorders>
              <w:top w:val="single" w:sz="4" w:space="0" w:color="auto"/>
              <w:left w:val="single" w:sz="4" w:space="0" w:color="auto"/>
              <w:bottom w:val="single" w:sz="4" w:space="0" w:color="auto"/>
              <w:right w:val="single" w:sz="4" w:space="0" w:color="auto"/>
            </w:tcBorders>
            <w:vAlign w:val="center"/>
            <w:hideMark/>
          </w:tcPr>
          <w:p w:rsidR="009A6094" w:rsidRDefault="00935523">
            <w:pPr>
              <w:rPr>
                <w:rFonts w:cs="Arial"/>
                <w:lang w:val="de-DE" w:eastAsia="ja-JP"/>
              </w:rPr>
            </w:pPr>
          </w:p>
        </w:tc>
        <w:tc>
          <w:tcPr>
            <w:tcW w:w="564" w:type="dxa"/>
            <w:tcBorders>
              <w:top w:val="single" w:sz="4" w:space="0" w:color="auto"/>
              <w:left w:val="single" w:sz="4" w:space="0" w:color="auto"/>
              <w:bottom w:val="single" w:sz="4" w:space="0" w:color="auto"/>
              <w:right w:val="single" w:sz="4" w:space="0" w:color="auto"/>
            </w:tcBorders>
            <w:vAlign w:val="center"/>
          </w:tcPr>
          <w:p w:rsidR="009A6094" w:rsidRDefault="00935523">
            <w:pPr>
              <w:spacing w:line="276" w:lineRule="auto"/>
              <w:jc w:val="center"/>
              <w:rPr>
                <w:sz w:val="12"/>
                <w:szCs w:val="16"/>
                <w:lang w:val="de-DE"/>
              </w:rPr>
            </w:pPr>
            <w:r>
              <w:rPr>
                <w:sz w:val="12"/>
                <w:szCs w:val="16"/>
                <w:lang w:val="de-DE"/>
              </w:rPr>
              <w:t>0xA |0xB</w:t>
            </w:r>
          </w:p>
        </w:tc>
        <w:tc>
          <w:tcPr>
            <w:tcW w:w="564"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sz w:val="16"/>
                <w:szCs w:val="16"/>
                <w:lang w:val="de-DE"/>
              </w:rPr>
            </w:pPr>
            <w:r>
              <w:rPr>
                <w:sz w:val="16"/>
                <w:szCs w:val="16"/>
                <w:lang w:val="de-DE"/>
              </w:rPr>
              <w:t>0x6</w:t>
            </w:r>
          </w:p>
        </w:tc>
        <w:tc>
          <w:tcPr>
            <w:tcW w:w="253"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3712" w:type="dxa"/>
            <w:tcBorders>
              <w:top w:val="single" w:sz="4" w:space="0" w:color="auto"/>
              <w:left w:val="single" w:sz="4" w:space="0" w:color="auto"/>
              <w:bottom w:val="single" w:sz="4" w:space="0" w:color="auto"/>
              <w:right w:val="single" w:sz="4" w:space="0" w:color="auto"/>
            </w:tcBorders>
            <w:vAlign w:val="center"/>
            <w:hideMark/>
          </w:tcPr>
          <w:p w:rsidR="009A6094" w:rsidRDefault="00935523" w:rsidP="00CC6E4C">
            <w:pPr>
              <w:spacing w:line="276" w:lineRule="auto"/>
              <w:jc w:val="center"/>
            </w:pPr>
            <w:r>
              <w:rPr>
                <w:rFonts w:cs="Arial"/>
                <w:noProof/>
                <w:sz w:val="16"/>
                <w:szCs w:val="16"/>
                <w:vertAlign w:val="subscript"/>
              </w:rPr>
              <w:drawing>
                <wp:inline distT="0" distB="0" distL="0" distR="0" wp14:anchorId="1FFD1CE0" wp14:editId="4C4990FF">
                  <wp:extent cx="1819275" cy="218042"/>
                  <wp:effectExtent l="0" t="0" r="0" b="0"/>
                  <wp:docPr id="181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arS-PPA-POA-I-X.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819796" cy="218104"/>
                          </a:xfrm>
                          <a:prstGeom prst="rect">
                            <a:avLst/>
                          </a:prstGeom>
                        </pic:spPr>
                      </pic:pic>
                    </a:graphicData>
                  </a:graphic>
                </wp:inline>
              </w:drawing>
            </w:r>
            <w:r>
              <w:rPr>
                <w:rFonts w:cs="Arial"/>
                <w:sz w:val="16"/>
                <w:szCs w:val="16"/>
                <w:vertAlign w:val="subscript"/>
                <w:lang w:val="de-DE" w:eastAsia="ja-JP"/>
              </w:rPr>
              <w:t>/502</w:t>
            </w:r>
          </w:p>
        </w:tc>
      </w:tr>
      <w:tr w:rsidR="009A6094" w:rsidTr="003D637B">
        <w:trPr>
          <w:cantSplit/>
          <w:jc w:val="center"/>
        </w:trPr>
        <w:tc>
          <w:tcPr>
            <w:tcW w:w="646" w:type="dxa"/>
            <w:vMerge/>
            <w:tcBorders>
              <w:top w:val="single" w:sz="4" w:space="0" w:color="auto"/>
              <w:left w:val="single" w:sz="4" w:space="0" w:color="auto"/>
              <w:bottom w:val="single" w:sz="4" w:space="0" w:color="auto"/>
              <w:right w:val="single" w:sz="4" w:space="0" w:color="auto"/>
            </w:tcBorders>
            <w:vAlign w:val="center"/>
            <w:hideMark/>
          </w:tcPr>
          <w:p w:rsidR="009A6094" w:rsidRDefault="00935523">
            <w:pPr>
              <w:rPr>
                <w:rFonts w:cs="Arial"/>
                <w:lang w:val="de-DE" w:eastAsia="ja-JP"/>
              </w:rPr>
            </w:pPr>
          </w:p>
        </w:tc>
        <w:tc>
          <w:tcPr>
            <w:tcW w:w="564" w:type="dxa"/>
            <w:tcBorders>
              <w:top w:val="single" w:sz="4" w:space="0" w:color="auto"/>
              <w:left w:val="single" w:sz="4" w:space="0" w:color="auto"/>
              <w:bottom w:val="single" w:sz="4" w:space="0" w:color="auto"/>
              <w:right w:val="single" w:sz="4" w:space="0" w:color="auto"/>
            </w:tcBorders>
            <w:vAlign w:val="center"/>
          </w:tcPr>
          <w:p w:rsidR="009A6094" w:rsidRDefault="00935523">
            <w:pPr>
              <w:spacing w:line="276" w:lineRule="auto"/>
              <w:jc w:val="center"/>
              <w:rPr>
                <w:sz w:val="12"/>
                <w:szCs w:val="16"/>
                <w:lang w:val="de-DE"/>
              </w:rPr>
            </w:pPr>
            <w:r>
              <w:rPr>
                <w:sz w:val="12"/>
                <w:szCs w:val="16"/>
                <w:lang w:val="de-DE"/>
              </w:rPr>
              <w:t>0xA |0xB</w:t>
            </w:r>
          </w:p>
        </w:tc>
        <w:tc>
          <w:tcPr>
            <w:tcW w:w="564"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sz w:val="16"/>
                <w:szCs w:val="16"/>
                <w:lang w:val="de-DE"/>
              </w:rPr>
            </w:pPr>
            <w:r>
              <w:rPr>
                <w:sz w:val="16"/>
                <w:szCs w:val="16"/>
                <w:lang w:val="de-DE"/>
              </w:rPr>
              <w:t>0x7</w:t>
            </w:r>
          </w:p>
        </w:tc>
        <w:tc>
          <w:tcPr>
            <w:tcW w:w="253"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16"/>
                <w:szCs w:val="16"/>
                <w:lang w:val="de-DE" w:eastAsia="ja-JP"/>
              </w:rPr>
            </w:pPr>
            <w:r>
              <w:rPr>
                <w:rFonts w:cs="Arial"/>
                <w:sz w:val="16"/>
                <w:szCs w:val="16"/>
                <w:lang w:val="de-DE" w:eastAsia="ja-JP"/>
              </w:rPr>
              <w:t>X</w:t>
            </w:r>
          </w:p>
        </w:tc>
        <w:tc>
          <w:tcPr>
            <w:tcW w:w="3712" w:type="dxa"/>
            <w:tcBorders>
              <w:top w:val="single" w:sz="4" w:space="0" w:color="auto"/>
              <w:left w:val="single" w:sz="4" w:space="0" w:color="auto"/>
              <w:bottom w:val="single" w:sz="4" w:space="0" w:color="auto"/>
              <w:right w:val="single" w:sz="4" w:space="0" w:color="auto"/>
            </w:tcBorders>
            <w:vAlign w:val="center"/>
            <w:hideMark/>
          </w:tcPr>
          <w:p w:rsidR="009A6094" w:rsidRDefault="00935523" w:rsidP="00CC6E4C">
            <w:pPr>
              <w:spacing w:line="276" w:lineRule="auto"/>
              <w:jc w:val="center"/>
            </w:pPr>
            <w:r>
              <w:rPr>
                <w:rFonts w:cs="Arial"/>
                <w:noProof/>
                <w:sz w:val="16"/>
                <w:szCs w:val="16"/>
                <w:vertAlign w:val="subscript"/>
              </w:rPr>
              <w:drawing>
                <wp:inline distT="0" distB="0" distL="0" distR="0" wp14:anchorId="3D4C5563" wp14:editId="34748D22">
                  <wp:extent cx="1819275" cy="218042"/>
                  <wp:effectExtent l="0" t="0" r="0" b="0"/>
                  <wp:docPr id="181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arS-PPA-POA-I-X.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819796" cy="218104"/>
                          </a:xfrm>
                          <a:prstGeom prst="rect">
                            <a:avLst/>
                          </a:prstGeom>
                        </pic:spPr>
                      </pic:pic>
                    </a:graphicData>
                  </a:graphic>
                </wp:inline>
              </w:drawing>
            </w:r>
            <w:r>
              <w:rPr>
                <w:rFonts w:cs="Arial"/>
                <w:sz w:val="16"/>
                <w:szCs w:val="16"/>
                <w:vertAlign w:val="subscript"/>
                <w:lang w:val="de-DE" w:eastAsia="ja-JP"/>
              </w:rPr>
              <w:t>/503</w:t>
            </w:r>
          </w:p>
        </w:tc>
      </w:tr>
      <w:tr w:rsidR="009A6094" w:rsidTr="00BA3D96">
        <w:trPr>
          <w:cantSplit/>
          <w:jc w:val="center"/>
        </w:trPr>
        <w:tc>
          <w:tcPr>
            <w:tcW w:w="646" w:type="dxa"/>
            <w:vMerge/>
            <w:tcBorders>
              <w:top w:val="single" w:sz="4" w:space="0" w:color="auto"/>
              <w:left w:val="single" w:sz="4" w:space="0" w:color="auto"/>
              <w:bottom w:val="single" w:sz="4" w:space="0" w:color="auto"/>
              <w:right w:val="single" w:sz="4" w:space="0" w:color="auto"/>
            </w:tcBorders>
            <w:vAlign w:val="center"/>
            <w:hideMark/>
          </w:tcPr>
          <w:p w:rsidR="009A6094" w:rsidRDefault="00935523">
            <w:pPr>
              <w:rPr>
                <w:rFonts w:cs="Arial"/>
                <w:lang w:val="de-DE" w:eastAsia="ja-JP"/>
              </w:rPr>
            </w:pPr>
          </w:p>
        </w:tc>
        <w:tc>
          <w:tcPr>
            <w:tcW w:w="4891" w:type="dxa"/>
            <w:gridSpan w:val="16"/>
            <w:tcBorders>
              <w:top w:val="single" w:sz="4" w:space="0" w:color="auto"/>
              <w:left w:val="single" w:sz="4" w:space="0" w:color="auto"/>
              <w:bottom w:val="single" w:sz="4" w:space="0" w:color="auto"/>
              <w:right w:val="single" w:sz="4" w:space="0" w:color="auto"/>
            </w:tcBorders>
            <w:vAlign w:val="center"/>
          </w:tcPr>
          <w:p w:rsidR="009A6094" w:rsidRDefault="00935523">
            <w:pPr>
              <w:spacing w:line="276" w:lineRule="auto"/>
              <w:jc w:val="center"/>
              <w:rPr>
                <w:rFonts w:cs="Arial"/>
                <w:lang w:val="de-DE" w:eastAsia="ja-JP"/>
              </w:rPr>
            </w:pPr>
            <w:r>
              <w:rPr>
                <w:lang w:val="de-DE"/>
              </w:rPr>
              <w:t>All Other Cases</w:t>
            </w:r>
          </w:p>
        </w:tc>
        <w:tc>
          <w:tcPr>
            <w:tcW w:w="3712" w:type="dxa"/>
            <w:tcBorders>
              <w:top w:val="single" w:sz="4" w:space="0" w:color="auto"/>
              <w:left w:val="single" w:sz="4" w:space="0" w:color="auto"/>
              <w:bottom w:val="single" w:sz="4" w:space="0" w:color="auto"/>
              <w:right w:val="single" w:sz="4" w:space="0" w:color="auto"/>
            </w:tcBorders>
            <w:vAlign w:val="center"/>
            <w:hideMark/>
          </w:tcPr>
          <w:p w:rsidR="009A6094" w:rsidRDefault="00935523">
            <w:pPr>
              <w:spacing w:line="276" w:lineRule="auto"/>
              <w:jc w:val="center"/>
              <w:rPr>
                <w:rFonts w:cs="Arial"/>
                <w:sz w:val="24"/>
                <w:lang w:val="de-DE" w:eastAsia="ja-JP"/>
              </w:rPr>
            </w:pPr>
            <w:r>
              <w:rPr>
                <w:sz w:val="24"/>
                <w:lang w:val="de-DE"/>
              </w:rPr>
              <w:t>Blank (Do not show SAPFeatureMenuBarVisibility)</w:t>
            </w:r>
          </w:p>
        </w:tc>
      </w:tr>
    </w:tbl>
    <w:p w:rsidR="00A204DD" w:rsidRDefault="00935523" w:rsidP="00A204DD">
      <w:pPr>
        <w:jc w:val="center"/>
      </w:pPr>
      <w:r>
        <w:rPr>
          <w:u w:val="single"/>
        </w:rPr>
        <w:t>A</w:t>
      </w:r>
      <w:r>
        <w:t xml:space="preserve">ctive </w:t>
      </w:r>
      <w:r>
        <w:rPr>
          <w:u w:val="single"/>
        </w:rPr>
        <w:t>P</w:t>
      </w:r>
      <w:r>
        <w:t xml:space="preserve">ark </w:t>
      </w:r>
      <w:r>
        <w:rPr>
          <w:u w:val="single"/>
        </w:rPr>
        <w:t>A</w:t>
      </w:r>
      <w:r>
        <w:t xml:space="preserve">ssist (APA) Positional </w:t>
      </w:r>
      <w:r>
        <w:t>SAPFeatureMenuBarVisibility for larger screens without display size limitations</w:t>
      </w:r>
    </w:p>
    <w:p w:rsidR="00A204DD" w:rsidRDefault="00935523" w:rsidP="00A204DD">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A204DD" w:rsidRDefault="00935523" w:rsidP="00A204DD">
      <w:r>
        <w:rPr>
          <w:rFonts w:cs="Arial"/>
        </w:rPr>
        <w:t>‡ -</w:t>
      </w:r>
      <w:r>
        <w:rPr>
          <w:sz w:val="16"/>
          <w:szCs w:val="16"/>
        </w:rPr>
        <w:t xml:space="preserve"> Only if supported by the </w:t>
      </w:r>
      <w:r>
        <w:rPr>
          <w:sz w:val="16"/>
          <w:szCs w:val="16"/>
        </w:rPr>
        <w:t>implementing program as per REQ-130570. If not supported but required by signal processing tables, treat as data 0x1.</w:t>
      </w:r>
    </w:p>
    <w:p w:rsidR="00A204DD" w:rsidRDefault="00935523" w:rsidP="00A204DD">
      <w:pPr>
        <w:jc w:val="center"/>
      </w:pPr>
    </w:p>
    <w:p w:rsidR="00A204DD" w:rsidRDefault="00935523" w:rsidP="00A204DD"/>
    <w:p w:rsidR="00A204DD" w:rsidRDefault="00935523" w:rsidP="00A204DD">
      <w:pPr>
        <w:jc w:val="center"/>
      </w:pPr>
      <w:r>
        <w:t xml:space="preserve">*Note: this is the bottom layer of the menu bar. Modifiers such as selection highlights and nonavailability gray-outs will be overlayed </w:t>
      </w:r>
      <w:r>
        <w:t>as per the other menu bar positionals.</w:t>
      </w:r>
    </w:p>
    <w:p w:rsidR="00A204DD" w:rsidRDefault="00935523" w:rsidP="00A204DD">
      <w:pPr>
        <w:jc w:val="center"/>
      </w:pPr>
      <w:r>
        <w:t>*Note: this is intended to depict only the graphical portion of the soft menu interface. The functional characteristics of button press CAN commands are defined in the Soft Menu Interface section.</w:t>
      </w:r>
    </w:p>
    <w:p w:rsidR="00A204DD" w:rsidRDefault="00935523" w:rsidP="00A204DD">
      <w:pPr>
        <w:jc w:val="center"/>
      </w:pPr>
    </w:p>
    <w:p w:rsidR="00307982" w:rsidRDefault="00935523" w:rsidP="00A204DD">
      <w:pPr>
        <w:jc w:val="center"/>
      </w:pPr>
    </w:p>
    <w:p w:rsidR="00307982" w:rsidRPr="00307982" w:rsidRDefault="00935523" w:rsidP="00307982">
      <w:pPr>
        <w:jc w:val="center"/>
        <w:rPr>
          <w:b/>
        </w:rPr>
      </w:pPr>
      <w:r>
        <w:rPr>
          <w:b/>
        </w:rPr>
        <w:t>4” displays</w:t>
      </w:r>
    </w:p>
    <w:tbl>
      <w:tblPr>
        <w:tblStyle w:val="TableGrid"/>
        <w:tblW w:w="8115" w:type="dxa"/>
        <w:jc w:val="center"/>
        <w:tblLayout w:type="fixed"/>
        <w:tblLook w:val="04A0" w:firstRow="1" w:lastRow="0" w:firstColumn="1" w:lastColumn="0" w:noHBand="0" w:noVBand="1"/>
      </w:tblPr>
      <w:tblGrid>
        <w:gridCol w:w="646"/>
        <w:gridCol w:w="540"/>
        <w:gridCol w:w="507"/>
        <w:gridCol w:w="270"/>
        <w:gridCol w:w="270"/>
        <w:gridCol w:w="270"/>
        <w:gridCol w:w="270"/>
        <w:gridCol w:w="270"/>
        <w:gridCol w:w="270"/>
        <w:gridCol w:w="270"/>
        <w:gridCol w:w="270"/>
        <w:gridCol w:w="270"/>
        <w:gridCol w:w="270"/>
        <w:gridCol w:w="270"/>
        <w:gridCol w:w="3452"/>
      </w:tblGrid>
      <w:tr w:rsidR="00307982" w:rsidTr="009A6094">
        <w:trPr>
          <w:cantSplit/>
          <w:trHeight w:val="2156"/>
          <w:tblHeader/>
          <w:jc w:val="center"/>
        </w:trPr>
        <w:tc>
          <w:tcPr>
            <w:tcW w:w="6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307982" w:rsidRDefault="00935523">
            <w:pPr>
              <w:ind w:left="113" w:right="113"/>
              <w:jc w:val="center"/>
              <w:rPr>
                <w:rFonts w:cs="Arial"/>
                <w:sz w:val="16"/>
                <w:szCs w:val="16"/>
                <w:lang w:val="de-DE" w:eastAsia="ja-JP"/>
              </w:rPr>
            </w:pPr>
            <w:r>
              <w:rPr>
                <w:sz w:val="16"/>
                <w:szCs w:val="16"/>
                <w:lang w:val="de-DE"/>
              </w:rPr>
              <w:t>Operational Mode</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307982" w:rsidRDefault="00935523">
            <w:pPr>
              <w:ind w:left="113" w:right="113"/>
              <w:jc w:val="center"/>
              <w:rPr>
                <w:rFonts w:cs="Arial"/>
                <w:sz w:val="16"/>
                <w:szCs w:val="16"/>
                <w:lang w:val="de-DE" w:eastAsia="ja-JP"/>
              </w:rPr>
            </w:pPr>
            <w:r>
              <w:rPr>
                <w:sz w:val="16"/>
                <w:szCs w:val="16"/>
                <w:lang w:val="de-DE"/>
              </w:rPr>
              <w:t>[ApaSys_D_Stat]</w:t>
            </w:r>
          </w:p>
        </w:tc>
        <w:tc>
          <w:tcPr>
            <w:tcW w:w="50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307982" w:rsidRDefault="00935523">
            <w:pPr>
              <w:ind w:left="113" w:right="113"/>
              <w:jc w:val="center"/>
              <w:rPr>
                <w:rFonts w:cs="Arial"/>
                <w:sz w:val="16"/>
                <w:szCs w:val="16"/>
                <w:lang w:val="de-DE" w:eastAsia="ja-JP"/>
              </w:rPr>
            </w:pPr>
            <w:r>
              <w:rPr>
                <w:sz w:val="16"/>
                <w:szCs w:val="16"/>
                <w:lang w:val="de-DE"/>
              </w:rPr>
              <w:t>[ApaSteScanMde_D_Stat]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307982" w:rsidRDefault="00935523">
            <w:pPr>
              <w:ind w:left="113" w:right="113"/>
              <w:jc w:val="center"/>
              <w:rPr>
                <w:rFonts w:cs="Arial"/>
                <w:sz w:val="16"/>
                <w:szCs w:val="16"/>
                <w:lang w:val="de-DE" w:eastAsia="ja-JP"/>
              </w:rPr>
            </w:pPr>
            <w:r>
              <w:rPr>
                <w:sz w:val="16"/>
                <w:szCs w:val="16"/>
                <w:lang w:val="de-DE"/>
              </w:rPr>
              <w:t>[ApaActvSide2_D_Stat]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307982" w:rsidRDefault="00935523">
            <w:pPr>
              <w:ind w:left="113" w:right="113"/>
              <w:jc w:val="center"/>
              <w:rPr>
                <w:rFonts w:cs="Arial"/>
                <w:sz w:val="16"/>
                <w:szCs w:val="16"/>
                <w:lang w:val="de-DE" w:eastAsia="ja-JP"/>
              </w:rPr>
            </w:pPr>
            <w:r>
              <w:rPr>
                <w:sz w:val="16"/>
                <w:szCs w:val="16"/>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307982" w:rsidRDefault="00935523">
            <w:pPr>
              <w:ind w:left="113" w:right="113"/>
              <w:jc w:val="center"/>
              <w:rPr>
                <w:rFonts w:cs="Arial"/>
                <w:sz w:val="16"/>
                <w:szCs w:val="16"/>
                <w:lang w:val="de-DE" w:eastAsia="ja-JP"/>
              </w:rPr>
            </w:pPr>
            <w:r>
              <w:rPr>
                <w:sz w:val="16"/>
                <w:szCs w:val="16"/>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307982" w:rsidRDefault="00935523">
            <w:pPr>
              <w:ind w:left="113" w:right="113"/>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307982" w:rsidRDefault="00935523">
            <w:pPr>
              <w:ind w:left="113" w:right="113"/>
              <w:jc w:val="center"/>
              <w:rPr>
                <w:rFonts w:cs="Arial"/>
                <w:sz w:val="16"/>
                <w:szCs w:val="16"/>
                <w:lang w:val="de-DE" w:eastAsia="ja-JP"/>
              </w:rPr>
            </w:pPr>
            <w:r>
              <w:rPr>
                <w:sz w:val="16"/>
                <w:szCs w:val="16"/>
                <w:lang w:val="de-DE"/>
              </w:rPr>
              <w:t>[ApaSelPoa_D_Stat]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307982" w:rsidRDefault="00935523">
            <w:pPr>
              <w:ind w:left="113" w:right="113"/>
              <w:jc w:val="center"/>
              <w:rPr>
                <w:rFonts w:cs="Arial"/>
                <w:sz w:val="16"/>
                <w:szCs w:val="16"/>
                <w:lang w:val="de-DE" w:eastAsia="ja-JP"/>
              </w:rPr>
            </w:pPr>
            <w:r>
              <w:rPr>
                <w:sz w:val="16"/>
                <w:szCs w:val="16"/>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307982" w:rsidRDefault="00935523">
            <w:pPr>
              <w:ind w:left="113" w:right="113"/>
              <w:jc w:val="center"/>
              <w:rPr>
                <w:rFonts w:cs="Arial"/>
                <w:sz w:val="16"/>
                <w:szCs w:val="16"/>
                <w:lang w:val="de-DE" w:eastAsia="ja-JP"/>
              </w:rPr>
            </w:pPr>
            <w:r>
              <w:rPr>
                <w:sz w:val="16"/>
                <w:szCs w:val="16"/>
                <w:lang w:val="de-DE"/>
              </w:rPr>
              <w:t>[ApaLongCtl_D_RqDrv]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307982" w:rsidRDefault="00935523">
            <w:pPr>
              <w:ind w:left="113" w:right="113"/>
              <w:jc w:val="center"/>
              <w:rPr>
                <w:rFonts w:cs="Arial"/>
                <w:sz w:val="16"/>
                <w:szCs w:val="16"/>
                <w:lang w:val="de-DE" w:eastAsia="ja-JP"/>
              </w:rPr>
            </w:pPr>
            <w:r>
              <w:rPr>
                <w:sz w:val="16"/>
                <w:szCs w:val="16"/>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307982" w:rsidRDefault="00935523">
            <w:pPr>
              <w:ind w:left="113" w:right="113"/>
              <w:jc w:val="center"/>
              <w:rPr>
                <w:rFonts w:cs="Arial"/>
                <w:sz w:val="16"/>
                <w:szCs w:val="16"/>
                <w:lang w:val="de-DE" w:eastAsia="ja-JP"/>
              </w:rPr>
            </w:pPr>
            <w:r>
              <w:rPr>
                <w:sz w:val="16"/>
                <w:szCs w:val="16"/>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307982" w:rsidRDefault="00935523">
            <w:pPr>
              <w:ind w:left="113" w:right="113"/>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307982" w:rsidRDefault="00935523">
            <w:pPr>
              <w:ind w:left="113" w:right="113"/>
              <w:jc w:val="center"/>
              <w:rPr>
                <w:rFonts w:cs="Arial"/>
                <w:sz w:val="16"/>
                <w:szCs w:val="16"/>
                <w:lang w:val="de-DE" w:eastAsia="ja-JP"/>
              </w:rPr>
            </w:pPr>
            <w:r>
              <w:rPr>
                <w:sz w:val="16"/>
                <w:szCs w:val="16"/>
                <w:lang w:val="de-DE"/>
              </w:rPr>
              <w:t>[PrkAidMsgTxt_D_Rq]</w:t>
            </w:r>
          </w:p>
        </w:tc>
        <w:tc>
          <w:tcPr>
            <w:tcW w:w="345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07982" w:rsidRDefault="00935523">
            <w:pPr>
              <w:jc w:val="center"/>
              <w:rPr>
                <w:rFonts w:cs="Arial"/>
                <w:sz w:val="24"/>
                <w:lang w:val="de-DE" w:eastAsia="ja-JP"/>
              </w:rPr>
            </w:pPr>
            <w:r>
              <w:rPr>
                <w:sz w:val="24"/>
                <w:lang w:val="de-DE"/>
              </w:rPr>
              <w:t>Display HMI</w:t>
            </w:r>
          </w:p>
        </w:tc>
      </w:tr>
      <w:tr w:rsidR="00307982" w:rsidTr="009A6094">
        <w:trPr>
          <w:cantSplit/>
          <w:trHeight w:val="998"/>
          <w:jc w:val="center"/>
        </w:trPr>
        <w:tc>
          <w:tcPr>
            <w:tcW w:w="646"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307982" w:rsidRDefault="00935523">
            <w:pPr>
              <w:ind w:left="113" w:right="113"/>
              <w:jc w:val="center"/>
              <w:rPr>
                <w:rFonts w:cs="Arial"/>
                <w:lang w:val="de-DE" w:eastAsia="ja-JP"/>
              </w:rPr>
            </w:pPr>
            <w:r>
              <w:rPr>
                <w:lang w:val="de-DE"/>
              </w:rPr>
              <w:t>Run</w:t>
            </w:r>
          </w:p>
          <w:p w:rsidR="00307982" w:rsidRDefault="00935523">
            <w:pPr>
              <w:ind w:left="113" w:right="113"/>
              <w:jc w:val="center"/>
              <w:rPr>
                <w:rFonts w:cs="Arial"/>
                <w:lang w:val="de-DE" w:eastAsia="ja-JP"/>
              </w:rPr>
            </w:pPr>
            <w:r>
              <w:rPr>
                <w:sz w:val="16"/>
                <w:szCs w:val="16"/>
                <w:lang w:val="de-DE"/>
              </w:rPr>
              <w:t>(as per Operational Modes and Voltage Range Definition)</w:t>
            </w:r>
          </w:p>
        </w:tc>
        <w:tc>
          <w:tcPr>
            <w:tcW w:w="540" w:type="dxa"/>
            <w:tcBorders>
              <w:top w:val="single" w:sz="4" w:space="0" w:color="auto"/>
              <w:left w:val="single" w:sz="4" w:space="0" w:color="auto"/>
              <w:bottom w:val="single" w:sz="4" w:space="0" w:color="auto"/>
              <w:right w:val="single" w:sz="4" w:space="0" w:color="auto"/>
            </w:tcBorders>
            <w:vAlign w:val="center"/>
            <w:hideMark/>
          </w:tcPr>
          <w:p w:rsidR="00307982" w:rsidRDefault="00935523">
            <w:pPr>
              <w:jc w:val="center"/>
              <w:rPr>
                <w:rFonts w:cs="Arial"/>
                <w:sz w:val="16"/>
                <w:szCs w:val="16"/>
                <w:lang w:val="de-DE" w:eastAsia="ja-JP"/>
              </w:rPr>
            </w:pPr>
            <w:r>
              <w:rPr>
                <w:sz w:val="16"/>
                <w:szCs w:val="16"/>
                <w:lang w:val="de-DE"/>
              </w:rPr>
              <w:t>0x2</w:t>
            </w:r>
          </w:p>
        </w:tc>
        <w:tc>
          <w:tcPr>
            <w:tcW w:w="507" w:type="dxa"/>
            <w:tcBorders>
              <w:top w:val="single" w:sz="4" w:space="0" w:color="auto"/>
              <w:left w:val="single" w:sz="4" w:space="0" w:color="auto"/>
              <w:bottom w:val="single" w:sz="4" w:space="0" w:color="auto"/>
              <w:right w:val="single" w:sz="4" w:space="0" w:color="auto"/>
            </w:tcBorders>
            <w:vAlign w:val="center"/>
            <w:hideMark/>
          </w:tcPr>
          <w:p w:rsidR="00307982" w:rsidRDefault="00935523">
            <w:pPr>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307982"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07982"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07982"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07982"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07982"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07982"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07982"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07982"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07982"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07982"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07982" w:rsidRDefault="00935523">
            <w:pPr>
              <w:jc w:val="center"/>
              <w:rPr>
                <w:rFonts w:cs="Arial"/>
                <w:sz w:val="16"/>
                <w:szCs w:val="16"/>
                <w:lang w:val="de-DE" w:eastAsia="ja-JP"/>
              </w:rPr>
            </w:pPr>
            <w:r>
              <w:rPr>
                <w:rFonts w:cs="Arial"/>
                <w:sz w:val="16"/>
                <w:szCs w:val="16"/>
                <w:lang w:val="de-DE" w:eastAsia="ja-JP"/>
              </w:rPr>
              <w:t>X</w:t>
            </w:r>
          </w:p>
        </w:tc>
        <w:tc>
          <w:tcPr>
            <w:tcW w:w="3452" w:type="dxa"/>
            <w:tcBorders>
              <w:top w:val="single" w:sz="4" w:space="0" w:color="auto"/>
              <w:left w:val="single" w:sz="4" w:space="0" w:color="auto"/>
              <w:bottom w:val="single" w:sz="4" w:space="0" w:color="auto"/>
              <w:right w:val="single" w:sz="4" w:space="0" w:color="auto"/>
            </w:tcBorders>
            <w:vAlign w:val="center"/>
            <w:hideMark/>
          </w:tcPr>
          <w:p w:rsidR="00307982" w:rsidRDefault="00935523" w:rsidP="00CC6E4C">
            <w:pPr>
              <w:jc w:val="center"/>
              <w:rPr>
                <w:rFonts w:cs="Arial"/>
                <w:sz w:val="24"/>
                <w:lang w:val="de-DE" w:eastAsia="ja-JP"/>
              </w:rPr>
            </w:pPr>
            <w:r>
              <w:rPr>
                <w:rFonts w:cs="Arial"/>
                <w:noProof/>
                <w:sz w:val="16"/>
                <w:szCs w:val="16"/>
                <w:vertAlign w:val="subscript"/>
              </w:rPr>
              <w:drawing>
                <wp:inline distT="0" distB="0" distL="0" distR="0" wp14:anchorId="13D11797" wp14:editId="5782A91C">
                  <wp:extent cx="1819275" cy="218042"/>
                  <wp:effectExtent l="0" t="0" r="0" b="0"/>
                  <wp:docPr id="181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arS-PPA-POA-I-X.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819796" cy="218104"/>
                          </a:xfrm>
                          <a:prstGeom prst="rect">
                            <a:avLst/>
                          </a:prstGeom>
                        </pic:spPr>
                      </pic:pic>
                    </a:graphicData>
                  </a:graphic>
                </wp:inline>
              </w:drawing>
            </w:r>
            <w:r w:rsidRPr="00C1207A">
              <w:rPr>
                <w:rFonts w:cs="Arial"/>
                <w:sz w:val="16"/>
                <w:szCs w:val="16"/>
                <w:vertAlign w:val="subscript"/>
                <w:lang w:val="de-DE" w:eastAsia="ja-JP"/>
              </w:rPr>
              <w:t>/283</w:t>
            </w:r>
          </w:p>
        </w:tc>
      </w:tr>
      <w:tr w:rsidR="00307982" w:rsidTr="009A6094">
        <w:trPr>
          <w:cantSplit/>
          <w:trHeight w:val="980"/>
          <w:jc w:val="center"/>
        </w:trPr>
        <w:tc>
          <w:tcPr>
            <w:tcW w:w="646" w:type="dxa"/>
            <w:vMerge/>
            <w:tcBorders>
              <w:top w:val="single" w:sz="4" w:space="0" w:color="auto"/>
              <w:left w:val="single" w:sz="4" w:space="0" w:color="auto"/>
              <w:bottom w:val="single" w:sz="4" w:space="0" w:color="auto"/>
              <w:right w:val="single" w:sz="4" w:space="0" w:color="auto"/>
            </w:tcBorders>
            <w:vAlign w:val="center"/>
            <w:hideMark/>
          </w:tcPr>
          <w:p w:rsidR="00307982" w:rsidRDefault="00935523">
            <w:pPr>
              <w:rPr>
                <w:rFonts w:cs="Arial"/>
                <w:lang w:val="de-DE" w:eastAsia="ja-JP"/>
              </w:rPr>
            </w:pPr>
          </w:p>
        </w:tc>
        <w:tc>
          <w:tcPr>
            <w:tcW w:w="540" w:type="dxa"/>
            <w:tcBorders>
              <w:top w:val="single" w:sz="4" w:space="0" w:color="auto"/>
              <w:left w:val="single" w:sz="4" w:space="0" w:color="auto"/>
              <w:bottom w:val="single" w:sz="4" w:space="0" w:color="auto"/>
              <w:right w:val="single" w:sz="4" w:space="0" w:color="auto"/>
            </w:tcBorders>
            <w:vAlign w:val="center"/>
            <w:hideMark/>
          </w:tcPr>
          <w:p w:rsidR="00307982" w:rsidRDefault="00935523">
            <w:pPr>
              <w:jc w:val="center"/>
              <w:rPr>
                <w:rFonts w:cs="Arial"/>
                <w:sz w:val="16"/>
                <w:szCs w:val="16"/>
                <w:lang w:val="de-DE" w:eastAsia="ja-JP"/>
              </w:rPr>
            </w:pPr>
            <w:r>
              <w:rPr>
                <w:sz w:val="16"/>
                <w:szCs w:val="16"/>
                <w:lang w:val="de-DE"/>
              </w:rPr>
              <w:t>0x3</w:t>
            </w:r>
          </w:p>
        </w:tc>
        <w:tc>
          <w:tcPr>
            <w:tcW w:w="507" w:type="dxa"/>
            <w:tcBorders>
              <w:top w:val="single" w:sz="4" w:space="0" w:color="auto"/>
              <w:left w:val="single" w:sz="4" w:space="0" w:color="auto"/>
              <w:bottom w:val="single" w:sz="4" w:space="0" w:color="auto"/>
              <w:right w:val="single" w:sz="4" w:space="0" w:color="auto"/>
            </w:tcBorders>
            <w:vAlign w:val="center"/>
            <w:hideMark/>
          </w:tcPr>
          <w:p w:rsidR="00307982" w:rsidRDefault="00935523">
            <w:pPr>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307982"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07982"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07982"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07982"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07982"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07982"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07982"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07982"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07982"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07982"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07982" w:rsidRDefault="00935523">
            <w:pPr>
              <w:jc w:val="center"/>
              <w:rPr>
                <w:rFonts w:cs="Arial"/>
                <w:sz w:val="16"/>
                <w:szCs w:val="16"/>
                <w:lang w:val="de-DE" w:eastAsia="ja-JP"/>
              </w:rPr>
            </w:pPr>
            <w:r>
              <w:rPr>
                <w:rFonts w:cs="Arial"/>
                <w:sz w:val="16"/>
                <w:szCs w:val="16"/>
                <w:lang w:val="de-DE" w:eastAsia="ja-JP"/>
              </w:rPr>
              <w:t>X</w:t>
            </w:r>
          </w:p>
        </w:tc>
        <w:tc>
          <w:tcPr>
            <w:tcW w:w="3452" w:type="dxa"/>
            <w:tcBorders>
              <w:top w:val="single" w:sz="4" w:space="0" w:color="auto"/>
              <w:left w:val="single" w:sz="4" w:space="0" w:color="auto"/>
              <w:bottom w:val="single" w:sz="4" w:space="0" w:color="auto"/>
              <w:right w:val="single" w:sz="4" w:space="0" w:color="auto"/>
            </w:tcBorders>
            <w:vAlign w:val="center"/>
            <w:hideMark/>
          </w:tcPr>
          <w:p w:rsidR="00307982" w:rsidRDefault="00935523" w:rsidP="00CC6E4C">
            <w:pPr>
              <w:jc w:val="center"/>
              <w:rPr>
                <w:rFonts w:cs="Arial"/>
                <w:sz w:val="24"/>
                <w:lang w:val="de-DE" w:eastAsia="ja-JP"/>
              </w:rPr>
            </w:pPr>
            <w:r>
              <w:rPr>
                <w:rFonts w:cs="Arial"/>
                <w:noProof/>
                <w:sz w:val="16"/>
                <w:szCs w:val="16"/>
                <w:vertAlign w:val="subscript"/>
              </w:rPr>
              <w:drawing>
                <wp:inline distT="0" distB="0" distL="0" distR="0" wp14:anchorId="4A9E8C49" wp14:editId="3F78A2B0">
                  <wp:extent cx="1819275" cy="218042"/>
                  <wp:effectExtent l="0" t="0" r="0" b="0"/>
                  <wp:docPr id="181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arS-PPA-POA-I-X.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819796" cy="218104"/>
                          </a:xfrm>
                          <a:prstGeom prst="rect">
                            <a:avLst/>
                          </a:prstGeom>
                        </pic:spPr>
                      </pic:pic>
                    </a:graphicData>
                  </a:graphic>
                </wp:inline>
              </w:drawing>
            </w:r>
            <w:r w:rsidRPr="00C1207A">
              <w:rPr>
                <w:rFonts w:cs="Arial"/>
                <w:sz w:val="16"/>
                <w:szCs w:val="16"/>
                <w:vertAlign w:val="subscript"/>
                <w:lang w:val="de-DE" w:eastAsia="ja-JP"/>
              </w:rPr>
              <w:t>/284</w:t>
            </w:r>
          </w:p>
        </w:tc>
      </w:tr>
      <w:tr w:rsidR="00307982" w:rsidTr="009A6094">
        <w:trPr>
          <w:cantSplit/>
          <w:trHeight w:val="194"/>
          <w:jc w:val="center"/>
        </w:trPr>
        <w:tc>
          <w:tcPr>
            <w:tcW w:w="646" w:type="dxa"/>
            <w:vMerge/>
            <w:tcBorders>
              <w:top w:val="single" w:sz="4" w:space="0" w:color="auto"/>
              <w:left w:val="single" w:sz="4" w:space="0" w:color="auto"/>
              <w:bottom w:val="single" w:sz="4" w:space="0" w:color="auto"/>
              <w:right w:val="single" w:sz="4" w:space="0" w:color="auto"/>
            </w:tcBorders>
            <w:vAlign w:val="center"/>
            <w:hideMark/>
          </w:tcPr>
          <w:p w:rsidR="00307982" w:rsidRDefault="00935523">
            <w:pPr>
              <w:rPr>
                <w:rFonts w:cs="Arial"/>
                <w:lang w:val="de-DE" w:eastAsia="ja-JP"/>
              </w:rPr>
            </w:pPr>
          </w:p>
        </w:tc>
        <w:tc>
          <w:tcPr>
            <w:tcW w:w="4017" w:type="dxa"/>
            <w:gridSpan w:val="13"/>
            <w:tcBorders>
              <w:top w:val="single" w:sz="4" w:space="0" w:color="auto"/>
              <w:left w:val="single" w:sz="4" w:space="0" w:color="auto"/>
              <w:bottom w:val="single" w:sz="4" w:space="0" w:color="auto"/>
              <w:right w:val="single" w:sz="4" w:space="0" w:color="auto"/>
            </w:tcBorders>
            <w:vAlign w:val="center"/>
            <w:hideMark/>
          </w:tcPr>
          <w:p w:rsidR="00307982" w:rsidRDefault="00935523">
            <w:pPr>
              <w:jc w:val="center"/>
              <w:rPr>
                <w:rFonts w:cs="Arial"/>
                <w:sz w:val="16"/>
                <w:szCs w:val="16"/>
                <w:lang w:val="de-DE" w:eastAsia="ja-JP"/>
              </w:rPr>
            </w:pPr>
            <w:r>
              <w:rPr>
                <w:sz w:val="16"/>
                <w:szCs w:val="16"/>
                <w:lang w:val="de-DE"/>
              </w:rPr>
              <w:t>All Other Cases</w:t>
            </w:r>
          </w:p>
        </w:tc>
        <w:tc>
          <w:tcPr>
            <w:tcW w:w="3452" w:type="dxa"/>
            <w:tcBorders>
              <w:top w:val="single" w:sz="4" w:space="0" w:color="auto"/>
              <w:left w:val="single" w:sz="4" w:space="0" w:color="auto"/>
              <w:bottom w:val="single" w:sz="4" w:space="0" w:color="auto"/>
              <w:right w:val="single" w:sz="4" w:space="0" w:color="auto"/>
            </w:tcBorders>
            <w:vAlign w:val="center"/>
            <w:hideMark/>
          </w:tcPr>
          <w:p w:rsidR="00307982" w:rsidRDefault="00935523">
            <w:pPr>
              <w:jc w:val="center"/>
              <w:rPr>
                <w:rFonts w:cs="Arial"/>
                <w:sz w:val="24"/>
                <w:lang w:val="de-DE" w:eastAsia="ja-JP"/>
              </w:rPr>
            </w:pPr>
            <w:r>
              <w:rPr>
                <w:sz w:val="24"/>
                <w:lang w:val="de-DE"/>
              </w:rPr>
              <w:t>Blank (Do not show SAPFeatureMenuBarVisibility)</w:t>
            </w:r>
          </w:p>
        </w:tc>
      </w:tr>
    </w:tbl>
    <w:p w:rsidR="009A6094" w:rsidRDefault="00935523" w:rsidP="009A6094">
      <w:r>
        <w:t xml:space="preserve">4” supports </w:t>
      </w:r>
      <w:r>
        <w:t>semi-assisted park (SAP) only, configuration Parking Assistance_Cfg is not required.</w:t>
      </w:r>
    </w:p>
    <w:p w:rsidR="00500605" w:rsidRPr="00A204DD" w:rsidRDefault="00935523" w:rsidP="00A204DD"/>
    <w:p w:rsidR="00CC6E4C" w:rsidRPr="00CC6E4C" w:rsidRDefault="00CC6E4C" w:rsidP="00CC6E4C">
      <w:pPr>
        <w:pStyle w:val="Heading4"/>
        <w:rPr>
          <w:b w:val="0"/>
          <w:u w:val="single"/>
        </w:rPr>
      </w:pPr>
      <w:r w:rsidRPr="00CC6E4C">
        <w:rPr>
          <w:b w:val="0"/>
          <w:u w:val="single"/>
        </w:rPr>
        <w:t>CAMERA-FUR-REQ-165445/G-Active Park Assist (APA) Signal Processing - Positional SAPFeatureMenuBarHighlight</w:t>
      </w:r>
    </w:p>
    <w:p w:rsidR="000C106A" w:rsidRPr="00FE7E0C" w:rsidRDefault="00935523" w:rsidP="00FE7E0C">
      <w:pPr>
        <w:jc w:val="center"/>
        <w:rPr>
          <w:b/>
        </w:rPr>
      </w:pPr>
      <w:r>
        <w:rPr>
          <w:b/>
        </w:rPr>
        <w:t>8” (or equivale</w:t>
      </w:r>
      <w:r>
        <w:rPr>
          <w:b/>
        </w:rPr>
        <w:t>nt) displays</w:t>
      </w:r>
    </w:p>
    <w:tbl>
      <w:tblPr>
        <w:tblStyle w:val="TableGrid"/>
        <w:tblW w:w="0" w:type="auto"/>
        <w:jc w:val="center"/>
        <w:tblLayout w:type="fixed"/>
        <w:tblLook w:val="04A0" w:firstRow="1" w:lastRow="0" w:firstColumn="1" w:lastColumn="0" w:noHBand="0" w:noVBand="1"/>
      </w:tblPr>
      <w:tblGrid>
        <w:gridCol w:w="648"/>
        <w:gridCol w:w="563"/>
        <w:gridCol w:w="270"/>
        <w:gridCol w:w="270"/>
        <w:gridCol w:w="270"/>
        <w:gridCol w:w="540"/>
        <w:gridCol w:w="270"/>
        <w:gridCol w:w="270"/>
        <w:gridCol w:w="270"/>
        <w:gridCol w:w="270"/>
        <w:gridCol w:w="270"/>
        <w:gridCol w:w="270"/>
        <w:gridCol w:w="236"/>
        <w:gridCol w:w="243"/>
        <w:gridCol w:w="270"/>
        <w:gridCol w:w="270"/>
        <w:gridCol w:w="270"/>
        <w:gridCol w:w="3582"/>
      </w:tblGrid>
      <w:tr w:rsidR="00F54BC7" w:rsidTr="00F54BC7">
        <w:trPr>
          <w:cantSplit/>
          <w:trHeight w:val="1988"/>
          <w:tblHeader/>
          <w:jc w:val="center"/>
        </w:trPr>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54BC7" w:rsidRDefault="00935523">
            <w:pPr>
              <w:jc w:val="center"/>
              <w:rPr>
                <w:rFonts w:cs="Arial"/>
                <w:lang w:val="de-DE" w:eastAsia="ja-JP"/>
              </w:rPr>
            </w:pPr>
            <w:r>
              <w:rPr>
                <w:lang w:val="de-DE"/>
              </w:rPr>
              <w:lastRenderedPageBreak/>
              <w:t>Operational Mode</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54BC7" w:rsidRDefault="00935523">
            <w:pPr>
              <w:jc w:val="center"/>
              <w:rPr>
                <w:sz w:val="16"/>
                <w:szCs w:val="16"/>
                <w:lang w:val="de-DE"/>
              </w:rPr>
            </w:pPr>
            <w:r>
              <w:rPr>
                <w:sz w:val="16"/>
                <w:szCs w:val="16"/>
                <w:lang w:val="de-DE"/>
              </w:rPr>
              <w:t>Parking Assistance (Cfg)</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54BC7" w:rsidRDefault="00935523">
            <w:pPr>
              <w:jc w:val="center"/>
              <w:rPr>
                <w:rFonts w:cs="Arial"/>
                <w:sz w:val="16"/>
                <w:szCs w:val="16"/>
                <w:lang w:val="de-DE" w:eastAsia="ja-JP"/>
              </w:rPr>
            </w:pPr>
            <w:r>
              <w:rPr>
                <w:sz w:val="16"/>
                <w:szCs w:val="16"/>
                <w:lang w:val="de-DE"/>
              </w:rPr>
              <w:t>[ApaSys_D_Stat]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54BC7" w:rsidRDefault="00935523">
            <w:pPr>
              <w:jc w:val="center"/>
              <w:rPr>
                <w:rFonts w:cs="Arial"/>
                <w:sz w:val="16"/>
                <w:szCs w:val="16"/>
                <w:lang w:val="de-DE" w:eastAsia="ja-JP"/>
              </w:rPr>
            </w:pPr>
            <w:r>
              <w:rPr>
                <w:sz w:val="16"/>
                <w:szCs w:val="16"/>
                <w:lang w:val="de-DE"/>
              </w:rPr>
              <w:t>[ApaSteScanMde_D_Stat]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54BC7" w:rsidRDefault="00935523">
            <w:pPr>
              <w:jc w:val="center"/>
              <w:rPr>
                <w:rFonts w:cs="Arial"/>
                <w:sz w:val="16"/>
                <w:szCs w:val="16"/>
                <w:lang w:val="de-DE" w:eastAsia="ja-JP"/>
              </w:rPr>
            </w:pPr>
            <w:r>
              <w:rPr>
                <w:sz w:val="16"/>
                <w:szCs w:val="16"/>
                <w:lang w:val="de-DE"/>
              </w:rPr>
              <w:t>[ApaActvSide2_D_Stat]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54BC7" w:rsidRDefault="00935523">
            <w:pPr>
              <w:jc w:val="center"/>
              <w:rPr>
                <w:rFonts w:cs="Arial"/>
                <w:sz w:val="16"/>
                <w:szCs w:val="16"/>
                <w:lang w:val="de-DE" w:eastAsia="ja-JP"/>
              </w:rPr>
            </w:pPr>
            <w:r>
              <w:rPr>
                <w:sz w:val="16"/>
                <w:szCs w:val="16"/>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54BC7" w:rsidRDefault="00935523">
            <w:pPr>
              <w:jc w:val="center"/>
              <w:rPr>
                <w:rFonts w:cs="Arial"/>
                <w:sz w:val="16"/>
                <w:szCs w:val="16"/>
                <w:lang w:val="de-DE" w:eastAsia="ja-JP"/>
              </w:rPr>
            </w:pPr>
            <w:r>
              <w:rPr>
                <w:sz w:val="16"/>
                <w:szCs w:val="16"/>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54BC7" w:rsidRDefault="00935523">
            <w:pPr>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54BC7" w:rsidRDefault="00935523">
            <w:pPr>
              <w:jc w:val="center"/>
              <w:rPr>
                <w:rFonts w:cs="Arial"/>
                <w:sz w:val="16"/>
                <w:szCs w:val="16"/>
                <w:lang w:val="de-DE" w:eastAsia="ja-JP"/>
              </w:rPr>
            </w:pPr>
            <w:r>
              <w:rPr>
                <w:sz w:val="16"/>
                <w:szCs w:val="16"/>
                <w:lang w:val="de-DE"/>
              </w:rPr>
              <w:t>[ApaSelPoa_D_Stat]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54BC7" w:rsidRDefault="00935523">
            <w:pPr>
              <w:jc w:val="center"/>
              <w:rPr>
                <w:rFonts w:cs="Arial"/>
                <w:sz w:val="16"/>
                <w:szCs w:val="16"/>
                <w:lang w:val="de-DE" w:eastAsia="ja-JP"/>
              </w:rPr>
            </w:pPr>
            <w:r>
              <w:rPr>
                <w:sz w:val="16"/>
                <w:szCs w:val="16"/>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54BC7" w:rsidRDefault="00935523">
            <w:pPr>
              <w:jc w:val="center"/>
              <w:rPr>
                <w:rFonts w:cs="Arial"/>
                <w:sz w:val="16"/>
                <w:szCs w:val="16"/>
                <w:lang w:val="de-DE" w:eastAsia="ja-JP"/>
              </w:rPr>
            </w:pPr>
            <w:r>
              <w:rPr>
                <w:sz w:val="16"/>
                <w:szCs w:val="16"/>
                <w:lang w:val="de-DE"/>
              </w:rPr>
              <w:t>[ApaLongCtl_D_RqDrv]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54BC7" w:rsidRDefault="00935523">
            <w:pPr>
              <w:jc w:val="center"/>
              <w:rPr>
                <w:rFonts w:cs="Arial"/>
                <w:sz w:val="16"/>
                <w:szCs w:val="16"/>
                <w:lang w:val="de-DE" w:eastAsia="ja-JP"/>
              </w:rPr>
            </w:pPr>
            <w:r>
              <w:rPr>
                <w:sz w:val="16"/>
                <w:szCs w:val="16"/>
                <w:lang w:val="de-DE"/>
              </w:rPr>
              <w:t>[ApaGearShif_D_RqDrv]</w:t>
            </w:r>
          </w:p>
        </w:tc>
        <w:tc>
          <w:tcPr>
            <w:tcW w:w="2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54BC7" w:rsidRDefault="00935523">
            <w:pPr>
              <w:jc w:val="center"/>
              <w:rPr>
                <w:rFonts w:cs="Arial"/>
                <w:sz w:val="16"/>
                <w:szCs w:val="16"/>
                <w:lang w:val="de-DE" w:eastAsia="ja-JP"/>
              </w:rPr>
            </w:pPr>
            <w:r>
              <w:rPr>
                <w:sz w:val="16"/>
                <w:szCs w:val="16"/>
                <w:lang w:val="de-DE"/>
              </w:rPr>
              <w:t>[ApaSteWhl_D_RqDrv]</w:t>
            </w:r>
          </w:p>
        </w:tc>
        <w:tc>
          <w:tcPr>
            <w:tcW w:w="2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54BC7" w:rsidRDefault="00935523">
            <w:pPr>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54BC7" w:rsidRDefault="00935523">
            <w:pPr>
              <w:jc w:val="center"/>
              <w:rPr>
                <w:sz w:val="16"/>
                <w:szCs w:val="16"/>
                <w:lang w:val="de-DE"/>
              </w:rPr>
            </w:pPr>
            <w:r>
              <w:rPr>
                <w:sz w:val="16"/>
                <w:szCs w:val="16"/>
                <w:lang w:val="de-DE"/>
              </w:rPr>
              <w:t>[ApaTrgtDist_D_Stat]</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54BC7" w:rsidRDefault="00935523">
            <w:pPr>
              <w:jc w:val="center"/>
              <w:rPr>
                <w:sz w:val="16"/>
                <w:szCs w:val="16"/>
                <w:lang w:val="de-DE"/>
              </w:rPr>
            </w:pPr>
            <w:r>
              <w:rPr>
                <w:sz w:val="16"/>
                <w:szCs w:val="16"/>
                <w:lang w:val="de-DE"/>
              </w:rPr>
              <w:t>[ApaMsgTxt_D_Rq]</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54BC7" w:rsidRDefault="00935523">
            <w:pPr>
              <w:jc w:val="center"/>
              <w:rPr>
                <w:rFonts w:cs="Arial"/>
                <w:sz w:val="16"/>
                <w:szCs w:val="16"/>
                <w:lang w:val="de-DE" w:eastAsia="ja-JP"/>
              </w:rPr>
            </w:pPr>
            <w:r>
              <w:rPr>
                <w:sz w:val="16"/>
                <w:szCs w:val="16"/>
                <w:lang w:val="de-DE"/>
              </w:rPr>
              <w:t>[PrkAidMsgTxt_D_Rq]</w:t>
            </w:r>
          </w:p>
        </w:tc>
        <w:tc>
          <w:tcPr>
            <w:tcW w:w="358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54BC7" w:rsidRDefault="00935523">
            <w:pPr>
              <w:jc w:val="center"/>
              <w:rPr>
                <w:rFonts w:cs="Arial"/>
                <w:sz w:val="24"/>
                <w:lang w:val="de-DE" w:eastAsia="ja-JP"/>
              </w:rPr>
            </w:pPr>
            <w:r>
              <w:rPr>
                <w:sz w:val="24"/>
                <w:lang w:val="de-DE"/>
              </w:rPr>
              <w:t>Display HMI</w:t>
            </w:r>
            <w:r>
              <w:rPr>
                <w:sz w:val="16"/>
                <w:szCs w:val="16"/>
                <w:vertAlign w:val="subscript"/>
                <w:lang w:val="de-DE"/>
              </w:rPr>
              <w:t>/REF#</w:t>
            </w:r>
          </w:p>
        </w:tc>
      </w:tr>
      <w:tr w:rsidR="00F54BC7" w:rsidTr="00F54BC7">
        <w:trPr>
          <w:cantSplit/>
          <w:trHeight w:val="822"/>
          <w:tblHeader/>
          <w:jc w:val="center"/>
        </w:trPr>
        <w:tc>
          <w:tcPr>
            <w:tcW w:w="648"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F54BC7" w:rsidRDefault="00935523">
            <w:pPr>
              <w:jc w:val="center"/>
              <w:rPr>
                <w:rFonts w:cs="Arial"/>
                <w:lang w:val="de-DE" w:eastAsia="ja-JP"/>
              </w:rPr>
            </w:pPr>
            <w:r>
              <w:rPr>
                <w:lang w:val="de-DE"/>
              </w:rPr>
              <w:t>Run</w:t>
            </w:r>
          </w:p>
          <w:p w:rsidR="00F54BC7" w:rsidRDefault="00935523">
            <w:pPr>
              <w:jc w:val="center"/>
              <w:rPr>
                <w:rFonts w:cs="Arial"/>
                <w:lang w:val="de-DE" w:eastAsia="ja-JP"/>
              </w:rPr>
            </w:pPr>
            <w:r>
              <w:rPr>
                <w:lang w:val="de-DE"/>
              </w:rPr>
              <w:t>(as per Operational Modes and Voltage Range Definition)</w:t>
            </w:r>
          </w:p>
        </w:tc>
        <w:tc>
          <w:tcPr>
            <w:tcW w:w="563"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2"/>
                <w:szCs w:val="16"/>
                <w:lang w:val="de-DE" w:eastAsia="ja-JP"/>
              </w:rPr>
            </w:pPr>
            <w:r>
              <w:rPr>
                <w:sz w:val="12"/>
                <w:szCs w:val="16"/>
                <w:lang w:val="de-DE"/>
              </w:rPr>
              <w:t>0xA |0xB</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36"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43"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3582" w:type="dxa"/>
            <w:tcBorders>
              <w:top w:val="single" w:sz="4" w:space="0" w:color="auto"/>
              <w:left w:val="single" w:sz="4" w:space="0" w:color="auto"/>
              <w:bottom w:val="single" w:sz="4" w:space="0" w:color="auto"/>
              <w:right w:val="single" w:sz="4" w:space="0" w:color="auto"/>
            </w:tcBorders>
            <w:vAlign w:val="center"/>
            <w:hideMark/>
          </w:tcPr>
          <w:p w:rsidR="00F54BC7" w:rsidRDefault="00935523" w:rsidP="00CC6E4C">
            <w:pPr>
              <w:jc w:val="center"/>
              <w:rPr>
                <w:rFonts w:cs="Arial"/>
                <w:sz w:val="16"/>
                <w:szCs w:val="16"/>
                <w:vertAlign w:val="subscript"/>
                <w:lang w:val="de-DE" w:eastAsia="ja-JP"/>
              </w:rPr>
            </w:pPr>
            <w:r>
              <w:rPr>
                <w:rFonts w:cs="Arial"/>
                <w:noProof/>
                <w:sz w:val="16"/>
                <w:szCs w:val="16"/>
                <w:vertAlign w:val="subscript"/>
              </w:rPr>
              <w:drawing>
                <wp:inline distT="0" distB="0" distL="0" distR="0">
                  <wp:extent cx="1866900" cy="228600"/>
                  <wp:effectExtent l="0" t="0" r="0" b="0"/>
                  <wp:docPr id="182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866900" cy="228600"/>
                          </a:xfrm>
                          <a:prstGeom prst="rect">
                            <a:avLst/>
                          </a:prstGeom>
                          <a:noFill/>
                          <a:ln>
                            <a:noFill/>
                          </a:ln>
                        </pic:spPr>
                      </pic:pic>
                    </a:graphicData>
                  </a:graphic>
                </wp:inline>
              </w:drawing>
            </w:r>
            <w:r>
              <w:rPr>
                <w:rFonts w:cs="Arial"/>
                <w:sz w:val="16"/>
                <w:szCs w:val="16"/>
                <w:vertAlign w:val="subscript"/>
                <w:lang w:val="de-DE" w:eastAsia="ja-JP"/>
              </w:rPr>
              <w:t>/287</w:t>
            </w:r>
          </w:p>
          <w:p w:rsidR="00F54BC7" w:rsidRDefault="00935523" w:rsidP="00CC6E4C">
            <w:pPr>
              <w:jc w:val="center"/>
              <w:rPr>
                <w:rFonts w:cs="Arial"/>
                <w:lang w:val="de-DE" w:eastAsia="ja-JP"/>
              </w:rPr>
            </w:pPr>
            <w:r>
              <w:rPr>
                <w:rFonts w:cs="Arial"/>
                <w:lang w:val="de-DE" w:eastAsia="ja-JP"/>
              </w:rPr>
              <w:t>Example 5-button</w:t>
            </w:r>
            <w:r>
              <w:rPr>
                <w:rFonts w:cs="Arial"/>
                <w:noProof/>
              </w:rPr>
              <w:drawing>
                <wp:inline distT="0" distB="0" distL="0" distR="0">
                  <wp:extent cx="1781175" cy="209550"/>
                  <wp:effectExtent l="0" t="0" r="9525" b="0"/>
                  <wp:docPr id="182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781175" cy="209550"/>
                          </a:xfrm>
                          <a:prstGeom prst="rect">
                            <a:avLst/>
                          </a:prstGeom>
                          <a:noFill/>
                          <a:ln>
                            <a:noFill/>
                          </a:ln>
                        </pic:spPr>
                      </pic:pic>
                    </a:graphicData>
                  </a:graphic>
                </wp:inline>
              </w:drawing>
            </w:r>
          </w:p>
          <w:p w:rsidR="00F54BC7" w:rsidRDefault="00935523" w:rsidP="00CC6E4C">
            <w:pPr>
              <w:jc w:val="center"/>
              <w:rPr>
                <w:rFonts w:cs="Arial"/>
                <w:lang w:val="de-DE" w:eastAsia="ja-JP"/>
              </w:rPr>
            </w:pPr>
            <w:r>
              <w:rPr>
                <w:rFonts w:cs="Arial"/>
                <w:lang w:val="de-DE" w:eastAsia="ja-JP"/>
              </w:rPr>
              <w:t xml:space="preserve">Example </w:t>
            </w:r>
            <w:r>
              <w:rPr>
                <w:rFonts w:cs="Arial"/>
                <w:lang w:val="de-DE" w:eastAsia="ja-JP"/>
              </w:rPr>
              <w:t>4-button</w:t>
            </w:r>
            <w:r>
              <w:rPr>
                <w:rFonts w:cs="Arial"/>
                <w:noProof/>
              </w:rPr>
              <w:drawing>
                <wp:inline distT="0" distB="0" distL="0" distR="0">
                  <wp:extent cx="1428750" cy="209550"/>
                  <wp:effectExtent l="0" t="0" r="0" b="0"/>
                  <wp:docPr id="182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428750" cy="209550"/>
                          </a:xfrm>
                          <a:prstGeom prst="rect">
                            <a:avLst/>
                          </a:prstGeom>
                          <a:noFill/>
                          <a:ln>
                            <a:noFill/>
                          </a:ln>
                        </pic:spPr>
                      </pic:pic>
                    </a:graphicData>
                  </a:graphic>
                </wp:inline>
              </w:drawing>
            </w:r>
          </w:p>
        </w:tc>
      </w:tr>
      <w:tr w:rsidR="00F54BC7" w:rsidTr="00F54BC7">
        <w:trPr>
          <w:cantSplit/>
          <w:trHeight w:val="822"/>
          <w:tblHeader/>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F54BC7" w:rsidRDefault="00935523">
            <w:pPr>
              <w:rPr>
                <w:rFonts w:cs="Arial"/>
                <w:lang w:val="de-DE" w:eastAsia="ja-JP"/>
              </w:rPr>
            </w:pPr>
          </w:p>
        </w:tc>
        <w:tc>
          <w:tcPr>
            <w:tcW w:w="563"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2"/>
                <w:szCs w:val="16"/>
                <w:lang w:val="de-DE" w:eastAsia="ja-JP"/>
              </w:rPr>
            </w:pPr>
            <w:r>
              <w:rPr>
                <w:sz w:val="12"/>
                <w:szCs w:val="16"/>
                <w:lang w:val="de-DE"/>
              </w:rPr>
              <w:t>0xA |0xB</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36"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43"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3582" w:type="dxa"/>
            <w:tcBorders>
              <w:top w:val="single" w:sz="4" w:space="0" w:color="auto"/>
              <w:left w:val="single" w:sz="4" w:space="0" w:color="auto"/>
              <w:bottom w:val="single" w:sz="4" w:space="0" w:color="auto"/>
              <w:right w:val="single" w:sz="4" w:space="0" w:color="auto"/>
            </w:tcBorders>
            <w:vAlign w:val="center"/>
            <w:hideMark/>
          </w:tcPr>
          <w:p w:rsidR="00F54BC7" w:rsidRDefault="00935523" w:rsidP="00CC6E4C">
            <w:pPr>
              <w:jc w:val="center"/>
              <w:rPr>
                <w:rFonts w:cs="Arial"/>
                <w:sz w:val="16"/>
                <w:szCs w:val="16"/>
                <w:vertAlign w:val="subscript"/>
                <w:lang w:val="de-DE" w:eastAsia="ja-JP"/>
              </w:rPr>
            </w:pPr>
            <w:r>
              <w:rPr>
                <w:rFonts w:cs="Arial"/>
                <w:noProof/>
                <w:sz w:val="16"/>
                <w:szCs w:val="16"/>
                <w:vertAlign w:val="subscript"/>
              </w:rPr>
              <w:drawing>
                <wp:inline distT="0" distB="0" distL="0" distR="0">
                  <wp:extent cx="1838325" cy="219075"/>
                  <wp:effectExtent l="0" t="0" r="9525" b="9525"/>
                  <wp:docPr id="182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838325" cy="219075"/>
                          </a:xfrm>
                          <a:prstGeom prst="rect">
                            <a:avLst/>
                          </a:prstGeom>
                          <a:noFill/>
                          <a:ln>
                            <a:noFill/>
                          </a:ln>
                        </pic:spPr>
                      </pic:pic>
                    </a:graphicData>
                  </a:graphic>
                </wp:inline>
              </w:drawing>
            </w:r>
            <w:r>
              <w:rPr>
                <w:rFonts w:cs="Arial"/>
                <w:sz w:val="16"/>
                <w:szCs w:val="16"/>
                <w:vertAlign w:val="subscript"/>
                <w:lang w:val="de-DE" w:eastAsia="ja-JP"/>
              </w:rPr>
              <w:t>/288</w:t>
            </w:r>
          </w:p>
          <w:p w:rsidR="00F54BC7" w:rsidRDefault="00935523" w:rsidP="00CC6E4C">
            <w:pPr>
              <w:jc w:val="center"/>
              <w:rPr>
                <w:rFonts w:cs="Arial"/>
                <w:lang w:val="de-DE" w:eastAsia="ja-JP"/>
              </w:rPr>
            </w:pPr>
            <w:r>
              <w:rPr>
                <w:rFonts w:cs="Arial"/>
                <w:lang w:val="de-DE" w:eastAsia="ja-JP"/>
              </w:rPr>
              <w:t xml:space="preserve">Example </w:t>
            </w:r>
            <w:r>
              <w:rPr>
                <w:rFonts w:cs="Arial"/>
                <w:noProof/>
              </w:rPr>
              <w:drawing>
                <wp:inline distT="0" distB="0" distL="0" distR="0">
                  <wp:extent cx="1866900" cy="219075"/>
                  <wp:effectExtent l="0" t="0" r="0" b="9525"/>
                  <wp:docPr id="182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866900" cy="219075"/>
                          </a:xfrm>
                          <a:prstGeom prst="rect">
                            <a:avLst/>
                          </a:prstGeom>
                          <a:noFill/>
                          <a:ln>
                            <a:noFill/>
                          </a:ln>
                        </pic:spPr>
                      </pic:pic>
                    </a:graphicData>
                  </a:graphic>
                </wp:inline>
              </w:drawing>
            </w:r>
          </w:p>
        </w:tc>
      </w:tr>
      <w:tr w:rsidR="00F54BC7" w:rsidTr="00F54BC7">
        <w:trPr>
          <w:cantSplit/>
          <w:trHeight w:val="822"/>
          <w:tblHeader/>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F54BC7" w:rsidRDefault="00935523">
            <w:pPr>
              <w:rPr>
                <w:rFonts w:cs="Arial"/>
                <w:lang w:val="de-DE" w:eastAsia="ja-JP"/>
              </w:rPr>
            </w:pPr>
          </w:p>
        </w:tc>
        <w:tc>
          <w:tcPr>
            <w:tcW w:w="563"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sz w:val="12"/>
                <w:szCs w:val="16"/>
                <w:lang w:val="de-DE"/>
              </w:rPr>
            </w:pPr>
            <w:r>
              <w:rPr>
                <w:sz w:val="12"/>
                <w:szCs w:val="16"/>
                <w:lang w:val="de-DE"/>
              </w:rPr>
              <w:t>0xA |0xB</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36"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43"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3582" w:type="dxa"/>
            <w:tcBorders>
              <w:top w:val="single" w:sz="4" w:space="0" w:color="auto"/>
              <w:left w:val="single" w:sz="4" w:space="0" w:color="auto"/>
              <w:bottom w:val="single" w:sz="4" w:space="0" w:color="auto"/>
              <w:right w:val="single" w:sz="4" w:space="0" w:color="auto"/>
            </w:tcBorders>
            <w:vAlign w:val="center"/>
            <w:hideMark/>
          </w:tcPr>
          <w:p w:rsidR="00F54BC7" w:rsidRDefault="00935523" w:rsidP="00CC6E4C">
            <w:pPr>
              <w:jc w:val="center"/>
              <w:rPr>
                <w:rFonts w:cs="Arial"/>
                <w:sz w:val="16"/>
                <w:szCs w:val="16"/>
                <w:vertAlign w:val="subscript"/>
                <w:lang w:val="de-DE" w:eastAsia="ja-JP"/>
              </w:rPr>
            </w:pPr>
            <w:r>
              <w:rPr>
                <w:rFonts w:cs="Arial"/>
                <w:noProof/>
                <w:sz w:val="16"/>
                <w:szCs w:val="16"/>
                <w:vertAlign w:val="subscript"/>
              </w:rPr>
              <w:drawing>
                <wp:inline distT="0" distB="0" distL="0" distR="0">
                  <wp:extent cx="1866900" cy="219075"/>
                  <wp:effectExtent l="0" t="0" r="0" b="9525"/>
                  <wp:docPr id="182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866900" cy="219075"/>
                          </a:xfrm>
                          <a:prstGeom prst="rect">
                            <a:avLst/>
                          </a:prstGeom>
                          <a:noFill/>
                          <a:ln>
                            <a:noFill/>
                          </a:ln>
                        </pic:spPr>
                      </pic:pic>
                    </a:graphicData>
                  </a:graphic>
                </wp:inline>
              </w:drawing>
            </w:r>
            <w:r>
              <w:rPr>
                <w:rFonts w:cs="Arial"/>
                <w:sz w:val="16"/>
                <w:szCs w:val="16"/>
                <w:vertAlign w:val="subscript"/>
                <w:lang w:val="de-DE" w:eastAsia="ja-JP"/>
              </w:rPr>
              <w:t>/289</w:t>
            </w:r>
          </w:p>
          <w:p w:rsidR="00F54BC7" w:rsidRDefault="00935523" w:rsidP="00CC6E4C">
            <w:pPr>
              <w:jc w:val="center"/>
              <w:rPr>
                <w:rFonts w:cs="Arial"/>
                <w:lang w:val="de-DE" w:eastAsia="ja-JP"/>
              </w:rPr>
            </w:pPr>
            <w:r>
              <w:rPr>
                <w:rFonts w:cs="Arial"/>
                <w:sz w:val="16"/>
                <w:szCs w:val="16"/>
                <w:vertAlign w:val="subscript"/>
                <w:lang w:val="de-DE" w:eastAsia="ja-JP"/>
              </w:rPr>
              <w:t>.</w:t>
            </w:r>
            <w:r>
              <w:rPr>
                <w:rFonts w:cs="Arial"/>
                <w:lang w:val="de-DE" w:eastAsia="ja-JP"/>
              </w:rPr>
              <w:t xml:space="preserve"> Example 5-button</w:t>
            </w:r>
            <w:r>
              <w:rPr>
                <w:rFonts w:cs="Arial"/>
                <w:noProof/>
              </w:rPr>
              <w:drawing>
                <wp:inline distT="0" distB="0" distL="0" distR="0">
                  <wp:extent cx="1857375" cy="219075"/>
                  <wp:effectExtent l="0" t="0" r="9525" b="9525"/>
                  <wp:docPr id="182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857375" cy="219075"/>
                          </a:xfrm>
                          <a:prstGeom prst="rect">
                            <a:avLst/>
                          </a:prstGeom>
                          <a:noFill/>
                          <a:ln>
                            <a:noFill/>
                          </a:ln>
                        </pic:spPr>
                      </pic:pic>
                    </a:graphicData>
                  </a:graphic>
                </wp:inline>
              </w:drawing>
            </w:r>
          </w:p>
          <w:p w:rsidR="00F54BC7" w:rsidRDefault="00935523" w:rsidP="00CC6E4C">
            <w:pPr>
              <w:jc w:val="center"/>
              <w:rPr>
                <w:rFonts w:cs="Arial"/>
                <w:lang w:val="de-DE" w:eastAsia="ja-JP"/>
              </w:rPr>
            </w:pPr>
            <w:r>
              <w:rPr>
                <w:rFonts w:cs="Arial"/>
                <w:lang w:val="de-DE" w:eastAsia="ja-JP"/>
              </w:rPr>
              <w:t>Example 4-button</w:t>
            </w:r>
            <w:r>
              <w:rPr>
                <w:rFonts w:cs="Arial"/>
                <w:noProof/>
              </w:rPr>
              <w:drawing>
                <wp:inline distT="0" distB="0" distL="0" distR="0">
                  <wp:extent cx="1495425" cy="219075"/>
                  <wp:effectExtent l="0" t="0" r="9525" b="9525"/>
                  <wp:docPr id="182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495425" cy="219075"/>
                          </a:xfrm>
                          <a:prstGeom prst="rect">
                            <a:avLst/>
                          </a:prstGeom>
                          <a:noFill/>
                          <a:ln>
                            <a:noFill/>
                          </a:ln>
                        </pic:spPr>
                      </pic:pic>
                    </a:graphicData>
                  </a:graphic>
                </wp:inline>
              </w:drawing>
            </w:r>
          </w:p>
        </w:tc>
      </w:tr>
      <w:tr w:rsidR="00F54BC7" w:rsidTr="00F54BC7">
        <w:trPr>
          <w:cantSplit/>
          <w:trHeight w:val="822"/>
          <w:tblHeader/>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F54BC7" w:rsidRDefault="00935523">
            <w:pPr>
              <w:rPr>
                <w:rFonts w:cs="Arial"/>
                <w:lang w:val="de-DE" w:eastAsia="ja-JP"/>
              </w:rPr>
            </w:pPr>
          </w:p>
        </w:tc>
        <w:tc>
          <w:tcPr>
            <w:tcW w:w="4822" w:type="dxa"/>
            <w:gridSpan w:val="16"/>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lang w:val="de-DE" w:eastAsia="ja-JP"/>
              </w:rPr>
            </w:pPr>
            <w:r>
              <w:rPr>
                <w:lang w:val="de-DE"/>
              </w:rPr>
              <w:t>All Other Cases</w:t>
            </w:r>
          </w:p>
        </w:tc>
        <w:tc>
          <w:tcPr>
            <w:tcW w:w="3582"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24"/>
                <w:lang w:val="de-DE" w:eastAsia="ja-JP"/>
              </w:rPr>
            </w:pPr>
            <w:r>
              <w:rPr>
                <w:sz w:val="24"/>
                <w:lang w:val="de-DE"/>
              </w:rPr>
              <w:t>Blank (Do not overlay SAPFeatureMenuBarHighlight)</w:t>
            </w:r>
          </w:p>
        </w:tc>
      </w:tr>
    </w:tbl>
    <w:p w:rsidR="000C106A" w:rsidRDefault="00935523" w:rsidP="000C106A">
      <w:pPr>
        <w:jc w:val="center"/>
      </w:pPr>
      <w:r>
        <w:rPr>
          <w:u w:val="single"/>
        </w:rPr>
        <w:t>A</w:t>
      </w:r>
      <w:r>
        <w:t xml:space="preserve">ctive </w:t>
      </w:r>
      <w:r>
        <w:rPr>
          <w:u w:val="single"/>
        </w:rPr>
        <w:t>P</w:t>
      </w:r>
      <w:r>
        <w:t xml:space="preserve">ark </w:t>
      </w:r>
      <w:r>
        <w:rPr>
          <w:u w:val="single"/>
        </w:rPr>
        <w:t>A</w:t>
      </w:r>
      <w:r>
        <w:t>ssist (APA) Positional SAPFeatureMenuBarHighlight</w:t>
      </w:r>
    </w:p>
    <w:p w:rsidR="000C106A" w:rsidRDefault="00935523" w:rsidP="000C106A">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0C106A" w:rsidRDefault="00935523" w:rsidP="000C106A">
      <w:r>
        <w:rPr>
          <w:rFonts w:cs="Arial"/>
        </w:rPr>
        <w:t>‡ -</w:t>
      </w:r>
      <w:r>
        <w:rPr>
          <w:sz w:val="16"/>
          <w:szCs w:val="16"/>
        </w:rPr>
        <w:t xml:space="preserve"> Only if supported by the implementing program as per RE</w:t>
      </w:r>
      <w:r>
        <w:rPr>
          <w:sz w:val="16"/>
          <w:szCs w:val="16"/>
        </w:rPr>
        <w:t>Q-130570. If not supported but required by signal processing tables, treat as data 0x1.</w:t>
      </w:r>
    </w:p>
    <w:p w:rsidR="000C106A" w:rsidRDefault="00935523" w:rsidP="000C106A">
      <w:pPr>
        <w:jc w:val="center"/>
      </w:pPr>
    </w:p>
    <w:p w:rsidR="000C106A" w:rsidRDefault="00935523" w:rsidP="000C106A">
      <w:pPr>
        <w:jc w:val="center"/>
      </w:pPr>
    </w:p>
    <w:p w:rsidR="000C106A" w:rsidRDefault="00935523" w:rsidP="000C106A">
      <w:pPr>
        <w:jc w:val="center"/>
      </w:pPr>
      <w:r>
        <w:t>*Note: this is an overlay on the menu bar. It is implied that SAPFeatureMenuBarVisibility is active in order to show these overlay modifiers.</w:t>
      </w:r>
    </w:p>
    <w:p w:rsidR="000C106A" w:rsidRDefault="00935523" w:rsidP="000C106A">
      <w:pPr>
        <w:jc w:val="center"/>
      </w:pPr>
      <w:r>
        <w:t xml:space="preserve">*Note: this is intended </w:t>
      </w:r>
      <w:r>
        <w:t>to depict only the graphical portion of the soft menu interface. The functional characteristics of button press CAN commands are defined in the Soft Menu Interface section.</w:t>
      </w:r>
    </w:p>
    <w:p w:rsidR="00500605" w:rsidRDefault="00935523" w:rsidP="000C106A"/>
    <w:p w:rsidR="00FE7E0C" w:rsidRDefault="00935523" w:rsidP="000C106A"/>
    <w:p w:rsidR="00FE7E0C" w:rsidRDefault="00935523" w:rsidP="00FE7E0C">
      <w:pPr>
        <w:jc w:val="center"/>
        <w:rPr>
          <w:b/>
        </w:rPr>
      </w:pPr>
      <w:r>
        <w:rPr>
          <w:b/>
        </w:rPr>
        <w:t>4” displays</w:t>
      </w:r>
    </w:p>
    <w:tbl>
      <w:tblPr>
        <w:tblStyle w:val="TableGrid"/>
        <w:tblW w:w="0" w:type="auto"/>
        <w:jc w:val="center"/>
        <w:tblLayout w:type="fixed"/>
        <w:tblLook w:val="04A0" w:firstRow="1" w:lastRow="0" w:firstColumn="1" w:lastColumn="0" w:noHBand="0" w:noVBand="1"/>
      </w:tblPr>
      <w:tblGrid>
        <w:gridCol w:w="648"/>
        <w:gridCol w:w="270"/>
        <w:gridCol w:w="270"/>
        <w:gridCol w:w="270"/>
        <w:gridCol w:w="540"/>
        <w:gridCol w:w="270"/>
        <w:gridCol w:w="270"/>
        <w:gridCol w:w="270"/>
        <w:gridCol w:w="270"/>
        <w:gridCol w:w="270"/>
        <w:gridCol w:w="270"/>
        <w:gridCol w:w="236"/>
        <w:gridCol w:w="243"/>
        <w:gridCol w:w="270"/>
        <w:gridCol w:w="3582"/>
      </w:tblGrid>
      <w:tr w:rsidR="00F54BC7" w:rsidTr="00FE7E0C">
        <w:trPr>
          <w:cantSplit/>
          <w:trHeight w:val="2156"/>
          <w:tblHeader/>
          <w:jc w:val="center"/>
        </w:trPr>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54BC7" w:rsidRDefault="00935523">
            <w:pPr>
              <w:ind w:left="113" w:right="113"/>
              <w:jc w:val="center"/>
              <w:rPr>
                <w:rFonts w:cs="Arial"/>
                <w:sz w:val="16"/>
                <w:szCs w:val="16"/>
                <w:lang w:val="de-DE" w:eastAsia="ja-JP"/>
              </w:rPr>
            </w:pPr>
            <w:r>
              <w:rPr>
                <w:sz w:val="16"/>
                <w:szCs w:val="16"/>
                <w:lang w:val="de-DE"/>
              </w:rPr>
              <w:t>Operational Mode</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54BC7" w:rsidRDefault="00935523">
            <w:pPr>
              <w:ind w:left="113" w:right="113"/>
              <w:jc w:val="center"/>
              <w:rPr>
                <w:rFonts w:cs="Arial"/>
                <w:sz w:val="16"/>
                <w:szCs w:val="16"/>
                <w:lang w:val="de-DE" w:eastAsia="ja-JP"/>
              </w:rPr>
            </w:pPr>
            <w:r>
              <w:rPr>
                <w:sz w:val="16"/>
                <w:szCs w:val="16"/>
                <w:lang w:val="de-DE"/>
              </w:rPr>
              <w:t>[ApaSys_D_Stat]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54BC7" w:rsidRDefault="00935523">
            <w:pPr>
              <w:ind w:left="113" w:right="113"/>
              <w:jc w:val="center"/>
              <w:rPr>
                <w:rFonts w:cs="Arial"/>
                <w:sz w:val="16"/>
                <w:szCs w:val="16"/>
                <w:lang w:val="de-DE" w:eastAsia="ja-JP"/>
              </w:rPr>
            </w:pPr>
            <w:r>
              <w:rPr>
                <w:sz w:val="16"/>
                <w:szCs w:val="16"/>
                <w:lang w:val="de-DE"/>
              </w:rPr>
              <w:t>[ApaSteScanMde_D_Stat]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54BC7" w:rsidRDefault="00935523">
            <w:pPr>
              <w:ind w:left="113" w:right="113"/>
              <w:jc w:val="center"/>
              <w:rPr>
                <w:rFonts w:cs="Arial"/>
                <w:sz w:val="16"/>
                <w:szCs w:val="16"/>
                <w:lang w:val="de-DE" w:eastAsia="ja-JP"/>
              </w:rPr>
            </w:pPr>
            <w:r>
              <w:rPr>
                <w:sz w:val="16"/>
                <w:szCs w:val="16"/>
                <w:lang w:val="de-DE"/>
              </w:rPr>
              <w:t>[ApaActvSide2</w:t>
            </w:r>
            <w:r>
              <w:rPr>
                <w:sz w:val="16"/>
                <w:szCs w:val="16"/>
                <w:lang w:val="de-DE"/>
              </w:rPr>
              <w:t>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54BC7" w:rsidRDefault="00935523">
            <w:pPr>
              <w:ind w:left="113" w:right="113"/>
              <w:jc w:val="center"/>
              <w:rPr>
                <w:rFonts w:cs="Arial"/>
                <w:sz w:val="16"/>
                <w:szCs w:val="16"/>
                <w:lang w:val="de-DE" w:eastAsia="ja-JP"/>
              </w:rPr>
            </w:pPr>
            <w:r>
              <w:rPr>
                <w:sz w:val="16"/>
                <w:szCs w:val="16"/>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54BC7" w:rsidRDefault="00935523">
            <w:pPr>
              <w:ind w:left="113" w:right="113"/>
              <w:jc w:val="center"/>
              <w:rPr>
                <w:rFonts w:cs="Arial"/>
                <w:sz w:val="16"/>
                <w:szCs w:val="16"/>
                <w:lang w:val="de-DE" w:eastAsia="ja-JP"/>
              </w:rPr>
            </w:pPr>
            <w:r>
              <w:rPr>
                <w:sz w:val="16"/>
                <w:szCs w:val="16"/>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54BC7" w:rsidRDefault="00935523">
            <w:pPr>
              <w:ind w:left="113" w:right="113"/>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54BC7" w:rsidRDefault="00935523">
            <w:pPr>
              <w:ind w:left="113" w:right="113"/>
              <w:jc w:val="center"/>
              <w:rPr>
                <w:rFonts w:cs="Arial"/>
                <w:sz w:val="16"/>
                <w:szCs w:val="16"/>
                <w:lang w:val="de-DE" w:eastAsia="ja-JP"/>
              </w:rPr>
            </w:pPr>
            <w:r>
              <w:rPr>
                <w:sz w:val="16"/>
                <w:szCs w:val="16"/>
                <w:lang w:val="de-DE"/>
              </w:rPr>
              <w:t>[ApaSelPoa_D_Stat]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54BC7" w:rsidRDefault="00935523">
            <w:pPr>
              <w:ind w:left="113" w:right="113"/>
              <w:jc w:val="center"/>
              <w:rPr>
                <w:rFonts w:cs="Arial"/>
                <w:sz w:val="16"/>
                <w:szCs w:val="16"/>
                <w:lang w:val="de-DE" w:eastAsia="ja-JP"/>
              </w:rPr>
            </w:pPr>
            <w:r>
              <w:rPr>
                <w:sz w:val="16"/>
                <w:szCs w:val="16"/>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54BC7" w:rsidRDefault="00935523">
            <w:pPr>
              <w:ind w:left="113" w:right="113"/>
              <w:jc w:val="center"/>
              <w:rPr>
                <w:rFonts w:cs="Arial"/>
                <w:sz w:val="16"/>
                <w:szCs w:val="16"/>
                <w:lang w:val="de-DE" w:eastAsia="ja-JP"/>
              </w:rPr>
            </w:pPr>
            <w:r>
              <w:rPr>
                <w:sz w:val="16"/>
                <w:szCs w:val="16"/>
                <w:lang w:val="de-DE"/>
              </w:rPr>
              <w:t>[ApaLongCtl_D_RqDrv]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54BC7" w:rsidRDefault="00935523">
            <w:pPr>
              <w:ind w:left="113" w:right="113"/>
              <w:jc w:val="center"/>
              <w:rPr>
                <w:rFonts w:cs="Arial"/>
                <w:sz w:val="16"/>
                <w:szCs w:val="16"/>
                <w:lang w:val="de-DE" w:eastAsia="ja-JP"/>
              </w:rPr>
            </w:pPr>
            <w:r>
              <w:rPr>
                <w:sz w:val="16"/>
                <w:szCs w:val="16"/>
                <w:lang w:val="de-DE"/>
              </w:rPr>
              <w:t>[ApaGearShif_D_RqDrv]</w:t>
            </w:r>
          </w:p>
        </w:tc>
        <w:tc>
          <w:tcPr>
            <w:tcW w:w="2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54BC7" w:rsidRDefault="00935523">
            <w:pPr>
              <w:ind w:left="113" w:right="113"/>
              <w:jc w:val="center"/>
              <w:rPr>
                <w:rFonts w:cs="Arial"/>
                <w:sz w:val="16"/>
                <w:szCs w:val="16"/>
                <w:lang w:val="de-DE" w:eastAsia="ja-JP"/>
              </w:rPr>
            </w:pPr>
            <w:r>
              <w:rPr>
                <w:sz w:val="16"/>
                <w:szCs w:val="16"/>
                <w:lang w:val="de-DE"/>
              </w:rPr>
              <w:t>[ApaSteWhl_D_RqDrv]</w:t>
            </w:r>
          </w:p>
        </w:tc>
        <w:tc>
          <w:tcPr>
            <w:tcW w:w="2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54BC7" w:rsidRDefault="00935523">
            <w:pPr>
              <w:ind w:left="113" w:right="113"/>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F54BC7" w:rsidRDefault="00935523">
            <w:pPr>
              <w:ind w:left="113" w:right="113"/>
              <w:jc w:val="center"/>
              <w:rPr>
                <w:rFonts w:cs="Arial"/>
                <w:sz w:val="16"/>
                <w:szCs w:val="16"/>
                <w:lang w:val="de-DE" w:eastAsia="ja-JP"/>
              </w:rPr>
            </w:pPr>
            <w:r>
              <w:rPr>
                <w:sz w:val="16"/>
                <w:szCs w:val="16"/>
                <w:lang w:val="de-DE"/>
              </w:rPr>
              <w:t>[PrkAidMsgTxt_D_Rq]</w:t>
            </w:r>
          </w:p>
        </w:tc>
        <w:tc>
          <w:tcPr>
            <w:tcW w:w="358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54BC7" w:rsidRDefault="00935523">
            <w:pPr>
              <w:jc w:val="center"/>
              <w:rPr>
                <w:rFonts w:cs="Arial"/>
                <w:sz w:val="24"/>
                <w:lang w:val="de-DE" w:eastAsia="ja-JP"/>
              </w:rPr>
            </w:pPr>
            <w:r>
              <w:rPr>
                <w:sz w:val="24"/>
                <w:lang w:val="de-DE"/>
              </w:rPr>
              <w:t>Display HMI</w:t>
            </w:r>
          </w:p>
        </w:tc>
      </w:tr>
      <w:tr w:rsidR="00F54BC7" w:rsidTr="00FE7E0C">
        <w:trPr>
          <w:cantSplit/>
          <w:trHeight w:val="638"/>
          <w:jc w:val="center"/>
        </w:trPr>
        <w:tc>
          <w:tcPr>
            <w:tcW w:w="648"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F54BC7" w:rsidRDefault="00935523">
            <w:pPr>
              <w:ind w:left="113" w:right="113"/>
              <w:jc w:val="center"/>
              <w:rPr>
                <w:rFonts w:cs="Arial"/>
                <w:lang w:val="de-DE" w:eastAsia="ja-JP"/>
              </w:rPr>
            </w:pPr>
            <w:r>
              <w:rPr>
                <w:lang w:val="de-DE"/>
              </w:rPr>
              <w:t>Run</w:t>
            </w:r>
          </w:p>
          <w:p w:rsidR="00F54BC7" w:rsidRDefault="00935523">
            <w:pPr>
              <w:ind w:left="113" w:right="113"/>
              <w:jc w:val="center"/>
              <w:rPr>
                <w:rFonts w:cs="Arial"/>
                <w:lang w:val="de-DE" w:eastAsia="ja-JP"/>
              </w:rPr>
            </w:pPr>
            <w:r>
              <w:rPr>
                <w:sz w:val="16"/>
                <w:szCs w:val="16"/>
                <w:lang w:val="de-DE"/>
              </w:rPr>
              <w:t xml:space="preserve">(as per Operational Modes and Voltage </w:t>
            </w:r>
            <w:r>
              <w:rPr>
                <w:sz w:val="16"/>
                <w:szCs w:val="16"/>
                <w:lang w:val="de-DE"/>
              </w:rPr>
              <w:t>Range Definition)</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36"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43"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3582" w:type="dxa"/>
            <w:tcBorders>
              <w:top w:val="single" w:sz="4" w:space="0" w:color="auto"/>
              <w:left w:val="single" w:sz="4" w:space="0" w:color="auto"/>
              <w:bottom w:val="single" w:sz="4" w:space="0" w:color="auto"/>
              <w:right w:val="single" w:sz="4" w:space="0" w:color="auto"/>
            </w:tcBorders>
            <w:vAlign w:val="center"/>
            <w:hideMark/>
          </w:tcPr>
          <w:p w:rsidR="00F54BC7" w:rsidRDefault="00CC6E4C" w:rsidP="00CC6E4C">
            <w:pPr>
              <w:jc w:val="center"/>
              <w:rPr>
                <w:rFonts w:cs="Arial"/>
                <w:sz w:val="16"/>
                <w:szCs w:val="16"/>
                <w:lang w:val="de-DE" w:eastAsia="ja-JP"/>
              </w:rPr>
            </w:pPr>
            <w:r>
              <w:rPr>
                <w:rFonts w:cs="Arial"/>
                <w:noProof/>
                <w:sz w:val="16"/>
                <w:szCs w:val="16"/>
              </w:rPr>
              <w:pict>
                <v:shape id="5e78c2cd00005c8e00003fb9" o:spid="_x0000_i1052" type="#_x0000_t75" style="width:149.25pt;height:18pt;visibility:visible;mso-wrap-style:square">
                  <v:imagedata r:id="rId119" o:title=""/>
                </v:shape>
              </w:pict>
            </w:r>
            <w:r w:rsidR="00935523">
              <w:rPr>
                <w:rFonts w:cs="Arial"/>
                <w:sz w:val="16"/>
                <w:szCs w:val="16"/>
                <w:lang w:val="de-DE" w:eastAsia="ja-JP"/>
              </w:rPr>
              <w:t>/287</w:t>
            </w:r>
          </w:p>
          <w:p w:rsidR="00F54BC7" w:rsidRDefault="00935523" w:rsidP="00CC6E4C">
            <w:pPr>
              <w:jc w:val="center"/>
              <w:rPr>
                <w:rFonts w:cs="Arial"/>
                <w:lang w:val="de-DE" w:eastAsia="ja-JP"/>
              </w:rPr>
            </w:pPr>
            <w:r>
              <w:rPr>
                <w:rFonts w:cs="Arial"/>
                <w:lang w:val="de-DE" w:eastAsia="ja-JP"/>
              </w:rPr>
              <w:t>Example 5-button</w:t>
            </w:r>
            <w:r w:rsidR="00CC6E4C">
              <w:rPr>
                <w:rFonts w:cs="Arial"/>
                <w:noProof/>
              </w:rPr>
              <w:pict>
                <v:shape id="5e78c2cd00005c8e00004681" o:spid="_x0000_i1053" type="#_x0000_t75" style="width:140.25pt;height:16.5pt;visibility:visible;mso-wrap-style:square">
                  <v:imagedata r:id="rId120" o:title=""/>
                </v:shape>
              </w:pict>
            </w:r>
          </w:p>
          <w:p w:rsidR="00F54BC7" w:rsidRDefault="00935523" w:rsidP="00CC6E4C">
            <w:pPr>
              <w:jc w:val="center"/>
              <w:rPr>
                <w:rFonts w:cs="Arial"/>
                <w:lang w:val="de-DE" w:eastAsia="ja-JP"/>
              </w:rPr>
            </w:pPr>
            <w:r>
              <w:rPr>
                <w:rFonts w:cs="Arial"/>
                <w:lang w:val="de-DE" w:eastAsia="ja-JP"/>
              </w:rPr>
              <w:t>Example 4-button</w:t>
            </w:r>
            <w:r w:rsidR="00CC6E4C">
              <w:rPr>
                <w:rFonts w:cs="Arial"/>
                <w:noProof/>
              </w:rPr>
              <w:pict>
                <v:shape id="5e78c2cd00005c8e000042f8" o:spid="_x0000_i1054" type="#_x0000_t75" style="width:112.5pt;height:16.5pt;visibility:visible;mso-wrap-style:square">
                  <v:imagedata r:id="rId121" o:title=""/>
                </v:shape>
              </w:pict>
            </w:r>
          </w:p>
        </w:tc>
      </w:tr>
      <w:tr w:rsidR="00F54BC7" w:rsidTr="00FE7E0C">
        <w:trPr>
          <w:cantSplit/>
          <w:trHeight w:val="620"/>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F54BC7" w:rsidRDefault="00935523">
            <w:pPr>
              <w:rPr>
                <w:rFonts w:cs="Arial"/>
                <w:lang w:val="de-DE" w:eastAsia="ja-JP"/>
              </w:rPr>
            </w:pP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36"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43"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3582" w:type="dxa"/>
            <w:tcBorders>
              <w:top w:val="single" w:sz="4" w:space="0" w:color="auto"/>
              <w:left w:val="single" w:sz="4" w:space="0" w:color="auto"/>
              <w:bottom w:val="single" w:sz="4" w:space="0" w:color="auto"/>
              <w:right w:val="single" w:sz="4" w:space="0" w:color="auto"/>
            </w:tcBorders>
            <w:vAlign w:val="center"/>
            <w:hideMark/>
          </w:tcPr>
          <w:p w:rsidR="00F54BC7" w:rsidRDefault="00CC6E4C" w:rsidP="00CC6E4C">
            <w:pPr>
              <w:jc w:val="center"/>
              <w:rPr>
                <w:rFonts w:cs="Arial"/>
                <w:sz w:val="16"/>
                <w:szCs w:val="16"/>
                <w:lang w:val="de-DE" w:eastAsia="ja-JP"/>
              </w:rPr>
            </w:pPr>
            <w:r>
              <w:rPr>
                <w:rFonts w:cs="Arial"/>
                <w:noProof/>
                <w:sz w:val="16"/>
                <w:szCs w:val="16"/>
              </w:rPr>
              <w:pict>
                <v:shape id="5e78c2cd00005c8e000003cc" o:spid="_x0000_i1055" type="#_x0000_t75" style="width:150.75pt;height:18pt;visibility:visible;mso-wrap-style:square">
                  <v:imagedata r:id="rId122" o:title=""/>
                </v:shape>
              </w:pict>
            </w:r>
            <w:r w:rsidR="00935523">
              <w:rPr>
                <w:rFonts w:cs="Arial"/>
                <w:sz w:val="16"/>
                <w:szCs w:val="16"/>
                <w:lang w:val="de-DE" w:eastAsia="ja-JP"/>
              </w:rPr>
              <w:t>/288</w:t>
            </w:r>
          </w:p>
          <w:p w:rsidR="00F54BC7" w:rsidRDefault="00935523" w:rsidP="00CC6E4C">
            <w:pPr>
              <w:jc w:val="center"/>
              <w:rPr>
                <w:rFonts w:cs="Arial"/>
                <w:sz w:val="24"/>
                <w:lang w:val="de-DE" w:eastAsia="ja-JP"/>
              </w:rPr>
            </w:pPr>
            <w:r>
              <w:rPr>
                <w:rFonts w:cs="Arial"/>
                <w:lang w:val="de-DE" w:eastAsia="ja-JP"/>
              </w:rPr>
              <w:t xml:space="preserve">Example </w:t>
            </w:r>
            <w:r w:rsidR="00CC6E4C">
              <w:rPr>
                <w:rFonts w:cs="Arial"/>
                <w:noProof/>
              </w:rPr>
              <w:pict>
                <v:shape id="5e78c2cd00005c8e000056ef" o:spid="_x0000_i1056" type="#_x0000_t75" style="width:147pt;height:17.25pt;visibility:visible;mso-wrap-style:square">
                  <v:imagedata r:id="rId123" o:title=""/>
                </v:shape>
              </w:pict>
            </w:r>
          </w:p>
        </w:tc>
      </w:tr>
      <w:tr w:rsidR="00F54BC7" w:rsidTr="00FE7E0C">
        <w:trPr>
          <w:cantSplit/>
          <w:trHeight w:val="620"/>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F54BC7" w:rsidRDefault="00935523">
            <w:pPr>
              <w:rPr>
                <w:rFonts w:cs="Arial"/>
                <w:lang w:val="de-DE" w:eastAsia="ja-JP"/>
              </w:rPr>
            </w:pP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36"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43"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rFonts w:cs="Arial"/>
                <w:sz w:val="16"/>
                <w:szCs w:val="16"/>
                <w:lang w:val="de-DE" w:eastAsia="ja-JP"/>
              </w:rPr>
              <w:t>X</w:t>
            </w:r>
          </w:p>
        </w:tc>
        <w:tc>
          <w:tcPr>
            <w:tcW w:w="3582" w:type="dxa"/>
            <w:tcBorders>
              <w:top w:val="single" w:sz="4" w:space="0" w:color="auto"/>
              <w:left w:val="single" w:sz="4" w:space="0" w:color="auto"/>
              <w:bottom w:val="single" w:sz="4" w:space="0" w:color="auto"/>
              <w:right w:val="single" w:sz="4" w:space="0" w:color="auto"/>
            </w:tcBorders>
            <w:vAlign w:val="center"/>
            <w:hideMark/>
          </w:tcPr>
          <w:p w:rsidR="00F54BC7" w:rsidRDefault="00CC6E4C" w:rsidP="00CC6E4C">
            <w:pPr>
              <w:jc w:val="center"/>
              <w:rPr>
                <w:rFonts w:cs="Arial"/>
                <w:sz w:val="16"/>
                <w:szCs w:val="16"/>
                <w:lang w:val="de-DE" w:eastAsia="ja-JP"/>
              </w:rPr>
            </w:pPr>
            <w:r>
              <w:rPr>
                <w:rFonts w:cs="Arial"/>
                <w:noProof/>
                <w:sz w:val="24"/>
              </w:rPr>
              <w:pict>
                <v:shape id="5e78c2cd00005c8e000050fb" o:spid="_x0000_i1057" type="#_x0000_t75" style="width:147.75pt;height:18.75pt;visibility:visible;mso-wrap-style:square">
                  <v:imagedata r:id="rId124" o:title=""/>
                </v:shape>
              </w:pict>
            </w:r>
            <w:r w:rsidR="00935523">
              <w:rPr>
                <w:rFonts w:cs="Arial"/>
                <w:sz w:val="16"/>
                <w:szCs w:val="16"/>
                <w:lang w:val="de-DE" w:eastAsia="ja-JP"/>
              </w:rPr>
              <w:t>/289</w:t>
            </w:r>
          </w:p>
          <w:p w:rsidR="00F54BC7" w:rsidRDefault="00935523" w:rsidP="00CC6E4C">
            <w:pPr>
              <w:jc w:val="center"/>
              <w:rPr>
                <w:rFonts w:cs="Arial"/>
                <w:lang w:val="de-DE" w:eastAsia="ja-JP"/>
              </w:rPr>
            </w:pPr>
            <w:r>
              <w:rPr>
                <w:rFonts w:cs="Arial"/>
                <w:lang w:val="de-DE" w:eastAsia="ja-JP"/>
              </w:rPr>
              <w:t>Example 5-button</w:t>
            </w:r>
            <w:r w:rsidR="00CC6E4C">
              <w:rPr>
                <w:rFonts w:cs="Arial"/>
                <w:noProof/>
              </w:rPr>
              <w:pict>
                <v:shape id="5e78c2cd00005c8e000052e3" o:spid="_x0000_i1058" type="#_x0000_t75" style="width:146.25pt;height:17.25pt;visibility:visible;mso-wrap-style:square">
                  <v:imagedata r:id="rId125" o:title=""/>
                </v:shape>
              </w:pict>
            </w:r>
          </w:p>
          <w:p w:rsidR="00F54BC7" w:rsidRDefault="00935523" w:rsidP="00CC6E4C">
            <w:pPr>
              <w:jc w:val="center"/>
              <w:rPr>
                <w:rFonts w:cs="Arial"/>
                <w:noProof/>
                <w:sz w:val="24"/>
              </w:rPr>
            </w:pPr>
            <w:r>
              <w:rPr>
                <w:rFonts w:cs="Arial"/>
                <w:lang w:val="de-DE" w:eastAsia="ja-JP"/>
              </w:rPr>
              <w:t>Example 4-button</w:t>
            </w:r>
            <w:r w:rsidR="00CC6E4C">
              <w:rPr>
                <w:rFonts w:cs="Arial"/>
                <w:noProof/>
              </w:rPr>
              <w:pict>
                <v:shape id="5e78c2cd00005c8e000002a5" o:spid="_x0000_i1059" type="#_x0000_t75" style="width:117.75pt;height:17.25pt;visibility:visible;mso-wrap-style:square">
                  <v:imagedata r:id="rId126" o:title=""/>
                </v:shape>
              </w:pict>
            </w:r>
          </w:p>
        </w:tc>
      </w:tr>
      <w:tr w:rsidR="00F54BC7" w:rsidTr="00FE7E0C">
        <w:trPr>
          <w:cantSplit/>
          <w:trHeight w:val="194"/>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F54BC7" w:rsidRDefault="00935523">
            <w:pPr>
              <w:rPr>
                <w:rFonts w:cs="Arial"/>
                <w:lang w:val="de-DE" w:eastAsia="ja-JP"/>
              </w:rPr>
            </w:pPr>
          </w:p>
        </w:tc>
        <w:tc>
          <w:tcPr>
            <w:tcW w:w="3719" w:type="dxa"/>
            <w:gridSpan w:val="13"/>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16"/>
                <w:szCs w:val="16"/>
                <w:lang w:val="de-DE" w:eastAsia="ja-JP"/>
              </w:rPr>
            </w:pPr>
            <w:r>
              <w:rPr>
                <w:sz w:val="16"/>
                <w:szCs w:val="16"/>
                <w:lang w:val="de-DE"/>
              </w:rPr>
              <w:t>All Other Cases</w:t>
            </w:r>
          </w:p>
        </w:tc>
        <w:tc>
          <w:tcPr>
            <w:tcW w:w="3582" w:type="dxa"/>
            <w:tcBorders>
              <w:top w:val="single" w:sz="4" w:space="0" w:color="auto"/>
              <w:left w:val="single" w:sz="4" w:space="0" w:color="auto"/>
              <w:bottom w:val="single" w:sz="4" w:space="0" w:color="auto"/>
              <w:right w:val="single" w:sz="4" w:space="0" w:color="auto"/>
            </w:tcBorders>
            <w:vAlign w:val="center"/>
            <w:hideMark/>
          </w:tcPr>
          <w:p w:rsidR="00F54BC7" w:rsidRDefault="00935523">
            <w:pPr>
              <w:jc w:val="center"/>
              <w:rPr>
                <w:rFonts w:cs="Arial"/>
                <w:sz w:val="24"/>
                <w:lang w:val="de-DE" w:eastAsia="ja-JP"/>
              </w:rPr>
            </w:pPr>
            <w:r>
              <w:rPr>
                <w:sz w:val="24"/>
                <w:lang w:val="de-DE"/>
              </w:rPr>
              <w:t xml:space="preserve">Blank (Do not overlay </w:t>
            </w:r>
            <w:r>
              <w:rPr>
                <w:sz w:val="24"/>
                <w:lang w:val="de-DE"/>
              </w:rPr>
              <w:t>SAPFeatureMenuBarHighlight)</w:t>
            </w:r>
          </w:p>
        </w:tc>
      </w:tr>
    </w:tbl>
    <w:p w:rsidR="00F54BC7" w:rsidRDefault="00935523" w:rsidP="00F54BC7">
      <w:r>
        <w:t>4” supports semi-assisted park (SAP) only, configuration Parking Assistance_Cfg is not required.</w:t>
      </w:r>
    </w:p>
    <w:p w:rsidR="00FE7E0C" w:rsidRPr="000C106A" w:rsidRDefault="00935523" w:rsidP="000C106A"/>
    <w:p w:rsidR="00CC6E4C" w:rsidRPr="00CC6E4C" w:rsidRDefault="00CC6E4C" w:rsidP="00CC6E4C">
      <w:pPr>
        <w:pStyle w:val="Heading4"/>
        <w:rPr>
          <w:b w:val="0"/>
          <w:u w:val="single"/>
        </w:rPr>
      </w:pPr>
      <w:r w:rsidRPr="00CC6E4C">
        <w:rPr>
          <w:b w:val="0"/>
          <w:u w:val="single"/>
        </w:rPr>
        <w:t>CAMERA-FUR-REQ-165446/I-Active Park Assist (APA) Signal Processing - Positional SAPFeatureMenuBarGreyout</w:t>
      </w:r>
    </w:p>
    <w:p w:rsidR="00536BF0" w:rsidRDefault="00935523" w:rsidP="00536BF0">
      <w:pPr>
        <w:jc w:val="center"/>
        <w:rPr>
          <w:b/>
        </w:rPr>
      </w:pPr>
      <w:r>
        <w:rPr>
          <w:b/>
        </w:rPr>
        <w:t>8” (or equivalent) displays (CGEAx only)</w:t>
      </w:r>
    </w:p>
    <w:tbl>
      <w:tblPr>
        <w:tblW w:w="0" w:type="dxa"/>
        <w:jc w:val="center"/>
        <w:tblLayout w:type="fixed"/>
        <w:tblLook w:val="04A0" w:firstRow="1" w:lastRow="0" w:firstColumn="1" w:lastColumn="0" w:noHBand="0" w:noVBand="1"/>
      </w:tblPr>
      <w:tblGrid>
        <w:gridCol w:w="649"/>
        <w:gridCol w:w="531"/>
        <w:gridCol w:w="270"/>
        <w:gridCol w:w="291"/>
        <w:gridCol w:w="270"/>
        <w:gridCol w:w="270"/>
        <w:gridCol w:w="563"/>
        <w:gridCol w:w="540"/>
        <w:gridCol w:w="540"/>
        <w:gridCol w:w="270"/>
        <w:gridCol w:w="270"/>
        <w:gridCol w:w="270"/>
        <w:gridCol w:w="270"/>
        <w:gridCol w:w="270"/>
        <w:gridCol w:w="270"/>
        <w:gridCol w:w="270"/>
        <w:gridCol w:w="270"/>
        <w:gridCol w:w="3492"/>
      </w:tblGrid>
      <w:tr w:rsidR="00536BF0" w:rsidTr="00536BF0">
        <w:trPr>
          <w:cantSplit/>
          <w:trHeight w:val="2078"/>
          <w:tblHeader/>
          <w:jc w:val="center"/>
        </w:trPr>
        <w:tc>
          <w:tcPr>
            <w:tcW w:w="6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536BF0" w:rsidRDefault="00935523">
            <w:pPr>
              <w:spacing w:line="276" w:lineRule="auto"/>
              <w:jc w:val="center"/>
              <w:rPr>
                <w:rFonts w:cs="Arial"/>
                <w:lang w:val="de-DE" w:eastAsia="ja-JP"/>
              </w:rPr>
            </w:pPr>
            <w:r>
              <w:rPr>
                <w:lang w:val="de-DE"/>
              </w:rPr>
              <w:t>Operational Mode</w:t>
            </w:r>
          </w:p>
        </w:tc>
        <w:tc>
          <w:tcPr>
            <w:tcW w:w="531"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536BF0" w:rsidRDefault="00935523">
            <w:pPr>
              <w:spacing w:line="276" w:lineRule="auto"/>
              <w:jc w:val="center"/>
              <w:rPr>
                <w:sz w:val="16"/>
                <w:szCs w:val="16"/>
                <w:lang w:val="de-DE"/>
              </w:rPr>
            </w:pPr>
            <w:r>
              <w:rPr>
                <w:sz w:val="16"/>
                <w:szCs w:val="16"/>
                <w:lang w:val="de-DE"/>
              </w:rPr>
              <w:t>Parking Assistance (Cfg)</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536BF0" w:rsidRDefault="00935523">
            <w:pPr>
              <w:spacing w:line="276" w:lineRule="auto"/>
              <w:jc w:val="center"/>
              <w:rPr>
                <w:rFonts w:cs="Arial"/>
                <w:sz w:val="16"/>
                <w:szCs w:val="16"/>
                <w:lang w:val="de-DE" w:eastAsia="ja-JP"/>
              </w:rPr>
            </w:pPr>
            <w:r>
              <w:rPr>
                <w:sz w:val="16"/>
                <w:szCs w:val="16"/>
                <w:lang w:val="de-DE"/>
              </w:rPr>
              <w:t>[ApaSys_D_Stat]</w:t>
            </w:r>
          </w:p>
        </w:tc>
        <w:tc>
          <w:tcPr>
            <w:tcW w:w="291"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536BF0" w:rsidRDefault="00935523">
            <w:pPr>
              <w:spacing w:line="276" w:lineRule="auto"/>
              <w:jc w:val="center"/>
              <w:rPr>
                <w:rFonts w:cs="Arial"/>
                <w:sz w:val="16"/>
                <w:szCs w:val="16"/>
                <w:lang w:val="de-DE" w:eastAsia="ja-JP"/>
              </w:rPr>
            </w:pPr>
            <w:r>
              <w:rPr>
                <w:sz w:val="16"/>
                <w:szCs w:val="16"/>
                <w:lang w:val="de-DE"/>
              </w:rPr>
              <w:t>[ApaSteScanMde_D_Stat]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536BF0" w:rsidRDefault="00935523">
            <w:pPr>
              <w:spacing w:line="276" w:lineRule="auto"/>
              <w:jc w:val="center"/>
              <w:rPr>
                <w:rFonts w:cs="Arial"/>
                <w:sz w:val="16"/>
                <w:szCs w:val="16"/>
                <w:lang w:val="de-DE" w:eastAsia="ja-JP"/>
              </w:rPr>
            </w:pPr>
            <w:r>
              <w:rPr>
                <w:sz w:val="16"/>
                <w:szCs w:val="16"/>
                <w:lang w:val="de-DE"/>
              </w:rPr>
              <w:t>[ApaActvSide2_D_Stat]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536BF0" w:rsidRDefault="00935523">
            <w:pPr>
              <w:spacing w:line="276" w:lineRule="auto"/>
              <w:jc w:val="center"/>
              <w:rPr>
                <w:rFonts w:cs="Arial"/>
                <w:sz w:val="16"/>
                <w:szCs w:val="16"/>
                <w:lang w:val="de-DE" w:eastAsia="ja-JP"/>
              </w:rPr>
            </w:pPr>
            <w:r>
              <w:rPr>
                <w:sz w:val="16"/>
                <w:szCs w:val="16"/>
                <w:lang w:val="de-DE"/>
              </w:rPr>
              <w:t>[ApaMde_D_Stat]</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536BF0" w:rsidRDefault="00935523">
            <w:pPr>
              <w:spacing w:line="276" w:lineRule="auto"/>
              <w:jc w:val="center"/>
              <w:rPr>
                <w:rFonts w:cs="Arial"/>
                <w:sz w:val="16"/>
                <w:szCs w:val="16"/>
                <w:lang w:val="de-DE" w:eastAsia="ja-JP"/>
              </w:rPr>
            </w:pPr>
            <w:r>
              <w:rPr>
                <w:sz w:val="16"/>
                <w:szCs w:val="16"/>
                <w:lang w:val="de-DE"/>
              </w:rPr>
              <w:t>[ApaSelSapp_D_Stat]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536BF0" w:rsidRDefault="00935523">
            <w:pPr>
              <w:spacing w:line="276" w:lineRule="auto"/>
              <w:jc w:val="center"/>
              <w:rPr>
                <w:rFonts w:cs="Arial"/>
                <w:sz w:val="16"/>
                <w:szCs w:val="16"/>
                <w:lang w:val="de-DE" w:eastAsia="ja-JP"/>
              </w:rPr>
            </w:pPr>
            <w:r>
              <w:rPr>
                <w:sz w:val="16"/>
                <w:szCs w:val="16"/>
                <w:lang w:val="de-DE"/>
              </w:rPr>
              <w:t>[ApaSelPpa_D_Stat]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536BF0" w:rsidRDefault="00935523">
            <w:pPr>
              <w:spacing w:line="276" w:lineRule="auto"/>
              <w:jc w:val="center"/>
              <w:rPr>
                <w:rFonts w:cs="Arial"/>
                <w:sz w:val="16"/>
                <w:szCs w:val="16"/>
                <w:lang w:val="de-DE" w:eastAsia="ja-JP"/>
              </w:rPr>
            </w:pPr>
            <w:r>
              <w:rPr>
                <w:sz w:val="16"/>
                <w:szCs w:val="16"/>
                <w:lang w:val="de-DE"/>
              </w:rPr>
              <w:t>[</w:t>
            </w:r>
            <w:r>
              <w:rPr>
                <w:sz w:val="16"/>
                <w:szCs w:val="16"/>
                <w:lang w:val="de-DE"/>
              </w:rPr>
              <w:t>ApaSelPoa_D_Stat]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536BF0" w:rsidRDefault="00935523">
            <w:pPr>
              <w:spacing w:line="276" w:lineRule="auto"/>
              <w:jc w:val="center"/>
              <w:rPr>
                <w:rFonts w:cs="Arial"/>
                <w:sz w:val="16"/>
                <w:szCs w:val="16"/>
                <w:lang w:val="de-DE" w:eastAsia="ja-JP"/>
              </w:rPr>
            </w:pPr>
            <w:r>
              <w:rPr>
                <w:sz w:val="16"/>
                <w:szCs w:val="16"/>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536BF0" w:rsidRDefault="00935523">
            <w:pPr>
              <w:spacing w:line="276" w:lineRule="auto"/>
              <w:jc w:val="center"/>
              <w:rPr>
                <w:rFonts w:cs="Arial"/>
                <w:sz w:val="16"/>
                <w:szCs w:val="16"/>
                <w:lang w:val="de-DE" w:eastAsia="ja-JP"/>
              </w:rPr>
            </w:pPr>
            <w:r>
              <w:rPr>
                <w:sz w:val="16"/>
                <w:szCs w:val="16"/>
                <w:lang w:val="de-DE"/>
              </w:rPr>
              <w:t>[ApaLongCtl_D_RqDrv]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536BF0" w:rsidRDefault="00935523">
            <w:pPr>
              <w:spacing w:line="276" w:lineRule="auto"/>
              <w:jc w:val="center"/>
              <w:rPr>
                <w:rFonts w:cs="Arial"/>
                <w:sz w:val="16"/>
                <w:szCs w:val="16"/>
                <w:lang w:val="de-DE" w:eastAsia="ja-JP"/>
              </w:rPr>
            </w:pPr>
            <w:r>
              <w:rPr>
                <w:sz w:val="16"/>
                <w:szCs w:val="16"/>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536BF0" w:rsidRDefault="00935523">
            <w:pPr>
              <w:spacing w:line="276" w:lineRule="auto"/>
              <w:jc w:val="center"/>
              <w:rPr>
                <w:rFonts w:cs="Arial"/>
                <w:sz w:val="16"/>
                <w:szCs w:val="16"/>
                <w:lang w:val="de-DE" w:eastAsia="ja-JP"/>
              </w:rPr>
            </w:pPr>
            <w:r>
              <w:rPr>
                <w:sz w:val="16"/>
                <w:szCs w:val="16"/>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536BF0" w:rsidRDefault="00935523">
            <w:pPr>
              <w:spacing w:line="276" w:lineRule="auto"/>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536BF0" w:rsidRDefault="00935523">
            <w:pPr>
              <w:spacing w:line="276" w:lineRule="auto"/>
              <w:jc w:val="center"/>
              <w:rPr>
                <w:sz w:val="16"/>
                <w:szCs w:val="16"/>
                <w:lang w:val="de-DE"/>
              </w:rPr>
            </w:pPr>
            <w:r>
              <w:rPr>
                <w:sz w:val="16"/>
                <w:szCs w:val="16"/>
                <w:lang w:val="de-DE"/>
              </w:rPr>
              <w:t>[ApaTrgtDist_D_Stat]</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536BF0" w:rsidRDefault="00935523">
            <w:pPr>
              <w:spacing w:line="276" w:lineRule="auto"/>
              <w:jc w:val="center"/>
              <w:rPr>
                <w:sz w:val="16"/>
                <w:szCs w:val="16"/>
                <w:lang w:val="de-DE"/>
              </w:rPr>
            </w:pPr>
            <w:r>
              <w:rPr>
                <w:sz w:val="16"/>
                <w:szCs w:val="16"/>
                <w:lang w:val="de-DE"/>
              </w:rPr>
              <w:t>[ApaMsgTxt_D_Rq]</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536BF0" w:rsidRDefault="00935523">
            <w:pPr>
              <w:spacing w:line="276" w:lineRule="auto"/>
              <w:jc w:val="center"/>
              <w:rPr>
                <w:rFonts w:cs="Arial"/>
                <w:sz w:val="16"/>
                <w:szCs w:val="16"/>
                <w:lang w:val="de-DE" w:eastAsia="ja-JP"/>
              </w:rPr>
            </w:pPr>
            <w:r>
              <w:rPr>
                <w:sz w:val="16"/>
                <w:szCs w:val="16"/>
                <w:lang w:val="de-DE"/>
              </w:rPr>
              <w:t>[PrkAidMsgTxt_D_Rq]</w:t>
            </w:r>
          </w:p>
        </w:tc>
        <w:tc>
          <w:tcPr>
            <w:tcW w:w="349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36BF0" w:rsidRDefault="00935523">
            <w:pPr>
              <w:spacing w:line="276" w:lineRule="auto"/>
              <w:jc w:val="center"/>
              <w:rPr>
                <w:rFonts w:cs="Arial"/>
                <w:sz w:val="24"/>
                <w:lang w:val="de-DE" w:eastAsia="ja-JP"/>
              </w:rPr>
            </w:pPr>
            <w:r>
              <w:rPr>
                <w:sz w:val="24"/>
                <w:lang w:val="de-DE"/>
              </w:rPr>
              <w:t>Display HMI</w:t>
            </w:r>
            <w:r>
              <w:rPr>
                <w:sz w:val="16"/>
                <w:szCs w:val="16"/>
                <w:vertAlign w:val="subscript"/>
                <w:lang w:val="de-DE"/>
              </w:rPr>
              <w:t>/REF#</w:t>
            </w:r>
          </w:p>
        </w:tc>
      </w:tr>
      <w:tr w:rsidR="00536BF0" w:rsidTr="00536BF0">
        <w:trPr>
          <w:cantSplit/>
          <w:trHeight w:val="867"/>
          <w:jc w:val="center"/>
        </w:trPr>
        <w:tc>
          <w:tcPr>
            <w:tcW w:w="649"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536BF0" w:rsidRPr="00536BF0" w:rsidRDefault="00935523">
            <w:pPr>
              <w:spacing w:line="276" w:lineRule="auto"/>
              <w:jc w:val="center"/>
              <w:rPr>
                <w:rFonts w:cs="Arial"/>
                <w:lang w:eastAsia="ja-JP"/>
              </w:rPr>
            </w:pPr>
            <w:r w:rsidRPr="00536BF0">
              <w:t>Run</w:t>
            </w:r>
          </w:p>
          <w:p w:rsidR="00536BF0" w:rsidRPr="00536BF0" w:rsidRDefault="00935523">
            <w:pPr>
              <w:spacing w:line="276" w:lineRule="auto"/>
              <w:jc w:val="center"/>
              <w:rPr>
                <w:rFonts w:cs="Arial"/>
                <w:lang w:eastAsia="ja-JP"/>
              </w:rPr>
            </w:pPr>
            <w:r w:rsidRPr="00536BF0">
              <w:t>(as per Operational Modes and Voltage Range Definition)</w:t>
            </w:r>
          </w:p>
        </w:tc>
        <w:tc>
          <w:tcPr>
            <w:tcW w:w="531"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2"/>
                <w:szCs w:val="16"/>
                <w:lang w:val="de-DE" w:eastAsia="ja-JP"/>
              </w:rPr>
            </w:pPr>
            <w:r>
              <w:rPr>
                <w:sz w:val="12"/>
                <w:szCs w:val="16"/>
                <w:lang w:val="de-DE"/>
              </w:rPr>
              <w:t>0xA |0xB</w:t>
            </w:r>
          </w:p>
        </w:tc>
        <w:tc>
          <w:tcPr>
            <w:tcW w:w="270"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X</w:t>
            </w:r>
          </w:p>
        </w:tc>
        <w:tc>
          <w:tcPr>
            <w:tcW w:w="291"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X</w:t>
            </w:r>
          </w:p>
        </w:tc>
        <w:tc>
          <w:tcPr>
            <w:tcW w:w="3492" w:type="dxa"/>
            <w:tcBorders>
              <w:top w:val="single" w:sz="4" w:space="0" w:color="auto"/>
              <w:left w:val="single" w:sz="4" w:space="0" w:color="auto"/>
              <w:bottom w:val="single" w:sz="4" w:space="0" w:color="auto"/>
              <w:right w:val="single" w:sz="4" w:space="0" w:color="auto"/>
            </w:tcBorders>
            <w:vAlign w:val="center"/>
            <w:hideMark/>
          </w:tcPr>
          <w:p w:rsidR="00536BF0" w:rsidRDefault="00935523" w:rsidP="00CC6E4C">
            <w:pPr>
              <w:spacing w:line="276" w:lineRule="auto"/>
              <w:jc w:val="center"/>
              <w:rPr>
                <w:rFonts w:cs="Arial"/>
                <w:sz w:val="16"/>
                <w:szCs w:val="16"/>
                <w:vertAlign w:val="subscript"/>
                <w:lang w:val="de-DE" w:eastAsia="ja-JP"/>
              </w:rPr>
            </w:pPr>
            <w:r>
              <w:rPr>
                <w:rFonts w:cs="Arial"/>
                <w:noProof/>
                <w:sz w:val="16"/>
                <w:szCs w:val="16"/>
                <w:vertAlign w:val="subscript"/>
              </w:rPr>
              <w:drawing>
                <wp:inline distT="0" distB="0" distL="0" distR="0">
                  <wp:extent cx="2084070" cy="244475"/>
                  <wp:effectExtent l="0" t="0" r="0" b="3175"/>
                  <wp:docPr id="1830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084070" cy="244475"/>
                          </a:xfrm>
                          <a:prstGeom prst="rect">
                            <a:avLst/>
                          </a:prstGeom>
                          <a:noFill/>
                          <a:ln>
                            <a:noFill/>
                          </a:ln>
                        </pic:spPr>
                      </pic:pic>
                    </a:graphicData>
                  </a:graphic>
                </wp:inline>
              </w:drawing>
            </w:r>
            <w:r>
              <w:rPr>
                <w:rFonts w:cs="Arial"/>
                <w:sz w:val="16"/>
                <w:szCs w:val="16"/>
                <w:vertAlign w:val="subscript"/>
                <w:lang w:val="de-DE" w:eastAsia="ja-JP"/>
              </w:rPr>
              <w:t>/511</w:t>
            </w:r>
          </w:p>
          <w:p w:rsidR="00536BF0" w:rsidRDefault="00935523" w:rsidP="00CC6E4C">
            <w:pPr>
              <w:spacing w:line="276" w:lineRule="auto"/>
              <w:jc w:val="center"/>
              <w:rPr>
                <w:rFonts w:cs="Arial"/>
                <w:lang w:val="de-DE" w:eastAsia="ja-JP"/>
              </w:rPr>
            </w:pPr>
            <w:r>
              <w:rPr>
                <w:rFonts w:cs="Arial"/>
                <w:lang w:val="de-DE" w:eastAsia="ja-JP"/>
              </w:rPr>
              <w:t>Example 5-button</w:t>
            </w:r>
            <w:r>
              <w:rPr>
                <w:rFonts w:cs="Arial"/>
                <w:noProof/>
              </w:rPr>
              <w:drawing>
                <wp:inline distT="0" distB="0" distL="0" distR="0">
                  <wp:extent cx="2073275" cy="244475"/>
                  <wp:effectExtent l="0" t="0" r="3175" b="3175"/>
                  <wp:docPr id="1830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073275" cy="244475"/>
                          </a:xfrm>
                          <a:prstGeom prst="rect">
                            <a:avLst/>
                          </a:prstGeom>
                          <a:noFill/>
                          <a:ln>
                            <a:noFill/>
                          </a:ln>
                        </pic:spPr>
                      </pic:pic>
                    </a:graphicData>
                  </a:graphic>
                </wp:inline>
              </w:drawing>
            </w:r>
          </w:p>
          <w:p w:rsidR="00536BF0" w:rsidRDefault="00935523" w:rsidP="00CC6E4C">
            <w:pPr>
              <w:spacing w:line="276" w:lineRule="auto"/>
              <w:jc w:val="center"/>
              <w:rPr>
                <w:rFonts w:cs="Arial"/>
                <w:sz w:val="24"/>
                <w:lang w:val="de-DE" w:eastAsia="ja-JP"/>
              </w:rPr>
            </w:pPr>
            <w:r>
              <w:rPr>
                <w:rFonts w:cs="Arial"/>
                <w:lang w:val="de-DE" w:eastAsia="ja-JP"/>
              </w:rPr>
              <w:t>Example 4-button</w:t>
            </w:r>
            <w:r>
              <w:rPr>
                <w:rFonts w:cs="Arial"/>
                <w:noProof/>
                <w:sz w:val="24"/>
              </w:rPr>
              <w:drawing>
                <wp:inline distT="0" distB="0" distL="0" distR="0">
                  <wp:extent cx="1807845" cy="266065"/>
                  <wp:effectExtent l="0" t="0" r="1905" b="635"/>
                  <wp:docPr id="1830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07845" cy="266065"/>
                          </a:xfrm>
                          <a:prstGeom prst="rect">
                            <a:avLst/>
                          </a:prstGeom>
                          <a:noFill/>
                          <a:ln>
                            <a:noFill/>
                          </a:ln>
                        </pic:spPr>
                      </pic:pic>
                    </a:graphicData>
                  </a:graphic>
                </wp:inline>
              </w:drawing>
            </w:r>
          </w:p>
        </w:tc>
      </w:tr>
      <w:tr w:rsidR="00536BF0" w:rsidTr="00536BF0">
        <w:trPr>
          <w:cantSplit/>
          <w:trHeight w:val="867"/>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rPr>
                <w:rFonts w:cs="Arial"/>
                <w:lang w:val="de-DE" w:eastAsia="ja-JP"/>
              </w:rPr>
            </w:pPr>
          </w:p>
        </w:tc>
        <w:tc>
          <w:tcPr>
            <w:tcW w:w="531"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2"/>
                <w:szCs w:val="16"/>
                <w:lang w:val="de-DE" w:eastAsia="ja-JP"/>
              </w:rPr>
            </w:pPr>
            <w:r>
              <w:rPr>
                <w:sz w:val="12"/>
                <w:szCs w:val="16"/>
                <w:lang w:val="de-DE"/>
              </w:rPr>
              <w:t>0xA |0xB</w:t>
            </w:r>
          </w:p>
        </w:tc>
        <w:tc>
          <w:tcPr>
            <w:tcW w:w="270"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X</w:t>
            </w:r>
          </w:p>
        </w:tc>
        <w:tc>
          <w:tcPr>
            <w:tcW w:w="291"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X</w:t>
            </w:r>
          </w:p>
        </w:tc>
        <w:tc>
          <w:tcPr>
            <w:tcW w:w="3492" w:type="dxa"/>
            <w:tcBorders>
              <w:top w:val="single" w:sz="4" w:space="0" w:color="auto"/>
              <w:left w:val="single" w:sz="4" w:space="0" w:color="auto"/>
              <w:bottom w:val="single" w:sz="4" w:space="0" w:color="auto"/>
              <w:right w:val="single" w:sz="4" w:space="0" w:color="auto"/>
            </w:tcBorders>
            <w:vAlign w:val="center"/>
            <w:hideMark/>
          </w:tcPr>
          <w:p w:rsidR="00536BF0" w:rsidRDefault="00935523" w:rsidP="00CC6E4C">
            <w:pPr>
              <w:spacing w:line="276" w:lineRule="auto"/>
              <w:jc w:val="center"/>
              <w:rPr>
                <w:rFonts w:cs="Arial"/>
                <w:sz w:val="16"/>
                <w:szCs w:val="16"/>
                <w:vertAlign w:val="subscript"/>
                <w:lang w:val="de-DE" w:eastAsia="ja-JP"/>
              </w:rPr>
            </w:pPr>
            <w:r>
              <w:rPr>
                <w:rFonts w:cs="Arial"/>
                <w:noProof/>
                <w:sz w:val="16"/>
                <w:szCs w:val="16"/>
                <w:vertAlign w:val="subscript"/>
              </w:rPr>
              <w:drawing>
                <wp:inline distT="0" distB="0" distL="0" distR="0">
                  <wp:extent cx="1892300" cy="233680"/>
                  <wp:effectExtent l="0" t="0" r="0" b="0"/>
                  <wp:docPr id="183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92300" cy="233680"/>
                          </a:xfrm>
                          <a:prstGeom prst="rect">
                            <a:avLst/>
                          </a:prstGeom>
                          <a:noFill/>
                          <a:ln>
                            <a:noFill/>
                          </a:ln>
                        </pic:spPr>
                      </pic:pic>
                    </a:graphicData>
                  </a:graphic>
                </wp:inline>
              </w:drawing>
            </w:r>
            <w:r>
              <w:rPr>
                <w:rFonts w:cs="Arial"/>
                <w:sz w:val="16"/>
                <w:szCs w:val="16"/>
                <w:vertAlign w:val="subscript"/>
                <w:lang w:val="de-DE" w:eastAsia="ja-JP"/>
              </w:rPr>
              <w:t>/290</w:t>
            </w:r>
          </w:p>
          <w:p w:rsidR="00536BF0" w:rsidRDefault="00935523" w:rsidP="00CC6E4C">
            <w:pPr>
              <w:spacing w:line="276" w:lineRule="auto"/>
              <w:jc w:val="center"/>
              <w:rPr>
                <w:rFonts w:cs="Arial"/>
                <w:noProof/>
                <w:sz w:val="24"/>
              </w:rPr>
            </w:pPr>
            <w:r>
              <w:rPr>
                <w:rFonts w:cs="Arial"/>
                <w:lang w:val="de-DE" w:eastAsia="ja-JP"/>
              </w:rPr>
              <w:t>Example</w:t>
            </w:r>
            <w:r>
              <w:rPr>
                <w:rFonts w:cs="Arial"/>
                <w:noProof/>
                <w:sz w:val="24"/>
              </w:rPr>
              <w:drawing>
                <wp:inline distT="0" distB="0" distL="0" distR="0">
                  <wp:extent cx="1871345" cy="233680"/>
                  <wp:effectExtent l="0" t="0" r="0" b="0"/>
                  <wp:docPr id="183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871345" cy="233680"/>
                          </a:xfrm>
                          <a:prstGeom prst="rect">
                            <a:avLst/>
                          </a:prstGeom>
                          <a:noFill/>
                          <a:ln>
                            <a:noFill/>
                          </a:ln>
                        </pic:spPr>
                      </pic:pic>
                    </a:graphicData>
                  </a:graphic>
                </wp:inline>
              </w:drawing>
            </w:r>
          </w:p>
        </w:tc>
      </w:tr>
      <w:tr w:rsidR="00536BF0" w:rsidTr="00536BF0">
        <w:trPr>
          <w:cantSplit/>
          <w:trHeight w:val="867"/>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rPr>
                <w:rFonts w:cs="Arial"/>
                <w:lang w:val="de-DE" w:eastAsia="ja-JP"/>
              </w:rPr>
            </w:pPr>
          </w:p>
        </w:tc>
        <w:tc>
          <w:tcPr>
            <w:tcW w:w="531"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2"/>
                <w:szCs w:val="16"/>
                <w:lang w:val="de-DE" w:eastAsia="ja-JP"/>
              </w:rPr>
            </w:pPr>
            <w:r>
              <w:rPr>
                <w:sz w:val="12"/>
                <w:szCs w:val="16"/>
                <w:lang w:val="de-DE"/>
              </w:rPr>
              <w:t>0xA |0xB</w:t>
            </w:r>
          </w:p>
        </w:tc>
        <w:tc>
          <w:tcPr>
            <w:tcW w:w="270"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X</w:t>
            </w:r>
          </w:p>
        </w:tc>
        <w:tc>
          <w:tcPr>
            <w:tcW w:w="291"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sz w:val="16"/>
                <w:szCs w:val="16"/>
                <w:lang w:val="de-DE" w:eastAsia="ja-JP"/>
              </w:rPr>
            </w:pPr>
            <w:r>
              <w:rPr>
                <w:rFonts w:cs="Arial"/>
                <w:sz w:val="16"/>
                <w:szCs w:val="16"/>
                <w:lang w:val="de-DE" w:eastAsia="ja-JP"/>
              </w:rPr>
              <w:t>X</w:t>
            </w:r>
          </w:p>
        </w:tc>
        <w:tc>
          <w:tcPr>
            <w:tcW w:w="3492" w:type="dxa"/>
            <w:tcBorders>
              <w:top w:val="single" w:sz="4" w:space="0" w:color="auto"/>
              <w:left w:val="single" w:sz="4" w:space="0" w:color="auto"/>
              <w:bottom w:val="single" w:sz="4" w:space="0" w:color="auto"/>
              <w:right w:val="single" w:sz="4" w:space="0" w:color="auto"/>
            </w:tcBorders>
            <w:vAlign w:val="center"/>
            <w:hideMark/>
          </w:tcPr>
          <w:p w:rsidR="00536BF0" w:rsidRDefault="00935523" w:rsidP="00CC6E4C">
            <w:pPr>
              <w:spacing w:line="276" w:lineRule="auto"/>
              <w:jc w:val="center"/>
              <w:rPr>
                <w:rFonts w:cs="Arial"/>
                <w:sz w:val="16"/>
                <w:szCs w:val="16"/>
                <w:vertAlign w:val="subscript"/>
                <w:lang w:val="de-DE" w:eastAsia="ja-JP"/>
              </w:rPr>
            </w:pPr>
            <w:r>
              <w:rPr>
                <w:rFonts w:cs="Arial"/>
                <w:noProof/>
                <w:sz w:val="16"/>
                <w:szCs w:val="16"/>
                <w:vertAlign w:val="subscript"/>
              </w:rPr>
              <w:drawing>
                <wp:inline distT="0" distB="0" distL="0" distR="0">
                  <wp:extent cx="1818005" cy="223520"/>
                  <wp:effectExtent l="0" t="0" r="0" b="5080"/>
                  <wp:docPr id="183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818005" cy="223520"/>
                          </a:xfrm>
                          <a:prstGeom prst="rect">
                            <a:avLst/>
                          </a:prstGeom>
                          <a:noFill/>
                          <a:ln>
                            <a:noFill/>
                          </a:ln>
                        </pic:spPr>
                      </pic:pic>
                    </a:graphicData>
                  </a:graphic>
                </wp:inline>
              </w:drawing>
            </w:r>
            <w:r>
              <w:rPr>
                <w:rFonts w:cs="Arial"/>
                <w:sz w:val="16"/>
                <w:szCs w:val="16"/>
                <w:vertAlign w:val="subscript"/>
                <w:lang w:val="de-DE" w:eastAsia="ja-JP"/>
              </w:rPr>
              <w:t>/291,292</w:t>
            </w:r>
          </w:p>
          <w:p w:rsidR="00536BF0" w:rsidRDefault="00935523" w:rsidP="00CC6E4C">
            <w:pPr>
              <w:spacing w:line="276" w:lineRule="auto"/>
              <w:jc w:val="center"/>
              <w:rPr>
                <w:rFonts w:cs="Arial"/>
                <w:lang w:val="de-DE" w:eastAsia="ja-JP"/>
              </w:rPr>
            </w:pPr>
            <w:r>
              <w:rPr>
                <w:rFonts w:cs="Arial"/>
                <w:lang w:val="de-DE" w:eastAsia="ja-JP"/>
              </w:rPr>
              <w:t>Example 5-button</w:t>
            </w:r>
            <w:r>
              <w:rPr>
                <w:rFonts w:cs="Arial"/>
                <w:noProof/>
              </w:rPr>
              <w:drawing>
                <wp:inline distT="0" distB="0" distL="0" distR="0">
                  <wp:extent cx="2084070" cy="255270"/>
                  <wp:effectExtent l="0" t="0" r="0" b="0"/>
                  <wp:docPr id="183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084070" cy="255270"/>
                          </a:xfrm>
                          <a:prstGeom prst="rect">
                            <a:avLst/>
                          </a:prstGeom>
                          <a:noFill/>
                          <a:ln>
                            <a:noFill/>
                          </a:ln>
                        </pic:spPr>
                      </pic:pic>
                    </a:graphicData>
                  </a:graphic>
                </wp:inline>
              </w:drawing>
            </w:r>
          </w:p>
          <w:p w:rsidR="00536BF0" w:rsidRDefault="00935523" w:rsidP="00CC6E4C">
            <w:pPr>
              <w:spacing w:line="276" w:lineRule="auto"/>
              <w:jc w:val="center"/>
              <w:rPr>
                <w:rFonts w:cs="Arial"/>
                <w:sz w:val="24"/>
                <w:lang w:val="de-DE" w:eastAsia="ja-JP"/>
              </w:rPr>
            </w:pPr>
            <w:r>
              <w:rPr>
                <w:rFonts w:cs="Arial"/>
                <w:lang w:val="de-DE" w:eastAsia="ja-JP"/>
              </w:rPr>
              <w:t>Example 4-button</w:t>
            </w:r>
            <w:r>
              <w:rPr>
                <w:rFonts w:cs="Arial"/>
                <w:noProof/>
                <w:sz w:val="24"/>
              </w:rPr>
              <w:drawing>
                <wp:inline distT="0" distB="0" distL="0" distR="0">
                  <wp:extent cx="2073275" cy="318770"/>
                  <wp:effectExtent l="0" t="0" r="3175" b="5080"/>
                  <wp:docPr id="183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073275" cy="318770"/>
                          </a:xfrm>
                          <a:prstGeom prst="rect">
                            <a:avLst/>
                          </a:prstGeom>
                          <a:noFill/>
                          <a:ln>
                            <a:noFill/>
                          </a:ln>
                        </pic:spPr>
                      </pic:pic>
                    </a:graphicData>
                  </a:graphic>
                </wp:inline>
              </w:drawing>
            </w:r>
          </w:p>
        </w:tc>
      </w:tr>
      <w:tr w:rsidR="00536BF0" w:rsidTr="00536BF0">
        <w:trPr>
          <w:cantSplit/>
          <w:trHeight w:val="867"/>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rPr>
                <w:rFonts w:cs="Arial"/>
                <w:lang w:val="de-DE" w:eastAsia="ja-JP"/>
              </w:rPr>
            </w:pPr>
          </w:p>
        </w:tc>
        <w:tc>
          <w:tcPr>
            <w:tcW w:w="5435" w:type="dxa"/>
            <w:gridSpan w:val="16"/>
            <w:tcBorders>
              <w:top w:val="single" w:sz="4" w:space="0" w:color="auto"/>
              <w:left w:val="single" w:sz="4" w:space="0" w:color="auto"/>
              <w:bottom w:val="single" w:sz="4" w:space="0" w:color="auto"/>
              <w:right w:val="single" w:sz="4" w:space="0" w:color="auto"/>
            </w:tcBorders>
            <w:vAlign w:val="center"/>
            <w:hideMark/>
          </w:tcPr>
          <w:p w:rsidR="00536BF0" w:rsidRDefault="00935523">
            <w:pPr>
              <w:spacing w:line="276" w:lineRule="auto"/>
              <w:jc w:val="center"/>
              <w:rPr>
                <w:rFonts w:cs="Arial"/>
                <w:lang w:val="de-DE" w:eastAsia="ja-JP"/>
              </w:rPr>
            </w:pPr>
            <w:r>
              <w:rPr>
                <w:lang w:val="de-DE"/>
              </w:rPr>
              <w:t>All Other Cases</w:t>
            </w:r>
          </w:p>
        </w:tc>
        <w:tc>
          <w:tcPr>
            <w:tcW w:w="3492" w:type="dxa"/>
            <w:tcBorders>
              <w:top w:val="single" w:sz="4" w:space="0" w:color="auto"/>
              <w:left w:val="single" w:sz="4" w:space="0" w:color="auto"/>
              <w:bottom w:val="single" w:sz="4" w:space="0" w:color="auto"/>
              <w:right w:val="single" w:sz="4" w:space="0" w:color="auto"/>
            </w:tcBorders>
            <w:vAlign w:val="center"/>
            <w:hideMark/>
          </w:tcPr>
          <w:p w:rsidR="00536BF0" w:rsidRPr="00536BF0" w:rsidRDefault="00935523">
            <w:pPr>
              <w:spacing w:line="276" w:lineRule="auto"/>
              <w:jc w:val="center"/>
              <w:rPr>
                <w:rFonts w:cs="Arial"/>
                <w:sz w:val="24"/>
                <w:lang w:eastAsia="ja-JP"/>
              </w:rPr>
            </w:pPr>
            <w:r w:rsidRPr="00536BF0">
              <w:rPr>
                <w:sz w:val="24"/>
              </w:rPr>
              <w:t>Blank (Do not overlay SAPFeatureMenuBarGreyout)</w:t>
            </w:r>
          </w:p>
        </w:tc>
      </w:tr>
    </w:tbl>
    <w:p w:rsidR="00536BF0" w:rsidRDefault="00935523" w:rsidP="00536BF0">
      <w:pPr>
        <w:rPr>
          <w:rFonts w:cs="Arial"/>
          <w:lang w:val="fr-FR" w:eastAsia="ja-JP"/>
        </w:rPr>
      </w:pPr>
    </w:p>
    <w:p w:rsidR="00536BF0" w:rsidRDefault="00935523" w:rsidP="00536BF0">
      <w:pPr>
        <w:jc w:val="center"/>
      </w:pPr>
      <w:r>
        <w:rPr>
          <w:u w:val="single"/>
        </w:rPr>
        <w:t>A</w:t>
      </w:r>
      <w:r>
        <w:t xml:space="preserve">ctive </w:t>
      </w:r>
      <w:r>
        <w:rPr>
          <w:u w:val="single"/>
        </w:rPr>
        <w:t>P</w:t>
      </w:r>
      <w:r>
        <w:t xml:space="preserve">ark </w:t>
      </w:r>
      <w:r>
        <w:rPr>
          <w:u w:val="single"/>
        </w:rPr>
        <w:t>A</w:t>
      </w:r>
      <w:r>
        <w:t>ssist (APA) Positional SAPFeatureMenuBarGreyout</w:t>
      </w:r>
    </w:p>
    <w:p w:rsidR="00536BF0" w:rsidRDefault="00935523" w:rsidP="00536BF0">
      <w:pPr>
        <w:jc w:val="center"/>
      </w:pPr>
      <w:r>
        <w:rPr>
          <w:rFonts w:cs="Arial"/>
        </w:rPr>
        <w:t>† -</w:t>
      </w:r>
      <w:r>
        <w:rPr>
          <w:sz w:val="16"/>
          <w:szCs w:val="16"/>
        </w:rPr>
        <w:t xml:space="preserve"> Only if supported by the implementing program as per REQ-130570. If not supported</w:t>
      </w:r>
      <w:r>
        <w:rPr>
          <w:sz w:val="16"/>
          <w:szCs w:val="16"/>
        </w:rPr>
        <w:t xml:space="preserve"> but required by signal processing tables, treat as data 0x0.</w:t>
      </w:r>
    </w:p>
    <w:p w:rsidR="00536BF0" w:rsidRDefault="00935523" w:rsidP="00536BF0">
      <w:r>
        <w:rPr>
          <w:rFonts w:cs="Arial"/>
        </w:rPr>
        <w:t>‡ -</w:t>
      </w:r>
      <w:r>
        <w:rPr>
          <w:sz w:val="16"/>
          <w:szCs w:val="16"/>
        </w:rPr>
        <w:t xml:space="preserve"> Only if supported by the implementing program as per REQ-130570. If not supported but required by signal processing tables, treat as data 0x1.</w:t>
      </w:r>
    </w:p>
    <w:p w:rsidR="00536BF0" w:rsidRDefault="00935523" w:rsidP="00536BF0">
      <w:pPr>
        <w:jc w:val="center"/>
      </w:pPr>
    </w:p>
    <w:p w:rsidR="00536BF0" w:rsidRDefault="00935523" w:rsidP="00536BF0">
      <w:pPr>
        <w:jc w:val="center"/>
      </w:pPr>
    </w:p>
    <w:p w:rsidR="00536BF0" w:rsidRDefault="00935523" w:rsidP="00536BF0">
      <w:pPr>
        <w:jc w:val="center"/>
      </w:pPr>
      <w:r>
        <w:t>*Note: this is an overlay on the menu bar. It is implied that SAPFeatureMenuBarVisibility is active in order to show these overlay modifiers.</w:t>
      </w:r>
    </w:p>
    <w:p w:rsidR="00536BF0" w:rsidRDefault="00935523" w:rsidP="00536BF0">
      <w:pPr>
        <w:jc w:val="center"/>
      </w:pPr>
      <w:r>
        <w:t>*Note: this is intended to depict only the graphical portion of the soft menu interface. The functional characteri</w:t>
      </w:r>
      <w:r>
        <w:t>stics of button press CAN commands are defined in the Soft Menu Interface section.</w:t>
      </w:r>
    </w:p>
    <w:p w:rsidR="00536BF0" w:rsidRDefault="00935523" w:rsidP="0079440E">
      <w:pPr>
        <w:jc w:val="center"/>
        <w:rPr>
          <w:b/>
        </w:rPr>
      </w:pPr>
    </w:p>
    <w:p w:rsidR="00536BF0" w:rsidRDefault="00935523" w:rsidP="0079440E">
      <w:pPr>
        <w:jc w:val="center"/>
        <w:rPr>
          <w:b/>
        </w:rPr>
      </w:pPr>
    </w:p>
    <w:p w:rsidR="0022132A" w:rsidRPr="0079440E" w:rsidRDefault="00935523" w:rsidP="0079440E">
      <w:pPr>
        <w:jc w:val="center"/>
        <w:rPr>
          <w:b/>
        </w:rPr>
      </w:pPr>
      <w:r>
        <w:rPr>
          <w:b/>
        </w:rPr>
        <w:t>8” (or equivalent) displays (FNVx only)</w:t>
      </w:r>
    </w:p>
    <w:tbl>
      <w:tblPr>
        <w:tblW w:w="9581" w:type="dxa"/>
        <w:jc w:val="center"/>
        <w:tblLayout w:type="fixed"/>
        <w:tblCellMar>
          <w:left w:w="0" w:type="dxa"/>
          <w:right w:w="0" w:type="dxa"/>
        </w:tblCellMar>
        <w:tblLook w:val="04A0" w:firstRow="1" w:lastRow="0" w:firstColumn="1" w:lastColumn="0" w:noHBand="0" w:noVBand="1"/>
      </w:tblPr>
      <w:tblGrid>
        <w:gridCol w:w="567"/>
        <w:gridCol w:w="421"/>
        <w:gridCol w:w="467"/>
        <w:gridCol w:w="291"/>
        <w:gridCol w:w="270"/>
        <w:gridCol w:w="270"/>
        <w:gridCol w:w="563"/>
        <w:gridCol w:w="553"/>
        <w:gridCol w:w="527"/>
        <w:gridCol w:w="270"/>
        <w:gridCol w:w="270"/>
        <w:gridCol w:w="270"/>
        <w:gridCol w:w="270"/>
        <w:gridCol w:w="520"/>
        <w:gridCol w:w="283"/>
        <w:gridCol w:w="567"/>
        <w:gridCol w:w="284"/>
        <w:gridCol w:w="2918"/>
      </w:tblGrid>
      <w:tr w:rsidR="009F025E" w:rsidTr="009F025E">
        <w:trPr>
          <w:cantSplit/>
          <w:trHeight w:val="2078"/>
          <w:tblHeader/>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86CB0" w:rsidRDefault="00935523">
            <w:pPr>
              <w:spacing w:line="276" w:lineRule="auto"/>
              <w:jc w:val="center"/>
              <w:rPr>
                <w:rFonts w:cs="Arial"/>
                <w:lang w:val="de-DE" w:eastAsia="ja-JP"/>
              </w:rPr>
            </w:pPr>
            <w:r>
              <w:rPr>
                <w:lang w:val="de-DE"/>
              </w:rPr>
              <w:t>Operational Mode</w:t>
            </w:r>
          </w:p>
        </w:tc>
        <w:tc>
          <w:tcPr>
            <w:tcW w:w="421"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tcPr>
          <w:p w:rsidR="00A86CB0" w:rsidRDefault="00935523">
            <w:pPr>
              <w:spacing w:line="276" w:lineRule="auto"/>
              <w:jc w:val="center"/>
              <w:rPr>
                <w:sz w:val="16"/>
                <w:szCs w:val="16"/>
                <w:lang w:val="de-DE"/>
              </w:rPr>
            </w:pPr>
            <w:r>
              <w:rPr>
                <w:sz w:val="16"/>
                <w:szCs w:val="16"/>
                <w:lang w:val="de-DE"/>
              </w:rPr>
              <w:t>Parking Assistance (Cfg)</w:t>
            </w:r>
          </w:p>
        </w:tc>
        <w:tc>
          <w:tcPr>
            <w:tcW w:w="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86CB0" w:rsidRDefault="00935523">
            <w:pPr>
              <w:spacing w:line="276" w:lineRule="auto"/>
              <w:jc w:val="center"/>
              <w:rPr>
                <w:rFonts w:cs="Arial"/>
                <w:sz w:val="16"/>
                <w:szCs w:val="16"/>
                <w:lang w:val="de-DE" w:eastAsia="ja-JP"/>
              </w:rPr>
            </w:pPr>
            <w:r>
              <w:rPr>
                <w:sz w:val="16"/>
                <w:szCs w:val="16"/>
                <w:lang w:val="de-DE"/>
              </w:rPr>
              <w:t>[ApaSys_D_Stat]</w:t>
            </w:r>
          </w:p>
        </w:tc>
        <w:tc>
          <w:tcPr>
            <w:tcW w:w="291"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86CB0" w:rsidRDefault="00935523">
            <w:pPr>
              <w:spacing w:line="276" w:lineRule="auto"/>
              <w:jc w:val="center"/>
              <w:rPr>
                <w:rFonts w:cs="Arial"/>
                <w:sz w:val="16"/>
                <w:szCs w:val="16"/>
                <w:lang w:val="de-DE" w:eastAsia="ja-JP"/>
              </w:rPr>
            </w:pPr>
            <w:r>
              <w:rPr>
                <w:sz w:val="16"/>
                <w:szCs w:val="16"/>
                <w:lang w:val="de-DE"/>
              </w:rPr>
              <w:t>[ApaSteScanMde_D_Stat]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86CB0" w:rsidRDefault="00935523">
            <w:pPr>
              <w:spacing w:line="276" w:lineRule="auto"/>
              <w:jc w:val="center"/>
              <w:rPr>
                <w:rFonts w:cs="Arial"/>
                <w:sz w:val="16"/>
                <w:szCs w:val="16"/>
                <w:lang w:val="de-DE" w:eastAsia="ja-JP"/>
              </w:rPr>
            </w:pPr>
            <w:r>
              <w:rPr>
                <w:sz w:val="16"/>
                <w:szCs w:val="16"/>
                <w:lang w:val="de-DE"/>
              </w:rPr>
              <w:t>[ApaActvSide2_D_Stat]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86CB0" w:rsidRDefault="00935523">
            <w:pPr>
              <w:spacing w:line="276" w:lineRule="auto"/>
              <w:jc w:val="center"/>
              <w:rPr>
                <w:rFonts w:cs="Arial"/>
                <w:sz w:val="16"/>
                <w:szCs w:val="16"/>
                <w:lang w:val="de-DE" w:eastAsia="ja-JP"/>
              </w:rPr>
            </w:pPr>
            <w:r>
              <w:rPr>
                <w:sz w:val="16"/>
                <w:szCs w:val="16"/>
                <w:lang w:val="de-DE"/>
              </w:rPr>
              <w:t>[ApaMde_D_Stat]</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86CB0" w:rsidRDefault="00935523">
            <w:pPr>
              <w:spacing w:line="276" w:lineRule="auto"/>
              <w:jc w:val="center"/>
              <w:rPr>
                <w:rFonts w:cs="Arial"/>
                <w:sz w:val="16"/>
                <w:szCs w:val="16"/>
                <w:lang w:val="de-DE" w:eastAsia="ja-JP"/>
              </w:rPr>
            </w:pPr>
            <w:r>
              <w:rPr>
                <w:sz w:val="16"/>
                <w:szCs w:val="16"/>
                <w:lang w:val="de-DE"/>
              </w:rPr>
              <w:t>[ApaSelSapp_D_Stat]</w:t>
            </w:r>
          </w:p>
        </w:tc>
        <w:tc>
          <w:tcPr>
            <w:tcW w:w="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86CB0" w:rsidRDefault="00935523">
            <w:pPr>
              <w:spacing w:line="276" w:lineRule="auto"/>
              <w:jc w:val="center"/>
              <w:rPr>
                <w:rFonts w:cs="Arial"/>
                <w:sz w:val="16"/>
                <w:szCs w:val="16"/>
                <w:lang w:val="de-DE" w:eastAsia="ja-JP"/>
              </w:rPr>
            </w:pPr>
            <w:r>
              <w:rPr>
                <w:sz w:val="16"/>
                <w:szCs w:val="16"/>
                <w:lang w:val="de-DE"/>
              </w:rPr>
              <w:t>[ApaSelPpa_D_Stat]</w:t>
            </w:r>
          </w:p>
        </w:tc>
        <w:tc>
          <w:tcPr>
            <w:tcW w:w="5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86CB0" w:rsidRDefault="00935523">
            <w:pPr>
              <w:spacing w:line="276" w:lineRule="auto"/>
              <w:jc w:val="center"/>
              <w:rPr>
                <w:rFonts w:cs="Arial"/>
                <w:sz w:val="16"/>
                <w:szCs w:val="16"/>
                <w:lang w:val="de-DE" w:eastAsia="ja-JP"/>
              </w:rPr>
            </w:pPr>
            <w:r>
              <w:rPr>
                <w:sz w:val="16"/>
                <w:szCs w:val="16"/>
                <w:lang w:val="de-DE"/>
              </w:rPr>
              <w:t>[ApaSelPoa_D_Stat]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86CB0" w:rsidRDefault="00935523">
            <w:pPr>
              <w:spacing w:line="276" w:lineRule="auto"/>
              <w:jc w:val="center"/>
              <w:rPr>
                <w:rFonts w:cs="Arial"/>
                <w:sz w:val="16"/>
                <w:szCs w:val="16"/>
                <w:lang w:val="de-DE" w:eastAsia="ja-JP"/>
              </w:rPr>
            </w:pPr>
            <w:r>
              <w:rPr>
                <w:sz w:val="16"/>
                <w:szCs w:val="16"/>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86CB0" w:rsidRDefault="00935523">
            <w:pPr>
              <w:spacing w:line="276" w:lineRule="auto"/>
              <w:jc w:val="center"/>
              <w:rPr>
                <w:rFonts w:cs="Arial"/>
                <w:sz w:val="16"/>
                <w:szCs w:val="16"/>
                <w:lang w:val="de-DE" w:eastAsia="ja-JP"/>
              </w:rPr>
            </w:pPr>
            <w:r>
              <w:rPr>
                <w:sz w:val="16"/>
                <w:szCs w:val="16"/>
                <w:lang w:val="de-DE"/>
              </w:rPr>
              <w:t>[ApaLongCtl_D_RqDrv]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86CB0" w:rsidRDefault="00935523">
            <w:pPr>
              <w:spacing w:line="276" w:lineRule="auto"/>
              <w:jc w:val="center"/>
              <w:rPr>
                <w:rFonts w:cs="Arial"/>
                <w:sz w:val="16"/>
                <w:szCs w:val="16"/>
                <w:lang w:val="de-DE" w:eastAsia="ja-JP"/>
              </w:rPr>
            </w:pPr>
            <w:r>
              <w:rPr>
                <w:sz w:val="16"/>
                <w:szCs w:val="16"/>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86CB0" w:rsidRDefault="00935523">
            <w:pPr>
              <w:spacing w:line="276" w:lineRule="auto"/>
              <w:jc w:val="center"/>
              <w:rPr>
                <w:rFonts w:cs="Arial"/>
                <w:sz w:val="16"/>
                <w:szCs w:val="16"/>
                <w:lang w:val="de-DE" w:eastAsia="ja-JP"/>
              </w:rPr>
            </w:pPr>
            <w:r>
              <w:rPr>
                <w:sz w:val="16"/>
                <w:szCs w:val="16"/>
                <w:lang w:val="de-DE"/>
              </w:rPr>
              <w:t>[ApaSteWhl_D_RqDrv]</w:t>
            </w:r>
          </w:p>
        </w:tc>
        <w:tc>
          <w:tcPr>
            <w:tcW w:w="5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86CB0" w:rsidRDefault="00935523">
            <w:pPr>
              <w:spacing w:line="276" w:lineRule="auto"/>
              <w:jc w:val="center"/>
              <w:rPr>
                <w:rFonts w:cs="Arial"/>
                <w:sz w:val="16"/>
                <w:szCs w:val="16"/>
                <w:lang w:val="de-DE" w:eastAsia="ja-JP"/>
              </w:rPr>
            </w:pPr>
            <w:r>
              <w:rPr>
                <w:sz w:val="16"/>
                <w:szCs w:val="16"/>
                <w:lang w:val="de-DE"/>
              </w:rPr>
              <w:t>[ApaAcsy_D_RqDrv]</w:t>
            </w:r>
          </w:p>
        </w:tc>
        <w:tc>
          <w:tcPr>
            <w:tcW w:w="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86CB0" w:rsidRDefault="00935523">
            <w:pPr>
              <w:spacing w:line="276" w:lineRule="auto"/>
              <w:jc w:val="center"/>
              <w:rPr>
                <w:sz w:val="16"/>
                <w:szCs w:val="16"/>
                <w:lang w:val="de-DE"/>
              </w:rPr>
            </w:pPr>
            <w:r>
              <w:rPr>
                <w:sz w:val="16"/>
                <w:szCs w:val="16"/>
                <w:lang w:val="de-DE"/>
              </w:rPr>
              <w:t>[ApaTrgtDist_D_Stat]</w:t>
            </w:r>
            <w:r>
              <w:rPr>
                <w:rFonts w:cs="Arial"/>
                <w:vertAlign w:val="superscript"/>
                <w:lang w:val="de-DE"/>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86CB0" w:rsidRDefault="00935523">
            <w:pPr>
              <w:spacing w:line="276" w:lineRule="auto"/>
              <w:jc w:val="center"/>
              <w:rPr>
                <w:sz w:val="16"/>
                <w:szCs w:val="16"/>
                <w:lang w:val="de-DE"/>
              </w:rPr>
            </w:pPr>
            <w:r>
              <w:rPr>
                <w:sz w:val="16"/>
                <w:szCs w:val="16"/>
                <w:lang w:val="de-DE"/>
              </w:rPr>
              <w:t>[ApaMsgTxt_D_Rq]</w:t>
            </w:r>
            <w:r>
              <w:rPr>
                <w:rFonts w:cs="Arial"/>
                <w:vertAlign w:val="superscript"/>
                <w:lang w:val="de-DE"/>
              </w:rPr>
              <w:t xml:space="preserve"> ‡</w:t>
            </w:r>
          </w:p>
        </w:tc>
        <w:tc>
          <w:tcPr>
            <w:tcW w:w="2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86CB0" w:rsidRDefault="00935523">
            <w:pPr>
              <w:spacing w:line="276" w:lineRule="auto"/>
              <w:jc w:val="center"/>
              <w:rPr>
                <w:rFonts w:cs="Arial"/>
                <w:sz w:val="16"/>
                <w:szCs w:val="16"/>
                <w:lang w:val="de-DE" w:eastAsia="ja-JP"/>
              </w:rPr>
            </w:pPr>
            <w:r>
              <w:rPr>
                <w:sz w:val="16"/>
                <w:szCs w:val="16"/>
                <w:lang w:val="de-DE"/>
              </w:rPr>
              <w:t>[PrkAidMsgTxt_D_Rq]</w:t>
            </w:r>
          </w:p>
        </w:tc>
        <w:tc>
          <w:tcPr>
            <w:tcW w:w="291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86CB0" w:rsidRDefault="00935523">
            <w:pPr>
              <w:spacing w:line="276" w:lineRule="auto"/>
              <w:jc w:val="center"/>
              <w:rPr>
                <w:rFonts w:cs="Arial"/>
                <w:sz w:val="24"/>
                <w:lang w:val="de-DE" w:eastAsia="ja-JP"/>
              </w:rPr>
            </w:pPr>
            <w:r>
              <w:rPr>
                <w:sz w:val="24"/>
                <w:lang w:val="de-DE"/>
              </w:rPr>
              <w:t>Display HMI</w:t>
            </w:r>
            <w:r>
              <w:rPr>
                <w:sz w:val="16"/>
                <w:szCs w:val="16"/>
                <w:vertAlign w:val="subscript"/>
                <w:lang w:val="de-DE"/>
              </w:rPr>
              <w:t>/REF#</w:t>
            </w:r>
          </w:p>
        </w:tc>
      </w:tr>
      <w:tr w:rsidR="00A86CB0" w:rsidTr="009F025E">
        <w:trPr>
          <w:cantSplit/>
          <w:trHeight w:val="349"/>
          <w:jc w:val="center"/>
        </w:trPr>
        <w:tc>
          <w:tcPr>
            <w:tcW w:w="567" w:type="dxa"/>
            <w:vMerge w:val="restart"/>
            <w:tcBorders>
              <w:top w:val="single" w:sz="4" w:space="0" w:color="auto"/>
              <w:left w:val="single" w:sz="4" w:space="0" w:color="auto"/>
              <w:bottom w:val="single" w:sz="4" w:space="0" w:color="auto"/>
              <w:right w:val="single" w:sz="4" w:space="0" w:color="auto"/>
            </w:tcBorders>
            <w:textDirection w:val="btLr"/>
            <w:hideMark/>
          </w:tcPr>
          <w:p w:rsidR="00A86CB0" w:rsidRPr="009F025E" w:rsidRDefault="00935523" w:rsidP="009F025E">
            <w:pPr>
              <w:jc w:val="center"/>
              <w:rPr>
                <w:rFonts w:cs="Arial"/>
                <w:lang w:eastAsia="ja-JP"/>
              </w:rPr>
            </w:pPr>
            <w:r w:rsidRPr="009F025E">
              <w:t>Run</w:t>
            </w:r>
          </w:p>
          <w:p w:rsidR="00A86CB0" w:rsidRPr="009F025E" w:rsidRDefault="00935523" w:rsidP="009F025E">
            <w:pPr>
              <w:spacing w:line="276" w:lineRule="auto"/>
              <w:jc w:val="center"/>
              <w:rPr>
                <w:rFonts w:cs="Arial"/>
                <w:lang w:eastAsia="ja-JP"/>
              </w:rPr>
            </w:pPr>
            <w:r w:rsidRPr="009F025E">
              <w:t>(as per</w:t>
            </w:r>
            <w:r w:rsidRPr="009F025E">
              <w:t xml:space="preserve"> Operational Modes and Voltage Range Definition)</w:t>
            </w:r>
          </w:p>
        </w:tc>
        <w:tc>
          <w:tcPr>
            <w:tcW w:w="421" w:type="dxa"/>
            <w:tcBorders>
              <w:top w:val="single" w:sz="4" w:space="0" w:color="auto"/>
              <w:left w:val="single" w:sz="4" w:space="0" w:color="auto"/>
              <w:bottom w:val="single" w:sz="4" w:space="0" w:color="auto"/>
              <w:right w:val="single" w:sz="4" w:space="0" w:color="auto"/>
            </w:tcBorders>
            <w:vAlign w:val="center"/>
          </w:tcPr>
          <w:p w:rsidR="00A86CB0" w:rsidRDefault="00935523">
            <w:pPr>
              <w:spacing w:line="276" w:lineRule="auto"/>
              <w:jc w:val="center"/>
              <w:rPr>
                <w:rFonts w:cs="Arial"/>
                <w:sz w:val="12"/>
                <w:szCs w:val="16"/>
                <w:lang w:val="de-DE" w:eastAsia="ja-JP"/>
              </w:rPr>
            </w:pPr>
            <w:r>
              <w:rPr>
                <w:sz w:val="12"/>
                <w:szCs w:val="16"/>
                <w:lang w:val="de-DE"/>
              </w:rPr>
              <w:t>0xA |0xB</w:t>
            </w:r>
          </w:p>
        </w:tc>
        <w:tc>
          <w:tcPr>
            <w:tcW w:w="467"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X</w:t>
            </w:r>
          </w:p>
        </w:tc>
        <w:tc>
          <w:tcPr>
            <w:tcW w:w="291"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0x2</w:t>
            </w:r>
          </w:p>
        </w:tc>
        <w:tc>
          <w:tcPr>
            <w:tcW w:w="553"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X</w:t>
            </w:r>
          </w:p>
        </w:tc>
        <w:tc>
          <w:tcPr>
            <w:tcW w:w="527"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X</w:t>
            </w:r>
          </w:p>
        </w:tc>
        <w:tc>
          <w:tcPr>
            <w:tcW w:w="52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X</w:t>
            </w:r>
          </w:p>
        </w:tc>
        <w:tc>
          <w:tcPr>
            <w:tcW w:w="2918" w:type="dxa"/>
            <w:tcBorders>
              <w:top w:val="single" w:sz="4" w:space="0" w:color="auto"/>
              <w:left w:val="single" w:sz="4" w:space="0" w:color="auto"/>
              <w:bottom w:val="single" w:sz="4" w:space="0" w:color="auto"/>
              <w:right w:val="single" w:sz="4" w:space="0" w:color="auto"/>
            </w:tcBorders>
            <w:vAlign w:val="center"/>
            <w:hideMark/>
          </w:tcPr>
          <w:p w:rsidR="00A86CB0" w:rsidRPr="009F025E" w:rsidRDefault="00CC6E4C" w:rsidP="00CC6E4C">
            <w:pPr>
              <w:spacing w:line="276" w:lineRule="auto"/>
              <w:jc w:val="center"/>
              <w:rPr>
                <w:rFonts w:cs="Arial"/>
                <w:sz w:val="16"/>
                <w:szCs w:val="16"/>
                <w:vertAlign w:val="superscript"/>
                <w:lang w:val="de-DE" w:eastAsia="ja-JP"/>
              </w:rPr>
            </w:pPr>
            <w:r>
              <w:rPr>
                <w:rFonts w:cs="Arial"/>
                <w:noProof/>
                <w:sz w:val="16"/>
                <w:szCs w:val="16"/>
                <w:vertAlign w:val="subscript"/>
              </w:rPr>
              <w:pict>
                <v:shape id="5e78c2ce00005c8e00002e83" o:spid="_x0000_i1060" type="#_x0000_t75" style="width:110.25pt;height:13.5pt;visibility:visible;mso-wrap-style:square">
                  <v:imagedata r:id="rId135" o:title=""/>
                </v:shape>
              </w:pict>
            </w:r>
            <w:r w:rsidR="00935523">
              <w:rPr>
                <w:rFonts w:cs="Arial"/>
                <w:noProof/>
                <w:sz w:val="16"/>
                <w:szCs w:val="16"/>
                <w:vertAlign w:val="superscript"/>
              </w:rPr>
              <w:t>*1</w:t>
            </w:r>
            <w:r w:rsidR="00935523">
              <w:rPr>
                <w:rFonts w:cs="Arial"/>
                <w:sz w:val="16"/>
                <w:szCs w:val="16"/>
                <w:vertAlign w:val="subscript"/>
                <w:lang w:val="de-DE" w:eastAsia="ja-JP"/>
              </w:rPr>
              <w:t>/511</w:t>
            </w:r>
          </w:p>
        </w:tc>
      </w:tr>
      <w:tr w:rsidR="00A86CB0" w:rsidTr="009F025E">
        <w:trPr>
          <w:cantSplit/>
          <w:trHeight w:val="411"/>
          <w:jc w:val="center"/>
        </w:trPr>
        <w:tc>
          <w:tcPr>
            <w:tcW w:w="567" w:type="dxa"/>
            <w:vMerge/>
            <w:tcBorders>
              <w:top w:val="single" w:sz="4" w:space="0" w:color="auto"/>
              <w:left w:val="single" w:sz="4" w:space="0" w:color="auto"/>
              <w:bottom w:val="single" w:sz="4" w:space="0" w:color="auto"/>
              <w:right w:val="single" w:sz="4" w:space="0" w:color="auto"/>
            </w:tcBorders>
            <w:vAlign w:val="center"/>
            <w:hideMark/>
          </w:tcPr>
          <w:p w:rsidR="00A86CB0" w:rsidRDefault="00935523">
            <w:pPr>
              <w:rPr>
                <w:rFonts w:cs="Arial"/>
                <w:lang w:val="de-DE" w:eastAsia="ja-JP"/>
              </w:rPr>
            </w:pPr>
          </w:p>
        </w:tc>
        <w:tc>
          <w:tcPr>
            <w:tcW w:w="421" w:type="dxa"/>
            <w:tcBorders>
              <w:top w:val="single" w:sz="4" w:space="0" w:color="auto"/>
              <w:left w:val="single" w:sz="4" w:space="0" w:color="auto"/>
              <w:bottom w:val="single" w:sz="4" w:space="0" w:color="auto"/>
              <w:right w:val="single" w:sz="4" w:space="0" w:color="auto"/>
            </w:tcBorders>
            <w:vAlign w:val="center"/>
          </w:tcPr>
          <w:p w:rsidR="00A86CB0" w:rsidRDefault="00935523">
            <w:pPr>
              <w:spacing w:line="276" w:lineRule="auto"/>
              <w:jc w:val="center"/>
              <w:rPr>
                <w:rFonts w:cs="Arial"/>
                <w:sz w:val="12"/>
                <w:szCs w:val="16"/>
                <w:lang w:val="de-DE" w:eastAsia="ja-JP"/>
              </w:rPr>
            </w:pPr>
            <w:r>
              <w:rPr>
                <w:sz w:val="12"/>
                <w:szCs w:val="16"/>
                <w:lang w:val="de-DE"/>
              </w:rPr>
              <w:t>0xA |0xB</w:t>
            </w:r>
          </w:p>
        </w:tc>
        <w:tc>
          <w:tcPr>
            <w:tcW w:w="467"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X</w:t>
            </w:r>
          </w:p>
        </w:tc>
        <w:tc>
          <w:tcPr>
            <w:tcW w:w="291"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X</w:t>
            </w:r>
          </w:p>
        </w:tc>
        <w:tc>
          <w:tcPr>
            <w:tcW w:w="553"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0x2</w:t>
            </w:r>
          </w:p>
        </w:tc>
        <w:tc>
          <w:tcPr>
            <w:tcW w:w="527"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X</w:t>
            </w:r>
          </w:p>
        </w:tc>
        <w:tc>
          <w:tcPr>
            <w:tcW w:w="52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X</w:t>
            </w:r>
          </w:p>
        </w:tc>
        <w:tc>
          <w:tcPr>
            <w:tcW w:w="2918" w:type="dxa"/>
            <w:tcBorders>
              <w:top w:val="single" w:sz="4" w:space="0" w:color="auto"/>
              <w:left w:val="single" w:sz="4" w:space="0" w:color="auto"/>
              <w:bottom w:val="single" w:sz="4" w:space="0" w:color="auto"/>
              <w:right w:val="single" w:sz="4" w:space="0" w:color="auto"/>
            </w:tcBorders>
            <w:vAlign w:val="center"/>
            <w:hideMark/>
          </w:tcPr>
          <w:p w:rsidR="00A86CB0" w:rsidRPr="009F025E" w:rsidRDefault="00CC6E4C" w:rsidP="00CC6E4C">
            <w:pPr>
              <w:spacing w:line="276" w:lineRule="auto"/>
              <w:jc w:val="center"/>
              <w:rPr>
                <w:rFonts w:cs="Arial"/>
                <w:sz w:val="16"/>
                <w:szCs w:val="16"/>
                <w:vertAlign w:val="subscript"/>
                <w:lang w:val="de-DE" w:eastAsia="ja-JP"/>
              </w:rPr>
            </w:pPr>
            <w:r>
              <w:rPr>
                <w:rFonts w:cs="Arial"/>
                <w:noProof/>
                <w:sz w:val="16"/>
                <w:szCs w:val="16"/>
                <w:vertAlign w:val="subscript"/>
              </w:rPr>
              <w:pict>
                <v:shape id="5e78c2ce00005c8e00001bfe" o:spid="_x0000_i1061" type="#_x0000_t75" style="width:110.25pt;height:13.5pt;visibility:visible;mso-wrap-style:square">
                  <v:imagedata r:id="rId136" o:title=""/>
                </v:shape>
              </w:pict>
            </w:r>
            <w:r w:rsidR="00935523" w:rsidRPr="009F025E">
              <w:rPr>
                <w:rFonts w:cs="Arial"/>
                <w:noProof/>
                <w:sz w:val="16"/>
                <w:szCs w:val="16"/>
                <w:vertAlign w:val="superscript"/>
              </w:rPr>
              <w:t>*2</w:t>
            </w:r>
            <w:r w:rsidR="00935523">
              <w:rPr>
                <w:rFonts w:cs="Arial"/>
                <w:sz w:val="16"/>
                <w:szCs w:val="16"/>
                <w:vertAlign w:val="subscript"/>
                <w:lang w:val="de-DE" w:eastAsia="ja-JP"/>
              </w:rPr>
              <w:t>/290</w:t>
            </w:r>
          </w:p>
        </w:tc>
      </w:tr>
      <w:tr w:rsidR="00A86CB0" w:rsidTr="009F025E">
        <w:trPr>
          <w:cantSplit/>
          <w:trHeight w:val="416"/>
          <w:jc w:val="center"/>
        </w:trPr>
        <w:tc>
          <w:tcPr>
            <w:tcW w:w="567" w:type="dxa"/>
            <w:vMerge/>
            <w:tcBorders>
              <w:top w:val="single" w:sz="4" w:space="0" w:color="auto"/>
              <w:left w:val="single" w:sz="4" w:space="0" w:color="auto"/>
              <w:bottom w:val="single" w:sz="4" w:space="0" w:color="auto"/>
              <w:right w:val="single" w:sz="4" w:space="0" w:color="auto"/>
            </w:tcBorders>
            <w:vAlign w:val="center"/>
            <w:hideMark/>
          </w:tcPr>
          <w:p w:rsidR="00A86CB0" w:rsidRDefault="00935523">
            <w:pPr>
              <w:rPr>
                <w:rFonts w:cs="Arial"/>
                <w:lang w:val="de-DE" w:eastAsia="ja-JP"/>
              </w:rPr>
            </w:pPr>
          </w:p>
        </w:tc>
        <w:tc>
          <w:tcPr>
            <w:tcW w:w="421" w:type="dxa"/>
            <w:tcBorders>
              <w:top w:val="single" w:sz="4" w:space="0" w:color="auto"/>
              <w:left w:val="single" w:sz="4" w:space="0" w:color="auto"/>
              <w:bottom w:val="single" w:sz="4" w:space="0" w:color="auto"/>
              <w:right w:val="single" w:sz="4" w:space="0" w:color="auto"/>
            </w:tcBorders>
            <w:vAlign w:val="center"/>
          </w:tcPr>
          <w:p w:rsidR="00A86CB0" w:rsidRDefault="00935523">
            <w:pPr>
              <w:spacing w:line="276" w:lineRule="auto"/>
              <w:jc w:val="center"/>
              <w:rPr>
                <w:rFonts w:cs="Arial"/>
                <w:sz w:val="12"/>
                <w:szCs w:val="16"/>
                <w:lang w:val="de-DE" w:eastAsia="ja-JP"/>
              </w:rPr>
            </w:pPr>
            <w:r>
              <w:rPr>
                <w:sz w:val="12"/>
                <w:szCs w:val="16"/>
                <w:lang w:val="de-DE"/>
              </w:rPr>
              <w:t>0xA |0xB</w:t>
            </w:r>
          </w:p>
        </w:tc>
        <w:tc>
          <w:tcPr>
            <w:tcW w:w="467"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X</w:t>
            </w:r>
          </w:p>
        </w:tc>
        <w:tc>
          <w:tcPr>
            <w:tcW w:w="291"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X</w:t>
            </w:r>
          </w:p>
        </w:tc>
        <w:tc>
          <w:tcPr>
            <w:tcW w:w="553"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X</w:t>
            </w:r>
          </w:p>
        </w:tc>
        <w:tc>
          <w:tcPr>
            <w:tcW w:w="527"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X</w:t>
            </w:r>
          </w:p>
        </w:tc>
        <w:tc>
          <w:tcPr>
            <w:tcW w:w="52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A86CB0" w:rsidRDefault="00935523">
            <w:pPr>
              <w:spacing w:line="276" w:lineRule="auto"/>
              <w:jc w:val="center"/>
              <w:rPr>
                <w:rFonts w:cs="Arial"/>
                <w:sz w:val="16"/>
                <w:szCs w:val="16"/>
                <w:lang w:val="de-DE" w:eastAsia="ja-JP"/>
              </w:rPr>
            </w:pPr>
            <w:r>
              <w:rPr>
                <w:rFonts w:cs="Arial"/>
                <w:sz w:val="16"/>
                <w:szCs w:val="16"/>
                <w:lang w:val="de-DE" w:eastAsia="ja-JP"/>
              </w:rPr>
              <w:t>X</w:t>
            </w:r>
          </w:p>
        </w:tc>
        <w:tc>
          <w:tcPr>
            <w:tcW w:w="2918" w:type="dxa"/>
            <w:tcBorders>
              <w:top w:val="single" w:sz="4" w:space="0" w:color="auto"/>
              <w:left w:val="single" w:sz="4" w:space="0" w:color="auto"/>
              <w:bottom w:val="single" w:sz="4" w:space="0" w:color="auto"/>
              <w:right w:val="single" w:sz="4" w:space="0" w:color="auto"/>
            </w:tcBorders>
            <w:vAlign w:val="center"/>
            <w:hideMark/>
          </w:tcPr>
          <w:p w:rsidR="00A86CB0" w:rsidRPr="009F025E" w:rsidRDefault="00CC6E4C" w:rsidP="00CC6E4C">
            <w:pPr>
              <w:spacing w:line="276" w:lineRule="auto"/>
              <w:jc w:val="center"/>
              <w:rPr>
                <w:rFonts w:cs="Arial"/>
                <w:sz w:val="16"/>
                <w:szCs w:val="16"/>
                <w:vertAlign w:val="subscript"/>
                <w:lang w:val="de-DE" w:eastAsia="ja-JP"/>
              </w:rPr>
            </w:pPr>
            <w:r>
              <w:rPr>
                <w:rFonts w:cs="Arial"/>
                <w:noProof/>
                <w:sz w:val="16"/>
                <w:szCs w:val="16"/>
                <w:vertAlign w:val="subscript"/>
              </w:rPr>
              <w:pict>
                <v:shape id="5e78c2ce00005c8e00006382" o:spid="_x0000_i1062" type="#_x0000_t75" style="width:105.75pt;height:12.75pt;visibility:visible;mso-wrap-style:square">
                  <v:imagedata r:id="rId137" o:title=""/>
                </v:shape>
              </w:pict>
            </w:r>
            <w:r w:rsidR="00935523" w:rsidRPr="009F025E">
              <w:rPr>
                <w:rFonts w:cs="Arial"/>
                <w:noProof/>
                <w:sz w:val="16"/>
                <w:szCs w:val="16"/>
                <w:vertAlign w:val="superscript"/>
              </w:rPr>
              <w:t>*3</w:t>
            </w:r>
            <w:r w:rsidR="00935523">
              <w:rPr>
                <w:rFonts w:cs="Arial"/>
                <w:sz w:val="16"/>
                <w:szCs w:val="16"/>
                <w:vertAlign w:val="subscript"/>
                <w:lang w:val="de-DE" w:eastAsia="ja-JP"/>
              </w:rPr>
              <w:t>/291,292</w:t>
            </w:r>
          </w:p>
        </w:tc>
      </w:tr>
      <w:tr w:rsidR="009F025E" w:rsidTr="009F025E">
        <w:trPr>
          <w:cantSplit/>
          <w:trHeight w:val="409"/>
          <w:jc w:val="center"/>
        </w:trPr>
        <w:tc>
          <w:tcPr>
            <w:tcW w:w="567" w:type="dxa"/>
            <w:vMerge/>
            <w:tcBorders>
              <w:top w:val="single" w:sz="4" w:space="0" w:color="auto"/>
              <w:left w:val="single" w:sz="4" w:space="0" w:color="auto"/>
              <w:bottom w:val="single" w:sz="4" w:space="0" w:color="auto"/>
              <w:right w:val="single" w:sz="4" w:space="0" w:color="auto"/>
            </w:tcBorders>
            <w:vAlign w:val="center"/>
          </w:tcPr>
          <w:p w:rsidR="009F025E" w:rsidRDefault="00935523">
            <w:pPr>
              <w:rPr>
                <w:rFonts w:cs="Arial"/>
                <w:lang w:val="de-DE" w:eastAsia="ja-JP"/>
              </w:rPr>
            </w:pPr>
          </w:p>
        </w:tc>
        <w:tc>
          <w:tcPr>
            <w:tcW w:w="421" w:type="dxa"/>
            <w:tcBorders>
              <w:top w:val="single" w:sz="4" w:space="0" w:color="auto"/>
              <w:left w:val="single" w:sz="4" w:space="0" w:color="auto"/>
              <w:bottom w:val="single" w:sz="4" w:space="0" w:color="auto"/>
              <w:right w:val="single" w:sz="4" w:space="0" w:color="auto"/>
            </w:tcBorders>
            <w:vAlign w:val="center"/>
          </w:tcPr>
          <w:p w:rsidR="009F025E" w:rsidRDefault="00935523">
            <w:pPr>
              <w:spacing w:line="276" w:lineRule="auto"/>
              <w:jc w:val="center"/>
              <w:rPr>
                <w:sz w:val="12"/>
                <w:szCs w:val="16"/>
                <w:lang w:val="de-DE"/>
              </w:rPr>
            </w:pPr>
            <w:r>
              <w:rPr>
                <w:sz w:val="12"/>
                <w:szCs w:val="16"/>
                <w:lang w:val="de-DE"/>
              </w:rPr>
              <w:t>0xA |0xB</w:t>
            </w:r>
          </w:p>
        </w:tc>
        <w:tc>
          <w:tcPr>
            <w:tcW w:w="467" w:type="dxa"/>
            <w:tcBorders>
              <w:top w:val="single" w:sz="4" w:space="0" w:color="auto"/>
              <w:left w:val="single" w:sz="4" w:space="0" w:color="auto"/>
              <w:bottom w:val="single" w:sz="4" w:space="0" w:color="auto"/>
              <w:right w:val="single" w:sz="4" w:space="0" w:color="auto"/>
            </w:tcBorders>
            <w:vAlign w:val="center"/>
          </w:tcPr>
          <w:p w:rsidR="009F025E" w:rsidRDefault="00935523">
            <w:pPr>
              <w:spacing w:line="276" w:lineRule="auto"/>
              <w:jc w:val="center"/>
              <w:rPr>
                <w:rFonts w:cs="Arial"/>
                <w:sz w:val="16"/>
                <w:szCs w:val="16"/>
                <w:lang w:val="de-DE" w:eastAsia="ja-JP"/>
              </w:rPr>
            </w:pPr>
            <w:r>
              <w:rPr>
                <w:rFonts w:cs="Arial"/>
                <w:sz w:val="16"/>
                <w:szCs w:val="16"/>
                <w:lang w:val="de-DE" w:eastAsia="ja-JP"/>
              </w:rPr>
              <w:t>0x6</w:t>
            </w:r>
          </w:p>
        </w:tc>
        <w:tc>
          <w:tcPr>
            <w:tcW w:w="291" w:type="dxa"/>
            <w:tcBorders>
              <w:top w:val="single" w:sz="4" w:space="0" w:color="auto"/>
              <w:left w:val="single" w:sz="4" w:space="0" w:color="auto"/>
              <w:bottom w:val="single" w:sz="4" w:space="0" w:color="auto"/>
              <w:right w:val="single" w:sz="4" w:space="0" w:color="auto"/>
            </w:tcBorders>
            <w:vAlign w:val="center"/>
          </w:tcPr>
          <w:p w:rsidR="009F025E"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9F025E"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9F025E" w:rsidRDefault="00935523">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tcPr>
          <w:p w:rsidR="009F025E" w:rsidRDefault="00935523">
            <w:pPr>
              <w:spacing w:line="276" w:lineRule="auto"/>
              <w:jc w:val="center"/>
              <w:rPr>
                <w:rFonts w:cs="Arial"/>
                <w:sz w:val="16"/>
                <w:szCs w:val="16"/>
                <w:lang w:val="de-DE" w:eastAsia="ja-JP"/>
              </w:rPr>
            </w:pPr>
            <w:r>
              <w:rPr>
                <w:rFonts w:cs="Arial"/>
                <w:sz w:val="16"/>
                <w:szCs w:val="16"/>
                <w:lang w:val="de-DE" w:eastAsia="ja-JP"/>
              </w:rPr>
              <w:t>X</w:t>
            </w:r>
          </w:p>
        </w:tc>
        <w:tc>
          <w:tcPr>
            <w:tcW w:w="553" w:type="dxa"/>
            <w:tcBorders>
              <w:top w:val="single" w:sz="4" w:space="0" w:color="auto"/>
              <w:left w:val="single" w:sz="4" w:space="0" w:color="auto"/>
              <w:bottom w:val="single" w:sz="4" w:space="0" w:color="auto"/>
              <w:right w:val="single" w:sz="4" w:space="0" w:color="auto"/>
            </w:tcBorders>
            <w:vAlign w:val="center"/>
          </w:tcPr>
          <w:p w:rsidR="009F025E" w:rsidRDefault="00935523">
            <w:pPr>
              <w:spacing w:line="276" w:lineRule="auto"/>
              <w:jc w:val="center"/>
              <w:rPr>
                <w:rFonts w:cs="Arial"/>
                <w:sz w:val="16"/>
                <w:szCs w:val="16"/>
                <w:lang w:val="de-DE" w:eastAsia="ja-JP"/>
              </w:rPr>
            </w:pPr>
            <w:r>
              <w:rPr>
                <w:rFonts w:cs="Arial"/>
                <w:sz w:val="16"/>
                <w:szCs w:val="16"/>
                <w:lang w:val="de-DE" w:eastAsia="ja-JP"/>
              </w:rPr>
              <w:t>X</w:t>
            </w:r>
          </w:p>
        </w:tc>
        <w:tc>
          <w:tcPr>
            <w:tcW w:w="527" w:type="dxa"/>
            <w:tcBorders>
              <w:top w:val="single" w:sz="4" w:space="0" w:color="auto"/>
              <w:left w:val="single" w:sz="4" w:space="0" w:color="auto"/>
              <w:bottom w:val="single" w:sz="4" w:space="0" w:color="auto"/>
              <w:right w:val="single" w:sz="4" w:space="0" w:color="auto"/>
            </w:tcBorders>
            <w:vAlign w:val="center"/>
          </w:tcPr>
          <w:p w:rsidR="009F025E"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9F025E"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9F025E"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9F025E" w:rsidRDefault="00935523">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9F025E" w:rsidRDefault="00935523">
            <w:pPr>
              <w:spacing w:line="276" w:lineRule="auto"/>
              <w:jc w:val="center"/>
              <w:rPr>
                <w:rFonts w:cs="Arial"/>
                <w:sz w:val="16"/>
                <w:szCs w:val="16"/>
                <w:lang w:val="de-DE" w:eastAsia="ja-JP"/>
              </w:rPr>
            </w:pPr>
            <w:r>
              <w:rPr>
                <w:rFonts w:cs="Arial"/>
                <w:sz w:val="16"/>
                <w:szCs w:val="16"/>
                <w:lang w:val="de-DE" w:eastAsia="ja-JP"/>
              </w:rPr>
              <w:t>X</w:t>
            </w:r>
          </w:p>
        </w:tc>
        <w:tc>
          <w:tcPr>
            <w:tcW w:w="520" w:type="dxa"/>
            <w:tcBorders>
              <w:top w:val="single" w:sz="4" w:space="0" w:color="auto"/>
              <w:left w:val="single" w:sz="4" w:space="0" w:color="auto"/>
              <w:bottom w:val="single" w:sz="4" w:space="0" w:color="auto"/>
              <w:right w:val="single" w:sz="4" w:space="0" w:color="auto"/>
            </w:tcBorders>
            <w:vAlign w:val="center"/>
          </w:tcPr>
          <w:p w:rsidR="009F025E" w:rsidRDefault="00935523">
            <w:pPr>
              <w:spacing w:line="276" w:lineRule="auto"/>
              <w:jc w:val="center"/>
              <w:rPr>
                <w:rFonts w:cs="Arial"/>
                <w:sz w:val="16"/>
                <w:szCs w:val="16"/>
                <w:lang w:val="de-DE" w:eastAsia="ja-JP"/>
              </w:rPr>
            </w:pPr>
            <w:r>
              <w:rPr>
                <w:rFonts w:cs="Arial"/>
                <w:sz w:val="16"/>
                <w:szCs w:val="16"/>
                <w:lang w:val="de-DE" w:eastAsia="ja-JP"/>
              </w:rPr>
              <w:t>X</w:t>
            </w:r>
          </w:p>
        </w:tc>
        <w:tc>
          <w:tcPr>
            <w:tcW w:w="283" w:type="dxa"/>
            <w:tcBorders>
              <w:top w:val="single" w:sz="4" w:space="0" w:color="auto"/>
              <w:left w:val="single" w:sz="4" w:space="0" w:color="auto"/>
              <w:bottom w:val="single" w:sz="4" w:space="0" w:color="auto"/>
              <w:right w:val="single" w:sz="4" w:space="0" w:color="auto"/>
            </w:tcBorders>
            <w:vAlign w:val="center"/>
          </w:tcPr>
          <w:p w:rsidR="009F025E" w:rsidRDefault="00935523">
            <w:pPr>
              <w:spacing w:line="276" w:lineRule="auto"/>
              <w:jc w:val="center"/>
              <w:rPr>
                <w:rFonts w:cs="Arial"/>
                <w:sz w:val="16"/>
                <w:szCs w:val="16"/>
                <w:lang w:val="de-DE" w:eastAsia="ja-JP"/>
              </w:rPr>
            </w:pPr>
            <w:r>
              <w:rPr>
                <w:rFonts w:cs="Arial"/>
                <w:sz w:val="16"/>
                <w:szCs w:val="16"/>
                <w:lang w:val="de-DE" w:eastAsia="ja-JP"/>
              </w:rPr>
              <w:t>X</w:t>
            </w:r>
          </w:p>
        </w:tc>
        <w:tc>
          <w:tcPr>
            <w:tcW w:w="567" w:type="dxa"/>
            <w:tcBorders>
              <w:top w:val="single" w:sz="4" w:space="0" w:color="auto"/>
              <w:left w:val="single" w:sz="4" w:space="0" w:color="auto"/>
              <w:bottom w:val="single" w:sz="4" w:space="0" w:color="auto"/>
              <w:right w:val="single" w:sz="4" w:space="0" w:color="auto"/>
            </w:tcBorders>
            <w:vAlign w:val="center"/>
          </w:tcPr>
          <w:p w:rsidR="009F025E" w:rsidRDefault="00935523">
            <w:pPr>
              <w:spacing w:line="276" w:lineRule="auto"/>
              <w:jc w:val="center"/>
              <w:rPr>
                <w:rFonts w:cs="Arial"/>
                <w:sz w:val="16"/>
                <w:szCs w:val="16"/>
                <w:lang w:val="de-DE" w:eastAsia="ja-JP"/>
              </w:rPr>
            </w:pPr>
            <w:r>
              <w:rPr>
                <w:rFonts w:cs="Arial"/>
                <w:sz w:val="16"/>
                <w:szCs w:val="16"/>
                <w:lang w:val="de-DE" w:eastAsia="ja-JP"/>
              </w:rPr>
              <w:t>X</w:t>
            </w:r>
          </w:p>
        </w:tc>
        <w:tc>
          <w:tcPr>
            <w:tcW w:w="284" w:type="dxa"/>
            <w:tcBorders>
              <w:top w:val="single" w:sz="4" w:space="0" w:color="auto"/>
              <w:left w:val="single" w:sz="4" w:space="0" w:color="auto"/>
              <w:bottom w:val="single" w:sz="4" w:space="0" w:color="auto"/>
              <w:right w:val="single" w:sz="4" w:space="0" w:color="auto"/>
            </w:tcBorders>
            <w:vAlign w:val="center"/>
          </w:tcPr>
          <w:p w:rsidR="009F025E" w:rsidRDefault="00935523">
            <w:pPr>
              <w:spacing w:line="276" w:lineRule="auto"/>
              <w:jc w:val="center"/>
              <w:rPr>
                <w:rFonts w:cs="Arial"/>
                <w:sz w:val="16"/>
                <w:szCs w:val="16"/>
                <w:lang w:val="de-DE" w:eastAsia="ja-JP"/>
              </w:rPr>
            </w:pPr>
            <w:r>
              <w:rPr>
                <w:rFonts w:cs="Arial"/>
                <w:sz w:val="16"/>
                <w:szCs w:val="16"/>
                <w:lang w:val="de-DE" w:eastAsia="ja-JP"/>
              </w:rPr>
              <w:t>X</w:t>
            </w:r>
          </w:p>
        </w:tc>
        <w:tc>
          <w:tcPr>
            <w:tcW w:w="2918" w:type="dxa"/>
            <w:tcBorders>
              <w:top w:val="single" w:sz="4" w:space="0" w:color="auto"/>
              <w:left w:val="single" w:sz="4" w:space="0" w:color="auto"/>
              <w:bottom w:val="single" w:sz="4" w:space="0" w:color="auto"/>
              <w:right w:val="single" w:sz="4" w:space="0" w:color="auto"/>
            </w:tcBorders>
            <w:vAlign w:val="center"/>
          </w:tcPr>
          <w:p w:rsidR="009F025E" w:rsidRDefault="00935523" w:rsidP="00CC6E4C">
            <w:pPr>
              <w:spacing w:line="276" w:lineRule="auto"/>
              <w:jc w:val="center"/>
              <w:rPr>
                <w:rFonts w:cs="Arial"/>
                <w:noProof/>
                <w:sz w:val="16"/>
                <w:szCs w:val="16"/>
                <w:vertAlign w:val="subscript"/>
              </w:rPr>
            </w:pPr>
            <w:r>
              <w:rPr>
                <w:rFonts w:cs="Arial"/>
                <w:noProof/>
                <w:sz w:val="16"/>
                <w:szCs w:val="16"/>
                <w:vertAlign w:val="subscript"/>
              </w:rPr>
              <w:drawing>
                <wp:inline distT="0" distB="0" distL="0" distR="0">
                  <wp:extent cx="1260000" cy="187516"/>
                  <wp:effectExtent l="0" t="0" r="0" b="3175"/>
                  <wp:docPr id="18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mpleTransparentArea.pn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1283185" cy="190967"/>
                          </a:xfrm>
                          <a:prstGeom prst="rect">
                            <a:avLst/>
                          </a:prstGeom>
                        </pic:spPr>
                      </pic:pic>
                    </a:graphicData>
                  </a:graphic>
                </wp:inline>
              </w:drawing>
            </w:r>
            <w:r w:rsidRPr="009F025E">
              <w:rPr>
                <w:rFonts w:cs="Arial"/>
                <w:noProof/>
                <w:sz w:val="16"/>
                <w:szCs w:val="16"/>
                <w:vertAlign w:val="superscript"/>
              </w:rPr>
              <w:t>*4</w:t>
            </w:r>
            <w:r>
              <w:rPr>
                <w:rFonts w:cs="Arial"/>
                <w:noProof/>
                <w:sz w:val="16"/>
                <w:szCs w:val="16"/>
                <w:vertAlign w:val="subscript"/>
              </w:rPr>
              <w:t>/590</w:t>
            </w:r>
          </w:p>
        </w:tc>
      </w:tr>
      <w:tr w:rsidR="009F025E" w:rsidTr="009F025E">
        <w:trPr>
          <w:cantSplit/>
          <w:trHeight w:val="409"/>
          <w:jc w:val="center"/>
        </w:trPr>
        <w:tc>
          <w:tcPr>
            <w:tcW w:w="567" w:type="dxa"/>
            <w:vMerge/>
            <w:tcBorders>
              <w:top w:val="single" w:sz="4" w:space="0" w:color="auto"/>
              <w:left w:val="single" w:sz="4" w:space="0" w:color="auto"/>
              <w:bottom w:val="single" w:sz="4" w:space="0" w:color="auto"/>
              <w:right w:val="single" w:sz="4" w:space="0" w:color="auto"/>
            </w:tcBorders>
            <w:vAlign w:val="center"/>
          </w:tcPr>
          <w:p w:rsidR="009F025E" w:rsidRDefault="00935523" w:rsidP="009F025E">
            <w:pPr>
              <w:rPr>
                <w:rFonts w:cs="Arial"/>
                <w:lang w:val="de-DE" w:eastAsia="ja-JP"/>
              </w:rPr>
            </w:pPr>
          </w:p>
        </w:tc>
        <w:tc>
          <w:tcPr>
            <w:tcW w:w="421" w:type="dxa"/>
            <w:tcBorders>
              <w:top w:val="single" w:sz="4" w:space="0" w:color="auto"/>
              <w:left w:val="single" w:sz="4" w:space="0" w:color="auto"/>
              <w:bottom w:val="single" w:sz="4" w:space="0" w:color="auto"/>
              <w:right w:val="single" w:sz="4" w:space="0" w:color="auto"/>
            </w:tcBorders>
            <w:vAlign w:val="center"/>
          </w:tcPr>
          <w:p w:rsidR="009F025E" w:rsidRDefault="00935523" w:rsidP="009F025E">
            <w:pPr>
              <w:spacing w:line="276" w:lineRule="auto"/>
              <w:jc w:val="center"/>
              <w:rPr>
                <w:sz w:val="12"/>
                <w:szCs w:val="16"/>
                <w:lang w:val="de-DE"/>
              </w:rPr>
            </w:pPr>
            <w:r>
              <w:rPr>
                <w:sz w:val="12"/>
                <w:szCs w:val="16"/>
                <w:lang w:val="de-DE"/>
              </w:rPr>
              <w:t>0xA |0xB</w:t>
            </w:r>
          </w:p>
        </w:tc>
        <w:tc>
          <w:tcPr>
            <w:tcW w:w="467" w:type="dxa"/>
            <w:tcBorders>
              <w:top w:val="single" w:sz="4" w:space="0" w:color="auto"/>
              <w:left w:val="single" w:sz="4" w:space="0" w:color="auto"/>
              <w:bottom w:val="single" w:sz="4" w:space="0" w:color="auto"/>
              <w:right w:val="single" w:sz="4" w:space="0" w:color="auto"/>
            </w:tcBorders>
            <w:vAlign w:val="center"/>
          </w:tcPr>
          <w:p w:rsidR="009F025E" w:rsidRDefault="00935523" w:rsidP="009F025E">
            <w:pPr>
              <w:spacing w:line="276" w:lineRule="auto"/>
              <w:jc w:val="center"/>
              <w:rPr>
                <w:rFonts w:cs="Arial"/>
                <w:sz w:val="16"/>
                <w:szCs w:val="16"/>
                <w:lang w:val="de-DE" w:eastAsia="ja-JP"/>
              </w:rPr>
            </w:pPr>
            <w:r>
              <w:rPr>
                <w:rFonts w:cs="Arial"/>
                <w:sz w:val="16"/>
                <w:szCs w:val="16"/>
                <w:lang w:val="de-DE" w:eastAsia="ja-JP"/>
              </w:rPr>
              <w:t>0x7</w:t>
            </w:r>
          </w:p>
        </w:tc>
        <w:tc>
          <w:tcPr>
            <w:tcW w:w="291" w:type="dxa"/>
            <w:tcBorders>
              <w:top w:val="single" w:sz="4" w:space="0" w:color="auto"/>
              <w:left w:val="single" w:sz="4" w:space="0" w:color="auto"/>
              <w:bottom w:val="single" w:sz="4" w:space="0" w:color="auto"/>
              <w:right w:val="single" w:sz="4" w:space="0" w:color="auto"/>
            </w:tcBorders>
            <w:vAlign w:val="center"/>
          </w:tcPr>
          <w:p w:rsidR="009F025E" w:rsidRDefault="00935523" w:rsidP="009F025E">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9F025E" w:rsidRDefault="00935523" w:rsidP="009F025E">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9F025E" w:rsidRDefault="00935523" w:rsidP="009F025E">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tcPr>
          <w:p w:rsidR="009F025E" w:rsidRDefault="00935523" w:rsidP="009F025E">
            <w:pPr>
              <w:spacing w:line="276" w:lineRule="auto"/>
              <w:jc w:val="center"/>
              <w:rPr>
                <w:rFonts w:cs="Arial"/>
                <w:sz w:val="16"/>
                <w:szCs w:val="16"/>
                <w:lang w:val="de-DE" w:eastAsia="ja-JP"/>
              </w:rPr>
            </w:pPr>
            <w:r>
              <w:rPr>
                <w:rFonts w:cs="Arial"/>
                <w:sz w:val="16"/>
                <w:szCs w:val="16"/>
                <w:lang w:val="de-DE" w:eastAsia="ja-JP"/>
              </w:rPr>
              <w:t>X</w:t>
            </w:r>
          </w:p>
        </w:tc>
        <w:tc>
          <w:tcPr>
            <w:tcW w:w="553" w:type="dxa"/>
            <w:tcBorders>
              <w:top w:val="single" w:sz="4" w:space="0" w:color="auto"/>
              <w:left w:val="single" w:sz="4" w:space="0" w:color="auto"/>
              <w:bottom w:val="single" w:sz="4" w:space="0" w:color="auto"/>
              <w:right w:val="single" w:sz="4" w:space="0" w:color="auto"/>
            </w:tcBorders>
            <w:vAlign w:val="center"/>
          </w:tcPr>
          <w:p w:rsidR="009F025E" w:rsidRDefault="00935523" w:rsidP="009F025E">
            <w:pPr>
              <w:spacing w:line="276" w:lineRule="auto"/>
              <w:jc w:val="center"/>
              <w:rPr>
                <w:rFonts w:cs="Arial"/>
                <w:sz w:val="16"/>
                <w:szCs w:val="16"/>
                <w:lang w:val="de-DE" w:eastAsia="ja-JP"/>
              </w:rPr>
            </w:pPr>
            <w:r>
              <w:rPr>
                <w:rFonts w:cs="Arial"/>
                <w:sz w:val="16"/>
                <w:szCs w:val="16"/>
                <w:lang w:val="de-DE" w:eastAsia="ja-JP"/>
              </w:rPr>
              <w:t>X</w:t>
            </w:r>
          </w:p>
        </w:tc>
        <w:tc>
          <w:tcPr>
            <w:tcW w:w="527" w:type="dxa"/>
            <w:tcBorders>
              <w:top w:val="single" w:sz="4" w:space="0" w:color="auto"/>
              <w:left w:val="single" w:sz="4" w:space="0" w:color="auto"/>
              <w:bottom w:val="single" w:sz="4" w:space="0" w:color="auto"/>
              <w:right w:val="single" w:sz="4" w:space="0" w:color="auto"/>
            </w:tcBorders>
            <w:vAlign w:val="center"/>
          </w:tcPr>
          <w:p w:rsidR="009F025E" w:rsidRDefault="00935523" w:rsidP="009F025E">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9F025E" w:rsidRDefault="00935523" w:rsidP="009F025E">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9F025E" w:rsidRDefault="00935523" w:rsidP="009F025E">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9F025E" w:rsidRDefault="00935523" w:rsidP="009F025E">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9F025E" w:rsidRDefault="00935523" w:rsidP="009F025E">
            <w:pPr>
              <w:spacing w:line="276" w:lineRule="auto"/>
              <w:jc w:val="center"/>
              <w:rPr>
                <w:rFonts w:cs="Arial"/>
                <w:sz w:val="16"/>
                <w:szCs w:val="16"/>
                <w:lang w:val="de-DE" w:eastAsia="ja-JP"/>
              </w:rPr>
            </w:pPr>
            <w:r>
              <w:rPr>
                <w:rFonts w:cs="Arial"/>
                <w:sz w:val="16"/>
                <w:szCs w:val="16"/>
                <w:lang w:val="de-DE" w:eastAsia="ja-JP"/>
              </w:rPr>
              <w:t>X</w:t>
            </w:r>
          </w:p>
        </w:tc>
        <w:tc>
          <w:tcPr>
            <w:tcW w:w="520" w:type="dxa"/>
            <w:tcBorders>
              <w:top w:val="single" w:sz="4" w:space="0" w:color="auto"/>
              <w:left w:val="single" w:sz="4" w:space="0" w:color="auto"/>
              <w:bottom w:val="single" w:sz="4" w:space="0" w:color="auto"/>
              <w:right w:val="single" w:sz="4" w:space="0" w:color="auto"/>
            </w:tcBorders>
            <w:vAlign w:val="center"/>
          </w:tcPr>
          <w:p w:rsidR="009F025E" w:rsidRDefault="00935523" w:rsidP="009F025E">
            <w:pPr>
              <w:spacing w:line="276" w:lineRule="auto"/>
              <w:jc w:val="center"/>
              <w:rPr>
                <w:rFonts w:cs="Arial"/>
                <w:sz w:val="16"/>
                <w:szCs w:val="16"/>
                <w:lang w:val="de-DE" w:eastAsia="ja-JP"/>
              </w:rPr>
            </w:pPr>
            <w:r>
              <w:rPr>
                <w:rFonts w:cs="Arial"/>
                <w:sz w:val="16"/>
                <w:szCs w:val="16"/>
                <w:lang w:val="de-DE" w:eastAsia="ja-JP"/>
              </w:rPr>
              <w:t>X</w:t>
            </w:r>
          </w:p>
        </w:tc>
        <w:tc>
          <w:tcPr>
            <w:tcW w:w="283" w:type="dxa"/>
            <w:tcBorders>
              <w:top w:val="single" w:sz="4" w:space="0" w:color="auto"/>
              <w:left w:val="single" w:sz="4" w:space="0" w:color="auto"/>
              <w:bottom w:val="single" w:sz="4" w:space="0" w:color="auto"/>
              <w:right w:val="single" w:sz="4" w:space="0" w:color="auto"/>
            </w:tcBorders>
            <w:vAlign w:val="center"/>
          </w:tcPr>
          <w:p w:rsidR="009F025E" w:rsidRDefault="00935523" w:rsidP="009F025E">
            <w:pPr>
              <w:spacing w:line="276" w:lineRule="auto"/>
              <w:jc w:val="center"/>
              <w:rPr>
                <w:rFonts w:cs="Arial"/>
                <w:sz w:val="16"/>
                <w:szCs w:val="16"/>
                <w:lang w:val="de-DE" w:eastAsia="ja-JP"/>
              </w:rPr>
            </w:pPr>
            <w:r>
              <w:rPr>
                <w:rFonts w:cs="Arial"/>
                <w:sz w:val="16"/>
                <w:szCs w:val="16"/>
                <w:lang w:val="de-DE" w:eastAsia="ja-JP"/>
              </w:rPr>
              <w:t>X</w:t>
            </w:r>
          </w:p>
        </w:tc>
        <w:tc>
          <w:tcPr>
            <w:tcW w:w="567" w:type="dxa"/>
            <w:tcBorders>
              <w:top w:val="single" w:sz="4" w:space="0" w:color="auto"/>
              <w:left w:val="single" w:sz="4" w:space="0" w:color="auto"/>
              <w:bottom w:val="single" w:sz="4" w:space="0" w:color="auto"/>
              <w:right w:val="single" w:sz="4" w:space="0" w:color="auto"/>
            </w:tcBorders>
            <w:vAlign w:val="center"/>
          </w:tcPr>
          <w:p w:rsidR="009F025E" w:rsidRDefault="00935523" w:rsidP="009F025E">
            <w:pPr>
              <w:spacing w:line="276" w:lineRule="auto"/>
              <w:jc w:val="center"/>
              <w:rPr>
                <w:rFonts w:cs="Arial"/>
                <w:sz w:val="16"/>
                <w:szCs w:val="16"/>
                <w:lang w:val="de-DE" w:eastAsia="ja-JP"/>
              </w:rPr>
            </w:pPr>
            <w:r>
              <w:rPr>
                <w:rFonts w:cs="Arial"/>
                <w:sz w:val="16"/>
                <w:szCs w:val="16"/>
                <w:lang w:val="de-DE" w:eastAsia="ja-JP"/>
              </w:rPr>
              <w:t>X</w:t>
            </w:r>
          </w:p>
        </w:tc>
        <w:tc>
          <w:tcPr>
            <w:tcW w:w="284" w:type="dxa"/>
            <w:tcBorders>
              <w:top w:val="single" w:sz="4" w:space="0" w:color="auto"/>
              <w:left w:val="single" w:sz="4" w:space="0" w:color="auto"/>
              <w:bottom w:val="single" w:sz="4" w:space="0" w:color="auto"/>
              <w:right w:val="single" w:sz="4" w:space="0" w:color="auto"/>
            </w:tcBorders>
            <w:vAlign w:val="center"/>
          </w:tcPr>
          <w:p w:rsidR="009F025E" w:rsidRDefault="00935523" w:rsidP="009F025E">
            <w:pPr>
              <w:spacing w:line="276" w:lineRule="auto"/>
              <w:jc w:val="center"/>
              <w:rPr>
                <w:rFonts w:cs="Arial"/>
                <w:sz w:val="16"/>
                <w:szCs w:val="16"/>
                <w:lang w:val="de-DE" w:eastAsia="ja-JP"/>
              </w:rPr>
            </w:pPr>
            <w:r>
              <w:rPr>
                <w:rFonts w:cs="Arial"/>
                <w:sz w:val="16"/>
                <w:szCs w:val="16"/>
                <w:lang w:val="de-DE" w:eastAsia="ja-JP"/>
              </w:rPr>
              <w:t>X</w:t>
            </w:r>
          </w:p>
        </w:tc>
        <w:tc>
          <w:tcPr>
            <w:tcW w:w="2918" w:type="dxa"/>
            <w:tcBorders>
              <w:top w:val="single" w:sz="4" w:space="0" w:color="auto"/>
              <w:left w:val="single" w:sz="4" w:space="0" w:color="auto"/>
              <w:bottom w:val="single" w:sz="4" w:space="0" w:color="auto"/>
              <w:right w:val="single" w:sz="4" w:space="0" w:color="auto"/>
            </w:tcBorders>
            <w:vAlign w:val="center"/>
          </w:tcPr>
          <w:p w:rsidR="009F025E" w:rsidRDefault="00935523" w:rsidP="00CC6E4C">
            <w:pPr>
              <w:spacing w:line="276" w:lineRule="auto"/>
              <w:jc w:val="center"/>
              <w:rPr>
                <w:rFonts w:cs="Arial"/>
                <w:noProof/>
                <w:sz w:val="16"/>
                <w:szCs w:val="16"/>
                <w:vertAlign w:val="subscript"/>
              </w:rPr>
            </w:pPr>
            <w:r>
              <w:rPr>
                <w:rFonts w:cs="Arial"/>
                <w:noProof/>
                <w:sz w:val="16"/>
                <w:szCs w:val="16"/>
                <w:vertAlign w:val="subscript"/>
              </w:rPr>
              <w:drawing>
                <wp:inline distT="0" distB="0" distL="0" distR="0" wp14:anchorId="1F3E1141" wp14:editId="2B28A848">
                  <wp:extent cx="1260000" cy="187516"/>
                  <wp:effectExtent l="0" t="0" r="0" b="3175"/>
                  <wp:docPr id="183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mpleTransparentArea.pn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1283185" cy="190967"/>
                          </a:xfrm>
                          <a:prstGeom prst="rect">
                            <a:avLst/>
                          </a:prstGeom>
                        </pic:spPr>
                      </pic:pic>
                    </a:graphicData>
                  </a:graphic>
                </wp:inline>
              </w:drawing>
            </w:r>
            <w:r w:rsidRPr="009F025E">
              <w:rPr>
                <w:rFonts w:cs="Arial"/>
                <w:noProof/>
                <w:sz w:val="16"/>
                <w:szCs w:val="16"/>
                <w:vertAlign w:val="superscript"/>
              </w:rPr>
              <w:t>*4</w:t>
            </w:r>
            <w:r>
              <w:rPr>
                <w:rFonts w:cs="Arial"/>
                <w:noProof/>
                <w:sz w:val="16"/>
                <w:szCs w:val="16"/>
                <w:vertAlign w:val="subscript"/>
              </w:rPr>
              <w:t>/591</w:t>
            </w:r>
          </w:p>
        </w:tc>
      </w:tr>
      <w:tr w:rsidR="009F025E" w:rsidTr="009F025E">
        <w:trPr>
          <w:cantSplit/>
          <w:trHeight w:val="409"/>
          <w:jc w:val="center"/>
        </w:trPr>
        <w:tc>
          <w:tcPr>
            <w:tcW w:w="567" w:type="dxa"/>
            <w:vMerge/>
            <w:tcBorders>
              <w:top w:val="single" w:sz="4" w:space="0" w:color="auto"/>
              <w:left w:val="single" w:sz="4" w:space="0" w:color="auto"/>
              <w:bottom w:val="single" w:sz="4" w:space="0" w:color="auto"/>
              <w:right w:val="single" w:sz="4" w:space="0" w:color="auto"/>
            </w:tcBorders>
            <w:vAlign w:val="center"/>
          </w:tcPr>
          <w:p w:rsidR="009F025E" w:rsidRDefault="00935523" w:rsidP="009F025E">
            <w:pPr>
              <w:rPr>
                <w:rFonts w:cs="Arial"/>
                <w:lang w:val="de-DE" w:eastAsia="ja-JP"/>
              </w:rPr>
            </w:pPr>
          </w:p>
        </w:tc>
        <w:tc>
          <w:tcPr>
            <w:tcW w:w="421" w:type="dxa"/>
            <w:tcBorders>
              <w:top w:val="single" w:sz="4" w:space="0" w:color="auto"/>
              <w:left w:val="single" w:sz="4" w:space="0" w:color="auto"/>
              <w:bottom w:val="single" w:sz="4" w:space="0" w:color="auto"/>
              <w:right w:val="single" w:sz="4" w:space="0" w:color="auto"/>
            </w:tcBorders>
            <w:vAlign w:val="center"/>
          </w:tcPr>
          <w:p w:rsidR="009F025E" w:rsidRDefault="00935523" w:rsidP="009F025E">
            <w:pPr>
              <w:spacing w:line="276" w:lineRule="auto"/>
              <w:jc w:val="center"/>
              <w:rPr>
                <w:sz w:val="12"/>
                <w:szCs w:val="16"/>
                <w:lang w:val="de-DE"/>
              </w:rPr>
            </w:pPr>
            <w:r>
              <w:rPr>
                <w:sz w:val="12"/>
                <w:szCs w:val="16"/>
                <w:lang w:val="de-DE"/>
              </w:rPr>
              <w:t>0xA |0xB</w:t>
            </w:r>
          </w:p>
        </w:tc>
        <w:tc>
          <w:tcPr>
            <w:tcW w:w="467" w:type="dxa"/>
            <w:tcBorders>
              <w:top w:val="single" w:sz="4" w:space="0" w:color="auto"/>
              <w:left w:val="single" w:sz="4" w:space="0" w:color="auto"/>
              <w:bottom w:val="single" w:sz="4" w:space="0" w:color="auto"/>
              <w:right w:val="single" w:sz="4" w:space="0" w:color="auto"/>
            </w:tcBorders>
            <w:vAlign w:val="center"/>
          </w:tcPr>
          <w:p w:rsidR="009F025E" w:rsidRDefault="00935523" w:rsidP="009F025E">
            <w:pPr>
              <w:spacing w:line="276" w:lineRule="auto"/>
              <w:jc w:val="center"/>
              <w:rPr>
                <w:rFonts w:cs="Arial"/>
                <w:sz w:val="16"/>
                <w:szCs w:val="16"/>
                <w:lang w:val="de-DE" w:eastAsia="ja-JP"/>
              </w:rPr>
            </w:pPr>
            <w:r>
              <w:rPr>
                <w:rFonts w:cs="Arial"/>
                <w:sz w:val="16"/>
                <w:szCs w:val="16"/>
                <w:lang w:val="de-DE" w:eastAsia="ja-JP"/>
              </w:rPr>
              <w:t>0x4</w:t>
            </w:r>
          </w:p>
        </w:tc>
        <w:tc>
          <w:tcPr>
            <w:tcW w:w="291" w:type="dxa"/>
            <w:tcBorders>
              <w:top w:val="single" w:sz="4" w:space="0" w:color="auto"/>
              <w:left w:val="single" w:sz="4" w:space="0" w:color="auto"/>
              <w:bottom w:val="single" w:sz="4" w:space="0" w:color="auto"/>
              <w:right w:val="single" w:sz="4" w:space="0" w:color="auto"/>
            </w:tcBorders>
            <w:vAlign w:val="center"/>
          </w:tcPr>
          <w:p w:rsidR="009F025E" w:rsidRDefault="00935523" w:rsidP="009F025E">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9F025E" w:rsidRDefault="00935523" w:rsidP="009F025E">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9F025E" w:rsidRDefault="00935523" w:rsidP="009F025E">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tcPr>
          <w:p w:rsidR="009F025E" w:rsidRDefault="00935523" w:rsidP="009F025E">
            <w:pPr>
              <w:spacing w:line="276" w:lineRule="auto"/>
              <w:jc w:val="center"/>
              <w:rPr>
                <w:rFonts w:cs="Arial"/>
                <w:sz w:val="16"/>
                <w:szCs w:val="16"/>
                <w:lang w:val="de-DE" w:eastAsia="ja-JP"/>
              </w:rPr>
            </w:pPr>
            <w:r>
              <w:rPr>
                <w:rFonts w:cs="Arial"/>
                <w:sz w:val="16"/>
                <w:szCs w:val="16"/>
                <w:lang w:val="de-DE" w:eastAsia="ja-JP"/>
              </w:rPr>
              <w:t>X</w:t>
            </w:r>
          </w:p>
        </w:tc>
        <w:tc>
          <w:tcPr>
            <w:tcW w:w="553" w:type="dxa"/>
            <w:tcBorders>
              <w:top w:val="single" w:sz="4" w:space="0" w:color="auto"/>
              <w:left w:val="single" w:sz="4" w:space="0" w:color="auto"/>
              <w:bottom w:val="single" w:sz="4" w:space="0" w:color="auto"/>
              <w:right w:val="single" w:sz="4" w:space="0" w:color="auto"/>
            </w:tcBorders>
            <w:vAlign w:val="center"/>
          </w:tcPr>
          <w:p w:rsidR="009F025E" w:rsidRDefault="00935523" w:rsidP="009F025E">
            <w:pPr>
              <w:spacing w:line="276" w:lineRule="auto"/>
              <w:jc w:val="center"/>
              <w:rPr>
                <w:rFonts w:cs="Arial"/>
                <w:sz w:val="16"/>
                <w:szCs w:val="16"/>
                <w:lang w:val="de-DE" w:eastAsia="ja-JP"/>
              </w:rPr>
            </w:pPr>
            <w:r>
              <w:rPr>
                <w:rFonts w:cs="Arial"/>
                <w:sz w:val="16"/>
                <w:szCs w:val="16"/>
                <w:lang w:val="de-DE" w:eastAsia="ja-JP"/>
              </w:rPr>
              <w:t>X</w:t>
            </w:r>
          </w:p>
        </w:tc>
        <w:tc>
          <w:tcPr>
            <w:tcW w:w="527" w:type="dxa"/>
            <w:tcBorders>
              <w:top w:val="single" w:sz="4" w:space="0" w:color="auto"/>
              <w:left w:val="single" w:sz="4" w:space="0" w:color="auto"/>
              <w:bottom w:val="single" w:sz="4" w:space="0" w:color="auto"/>
              <w:right w:val="single" w:sz="4" w:space="0" w:color="auto"/>
            </w:tcBorders>
            <w:vAlign w:val="center"/>
          </w:tcPr>
          <w:p w:rsidR="009F025E" w:rsidRDefault="00935523" w:rsidP="009F025E">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9F025E" w:rsidRDefault="00935523" w:rsidP="009F025E">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9F025E" w:rsidRDefault="00935523" w:rsidP="009F025E">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9F025E" w:rsidRDefault="00935523" w:rsidP="009F025E">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9F025E" w:rsidRDefault="00935523" w:rsidP="009F025E">
            <w:pPr>
              <w:spacing w:line="276" w:lineRule="auto"/>
              <w:jc w:val="center"/>
              <w:rPr>
                <w:rFonts w:cs="Arial"/>
                <w:sz w:val="16"/>
                <w:szCs w:val="16"/>
                <w:lang w:val="de-DE" w:eastAsia="ja-JP"/>
              </w:rPr>
            </w:pPr>
            <w:r>
              <w:rPr>
                <w:rFonts w:cs="Arial"/>
                <w:sz w:val="16"/>
                <w:szCs w:val="16"/>
                <w:lang w:val="de-DE" w:eastAsia="ja-JP"/>
              </w:rPr>
              <w:t>X</w:t>
            </w:r>
          </w:p>
        </w:tc>
        <w:tc>
          <w:tcPr>
            <w:tcW w:w="520" w:type="dxa"/>
            <w:tcBorders>
              <w:top w:val="single" w:sz="4" w:space="0" w:color="auto"/>
              <w:left w:val="single" w:sz="4" w:space="0" w:color="auto"/>
              <w:bottom w:val="single" w:sz="4" w:space="0" w:color="auto"/>
              <w:right w:val="single" w:sz="4" w:space="0" w:color="auto"/>
            </w:tcBorders>
            <w:vAlign w:val="center"/>
          </w:tcPr>
          <w:p w:rsidR="009F025E" w:rsidRDefault="00935523" w:rsidP="009F025E">
            <w:pPr>
              <w:spacing w:line="276" w:lineRule="auto"/>
              <w:jc w:val="center"/>
              <w:rPr>
                <w:rFonts w:cs="Arial"/>
                <w:sz w:val="16"/>
                <w:szCs w:val="16"/>
                <w:lang w:val="de-DE" w:eastAsia="ja-JP"/>
              </w:rPr>
            </w:pPr>
            <w:r>
              <w:rPr>
                <w:rFonts w:cs="Arial"/>
                <w:sz w:val="16"/>
                <w:szCs w:val="16"/>
                <w:lang w:val="de-DE" w:eastAsia="ja-JP"/>
              </w:rPr>
              <w:t>0x1</w:t>
            </w:r>
          </w:p>
        </w:tc>
        <w:tc>
          <w:tcPr>
            <w:tcW w:w="283" w:type="dxa"/>
            <w:tcBorders>
              <w:top w:val="single" w:sz="4" w:space="0" w:color="auto"/>
              <w:left w:val="single" w:sz="4" w:space="0" w:color="auto"/>
              <w:bottom w:val="single" w:sz="4" w:space="0" w:color="auto"/>
              <w:right w:val="single" w:sz="4" w:space="0" w:color="auto"/>
            </w:tcBorders>
            <w:vAlign w:val="center"/>
          </w:tcPr>
          <w:p w:rsidR="009F025E" w:rsidRDefault="00935523" w:rsidP="009F025E">
            <w:pPr>
              <w:spacing w:line="276" w:lineRule="auto"/>
              <w:jc w:val="center"/>
              <w:rPr>
                <w:rFonts w:cs="Arial"/>
                <w:sz w:val="16"/>
                <w:szCs w:val="16"/>
                <w:lang w:val="de-DE" w:eastAsia="ja-JP"/>
              </w:rPr>
            </w:pPr>
            <w:r>
              <w:rPr>
                <w:rFonts w:cs="Arial"/>
                <w:sz w:val="16"/>
                <w:szCs w:val="16"/>
                <w:lang w:val="de-DE" w:eastAsia="ja-JP"/>
              </w:rPr>
              <w:t>X</w:t>
            </w:r>
          </w:p>
        </w:tc>
        <w:tc>
          <w:tcPr>
            <w:tcW w:w="567" w:type="dxa"/>
            <w:tcBorders>
              <w:top w:val="single" w:sz="4" w:space="0" w:color="auto"/>
              <w:left w:val="single" w:sz="4" w:space="0" w:color="auto"/>
              <w:bottom w:val="single" w:sz="4" w:space="0" w:color="auto"/>
              <w:right w:val="single" w:sz="4" w:space="0" w:color="auto"/>
            </w:tcBorders>
            <w:vAlign w:val="center"/>
          </w:tcPr>
          <w:p w:rsidR="009F025E" w:rsidRDefault="00935523" w:rsidP="009F025E">
            <w:pPr>
              <w:spacing w:line="276" w:lineRule="auto"/>
              <w:jc w:val="center"/>
              <w:rPr>
                <w:rFonts w:cs="Arial"/>
                <w:sz w:val="16"/>
                <w:szCs w:val="16"/>
                <w:lang w:val="de-DE" w:eastAsia="ja-JP"/>
              </w:rPr>
            </w:pPr>
            <w:r>
              <w:rPr>
                <w:rFonts w:cs="Arial"/>
                <w:sz w:val="16"/>
                <w:szCs w:val="16"/>
                <w:lang w:val="de-DE" w:eastAsia="ja-JP"/>
              </w:rPr>
              <w:t>X</w:t>
            </w:r>
          </w:p>
        </w:tc>
        <w:tc>
          <w:tcPr>
            <w:tcW w:w="284" w:type="dxa"/>
            <w:tcBorders>
              <w:top w:val="single" w:sz="4" w:space="0" w:color="auto"/>
              <w:left w:val="single" w:sz="4" w:space="0" w:color="auto"/>
              <w:bottom w:val="single" w:sz="4" w:space="0" w:color="auto"/>
              <w:right w:val="single" w:sz="4" w:space="0" w:color="auto"/>
            </w:tcBorders>
            <w:vAlign w:val="center"/>
          </w:tcPr>
          <w:p w:rsidR="009F025E" w:rsidRDefault="00935523" w:rsidP="009F025E">
            <w:pPr>
              <w:spacing w:line="276" w:lineRule="auto"/>
              <w:jc w:val="center"/>
              <w:rPr>
                <w:rFonts w:cs="Arial"/>
                <w:sz w:val="16"/>
                <w:szCs w:val="16"/>
                <w:lang w:val="de-DE" w:eastAsia="ja-JP"/>
              </w:rPr>
            </w:pPr>
            <w:r>
              <w:rPr>
                <w:rFonts w:cs="Arial"/>
                <w:sz w:val="16"/>
                <w:szCs w:val="16"/>
                <w:lang w:val="de-DE" w:eastAsia="ja-JP"/>
              </w:rPr>
              <w:t>X</w:t>
            </w:r>
          </w:p>
        </w:tc>
        <w:tc>
          <w:tcPr>
            <w:tcW w:w="2918" w:type="dxa"/>
            <w:tcBorders>
              <w:top w:val="single" w:sz="4" w:space="0" w:color="auto"/>
              <w:left w:val="single" w:sz="4" w:space="0" w:color="auto"/>
              <w:bottom w:val="single" w:sz="4" w:space="0" w:color="auto"/>
              <w:right w:val="single" w:sz="4" w:space="0" w:color="auto"/>
            </w:tcBorders>
            <w:vAlign w:val="center"/>
          </w:tcPr>
          <w:p w:rsidR="009F025E" w:rsidRDefault="00935523" w:rsidP="00CC6E4C">
            <w:pPr>
              <w:spacing w:line="276" w:lineRule="auto"/>
              <w:jc w:val="center"/>
              <w:rPr>
                <w:rFonts w:cs="Arial"/>
                <w:noProof/>
                <w:sz w:val="16"/>
                <w:szCs w:val="16"/>
                <w:vertAlign w:val="subscript"/>
              </w:rPr>
            </w:pPr>
            <w:r>
              <w:rPr>
                <w:rFonts w:cs="Arial"/>
                <w:noProof/>
                <w:sz w:val="16"/>
                <w:szCs w:val="16"/>
                <w:vertAlign w:val="subscript"/>
              </w:rPr>
              <w:drawing>
                <wp:inline distT="0" distB="0" distL="0" distR="0" wp14:anchorId="0773C058" wp14:editId="7EA6A7A3">
                  <wp:extent cx="1260000" cy="187516"/>
                  <wp:effectExtent l="0" t="0" r="0" b="3175"/>
                  <wp:docPr id="183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mpleTransparentArea.pn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1283185" cy="190967"/>
                          </a:xfrm>
                          <a:prstGeom prst="rect">
                            <a:avLst/>
                          </a:prstGeom>
                        </pic:spPr>
                      </pic:pic>
                    </a:graphicData>
                  </a:graphic>
                </wp:inline>
              </w:drawing>
            </w:r>
            <w:r w:rsidRPr="009F025E">
              <w:rPr>
                <w:rFonts w:cs="Arial"/>
                <w:noProof/>
                <w:sz w:val="16"/>
                <w:szCs w:val="16"/>
                <w:vertAlign w:val="superscript"/>
              </w:rPr>
              <w:t>*4</w:t>
            </w:r>
            <w:r>
              <w:rPr>
                <w:rFonts w:cs="Arial"/>
                <w:noProof/>
                <w:sz w:val="16"/>
                <w:szCs w:val="16"/>
                <w:vertAlign w:val="subscript"/>
              </w:rPr>
              <w:t>/592</w:t>
            </w:r>
          </w:p>
        </w:tc>
      </w:tr>
      <w:tr w:rsidR="007918CB" w:rsidTr="009F025E">
        <w:trPr>
          <w:cantSplit/>
          <w:trHeight w:val="409"/>
          <w:jc w:val="center"/>
        </w:trPr>
        <w:tc>
          <w:tcPr>
            <w:tcW w:w="567" w:type="dxa"/>
            <w:vMerge/>
            <w:tcBorders>
              <w:top w:val="single" w:sz="4" w:space="0" w:color="auto"/>
              <w:left w:val="single" w:sz="4" w:space="0" w:color="auto"/>
              <w:bottom w:val="single" w:sz="4" w:space="0" w:color="auto"/>
              <w:right w:val="single" w:sz="4" w:space="0" w:color="auto"/>
            </w:tcBorders>
            <w:vAlign w:val="center"/>
          </w:tcPr>
          <w:p w:rsidR="007918CB" w:rsidRDefault="00935523" w:rsidP="007918CB">
            <w:pPr>
              <w:rPr>
                <w:rFonts w:cs="Arial"/>
                <w:lang w:val="de-DE" w:eastAsia="ja-JP"/>
              </w:rPr>
            </w:pPr>
          </w:p>
        </w:tc>
        <w:tc>
          <w:tcPr>
            <w:tcW w:w="421"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sz w:val="12"/>
                <w:szCs w:val="16"/>
                <w:lang w:val="de-DE"/>
              </w:rPr>
            </w:pPr>
            <w:r>
              <w:rPr>
                <w:sz w:val="12"/>
                <w:szCs w:val="16"/>
                <w:lang w:val="de-DE"/>
              </w:rPr>
              <w:t>0xA |0xB</w:t>
            </w:r>
          </w:p>
        </w:tc>
        <w:tc>
          <w:tcPr>
            <w:tcW w:w="467"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0x4</w:t>
            </w:r>
          </w:p>
        </w:tc>
        <w:tc>
          <w:tcPr>
            <w:tcW w:w="291"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X</w:t>
            </w:r>
          </w:p>
        </w:tc>
        <w:tc>
          <w:tcPr>
            <w:tcW w:w="553"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X</w:t>
            </w:r>
          </w:p>
        </w:tc>
        <w:tc>
          <w:tcPr>
            <w:tcW w:w="527"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X</w:t>
            </w:r>
          </w:p>
        </w:tc>
        <w:tc>
          <w:tcPr>
            <w:tcW w:w="520"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0x7</w:t>
            </w:r>
          </w:p>
        </w:tc>
        <w:tc>
          <w:tcPr>
            <w:tcW w:w="283"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X</w:t>
            </w:r>
          </w:p>
        </w:tc>
        <w:tc>
          <w:tcPr>
            <w:tcW w:w="567"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X</w:t>
            </w:r>
          </w:p>
        </w:tc>
        <w:tc>
          <w:tcPr>
            <w:tcW w:w="284"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X</w:t>
            </w:r>
          </w:p>
        </w:tc>
        <w:tc>
          <w:tcPr>
            <w:tcW w:w="2918" w:type="dxa"/>
            <w:tcBorders>
              <w:top w:val="single" w:sz="4" w:space="0" w:color="auto"/>
              <w:left w:val="single" w:sz="4" w:space="0" w:color="auto"/>
              <w:bottom w:val="single" w:sz="4" w:space="0" w:color="auto"/>
              <w:right w:val="single" w:sz="4" w:space="0" w:color="auto"/>
            </w:tcBorders>
            <w:vAlign w:val="center"/>
          </w:tcPr>
          <w:p w:rsidR="007918CB" w:rsidRDefault="00935523" w:rsidP="00CC6E4C">
            <w:pPr>
              <w:spacing w:line="276" w:lineRule="auto"/>
              <w:jc w:val="center"/>
              <w:rPr>
                <w:rFonts w:cs="Arial"/>
                <w:noProof/>
                <w:sz w:val="16"/>
                <w:szCs w:val="16"/>
                <w:vertAlign w:val="subscript"/>
              </w:rPr>
            </w:pPr>
            <w:r>
              <w:rPr>
                <w:rFonts w:cs="Arial"/>
                <w:noProof/>
                <w:sz w:val="16"/>
                <w:szCs w:val="16"/>
                <w:vertAlign w:val="subscript"/>
              </w:rPr>
              <w:drawing>
                <wp:inline distT="0" distB="0" distL="0" distR="0" wp14:anchorId="507D6EA1" wp14:editId="7709F618">
                  <wp:extent cx="1260000" cy="187516"/>
                  <wp:effectExtent l="0" t="0" r="0" b="3175"/>
                  <wp:docPr id="183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mpleTransparentArea.pn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1283185" cy="190967"/>
                          </a:xfrm>
                          <a:prstGeom prst="rect">
                            <a:avLst/>
                          </a:prstGeom>
                        </pic:spPr>
                      </pic:pic>
                    </a:graphicData>
                  </a:graphic>
                </wp:inline>
              </w:drawing>
            </w:r>
            <w:r w:rsidRPr="009F025E">
              <w:rPr>
                <w:rFonts w:cs="Arial"/>
                <w:noProof/>
                <w:sz w:val="16"/>
                <w:szCs w:val="16"/>
                <w:vertAlign w:val="superscript"/>
              </w:rPr>
              <w:t>*4</w:t>
            </w:r>
            <w:r>
              <w:rPr>
                <w:rFonts w:cs="Arial"/>
                <w:noProof/>
                <w:sz w:val="16"/>
                <w:szCs w:val="16"/>
                <w:vertAlign w:val="subscript"/>
              </w:rPr>
              <w:t>/593</w:t>
            </w:r>
          </w:p>
        </w:tc>
      </w:tr>
      <w:tr w:rsidR="007918CB" w:rsidTr="009F025E">
        <w:trPr>
          <w:cantSplit/>
          <w:trHeight w:val="409"/>
          <w:jc w:val="center"/>
        </w:trPr>
        <w:tc>
          <w:tcPr>
            <w:tcW w:w="567" w:type="dxa"/>
            <w:vMerge/>
            <w:tcBorders>
              <w:top w:val="single" w:sz="4" w:space="0" w:color="auto"/>
              <w:left w:val="single" w:sz="4" w:space="0" w:color="auto"/>
              <w:bottom w:val="single" w:sz="4" w:space="0" w:color="auto"/>
              <w:right w:val="single" w:sz="4" w:space="0" w:color="auto"/>
            </w:tcBorders>
            <w:vAlign w:val="center"/>
          </w:tcPr>
          <w:p w:rsidR="007918CB" w:rsidRDefault="00935523" w:rsidP="007918CB">
            <w:pPr>
              <w:rPr>
                <w:rFonts w:cs="Arial"/>
                <w:lang w:val="de-DE" w:eastAsia="ja-JP"/>
              </w:rPr>
            </w:pPr>
          </w:p>
        </w:tc>
        <w:tc>
          <w:tcPr>
            <w:tcW w:w="421"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sz w:val="12"/>
                <w:szCs w:val="16"/>
                <w:lang w:val="de-DE"/>
              </w:rPr>
            </w:pPr>
            <w:r>
              <w:rPr>
                <w:sz w:val="12"/>
                <w:szCs w:val="16"/>
                <w:lang w:val="de-DE"/>
              </w:rPr>
              <w:t>0xA |0xB</w:t>
            </w:r>
          </w:p>
        </w:tc>
        <w:tc>
          <w:tcPr>
            <w:tcW w:w="467"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0x4</w:t>
            </w:r>
          </w:p>
        </w:tc>
        <w:tc>
          <w:tcPr>
            <w:tcW w:w="291"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X</w:t>
            </w:r>
          </w:p>
        </w:tc>
        <w:tc>
          <w:tcPr>
            <w:tcW w:w="553"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X</w:t>
            </w:r>
          </w:p>
        </w:tc>
        <w:tc>
          <w:tcPr>
            <w:tcW w:w="527"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X</w:t>
            </w:r>
          </w:p>
        </w:tc>
        <w:tc>
          <w:tcPr>
            <w:tcW w:w="520"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0x4</w:t>
            </w:r>
          </w:p>
        </w:tc>
        <w:tc>
          <w:tcPr>
            <w:tcW w:w="283"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X</w:t>
            </w:r>
          </w:p>
        </w:tc>
        <w:tc>
          <w:tcPr>
            <w:tcW w:w="567"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X</w:t>
            </w:r>
          </w:p>
        </w:tc>
        <w:tc>
          <w:tcPr>
            <w:tcW w:w="284"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X</w:t>
            </w:r>
          </w:p>
        </w:tc>
        <w:tc>
          <w:tcPr>
            <w:tcW w:w="2918" w:type="dxa"/>
            <w:tcBorders>
              <w:top w:val="single" w:sz="4" w:space="0" w:color="auto"/>
              <w:left w:val="single" w:sz="4" w:space="0" w:color="auto"/>
              <w:bottom w:val="single" w:sz="4" w:space="0" w:color="auto"/>
              <w:right w:val="single" w:sz="4" w:space="0" w:color="auto"/>
            </w:tcBorders>
            <w:vAlign w:val="center"/>
          </w:tcPr>
          <w:p w:rsidR="007918CB" w:rsidRDefault="00935523" w:rsidP="00CC6E4C">
            <w:pPr>
              <w:spacing w:line="276" w:lineRule="auto"/>
              <w:jc w:val="center"/>
              <w:rPr>
                <w:rFonts w:cs="Arial"/>
                <w:noProof/>
                <w:sz w:val="16"/>
                <w:szCs w:val="16"/>
                <w:vertAlign w:val="subscript"/>
              </w:rPr>
            </w:pPr>
            <w:r>
              <w:rPr>
                <w:rFonts w:cs="Arial"/>
                <w:noProof/>
                <w:sz w:val="16"/>
                <w:szCs w:val="16"/>
                <w:vertAlign w:val="subscript"/>
              </w:rPr>
              <w:drawing>
                <wp:inline distT="0" distB="0" distL="0" distR="0" wp14:anchorId="47FA5069" wp14:editId="68EBA951">
                  <wp:extent cx="1260000" cy="187516"/>
                  <wp:effectExtent l="0" t="0" r="0" b="3175"/>
                  <wp:docPr id="183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mpleTransparentArea.pn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1283185" cy="190967"/>
                          </a:xfrm>
                          <a:prstGeom prst="rect">
                            <a:avLst/>
                          </a:prstGeom>
                        </pic:spPr>
                      </pic:pic>
                    </a:graphicData>
                  </a:graphic>
                </wp:inline>
              </w:drawing>
            </w:r>
            <w:r w:rsidRPr="009F025E">
              <w:rPr>
                <w:rFonts w:cs="Arial"/>
                <w:noProof/>
                <w:sz w:val="16"/>
                <w:szCs w:val="16"/>
                <w:vertAlign w:val="superscript"/>
              </w:rPr>
              <w:t>*4</w:t>
            </w:r>
            <w:r>
              <w:rPr>
                <w:rFonts w:cs="Arial"/>
                <w:noProof/>
                <w:sz w:val="16"/>
                <w:szCs w:val="16"/>
                <w:vertAlign w:val="subscript"/>
              </w:rPr>
              <w:t>/594</w:t>
            </w:r>
          </w:p>
        </w:tc>
      </w:tr>
      <w:tr w:rsidR="007918CB" w:rsidTr="009F025E">
        <w:trPr>
          <w:cantSplit/>
          <w:trHeight w:val="409"/>
          <w:jc w:val="center"/>
        </w:trPr>
        <w:tc>
          <w:tcPr>
            <w:tcW w:w="567" w:type="dxa"/>
            <w:vMerge/>
            <w:tcBorders>
              <w:top w:val="single" w:sz="4" w:space="0" w:color="auto"/>
              <w:left w:val="single" w:sz="4" w:space="0" w:color="auto"/>
              <w:bottom w:val="single" w:sz="4" w:space="0" w:color="auto"/>
              <w:right w:val="single" w:sz="4" w:space="0" w:color="auto"/>
            </w:tcBorders>
            <w:vAlign w:val="center"/>
          </w:tcPr>
          <w:p w:rsidR="007918CB" w:rsidRDefault="00935523" w:rsidP="007918CB">
            <w:pPr>
              <w:rPr>
                <w:rFonts w:cs="Arial"/>
                <w:lang w:val="de-DE" w:eastAsia="ja-JP"/>
              </w:rPr>
            </w:pPr>
          </w:p>
        </w:tc>
        <w:tc>
          <w:tcPr>
            <w:tcW w:w="421"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sz w:val="12"/>
                <w:szCs w:val="16"/>
                <w:lang w:val="de-DE"/>
              </w:rPr>
            </w:pPr>
            <w:r>
              <w:rPr>
                <w:sz w:val="12"/>
                <w:szCs w:val="16"/>
                <w:lang w:val="de-DE"/>
              </w:rPr>
              <w:t>0xA |0xB</w:t>
            </w:r>
          </w:p>
        </w:tc>
        <w:tc>
          <w:tcPr>
            <w:tcW w:w="467"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0x2</w:t>
            </w:r>
          </w:p>
        </w:tc>
        <w:tc>
          <w:tcPr>
            <w:tcW w:w="291"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0x3</w:t>
            </w:r>
          </w:p>
        </w:tc>
        <w:tc>
          <w:tcPr>
            <w:tcW w:w="270"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0x4</w:t>
            </w:r>
          </w:p>
        </w:tc>
        <w:tc>
          <w:tcPr>
            <w:tcW w:w="563"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X</w:t>
            </w:r>
          </w:p>
        </w:tc>
        <w:tc>
          <w:tcPr>
            <w:tcW w:w="553"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X</w:t>
            </w:r>
          </w:p>
        </w:tc>
        <w:tc>
          <w:tcPr>
            <w:tcW w:w="527"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0x1</w:t>
            </w:r>
          </w:p>
        </w:tc>
        <w:tc>
          <w:tcPr>
            <w:tcW w:w="270"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X</w:t>
            </w:r>
          </w:p>
        </w:tc>
        <w:tc>
          <w:tcPr>
            <w:tcW w:w="520"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0x1</w:t>
            </w:r>
          </w:p>
        </w:tc>
        <w:tc>
          <w:tcPr>
            <w:tcW w:w="283"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X</w:t>
            </w:r>
          </w:p>
        </w:tc>
        <w:tc>
          <w:tcPr>
            <w:tcW w:w="567"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0x1</w:t>
            </w:r>
          </w:p>
        </w:tc>
        <w:tc>
          <w:tcPr>
            <w:tcW w:w="284" w:type="dxa"/>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sz w:val="16"/>
                <w:szCs w:val="16"/>
                <w:lang w:val="de-DE" w:eastAsia="ja-JP"/>
              </w:rPr>
            </w:pPr>
            <w:r>
              <w:rPr>
                <w:rFonts w:cs="Arial"/>
                <w:sz w:val="16"/>
                <w:szCs w:val="16"/>
                <w:lang w:val="de-DE" w:eastAsia="ja-JP"/>
              </w:rPr>
              <w:t>X</w:t>
            </w:r>
          </w:p>
        </w:tc>
        <w:tc>
          <w:tcPr>
            <w:tcW w:w="2918" w:type="dxa"/>
            <w:tcBorders>
              <w:top w:val="single" w:sz="4" w:space="0" w:color="auto"/>
              <w:left w:val="single" w:sz="4" w:space="0" w:color="auto"/>
              <w:bottom w:val="single" w:sz="4" w:space="0" w:color="auto"/>
              <w:right w:val="single" w:sz="4" w:space="0" w:color="auto"/>
            </w:tcBorders>
            <w:vAlign w:val="center"/>
          </w:tcPr>
          <w:p w:rsidR="007918CB" w:rsidRDefault="00935523" w:rsidP="00CC6E4C">
            <w:pPr>
              <w:spacing w:line="276" w:lineRule="auto"/>
              <w:jc w:val="center"/>
              <w:rPr>
                <w:rFonts w:cs="Arial"/>
                <w:noProof/>
                <w:sz w:val="16"/>
                <w:szCs w:val="16"/>
                <w:vertAlign w:val="subscript"/>
              </w:rPr>
            </w:pPr>
            <w:r>
              <w:rPr>
                <w:rFonts w:cs="Arial"/>
                <w:noProof/>
                <w:sz w:val="16"/>
                <w:szCs w:val="16"/>
                <w:vertAlign w:val="subscript"/>
              </w:rPr>
              <w:drawing>
                <wp:inline distT="0" distB="0" distL="0" distR="0" wp14:anchorId="31941467" wp14:editId="18DF8398">
                  <wp:extent cx="1260000" cy="187516"/>
                  <wp:effectExtent l="0" t="0" r="0" b="3175"/>
                  <wp:docPr id="183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mpleTransparentArea.pn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1283185" cy="190967"/>
                          </a:xfrm>
                          <a:prstGeom prst="rect">
                            <a:avLst/>
                          </a:prstGeom>
                        </pic:spPr>
                      </pic:pic>
                    </a:graphicData>
                  </a:graphic>
                </wp:inline>
              </w:drawing>
            </w:r>
            <w:r w:rsidRPr="009F025E">
              <w:rPr>
                <w:rFonts w:cs="Arial"/>
                <w:noProof/>
                <w:sz w:val="16"/>
                <w:szCs w:val="16"/>
                <w:vertAlign w:val="superscript"/>
              </w:rPr>
              <w:t>*4</w:t>
            </w:r>
            <w:r>
              <w:rPr>
                <w:rFonts w:cs="Arial"/>
                <w:noProof/>
                <w:sz w:val="16"/>
                <w:szCs w:val="16"/>
                <w:vertAlign w:val="subscript"/>
              </w:rPr>
              <w:t>/595</w:t>
            </w:r>
          </w:p>
        </w:tc>
      </w:tr>
      <w:tr w:rsidR="007918CB" w:rsidTr="009F025E">
        <w:trPr>
          <w:cantSplit/>
          <w:trHeight w:val="867"/>
          <w:jc w:val="center"/>
        </w:trPr>
        <w:tc>
          <w:tcPr>
            <w:tcW w:w="567" w:type="dxa"/>
            <w:vMerge/>
            <w:tcBorders>
              <w:top w:val="single" w:sz="4" w:space="0" w:color="auto"/>
              <w:left w:val="single" w:sz="4" w:space="0" w:color="auto"/>
              <w:bottom w:val="single" w:sz="4" w:space="0" w:color="auto"/>
              <w:right w:val="single" w:sz="4" w:space="0" w:color="auto"/>
            </w:tcBorders>
            <w:vAlign w:val="center"/>
            <w:hideMark/>
          </w:tcPr>
          <w:p w:rsidR="007918CB" w:rsidRDefault="00935523" w:rsidP="007918CB">
            <w:pPr>
              <w:rPr>
                <w:rFonts w:cs="Arial"/>
                <w:lang w:val="de-DE" w:eastAsia="ja-JP"/>
              </w:rPr>
            </w:pPr>
          </w:p>
        </w:tc>
        <w:tc>
          <w:tcPr>
            <w:tcW w:w="6096" w:type="dxa"/>
            <w:gridSpan w:val="16"/>
            <w:tcBorders>
              <w:top w:val="single" w:sz="4" w:space="0" w:color="auto"/>
              <w:left w:val="single" w:sz="4" w:space="0" w:color="auto"/>
              <w:bottom w:val="single" w:sz="4" w:space="0" w:color="auto"/>
              <w:right w:val="single" w:sz="4" w:space="0" w:color="auto"/>
            </w:tcBorders>
            <w:vAlign w:val="center"/>
          </w:tcPr>
          <w:p w:rsidR="007918CB" w:rsidRDefault="00935523" w:rsidP="007918CB">
            <w:pPr>
              <w:spacing w:line="276" w:lineRule="auto"/>
              <w:jc w:val="center"/>
              <w:rPr>
                <w:rFonts w:cs="Arial"/>
                <w:lang w:val="de-DE" w:eastAsia="ja-JP"/>
              </w:rPr>
            </w:pPr>
            <w:r>
              <w:rPr>
                <w:lang w:val="de-DE"/>
              </w:rPr>
              <w:t>All Other Cases</w:t>
            </w:r>
          </w:p>
        </w:tc>
        <w:tc>
          <w:tcPr>
            <w:tcW w:w="2918" w:type="dxa"/>
            <w:tcBorders>
              <w:top w:val="single" w:sz="4" w:space="0" w:color="auto"/>
              <w:left w:val="single" w:sz="4" w:space="0" w:color="auto"/>
              <w:bottom w:val="single" w:sz="4" w:space="0" w:color="auto"/>
              <w:right w:val="single" w:sz="4" w:space="0" w:color="auto"/>
            </w:tcBorders>
            <w:vAlign w:val="center"/>
            <w:hideMark/>
          </w:tcPr>
          <w:p w:rsidR="007918CB" w:rsidRPr="009F025E" w:rsidRDefault="00935523" w:rsidP="007918CB">
            <w:pPr>
              <w:spacing w:line="276" w:lineRule="auto"/>
              <w:jc w:val="center"/>
              <w:rPr>
                <w:rFonts w:cs="Arial"/>
                <w:sz w:val="24"/>
                <w:lang w:eastAsia="ja-JP"/>
              </w:rPr>
            </w:pPr>
            <w:r w:rsidRPr="009F025E">
              <w:rPr>
                <w:sz w:val="24"/>
              </w:rPr>
              <w:t>Blank (Do not overlay SAPFeatureMenuBarGreyout)</w:t>
            </w:r>
          </w:p>
        </w:tc>
      </w:tr>
    </w:tbl>
    <w:p w:rsidR="0022132A" w:rsidRDefault="00935523" w:rsidP="0022132A">
      <w:pPr>
        <w:rPr>
          <w:rFonts w:cs="Arial"/>
          <w:lang w:val="fr-FR" w:eastAsia="ja-JP"/>
        </w:rPr>
      </w:pPr>
    </w:p>
    <w:p w:rsidR="0022132A" w:rsidRDefault="00935523" w:rsidP="0022132A">
      <w:pPr>
        <w:jc w:val="center"/>
      </w:pPr>
      <w:r>
        <w:rPr>
          <w:u w:val="single"/>
        </w:rPr>
        <w:t>A</w:t>
      </w:r>
      <w:r>
        <w:t xml:space="preserve">ctive </w:t>
      </w:r>
      <w:r>
        <w:rPr>
          <w:u w:val="single"/>
        </w:rPr>
        <w:t>P</w:t>
      </w:r>
      <w:r>
        <w:t xml:space="preserve">ark </w:t>
      </w:r>
      <w:r>
        <w:rPr>
          <w:u w:val="single"/>
        </w:rPr>
        <w:t>A</w:t>
      </w:r>
      <w:r>
        <w:t>ssist (APA) Positional SAPFeatureMenuBarGreyout</w:t>
      </w:r>
    </w:p>
    <w:p w:rsidR="0022132A" w:rsidRDefault="00935523" w:rsidP="0022132A">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22132A" w:rsidRDefault="00935523" w:rsidP="0022132A">
      <w:r>
        <w:rPr>
          <w:rFonts w:cs="Arial"/>
        </w:rPr>
        <w:t>‡ -</w:t>
      </w:r>
      <w:r>
        <w:rPr>
          <w:sz w:val="16"/>
          <w:szCs w:val="16"/>
        </w:rPr>
        <w:t xml:space="preserve"> Only if supported by the implementing program as per REQ-130570. If not supported but required by signal pro</w:t>
      </w:r>
      <w:r>
        <w:rPr>
          <w:sz w:val="16"/>
          <w:szCs w:val="16"/>
        </w:rPr>
        <w:t>cessing tables, treat as data 0x1.</w:t>
      </w:r>
    </w:p>
    <w:p w:rsidR="0022132A" w:rsidRDefault="00935523" w:rsidP="0022132A">
      <w:pPr>
        <w:jc w:val="center"/>
      </w:pPr>
    </w:p>
    <w:p w:rsidR="0022132A" w:rsidRDefault="00935523" w:rsidP="0022132A">
      <w:pPr>
        <w:jc w:val="center"/>
      </w:pPr>
    </w:p>
    <w:p w:rsidR="0022132A" w:rsidRDefault="00935523" w:rsidP="0022132A">
      <w:pPr>
        <w:jc w:val="center"/>
      </w:pPr>
      <w:r>
        <w:t>*Note: this is an overlay on the menu bar. It is implied that SAPFeatureMenuBarVisibility is active in order to show these overlay modifiers.</w:t>
      </w:r>
    </w:p>
    <w:p w:rsidR="0022132A" w:rsidRDefault="00935523" w:rsidP="0022132A">
      <w:pPr>
        <w:jc w:val="center"/>
      </w:pPr>
      <w:r>
        <w:t>*Note: this is intended to depict the graphical portion of the soft menu inte</w:t>
      </w:r>
      <w:r>
        <w:t>rface and the ability of selecting buttons. Greyed out buttons are non-functional.</w:t>
      </w:r>
    </w:p>
    <w:p w:rsidR="009F025E" w:rsidRDefault="00935523" w:rsidP="00CC6E4C">
      <w:pPr>
        <w:jc w:val="center"/>
        <w:rPr>
          <w:rFonts w:cs="Arial"/>
          <w:noProof/>
        </w:rPr>
      </w:pPr>
      <w:r>
        <w:t>*1-Note: SAPP-5-Button Example:</w:t>
      </w:r>
      <w:r w:rsidRPr="009F025E">
        <w:rPr>
          <w:rFonts w:cs="Arial"/>
          <w:noProof/>
        </w:rPr>
        <w:t xml:space="preserve"> </w:t>
      </w:r>
      <w:r>
        <w:rPr>
          <w:rFonts w:cs="Arial"/>
          <w:noProof/>
        </w:rPr>
        <w:drawing>
          <wp:inline distT="0" distB="0" distL="0" distR="0">
            <wp:extent cx="1463040" cy="182880"/>
            <wp:effectExtent l="0" t="0" r="3810" b="7620"/>
            <wp:docPr id="183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463040" cy="182880"/>
                    </a:xfrm>
                    <a:prstGeom prst="rect">
                      <a:avLst/>
                    </a:prstGeom>
                    <a:noFill/>
                    <a:ln>
                      <a:noFill/>
                    </a:ln>
                  </pic:spPr>
                </pic:pic>
              </a:graphicData>
            </a:graphic>
          </wp:inline>
        </w:drawing>
      </w:r>
    </w:p>
    <w:p w:rsidR="009F025E" w:rsidRDefault="00935523" w:rsidP="00CC6E4C">
      <w:pPr>
        <w:jc w:val="center"/>
        <w:rPr>
          <w:rFonts w:cs="Arial"/>
          <w:noProof/>
        </w:rPr>
      </w:pPr>
      <w:r>
        <w:rPr>
          <w:rFonts w:cs="Arial"/>
          <w:noProof/>
        </w:rPr>
        <w:t xml:space="preserve">SAPP-4-Button Example: </w:t>
      </w:r>
      <w:r>
        <w:rPr>
          <w:rFonts w:cs="Arial"/>
          <w:noProof/>
          <w:sz w:val="24"/>
        </w:rPr>
        <w:drawing>
          <wp:inline distT="0" distB="0" distL="0" distR="0">
            <wp:extent cx="1332230" cy="201295"/>
            <wp:effectExtent l="0" t="0" r="1270" b="8255"/>
            <wp:docPr id="183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332230" cy="201295"/>
                    </a:xfrm>
                    <a:prstGeom prst="rect">
                      <a:avLst/>
                    </a:prstGeom>
                    <a:noFill/>
                    <a:ln>
                      <a:noFill/>
                    </a:ln>
                  </pic:spPr>
                </pic:pic>
              </a:graphicData>
            </a:graphic>
          </wp:inline>
        </w:drawing>
      </w:r>
    </w:p>
    <w:p w:rsidR="009F025E" w:rsidRDefault="00935523" w:rsidP="00CC6E4C">
      <w:pPr>
        <w:jc w:val="center"/>
        <w:rPr>
          <w:rFonts w:cs="Arial"/>
          <w:noProof/>
        </w:rPr>
      </w:pPr>
      <w:r>
        <w:rPr>
          <w:rFonts w:cs="Arial"/>
          <w:noProof/>
        </w:rPr>
        <w:t xml:space="preserve">*2-Note: PPA-5-Button Example: </w:t>
      </w:r>
      <w:r>
        <w:rPr>
          <w:rFonts w:cs="Arial"/>
          <w:noProof/>
          <w:sz w:val="24"/>
        </w:rPr>
        <w:drawing>
          <wp:inline distT="0" distB="0" distL="0" distR="0">
            <wp:extent cx="1490345" cy="179705"/>
            <wp:effectExtent l="0" t="0" r="0" b="0"/>
            <wp:docPr id="183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490345" cy="179705"/>
                    </a:xfrm>
                    <a:prstGeom prst="rect">
                      <a:avLst/>
                    </a:prstGeom>
                    <a:noFill/>
                    <a:ln>
                      <a:noFill/>
                    </a:ln>
                  </pic:spPr>
                </pic:pic>
              </a:graphicData>
            </a:graphic>
          </wp:inline>
        </w:drawing>
      </w:r>
    </w:p>
    <w:p w:rsidR="009F025E" w:rsidRDefault="00935523" w:rsidP="00CC6E4C">
      <w:pPr>
        <w:jc w:val="center"/>
        <w:rPr>
          <w:rFonts w:cs="Arial"/>
          <w:noProof/>
        </w:rPr>
      </w:pPr>
      <w:r>
        <w:rPr>
          <w:rFonts w:cs="Arial"/>
          <w:noProof/>
        </w:rPr>
        <w:t>*3-Note: POA/Info-5-Button Example:</w:t>
      </w:r>
      <w:r w:rsidRPr="009F025E">
        <w:rPr>
          <w:rFonts w:cs="Arial"/>
          <w:noProof/>
        </w:rPr>
        <w:t xml:space="preserve"> </w:t>
      </w:r>
      <w:r>
        <w:rPr>
          <w:rFonts w:cs="Arial"/>
          <w:noProof/>
        </w:rPr>
        <w:drawing>
          <wp:inline distT="0" distB="0" distL="0" distR="0">
            <wp:extent cx="1463040" cy="182880"/>
            <wp:effectExtent l="0" t="0" r="3810" b="7620"/>
            <wp:docPr id="183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8"/>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1463040" cy="182880"/>
                    </a:xfrm>
                    <a:prstGeom prst="rect">
                      <a:avLst/>
                    </a:prstGeom>
                    <a:noFill/>
                    <a:ln>
                      <a:noFill/>
                    </a:ln>
                  </pic:spPr>
                </pic:pic>
              </a:graphicData>
            </a:graphic>
          </wp:inline>
        </w:drawing>
      </w:r>
    </w:p>
    <w:p w:rsidR="009F025E" w:rsidRDefault="00935523" w:rsidP="00CC6E4C">
      <w:pPr>
        <w:jc w:val="center"/>
        <w:rPr>
          <w:rFonts w:cs="Arial"/>
          <w:noProof/>
          <w:sz w:val="24"/>
        </w:rPr>
      </w:pPr>
      <w:r>
        <w:rPr>
          <w:rFonts w:cs="Arial"/>
          <w:noProof/>
        </w:rPr>
        <w:t>POA/Info-4-Button Example:</w:t>
      </w:r>
      <w:r w:rsidRPr="009F025E">
        <w:rPr>
          <w:rFonts w:cs="Arial"/>
          <w:noProof/>
          <w:sz w:val="24"/>
        </w:rPr>
        <w:t xml:space="preserve"> </w:t>
      </w:r>
      <w:r>
        <w:rPr>
          <w:rFonts w:cs="Arial"/>
          <w:noProof/>
          <w:sz w:val="24"/>
        </w:rPr>
        <w:drawing>
          <wp:inline distT="0" distB="0" distL="0" distR="0">
            <wp:extent cx="1454150" cy="222885"/>
            <wp:effectExtent l="0" t="0" r="0" b="5715"/>
            <wp:docPr id="183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9"/>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1454150" cy="222885"/>
                    </a:xfrm>
                    <a:prstGeom prst="rect">
                      <a:avLst/>
                    </a:prstGeom>
                    <a:noFill/>
                    <a:ln>
                      <a:noFill/>
                    </a:ln>
                  </pic:spPr>
                </pic:pic>
              </a:graphicData>
            </a:graphic>
          </wp:inline>
        </w:drawing>
      </w:r>
    </w:p>
    <w:p w:rsidR="009F025E" w:rsidRDefault="00935523" w:rsidP="00CC6E4C">
      <w:pPr>
        <w:jc w:val="center"/>
        <w:rPr>
          <w:rFonts w:cs="Arial"/>
          <w:noProof/>
          <w:sz w:val="24"/>
        </w:rPr>
      </w:pPr>
      <w:r>
        <w:rPr>
          <w:rFonts w:cs="Arial"/>
          <w:noProof/>
          <w:sz w:val="24"/>
        </w:rPr>
        <w:t xml:space="preserve">*4-Note: Off-5-Button Example: </w:t>
      </w:r>
      <w:r>
        <w:rPr>
          <w:rFonts w:cs="Arial"/>
          <w:noProof/>
          <w:sz w:val="16"/>
          <w:szCs w:val="16"/>
          <w:vertAlign w:val="subscript"/>
        </w:rPr>
        <w:drawing>
          <wp:inline distT="0" distB="0" distL="0" distR="0" wp14:anchorId="622BD819" wp14:editId="470E21B4">
            <wp:extent cx="1526400" cy="180499"/>
            <wp:effectExtent l="0" t="0" r="0" b="0"/>
            <wp:docPr id="183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mple5button.png"/>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1551961" cy="183522"/>
                    </a:xfrm>
                    <a:prstGeom prst="rect">
                      <a:avLst/>
                    </a:prstGeom>
                  </pic:spPr>
                </pic:pic>
              </a:graphicData>
            </a:graphic>
          </wp:inline>
        </w:drawing>
      </w:r>
    </w:p>
    <w:p w:rsidR="009F025E" w:rsidRDefault="00935523" w:rsidP="00CC6E4C">
      <w:pPr>
        <w:jc w:val="center"/>
      </w:pPr>
      <w:r>
        <w:rPr>
          <w:rFonts w:cs="Arial"/>
          <w:noProof/>
          <w:sz w:val="24"/>
        </w:rPr>
        <w:t xml:space="preserve">Off-4-Button Example: </w:t>
      </w:r>
      <w:r>
        <w:rPr>
          <w:rFonts w:cs="Arial"/>
          <w:noProof/>
          <w:sz w:val="16"/>
          <w:szCs w:val="16"/>
          <w:vertAlign w:val="subscript"/>
        </w:rPr>
        <w:drawing>
          <wp:inline distT="0" distB="0" distL="0" distR="0" wp14:anchorId="1BF61DA2" wp14:editId="4BDB8606">
            <wp:extent cx="1368000" cy="203780"/>
            <wp:effectExtent l="0" t="0" r="3810" b="6350"/>
            <wp:docPr id="18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mple4button.png"/>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1410636" cy="210131"/>
                    </a:xfrm>
                    <a:prstGeom prst="rect">
                      <a:avLst/>
                    </a:prstGeom>
                  </pic:spPr>
                </pic:pic>
              </a:graphicData>
            </a:graphic>
          </wp:inline>
        </w:drawing>
      </w:r>
    </w:p>
    <w:p w:rsidR="00500605" w:rsidRDefault="00935523" w:rsidP="0022132A"/>
    <w:p w:rsidR="0079440E" w:rsidRDefault="00935523" w:rsidP="0022132A"/>
    <w:p w:rsidR="0079440E" w:rsidRDefault="00935523" w:rsidP="0079440E">
      <w:pPr>
        <w:jc w:val="center"/>
        <w:rPr>
          <w:b/>
        </w:rPr>
      </w:pPr>
      <w:r>
        <w:rPr>
          <w:b/>
        </w:rPr>
        <w:t>4” displays</w:t>
      </w:r>
    </w:p>
    <w:tbl>
      <w:tblPr>
        <w:tblStyle w:val="TableGrid"/>
        <w:tblW w:w="8205" w:type="dxa"/>
        <w:jc w:val="center"/>
        <w:tblLayout w:type="fixed"/>
        <w:tblLook w:val="04A0" w:firstRow="1" w:lastRow="0" w:firstColumn="1" w:lastColumn="0" w:noHBand="0" w:noVBand="1"/>
      </w:tblPr>
      <w:tblGrid>
        <w:gridCol w:w="647"/>
        <w:gridCol w:w="269"/>
        <w:gridCol w:w="290"/>
        <w:gridCol w:w="270"/>
        <w:gridCol w:w="270"/>
        <w:gridCol w:w="270"/>
        <w:gridCol w:w="540"/>
        <w:gridCol w:w="540"/>
        <w:gridCol w:w="270"/>
        <w:gridCol w:w="270"/>
        <w:gridCol w:w="270"/>
        <w:gridCol w:w="270"/>
        <w:gridCol w:w="270"/>
        <w:gridCol w:w="270"/>
        <w:gridCol w:w="3489"/>
      </w:tblGrid>
      <w:tr w:rsidR="00A86CB0" w:rsidTr="00A86CB0">
        <w:trPr>
          <w:cantSplit/>
          <w:trHeight w:val="2156"/>
          <w:tblHeader/>
          <w:jc w:val="center"/>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86CB0" w:rsidRDefault="00935523">
            <w:pPr>
              <w:ind w:left="113" w:right="113"/>
              <w:jc w:val="center"/>
              <w:rPr>
                <w:rFonts w:cs="Arial"/>
                <w:sz w:val="16"/>
                <w:szCs w:val="16"/>
                <w:lang w:val="de-DE" w:eastAsia="ja-JP"/>
              </w:rPr>
            </w:pPr>
            <w:r>
              <w:rPr>
                <w:sz w:val="16"/>
                <w:szCs w:val="16"/>
                <w:lang w:val="de-DE"/>
              </w:rPr>
              <w:t>Operational Mode</w:t>
            </w:r>
          </w:p>
        </w:tc>
        <w:tc>
          <w:tcPr>
            <w:tcW w:w="2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86CB0" w:rsidRDefault="00935523">
            <w:pPr>
              <w:ind w:left="113" w:right="113"/>
              <w:jc w:val="center"/>
              <w:rPr>
                <w:rFonts w:cs="Arial"/>
                <w:sz w:val="16"/>
                <w:szCs w:val="16"/>
                <w:lang w:val="de-DE" w:eastAsia="ja-JP"/>
              </w:rPr>
            </w:pPr>
            <w:r>
              <w:rPr>
                <w:sz w:val="16"/>
                <w:szCs w:val="16"/>
                <w:lang w:val="de-DE"/>
              </w:rPr>
              <w:t>[ApaSys_D_Stat]</w:t>
            </w:r>
          </w:p>
        </w:tc>
        <w:tc>
          <w:tcPr>
            <w:tcW w:w="2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86CB0" w:rsidRDefault="00935523">
            <w:pPr>
              <w:ind w:left="113" w:right="113"/>
              <w:jc w:val="center"/>
              <w:rPr>
                <w:rFonts w:cs="Arial"/>
                <w:sz w:val="16"/>
                <w:szCs w:val="16"/>
                <w:lang w:val="de-DE" w:eastAsia="ja-JP"/>
              </w:rPr>
            </w:pPr>
            <w:r>
              <w:rPr>
                <w:sz w:val="16"/>
                <w:szCs w:val="16"/>
                <w:lang w:val="de-DE"/>
              </w:rPr>
              <w:t>[ApaSteScanMde_D_Stat]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86CB0" w:rsidRDefault="00935523">
            <w:pPr>
              <w:ind w:left="113" w:right="113"/>
              <w:jc w:val="center"/>
              <w:rPr>
                <w:rFonts w:cs="Arial"/>
                <w:sz w:val="16"/>
                <w:szCs w:val="16"/>
                <w:lang w:val="de-DE" w:eastAsia="ja-JP"/>
              </w:rPr>
            </w:pPr>
            <w:r>
              <w:rPr>
                <w:sz w:val="16"/>
                <w:szCs w:val="16"/>
                <w:lang w:val="de-DE"/>
              </w:rPr>
              <w:t>[ApaActvSide2_D_Stat]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86CB0" w:rsidRDefault="00935523">
            <w:pPr>
              <w:ind w:left="113" w:right="113"/>
              <w:jc w:val="center"/>
              <w:rPr>
                <w:rFonts w:cs="Arial"/>
                <w:sz w:val="16"/>
                <w:szCs w:val="16"/>
                <w:lang w:val="de-DE" w:eastAsia="ja-JP"/>
              </w:rPr>
            </w:pPr>
            <w:r>
              <w:rPr>
                <w:sz w:val="16"/>
                <w:szCs w:val="16"/>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86CB0" w:rsidRDefault="00935523">
            <w:pPr>
              <w:ind w:left="113" w:right="113"/>
              <w:jc w:val="center"/>
              <w:rPr>
                <w:rFonts w:cs="Arial"/>
                <w:sz w:val="16"/>
                <w:szCs w:val="16"/>
                <w:lang w:val="de-DE" w:eastAsia="ja-JP"/>
              </w:rPr>
            </w:pPr>
            <w:r>
              <w:rPr>
                <w:sz w:val="16"/>
                <w:szCs w:val="16"/>
                <w:lang w:val="de-DE"/>
              </w:rPr>
              <w:t>[ApaSelSapp_D_Stat]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86CB0" w:rsidRDefault="00935523">
            <w:pPr>
              <w:ind w:left="113" w:right="113"/>
              <w:jc w:val="center"/>
              <w:rPr>
                <w:rFonts w:cs="Arial"/>
                <w:sz w:val="16"/>
                <w:szCs w:val="16"/>
                <w:lang w:val="de-DE" w:eastAsia="ja-JP"/>
              </w:rPr>
            </w:pPr>
            <w:r>
              <w:rPr>
                <w:sz w:val="16"/>
                <w:szCs w:val="16"/>
                <w:lang w:val="de-DE"/>
              </w:rPr>
              <w:t>[ApaSelPpa_D_Stat]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86CB0" w:rsidRDefault="00935523">
            <w:pPr>
              <w:ind w:left="113" w:right="113"/>
              <w:jc w:val="center"/>
              <w:rPr>
                <w:rFonts w:cs="Arial"/>
                <w:sz w:val="16"/>
                <w:szCs w:val="16"/>
                <w:lang w:val="de-DE" w:eastAsia="ja-JP"/>
              </w:rPr>
            </w:pPr>
            <w:r>
              <w:rPr>
                <w:sz w:val="16"/>
                <w:szCs w:val="16"/>
                <w:lang w:val="de-DE"/>
              </w:rPr>
              <w:t>[ApaSelPoa_D_Stat]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86CB0" w:rsidRDefault="00935523">
            <w:pPr>
              <w:ind w:left="113" w:right="113"/>
              <w:jc w:val="center"/>
              <w:rPr>
                <w:rFonts w:cs="Arial"/>
                <w:sz w:val="16"/>
                <w:szCs w:val="16"/>
                <w:lang w:val="de-DE" w:eastAsia="ja-JP"/>
              </w:rPr>
            </w:pPr>
            <w:r>
              <w:rPr>
                <w:sz w:val="16"/>
                <w:szCs w:val="16"/>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86CB0" w:rsidRDefault="00935523">
            <w:pPr>
              <w:ind w:left="113" w:right="113"/>
              <w:jc w:val="center"/>
              <w:rPr>
                <w:rFonts w:cs="Arial"/>
                <w:sz w:val="16"/>
                <w:szCs w:val="16"/>
                <w:lang w:val="de-DE" w:eastAsia="ja-JP"/>
              </w:rPr>
            </w:pPr>
            <w:r>
              <w:rPr>
                <w:sz w:val="16"/>
                <w:szCs w:val="16"/>
                <w:lang w:val="de-DE"/>
              </w:rPr>
              <w:t>[ApaLongCtl_D_RqDrv]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86CB0" w:rsidRDefault="00935523">
            <w:pPr>
              <w:ind w:left="113" w:right="113"/>
              <w:jc w:val="center"/>
              <w:rPr>
                <w:rFonts w:cs="Arial"/>
                <w:sz w:val="16"/>
                <w:szCs w:val="16"/>
                <w:lang w:val="de-DE" w:eastAsia="ja-JP"/>
              </w:rPr>
            </w:pPr>
            <w:r>
              <w:rPr>
                <w:sz w:val="16"/>
                <w:szCs w:val="16"/>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86CB0" w:rsidRDefault="00935523">
            <w:pPr>
              <w:ind w:left="113" w:right="113"/>
              <w:jc w:val="center"/>
              <w:rPr>
                <w:rFonts w:cs="Arial"/>
                <w:sz w:val="16"/>
                <w:szCs w:val="16"/>
                <w:lang w:val="de-DE" w:eastAsia="ja-JP"/>
              </w:rPr>
            </w:pPr>
            <w:r>
              <w:rPr>
                <w:sz w:val="16"/>
                <w:szCs w:val="16"/>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86CB0" w:rsidRDefault="00935523">
            <w:pPr>
              <w:ind w:left="113" w:right="113"/>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A86CB0" w:rsidRDefault="00935523">
            <w:pPr>
              <w:ind w:left="113" w:right="113"/>
              <w:jc w:val="center"/>
              <w:rPr>
                <w:rFonts w:cs="Arial"/>
                <w:sz w:val="16"/>
                <w:szCs w:val="16"/>
                <w:lang w:val="de-DE" w:eastAsia="ja-JP"/>
              </w:rPr>
            </w:pPr>
            <w:r>
              <w:rPr>
                <w:sz w:val="16"/>
                <w:szCs w:val="16"/>
                <w:lang w:val="de-DE"/>
              </w:rPr>
              <w:t>[PrkAidMsgTxt_D_Rq]</w:t>
            </w:r>
          </w:p>
        </w:tc>
        <w:tc>
          <w:tcPr>
            <w:tcW w:w="348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86CB0" w:rsidRDefault="00935523">
            <w:pPr>
              <w:jc w:val="center"/>
              <w:rPr>
                <w:rFonts w:cs="Arial"/>
                <w:sz w:val="24"/>
                <w:lang w:val="de-DE" w:eastAsia="ja-JP"/>
              </w:rPr>
            </w:pPr>
            <w:r>
              <w:rPr>
                <w:sz w:val="24"/>
                <w:lang w:val="de-DE"/>
              </w:rPr>
              <w:t>Display HMI</w:t>
            </w:r>
          </w:p>
        </w:tc>
      </w:tr>
      <w:tr w:rsidR="00A86CB0" w:rsidTr="00DC4E5F">
        <w:trPr>
          <w:cantSplit/>
          <w:trHeight w:val="407"/>
          <w:jc w:val="center"/>
        </w:trPr>
        <w:tc>
          <w:tcPr>
            <w:tcW w:w="647"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A86CB0" w:rsidRPr="009F025E" w:rsidRDefault="00935523">
            <w:pPr>
              <w:ind w:left="113" w:right="113"/>
              <w:jc w:val="center"/>
              <w:rPr>
                <w:rFonts w:cs="Arial"/>
                <w:lang w:eastAsia="ja-JP"/>
              </w:rPr>
            </w:pPr>
            <w:r w:rsidRPr="009F025E">
              <w:t>Run</w:t>
            </w:r>
          </w:p>
          <w:p w:rsidR="00A86CB0" w:rsidRPr="009F025E" w:rsidRDefault="00935523">
            <w:pPr>
              <w:ind w:left="113" w:right="113"/>
              <w:jc w:val="center"/>
              <w:rPr>
                <w:rFonts w:cs="Arial"/>
                <w:lang w:eastAsia="ja-JP"/>
              </w:rPr>
            </w:pPr>
            <w:r w:rsidRPr="009F025E">
              <w:rPr>
                <w:sz w:val="16"/>
                <w:szCs w:val="16"/>
              </w:rPr>
              <w:t>(as per Operational Modes and Voltage Range Definition)</w:t>
            </w:r>
          </w:p>
        </w:tc>
        <w:tc>
          <w:tcPr>
            <w:tcW w:w="269" w:type="dxa"/>
            <w:tcBorders>
              <w:top w:val="single" w:sz="4" w:space="0" w:color="auto"/>
              <w:left w:val="single" w:sz="4" w:space="0" w:color="auto"/>
              <w:bottom w:val="single" w:sz="4" w:space="0" w:color="auto"/>
              <w:right w:val="single" w:sz="4" w:space="0" w:color="auto"/>
            </w:tcBorders>
            <w:vAlign w:val="center"/>
            <w:hideMark/>
          </w:tcPr>
          <w:p w:rsidR="00A86CB0" w:rsidRDefault="00935523">
            <w:pPr>
              <w:jc w:val="center"/>
              <w:rPr>
                <w:rFonts w:cs="Arial"/>
                <w:sz w:val="16"/>
                <w:szCs w:val="16"/>
                <w:lang w:val="de-DE" w:eastAsia="ja-JP"/>
              </w:rPr>
            </w:pPr>
            <w:r>
              <w:rPr>
                <w:rFonts w:cs="Arial"/>
                <w:sz w:val="16"/>
                <w:szCs w:val="16"/>
                <w:lang w:val="de-DE" w:eastAsia="ja-JP"/>
              </w:rPr>
              <w:t>X</w:t>
            </w:r>
          </w:p>
        </w:tc>
        <w:tc>
          <w:tcPr>
            <w:tcW w:w="29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jc w:val="center"/>
              <w:rPr>
                <w:rFonts w:cs="Arial"/>
                <w:sz w:val="16"/>
                <w:szCs w:val="16"/>
                <w:lang w:val="de-DE" w:eastAsia="ja-JP"/>
              </w:rPr>
            </w:pPr>
            <w:r>
              <w:rPr>
                <w:rFonts w:cs="Arial"/>
                <w:sz w:val="16"/>
                <w:szCs w:val="16"/>
                <w:lang w:val="de-DE" w:eastAsia="ja-JP"/>
              </w:rPr>
              <w:t>X</w:t>
            </w:r>
          </w:p>
        </w:tc>
        <w:tc>
          <w:tcPr>
            <w:tcW w:w="3489" w:type="dxa"/>
            <w:tcBorders>
              <w:top w:val="single" w:sz="4" w:space="0" w:color="auto"/>
              <w:left w:val="single" w:sz="4" w:space="0" w:color="auto"/>
              <w:bottom w:val="single" w:sz="4" w:space="0" w:color="auto"/>
              <w:right w:val="single" w:sz="4" w:space="0" w:color="auto"/>
            </w:tcBorders>
            <w:vAlign w:val="center"/>
            <w:hideMark/>
          </w:tcPr>
          <w:p w:rsidR="00A86CB0" w:rsidRPr="00DC4E5F" w:rsidRDefault="00935523" w:rsidP="00CC6E4C">
            <w:pPr>
              <w:jc w:val="center"/>
              <w:rPr>
                <w:rFonts w:cs="Arial"/>
                <w:noProof/>
                <w:sz w:val="16"/>
                <w:szCs w:val="16"/>
              </w:rPr>
            </w:pPr>
            <w:r>
              <w:rPr>
                <w:rFonts w:cs="Arial"/>
                <w:noProof/>
                <w:sz w:val="16"/>
                <w:szCs w:val="16"/>
                <w:vertAlign w:val="subscript"/>
              </w:rPr>
              <w:drawing>
                <wp:inline distT="0" distB="0" distL="0" distR="0">
                  <wp:extent cx="1403985" cy="172720"/>
                  <wp:effectExtent l="0" t="0" r="5715" b="0"/>
                  <wp:docPr id="183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1403985" cy="172720"/>
                          </a:xfrm>
                          <a:prstGeom prst="rect">
                            <a:avLst/>
                          </a:prstGeom>
                          <a:noFill/>
                          <a:ln>
                            <a:noFill/>
                          </a:ln>
                        </pic:spPr>
                      </pic:pic>
                    </a:graphicData>
                  </a:graphic>
                </wp:inline>
              </w:drawing>
            </w:r>
            <w:r w:rsidRPr="009F025E">
              <w:rPr>
                <w:rFonts w:cs="Arial"/>
                <w:noProof/>
                <w:sz w:val="16"/>
                <w:szCs w:val="16"/>
                <w:vertAlign w:val="superscript"/>
              </w:rPr>
              <w:t>*2</w:t>
            </w:r>
            <w:r>
              <w:rPr>
                <w:rFonts w:cs="Arial"/>
                <w:sz w:val="16"/>
                <w:szCs w:val="16"/>
                <w:vertAlign w:val="subscript"/>
                <w:lang w:val="de-DE" w:eastAsia="ja-JP"/>
              </w:rPr>
              <w:t>/290</w:t>
            </w:r>
          </w:p>
        </w:tc>
      </w:tr>
      <w:tr w:rsidR="00A86CB0" w:rsidTr="00DC4E5F">
        <w:trPr>
          <w:cantSplit/>
          <w:trHeight w:val="413"/>
          <w:jc w:val="center"/>
        </w:trPr>
        <w:tc>
          <w:tcPr>
            <w:tcW w:w="647" w:type="dxa"/>
            <w:vMerge/>
            <w:tcBorders>
              <w:top w:val="single" w:sz="4" w:space="0" w:color="auto"/>
              <w:left w:val="single" w:sz="4" w:space="0" w:color="auto"/>
              <w:bottom w:val="single" w:sz="4" w:space="0" w:color="auto"/>
              <w:right w:val="single" w:sz="4" w:space="0" w:color="auto"/>
            </w:tcBorders>
            <w:vAlign w:val="center"/>
            <w:hideMark/>
          </w:tcPr>
          <w:p w:rsidR="00A86CB0" w:rsidRDefault="00935523">
            <w:pPr>
              <w:rPr>
                <w:rFonts w:cs="Arial"/>
                <w:lang w:val="de-DE" w:eastAsia="ja-JP"/>
              </w:rPr>
            </w:pPr>
          </w:p>
        </w:tc>
        <w:tc>
          <w:tcPr>
            <w:tcW w:w="269" w:type="dxa"/>
            <w:tcBorders>
              <w:top w:val="single" w:sz="4" w:space="0" w:color="auto"/>
              <w:left w:val="single" w:sz="4" w:space="0" w:color="auto"/>
              <w:bottom w:val="single" w:sz="4" w:space="0" w:color="auto"/>
              <w:right w:val="single" w:sz="4" w:space="0" w:color="auto"/>
            </w:tcBorders>
            <w:vAlign w:val="center"/>
            <w:hideMark/>
          </w:tcPr>
          <w:p w:rsidR="00A86CB0" w:rsidRDefault="00935523">
            <w:pPr>
              <w:jc w:val="center"/>
              <w:rPr>
                <w:rFonts w:cs="Arial"/>
                <w:sz w:val="16"/>
                <w:szCs w:val="16"/>
                <w:lang w:val="de-DE" w:eastAsia="ja-JP"/>
              </w:rPr>
            </w:pPr>
            <w:r>
              <w:rPr>
                <w:rFonts w:cs="Arial"/>
                <w:sz w:val="16"/>
                <w:szCs w:val="16"/>
                <w:lang w:val="de-DE" w:eastAsia="ja-JP"/>
              </w:rPr>
              <w:t>X</w:t>
            </w:r>
          </w:p>
        </w:tc>
        <w:tc>
          <w:tcPr>
            <w:tcW w:w="29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jc w:val="center"/>
              <w:rPr>
                <w:rFonts w:cs="Arial"/>
                <w:sz w:val="16"/>
                <w:szCs w:val="16"/>
                <w:lang w:val="de-DE" w:eastAsia="ja-JP"/>
              </w:rPr>
            </w:pPr>
            <w:r>
              <w:rPr>
                <w:rFonts w:cs="Arial"/>
                <w:sz w:val="16"/>
                <w:szCs w:val="16"/>
                <w:lang w:val="de-DE" w:eastAsia="ja-JP"/>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A86CB0" w:rsidRDefault="00935523">
            <w:pPr>
              <w:jc w:val="center"/>
              <w:rPr>
                <w:rFonts w:cs="Arial"/>
                <w:sz w:val="16"/>
                <w:szCs w:val="16"/>
                <w:lang w:val="de-DE" w:eastAsia="ja-JP"/>
              </w:rPr>
            </w:pPr>
            <w:r>
              <w:rPr>
                <w:rFonts w:cs="Arial"/>
                <w:sz w:val="16"/>
                <w:szCs w:val="16"/>
                <w:lang w:val="de-DE" w:eastAsia="ja-JP"/>
              </w:rPr>
              <w:t>X</w:t>
            </w:r>
          </w:p>
        </w:tc>
        <w:tc>
          <w:tcPr>
            <w:tcW w:w="3489" w:type="dxa"/>
            <w:tcBorders>
              <w:top w:val="single" w:sz="4" w:space="0" w:color="auto"/>
              <w:left w:val="single" w:sz="4" w:space="0" w:color="auto"/>
              <w:bottom w:val="single" w:sz="4" w:space="0" w:color="auto"/>
              <w:right w:val="single" w:sz="4" w:space="0" w:color="auto"/>
            </w:tcBorders>
            <w:vAlign w:val="center"/>
            <w:hideMark/>
          </w:tcPr>
          <w:p w:rsidR="00A86CB0" w:rsidRPr="00DC4E5F" w:rsidRDefault="00935523" w:rsidP="00CC6E4C">
            <w:pPr>
              <w:jc w:val="center"/>
              <w:rPr>
                <w:rFonts w:cs="Arial"/>
                <w:noProof/>
                <w:sz w:val="16"/>
                <w:szCs w:val="16"/>
              </w:rPr>
            </w:pPr>
            <w:r>
              <w:rPr>
                <w:rFonts w:cs="Arial"/>
                <w:noProof/>
                <w:sz w:val="16"/>
                <w:szCs w:val="16"/>
                <w:vertAlign w:val="subscript"/>
              </w:rPr>
              <w:drawing>
                <wp:inline distT="0" distB="0" distL="0" distR="0">
                  <wp:extent cx="1346200" cy="158115"/>
                  <wp:effectExtent l="0" t="0" r="6350" b="0"/>
                  <wp:docPr id="183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1346200" cy="158115"/>
                          </a:xfrm>
                          <a:prstGeom prst="rect">
                            <a:avLst/>
                          </a:prstGeom>
                          <a:noFill/>
                          <a:ln>
                            <a:noFill/>
                          </a:ln>
                        </pic:spPr>
                      </pic:pic>
                    </a:graphicData>
                  </a:graphic>
                </wp:inline>
              </w:drawing>
            </w:r>
            <w:r w:rsidRPr="009F025E">
              <w:rPr>
                <w:rFonts w:cs="Arial"/>
                <w:noProof/>
                <w:sz w:val="16"/>
                <w:szCs w:val="16"/>
                <w:vertAlign w:val="superscript"/>
              </w:rPr>
              <w:t>*3</w:t>
            </w:r>
            <w:r>
              <w:rPr>
                <w:rFonts w:cs="Arial"/>
                <w:sz w:val="16"/>
                <w:szCs w:val="16"/>
                <w:vertAlign w:val="subscript"/>
                <w:lang w:val="de-DE" w:eastAsia="ja-JP"/>
              </w:rPr>
              <w:t>/291,292</w:t>
            </w:r>
          </w:p>
        </w:tc>
      </w:tr>
      <w:tr w:rsidR="00A86CB0" w:rsidTr="00A86CB0">
        <w:trPr>
          <w:cantSplit/>
          <w:trHeight w:val="194"/>
          <w:jc w:val="center"/>
        </w:trPr>
        <w:tc>
          <w:tcPr>
            <w:tcW w:w="647" w:type="dxa"/>
            <w:vMerge/>
            <w:tcBorders>
              <w:top w:val="single" w:sz="4" w:space="0" w:color="auto"/>
              <w:left w:val="single" w:sz="4" w:space="0" w:color="auto"/>
              <w:bottom w:val="single" w:sz="4" w:space="0" w:color="auto"/>
              <w:right w:val="single" w:sz="4" w:space="0" w:color="auto"/>
            </w:tcBorders>
            <w:vAlign w:val="center"/>
            <w:hideMark/>
          </w:tcPr>
          <w:p w:rsidR="00A86CB0" w:rsidRDefault="00935523">
            <w:pPr>
              <w:rPr>
                <w:rFonts w:cs="Arial"/>
                <w:lang w:val="de-DE" w:eastAsia="ja-JP"/>
              </w:rPr>
            </w:pPr>
          </w:p>
        </w:tc>
        <w:tc>
          <w:tcPr>
            <w:tcW w:w="4069" w:type="dxa"/>
            <w:gridSpan w:val="13"/>
            <w:tcBorders>
              <w:top w:val="single" w:sz="4" w:space="0" w:color="auto"/>
              <w:left w:val="single" w:sz="4" w:space="0" w:color="auto"/>
              <w:bottom w:val="single" w:sz="4" w:space="0" w:color="auto"/>
              <w:right w:val="single" w:sz="4" w:space="0" w:color="auto"/>
            </w:tcBorders>
            <w:vAlign w:val="center"/>
            <w:hideMark/>
          </w:tcPr>
          <w:p w:rsidR="00A86CB0" w:rsidRDefault="00935523">
            <w:pPr>
              <w:jc w:val="center"/>
              <w:rPr>
                <w:rFonts w:cs="Arial"/>
                <w:sz w:val="16"/>
                <w:szCs w:val="16"/>
                <w:lang w:val="de-DE" w:eastAsia="ja-JP"/>
              </w:rPr>
            </w:pPr>
            <w:r>
              <w:rPr>
                <w:sz w:val="16"/>
                <w:szCs w:val="16"/>
                <w:lang w:val="de-DE"/>
              </w:rPr>
              <w:t>All Other Cases</w:t>
            </w:r>
          </w:p>
        </w:tc>
        <w:tc>
          <w:tcPr>
            <w:tcW w:w="3489" w:type="dxa"/>
            <w:tcBorders>
              <w:top w:val="single" w:sz="4" w:space="0" w:color="auto"/>
              <w:left w:val="single" w:sz="4" w:space="0" w:color="auto"/>
              <w:bottom w:val="single" w:sz="4" w:space="0" w:color="auto"/>
              <w:right w:val="single" w:sz="4" w:space="0" w:color="auto"/>
            </w:tcBorders>
            <w:vAlign w:val="center"/>
            <w:hideMark/>
          </w:tcPr>
          <w:p w:rsidR="00A86CB0" w:rsidRPr="009F025E" w:rsidRDefault="00935523">
            <w:pPr>
              <w:jc w:val="center"/>
              <w:rPr>
                <w:rFonts w:cs="Arial"/>
                <w:sz w:val="24"/>
                <w:lang w:eastAsia="ja-JP"/>
              </w:rPr>
            </w:pPr>
            <w:r w:rsidRPr="009F025E">
              <w:rPr>
                <w:sz w:val="24"/>
              </w:rPr>
              <w:t>Blank (Do not overlay SAPFeatureMenuBarGreyout)</w:t>
            </w:r>
          </w:p>
        </w:tc>
      </w:tr>
    </w:tbl>
    <w:p w:rsidR="00A86CB0" w:rsidRDefault="00935523" w:rsidP="00A86CB0">
      <w:r>
        <w:tab/>
        <w:t>4” supports semi-assisted park (SAP) only, configuration Parking Assistance_Cfg is not required.</w:t>
      </w:r>
    </w:p>
    <w:p w:rsidR="0079440E" w:rsidRDefault="00935523" w:rsidP="00A86CB0">
      <w:pPr>
        <w:tabs>
          <w:tab w:val="left" w:pos="1770"/>
        </w:tabs>
      </w:pPr>
    </w:p>
    <w:p w:rsidR="00863C6D" w:rsidRDefault="00935523" w:rsidP="00A86CB0">
      <w:pPr>
        <w:tabs>
          <w:tab w:val="left" w:pos="1770"/>
        </w:tabs>
      </w:pPr>
    </w:p>
    <w:p w:rsidR="00863C6D" w:rsidRDefault="00935523" w:rsidP="00A86CB0">
      <w:pPr>
        <w:tabs>
          <w:tab w:val="left" w:pos="1770"/>
        </w:tabs>
      </w:pPr>
    </w:p>
    <w:p w:rsidR="00CC6E4C" w:rsidRPr="00CC6E4C" w:rsidRDefault="00CC6E4C" w:rsidP="00CC6E4C">
      <w:pPr>
        <w:pStyle w:val="Heading4"/>
        <w:rPr>
          <w:b w:val="0"/>
          <w:u w:val="single"/>
        </w:rPr>
      </w:pPr>
      <w:r w:rsidRPr="00CC6E4C">
        <w:rPr>
          <w:b w:val="0"/>
          <w:u w:val="single"/>
        </w:rPr>
        <w:lastRenderedPageBreak/>
        <w:t>CAMERA-FUR-REQ-165449/G-Active Park Assist (APA) Signal Processing - Positional SAPFeatureMenuContent</w:t>
      </w:r>
    </w:p>
    <w:p w:rsidR="00EA48D5" w:rsidRPr="00102C46" w:rsidRDefault="00935523" w:rsidP="00102C46">
      <w:pPr>
        <w:jc w:val="center"/>
        <w:rPr>
          <w:b/>
        </w:rPr>
      </w:pPr>
      <w:r>
        <w:rPr>
          <w:b/>
        </w:rPr>
        <w:t>8” (or equivalent) displays</w:t>
      </w:r>
    </w:p>
    <w:tbl>
      <w:tblPr>
        <w:tblStyle w:val="TableGrid"/>
        <w:tblW w:w="0" w:type="auto"/>
        <w:jc w:val="center"/>
        <w:tblLayout w:type="fixed"/>
        <w:tblLook w:val="04A0" w:firstRow="1" w:lastRow="0" w:firstColumn="1" w:lastColumn="0" w:noHBand="0" w:noVBand="1"/>
      </w:tblPr>
      <w:tblGrid>
        <w:gridCol w:w="648"/>
        <w:gridCol w:w="563"/>
        <w:gridCol w:w="270"/>
        <w:gridCol w:w="270"/>
        <w:gridCol w:w="270"/>
        <w:gridCol w:w="270"/>
        <w:gridCol w:w="270"/>
        <w:gridCol w:w="502"/>
        <w:gridCol w:w="270"/>
        <w:gridCol w:w="270"/>
        <w:gridCol w:w="270"/>
        <w:gridCol w:w="270"/>
        <w:gridCol w:w="270"/>
        <w:gridCol w:w="270"/>
        <w:gridCol w:w="270"/>
        <w:gridCol w:w="270"/>
        <w:gridCol w:w="270"/>
        <w:gridCol w:w="3143"/>
      </w:tblGrid>
      <w:tr w:rsidR="0073659C" w:rsidTr="00EE543A">
        <w:trPr>
          <w:cantSplit/>
          <w:trHeight w:val="1988"/>
          <w:tblHeader/>
          <w:jc w:val="center"/>
        </w:trPr>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73659C" w:rsidRDefault="00935523">
            <w:pPr>
              <w:jc w:val="center"/>
              <w:rPr>
                <w:rFonts w:cs="Arial"/>
                <w:lang w:val="de-DE" w:eastAsia="ja-JP"/>
              </w:rPr>
            </w:pPr>
            <w:r>
              <w:rPr>
                <w:lang w:val="de-DE"/>
              </w:rPr>
              <w:t>Operational Mode</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tcPr>
          <w:p w:rsidR="0073659C" w:rsidRDefault="00935523">
            <w:pPr>
              <w:jc w:val="center"/>
              <w:rPr>
                <w:sz w:val="16"/>
                <w:szCs w:val="16"/>
                <w:lang w:val="de-DE"/>
              </w:rPr>
            </w:pPr>
            <w:r>
              <w:rPr>
                <w:sz w:val="16"/>
                <w:szCs w:val="16"/>
                <w:lang w:val="de-DE"/>
              </w:rPr>
              <w:t>Parking Assistance (Cfg)</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73659C" w:rsidRDefault="00935523">
            <w:pPr>
              <w:jc w:val="center"/>
              <w:rPr>
                <w:rFonts w:cs="Arial"/>
                <w:sz w:val="16"/>
                <w:szCs w:val="16"/>
                <w:lang w:val="de-DE" w:eastAsia="ja-JP"/>
              </w:rPr>
            </w:pPr>
            <w:r>
              <w:rPr>
                <w:sz w:val="16"/>
                <w:szCs w:val="16"/>
                <w:lang w:val="de-DE"/>
              </w:rPr>
              <w:t>[ApaSys_D_Stat]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73659C" w:rsidRDefault="00935523">
            <w:pPr>
              <w:jc w:val="center"/>
              <w:rPr>
                <w:rFonts w:cs="Arial"/>
                <w:sz w:val="16"/>
                <w:szCs w:val="16"/>
                <w:lang w:val="de-DE" w:eastAsia="ja-JP"/>
              </w:rPr>
            </w:pPr>
            <w:r>
              <w:rPr>
                <w:sz w:val="16"/>
                <w:szCs w:val="16"/>
                <w:lang w:val="de-DE"/>
              </w:rPr>
              <w:t>[ApaSteScanMde_D_Stat]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73659C" w:rsidRDefault="00935523">
            <w:pPr>
              <w:jc w:val="center"/>
              <w:rPr>
                <w:rFonts w:cs="Arial"/>
                <w:sz w:val="16"/>
                <w:szCs w:val="16"/>
                <w:lang w:val="de-DE" w:eastAsia="ja-JP"/>
              </w:rPr>
            </w:pPr>
            <w:r>
              <w:rPr>
                <w:sz w:val="16"/>
                <w:szCs w:val="16"/>
                <w:lang w:val="de-DE"/>
              </w:rPr>
              <w:t>[ApaActvSide2_D_Stat]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73659C" w:rsidRDefault="00935523">
            <w:pPr>
              <w:jc w:val="center"/>
              <w:rPr>
                <w:rFonts w:cs="Arial"/>
                <w:sz w:val="16"/>
                <w:szCs w:val="16"/>
                <w:lang w:val="de-DE" w:eastAsia="ja-JP"/>
              </w:rPr>
            </w:pPr>
            <w:r>
              <w:rPr>
                <w:sz w:val="16"/>
                <w:szCs w:val="16"/>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73659C" w:rsidRDefault="00935523">
            <w:pPr>
              <w:jc w:val="center"/>
              <w:rPr>
                <w:rFonts w:cs="Arial"/>
                <w:sz w:val="16"/>
                <w:szCs w:val="16"/>
                <w:lang w:val="de-DE" w:eastAsia="ja-JP"/>
              </w:rPr>
            </w:pPr>
            <w:r>
              <w:rPr>
                <w:sz w:val="16"/>
                <w:szCs w:val="16"/>
                <w:lang w:val="de-DE"/>
              </w:rPr>
              <w:t>[ApaSelSapp_D_Stat]</w:t>
            </w:r>
          </w:p>
        </w:tc>
        <w:tc>
          <w:tcPr>
            <w:tcW w:w="502"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73659C" w:rsidRDefault="00935523">
            <w:pPr>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73659C" w:rsidRDefault="00935523">
            <w:pPr>
              <w:jc w:val="center"/>
              <w:rPr>
                <w:rFonts w:cs="Arial"/>
                <w:sz w:val="16"/>
                <w:szCs w:val="16"/>
                <w:lang w:val="de-DE" w:eastAsia="ja-JP"/>
              </w:rPr>
            </w:pPr>
            <w:r>
              <w:rPr>
                <w:sz w:val="16"/>
                <w:szCs w:val="16"/>
                <w:lang w:val="de-DE"/>
              </w:rPr>
              <w:t>[ApaSelPoa</w:t>
            </w:r>
            <w:r>
              <w:rPr>
                <w:sz w:val="16"/>
                <w:szCs w:val="16"/>
                <w:lang w:val="de-DE"/>
              </w:rPr>
              <w:t>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73659C" w:rsidRDefault="00935523">
            <w:pPr>
              <w:jc w:val="center"/>
              <w:rPr>
                <w:rFonts w:cs="Arial"/>
                <w:sz w:val="16"/>
                <w:szCs w:val="16"/>
                <w:lang w:val="de-DE" w:eastAsia="ja-JP"/>
              </w:rPr>
            </w:pPr>
            <w:r>
              <w:rPr>
                <w:sz w:val="16"/>
                <w:szCs w:val="16"/>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73659C" w:rsidRDefault="00935523">
            <w:pPr>
              <w:jc w:val="center"/>
              <w:rPr>
                <w:rFonts w:cs="Arial"/>
                <w:sz w:val="16"/>
                <w:szCs w:val="16"/>
                <w:lang w:val="de-DE" w:eastAsia="ja-JP"/>
              </w:rPr>
            </w:pPr>
            <w:r>
              <w:rPr>
                <w:sz w:val="16"/>
                <w:szCs w:val="16"/>
                <w:lang w:val="de-DE"/>
              </w:rPr>
              <w:t>[ApaLongCtl_D_RqDrv]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73659C" w:rsidRDefault="00935523">
            <w:pPr>
              <w:jc w:val="center"/>
              <w:rPr>
                <w:rFonts w:cs="Arial"/>
                <w:sz w:val="16"/>
                <w:szCs w:val="16"/>
                <w:lang w:val="de-DE" w:eastAsia="ja-JP"/>
              </w:rPr>
            </w:pPr>
            <w:r>
              <w:rPr>
                <w:sz w:val="16"/>
                <w:szCs w:val="16"/>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73659C" w:rsidRDefault="00935523">
            <w:pPr>
              <w:jc w:val="center"/>
              <w:rPr>
                <w:rFonts w:cs="Arial"/>
                <w:sz w:val="16"/>
                <w:szCs w:val="16"/>
                <w:lang w:val="de-DE" w:eastAsia="ja-JP"/>
              </w:rPr>
            </w:pPr>
            <w:r>
              <w:rPr>
                <w:sz w:val="16"/>
                <w:szCs w:val="16"/>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73659C" w:rsidRDefault="00935523">
            <w:pPr>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73659C" w:rsidRDefault="00935523">
            <w:pPr>
              <w:jc w:val="center"/>
              <w:rPr>
                <w:sz w:val="16"/>
                <w:szCs w:val="16"/>
                <w:lang w:val="de-DE"/>
              </w:rPr>
            </w:pPr>
            <w:r>
              <w:rPr>
                <w:sz w:val="16"/>
                <w:szCs w:val="16"/>
                <w:lang w:val="de-DE"/>
              </w:rPr>
              <w:t>[ApaTrgtDist_D_Stat]</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73659C" w:rsidRDefault="00935523">
            <w:pPr>
              <w:jc w:val="center"/>
              <w:rPr>
                <w:sz w:val="16"/>
                <w:szCs w:val="16"/>
                <w:lang w:val="de-DE"/>
              </w:rPr>
            </w:pPr>
            <w:r>
              <w:rPr>
                <w:sz w:val="16"/>
                <w:szCs w:val="16"/>
                <w:lang w:val="de-DE"/>
              </w:rPr>
              <w:t>[ApaMsgTxt_D_Rq]</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73659C" w:rsidRDefault="00935523">
            <w:pPr>
              <w:jc w:val="center"/>
              <w:rPr>
                <w:rFonts w:cs="Arial"/>
                <w:sz w:val="16"/>
                <w:szCs w:val="16"/>
                <w:lang w:val="de-DE" w:eastAsia="ja-JP"/>
              </w:rPr>
            </w:pPr>
            <w:r>
              <w:rPr>
                <w:sz w:val="16"/>
                <w:szCs w:val="16"/>
                <w:lang w:val="de-DE"/>
              </w:rPr>
              <w:t>[PrkAidMsgTxt_D_Rq]</w:t>
            </w:r>
          </w:p>
        </w:tc>
        <w:tc>
          <w:tcPr>
            <w:tcW w:w="314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3659C" w:rsidRDefault="00935523">
            <w:pPr>
              <w:jc w:val="center"/>
              <w:rPr>
                <w:rFonts w:cs="Arial"/>
                <w:sz w:val="24"/>
                <w:lang w:val="de-DE" w:eastAsia="ja-JP"/>
              </w:rPr>
            </w:pPr>
            <w:r>
              <w:rPr>
                <w:sz w:val="24"/>
                <w:lang w:val="de-DE"/>
              </w:rPr>
              <w:t>Display HMI</w:t>
            </w:r>
            <w:r>
              <w:rPr>
                <w:sz w:val="16"/>
                <w:szCs w:val="16"/>
                <w:vertAlign w:val="subscript"/>
                <w:lang w:val="de-DE"/>
              </w:rPr>
              <w:t>/REF#</w:t>
            </w:r>
          </w:p>
        </w:tc>
      </w:tr>
      <w:tr w:rsidR="0073659C" w:rsidTr="00EE543A">
        <w:trPr>
          <w:cantSplit/>
          <w:trHeight w:val="1610"/>
          <w:tblHeader/>
          <w:jc w:val="center"/>
        </w:trPr>
        <w:tc>
          <w:tcPr>
            <w:tcW w:w="648"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73659C" w:rsidRDefault="00935523">
            <w:pPr>
              <w:jc w:val="center"/>
              <w:rPr>
                <w:rFonts w:cs="Arial"/>
                <w:lang w:val="de-DE" w:eastAsia="ja-JP"/>
              </w:rPr>
            </w:pPr>
            <w:r>
              <w:rPr>
                <w:lang w:val="de-DE"/>
              </w:rPr>
              <w:t>Run</w:t>
            </w:r>
          </w:p>
          <w:p w:rsidR="0073659C" w:rsidRDefault="00935523">
            <w:pPr>
              <w:jc w:val="center"/>
              <w:rPr>
                <w:rFonts w:cs="Arial"/>
                <w:lang w:val="de-DE" w:eastAsia="ja-JP"/>
              </w:rPr>
            </w:pPr>
            <w:r>
              <w:rPr>
                <w:lang w:val="de-DE"/>
              </w:rPr>
              <w:t>(as per Operational Modes and Voltage Range Definition)</w:t>
            </w:r>
          </w:p>
        </w:tc>
        <w:tc>
          <w:tcPr>
            <w:tcW w:w="563" w:type="dxa"/>
            <w:tcBorders>
              <w:top w:val="single" w:sz="4" w:space="0" w:color="auto"/>
              <w:left w:val="single" w:sz="4" w:space="0" w:color="auto"/>
              <w:bottom w:val="single" w:sz="4" w:space="0" w:color="auto"/>
              <w:right w:val="single" w:sz="4" w:space="0" w:color="auto"/>
            </w:tcBorders>
            <w:vAlign w:val="center"/>
          </w:tcPr>
          <w:p w:rsidR="0073659C" w:rsidRDefault="00935523">
            <w:pPr>
              <w:jc w:val="center"/>
              <w:rPr>
                <w:rFonts w:cs="Arial"/>
                <w:sz w:val="16"/>
                <w:szCs w:val="16"/>
                <w:lang w:val="de-DE" w:eastAsia="ja-JP"/>
              </w:rPr>
            </w:pPr>
            <w:r>
              <w:rPr>
                <w:sz w:val="12"/>
                <w:szCs w:val="16"/>
                <w:lang w:val="de-DE"/>
              </w:rPr>
              <w:t>0xA |0xB</w:t>
            </w:r>
          </w:p>
        </w:tc>
        <w:tc>
          <w:tcPr>
            <w:tcW w:w="270" w:type="dxa"/>
            <w:tcBorders>
              <w:top w:val="single" w:sz="4" w:space="0" w:color="auto"/>
              <w:left w:val="single" w:sz="4" w:space="0" w:color="auto"/>
              <w:bottom w:val="single" w:sz="4" w:space="0" w:color="auto"/>
              <w:right w:val="single" w:sz="4" w:space="0" w:color="auto"/>
            </w:tcBorders>
            <w:vAlign w:val="center"/>
            <w:hideMark/>
          </w:tcPr>
          <w:p w:rsidR="0073659C"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73659C"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73659C"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73659C"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73659C" w:rsidRDefault="00935523">
            <w:pPr>
              <w:jc w:val="center"/>
              <w:rPr>
                <w:rFonts w:cs="Arial"/>
                <w:sz w:val="16"/>
                <w:szCs w:val="16"/>
                <w:lang w:val="de-DE" w:eastAsia="ja-JP"/>
              </w:rPr>
            </w:pPr>
            <w:r>
              <w:rPr>
                <w:rFonts w:cs="Arial"/>
                <w:sz w:val="16"/>
                <w:szCs w:val="16"/>
                <w:lang w:val="de-DE" w:eastAsia="ja-JP"/>
              </w:rPr>
              <w:t>X</w:t>
            </w:r>
          </w:p>
        </w:tc>
        <w:tc>
          <w:tcPr>
            <w:tcW w:w="502" w:type="dxa"/>
            <w:tcBorders>
              <w:top w:val="single" w:sz="4" w:space="0" w:color="auto"/>
              <w:left w:val="single" w:sz="4" w:space="0" w:color="auto"/>
              <w:bottom w:val="single" w:sz="4" w:space="0" w:color="auto"/>
              <w:right w:val="single" w:sz="4" w:space="0" w:color="auto"/>
            </w:tcBorders>
            <w:vAlign w:val="center"/>
            <w:hideMark/>
          </w:tcPr>
          <w:p w:rsidR="0073659C" w:rsidRDefault="00935523">
            <w:pPr>
              <w:jc w:val="center"/>
              <w:rPr>
                <w:rFonts w:cs="Arial"/>
                <w:sz w:val="16"/>
                <w:szCs w:val="16"/>
                <w:lang w:val="de-DE" w:eastAsia="ja-JP"/>
              </w:rPr>
            </w:pPr>
            <w:r>
              <w:rPr>
                <w:rFonts w:cs="Arial"/>
                <w:sz w:val="16"/>
                <w:szCs w:val="16"/>
                <w:lang w:val="de-DE" w:eastAsia="ja-JP"/>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73659C"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73659C"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73659C"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73659C"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73659C"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73659C"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73659C"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73659C"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73659C" w:rsidRDefault="00935523">
            <w:pPr>
              <w:jc w:val="center"/>
              <w:rPr>
                <w:rFonts w:cs="Arial"/>
                <w:sz w:val="16"/>
                <w:szCs w:val="16"/>
                <w:lang w:val="de-DE" w:eastAsia="ja-JP"/>
              </w:rPr>
            </w:pPr>
            <w:r>
              <w:rPr>
                <w:rFonts w:cs="Arial"/>
                <w:sz w:val="16"/>
                <w:szCs w:val="16"/>
                <w:lang w:val="de-DE" w:eastAsia="ja-JP"/>
              </w:rPr>
              <w:t>X</w:t>
            </w:r>
          </w:p>
        </w:tc>
        <w:tc>
          <w:tcPr>
            <w:tcW w:w="3143" w:type="dxa"/>
            <w:tcBorders>
              <w:top w:val="single" w:sz="4" w:space="0" w:color="auto"/>
              <w:left w:val="single" w:sz="4" w:space="0" w:color="auto"/>
              <w:bottom w:val="single" w:sz="4" w:space="0" w:color="auto"/>
              <w:right w:val="single" w:sz="4" w:space="0" w:color="auto"/>
            </w:tcBorders>
            <w:vAlign w:val="center"/>
            <w:hideMark/>
          </w:tcPr>
          <w:p w:rsidR="0073659C" w:rsidRDefault="00CC6E4C" w:rsidP="00CC6E4C">
            <w:pPr>
              <w:jc w:val="center"/>
              <w:rPr>
                <w:rFonts w:cs="Arial"/>
                <w:sz w:val="16"/>
                <w:szCs w:val="16"/>
                <w:vertAlign w:val="subscript"/>
                <w:lang w:val="de-DE" w:eastAsia="ja-JP"/>
              </w:rPr>
            </w:pPr>
            <w:r>
              <w:rPr>
                <w:rFonts w:cs="Arial"/>
                <w:noProof/>
                <w:sz w:val="16"/>
                <w:szCs w:val="16"/>
                <w:vertAlign w:val="subscript"/>
              </w:rPr>
              <w:pict>
                <v:shape id="5e78c2ce00005c8e000051bd" o:spid="_x0000_i1063" type="#_x0000_t75" style="width:121.5pt;height:14.25pt;visibility:visible;mso-wrap-style:square">
                  <v:imagedata r:id="rId144" o:title=""/>
                </v:shape>
              </w:pict>
            </w:r>
            <w:r w:rsidR="00935523">
              <w:rPr>
                <w:rFonts w:cs="Arial"/>
                <w:sz w:val="16"/>
                <w:szCs w:val="16"/>
                <w:vertAlign w:val="subscript"/>
                <w:lang w:val="de-DE" w:eastAsia="ja-JP"/>
              </w:rPr>
              <w:t>/294</w:t>
            </w:r>
          </w:p>
          <w:p w:rsidR="0073659C" w:rsidRDefault="00935523" w:rsidP="00CC6E4C">
            <w:pPr>
              <w:jc w:val="center"/>
              <w:rPr>
                <w:rFonts w:cs="Arial"/>
                <w:sz w:val="16"/>
                <w:szCs w:val="16"/>
                <w:vertAlign w:val="subscript"/>
                <w:lang w:val="de-DE" w:eastAsia="ja-JP"/>
              </w:rPr>
            </w:pPr>
            <w:r>
              <w:rPr>
                <w:rFonts w:cs="Arial"/>
                <w:lang w:val="de-DE" w:eastAsia="ja-JP"/>
              </w:rPr>
              <w:t xml:space="preserve">Example </w:t>
            </w:r>
            <w:r w:rsidR="00CC6E4C">
              <w:object w:dxaOrig="2925" w:dyaOrig="390">
                <v:shape id="5e78c2ce00005c8e00001822" o:spid="_x0000_i1064" type="#_x0000_t75" style="width:146.25pt;height:19.5pt" o:ole="">
                  <v:imagedata r:id="rId145" o:title=""/>
                </v:shape>
                <o:OLEObject Type="Embed" ProgID="PBrush" ShapeID="5e78c2ce00005c8e00001822" DrawAspect="Content" ObjectID="_1646464007" r:id="rId146"/>
              </w:object>
            </w:r>
          </w:p>
        </w:tc>
      </w:tr>
      <w:tr w:rsidR="0073659C" w:rsidTr="00EE543A">
        <w:trPr>
          <w:cantSplit/>
          <w:trHeight w:val="1340"/>
          <w:tblHeader/>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73659C" w:rsidRDefault="00935523">
            <w:pPr>
              <w:rPr>
                <w:rFonts w:cs="Arial"/>
                <w:lang w:val="de-DE" w:eastAsia="ja-JP"/>
              </w:rPr>
            </w:pPr>
          </w:p>
        </w:tc>
        <w:tc>
          <w:tcPr>
            <w:tcW w:w="4845" w:type="dxa"/>
            <w:gridSpan w:val="16"/>
            <w:tcBorders>
              <w:top w:val="single" w:sz="4" w:space="0" w:color="auto"/>
              <w:left w:val="single" w:sz="4" w:space="0" w:color="auto"/>
              <w:bottom w:val="single" w:sz="4" w:space="0" w:color="auto"/>
              <w:right w:val="single" w:sz="4" w:space="0" w:color="auto"/>
            </w:tcBorders>
            <w:vAlign w:val="center"/>
          </w:tcPr>
          <w:p w:rsidR="0073659C" w:rsidRDefault="00935523">
            <w:pPr>
              <w:jc w:val="center"/>
              <w:rPr>
                <w:rFonts w:cs="Arial"/>
                <w:lang w:val="de-DE" w:eastAsia="ja-JP"/>
              </w:rPr>
            </w:pPr>
            <w:r>
              <w:rPr>
                <w:lang w:val="de-DE"/>
              </w:rPr>
              <w:t>All Other Cases</w:t>
            </w:r>
          </w:p>
        </w:tc>
        <w:tc>
          <w:tcPr>
            <w:tcW w:w="3143" w:type="dxa"/>
            <w:tcBorders>
              <w:top w:val="single" w:sz="4" w:space="0" w:color="auto"/>
              <w:left w:val="single" w:sz="4" w:space="0" w:color="auto"/>
              <w:bottom w:val="single" w:sz="4" w:space="0" w:color="auto"/>
              <w:right w:val="single" w:sz="4" w:space="0" w:color="auto"/>
            </w:tcBorders>
            <w:vAlign w:val="center"/>
            <w:hideMark/>
          </w:tcPr>
          <w:p w:rsidR="0073659C" w:rsidRDefault="00935523">
            <w:pPr>
              <w:jc w:val="center"/>
              <w:rPr>
                <w:rFonts w:cs="Arial"/>
                <w:sz w:val="24"/>
                <w:lang w:val="de-DE" w:eastAsia="ja-JP"/>
              </w:rPr>
            </w:pPr>
            <w:r>
              <w:rPr>
                <w:sz w:val="24"/>
                <w:lang w:val="de-DE"/>
              </w:rPr>
              <w:t>Blank (Do not overlay SAPFeatureMenuContent)</w:t>
            </w:r>
          </w:p>
        </w:tc>
      </w:tr>
    </w:tbl>
    <w:p w:rsidR="00EA48D5" w:rsidRDefault="00935523" w:rsidP="00EA48D5">
      <w:pPr>
        <w:jc w:val="center"/>
      </w:pPr>
      <w:r>
        <w:rPr>
          <w:u w:val="single"/>
        </w:rPr>
        <w:t>A</w:t>
      </w:r>
      <w:r>
        <w:t xml:space="preserve">ctive </w:t>
      </w:r>
      <w:r>
        <w:rPr>
          <w:u w:val="single"/>
        </w:rPr>
        <w:t>P</w:t>
      </w:r>
      <w:r>
        <w:t xml:space="preserve">ark </w:t>
      </w:r>
      <w:r>
        <w:rPr>
          <w:u w:val="single"/>
        </w:rPr>
        <w:t>A</w:t>
      </w:r>
      <w:r>
        <w:t>ssist (APA) Positional SAPFeatureMenuContent</w:t>
      </w:r>
    </w:p>
    <w:p w:rsidR="00EA48D5" w:rsidRDefault="00935523" w:rsidP="00EA48D5">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EA48D5" w:rsidRDefault="00935523" w:rsidP="00EA48D5">
      <w:r>
        <w:rPr>
          <w:rFonts w:cs="Arial"/>
        </w:rPr>
        <w:t>‡ -</w:t>
      </w:r>
      <w:r>
        <w:rPr>
          <w:sz w:val="16"/>
          <w:szCs w:val="16"/>
        </w:rPr>
        <w:t xml:space="preserve"> Only if supported by the implementing program as per REQ-130570. If not supported but required by signal pro</w:t>
      </w:r>
      <w:r>
        <w:rPr>
          <w:sz w:val="16"/>
          <w:szCs w:val="16"/>
        </w:rPr>
        <w:t>cessing tables, treat as data 0x1.</w:t>
      </w:r>
    </w:p>
    <w:p w:rsidR="00500605" w:rsidRDefault="00935523" w:rsidP="00EA48D5"/>
    <w:p w:rsidR="00102C46" w:rsidRDefault="00935523" w:rsidP="00EA48D5"/>
    <w:p w:rsidR="00102C46" w:rsidRDefault="00935523" w:rsidP="00102C46">
      <w:pPr>
        <w:jc w:val="center"/>
        <w:rPr>
          <w:b/>
        </w:rPr>
      </w:pPr>
      <w:r>
        <w:rPr>
          <w:b/>
        </w:rPr>
        <w:t>4” displays</w:t>
      </w:r>
    </w:p>
    <w:tbl>
      <w:tblPr>
        <w:tblStyle w:val="TableGrid"/>
        <w:tblW w:w="0" w:type="auto"/>
        <w:jc w:val="center"/>
        <w:tblLayout w:type="fixed"/>
        <w:tblLook w:val="04A0" w:firstRow="1" w:lastRow="0" w:firstColumn="1" w:lastColumn="0" w:noHBand="0" w:noVBand="1"/>
      </w:tblPr>
      <w:tblGrid>
        <w:gridCol w:w="648"/>
        <w:gridCol w:w="270"/>
        <w:gridCol w:w="270"/>
        <w:gridCol w:w="270"/>
        <w:gridCol w:w="270"/>
        <w:gridCol w:w="270"/>
        <w:gridCol w:w="502"/>
        <w:gridCol w:w="270"/>
        <w:gridCol w:w="270"/>
        <w:gridCol w:w="270"/>
        <w:gridCol w:w="270"/>
        <w:gridCol w:w="270"/>
        <w:gridCol w:w="270"/>
        <w:gridCol w:w="270"/>
        <w:gridCol w:w="3143"/>
      </w:tblGrid>
      <w:tr w:rsidR="0073659C" w:rsidTr="00102C46">
        <w:trPr>
          <w:cantSplit/>
          <w:trHeight w:val="2156"/>
          <w:tblHeader/>
          <w:jc w:val="center"/>
        </w:trPr>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73659C" w:rsidRDefault="00935523">
            <w:pPr>
              <w:ind w:left="113" w:right="113"/>
              <w:jc w:val="center"/>
              <w:rPr>
                <w:rFonts w:cs="Arial"/>
                <w:sz w:val="16"/>
                <w:szCs w:val="16"/>
                <w:lang w:val="de-DE" w:eastAsia="ja-JP"/>
              </w:rPr>
            </w:pPr>
            <w:r>
              <w:rPr>
                <w:sz w:val="16"/>
                <w:szCs w:val="16"/>
                <w:lang w:val="de-DE"/>
              </w:rPr>
              <w:t>Operational Mode</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73659C" w:rsidRDefault="00935523">
            <w:pPr>
              <w:ind w:left="113" w:right="113"/>
              <w:jc w:val="center"/>
              <w:rPr>
                <w:rFonts w:cs="Arial"/>
                <w:sz w:val="16"/>
                <w:szCs w:val="16"/>
                <w:lang w:val="de-DE" w:eastAsia="ja-JP"/>
              </w:rPr>
            </w:pPr>
            <w:r>
              <w:rPr>
                <w:sz w:val="16"/>
                <w:szCs w:val="16"/>
                <w:lang w:val="de-DE"/>
              </w:rPr>
              <w:t>[ApaSys_D_Stat]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73659C" w:rsidRDefault="00935523">
            <w:pPr>
              <w:ind w:left="113" w:right="113"/>
              <w:jc w:val="center"/>
              <w:rPr>
                <w:rFonts w:cs="Arial"/>
                <w:sz w:val="16"/>
                <w:szCs w:val="16"/>
                <w:lang w:val="de-DE" w:eastAsia="ja-JP"/>
              </w:rPr>
            </w:pPr>
            <w:r>
              <w:rPr>
                <w:sz w:val="16"/>
                <w:szCs w:val="16"/>
                <w:lang w:val="de-DE"/>
              </w:rPr>
              <w:t>[ApaSteScanMde_D_Stat]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73659C" w:rsidRDefault="00935523">
            <w:pPr>
              <w:ind w:left="113" w:right="113"/>
              <w:jc w:val="center"/>
              <w:rPr>
                <w:rFonts w:cs="Arial"/>
                <w:sz w:val="16"/>
                <w:szCs w:val="16"/>
                <w:lang w:val="de-DE" w:eastAsia="ja-JP"/>
              </w:rPr>
            </w:pPr>
            <w:r>
              <w:rPr>
                <w:sz w:val="16"/>
                <w:szCs w:val="16"/>
                <w:lang w:val="de-DE"/>
              </w:rPr>
              <w:t>[ApaActvSide2_D_Stat]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73659C" w:rsidRDefault="00935523">
            <w:pPr>
              <w:ind w:left="113" w:right="113"/>
              <w:jc w:val="center"/>
              <w:rPr>
                <w:rFonts w:cs="Arial"/>
                <w:sz w:val="16"/>
                <w:szCs w:val="16"/>
                <w:lang w:val="de-DE" w:eastAsia="ja-JP"/>
              </w:rPr>
            </w:pPr>
            <w:r>
              <w:rPr>
                <w:sz w:val="16"/>
                <w:szCs w:val="16"/>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73659C" w:rsidRDefault="00935523">
            <w:pPr>
              <w:ind w:left="113" w:right="113"/>
              <w:jc w:val="center"/>
              <w:rPr>
                <w:rFonts w:cs="Arial"/>
                <w:sz w:val="16"/>
                <w:szCs w:val="16"/>
                <w:lang w:val="de-DE" w:eastAsia="ja-JP"/>
              </w:rPr>
            </w:pPr>
            <w:r>
              <w:rPr>
                <w:sz w:val="16"/>
                <w:szCs w:val="16"/>
                <w:lang w:val="de-DE"/>
              </w:rPr>
              <w:t>[ApaSelSapp_D_Stat]</w:t>
            </w:r>
          </w:p>
        </w:tc>
        <w:tc>
          <w:tcPr>
            <w:tcW w:w="502"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73659C" w:rsidRDefault="00935523">
            <w:pPr>
              <w:ind w:left="113" w:right="113"/>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73659C" w:rsidRDefault="00935523">
            <w:pPr>
              <w:ind w:left="113" w:right="113"/>
              <w:jc w:val="center"/>
              <w:rPr>
                <w:rFonts w:cs="Arial"/>
                <w:sz w:val="16"/>
                <w:szCs w:val="16"/>
                <w:lang w:val="de-DE" w:eastAsia="ja-JP"/>
              </w:rPr>
            </w:pPr>
            <w:r>
              <w:rPr>
                <w:sz w:val="16"/>
                <w:szCs w:val="16"/>
                <w:lang w:val="de-DE"/>
              </w:rPr>
              <w:t>[ApaSelPoa_D_Stat]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73659C" w:rsidRDefault="00935523">
            <w:pPr>
              <w:ind w:left="113" w:right="113"/>
              <w:jc w:val="center"/>
              <w:rPr>
                <w:rFonts w:cs="Arial"/>
                <w:sz w:val="16"/>
                <w:szCs w:val="16"/>
                <w:lang w:val="de-DE" w:eastAsia="ja-JP"/>
              </w:rPr>
            </w:pPr>
            <w:r>
              <w:rPr>
                <w:sz w:val="16"/>
                <w:szCs w:val="16"/>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73659C" w:rsidRDefault="00935523">
            <w:pPr>
              <w:ind w:left="113" w:right="113"/>
              <w:jc w:val="center"/>
              <w:rPr>
                <w:rFonts w:cs="Arial"/>
                <w:sz w:val="16"/>
                <w:szCs w:val="16"/>
                <w:lang w:val="de-DE" w:eastAsia="ja-JP"/>
              </w:rPr>
            </w:pPr>
            <w:r>
              <w:rPr>
                <w:sz w:val="16"/>
                <w:szCs w:val="16"/>
                <w:lang w:val="de-DE"/>
              </w:rPr>
              <w:t>[ApaLongCtl_D_RqDrv]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73659C" w:rsidRDefault="00935523">
            <w:pPr>
              <w:ind w:left="113" w:right="113"/>
              <w:jc w:val="center"/>
              <w:rPr>
                <w:rFonts w:cs="Arial"/>
                <w:sz w:val="16"/>
                <w:szCs w:val="16"/>
                <w:lang w:val="de-DE" w:eastAsia="ja-JP"/>
              </w:rPr>
            </w:pPr>
            <w:r>
              <w:rPr>
                <w:sz w:val="16"/>
                <w:szCs w:val="16"/>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73659C" w:rsidRDefault="00935523">
            <w:pPr>
              <w:ind w:left="113" w:right="113"/>
              <w:jc w:val="center"/>
              <w:rPr>
                <w:rFonts w:cs="Arial"/>
                <w:sz w:val="16"/>
                <w:szCs w:val="16"/>
                <w:lang w:val="de-DE" w:eastAsia="ja-JP"/>
              </w:rPr>
            </w:pPr>
            <w:r>
              <w:rPr>
                <w:sz w:val="16"/>
                <w:szCs w:val="16"/>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73659C" w:rsidRDefault="00935523">
            <w:pPr>
              <w:ind w:left="113" w:right="113"/>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73659C" w:rsidRDefault="00935523">
            <w:pPr>
              <w:ind w:left="113" w:right="113"/>
              <w:jc w:val="center"/>
              <w:rPr>
                <w:rFonts w:cs="Arial"/>
                <w:sz w:val="16"/>
                <w:szCs w:val="16"/>
                <w:lang w:val="de-DE" w:eastAsia="ja-JP"/>
              </w:rPr>
            </w:pPr>
            <w:r>
              <w:rPr>
                <w:sz w:val="16"/>
                <w:szCs w:val="16"/>
                <w:lang w:val="de-DE"/>
              </w:rPr>
              <w:t>[PrkAidMsgTxt_D_Rq]</w:t>
            </w:r>
          </w:p>
        </w:tc>
        <w:tc>
          <w:tcPr>
            <w:tcW w:w="314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3659C" w:rsidRDefault="00935523">
            <w:pPr>
              <w:jc w:val="center"/>
              <w:rPr>
                <w:rFonts w:cs="Arial"/>
                <w:sz w:val="24"/>
                <w:lang w:val="de-DE" w:eastAsia="ja-JP"/>
              </w:rPr>
            </w:pPr>
            <w:r>
              <w:rPr>
                <w:sz w:val="24"/>
                <w:lang w:val="de-DE"/>
              </w:rPr>
              <w:t>Display HMI</w:t>
            </w:r>
          </w:p>
        </w:tc>
      </w:tr>
      <w:tr w:rsidR="0073659C" w:rsidTr="00102C46">
        <w:trPr>
          <w:cantSplit/>
          <w:trHeight w:val="1898"/>
          <w:jc w:val="center"/>
        </w:trPr>
        <w:tc>
          <w:tcPr>
            <w:tcW w:w="648"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73659C" w:rsidRDefault="00935523">
            <w:pPr>
              <w:ind w:left="113" w:right="113"/>
              <w:jc w:val="center"/>
              <w:rPr>
                <w:rFonts w:cs="Arial"/>
                <w:lang w:val="de-DE" w:eastAsia="ja-JP"/>
              </w:rPr>
            </w:pPr>
            <w:r>
              <w:rPr>
                <w:lang w:val="de-DE"/>
              </w:rPr>
              <w:t>Run</w:t>
            </w:r>
          </w:p>
          <w:p w:rsidR="0073659C" w:rsidRDefault="00935523">
            <w:pPr>
              <w:ind w:left="113" w:right="113"/>
              <w:jc w:val="center"/>
              <w:rPr>
                <w:rFonts w:cs="Arial"/>
                <w:lang w:val="de-DE" w:eastAsia="ja-JP"/>
              </w:rPr>
            </w:pPr>
            <w:r>
              <w:rPr>
                <w:sz w:val="16"/>
                <w:szCs w:val="16"/>
                <w:lang w:val="de-DE"/>
              </w:rPr>
              <w:t>(as per Operational Modes and Voltage Range Definition)</w:t>
            </w:r>
          </w:p>
        </w:tc>
        <w:tc>
          <w:tcPr>
            <w:tcW w:w="270" w:type="dxa"/>
            <w:tcBorders>
              <w:top w:val="single" w:sz="4" w:space="0" w:color="auto"/>
              <w:left w:val="single" w:sz="4" w:space="0" w:color="auto"/>
              <w:bottom w:val="single" w:sz="4" w:space="0" w:color="auto"/>
              <w:right w:val="single" w:sz="4" w:space="0" w:color="auto"/>
            </w:tcBorders>
            <w:vAlign w:val="center"/>
            <w:hideMark/>
          </w:tcPr>
          <w:p w:rsidR="0073659C"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73659C"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73659C"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73659C"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73659C" w:rsidRDefault="00935523">
            <w:pPr>
              <w:jc w:val="center"/>
              <w:rPr>
                <w:rFonts w:cs="Arial"/>
                <w:sz w:val="16"/>
                <w:szCs w:val="16"/>
                <w:lang w:val="de-DE" w:eastAsia="ja-JP"/>
              </w:rPr>
            </w:pPr>
            <w:r>
              <w:rPr>
                <w:rFonts w:cs="Arial"/>
                <w:sz w:val="16"/>
                <w:szCs w:val="16"/>
                <w:lang w:val="de-DE" w:eastAsia="ja-JP"/>
              </w:rPr>
              <w:t>X</w:t>
            </w:r>
          </w:p>
        </w:tc>
        <w:tc>
          <w:tcPr>
            <w:tcW w:w="502" w:type="dxa"/>
            <w:tcBorders>
              <w:top w:val="single" w:sz="4" w:space="0" w:color="auto"/>
              <w:left w:val="single" w:sz="4" w:space="0" w:color="auto"/>
              <w:bottom w:val="single" w:sz="4" w:space="0" w:color="auto"/>
              <w:right w:val="single" w:sz="4" w:space="0" w:color="auto"/>
            </w:tcBorders>
            <w:vAlign w:val="center"/>
            <w:hideMark/>
          </w:tcPr>
          <w:p w:rsidR="0073659C" w:rsidRDefault="00935523">
            <w:pPr>
              <w:jc w:val="center"/>
              <w:rPr>
                <w:rFonts w:cs="Arial"/>
                <w:sz w:val="16"/>
                <w:szCs w:val="16"/>
                <w:lang w:val="de-DE" w:eastAsia="ja-JP"/>
              </w:rPr>
            </w:pPr>
            <w:r>
              <w:rPr>
                <w:rFonts w:cs="Arial"/>
                <w:sz w:val="16"/>
                <w:szCs w:val="16"/>
                <w:lang w:val="de-DE" w:eastAsia="ja-JP"/>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73659C"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73659C"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73659C"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73659C"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73659C"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73659C" w:rsidRDefault="00935523">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73659C" w:rsidRDefault="00935523">
            <w:pPr>
              <w:jc w:val="center"/>
              <w:rPr>
                <w:rFonts w:cs="Arial"/>
                <w:sz w:val="16"/>
                <w:szCs w:val="16"/>
                <w:lang w:val="de-DE" w:eastAsia="ja-JP"/>
              </w:rPr>
            </w:pPr>
            <w:r>
              <w:rPr>
                <w:rFonts w:cs="Arial"/>
                <w:sz w:val="16"/>
                <w:szCs w:val="16"/>
                <w:lang w:val="de-DE" w:eastAsia="ja-JP"/>
              </w:rPr>
              <w:t>X</w:t>
            </w:r>
          </w:p>
        </w:tc>
        <w:tc>
          <w:tcPr>
            <w:tcW w:w="3143" w:type="dxa"/>
            <w:tcBorders>
              <w:top w:val="single" w:sz="4" w:space="0" w:color="auto"/>
              <w:left w:val="single" w:sz="4" w:space="0" w:color="auto"/>
              <w:bottom w:val="single" w:sz="4" w:space="0" w:color="auto"/>
              <w:right w:val="single" w:sz="4" w:space="0" w:color="auto"/>
            </w:tcBorders>
            <w:vAlign w:val="center"/>
            <w:hideMark/>
          </w:tcPr>
          <w:p w:rsidR="0073659C" w:rsidRDefault="00CC6E4C" w:rsidP="00CC6E4C">
            <w:pPr>
              <w:jc w:val="center"/>
              <w:rPr>
                <w:rFonts w:cs="Arial"/>
                <w:sz w:val="16"/>
                <w:szCs w:val="16"/>
                <w:lang w:val="de-DE" w:eastAsia="ja-JP"/>
              </w:rPr>
            </w:pPr>
            <w:r>
              <w:rPr>
                <w:rFonts w:cs="Arial"/>
                <w:noProof/>
                <w:sz w:val="16"/>
                <w:szCs w:val="16"/>
              </w:rPr>
              <w:pict>
                <v:shape id="5e78c2ce00005c8e000060fe" o:spid="_x0000_i1065" type="#_x0000_t75" style="width:117.75pt;height:14.25pt;visibility:visible;mso-wrap-style:square">
                  <v:imagedata r:id="rId147" o:title=""/>
                </v:shape>
              </w:pict>
            </w:r>
            <w:r w:rsidR="00935523">
              <w:rPr>
                <w:rFonts w:cs="Arial"/>
                <w:sz w:val="16"/>
                <w:szCs w:val="16"/>
                <w:lang w:val="de-DE" w:eastAsia="ja-JP"/>
              </w:rPr>
              <w:t>/294</w:t>
            </w:r>
          </w:p>
          <w:p w:rsidR="0073659C" w:rsidRDefault="00935523" w:rsidP="00CC6E4C">
            <w:pPr>
              <w:jc w:val="center"/>
              <w:rPr>
                <w:rFonts w:cs="Arial"/>
                <w:sz w:val="24"/>
                <w:lang w:val="de-DE" w:eastAsia="ja-JP"/>
              </w:rPr>
            </w:pPr>
            <w:r>
              <w:rPr>
                <w:rFonts w:cs="Arial"/>
                <w:lang w:val="de-DE" w:eastAsia="ja-JP"/>
              </w:rPr>
              <w:t xml:space="preserve">Example </w:t>
            </w:r>
            <w:r w:rsidR="00CC6E4C">
              <w:object w:dxaOrig="2925" w:dyaOrig="390">
                <v:shape id="5e78c2ce00005c8e00003f60" o:spid="_x0000_i1066" type="#_x0000_t75" style="width:146.25pt;height:19.5pt" o:ole="">
                  <v:imagedata r:id="rId145" o:title=""/>
                </v:shape>
                <o:OLEObject Type="Embed" ProgID="PBrush" ShapeID="5e78c2ce00005c8e00003f60" DrawAspect="Content" ObjectID="_1646464008" r:id="rId148"/>
              </w:object>
            </w:r>
          </w:p>
        </w:tc>
      </w:tr>
      <w:tr w:rsidR="0073659C" w:rsidTr="00102C46">
        <w:trPr>
          <w:cantSplit/>
          <w:trHeight w:val="194"/>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73659C" w:rsidRDefault="00935523">
            <w:pPr>
              <w:rPr>
                <w:rFonts w:cs="Arial"/>
                <w:lang w:val="de-DE" w:eastAsia="ja-JP"/>
              </w:rPr>
            </w:pPr>
          </w:p>
        </w:tc>
        <w:tc>
          <w:tcPr>
            <w:tcW w:w="3742" w:type="dxa"/>
            <w:gridSpan w:val="13"/>
            <w:tcBorders>
              <w:top w:val="single" w:sz="4" w:space="0" w:color="auto"/>
              <w:left w:val="single" w:sz="4" w:space="0" w:color="auto"/>
              <w:bottom w:val="single" w:sz="4" w:space="0" w:color="auto"/>
              <w:right w:val="single" w:sz="4" w:space="0" w:color="auto"/>
            </w:tcBorders>
            <w:vAlign w:val="center"/>
            <w:hideMark/>
          </w:tcPr>
          <w:p w:rsidR="0073659C" w:rsidRDefault="00935523">
            <w:pPr>
              <w:jc w:val="center"/>
              <w:rPr>
                <w:rFonts w:cs="Arial"/>
                <w:sz w:val="16"/>
                <w:szCs w:val="16"/>
                <w:lang w:val="de-DE" w:eastAsia="ja-JP"/>
              </w:rPr>
            </w:pPr>
            <w:r>
              <w:rPr>
                <w:sz w:val="16"/>
                <w:szCs w:val="16"/>
                <w:lang w:val="de-DE"/>
              </w:rPr>
              <w:t>All Other Cases</w:t>
            </w:r>
          </w:p>
        </w:tc>
        <w:tc>
          <w:tcPr>
            <w:tcW w:w="3143" w:type="dxa"/>
            <w:tcBorders>
              <w:top w:val="single" w:sz="4" w:space="0" w:color="auto"/>
              <w:left w:val="single" w:sz="4" w:space="0" w:color="auto"/>
              <w:bottom w:val="single" w:sz="4" w:space="0" w:color="auto"/>
              <w:right w:val="single" w:sz="4" w:space="0" w:color="auto"/>
            </w:tcBorders>
            <w:vAlign w:val="center"/>
            <w:hideMark/>
          </w:tcPr>
          <w:p w:rsidR="0073659C" w:rsidRDefault="00935523">
            <w:pPr>
              <w:jc w:val="center"/>
              <w:rPr>
                <w:rFonts w:cs="Arial"/>
                <w:sz w:val="24"/>
                <w:lang w:val="de-DE" w:eastAsia="ja-JP"/>
              </w:rPr>
            </w:pPr>
            <w:r>
              <w:rPr>
                <w:sz w:val="24"/>
                <w:lang w:val="de-DE"/>
              </w:rPr>
              <w:t xml:space="preserve">Blank (Do not overlay </w:t>
            </w:r>
            <w:r>
              <w:rPr>
                <w:sz w:val="24"/>
                <w:lang w:val="de-DE"/>
              </w:rPr>
              <w:t>SAPFeatureMenuContent)</w:t>
            </w:r>
          </w:p>
        </w:tc>
      </w:tr>
    </w:tbl>
    <w:p w:rsidR="0073659C" w:rsidRDefault="00935523" w:rsidP="0073659C">
      <w:r>
        <w:tab/>
        <w:t>4” supports semi-assisted park (SAP) only, configuration Parking Assistance_Cfg is not required.</w:t>
      </w:r>
    </w:p>
    <w:p w:rsidR="00102C46" w:rsidRPr="00EA48D5" w:rsidRDefault="00935523" w:rsidP="0073659C">
      <w:pPr>
        <w:tabs>
          <w:tab w:val="left" w:pos="3855"/>
        </w:tabs>
      </w:pPr>
    </w:p>
    <w:p w:rsidR="00406F39" w:rsidRDefault="00935523" w:rsidP="00CC6E4C">
      <w:pPr>
        <w:pStyle w:val="Heading3"/>
      </w:pPr>
      <w:bookmarkStart w:id="66" w:name="_Toc35850673"/>
      <w:r>
        <w:t>Active Park Assist (APA) Soft Menu Interface</w:t>
      </w:r>
      <w:bookmarkEnd w:id="66"/>
    </w:p>
    <w:p w:rsidR="00CC6E4C" w:rsidRPr="00CC6E4C" w:rsidRDefault="00CC6E4C" w:rsidP="00CC6E4C">
      <w:pPr>
        <w:pStyle w:val="Heading4"/>
        <w:rPr>
          <w:b w:val="0"/>
          <w:u w:val="single"/>
        </w:rPr>
      </w:pPr>
      <w:r w:rsidRPr="00CC6E4C">
        <w:rPr>
          <w:b w:val="0"/>
          <w:u w:val="single"/>
        </w:rPr>
        <w:t>CAMERA-FUR-REQ-130508/C-Active Park Assist (APA) Soft Menu Interface General Requirements 1</w:t>
      </w:r>
    </w:p>
    <w:p w:rsidR="00437436" w:rsidRDefault="00935523" w:rsidP="00437436">
      <w:r>
        <w:t>The infotainment display system shall provide a suitable means to allow mode selection of the APA functions SAPP, PPA and POA.</w:t>
      </w:r>
    </w:p>
    <w:p w:rsidR="00437436" w:rsidRDefault="00935523" w:rsidP="00437436">
      <w:r>
        <w:lastRenderedPageBreak/>
        <w:t xml:space="preserve">Note: This </w:t>
      </w:r>
      <w:r>
        <w:t>would consist of either touch screen keys or soft buttons, depending on HMI ECU hardware.</w:t>
      </w:r>
    </w:p>
    <w:p w:rsidR="00406F39" w:rsidRDefault="00935523" w:rsidP="00CC6E4C">
      <w:pPr>
        <w:pStyle w:val="Heading4"/>
      </w:pPr>
      <w:r>
        <w:t>Active Park Assist (APA) Soft Menu Interface General Requirements 2</w:t>
      </w:r>
    </w:p>
    <w:p w:rsidR="00CC6E4C" w:rsidRPr="00CC6E4C" w:rsidRDefault="00CC6E4C" w:rsidP="00CC6E4C">
      <w:pPr>
        <w:pStyle w:val="Heading5"/>
        <w:rPr>
          <w:b w:val="0"/>
          <w:u w:val="single"/>
        </w:rPr>
      </w:pPr>
      <w:r w:rsidRPr="00CC6E4C">
        <w:rPr>
          <w:b w:val="0"/>
          <w:u w:val="single"/>
        </w:rPr>
        <w:t>CAMERA-FUR-REQ-166829/A-Active Park Assist (APA) Soft Menu Interface General Requirements 2</w:t>
      </w:r>
    </w:p>
    <w:p w:rsidR="008B2899" w:rsidRDefault="00935523" w:rsidP="008B2899">
      <w:pPr>
        <w:autoSpaceDE w:val="0"/>
        <w:autoSpaceDN w:val="0"/>
        <w:adjustRightInd w:val="0"/>
        <w:spacing w:line="288" w:lineRule="auto"/>
      </w:pPr>
      <w:r>
        <w:t>[APA_SMenu] is an internal HMI parameter containing the current state of the soft menu display. It is derived from CAN signals [ApaMde_D_S</w:t>
      </w:r>
      <w:r>
        <w:t>tat], [ApaSelSapp_D_Stat], [ApaSelPpa_D_Stat] and [ApaSelPoa_D_Stat].</w:t>
      </w:r>
    </w:p>
    <w:p w:rsidR="008B2899" w:rsidRDefault="00935523" w:rsidP="008B2899">
      <w:pPr>
        <w:autoSpaceDE w:val="0"/>
        <w:autoSpaceDN w:val="0"/>
        <w:adjustRightInd w:val="0"/>
        <w:spacing w:line="288" w:lineRule="auto"/>
      </w:pPr>
      <w:r>
        <w:t>“Allowed Soft Buttons” refers to the soft button keys that may be selected by the customer. If a soft button is not allowed, it may still be displayed but must be shown as “grayed out” o</w:t>
      </w:r>
      <w:r>
        <w:t>r otherwise denoted as not-selectable per HMI team direction. Reference positional “MenuBar” in the active park assist signal processing section for a graphical example.</w:t>
      </w:r>
    </w:p>
    <w:p w:rsidR="00500605" w:rsidRPr="008B2899" w:rsidRDefault="00935523" w:rsidP="008B2899"/>
    <w:p w:rsidR="00CC6E4C" w:rsidRPr="00CC6E4C" w:rsidRDefault="00CC6E4C" w:rsidP="00CC6E4C">
      <w:pPr>
        <w:pStyle w:val="Heading5"/>
        <w:rPr>
          <w:b w:val="0"/>
          <w:u w:val="single"/>
        </w:rPr>
      </w:pPr>
      <w:r w:rsidRPr="00CC6E4C">
        <w:rPr>
          <w:b w:val="0"/>
          <w:u w:val="single"/>
        </w:rPr>
        <w:t>CAMERA-FUR-REQ-161350/D-Active Park Assist (APA) Soft Menu Interface General Requirements 2a</w:t>
      </w:r>
    </w:p>
    <w:p w:rsidR="00F00B05" w:rsidRDefault="00935523" w:rsidP="00F00B05"/>
    <w:tbl>
      <w:tblPr>
        <w:tblW w:w="9812" w:type="dxa"/>
        <w:jc w:val="center"/>
        <w:tblLook w:val="04A0" w:firstRow="1" w:lastRow="0" w:firstColumn="1" w:lastColumn="0" w:noHBand="0" w:noVBand="1"/>
      </w:tblPr>
      <w:tblGrid>
        <w:gridCol w:w="637"/>
        <w:gridCol w:w="1976"/>
        <w:gridCol w:w="531"/>
        <w:gridCol w:w="531"/>
        <w:gridCol w:w="531"/>
        <w:gridCol w:w="583"/>
        <w:gridCol w:w="777"/>
        <w:gridCol w:w="777"/>
        <w:gridCol w:w="583"/>
        <w:gridCol w:w="777"/>
        <w:gridCol w:w="2109"/>
      </w:tblGrid>
      <w:tr w:rsidR="008A6D73" w:rsidTr="008A6D73">
        <w:trPr>
          <w:cantSplit/>
          <w:trHeight w:val="2388"/>
          <w:jc w:val="center"/>
        </w:trPr>
        <w:tc>
          <w:tcPr>
            <w:tcW w:w="635" w:type="dxa"/>
            <w:tcBorders>
              <w:top w:val="single" w:sz="4" w:space="0" w:color="auto"/>
              <w:left w:val="single" w:sz="4" w:space="0" w:color="auto"/>
              <w:bottom w:val="double" w:sz="4" w:space="0" w:color="auto"/>
              <w:right w:val="single" w:sz="4" w:space="0" w:color="auto"/>
            </w:tcBorders>
            <w:shd w:val="clear" w:color="auto" w:fill="D9D9D9" w:themeFill="background1" w:themeFillShade="D9"/>
            <w:textDirection w:val="btLr"/>
            <w:vAlign w:val="center"/>
          </w:tcPr>
          <w:p w:rsidR="008A6D73" w:rsidRDefault="00935523">
            <w:pPr>
              <w:ind w:left="113" w:right="113"/>
              <w:jc w:val="center"/>
              <w:rPr>
                <w:rFonts w:cs="Arial"/>
                <w:sz w:val="16"/>
                <w:szCs w:val="16"/>
                <w:lang w:val="de-DE" w:eastAsia="ja-JP"/>
              </w:rPr>
            </w:pPr>
            <w:r>
              <w:rPr>
                <w:sz w:val="16"/>
                <w:szCs w:val="16"/>
                <w:lang w:val="de-DE"/>
              </w:rPr>
              <w:t>Operational Mode</w:t>
            </w:r>
          </w:p>
        </w:tc>
        <w:tc>
          <w:tcPr>
            <w:tcW w:w="1986"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8A6D73" w:rsidRDefault="00935523">
            <w:pPr>
              <w:spacing w:after="60"/>
              <w:jc w:val="center"/>
              <w:rPr>
                <w:rFonts w:cs="Arial"/>
                <w:b/>
                <w:lang w:val="de-DE" w:eastAsia="ar-SA"/>
              </w:rPr>
            </w:pPr>
            <w:r>
              <w:rPr>
                <w:b/>
                <w:bCs/>
                <w:kern w:val="32"/>
                <w:lang w:val="de-DE" w:eastAsia="ar-SA"/>
              </w:rPr>
              <w:t>[</w:t>
            </w:r>
            <w:r>
              <w:rPr>
                <w:b/>
                <w:lang w:val="de-DE"/>
              </w:rPr>
              <w:t>ApaMde_D_Stat</w:t>
            </w:r>
            <w:r>
              <w:rPr>
                <w:b/>
                <w:bCs/>
                <w:kern w:val="32"/>
                <w:lang w:val="de-DE" w:eastAsia="ar-SA"/>
              </w:rPr>
              <w:t>]</w:t>
            </w:r>
          </w:p>
        </w:tc>
        <w:tc>
          <w:tcPr>
            <w:tcW w:w="533" w:type="dxa"/>
            <w:tcBorders>
              <w:top w:val="single" w:sz="4" w:space="0" w:color="auto"/>
              <w:left w:val="single" w:sz="4" w:space="0" w:color="auto"/>
              <w:bottom w:val="double" w:sz="4" w:space="0" w:color="auto"/>
              <w:right w:val="single" w:sz="4" w:space="0" w:color="auto"/>
            </w:tcBorders>
            <w:shd w:val="clear" w:color="auto" w:fill="D9D9D9" w:themeFill="background1" w:themeFillShade="D9"/>
            <w:textDirection w:val="btLr"/>
            <w:vAlign w:val="center"/>
            <w:hideMark/>
          </w:tcPr>
          <w:p w:rsidR="008A6D73" w:rsidRDefault="00935523">
            <w:pPr>
              <w:spacing w:after="60"/>
              <w:ind w:left="113" w:right="113"/>
              <w:jc w:val="center"/>
              <w:rPr>
                <w:rFonts w:cs="Arial"/>
                <w:b/>
                <w:bCs/>
                <w:kern w:val="32"/>
                <w:lang w:val="de-DE" w:eastAsia="ar-SA"/>
              </w:rPr>
            </w:pPr>
            <w:r>
              <w:rPr>
                <w:b/>
                <w:bCs/>
                <w:kern w:val="32"/>
                <w:lang w:val="de-DE" w:eastAsia="ar-SA"/>
              </w:rPr>
              <w:t>[ApaSelSapp_D_Stat]</w:t>
            </w:r>
          </w:p>
        </w:tc>
        <w:tc>
          <w:tcPr>
            <w:tcW w:w="533" w:type="dxa"/>
            <w:tcBorders>
              <w:top w:val="single" w:sz="4" w:space="0" w:color="auto"/>
              <w:left w:val="single" w:sz="4" w:space="0" w:color="auto"/>
              <w:bottom w:val="double" w:sz="4" w:space="0" w:color="auto"/>
              <w:right w:val="single" w:sz="4" w:space="0" w:color="auto"/>
            </w:tcBorders>
            <w:shd w:val="clear" w:color="auto" w:fill="D9D9D9" w:themeFill="background1" w:themeFillShade="D9"/>
            <w:textDirection w:val="btLr"/>
            <w:vAlign w:val="center"/>
            <w:hideMark/>
          </w:tcPr>
          <w:p w:rsidR="008A6D73" w:rsidRDefault="00935523">
            <w:pPr>
              <w:spacing w:after="60"/>
              <w:ind w:left="113" w:right="113"/>
              <w:jc w:val="center"/>
              <w:rPr>
                <w:rFonts w:cs="Arial"/>
                <w:b/>
                <w:bCs/>
                <w:kern w:val="32"/>
                <w:lang w:val="de-DE" w:eastAsia="ar-SA"/>
              </w:rPr>
            </w:pPr>
            <w:r>
              <w:rPr>
                <w:b/>
                <w:bCs/>
                <w:kern w:val="32"/>
                <w:lang w:val="de-DE" w:eastAsia="ar-SA"/>
              </w:rPr>
              <w:t>[ApaSelPpa_D_Stat]</w:t>
            </w:r>
          </w:p>
        </w:tc>
        <w:tc>
          <w:tcPr>
            <w:tcW w:w="533" w:type="dxa"/>
            <w:tcBorders>
              <w:top w:val="single" w:sz="4" w:space="0" w:color="auto"/>
              <w:left w:val="single" w:sz="4" w:space="0" w:color="auto"/>
              <w:bottom w:val="double" w:sz="4" w:space="0" w:color="auto"/>
              <w:right w:val="double" w:sz="4" w:space="0" w:color="auto"/>
            </w:tcBorders>
            <w:shd w:val="clear" w:color="auto" w:fill="D9D9D9" w:themeFill="background1" w:themeFillShade="D9"/>
            <w:textDirection w:val="btLr"/>
            <w:vAlign w:val="center"/>
            <w:hideMark/>
          </w:tcPr>
          <w:p w:rsidR="008A6D73" w:rsidRDefault="00935523">
            <w:pPr>
              <w:spacing w:after="60"/>
              <w:ind w:left="113" w:right="113"/>
              <w:jc w:val="center"/>
              <w:rPr>
                <w:rFonts w:cs="Arial"/>
                <w:b/>
                <w:bCs/>
                <w:kern w:val="32"/>
                <w:lang w:val="de-DE" w:eastAsia="ar-SA"/>
              </w:rPr>
            </w:pPr>
            <w:r>
              <w:rPr>
                <w:b/>
                <w:bCs/>
                <w:kern w:val="32"/>
                <w:lang w:val="de-DE" w:eastAsia="ar-SA"/>
              </w:rPr>
              <w:t>[ApaSelPoa_D_Stat]</w:t>
            </w:r>
          </w:p>
        </w:tc>
        <w:tc>
          <w:tcPr>
            <w:tcW w:w="585" w:type="dxa"/>
            <w:tcBorders>
              <w:top w:val="single" w:sz="4" w:space="0" w:color="auto"/>
              <w:left w:val="double" w:sz="4" w:space="0" w:color="auto"/>
              <w:bottom w:val="double" w:sz="4" w:space="0" w:color="auto"/>
              <w:right w:val="double" w:sz="4" w:space="0" w:color="auto"/>
            </w:tcBorders>
            <w:shd w:val="clear" w:color="auto" w:fill="D9D9D9" w:themeFill="background1" w:themeFillShade="D9"/>
            <w:textDirection w:val="btLr"/>
            <w:vAlign w:val="center"/>
            <w:hideMark/>
          </w:tcPr>
          <w:p w:rsidR="008A6D73" w:rsidRDefault="00935523">
            <w:pPr>
              <w:spacing w:after="60"/>
              <w:ind w:left="113" w:right="113"/>
              <w:jc w:val="center"/>
              <w:rPr>
                <w:rFonts w:cs="Arial"/>
                <w:b/>
                <w:bCs/>
                <w:kern w:val="32"/>
                <w:lang w:val="de-DE" w:eastAsia="ar-SA"/>
              </w:rPr>
            </w:pPr>
            <w:r>
              <w:rPr>
                <w:b/>
                <w:bCs/>
                <w:kern w:val="32"/>
                <w:lang w:val="de-DE" w:eastAsia="ar-SA"/>
              </w:rPr>
              <w:t>APA_SB1 (SAPP) selection allowed?</w:t>
            </w:r>
          </w:p>
        </w:tc>
        <w:tc>
          <w:tcPr>
            <w:tcW w:w="761" w:type="dxa"/>
            <w:tcBorders>
              <w:top w:val="single" w:sz="4" w:space="0" w:color="auto"/>
              <w:left w:val="double" w:sz="4" w:space="0" w:color="auto"/>
              <w:bottom w:val="double" w:sz="4" w:space="0" w:color="auto"/>
              <w:right w:val="double" w:sz="4" w:space="0" w:color="auto"/>
            </w:tcBorders>
            <w:shd w:val="clear" w:color="auto" w:fill="D9D9D9" w:themeFill="background1" w:themeFillShade="D9"/>
            <w:textDirection w:val="btLr"/>
            <w:vAlign w:val="center"/>
            <w:hideMark/>
          </w:tcPr>
          <w:p w:rsidR="008A6D73" w:rsidRDefault="00935523">
            <w:pPr>
              <w:spacing w:after="60"/>
              <w:ind w:left="113" w:right="113"/>
              <w:jc w:val="center"/>
              <w:rPr>
                <w:rFonts w:cs="Arial"/>
                <w:b/>
                <w:bCs/>
                <w:kern w:val="32"/>
                <w:lang w:val="de-DE" w:eastAsia="ar-SA"/>
              </w:rPr>
            </w:pPr>
            <w:r>
              <w:rPr>
                <w:b/>
                <w:bCs/>
                <w:kern w:val="32"/>
                <w:lang w:val="de-DE" w:eastAsia="ar-SA"/>
              </w:rPr>
              <w:t>APA_SB2 (PPA) selection allowed?</w:t>
            </w:r>
          </w:p>
        </w:tc>
        <w:tc>
          <w:tcPr>
            <w:tcW w:w="761" w:type="dxa"/>
            <w:tcBorders>
              <w:top w:val="single" w:sz="4" w:space="0" w:color="auto"/>
              <w:left w:val="double" w:sz="4" w:space="0" w:color="auto"/>
              <w:bottom w:val="double" w:sz="4" w:space="0" w:color="auto"/>
              <w:right w:val="double" w:sz="4" w:space="0" w:color="auto"/>
            </w:tcBorders>
            <w:shd w:val="clear" w:color="auto" w:fill="D9D9D9" w:themeFill="background1" w:themeFillShade="D9"/>
            <w:textDirection w:val="btLr"/>
            <w:vAlign w:val="center"/>
            <w:hideMark/>
          </w:tcPr>
          <w:p w:rsidR="008A6D73" w:rsidRDefault="00935523">
            <w:pPr>
              <w:spacing w:after="60"/>
              <w:ind w:left="113" w:right="113"/>
              <w:jc w:val="center"/>
              <w:rPr>
                <w:rFonts w:cs="Arial"/>
                <w:b/>
                <w:bCs/>
                <w:kern w:val="32"/>
                <w:lang w:val="de-DE" w:eastAsia="ar-SA"/>
              </w:rPr>
            </w:pPr>
            <w:r>
              <w:rPr>
                <w:b/>
                <w:bCs/>
                <w:kern w:val="32"/>
                <w:lang w:val="de-DE" w:eastAsia="ar-SA"/>
              </w:rPr>
              <w:t>APA_SB3 (POA) selection allowed?</w:t>
            </w:r>
          </w:p>
        </w:tc>
        <w:tc>
          <w:tcPr>
            <w:tcW w:w="585" w:type="dxa"/>
            <w:tcBorders>
              <w:top w:val="single" w:sz="4" w:space="0" w:color="auto"/>
              <w:left w:val="double" w:sz="4" w:space="0" w:color="auto"/>
              <w:bottom w:val="double" w:sz="4" w:space="0" w:color="auto"/>
              <w:right w:val="double" w:sz="4" w:space="0" w:color="auto"/>
            </w:tcBorders>
            <w:shd w:val="clear" w:color="auto" w:fill="D9D9D9" w:themeFill="background1" w:themeFillShade="D9"/>
            <w:textDirection w:val="btLr"/>
            <w:vAlign w:val="center"/>
            <w:hideMark/>
          </w:tcPr>
          <w:p w:rsidR="008A6D73" w:rsidRDefault="00935523">
            <w:pPr>
              <w:spacing w:after="60"/>
              <w:ind w:left="113" w:right="113"/>
              <w:jc w:val="center"/>
              <w:rPr>
                <w:rFonts w:cs="Arial"/>
                <w:b/>
                <w:bCs/>
                <w:kern w:val="32"/>
                <w:lang w:val="de-DE" w:eastAsia="ar-SA"/>
              </w:rPr>
            </w:pPr>
            <w:r>
              <w:rPr>
                <w:b/>
                <w:bCs/>
                <w:kern w:val="32"/>
                <w:lang w:val="de-DE" w:eastAsia="ar-SA"/>
              </w:rPr>
              <w:t xml:space="preserve">APA_SB4 (OFF) </w:t>
            </w:r>
            <w:r>
              <w:rPr>
                <w:b/>
                <w:bCs/>
                <w:kern w:val="32"/>
                <w:lang w:val="de-DE" w:eastAsia="ar-SA"/>
              </w:rPr>
              <w:t>selection allowed?</w:t>
            </w:r>
          </w:p>
        </w:tc>
        <w:tc>
          <w:tcPr>
            <w:tcW w:w="761" w:type="dxa"/>
            <w:tcBorders>
              <w:top w:val="single" w:sz="4" w:space="0" w:color="auto"/>
              <w:left w:val="double" w:sz="4" w:space="0" w:color="auto"/>
              <w:bottom w:val="double" w:sz="4" w:space="0" w:color="auto"/>
              <w:right w:val="double" w:sz="4" w:space="0" w:color="auto"/>
            </w:tcBorders>
            <w:shd w:val="clear" w:color="auto" w:fill="D9D9D9" w:themeFill="background1" w:themeFillShade="D9"/>
            <w:textDirection w:val="btLr"/>
            <w:vAlign w:val="center"/>
            <w:hideMark/>
          </w:tcPr>
          <w:p w:rsidR="008A6D73" w:rsidRDefault="00935523">
            <w:pPr>
              <w:spacing w:after="60"/>
              <w:jc w:val="center"/>
              <w:rPr>
                <w:rFonts w:cs="Arial"/>
                <w:b/>
                <w:bCs/>
                <w:kern w:val="32"/>
                <w:lang w:val="de-DE" w:eastAsia="ar-SA"/>
              </w:rPr>
            </w:pPr>
            <w:r>
              <w:rPr>
                <w:b/>
                <w:bCs/>
                <w:kern w:val="32"/>
                <w:lang w:val="de-DE" w:eastAsia="ar-SA"/>
              </w:rPr>
              <w:t>APA_SB5 (INFO) selection allowed?</w:t>
            </w:r>
          </w:p>
        </w:tc>
        <w:tc>
          <w:tcPr>
            <w:tcW w:w="2139" w:type="dxa"/>
            <w:tcBorders>
              <w:top w:val="single" w:sz="4" w:space="0" w:color="auto"/>
              <w:left w:val="double" w:sz="4" w:space="0" w:color="auto"/>
              <w:bottom w:val="double" w:sz="4" w:space="0" w:color="auto"/>
              <w:right w:val="single" w:sz="4" w:space="0" w:color="auto"/>
            </w:tcBorders>
            <w:shd w:val="clear" w:color="auto" w:fill="D9D9D9" w:themeFill="background1" w:themeFillShade="D9"/>
            <w:vAlign w:val="center"/>
            <w:hideMark/>
          </w:tcPr>
          <w:p w:rsidR="008A6D73" w:rsidRDefault="00935523">
            <w:pPr>
              <w:spacing w:after="60"/>
              <w:jc w:val="center"/>
              <w:rPr>
                <w:rFonts w:cs="Arial"/>
                <w:b/>
                <w:lang w:val="de-DE" w:eastAsia="ar-SA"/>
              </w:rPr>
            </w:pPr>
            <w:r>
              <w:rPr>
                <w:b/>
                <w:bCs/>
                <w:kern w:val="32"/>
                <w:lang w:val="de-DE" w:eastAsia="ar-SA"/>
              </w:rPr>
              <w:t>[</w:t>
            </w:r>
            <w:r>
              <w:rPr>
                <w:b/>
                <w:lang w:val="de-DE"/>
              </w:rPr>
              <w:t>APA_SMenu</w:t>
            </w:r>
            <w:r>
              <w:rPr>
                <w:b/>
                <w:bCs/>
                <w:kern w:val="32"/>
                <w:lang w:val="de-DE" w:eastAsia="ar-SA"/>
              </w:rPr>
              <w:t>]</w:t>
            </w:r>
          </w:p>
        </w:tc>
      </w:tr>
      <w:tr w:rsidR="008A6D73" w:rsidTr="008A6D73">
        <w:trPr>
          <w:trHeight w:val="2625"/>
          <w:jc w:val="center"/>
        </w:trPr>
        <w:tc>
          <w:tcPr>
            <w:tcW w:w="635" w:type="dxa"/>
            <w:tcBorders>
              <w:top w:val="single" w:sz="4" w:space="0" w:color="auto"/>
              <w:left w:val="single" w:sz="4" w:space="0" w:color="auto"/>
              <w:bottom w:val="single" w:sz="4" w:space="0" w:color="auto"/>
              <w:right w:val="single" w:sz="4" w:space="0" w:color="auto"/>
            </w:tcBorders>
            <w:textDirection w:val="btLr"/>
            <w:vAlign w:val="center"/>
          </w:tcPr>
          <w:p w:rsidR="008A6D73" w:rsidRDefault="00935523">
            <w:pPr>
              <w:ind w:left="113" w:right="113"/>
              <w:jc w:val="center"/>
              <w:rPr>
                <w:rFonts w:cs="Arial"/>
                <w:lang w:val="de-DE" w:eastAsia="ja-JP"/>
              </w:rPr>
            </w:pPr>
            <w:r>
              <w:rPr>
                <w:lang w:val="de-DE"/>
              </w:rPr>
              <w:t>Run</w:t>
            </w:r>
          </w:p>
          <w:p w:rsidR="008A6D73" w:rsidRDefault="00935523">
            <w:pPr>
              <w:ind w:left="113" w:right="113"/>
              <w:jc w:val="center"/>
              <w:rPr>
                <w:rFonts w:cs="Arial"/>
                <w:lang w:val="de-DE" w:eastAsia="ja-JP"/>
              </w:rPr>
            </w:pPr>
            <w:r>
              <w:rPr>
                <w:sz w:val="16"/>
                <w:szCs w:val="16"/>
                <w:lang w:val="de-DE"/>
              </w:rPr>
              <w:t>(as per Operational Modes and Voltage Range Definition)</w:t>
            </w:r>
          </w:p>
        </w:tc>
        <w:tc>
          <w:tcPr>
            <w:tcW w:w="1986" w:type="dxa"/>
            <w:tcBorders>
              <w:top w:val="single" w:sz="4" w:space="0" w:color="auto"/>
              <w:left w:val="single" w:sz="4" w:space="0" w:color="auto"/>
              <w:bottom w:val="single" w:sz="4" w:space="0" w:color="auto"/>
              <w:right w:val="single" w:sz="4" w:space="0" w:color="auto"/>
            </w:tcBorders>
            <w:vAlign w:val="center"/>
            <w:hideMark/>
          </w:tcPr>
          <w:p w:rsidR="008A6D73" w:rsidRDefault="00935523">
            <w:pPr>
              <w:jc w:val="center"/>
              <w:rPr>
                <w:rFonts w:cs="Arial"/>
                <w:lang w:val="de-DE" w:eastAsia="ar-SA"/>
              </w:rPr>
            </w:pPr>
            <w:r>
              <w:rPr>
                <w:lang w:val="de-DE" w:eastAsia="ar-SA"/>
              </w:rPr>
              <w:t>0x2-SAPP</w:t>
            </w:r>
          </w:p>
          <w:p w:rsidR="008A6D73" w:rsidRDefault="00935523">
            <w:pPr>
              <w:jc w:val="center"/>
              <w:rPr>
                <w:lang w:val="de-DE" w:eastAsia="ar-SA"/>
              </w:rPr>
            </w:pPr>
            <w:r>
              <w:rPr>
                <w:lang w:val="de-DE" w:eastAsia="ar-SA"/>
              </w:rPr>
              <w:t>0x3 PPA</w:t>
            </w:r>
          </w:p>
          <w:p w:rsidR="008A6D73" w:rsidRDefault="00935523">
            <w:pPr>
              <w:spacing w:after="60"/>
              <w:jc w:val="center"/>
              <w:rPr>
                <w:rFonts w:cs="Arial"/>
                <w:lang w:val="de-DE" w:eastAsia="ar-SA"/>
              </w:rPr>
            </w:pPr>
            <w:r>
              <w:rPr>
                <w:lang w:val="de-DE" w:eastAsia="ar-SA"/>
              </w:rPr>
              <w:t>0x4 POA</w:t>
            </w:r>
          </w:p>
        </w:tc>
        <w:tc>
          <w:tcPr>
            <w:tcW w:w="533" w:type="dxa"/>
            <w:tcBorders>
              <w:top w:val="single" w:sz="4" w:space="0" w:color="auto"/>
              <w:left w:val="single" w:sz="4" w:space="0" w:color="auto"/>
              <w:bottom w:val="single" w:sz="4" w:space="0" w:color="auto"/>
              <w:right w:val="single" w:sz="4" w:space="0" w:color="auto"/>
            </w:tcBorders>
            <w:vAlign w:val="center"/>
            <w:hideMark/>
          </w:tcPr>
          <w:p w:rsidR="008A6D73" w:rsidRDefault="00935523">
            <w:pPr>
              <w:spacing w:after="60"/>
              <w:jc w:val="center"/>
              <w:rPr>
                <w:rFonts w:cs="Arial"/>
                <w:lang w:val="de-DE" w:eastAsia="ar-SA"/>
              </w:rPr>
            </w:pPr>
            <w:r>
              <w:rPr>
                <w:lang w:val="de-DE" w:eastAsia="ar-SA"/>
              </w:rPr>
              <w:t>X</w:t>
            </w:r>
          </w:p>
        </w:tc>
        <w:tc>
          <w:tcPr>
            <w:tcW w:w="533" w:type="dxa"/>
            <w:tcBorders>
              <w:top w:val="single" w:sz="4" w:space="0" w:color="auto"/>
              <w:left w:val="single" w:sz="4" w:space="0" w:color="auto"/>
              <w:bottom w:val="single" w:sz="4" w:space="0" w:color="auto"/>
              <w:right w:val="single" w:sz="4" w:space="0" w:color="auto"/>
            </w:tcBorders>
            <w:vAlign w:val="center"/>
            <w:hideMark/>
          </w:tcPr>
          <w:p w:rsidR="008A6D73" w:rsidRDefault="00935523">
            <w:pPr>
              <w:spacing w:after="60"/>
              <w:jc w:val="center"/>
              <w:rPr>
                <w:rFonts w:cs="Arial"/>
                <w:lang w:val="de-DE" w:eastAsia="ar-SA"/>
              </w:rPr>
            </w:pPr>
            <w:r>
              <w:rPr>
                <w:lang w:val="de-DE" w:eastAsia="ar-SA"/>
              </w:rPr>
              <w:t>X</w:t>
            </w:r>
          </w:p>
        </w:tc>
        <w:tc>
          <w:tcPr>
            <w:tcW w:w="533" w:type="dxa"/>
            <w:tcBorders>
              <w:top w:val="single" w:sz="4" w:space="0" w:color="auto"/>
              <w:left w:val="single" w:sz="4" w:space="0" w:color="auto"/>
              <w:bottom w:val="single" w:sz="4" w:space="0" w:color="auto"/>
              <w:right w:val="double" w:sz="4" w:space="0" w:color="auto"/>
            </w:tcBorders>
            <w:vAlign w:val="center"/>
            <w:hideMark/>
          </w:tcPr>
          <w:p w:rsidR="008A6D73" w:rsidRDefault="00935523">
            <w:pPr>
              <w:spacing w:after="60"/>
              <w:jc w:val="center"/>
              <w:rPr>
                <w:rFonts w:cs="Arial"/>
                <w:lang w:val="de-DE" w:eastAsia="ar-SA"/>
              </w:rPr>
            </w:pPr>
            <w:r>
              <w:rPr>
                <w:lang w:val="de-DE" w:eastAsia="ar-SA"/>
              </w:rPr>
              <w:t>X</w:t>
            </w:r>
          </w:p>
        </w:tc>
        <w:tc>
          <w:tcPr>
            <w:tcW w:w="585" w:type="dxa"/>
            <w:tcBorders>
              <w:top w:val="single" w:sz="4" w:space="0" w:color="auto"/>
              <w:left w:val="double" w:sz="4" w:space="0" w:color="auto"/>
              <w:bottom w:val="single" w:sz="4" w:space="0" w:color="auto"/>
              <w:right w:val="double" w:sz="4" w:space="0" w:color="auto"/>
            </w:tcBorders>
            <w:vAlign w:val="center"/>
            <w:hideMark/>
          </w:tcPr>
          <w:p w:rsidR="008A6D73" w:rsidRDefault="00935523">
            <w:pPr>
              <w:spacing w:after="60"/>
              <w:jc w:val="center"/>
              <w:rPr>
                <w:rFonts w:cs="Arial"/>
                <w:lang w:val="de-DE" w:eastAsia="ar-SA"/>
              </w:rPr>
            </w:pPr>
            <w:r>
              <w:rPr>
                <w:lang w:val="de-DE" w:eastAsia="ar-SA"/>
              </w:rPr>
              <w:t>Yes</w:t>
            </w:r>
          </w:p>
        </w:tc>
        <w:tc>
          <w:tcPr>
            <w:tcW w:w="761" w:type="dxa"/>
            <w:tcBorders>
              <w:top w:val="single" w:sz="4" w:space="0" w:color="auto"/>
              <w:left w:val="double" w:sz="4" w:space="0" w:color="auto"/>
              <w:bottom w:val="single" w:sz="4" w:space="0" w:color="auto"/>
              <w:right w:val="double" w:sz="4" w:space="0" w:color="auto"/>
            </w:tcBorders>
            <w:vAlign w:val="center"/>
            <w:hideMark/>
          </w:tcPr>
          <w:p w:rsidR="008A6D73" w:rsidRDefault="00935523">
            <w:pPr>
              <w:spacing w:after="60"/>
              <w:jc w:val="center"/>
              <w:rPr>
                <w:rFonts w:cs="Arial"/>
                <w:sz w:val="16"/>
                <w:szCs w:val="16"/>
                <w:lang w:val="de-DE" w:eastAsia="ar-SA"/>
              </w:rPr>
            </w:pPr>
            <w:r>
              <w:rPr>
                <w:sz w:val="16"/>
                <w:szCs w:val="16"/>
                <w:lang w:val="de-DE" w:eastAsia="ar-SA"/>
              </w:rPr>
              <w:t>No Change</w:t>
            </w:r>
          </w:p>
        </w:tc>
        <w:tc>
          <w:tcPr>
            <w:tcW w:w="761" w:type="dxa"/>
            <w:tcBorders>
              <w:top w:val="single" w:sz="4" w:space="0" w:color="auto"/>
              <w:left w:val="double" w:sz="4" w:space="0" w:color="auto"/>
              <w:bottom w:val="single" w:sz="4" w:space="0" w:color="auto"/>
              <w:right w:val="double" w:sz="4" w:space="0" w:color="auto"/>
            </w:tcBorders>
            <w:vAlign w:val="center"/>
            <w:hideMark/>
          </w:tcPr>
          <w:p w:rsidR="008A6D73" w:rsidRDefault="00935523">
            <w:pPr>
              <w:spacing w:after="60"/>
              <w:jc w:val="center"/>
              <w:rPr>
                <w:rFonts w:cs="Arial"/>
                <w:sz w:val="16"/>
                <w:szCs w:val="16"/>
                <w:lang w:val="de-DE" w:eastAsia="ar-SA"/>
              </w:rPr>
            </w:pPr>
            <w:r>
              <w:rPr>
                <w:sz w:val="16"/>
                <w:szCs w:val="16"/>
                <w:lang w:val="de-DE" w:eastAsia="ar-SA"/>
              </w:rPr>
              <w:t>No Change</w:t>
            </w:r>
          </w:p>
        </w:tc>
        <w:tc>
          <w:tcPr>
            <w:tcW w:w="585" w:type="dxa"/>
            <w:tcBorders>
              <w:top w:val="single" w:sz="4" w:space="0" w:color="auto"/>
              <w:left w:val="double" w:sz="4" w:space="0" w:color="auto"/>
              <w:bottom w:val="single" w:sz="4" w:space="0" w:color="auto"/>
              <w:right w:val="double" w:sz="4" w:space="0" w:color="auto"/>
            </w:tcBorders>
            <w:vAlign w:val="center"/>
            <w:hideMark/>
          </w:tcPr>
          <w:p w:rsidR="008A6D73" w:rsidRDefault="00935523">
            <w:pPr>
              <w:spacing w:after="60"/>
              <w:jc w:val="center"/>
              <w:rPr>
                <w:rFonts w:cs="Arial"/>
                <w:lang w:val="de-DE" w:eastAsia="ar-SA"/>
              </w:rPr>
            </w:pPr>
            <w:r>
              <w:rPr>
                <w:lang w:val="de-DE" w:eastAsia="ar-SA"/>
              </w:rPr>
              <w:t>Yes</w:t>
            </w:r>
          </w:p>
        </w:tc>
        <w:tc>
          <w:tcPr>
            <w:tcW w:w="761" w:type="dxa"/>
            <w:tcBorders>
              <w:top w:val="single" w:sz="4" w:space="0" w:color="auto"/>
              <w:left w:val="double" w:sz="4" w:space="0" w:color="auto"/>
              <w:bottom w:val="single" w:sz="4" w:space="0" w:color="auto"/>
              <w:right w:val="double" w:sz="4" w:space="0" w:color="auto"/>
            </w:tcBorders>
            <w:vAlign w:val="center"/>
            <w:hideMark/>
          </w:tcPr>
          <w:p w:rsidR="008A6D73" w:rsidRDefault="00935523">
            <w:pPr>
              <w:spacing w:after="60"/>
              <w:jc w:val="center"/>
              <w:rPr>
                <w:rFonts w:cs="Arial"/>
                <w:lang w:val="de-DE" w:eastAsia="ar-SA"/>
              </w:rPr>
            </w:pPr>
            <w:r>
              <w:rPr>
                <w:sz w:val="16"/>
                <w:szCs w:val="16"/>
                <w:lang w:val="de-DE" w:eastAsia="ar-SA"/>
              </w:rPr>
              <w:t>No Change</w:t>
            </w:r>
          </w:p>
        </w:tc>
        <w:tc>
          <w:tcPr>
            <w:tcW w:w="2139" w:type="dxa"/>
            <w:tcBorders>
              <w:top w:val="single" w:sz="4" w:space="0" w:color="auto"/>
              <w:left w:val="double" w:sz="4" w:space="0" w:color="auto"/>
              <w:bottom w:val="single" w:sz="4" w:space="0" w:color="auto"/>
              <w:right w:val="single" w:sz="4" w:space="0" w:color="auto"/>
            </w:tcBorders>
            <w:vAlign w:val="center"/>
            <w:hideMark/>
          </w:tcPr>
          <w:p w:rsidR="008A6D73" w:rsidRDefault="00935523">
            <w:pPr>
              <w:spacing w:after="60"/>
              <w:jc w:val="center"/>
              <w:rPr>
                <w:rFonts w:cs="Arial"/>
                <w:lang w:val="de-DE" w:eastAsia="ar-SA"/>
              </w:rPr>
            </w:pPr>
            <w:r>
              <w:rPr>
                <w:lang w:val="de-DE" w:eastAsia="ar-SA"/>
              </w:rPr>
              <w:t>Set equal to [ApaMde_D_Stat]</w:t>
            </w:r>
          </w:p>
        </w:tc>
      </w:tr>
      <w:tr w:rsidR="008A6D73" w:rsidTr="008A6D73">
        <w:trPr>
          <w:trHeight w:val="307"/>
          <w:jc w:val="center"/>
        </w:trPr>
        <w:tc>
          <w:tcPr>
            <w:tcW w:w="4220" w:type="dxa"/>
            <w:gridSpan w:val="5"/>
            <w:tcBorders>
              <w:top w:val="single" w:sz="4" w:space="0" w:color="auto"/>
              <w:left w:val="single" w:sz="4" w:space="0" w:color="auto"/>
              <w:bottom w:val="single" w:sz="4" w:space="0" w:color="auto"/>
              <w:right w:val="double" w:sz="4" w:space="0" w:color="auto"/>
            </w:tcBorders>
          </w:tcPr>
          <w:p w:rsidR="008A6D73" w:rsidRDefault="00935523">
            <w:pPr>
              <w:spacing w:after="60"/>
              <w:jc w:val="center"/>
              <w:rPr>
                <w:rFonts w:cs="Arial"/>
                <w:lang w:val="de-DE" w:eastAsia="ar-SA"/>
              </w:rPr>
            </w:pPr>
            <w:r>
              <w:rPr>
                <w:lang w:val="de-DE" w:eastAsia="ar-SA"/>
              </w:rPr>
              <w:t>All other cases</w:t>
            </w:r>
          </w:p>
        </w:tc>
        <w:tc>
          <w:tcPr>
            <w:tcW w:w="3453" w:type="dxa"/>
            <w:gridSpan w:val="5"/>
            <w:tcBorders>
              <w:top w:val="single" w:sz="4" w:space="0" w:color="auto"/>
              <w:left w:val="double" w:sz="4" w:space="0" w:color="auto"/>
              <w:bottom w:val="single" w:sz="4" w:space="0" w:color="auto"/>
              <w:right w:val="double" w:sz="4" w:space="0" w:color="auto"/>
            </w:tcBorders>
            <w:vAlign w:val="center"/>
            <w:hideMark/>
          </w:tcPr>
          <w:p w:rsidR="008A6D73" w:rsidRDefault="00935523">
            <w:pPr>
              <w:spacing w:after="60"/>
              <w:jc w:val="center"/>
              <w:rPr>
                <w:rFonts w:cs="Arial"/>
                <w:lang w:val="de-DE" w:eastAsia="ar-SA"/>
              </w:rPr>
            </w:pPr>
            <w:r>
              <w:rPr>
                <w:lang w:val="de-DE" w:eastAsia="ar-SA"/>
              </w:rPr>
              <w:t>None</w:t>
            </w:r>
          </w:p>
        </w:tc>
        <w:tc>
          <w:tcPr>
            <w:tcW w:w="2139" w:type="dxa"/>
            <w:tcBorders>
              <w:top w:val="single" w:sz="4" w:space="0" w:color="auto"/>
              <w:left w:val="double" w:sz="4" w:space="0" w:color="auto"/>
              <w:bottom w:val="single" w:sz="4" w:space="0" w:color="auto"/>
              <w:right w:val="single" w:sz="4" w:space="0" w:color="auto"/>
            </w:tcBorders>
            <w:vAlign w:val="center"/>
            <w:hideMark/>
          </w:tcPr>
          <w:p w:rsidR="008A6D73" w:rsidRDefault="00935523">
            <w:pPr>
              <w:spacing w:after="60"/>
              <w:jc w:val="center"/>
              <w:rPr>
                <w:rFonts w:cs="Arial"/>
                <w:lang w:val="de-DE" w:eastAsia="ar-SA"/>
              </w:rPr>
            </w:pPr>
            <w:r>
              <w:rPr>
                <w:lang w:val="de-DE" w:eastAsia="ar-SA"/>
              </w:rPr>
              <w:t>Inactive</w:t>
            </w:r>
          </w:p>
        </w:tc>
      </w:tr>
    </w:tbl>
    <w:p w:rsidR="00F00B05" w:rsidRDefault="00935523" w:rsidP="00F00B05">
      <w:pPr>
        <w:jc w:val="center"/>
        <w:rPr>
          <w:sz w:val="16"/>
          <w:szCs w:val="16"/>
        </w:rPr>
      </w:pPr>
      <w:r>
        <w:rPr>
          <w:u w:val="single"/>
        </w:rPr>
        <w:t>A</w:t>
      </w:r>
      <w:r>
        <w:t xml:space="preserve">ctive </w:t>
      </w:r>
      <w:r>
        <w:rPr>
          <w:u w:val="single"/>
        </w:rPr>
        <w:t>P</w:t>
      </w:r>
      <w:r>
        <w:t xml:space="preserve">ark </w:t>
      </w:r>
      <w:r>
        <w:rPr>
          <w:u w:val="single"/>
        </w:rPr>
        <w:t>A</w:t>
      </w:r>
      <w:r>
        <w:t>ssist (APA) Internal Variable [APA_SMenu]</w:t>
      </w:r>
    </w:p>
    <w:p w:rsidR="00E20C92" w:rsidRDefault="00935523" w:rsidP="00E20C92">
      <w:pPr>
        <w:jc w:val="center"/>
      </w:pPr>
      <w:r>
        <w:t>[APA_SMenu] shall initialize to state ‘inactive’ at battery connect, transition to key RUN, and after 5 seconds of no signal change from the target ECU.</w:t>
      </w:r>
    </w:p>
    <w:p w:rsidR="00500605" w:rsidRPr="00F00B05" w:rsidRDefault="00935523" w:rsidP="00F00B05"/>
    <w:p w:rsidR="00CC6E4C" w:rsidRPr="00CC6E4C" w:rsidRDefault="00CC6E4C" w:rsidP="00CC6E4C">
      <w:pPr>
        <w:pStyle w:val="Heading5"/>
        <w:rPr>
          <w:b w:val="0"/>
          <w:u w:val="single"/>
        </w:rPr>
      </w:pPr>
      <w:r w:rsidRPr="00CC6E4C">
        <w:rPr>
          <w:b w:val="0"/>
          <w:u w:val="single"/>
        </w:rPr>
        <w:t>CAMERA-FUR-REQ-165450/C-Active Park Assist (APA) Soft Menu Interface General Requirements 2b</w:t>
      </w:r>
    </w:p>
    <w:p w:rsidR="007B1D21" w:rsidRDefault="00935523" w:rsidP="007B1D21"/>
    <w:tbl>
      <w:tblPr>
        <w:tblW w:w="10203" w:type="dxa"/>
        <w:jc w:val="center"/>
        <w:tblLook w:val="04A0" w:firstRow="1" w:lastRow="0" w:firstColumn="1" w:lastColumn="0" w:noHBand="0" w:noVBand="1"/>
      </w:tblPr>
      <w:tblGrid>
        <w:gridCol w:w="712"/>
        <w:gridCol w:w="2038"/>
        <w:gridCol w:w="581"/>
        <w:gridCol w:w="649"/>
        <w:gridCol w:w="581"/>
        <w:gridCol w:w="777"/>
        <w:gridCol w:w="581"/>
        <w:gridCol w:w="777"/>
        <w:gridCol w:w="777"/>
        <w:gridCol w:w="777"/>
        <w:gridCol w:w="1953"/>
      </w:tblGrid>
      <w:tr w:rsidR="007B1D21" w:rsidTr="007B1D21">
        <w:trPr>
          <w:cantSplit/>
          <w:trHeight w:val="2388"/>
          <w:jc w:val="center"/>
        </w:trPr>
        <w:tc>
          <w:tcPr>
            <w:tcW w:w="712" w:type="dxa"/>
            <w:tcBorders>
              <w:top w:val="single" w:sz="4" w:space="0" w:color="auto"/>
              <w:left w:val="single" w:sz="4" w:space="0" w:color="auto"/>
              <w:bottom w:val="double" w:sz="4" w:space="0" w:color="auto"/>
              <w:right w:val="single" w:sz="4" w:space="0" w:color="auto"/>
            </w:tcBorders>
            <w:shd w:val="clear" w:color="auto" w:fill="D9D9D9" w:themeFill="background1" w:themeFillShade="D9"/>
            <w:textDirection w:val="btLr"/>
            <w:vAlign w:val="center"/>
            <w:hideMark/>
          </w:tcPr>
          <w:p w:rsidR="007B1D21" w:rsidRDefault="00935523">
            <w:pPr>
              <w:spacing w:line="276" w:lineRule="auto"/>
              <w:ind w:left="113" w:right="113"/>
              <w:jc w:val="center"/>
              <w:rPr>
                <w:rFonts w:cs="Arial"/>
                <w:sz w:val="16"/>
                <w:szCs w:val="16"/>
                <w:lang w:val="de-DE" w:eastAsia="ja-JP"/>
              </w:rPr>
            </w:pPr>
            <w:r>
              <w:rPr>
                <w:sz w:val="16"/>
                <w:szCs w:val="16"/>
                <w:lang w:val="de-DE"/>
              </w:rPr>
              <w:t>Operational Mode</w:t>
            </w:r>
          </w:p>
        </w:tc>
        <w:tc>
          <w:tcPr>
            <w:tcW w:w="2038"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7B1D21" w:rsidRDefault="00935523">
            <w:pPr>
              <w:spacing w:after="60" w:line="276" w:lineRule="auto"/>
              <w:jc w:val="center"/>
              <w:rPr>
                <w:rFonts w:cs="Arial"/>
                <w:b/>
                <w:lang w:val="de-DE" w:eastAsia="ar-SA"/>
              </w:rPr>
            </w:pPr>
            <w:r>
              <w:rPr>
                <w:b/>
                <w:bCs/>
                <w:kern w:val="32"/>
                <w:lang w:val="de-DE" w:eastAsia="ar-SA"/>
              </w:rPr>
              <w:t>[</w:t>
            </w:r>
            <w:r>
              <w:rPr>
                <w:b/>
                <w:lang w:val="de-DE"/>
              </w:rPr>
              <w:t>ApaMde_D_Stat</w:t>
            </w:r>
            <w:r>
              <w:rPr>
                <w:b/>
                <w:bCs/>
                <w:kern w:val="32"/>
                <w:lang w:val="de-DE" w:eastAsia="ar-SA"/>
              </w:rPr>
              <w:t>]</w:t>
            </w:r>
          </w:p>
        </w:tc>
        <w:tc>
          <w:tcPr>
            <w:tcW w:w="581" w:type="dxa"/>
            <w:tcBorders>
              <w:top w:val="single" w:sz="4" w:space="0" w:color="auto"/>
              <w:left w:val="single" w:sz="4" w:space="0" w:color="auto"/>
              <w:bottom w:val="double" w:sz="4" w:space="0" w:color="auto"/>
              <w:right w:val="single" w:sz="4" w:space="0" w:color="auto"/>
            </w:tcBorders>
            <w:shd w:val="clear" w:color="auto" w:fill="D9D9D9" w:themeFill="background1" w:themeFillShade="D9"/>
            <w:textDirection w:val="btLr"/>
            <w:vAlign w:val="center"/>
            <w:hideMark/>
          </w:tcPr>
          <w:p w:rsidR="007B1D21" w:rsidRDefault="00935523">
            <w:pPr>
              <w:spacing w:after="60" w:line="276" w:lineRule="auto"/>
              <w:ind w:left="113" w:right="113"/>
              <w:jc w:val="center"/>
              <w:rPr>
                <w:rFonts w:cs="Arial"/>
                <w:b/>
                <w:bCs/>
                <w:kern w:val="32"/>
                <w:lang w:val="de-DE" w:eastAsia="ar-SA"/>
              </w:rPr>
            </w:pPr>
            <w:r>
              <w:rPr>
                <w:b/>
                <w:bCs/>
                <w:kern w:val="32"/>
                <w:lang w:val="de-DE" w:eastAsia="ar-SA"/>
              </w:rPr>
              <w:t>[ApaSelSapp_D_Stat]</w:t>
            </w:r>
          </w:p>
        </w:tc>
        <w:tc>
          <w:tcPr>
            <w:tcW w:w="649" w:type="dxa"/>
            <w:tcBorders>
              <w:top w:val="single" w:sz="4" w:space="0" w:color="auto"/>
              <w:left w:val="single" w:sz="4" w:space="0" w:color="auto"/>
              <w:bottom w:val="double" w:sz="4" w:space="0" w:color="auto"/>
              <w:right w:val="single" w:sz="4" w:space="0" w:color="auto"/>
            </w:tcBorders>
            <w:shd w:val="clear" w:color="auto" w:fill="D9D9D9" w:themeFill="background1" w:themeFillShade="D9"/>
            <w:textDirection w:val="btLr"/>
            <w:vAlign w:val="center"/>
            <w:hideMark/>
          </w:tcPr>
          <w:p w:rsidR="007B1D21" w:rsidRDefault="00935523">
            <w:pPr>
              <w:spacing w:after="60" w:line="276" w:lineRule="auto"/>
              <w:ind w:left="113" w:right="113"/>
              <w:jc w:val="center"/>
              <w:rPr>
                <w:rFonts w:cs="Arial"/>
                <w:b/>
                <w:bCs/>
                <w:kern w:val="32"/>
                <w:lang w:val="de-DE" w:eastAsia="ar-SA"/>
              </w:rPr>
            </w:pPr>
            <w:r>
              <w:rPr>
                <w:b/>
                <w:bCs/>
                <w:kern w:val="32"/>
                <w:lang w:val="de-DE" w:eastAsia="ar-SA"/>
              </w:rPr>
              <w:t>[ApaSelPpa_D_Stat]</w:t>
            </w:r>
          </w:p>
        </w:tc>
        <w:tc>
          <w:tcPr>
            <w:tcW w:w="581" w:type="dxa"/>
            <w:tcBorders>
              <w:top w:val="single" w:sz="4" w:space="0" w:color="auto"/>
              <w:left w:val="single" w:sz="4" w:space="0" w:color="auto"/>
              <w:bottom w:val="double" w:sz="4" w:space="0" w:color="auto"/>
              <w:right w:val="double" w:sz="4" w:space="0" w:color="auto"/>
            </w:tcBorders>
            <w:shd w:val="clear" w:color="auto" w:fill="D9D9D9" w:themeFill="background1" w:themeFillShade="D9"/>
            <w:textDirection w:val="btLr"/>
            <w:vAlign w:val="center"/>
            <w:hideMark/>
          </w:tcPr>
          <w:p w:rsidR="007B1D21" w:rsidRDefault="00935523">
            <w:pPr>
              <w:spacing w:after="60" w:line="276" w:lineRule="auto"/>
              <w:ind w:left="113" w:right="113"/>
              <w:jc w:val="center"/>
              <w:rPr>
                <w:rFonts w:cs="Arial"/>
                <w:b/>
                <w:bCs/>
                <w:kern w:val="32"/>
                <w:lang w:val="de-DE" w:eastAsia="ar-SA"/>
              </w:rPr>
            </w:pPr>
            <w:r>
              <w:rPr>
                <w:b/>
                <w:bCs/>
                <w:kern w:val="32"/>
                <w:lang w:val="de-DE" w:eastAsia="ar-SA"/>
              </w:rPr>
              <w:t>[ApaSelPoa_D_Stat]</w:t>
            </w:r>
          </w:p>
        </w:tc>
        <w:tc>
          <w:tcPr>
            <w:tcW w:w="777" w:type="dxa"/>
            <w:tcBorders>
              <w:top w:val="single" w:sz="4" w:space="0" w:color="auto"/>
              <w:left w:val="double" w:sz="4" w:space="0" w:color="auto"/>
              <w:bottom w:val="double" w:sz="4" w:space="0" w:color="auto"/>
              <w:right w:val="double" w:sz="4" w:space="0" w:color="auto"/>
            </w:tcBorders>
            <w:shd w:val="clear" w:color="auto" w:fill="D9D9D9" w:themeFill="background1" w:themeFillShade="D9"/>
            <w:textDirection w:val="btLr"/>
            <w:vAlign w:val="center"/>
            <w:hideMark/>
          </w:tcPr>
          <w:p w:rsidR="007B1D21" w:rsidRDefault="00935523">
            <w:pPr>
              <w:spacing w:after="60" w:line="276" w:lineRule="auto"/>
              <w:ind w:left="113" w:right="113"/>
              <w:jc w:val="center"/>
              <w:rPr>
                <w:rFonts w:cs="Arial"/>
                <w:b/>
                <w:bCs/>
                <w:kern w:val="32"/>
                <w:lang w:val="de-DE" w:eastAsia="ar-SA"/>
              </w:rPr>
            </w:pPr>
            <w:r>
              <w:rPr>
                <w:b/>
                <w:bCs/>
                <w:kern w:val="32"/>
                <w:lang w:val="de-DE" w:eastAsia="ar-SA"/>
              </w:rPr>
              <w:t>APA_SB1 (SAPP) selection allowed?</w:t>
            </w:r>
          </w:p>
        </w:tc>
        <w:tc>
          <w:tcPr>
            <w:tcW w:w="581" w:type="dxa"/>
            <w:tcBorders>
              <w:top w:val="single" w:sz="4" w:space="0" w:color="auto"/>
              <w:left w:val="double" w:sz="4" w:space="0" w:color="auto"/>
              <w:bottom w:val="double" w:sz="4" w:space="0" w:color="auto"/>
              <w:right w:val="double" w:sz="4" w:space="0" w:color="auto"/>
            </w:tcBorders>
            <w:shd w:val="clear" w:color="auto" w:fill="D9D9D9" w:themeFill="background1" w:themeFillShade="D9"/>
            <w:textDirection w:val="btLr"/>
            <w:vAlign w:val="center"/>
            <w:hideMark/>
          </w:tcPr>
          <w:p w:rsidR="007B1D21" w:rsidRDefault="00935523">
            <w:pPr>
              <w:spacing w:after="60" w:line="276" w:lineRule="auto"/>
              <w:ind w:left="113" w:right="113"/>
              <w:jc w:val="center"/>
              <w:rPr>
                <w:rFonts w:cs="Arial"/>
                <w:b/>
                <w:bCs/>
                <w:kern w:val="32"/>
                <w:lang w:val="de-DE" w:eastAsia="ar-SA"/>
              </w:rPr>
            </w:pPr>
            <w:r>
              <w:rPr>
                <w:b/>
                <w:bCs/>
                <w:kern w:val="32"/>
                <w:lang w:val="de-DE" w:eastAsia="ar-SA"/>
              </w:rPr>
              <w:t>APA_SB2 (PPA) selection allowed?</w:t>
            </w:r>
          </w:p>
        </w:tc>
        <w:tc>
          <w:tcPr>
            <w:tcW w:w="777" w:type="dxa"/>
            <w:tcBorders>
              <w:top w:val="single" w:sz="4" w:space="0" w:color="auto"/>
              <w:left w:val="double" w:sz="4" w:space="0" w:color="auto"/>
              <w:bottom w:val="double" w:sz="4" w:space="0" w:color="auto"/>
              <w:right w:val="double" w:sz="4" w:space="0" w:color="auto"/>
            </w:tcBorders>
            <w:shd w:val="clear" w:color="auto" w:fill="D9D9D9" w:themeFill="background1" w:themeFillShade="D9"/>
            <w:textDirection w:val="btLr"/>
            <w:vAlign w:val="center"/>
            <w:hideMark/>
          </w:tcPr>
          <w:p w:rsidR="007B1D21" w:rsidRDefault="00935523">
            <w:pPr>
              <w:spacing w:after="60" w:line="276" w:lineRule="auto"/>
              <w:ind w:left="113" w:right="113"/>
              <w:jc w:val="center"/>
              <w:rPr>
                <w:rFonts w:cs="Arial"/>
                <w:b/>
                <w:bCs/>
                <w:kern w:val="32"/>
                <w:lang w:val="de-DE" w:eastAsia="ar-SA"/>
              </w:rPr>
            </w:pPr>
            <w:r>
              <w:rPr>
                <w:b/>
                <w:bCs/>
                <w:kern w:val="32"/>
                <w:lang w:val="de-DE" w:eastAsia="ar-SA"/>
              </w:rPr>
              <w:t xml:space="preserve">APA_SB3 (POA) </w:t>
            </w:r>
            <w:r>
              <w:rPr>
                <w:b/>
                <w:bCs/>
                <w:kern w:val="32"/>
                <w:lang w:val="de-DE" w:eastAsia="ar-SA"/>
              </w:rPr>
              <w:t>selection allowed?</w:t>
            </w:r>
          </w:p>
        </w:tc>
        <w:tc>
          <w:tcPr>
            <w:tcW w:w="777" w:type="dxa"/>
            <w:tcBorders>
              <w:top w:val="single" w:sz="4" w:space="0" w:color="auto"/>
              <w:left w:val="double" w:sz="4" w:space="0" w:color="auto"/>
              <w:bottom w:val="double" w:sz="4" w:space="0" w:color="auto"/>
              <w:right w:val="double" w:sz="4" w:space="0" w:color="auto"/>
            </w:tcBorders>
            <w:shd w:val="clear" w:color="auto" w:fill="D9D9D9" w:themeFill="background1" w:themeFillShade="D9"/>
            <w:textDirection w:val="btLr"/>
            <w:vAlign w:val="center"/>
            <w:hideMark/>
          </w:tcPr>
          <w:p w:rsidR="007B1D21" w:rsidRDefault="00935523">
            <w:pPr>
              <w:spacing w:after="60" w:line="276" w:lineRule="auto"/>
              <w:ind w:left="113" w:right="113"/>
              <w:jc w:val="center"/>
              <w:rPr>
                <w:rFonts w:cs="Arial"/>
                <w:b/>
                <w:bCs/>
                <w:kern w:val="32"/>
                <w:lang w:val="de-DE" w:eastAsia="ar-SA"/>
              </w:rPr>
            </w:pPr>
            <w:r>
              <w:rPr>
                <w:b/>
                <w:bCs/>
                <w:kern w:val="32"/>
                <w:lang w:val="de-DE" w:eastAsia="ar-SA"/>
              </w:rPr>
              <w:t>APA_SB4 (OFF) selection allowed?</w:t>
            </w:r>
          </w:p>
        </w:tc>
        <w:tc>
          <w:tcPr>
            <w:tcW w:w="777" w:type="dxa"/>
            <w:tcBorders>
              <w:top w:val="single" w:sz="4" w:space="0" w:color="auto"/>
              <w:left w:val="double" w:sz="4" w:space="0" w:color="auto"/>
              <w:bottom w:val="double" w:sz="4" w:space="0" w:color="auto"/>
              <w:right w:val="double" w:sz="4" w:space="0" w:color="auto"/>
            </w:tcBorders>
            <w:shd w:val="clear" w:color="auto" w:fill="D9D9D9" w:themeFill="background1" w:themeFillShade="D9"/>
            <w:textDirection w:val="btLr"/>
            <w:vAlign w:val="center"/>
            <w:hideMark/>
          </w:tcPr>
          <w:p w:rsidR="007B1D21" w:rsidRDefault="00935523">
            <w:pPr>
              <w:spacing w:after="60" w:line="276" w:lineRule="auto"/>
              <w:jc w:val="center"/>
              <w:rPr>
                <w:rFonts w:cs="Arial"/>
                <w:b/>
                <w:bCs/>
                <w:kern w:val="32"/>
                <w:lang w:val="de-DE" w:eastAsia="ar-SA"/>
              </w:rPr>
            </w:pPr>
            <w:r>
              <w:rPr>
                <w:b/>
                <w:bCs/>
                <w:kern w:val="32"/>
                <w:lang w:val="de-DE" w:eastAsia="ar-SA"/>
              </w:rPr>
              <w:t>APA_SB5 (INFO) selection allowed?</w:t>
            </w:r>
          </w:p>
        </w:tc>
        <w:tc>
          <w:tcPr>
            <w:tcW w:w="1953" w:type="dxa"/>
            <w:tcBorders>
              <w:top w:val="single" w:sz="4" w:space="0" w:color="auto"/>
              <w:left w:val="double" w:sz="4" w:space="0" w:color="auto"/>
              <w:bottom w:val="double" w:sz="4" w:space="0" w:color="auto"/>
              <w:right w:val="single" w:sz="4" w:space="0" w:color="auto"/>
            </w:tcBorders>
            <w:shd w:val="clear" w:color="auto" w:fill="D9D9D9" w:themeFill="background1" w:themeFillShade="D9"/>
            <w:vAlign w:val="center"/>
            <w:hideMark/>
          </w:tcPr>
          <w:p w:rsidR="007B1D21" w:rsidRDefault="00935523">
            <w:pPr>
              <w:spacing w:after="60" w:line="276" w:lineRule="auto"/>
              <w:jc w:val="center"/>
              <w:rPr>
                <w:rFonts w:cs="Arial"/>
                <w:b/>
                <w:lang w:val="de-DE" w:eastAsia="ar-SA"/>
              </w:rPr>
            </w:pPr>
            <w:r>
              <w:rPr>
                <w:b/>
                <w:bCs/>
                <w:kern w:val="32"/>
                <w:lang w:val="de-DE" w:eastAsia="ar-SA"/>
              </w:rPr>
              <w:t>[</w:t>
            </w:r>
            <w:r>
              <w:rPr>
                <w:b/>
                <w:lang w:val="de-DE"/>
              </w:rPr>
              <w:t>APA_SMenu</w:t>
            </w:r>
            <w:r>
              <w:rPr>
                <w:b/>
                <w:bCs/>
                <w:kern w:val="32"/>
                <w:lang w:val="de-DE" w:eastAsia="ar-SA"/>
              </w:rPr>
              <w:t>]</w:t>
            </w:r>
          </w:p>
        </w:tc>
      </w:tr>
      <w:tr w:rsidR="007B1D21" w:rsidTr="007B1D21">
        <w:trPr>
          <w:trHeight w:val="1725"/>
          <w:jc w:val="center"/>
        </w:trPr>
        <w:tc>
          <w:tcPr>
            <w:tcW w:w="712" w:type="dxa"/>
            <w:vMerge w:val="restart"/>
            <w:tcBorders>
              <w:top w:val="single" w:sz="4" w:space="0" w:color="auto"/>
              <w:left w:val="single" w:sz="4" w:space="0" w:color="auto"/>
              <w:right w:val="single" w:sz="4" w:space="0" w:color="auto"/>
            </w:tcBorders>
            <w:textDirection w:val="btLr"/>
            <w:vAlign w:val="center"/>
            <w:hideMark/>
          </w:tcPr>
          <w:p w:rsidR="007B1D21" w:rsidRDefault="00935523">
            <w:pPr>
              <w:spacing w:line="276" w:lineRule="auto"/>
              <w:ind w:left="113" w:right="113"/>
              <w:jc w:val="center"/>
              <w:rPr>
                <w:rFonts w:cs="Arial"/>
                <w:lang w:val="de-DE" w:eastAsia="ja-JP"/>
              </w:rPr>
            </w:pPr>
            <w:r>
              <w:rPr>
                <w:lang w:val="de-DE"/>
              </w:rPr>
              <w:lastRenderedPageBreak/>
              <w:t>Run</w:t>
            </w:r>
          </w:p>
          <w:p w:rsidR="007B1D21" w:rsidRDefault="00935523">
            <w:pPr>
              <w:spacing w:line="276" w:lineRule="auto"/>
              <w:ind w:left="113" w:right="113"/>
              <w:jc w:val="center"/>
              <w:rPr>
                <w:rFonts w:cs="Arial"/>
                <w:lang w:val="de-DE" w:eastAsia="ja-JP"/>
              </w:rPr>
            </w:pPr>
            <w:r>
              <w:rPr>
                <w:sz w:val="16"/>
                <w:szCs w:val="16"/>
                <w:lang w:val="de-DE"/>
              </w:rPr>
              <w:t>(as per Operational Modes and Voltage Range Definition)</w:t>
            </w:r>
          </w:p>
        </w:tc>
        <w:tc>
          <w:tcPr>
            <w:tcW w:w="2038" w:type="dxa"/>
            <w:vMerge w:val="restart"/>
            <w:tcBorders>
              <w:top w:val="single" w:sz="4" w:space="0" w:color="auto"/>
              <w:left w:val="single" w:sz="4" w:space="0" w:color="auto"/>
              <w:right w:val="single" w:sz="4" w:space="0" w:color="auto"/>
            </w:tcBorders>
            <w:vAlign w:val="center"/>
            <w:hideMark/>
          </w:tcPr>
          <w:p w:rsidR="007B1D21" w:rsidRDefault="00935523">
            <w:pPr>
              <w:spacing w:line="276" w:lineRule="auto"/>
              <w:jc w:val="center"/>
              <w:rPr>
                <w:rFonts w:cs="Arial"/>
                <w:lang w:val="de-DE" w:eastAsia="ar-SA"/>
              </w:rPr>
            </w:pPr>
            <w:r>
              <w:rPr>
                <w:lang w:val="de-DE" w:eastAsia="ar-SA"/>
              </w:rPr>
              <w:t>0x2-SAPP</w:t>
            </w:r>
          </w:p>
          <w:p w:rsidR="007B1D21" w:rsidRDefault="00935523">
            <w:pPr>
              <w:spacing w:line="276" w:lineRule="auto"/>
              <w:jc w:val="center"/>
              <w:rPr>
                <w:lang w:val="de-DE" w:eastAsia="ar-SA"/>
              </w:rPr>
            </w:pPr>
            <w:r>
              <w:rPr>
                <w:lang w:val="de-DE" w:eastAsia="ar-SA"/>
              </w:rPr>
              <w:t>0x3 PPA</w:t>
            </w:r>
          </w:p>
          <w:p w:rsidR="007B1D21" w:rsidRDefault="00935523">
            <w:pPr>
              <w:spacing w:after="60" w:line="276" w:lineRule="auto"/>
              <w:jc w:val="center"/>
              <w:rPr>
                <w:rFonts w:cs="Arial"/>
                <w:lang w:val="de-DE" w:eastAsia="ar-SA"/>
              </w:rPr>
            </w:pPr>
            <w:r>
              <w:rPr>
                <w:lang w:val="de-DE" w:eastAsia="ar-SA"/>
              </w:rPr>
              <w:t>0x4 POA</w:t>
            </w:r>
          </w:p>
        </w:tc>
        <w:tc>
          <w:tcPr>
            <w:tcW w:w="581" w:type="dxa"/>
            <w:tcBorders>
              <w:top w:val="single" w:sz="4" w:space="0" w:color="auto"/>
              <w:left w:val="single" w:sz="4" w:space="0" w:color="auto"/>
              <w:bottom w:val="single" w:sz="4" w:space="0" w:color="auto"/>
              <w:right w:val="single" w:sz="4" w:space="0" w:color="auto"/>
            </w:tcBorders>
            <w:vAlign w:val="center"/>
            <w:hideMark/>
          </w:tcPr>
          <w:p w:rsidR="007B1D21" w:rsidRDefault="00935523">
            <w:pPr>
              <w:spacing w:after="60"/>
              <w:jc w:val="center"/>
              <w:rPr>
                <w:rFonts w:cs="Arial"/>
                <w:lang w:val="de-DE" w:eastAsia="ar-SA"/>
              </w:rPr>
            </w:pPr>
            <w:r>
              <w:rPr>
                <w:lang w:val="de-DE" w:eastAsia="ar-SA"/>
              </w:rPr>
              <w:t>X</w:t>
            </w:r>
          </w:p>
        </w:tc>
        <w:tc>
          <w:tcPr>
            <w:tcW w:w="649" w:type="dxa"/>
            <w:tcBorders>
              <w:top w:val="single" w:sz="4" w:space="0" w:color="auto"/>
              <w:left w:val="single" w:sz="4" w:space="0" w:color="auto"/>
              <w:bottom w:val="single" w:sz="4" w:space="0" w:color="auto"/>
              <w:right w:val="single" w:sz="4" w:space="0" w:color="auto"/>
            </w:tcBorders>
            <w:vAlign w:val="center"/>
            <w:hideMark/>
          </w:tcPr>
          <w:p w:rsidR="007B1D21" w:rsidRDefault="00935523">
            <w:pPr>
              <w:spacing w:after="60"/>
              <w:jc w:val="center"/>
              <w:rPr>
                <w:rFonts w:cs="Arial"/>
                <w:lang w:val="de-DE" w:eastAsia="ar-SA"/>
              </w:rPr>
            </w:pPr>
            <w:r w:rsidRPr="00723386">
              <w:rPr>
                <w:lang w:val="de-DE" w:eastAsia="ar-SA"/>
              </w:rPr>
              <w:t>0x1</w:t>
            </w:r>
          </w:p>
        </w:tc>
        <w:tc>
          <w:tcPr>
            <w:tcW w:w="581" w:type="dxa"/>
            <w:tcBorders>
              <w:top w:val="single" w:sz="4" w:space="0" w:color="auto"/>
              <w:left w:val="single" w:sz="4" w:space="0" w:color="auto"/>
              <w:bottom w:val="single" w:sz="4" w:space="0" w:color="auto"/>
              <w:right w:val="double" w:sz="4" w:space="0" w:color="auto"/>
            </w:tcBorders>
            <w:vAlign w:val="center"/>
            <w:hideMark/>
          </w:tcPr>
          <w:p w:rsidR="007B1D21" w:rsidRDefault="00935523">
            <w:pPr>
              <w:spacing w:after="60"/>
              <w:jc w:val="center"/>
              <w:rPr>
                <w:rFonts w:cs="Arial"/>
                <w:lang w:val="de-DE" w:eastAsia="ar-SA"/>
              </w:rPr>
            </w:pPr>
            <w:r>
              <w:rPr>
                <w:lang w:val="de-DE" w:eastAsia="ar-SA"/>
              </w:rPr>
              <w:t>X</w:t>
            </w:r>
          </w:p>
        </w:tc>
        <w:tc>
          <w:tcPr>
            <w:tcW w:w="777" w:type="dxa"/>
            <w:tcBorders>
              <w:top w:val="single" w:sz="4" w:space="0" w:color="auto"/>
              <w:left w:val="double" w:sz="4" w:space="0" w:color="auto"/>
              <w:bottom w:val="single" w:sz="4" w:space="0" w:color="auto"/>
              <w:right w:val="double" w:sz="4" w:space="0" w:color="auto"/>
            </w:tcBorders>
            <w:vAlign w:val="center"/>
            <w:hideMark/>
          </w:tcPr>
          <w:p w:rsidR="007B1D21" w:rsidRDefault="00935523">
            <w:pPr>
              <w:spacing w:after="60"/>
              <w:jc w:val="center"/>
              <w:rPr>
                <w:rFonts w:cs="Arial"/>
                <w:lang w:val="de-DE" w:eastAsia="ar-SA"/>
              </w:rPr>
            </w:pPr>
            <w:r>
              <w:rPr>
                <w:sz w:val="16"/>
                <w:szCs w:val="16"/>
                <w:lang w:val="de-DE" w:eastAsia="ar-SA"/>
              </w:rPr>
              <w:t>No Change</w:t>
            </w:r>
          </w:p>
        </w:tc>
        <w:tc>
          <w:tcPr>
            <w:tcW w:w="581" w:type="dxa"/>
            <w:tcBorders>
              <w:top w:val="single" w:sz="4" w:space="0" w:color="auto"/>
              <w:left w:val="double" w:sz="4" w:space="0" w:color="auto"/>
              <w:bottom w:val="single" w:sz="4" w:space="0" w:color="auto"/>
              <w:right w:val="double" w:sz="4" w:space="0" w:color="auto"/>
            </w:tcBorders>
            <w:vAlign w:val="center"/>
            <w:hideMark/>
          </w:tcPr>
          <w:p w:rsidR="007B1D21" w:rsidRDefault="00935523">
            <w:pPr>
              <w:spacing w:after="60"/>
              <w:jc w:val="center"/>
              <w:rPr>
                <w:rFonts w:cs="Arial"/>
                <w:sz w:val="16"/>
                <w:szCs w:val="16"/>
                <w:lang w:val="de-DE" w:eastAsia="ar-SA"/>
              </w:rPr>
            </w:pPr>
            <w:r>
              <w:rPr>
                <w:lang w:val="de-DE" w:eastAsia="ar-SA"/>
              </w:rPr>
              <w:t>Yes</w:t>
            </w:r>
          </w:p>
        </w:tc>
        <w:tc>
          <w:tcPr>
            <w:tcW w:w="777" w:type="dxa"/>
            <w:tcBorders>
              <w:top w:val="single" w:sz="4" w:space="0" w:color="auto"/>
              <w:left w:val="double" w:sz="4" w:space="0" w:color="auto"/>
              <w:bottom w:val="single" w:sz="4" w:space="0" w:color="auto"/>
              <w:right w:val="double" w:sz="4" w:space="0" w:color="auto"/>
            </w:tcBorders>
            <w:vAlign w:val="center"/>
            <w:hideMark/>
          </w:tcPr>
          <w:p w:rsidR="007B1D21" w:rsidRDefault="00935523">
            <w:pPr>
              <w:spacing w:after="60"/>
              <w:jc w:val="center"/>
              <w:rPr>
                <w:rFonts w:cs="Arial"/>
                <w:sz w:val="16"/>
                <w:szCs w:val="16"/>
                <w:lang w:val="de-DE" w:eastAsia="ar-SA"/>
              </w:rPr>
            </w:pPr>
            <w:r>
              <w:rPr>
                <w:sz w:val="16"/>
                <w:szCs w:val="16"/>
                <w:lang w:val="de-DE" w:eastAsia="ar-SA"/>
              </w:rPr>
              <w:t>No Change</w:t>
            </w:r>
          </w:p>
        </w:tc>
        <w:tc>
          <w:tcPr>
            <w:tcW w:w="777" w:type="dxa"/>
            <w:tcBorders>
              <w:top w:val="single" w:sz="4" w:space="0" w:color="auto"/>
              <w:left w:val="double" w:sz="4" w:space="0" w:color="auto"/>
              <w:bottom w:val="single" w:sz="4" w:space="0" w:color="auto"/>
              <w:right w:val="double" w:sz="4" w:space="0" w:color="auto"/>
            </w:tcBorders>
            <w:vAlign w:val="center"/>
            <w:hideMark/>
          </w:tcPr>
          <w:p w:rsidR="007B1D21" w:rsidRDefault="00935523">
            <w:pPr>
              <w:spacing w:after="60"/>
              <w:jc w:val="center"/>
              <w:rPr>
                <w:rFonts w:cs="Arial"/>
                <w:lang w:val="de-DE" w:eastAsia="ar-SA"/>
              </w:rPr>
            </w:pPr>
            <w:r>
              <w:rPr>
                <w:sz w:val="16"/>
                <w:szCs w:val="16"/>
                <w:lang w:val="de-DE" w:eastAsia="ar-SA"/>
              </w:rPr>
              <w:t>No Change</w:t>
            </w:r>
          </w:p>
        </w:tc>
        <w:tc>
          <w:tcPr>
            <w:tcW w:w="777" w:type="dxa"/>
            <w:tcBorders>
              <w:top w:val="single" w:sz="4" w:space="0" w:color="auto"/>
              <w:left w:val="double" w:sz="4" w:space="0" w:color="auto"/>
              <w:bottom w:val="single" w:sz="4" w:space="0" w:color="auto"/>
              <w:right w:val="double" w:sz="4" w:space="0" w:color="auto"/>
            </w:tcBorders>
            <w:vAlign w:val="center"/>
            <w:hideMark/>
          </w:tcPr>
          <w:p w:rsidR="007B1D21" w:rsidRDefault="00935523">
            <w:pPr>
              <w:spacing w:after="60"/>
              <w:jc w:val="center"/>
              <w:rPr>
                <w:rFonts w:cs="Arial"/>
                <w:lang w:val="de-DE" w:eastAsia="ar-SA"/>
              </w:rPr>
            </w:pPr>
            <w:r>
              <w:rPr>
                <w:sz w:val="16"/>
                <w:szCs w:val="16"/>
                <w:lang w:val="de-DE" w:eastAsia="ar-SA"/>
              </w:rPr>
              <w:t>No Change</w:t>
            </w:r>
          </w:p>
        </w:tc>
        <w:tc>
          <w:tcPr>
            <w:tcW w:w="1953" w:type="dxa"/>
            <w:vMerge w:val="restart"/>
            <w:tcBorders>
              <w:top w:val="single" w:sz="4" w:space="0" w:color="auto"/>
              <w:left w:val="double" w:sz="4" w:space="0" w:color="auto"/>
              <w:right w:val="single" w:sz="4" w:space="0" w:color="auto"/>
            </w:tcBorders>
            <w:vAlign w:val="center"/>
            <w:hideMark/>
          </w:tcPr>
          <w:p w:rsidR="007B1D21" w:rsidRDefault="00935523">
            <w:pPr>
              <w:spacing w:after="60" w:line="276" w:lineRule="auto"/>
              <w:jc w:val="center"/>
              <w:rPr>
                <w:rFonts w:cs="Arial"/>
                <w:lang w:val="de-DE" w:eastAsia="ar-SA"/>
              </w:rPr>
            </w:pPr>
            <w:r>
              <w:rPr>
                <w:lang w:val="de-DE" w:eastAsia="ar-SA"/>
              </w:rPr>
              <w:t xml:space="preserve">Set equal to </w:t>
            </w:r>
            <w:r>
              <w:rPr>
                <w:lang w:val="de-DE" w:eastAsia="ar-SA"/>
              </w:rPr>
              <w:t>[ApaMde_D_Stat]</w:t>
            </w:r>
          </w:p>
        </w:tc>
      </w:tr>
      <w:tr w:rsidR="007B1D21" w:rsidTr="007B1D21">
        <w:trPr>
          <w:trHeight w:val="1700"/>
          <w:jc w:val="center"/>
        </w:trPr>
        <w:tc>
          <w:tcPr>
            <w:tcW w:w="712" w:type="dxa"/>
            <w:vMerge/>
            <w:tcBorders>
              <w:left w:val="single" w:sz="4" w:space="0" w:color="auto"/>
              <w:bottom w:val="single" w:sz="4" w:space="0" w:color="auto"/>
              <w:right w:val="single" w:sz="4" w:space="0" w:color="auto"/>
            </w:tcBorders>
            <w:textDirection w:val="btLr"/>
            <w:vAlign w:val="center"/>
          </w:tcPr>
          <w:p w:rsidR="007B1D21" w:rsidRDefault="00935523">
            <w:pPr>
              <w:spacing w:line="276" w:lineRule="auto"/>
              <w:ind w:left="113" w:right="113"/>
              <w:jc w:val="center"/>
              <w:rPr>
                <w:lang w:val="de-DE"/>
              </w:rPr>
            </w:pPr>
          </w:p>
        </w:tc>
        <w:tc>
          <w:tcPr>
            <w:tcW w:w="2038" w:type="dxa"/>
            <w:vMerge/>
            <w:tcBorders>
              <w:left w:val="single" w:sz="4" w:space="0" w:color="auto"/>
              <w:bottom w:val="single" w:sz="4" w:space="0" w:color="auto"/>
              <w:right w:val="single" w:sz="4" w:space="0" w:color="auto"/>
            </w:tcBorders>
            <w:vAlign w:val="center"/>
          </w:tcPr>
          <w:p w:rsidR="007B1D21" w:rsidRDefault="00935523">
            <w:pPr>
              <w:spacing w:line="276" w:lineRule="auto"/>
              <w:jc w:val="center"/>
              <w:rPr>
                <w:lang w:val="de-DE" w:eastAsia="ar-SA"/>
              </w:rPr>
            </w:pPr>
          </w:p>
        </w:tc>
        <w:tc>
          <w:tcPr>
            <w:tcW w:w="581" w:type="dxa"/>
            <w:tcBorders>
              <w:top w:val="single" w:sz="4" w:space="0" w:color="auto"/>
              <w:left w:val="single" w:sz="4" w:space="0" w:color="auto"/>
              <w:bottom w:val="single" w:sz="4" w:space="0" w:color="auto"/>
              <w:right w:val="single" w:sz="4" w:space="0" w:color="auto"/>
            </w:tcBorders>
            <w:vAlign w:val="center"/>
          </w:tcPr>
          <w:p w:rsidR="007B1D21" w:rsidRDefault="00935523">
            <w:pPr>
              <w:spacing w:after="60"/>
              <w:jc w:val="center"/>
              <w:rPr>
                <w:rFonts w:cs="Arial"/>
                <w:lang w:val="de-DE" w:eastAsia="ar-SA"/>
              </w:rPr>
            </w:pPr>
            <w:r>
              <w:rPr>
                <w:lang w:val="de-DE" w:eastAsia="ar-SA"/>
              </w:rPr>
              <w:t>X</w:t>
            </w:r>
          </w:p>
        </w:tc>
        <w:tc>
          <w:tcPr>
            <w:tcW w:w="649" w:type="dxa"/>
            <w:tcBorders>
              <w:top w:val="single" w:sz="4" w:space="0" w:color="auto"/>
              <w:left w:val="single" w:sz="4" w:space="0" w:color="auto"/>
              <w:bottom w:val="single" w:sz="4" w:space="0" w:color="auto"/>
              <w:right w:val="single" w:sz="4" w:space="0" w:color="auto"/>
            </w:tcBorders>
            <w:vAlign w:val="center"/>
          </w:tcPr>
          <w:p w:rsidR="007B1D21" w:rsidRDefault="00935523">
            <w:pPr>
              <w:spacing w:after="60"/>
              <w:jc w:val="center"/>
              <w:rPr>
                <w:rFonts w:cs="Arial"/>
                <w:lang w:val="de-DE" w:eastAsia="ar-SA"/>
              </w:rPr>
            </w:pPr>
            <w:r>
              <w:rPr>
                <w:lang w:val="de-DE" w:eastAsia="ar-SA"/>
              </w:rPr>
              <w:t>0x2</w:t>
            </w:r>
          </w:p>
        </w:tc>
        <w:tc>
          <w:tcPr>
            <w:tcW w:w="581" w:type="dxa"/>
            <w:tcBorders>
              <w:top w:val="single" w:sz="4" w:space="0" w:color="auto"/>
              <w:left w:val="single" w:sz="4" w:space="0" w:color="auto"/>
              <w:bottom w:val="single" w:sz="4" w:space="0" w:color="auto"/>
              <w:right w:val="double" w:sz="4" w:space="0" w:color="auto"/>
            </w:tcBorders>
            <w:vAlign w:val="center"/>
          </w:tcPr>
          <w:p w:rsidR="007B1D21" w:rsidRDefault="00935523">
            <w:pPr>
              <w:spacing w:after="60"/>
              <w:jc w:val="center"/>
              <w:rPr>
                <w:rFonts w:cs="Arial"/>
                <w:lang w:val="de-DE" w:eastAsia="ar-SA"/>
              </w:rPr>
            </w:pPr>
            <w:r>
              <w:rPr>
                <w:lang w:val="de-DE" w:eastAsia="ar-SA"/>
              </w:rPr>
              <w:t>X</w:t>
            </w:r>
          </w:p>
        </w:tc>
        <w:tc>
          <w:tcPr>
            <w:tcW w:w="777" w:type="dxa"/>
            <w:tcBorders>
              <w:top w:val="single" w:sz="4" w:space="0" w:color="auto"/>
              <w:left w:val="double" w:sz="4" w:space="0" w:color="auto"/>
              <w:bottom w:val="single" w:sz="4" w:space="0" w:color="auto"/>
              <w:right w:val="double" w:sz="4" w:space="0" w:color="auto"/>
            </w:tcBorders>
            <w:vAlign w:val="center"/>
          </w:tcPr>
          <w:p w:rsidR="007B1D21" w:rsidRDefault="00935523">
            <w:pPr>
              <w:spacing w:after="60"/>
              <w:jc w:val="center"/>
              <w:rPr>
                <w:rFonts w:cs="Arial"/>
                <w:sz w:val="16"/>
                <w:szCs w:val="16"/>
                <w:lang w:val="de-DE" w:eastAsia="ar-SA"/>
              </w:rPr>
            </w:pPr>
            <w:r>
              <w:rPr>
                <w:sz w:val="16"/>
                <w:szCs w:val="16"/>
                <w:lang w:val="de-DE" w:eastAsia="ar-SA"/>
              </w:rPr>
              <w:t>No Change</w:t>
            </w:r>
          </w:p>
        </w:tc>
        <w:tc>
          <w:tcPr>
            <w:tcW w:w="581" w:type="dxa"/>
            <w:tcBorders>
              <w:top w:val="single" w:sz="4" w:space="0" w:color="auto"/>
              <w:left w:val="double" w:sz="4" w:space="0" w:color="auto"/>
              <w:bottom w:val="single" w:sz="4" w:space="0" w:color="auto"/>
              <w:right w:val="double" w:sz="4" w:space="0" w:color="auto"/>
            </w:tcBorders>
            <w:vAlign w:val="center"/>
          </w:tcPr>
          <w:p w:rsidR="007B1D21" w:rsidRDefault="00935523">
            <w:pPr>
              <w:spacing w:after="60"/>
              <w:jc w:val="center"/>
              <w:rPr>
                <w:rFonts w:cs="Arial"/>
                <w:lang w:val="de-DE" w:eastAsia="ar-SA"/>
              </w:rPr>
            </w:pPr>
            <w:r>
              <w:rPr>
                <w:lang w:val="de-DE" w:eastAsia="ar-SA"/>
              </w:rPr>
              <w:t>No</w:t>
            </w:r>
          </w:p>
        </w:tc>
        <w:tc>
          <w:tcPr>
            <w:tcW w:w="777" w:type="dxa"/>
            <w:tcBorders>
              <w:top w:val="single" w:sz="4" w:space="0" w:color="auto"/>
              <w:left w:val="double" w:sz="4" w:space="0" w:color="auto"/>
              <w:bottom w:val="single" w:sz="4" w:space="0" w:color="auto"/>
              <w:right w:val="double" w:sz="4" w:space="0" w:color="auto"/>
            </w:tcBorders>
            <w:vAlign w:val="center"/>
          </w:tcPr>
          <w:p w:rsidR="007B1D21" w:rsidRDefault="00935523">
            <w:pPr>
              <w:spacing w:after="60"/>
              <w:jc w:val="center"/>
              <w:rPr>
                <w:rFonts w:cs="Arial"/>
                <w:sz w:val="16"/>
                <w:szCs w:val="16"/>
                <w:lang w:val="de-DE" w:eastAsia="ar-SA"/>
              </w:rPr>
            </w:pPr>
            <w:r>
              <w:rPr>
                <w:sz w:val="16"/>
                <w:szCs w:val="16"/>
                <w:lang w:val="de-DE" w:eastAsia="ar-SA"/>
              </w:rPr>
              <w:t>No Change</w:t>
            </w:r>
          </w:p>
        </w:tc>
        <w:tc>
          <w:tcPr>
            <w:tcW w:w="777" w:type="dxa"/>
            <w:tcBorders>
              <w:top w:val="single" w:sz="4" w:space="0" w:color="auto"/>
              <w:left w:val="double" w:sz="4" w:space="0" w:color="auto"/>
              <w:bottom w:val="single" w:sz="4" w:space="0" w:color="auto"/>
              <w:right w:val="double" w:sz="4" w:space="0" w:color="auto"/>
            </w:tcBorders>
            <w:vAlign w:val="center"/>
          </w:tcPr>
          <w:p w:rsidR="007B1D21" w:rsidRDefault="00935523">
            <w:pPr>
              <w:spacing w:after="60"/>
              <w:jc w:val="center"/>
              <w:rPr>
                <w:rFonts w:cs="Arial"/>
                <w:lang w:val="de-DE" w:eastAsia="ar-SA"/>
              </w:rPr>
            </w:pPr>
            <w:r>
              <w:rPr>
                <w:sz w:val="16"/>
                <w:szCs w:val="16"/>
                <w:lang w:val="de-DE" w:eastAsia="ar-SA"/>
              </w:rPr>
              <w:t>No Change</w:t>
            </w:r>
          </w:p>
        </w:tc>
        <w:tc>
          <w:tcPr>
            <w:tcW w:w="777" w:type="dxa"/>
            <w:tcBorders>
              <w:top w:val="single" w:sz="4" w:space="0" w:color="auto"/>
              <w:left w:val="double" w:sz="4" w:space="0" w:color="auto"/>
              <w:bottom w:val="single" w:sz="4" w:space="0" w:color="auto"/>
              <w:right w:val="double" w:sz="4" w:space="0" w:color="auto"/>
            </w:tcBorders>
            <w:vAlign w:val="center"/>
          </w:tcPr>
          <w:p w:rsidR="007B1D21" w:rsidRDefault="00935523">
            <w:pPr>
              <w:spacing w:after="60"/>
              <w:jc w:val="center"/>
              <w:rPr>
                <w:rFonts w:cs="Arial"/>
                <w:lang w:val="de-DE" w:eastAsia="ar-SA"/>
              </w:rPr>
            </w:pPr>
            <w:r>
              <w:rPr>
                <w:sz w:val="16"/>
                <w:szCs w:val="16"/>
                <w:lang w:val="de-DE" w:eastAsia="ar-SA"/>
              </w:rPr>
              <w:t>No Change</w:t>
            </w:r>
          </w:p>
        </w:tc>
        <w:tc>
          <w:tcPr>
            <w:tcW w:w="1953" w:type="dxa"/>
            <w:vMerge/>
            <w:tcBorders>
              <w:left w:val="double" w:sz="4" w:space="0" w:color="auto"/>
              <w:bottom w:val="single" w:sz="4" w:space="0" w:color="auto"/>
              <w:right w:val="single" w:sz="4" w:space="0" w:color="auto"/>
            </w:tcBorders>
            <w:vAlign w:val="center"/>
          </w:tcPr>
          <w:p w:rsidR="007B1D21" w:rsidRDefault="00935523">
            <w:pPr>
              <w:spacing w:after="60" w:line="276" w:lineRule="auto"/>
              <w:jc w:val="center"/>
              <w:rPr>
                <w:lang w:val="de-DE" w:eastAsia="ar-SA"/>
              </w:rPr>
            </w:pPr>
          </w:p>
        </w:tc>
      </w:tr>
      <w:tr w:rsidR="007B1D21" w:rsidTr="007B1D21">
        <w:trPr>
          <w:trHeight w:val="307"/>
          <w:jc w:val="center"/>
        </w:trPr>
        <w:tc>
          <w:tcPr>
            <w:tcW w:w="4561" w:type="dxa"/>
            <w:gridSpan w:val="5"/>
            <w:tcBorders>
              <w:top w:val="single" w:sz="4" w:space="0" w:color="auto"/>
              <w:left w:val="single" w:sz="4" w:space="0" w:color="auto"/>
              <w:bottom w:val="single" w:sz="4" w:space="0" w:color="auto"/>
              <w:right w:val="double" w:sz="4" w:space="0" w:color="auto"/>
            </w:tcBorders>
            <w:hideMark/>
          </w:tcPr>
          <w:p w:rsidR="007B1D21" w:rsidRDefault="00935523">
            <w:pPr>
              <w:spacing w:after="60" w:line="276" w:lineRule="auto"/>
              <w:jc w:val="center"/>
              <w:rPr>
                <w:rFonts w:cs="Arial"/>
                <w:lang w:val="de-DE" w:eastAsia="ar-SA"/>
              </w:rPr>
            </w:pPr>
            <w:r>
              <w:rPr>
                <w:lang w:val="de-DE" w:eastAsia="ar-SA"/>
              </w:rPr>
              <w:t>All other cases</w:t>
            </w:r>
          </w:p>
        </w:tc>
        <w:tc>
          <w:tcPr>
            <w:tcW w:w="3689" w:type="dxa"/>
            <w:gridSpan w:val="5"/>
            <w:tcBorders>
              <w:top w:val="single" w:sz="4" w:space="0" w:color="auto"/>
              <w:left w:val="double" w:sz="4" w:space="0" w:color="auto"/>
              <w:bottom w:val="single" w:sz="4" w:space="0" w:color="auto"/>
              <w:right w:val="double" w:sz="4" w:space="0" w:color="auto"/>
            </w:tcBorders>
            <w:vAlign w:val="center"/>
            <w:hideMark/>
          </w:tcPr>
          <w:p w:rsidR="007B1D21" w:rsidRDefault="00935523">
            <w:pPr>
              <w:spacing w:after="60" w:line="276" w:lineRule="auto"/>
              <w:jc w:val="center"/>
              <w:rPr>
                <w:rFonts w:cs="Arial"/>
                <w:lang w:val="de-DE" w:eastAsia="ar-SA"/>
              </w:rPr>
            </w:pPr>
            <w:r>
              <w:rPr>
                <w:lang w:val="de-DE" w:eastAsia="ar-SA"/>
              </w:rPr>
              <w:t>None</w:t>
            </w:r>
          </w:p>
        </w:tc>
        <w:tc>
          <w:tcPr>
            <w:tcW w:w="1953" w:type="dxa"/>
            <w:tcBorders>
              <w:top w:val="single" w:sz="4" w:space="0" w:color="auto"/>
              <w:left w:val="double" w:sz="4" w:space="0" w:color="auto"/>
              <w:bottom w:val="single" w:sz="4" w:space="0" w:color="auto"/>
              <w:right w:val="single" w:sz="4" w:space="0" w:color="auto"/>
            </w:tcBorders>
            <w:vAlign w:val="center"/>
            <w:hideMark/>
          </w:tcPr>
          <w:p w:rsidR="007B1D21" w:rsidRDefault="00935523">
            <w:pPr>
              <w:spacing w:after="60" w:line="276" w:lineRule="auto"/>
              <w:jc w:val="center"/>
              <w:rPr>
                <w:rFonts w:cs="Arial"/>
                <w:lang w:val="de-DE" w:eastAsia="ar-SA"/>
              </w:rPr>
            </w:pPr>
            <w:r>
              <w:rPr>
                <w:lang w:val="de-DE" w:eastAsia="ar-SA"/>
              </w:rPr>
              <w:t>Inactive</w:t>
            </w:r>
          </w:p>
        </w:tc>
      </w:tr>
    </w:tbl>
    <w:p w:rsidR="007B1D21" w:rsidRDefault="00935523" w:rsidP="007B1D21">
      <w:pPr>
        <w:jc w:val="center"/>
        <w:rPr>
          <w:sz w:val="16"/>
          <w:szCs w:val="16"/>
        </w:rPr>
      </w:pPr>
      <w:r>
        <w:rPr>
          <w:u w:val="single"/>
        </w:rPr>
        <w:t>A</w:t>
      </w:r>
      <w:r>
        <w:t xml:space="preserve">ctive </w:t>
      </w:r>
      <w:r>
        <w:rPr>
          <w:u w:val="single"/>
        </w:rPr>
        <w:t>P</w:t>
      </w:r>
      <w:r>
        <w:t xml:space="preserve">ark </w:t>
      </w:r>
      <w:r>
        <w:rPr>
          <w:u w:val="single"/>
        </w:rPr>
        <w:t>A</w:t>
      </w:r>
      <w:r>
        <w:t>ssist (APA) Internal Variable [APA_SMenu]</w:t>
      </w:r>
    </w:p>
    <w:p w:rsidR="00286069" w:rsidRDefault="00935523" w:rsidP="00286069">
      <w:pPr>
        <w:jc w:val="center"/>
      </w:pPr>
      <w:r>
        <w:t>[APA_SMenu] shall initialize to state ‘inactive’ at battery connect,</w:t>
      </w:r>
      <w:r>
        <w:t xml:space="preserve"> transition to key RUN, and after 10 seconds of no signal change from the target ECU.</w:t>
      </w:r>
    </w:p>
    <w:p w:rsidR="007B1D21" w:rsidRDefault="00935523" w:rsidP="007B1D21">
      <w:pPr>
        <w:jc w:val="center"/>
      </w:pPr>
      <w:r>
        <w:t>PPA selection is “greyed out” if PPA signal indicates “Not Selectable.”</w:t>
      </w:r>
    </w:p>
    <w:p w:rsidR="007B1D21" w:rsidRDefault="00935523" w:rsidP="007B1D21"/>
    <w:p w:rsidR="00500605" w:rsidRPr="007B1D21" w:rsidRDefault="00935523" w:rsidP="007B1D21"/>
    <w:p w:rsidR="00CC6E4C" w:rsidRPr="00CC6E4C" w:rsidRDefault="00CC6E4C" w:rsidP="00CC6E4C">
      <w:pPr>
        <w:pStyle w:val="Heading5"/>
        <w:rPr>
          <w:b w:val="0"/>
          <w:u w:val="single"/>
        </w:rPr>
      </w:pPr>
      <w:r w:rsidRPr="00CC6E4C">
        <w:rPr>
          <w:b w:val="0"/>
          <w:u w:val="single"/>
        </w:rPr>
        <w:t>CAMERA-FUR-REQ-165451/C-Active Park Assist (APA) Soft Menu Interface General Requriements 2c</w:t>
      </w:r>
    </w:p>
    <w:p w:rsidR="007D7F33" w:rsidRDefault="00935523" w:rsidP="007D7F33"/>
    <w:tbl>
      <w:tblPr>
        <w:tblW w:w="10203" w:type="dxa"/>
        <w:jc w:val="center"/>
        <w:tblLook w:val="04A0" w:firstRow="1" w:lastRow="0" w:firstColumn="1" w:lastColumn="0" w:noHBand="0" w:noVBand="1"/>
      </w:tblPr>
      <w:tblGrid>
        <w:gridCol w:w="709"/>
        <w:gridCol w:w="2003"/>
        <w:gridCol w:w="574"/>
        <w:gridCol w:w="628"/>
        <w:gridCol w:w="574"/>
        <w:gridCol w:w="777"/>
        <w:gridCol w:w="777"/>
        <w:gridCol w:w="732"/>
        <w:gridCol w:w="777"/>
        <w:gridCol w:w="732"/>
        <w:gridCol w:w="1920"/>
      </w:tblGrid>
      <w:tr w:rsidR="007D7F33" w:rsidTr="007D7F33">
        <w:trPr>
          <w:cantSplit/>
          <w:trHeight w:val="2388"/>
          <w:jc w:val="center"/>
        </w:trPr>
        <w:tc>
          <w:tcPr>
            <w:tcW w:w="712" w:type="dxa"/>
            <w:tcBorders>
              <w:top w:val="single" w:sz="4" w:space="0" w:color="auto"/>
              <w:left w:val="single" w:sz="4" w:space="0" w:color="auto"/>
              <w:bottom w:val="double" w:sz="4" w:space="0" w:color="auto"/>
              <w:right w:val="single" w:sz="4" w:space="0" w:color="auto"/>
            </w:tcBorders>
            <w:shd w:val="clear" w:color="auto" w:fill="D9D9D9" w:themeFill="background1" w:themeFillShade="D9"/>
            <w:textDirection w:val="btLr"/>
            <w:vAlign w:val="center"/>
            <w:hideMark/>
          </w:tcPr>
          <w:p w:rsidR="007D7F33" w:rsidRDefault="00935523">
            <w:pPr>
              <w:spacing w:line="276" w:lineRule="auto"/>
              <w:ind w:left="113" w:right="113"/>
              <w:jc w:val="center"/>
              <w:rPr>
                <w:rFonts w:cs="Arial"/>
                <w:sz w:val="16"/>
                <w:szCs w:val="16"/>
                <w:lang w:val="de-DE" w:eastAsia="ja-JP"/>
              </w:rPr>
            </w:pPr>
            <w:r>
              <w:rPr>
                <w:sz w:val="16"/>
                <w:szCs w:val="16"/>
                <w:lang w:val="de-DE"/>
              </w:rPr>
              <w:t>Operational Mode</w:t>
            </w:r>
          </w:p>
        </w:tc>
        <w:tc>
          <w:tcPr>
            <w:tcW w:w="2038"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7D7F33" w:rsidRDefault="00935523">
            <w:pPr>
              <w:spacing w:after="60" w:line="276" w:lineRule="auto"/>
              <w:jc w:val="center"/>
              <w:rPr>
                <w:rFonts w:cs="Arial"/>
                <w:b/>
                <w:lang w:val="de-DE" w:eastAsia="ar-SA"/>
              </w:rPr>
            </w:pPr>
            <w:r>
              <w:rPr>
                <w:b/>
                <w:bCs/>
                <w:kern w:val="32"/>
                <w:lang w:val="de-DE" w:eastAsia="ar-SA"/>
              </w:rPr>
              <w:t>[</w:t>
            </w:r>
            <w:r>
              <w:rPr>
                <w:b/>
                <w:lang w:val="de-DE"/>
              </w:rPr>
              <w:t>ApaMde_D_Stat</w:t>
            </w:r>
            <w:r>
              <w:rPr>
                <w:b/>
                <w:bCs/>
                <w:kern w:val="32"/>
                <w:lang w:val="de-DE" w:eastAsia="ar-SA"/>
              </w:rPr>
              <w:t>]</w:t>
            </w:r>
          </w:p>
        </w:tc>
        <w:tc>
          <w:tcPr>
            <w:tcW w:w="581" w:type="dxa"/>
            <w:tcBorders>
              <w:top w:val="single" w:sz="4" w:space="0" w:color="auto"/>
              <w:left w:val="single" w:sz="4" w:space="0" w:color="auto"/>
              <w:bottom w:val="double" w:sz="4" w:space="0" w:color="auto"/>
              <w:right w:val="single" w:sz="4" w:space="0" w:color="auto"/>
            </w:tcBorders>
            <w:shd w:val="clear" w:color="auto" w:fill="D9D9D9" w:themeFill="background1" w:themeFillShade="D9"/>
            <w:textDirection w:val="btLr"/>
            <w:vAlign w:val="center"/>
            <w:hideMark/>
          </w:tcPr>
          <w:p w:rsidR="007D7F33" w:rsidRDefault="00935523">
            <w:pPr>
              <w:spacing w:after="60" w:line="276" w:lineRule="auto"/>
              <w:ind w:left="113" w:right="113"/>
              <w:jc w:val="center"/>
              <w:rPr>
                <w:rFonts w:cs="Arial"/>
                <w:b/>
                <w:bCs/>
                <w:kern w:val="32"/>
                <w:lang w:val="de-DE" w:eastAsia="ar-SA"/>
              </w:rPr>
            </w:pPr>
            <w:r>
              <w:rPr>
                <w:b/>
                <w:bCs/>
                <w:kern w:val="32"/>
                <w:lang w:val="de-DE" w:eastAsia="ar-SA"/>
              </w:rPr>
              <w:t>[ApaSelSapp_D_Stat]</w:t>
            </w:r>
          </w:p>
        </w:tc>
        <w:tc>
          <w:tcPr>
            <w:tcW w:w="649" w:type="dxa"/>
            <w:tcBorders>
              <w:top w:val="single" w:sz="4" w:space="0" w:color="auto"/>
              <w:left w:val="single" w:sz="4" w:space="0" w:color="auto"/>
              <w:bottom w:val="double" w:sz="4" w:space="0" w:color="auto"/>
              <w:right w:val="single" w:sz="4" w:space="0" w:color="auto"/>
            </w:tcBorders>
            <w:shd w:val="clear" w:color="auto" w:fill="D9D9D9" w:themeFill="background1" w:themeFillShade="D9"/>
            <w:textDirection w:val="btLr"/>
            <w:vAlign w:val="center"/>
            <w:hideMark/>
          </w:tcPr>
          <w:p w:rsidR="007D7F33" w:rsidRDefault="00935523">
            <w:pPr>
              <w:spacing w:after="60" w:line="276" w:lineRule="auto"/>
              <w:ind w:left="113" w:right="113"/>
              <w:jc w:val="center"/>
              <w:rPr>
                <w:rFonts w:cs="Arial"/>
                <w:b/>
                <w:bCs/>
                <w:kern w:val="32"/>
                <w:lang w:val="de-DE" w:eastAsia="ar-SA"/>
              </w:rPr>
            </w:pPr>
            <w:r>
              <w:rPr>
                <w:b/>
                <w:bCs/>
                <w:kern w:val="32"/>
                <w:lang w:val="de-DE" w:eastAsia="ar-SA"/>
              </w:rPr>
              <w:t>[ApaSelPpa_D_Stat]</w:t>
            </w:r>
          </w:p>
        </w:tc>
        <w:tc>
          <w:tcPr>
            <w:tcW w:w="581" w:type="dxa"/>
            <w:tcBorders>
              <w:top w:val="single" w:sz="4" w:space="0" w:color="auto"/>
              <w:left w:val="single" w:sz="4" w:space="0" w:color="auto"/>
              <w:bottom w:val="double" w:sz="4" w:space="0" w:color="auto"/>
              <w:right w:val="double" w:sz="4" w:space="0" w:color="auto"/>
            </w:tcBorders>
            <w:shd w:val="clear" w:color="auto" w:fill="D9D9D9" w:themeFill="background1" w:themeFillShade="D9"/>
            <w:textDirection w:val="btLr"/>
            <w:vAlign w:val="center"/>
            <w:hideMark/>
          </w:tcPr>
          <w:p w:rsidR="007D7F33" w:rsidRDefault="00935523">
            <w:pPr>
              <w:spacing w:after="60" w:line="276" w:lineRule="auto"/>
              <w:ind w:left="113" w:right="113"/>
              <w:jc w:val="center"/>
              <w:rPr>
                <w:rFonts w:cs="Arial"/>
                <w:b/>
                <w:bCs/>
                <w:kern w:val="32"/>
                <w:lang w:val="de-DE" w:eastAsia="ar-SA"/>
              </w:rPr>
            </w:pPr>
            <w:r>
              <w:rPr>
                <w:b/>
                <w:bCs/>
                <w:kern w:val="32"/>
                <w:lang w:val="de-DE" w:eastAsia="ar-SA"/>
              </w:rPr>
              <w:t>[ApaSelPoa_D_Stat]</w:t>
            </w:r>
          </w:p>
        </w:tc>
        <w:tc>
          <w:tcPr>
            <w:tcW w:w="777" w:type="dxa"/>
            <w:tcBorders>
              <w:top w:val="single" w:sz="4" w:space="0" w:color="auto"/>
              <w:left w:val="double" w:sz="4" w:space="0" w:color="auto"/>
              <w:bottom w:val="double" w:sz="4" w:space="0" w:color="auto"/>
              <w:right w:val="double" w:sz="4" w:space="0" w:color="auto"/>
            </w:tcBorders>
            <w:shd w:val="clear" w:color="auto" w:fill="D9D9D9" w:themeFill="background1" w:themeFillShade="D9"/>
            <w:textDirection w:val="btLr"/>
            <w:vAlign w:val="center"/>
            <w:hideMark/>
          </w:tcPr>
          <w:p w:rsidR="007D7F33" w:rsidRDefault="00935523">
            <w:pPr>
              <w:spacing w:after="60" w:line="276" w:lineRule="auto"/>
              <w:ind w:left="113" w:right="113"/>
              <w:jc w:val="center"/>
              <w:rPr>
                <w:rFonts w:cs="Arial"/>
                <w:b/>
                <w:bCs/>
                <w:kern w:val="32"/>
                <w:lang w:val="de-DE" w:eastAsia="ar-SA"/>
              </w:rPr>
            </w:pPr>
            <w:r>
              <w:rPr>
                <w:b/>
                <w:bCs/>
                <w:kern w:val="32"/>
                <w:lang w:val="de-DE" w:eastAsia="ar-SA"/>
              </w:rPr>
              <w:t>APA_SB1 (SAPP) selection allowed?</w:t>
            </w:r>
          </w:p>
        </w:tc>
        <w:tc>
          <w:tcPr>
            <w:tcW w:w="581" w:type="dxa"/>
            <w:tcBorders>
              <w:top w:val="single" w:sz="4" w:space="0" w:color="auto"/>
              <w:left w:val="double" w:sz="4" w:space="0" w:color="auto"/>
              <w:bottom w:val="double" w:sz="4" w:space="0" w:color="auto"/>
              <w:right w:val="double" w:sz="4" w:space="0" w:color="auto"/>
            </w:tcBorders>
            <w:shd w:val="clear" w:color="auto" w:fill="D9D9D9" w:themeFill="background1" w:themeFillShade="D9"/>
            <w:textDirection w:val="btLr"/>
            <w:vAlign w:val="center"/>
            <w:hideMark/>
          </w:tcPr>
          <w:p w:rsidR="007D7F33" w:rsidRDefault="00935523">
            <w:pPr>
              <w:spacing w:after="60" w:line="276" w:lineRule="auto"/>
              <w:ind w:left="113" w:right="113"/>
              <w:jc w:val="center"/>
              <w:rPr>
                <w:rFonts w:cs="Arial"/>
                <w:b/>
                <w:bCs/>
                <w:kern w:val="32"/>
                <w:lang w:val="de-DE" w:eastAsia="ar-SA"/>
              </w:rPr>
            </w:pPr>
            <w:r>
              <w:rPr>
                <w:b/>
                <w:bCs/>
                <w:kern w:val="32"/>
                <w:lang w:val="de-DE" w:eastAsia="ar-SA"/>
              </w:rPr>
              <w:t>APA_SB2 (PPA) selection allowed?</w:t>
            </w:r>
          </w:p>
        </w:tc>
        <w:tc>
          <w:tcPr>
            <w:tcW w:w="777" w:type="dxa"/>
            <w:tcBorders>
              <w:top w:val="single" w:sz="4" w:space="0" w:color="auto"/>
              <w:left w:val="double" w:sz="4" w:space="0" w:color="auto"/>
              <w:bottom w:val="double" w:sz="4" w:space="0" w:color="auto"/>
              <w:right w:val="double" w:sz="4" w:space="0" w:color="auto"/>
            </w:tcBorders>
            <w:shd w:val="clear" w:color="auto" w:fill="D9D9D9" w:themeFill="background1" w:themeFillShade="D9"/>
            <w:textDirection w:val="btLr"/>
            <w:vAlign w:val="center"/>
            <w:hideMark/>
          </w:tcPr>
          <w:p w:rsidR="007D7F33" w:rsidRDefault="00935523">
            <w:pPr>
              <w:spacing w:after="60" w:line="276" w:lineRule="auto"/>
              <w:ind w:left="113" w:right="113"/>
              <w:jc w:val="center"/>
              <w:rPr>
                <w:rFonts w:cs="Arial"/>
                <w:b/>
                <w:bCs/>
                <w:kern w:val="32"/>
                <w:lang w:val="de-DE" w:eastAsia="ar-SA"/>
              </w:rPr>
            </w:pPr>
            <w:r>
              <w:rPr>
                <w:b/>
                <w:bCs/>
                <w:kern w:val="32"/>
                <w:lang w:val="de-DE" w:eastAsia="ar-SA"/>
              </w:rPr>
              <w:t>APA_SB3 (POA) selection allowed?</w:t>
            </w:r>
          </w:p>
        </w:tc>
        <w:tc>
          <w:tcPr>
            <w:tcW w:w="777" w:type="dxa"/>
            <w:tcBorders>
              <w:top w:val="single" w:sz="4" w:space="0" w:color="auto"/>
              <w:left w:val="double" w:sz="4" w:space="0" w:color="auto"/>
              <w:bottom w:val="double" w:sz="4" w:space="0" w:color="auto"/>
              <w:right w:val="double" w:sz="4" w:space="0" w:color="auto"/>
            </w:tcBorders>
            <w:shd w:val="clear" w:color="auto" w:fill="D9D9D9" w:themeFill="background1" w:themeFillShade="D9"/>
            <w:textDirection w:val="btLr"/>
            <w:vAlign w:val="center"/>
            <w:hideMark/>
          </w:tcPr>
          <w:p w:rsidR="007D7F33" w:rsidRDefault="00935523">
            <w:pPr>
              <w:spacing w:after="60" w:line="276" w:lineRule="auto"/>
              <w:ind w:left="113" w:right="113"/>
              <w:jc w:val="center"/>
              <w:rPr>
                <w:rFonts w:cs="Arial"/>
                <w:b/>
                <w:bCs/>
                <w:kern w:val="32"/>
                <w:lang w:val="de-DE" w:eastAsia="ar-SA"/>
              </w:rPr>
            </w:pPr>
            <w:r>
              <w:rPr>
                <w:b/>
                <w:bCs/>
                <w:kern w:val="32"/>
                <w:lang w:val="de-DE" w:eastAsia="ar-SA"/>
              </w:rPr>
              <w:t>APA_SB4 (OFF) selection allowed?</w:t>
            </w:r>
          </w:p>
        </w:tc>
        <w:tc>
          <w:tcPr>
            <w:tcW w:w="777" w:type="dxa"/>
            <w:tcBorders>
              <w:top w:val="single" w:sz="4" w:space="0" w:color="auto"/>
              <w:left w:val="double" w:sz="4" w:space="0" w:color="auto"/>
              <w:bottom w:val="double" w:sz="4" w:space="0" w:color="auto"/>
              <w:right w:val="double" w:sz="4" w:space="0" w:color="auto"/>
            </w:tcBorders>
            <w:shd w:val="clear" w:color="auto" w:fill="D9D9D9" w:themeFill="background1" w:themeFillShade="D9"/>
            <w:textDirection w:val="btLr"/>
            <w:vAlign w:val="center"/>
            <w:hideMark/>
          </w:tcPr>
          <w:p w:rsidR="007D7F33" w:rsidRDefault="00935523">
            <w:pPr>
              <w:spacing w:after="60" w:line="276" w:lineRule="auto"/>
              <w:jc w:val="center"/>
              <w:rPr>
                <w:rFonts w:cs="Arial"/>
                <w:b/>
                <w:bCs/>
                <w:kern w:val="32"/>
                <w:lang w:val="de-DE" w:eastAsia="ar-SA"/>
              </w:rPr>
            </w:pPr>
            <w:r>
              <w:rPr>
                <w:b/>
                <w:bCs/>
                <w:kern w:val="32"/>
                <w:lang w:val="de-DE" w:eastAsia="ar-SA"/>
              </w:rPr>
              <w:t>APA_SB5 (INFO) selection allowed?</w:t>
            </w:r>
          </w:p>
        </w:tc>
        <w:tc>
          <w:tcPr>
            <w:tcW w:w="1953" w:type="dxa"/>
            <w:tcBorders>
              <w:top w:val="single" w:sz="4" w:space="0" w:color="auto"/>
              <w:left w:val="double" w:sz="4" w:space="0" w:color="auto"/>
              <w:bottom w:val="double" w:sz="4" w:space="0" w:color="auto"/>
              <w:right w:val="single" w:sz="4" w:space="0" w:color="auto"/>
            </w:tcBorders>
            <w:shd w:val="clear" w:color="auto" w:fill="D9D9D9" w:themeFill="background1" w:themeFillShade="D9"/>
            <w:vAlign w:val="center"/>
            <w:hideMark/>
          </w:tcPr>
          <w:p w:rsidR="007D7F33" w:rsidRDefault="00935523">
            <w:pPr>
              <w:spacing w:after="60" w:line="276" w:lineRule="auto"/>
              <w:jc w:val="center"/>
              <w:rPr>
                <w:rFonts w:cs="Arial"/>
                <w:b/>
                <w:lang w:val="de-DE" w:eastAsia="ar-SA"/>
              </w:rPr>
            </w:pPr>
            <w:r>
              <w:rPr>
                <w:b/>
                <w:bCs/>
                <w:kern w:val="32"/>
                <w:lang w:val="de-DE" w:eastAsia="ar-SA"/>
              </w:rPr>
              <w:t>[</w:t>
            </w:r>
            <w:r>
              <w:rPr>
                <w:b/>
                <w:lang w:val="de-DE"/>
              </w:rPr>
              <w:t>APA_SMenu</w:t>
            </w:r>
            <w:r>
              <w:rPr>
                <w:b/>
                <w:bCs/>
                <w:kern w:val="32"/>
                <w:lang w:val="de-DE" w:eastAsia="ar-SA"/>
              </w:rPr>
              <w:t>]</w:t>
            </w:r>
          </w:p>
        </w:tc>
      </w:tr>
      <w:tr w:rsidR="007D7F33" w:rsidTr="007D7F33">
        <w:trPr>
          <w:trHeight w:val="1725"/>
          <w:jc w:val="center"/>
        </w:trPr>
        <w:tc>
          <w:tcPr>
            <w:tcW w:w="712"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7D7F33" w:rsidRDefault="00935523">
            <w:pPr>
              <w:spacing w:line="276" w:lineRule="auto"/>
              <w:ind w:left="113" w:right="113"/>
              <w:jc w:val="center"/>
              <w:rPr>
                <w:rFonts w:cs="Arial"/>
                <w:lang w:val="de-DE" w:eastAsia="ja-JP"/>
              </w:rPr>
            </w:pPr>
            <w:r>
              <w:rPr>
                <w:lang w:val="de-DE"/>
              </w:rPr>
              <w:t>Run</w:t>
            </w:r>
          </w:p>
          <w:p w:rsidR="007D7F33" w:rsidRDefault="00935523">
            <w:pPr>
              <w:spacing w:line="276" w:lineRule="auto"/>
              <w:ind w:left="113" w:right="113"/>
              <w:jc w:val="center"/>
              <w:rPr>
                <w:rFonts w:cs="Arial"/>
                <w:lang w:val="de-DE" w:eastAsia="ja-JP"/>
              </w:rPr>
            </w:pPr>
            <w:r>
              <w:rPr>
                <w:sz w:val="16"/>
                <w:szCs w:val="16"/>
                <w:lang w:val="de-DE"/>
              </w:rPr>
              <w:t>(as per Operational Modes and Voltage Range Definition)</w:t>
            </w:r>
          </w:p>
        </w:tc>
        <w:tc>
          <w:tcPr>
            <w:tcW w:w="2038" w:type="dxa"/>
            <w:vMerge w:val="restart"/>
            <w:tcBorders>
              <w:top w:val="single" w:sz="4" w:space="0" w:color="auto"/>
              <w:left w:val="single" w:sz="4" w:space="0" w:color="auto"/>
              <w:bottom w:val="single" w:sz="4" w:space="0" w:color="auto"/>
              <w:right w:val="single" w:sz="4" w:space="0" w:color="auto"/>
            </w:tcBorders>
            <w:vAlign w:val="center"/>
            <w:hideMark/>
          </w:tcPr>
          <w:p w:rsidR="007D7F33" w:rsidRDefault="00935523">
            <w:pPr>
              <w:spacing w:line="276" w:lineRule="auto"/>
              <w:jc w:val="center"/>
              <w:rPr>
                <w:rFonts w:cs="Arial"/>
                <w:lang w:val="de-DE" w:eastAsia="ar-SA"/>
              </w:rPr>
            </w:pPr>
            <w:r>
              <w:rPr>
                <w:lang w:val="de-DE" w:eastAsia="ar-SA"/>
              </w:rPr>
              <w:t>0x2-SAPP</w:t>
            </w:r>
          </w:p>
          <w:p w:rsidR="007D7F33" w:rsidRDefault="00935523">
            <w:pPr>
              <w:spacing w:line="276" w:lineRule="auto"/>
              <w:jc w:val="center"/>
              <w:rPr>
                <w:lang w:val="de-DE" w:eastAsia="ar-SA"/>
              </w:rPr>
            </w:pPr>
            <w:r>
              <w:rPr>
                <w:lang w:val="de-DE" w:eastAsia="ar-SA"/>
              </w:rPr>
              <w:t>0x3 PPA</w:t>
            </w:r>
          </w:p>
          <w:p w:rsidR="007D7F33" w:rsidRDefault="00935523">
            <w:pPr>
              <w:spacing w:after="60" w:line="276" w:lineRule="auto"/>
              <w:jc w:val="center"/>
              <w:rPr>
                <w:rFonts w:cs="Arial"/>
                <w:lang w:val="de-DE" w:eastAsia="ar-SA"/>
              </w:rPr>
            </w:pPr>
            <w:r>
              <w:rPr>
                <w:lang w:val="de-DE" w:eastAsia="ar-SA"/>
              </w:rPr>
              <w:t>0x4 POA</w:t>
            </w:r>
          </w:p>
        </w:tc>
        <w:tc>
          <w:tcPr>
            <w:tcW w:w="581" w:type="dxa"/>
            <w:tcBorders>
              <w:top w:val="single" w:sz="4" w:space="0" w:color="auto"/>
              <w:left w:val="single" w:sz="4" w:space="0" w:color="auto"/>
              <w:bottom w:val="single" w:sz="4" w:space="0" w:color="auto"/>
              <w:right w:val="single" w:sz="4" w:space="0" w:color="auto"/>
            </w:tcBorders>
            <w:vAlign w:val="center"/>
            <w:hideMark/>
          </w:tcPr>
          <w:p w:rsidR="007D7F33" w:rsidRDefault="00935523">
            <w:pPr>
              <w:spacing w:after="60"/>
              <w:jc w:val="center"/>
              <w:rPr>
                <w:rFonts w:cs="Arial"/>
                <w:lang w:val="de-DE" w:eastAsia="ar-SA"/>
              </w:rPr>
            </w:pPr>
            <w:r>
              <w:rPr>
                <w:lang w:val="de-DE" w:eastAsia="ar-SA"/>
              </w:rPr>
              <w:t>X</w:t>
            </w:r>
          </w:p>
        </w:tc>
        <w:tc>
          <w:tcPr>
            <w:tcW w:w="649" w:type="dxa"/>
            <w:tcBorders>
              <w:top w:val="single" w:sz="4" w:space="0" w:color="auto"/>
              <w:left w:val="single" w:sz="4" w:space="0" w:color="auto"/>
              <w:bottom w:val="single" w:sz="4" w:space="0" w:color="auto"/>
              <w:right w:val="single" w:sz="4" w:space="0" w:color="auto"/>
            </w:tcBorders>
            <w:vAlign w:val="center"/>
            <w:hideMark/>
          </w:tcPr>
          <w:p w:rsidR="007D7F33" w:rsidRDefault="00935523">
            <w:pPr>
              <w:spacing w:after="60"/>
              <w:jc w:val="center"/>
              <w:rPr>
                <w:rFonts w:cs="Arial"/>
                <w:lang w:val="de-DE" w:eastAsia="ar-SA"/>
              </w:rPr>
            </w:pPr>
            <w:r>
              <w:rPr>
                <w:lang w:val="de-DE" w:eastAsia="ar-SA"/>
              </w:rPr>
              <w:t>X</w:t>
            </w:r>
          </w:p>
        </w:tc>
        <w:tc>
          <w:tcPr>
            <w:tcW w:w="581" w:type="dxa"/>
            <w:tcBorders>
              <w:top w:val="single" w:sz="4" w:space="0" w:color="auto"/>
              <w:left w:val="single" w:sz="4" w:space="0" w:color="auto"/>
              <w:bottom w:val="single" w:sz="4" w:space="0" w:color="auto"/>
              <w:right w:val="double" w:sz="4" w:space="0" w:color="auto"/>
            </w:tcBorders>
            <w:vAlign w:val="center"/>
            <w:hideMark/>
          </w:tcPr>
          <w:p w:rsidR="007D7F33" w:rsidRDefault="00935523">
            <w:pPr>
              <w:spacing w:after="60"/>
              <w:jc w:val="center"/>
              <w:rPr>
                <w:rFonts w:cs="Arial"/>
                <w:lang w:val="de-DE" w:eastAsia="ar-SA"/>
              </w:rPr>
            </w:pPr>
            <w:r w:rsidRPr="00314F7A">
              <w:rPr>
                <w:lang w:val="de-DE" w:eastAsia="ar-SA"/>
              </w:rPr>
              <w:t>0x1</w:t>
            </w:r>
          </w:p>
        </w:tc>
        <w:tc>
          <w:tcPr>
            <w:tcW w:w="777" w:type="dxa"/>
            <w:tcBorders>
              <w:top w:val="single" w:sz="4" w:space="0" w:color="auto"/>
              <w:left w:val="double" w:sz="4" w:space="0" w:color="auto"/>
              <w:bottom w:val="single" w:sz="4" w:space="0" w:color="auto"/>
              <w:right w:val="double" w:sz="4" w:space="0" w:color="auto"/>
            </w:tcBorders>
            <w:vAlign w:val="center"/>
            <w:hideMark/>
          </w:tcPr>
          <w:p w:rsidR="007D7F33" w:rsidRDefault="00935523">
            <w:pPr>
              <w:spacing w:after="60"/>
              <w:jc w:val="center"/>
              <w:rPr>
                <w:rFonts w:cs="Arial"/>
                <w:lang w:val="de-DE" w:eastAsia="ar-SA"/>
              </w:rPr>
            </w:pPr>
            <w:r>
              <w:rPr>
                <w:sz w:val="16"/>
                <w:szCs w:val="16"/>
                <w:lang w:val="de-DE" w:eastAsia="ar-SA"/>
              </w:rPr>
              <w:t>No Change</w:t>
            </w:r>
          </w:p>
        </w:tc>
        <w:tc>
          <w:tcPr>
            <w:tcW w:w="581" w:type="dxa"/>
            <w:tcBorders>
              <w:top w:val="single" w:sz="4" w:space="0" w:color="auto"/>
              <w:left w:val="double" w:sz="4" w:space="0" w:color="auto"/>
              <w:bottom w:val="single" w:sz="4" w:space="0" w:color="auto"/>
              <w:right w:val="double" w:sz="4" w:space="0" w:color="auto"/>
            </w:tcBorders>
            <w:vAlign w:val="center"/>
            <w:hideMark/>
          </w:tcPr>
          <w:p w:rsidR="007D7F33" w:rsidRDefault="00935523">
            <w:pPr>
              <w:spacing w:after="60"/>
              <w:jc w:val="center"/>
              <w:rPr>
                <w:rFonts w:cs="Arial"/>
                <w:sz w:val="16"/>
                <w:szCs w:val="16"/>
                <w:lang w:val="de-DE" w:eastAsia="ar-SA"/>
              </w:rPr>
            </w:pPr>
            <w:r>
              <w:rPr>
                <w:sz w:val="16"/>
                <w:szCs w:val="16"/>
                <w:lang w:val="de-DE" w:eastAsia="ar-SA"/>
              </w:rPr>
              <w:t>No Change</w:t>
            </w:r>
          </w:p>
        </w:tc>
        <w:tc>
          <w:tcPr>
            <w:tcW w:w="777" w:type="dxa"/>
            <w:tcBorders>
              <w:top w:val="single" w:sz="4" w:space="0" w:color="auto"/>
              <w:left w:val="double" w:sz="4" w:space="0" w:color="auto"/>
              <w:bottom w:val="single" w:sz="4" w:space="0" w:color="auto"/>
              <w:right w:val="double" w:sz="4" w:space="0" w:color="auto"/>
            </w:tcBorders>
            <w:vAlign w:val="center"/>
            <w:hideMark/>
          </w:tcPr>
          <w:p w:rsidR="007D7F33" w:rsidRDefault="00935523">
            <w:pPr>
              <w:spacing w:after="60"/>
              <w:jc w:val="center"/>
              <w:rPr>
                <w:rFonts w:cs="Arial"/>
                <w:sz w:val="16"/>
                <w:szCs w:val="16"/>
                <w:lang w:val="de-DE" w:eastAsia="ar-SA"/>
              </w:rPr>
            </w:pPr>
            <w:r>
              <w:rPr>
                <w:lang w:val="de-DE" w:eastAsia="ar-SA"/>
              </w:rPr>
              <w:t>Yes</w:t>
            </w:r>
          </w:p>
        </w:tc>
        <w:tc>
          <w:tcPr>
            <w:tcW w:w="777" w:type="dxa"/>
            <w:tcBorders>
              <w:top w:val="single" w:sz="4" w:space="0" w:color="auto"/>
              <w:left w:val="double" w:sz="4" w:space="0" w:color="auto"/>
              <w:bottom w:val="single" w:sz="4" w:space="0" w:color="auto"/>
              <w:right w:val="double" w:sz="4" w:space="0" w:color="auto"/>
            </w:tcBorders>
            <w:vAlign w:val="center"/>
            <w:hideMark/>
          </w:tcPr>
          <w:p w:rsidR="007D7F33" w:rsidRDefault="00935523">
            <w:pPr>
              <w:spacing w:after="60"/>
              <w:jc w:val="center"/>
              <w:rPr>
                <w:rFonts w:cs="Arial"/>
                <w:lang w:val="de-DE" w:eastAsia="ar-SA"/>
              </w:rPr>
            </w:pPr>
            <w:r>
              <w:rPr>
                <w:sz w:val="16"/>
                <w:szCs w:val="16"/>
                <w:lang w:val="de-DE" w:eastAsia="ar-SA"/>
              </w:rPr>
              <w:t>No Change</w:t>
            </w:r>
          </w:p>
        </w:tc>
        <w:tc>
          <w:tcPr>
            <w:tcW w:w="777" w:type="dxa"/>
            <w:tcBorders>
              <w:top w:val="single" w:sz="4" w:space="0" w:color="auto"/>
              <w:left w:val="double" w:sz="4" w:space="0" w:color="auto"/>
              <w:bottom w:val="single" w:sz="4" w:space="0" w:color="auto"/>
              <w:right w:val="double" w:sz="4" w:space="0" w:color="auto"/>
            </w:tcBorders>
            <w:vAlign w:val="center"/>
            <w:hideMark/>
          </w:tcPr>
          <w:p w:rsidR="007D7F33" w:rsidRDefault="00935523">
            <w:pPr>
              <w:spacing w:after="60"/>
              <w:jc w:val="center"/>
              <w:rPr>
                <w:rFonts w:cs="Arial"/>
                <w:lang w:val="de-DE" w:eastAsia="ar-SA"/>
              </w:rPr>
            </w:pPr>
            <w:r>
              <w:rPr>
                <w:lang w:val="de-DE" w:eastAsia="ar-SA"/>
              </w:rPr>
              <w:t>Yes</w:t>
            </w:r>
          </w:p>
        </w:tc>
        <w:tc>
          <w:tcPr>
            <w:tcW w:w="1953" w:type="dxa"/>
            <w:vMerge w:val="restart"/>
            <w:tcBorders>
              <w:top w:val="single" w:sz="4" w:space="0" w:color="auto"/>
              <w:left w:val="double" w:sz="4" w:space="0" w:color="auto"/>
              <w:bottom w:val="single" w:sz="4" w:space="0" w:color="auto"/>
              <w:right w:val="single" w:sz="4" w:space="0" w:color="auto"/>
            </w:tcBorders>
            <w:vAlign w:val="center"/>
            <w:hideMark/>
          </w:tcPr>
          <w:p w:rsidR="007D7F33" w:rsidRDefault="00935523">
            <w:pPr>
              <w:spacing w:after="60" w:line="276" w:lineRule="auto"/>
              <w:jc w:val="center"/>
              <w:rPr>
                <w:rFonts w:cs="Arial"/>
                <w:lang w:val="de-DE" w:eastAsia="ar-SA"/>
              </w:rPr>
            </w:pPr>
            <w:r>
              <w:rPr>
                <w:lang w:val="de-DE" w:eastAsia="ar-SA"/>
              </w:rPr>
              <w:t>Set equal to [ApaMde_D_Stat]</w:t>
            </w:r>
          </w:p>
        </w:tc>
      </w:tr>
      <w:tr w:rsidR="007D7F33" w:rsidTr="007D7F33">
        <w:trPr>
          <w:trHeight w:val="17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7D7F33" w:rsidRDefault="00935523">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D7F33" w:rsidRDefault="00935523">
            <w:pPr>
              <w:rPr>
                <w:rFonts w:cs="Arial"/>
                <w:lang w:val="de-DE" w:eastAsia="ar-SA"/>
              </w:rPr>
            </w:pPr>
          </w:p>
        </w:tc>
        <w:tc>
          <w:tcPr>
            <w:tcW w:w="581" w:type="dxa"/>
            <w:tcBorders>
              <w:top w:val="single" w:sz="4" w:space="0" w:color="auto"/>
              <w:left w:val="single" w:sz="4" w:space="0" w:color="auto"/>
              <w:bottom w:val="single" w:sz="4" w:space="0" w:color="auto"/>
              <w:right w:val="single" w:sz="4" w:space="0" w:color="auto"/>
            </w:tcBorders>
            <w:vAlign w:val="center"/>
            <w:hideMark/>
          </w:tcPr>
          <w:p w:rsidR="007D7F33" w:rsidRDefault="00935523">
            <w:pPr>
              <w:spacing w:after="60"/>
              <w:jc w:val="center"/>
              <w:rPr>
                <w:rFonts w:cs="Arial"/>
                <w:lang w:val="de-DE" w:eastAsia="ar-SA"/>
              </w:rPr>
            </w:pPr>
            <w:r>
              <w:rPr>
                <w:lang w:val="de-DE" w:eastAsia="ar-SA"/>
              </w:rPr>
              <w:t>X</w:t>
            </w:r>
          </w:p>
        </w:tc>
        <w:tc>
          <w:tcPr>
            <w:tcW w:w="649" w:type="dxa"/>
            <w:tcBorders>
              <w:top w:val="single" w:sz="4" w:space="0" w:color="auto"/>
              <w:left w:val="single" w:sz="4" w:space="0" w:color="auto"/>
              <w:bottom w:val="single" w:sz="4" w:space="0" w:color="auto"/>
              <w:right w:val="single" w:sz="4" w:space="0" w:color="auto"/>
            </w:tcBorders>
            <w:vAlign w:val="center"/>
            <w:hideMark/>
          </w:tcPr>
          <w:p w:rsidR="007D7F33" w:rsidRDefault="00935523">
            <w:pPr>
              <w:spacing w:after="60"/>
              <w:jc w:val="center"/>
              <w:rPr>
                <w:rFonts w:cs="Arial"/>
                <w:lang w:val="de-DE" w:eastAsia="ar-SA"/>
              </w:rPr>
            </w:pPr>
            <w:r>
              <w:rPr>
                <w:lang w:val="de-DE" w:eastAsia="ar-SA"/>
              </w:rPr>
              <w:t>X</w:t>
            </w:r>
          </w:p>
        </w:tc>
        <w:tc>
          <w:tcPr>
            <w:tcW w:w="581" w:type="dxa"/>
            <w:tcBorders>
              <w:top w:val="single" w:sz="4" w:space="0" w:color="auto"/>
              <w:left w:val="single" w:sz="4" w:space="0" w:color="auto"/>
              <w:bottom w:val="single" w:sz="4" w:space="0" w:color="auto"/>
              <w:right w:val="double" w:sz="4" w:space="0" w:color="auto"/>
            </w:tcBorders>
            <w:vAlign w:val="center"/>
            <w:hideMark/>
          </w:tcPr>
          <w:p w:rsidR="007D7F33" w:rsidRDefault="00935523">
            <w:pPr>
              <w:spacing w:after="60"/>
              <w:jc w:val="center"/>
              <w:rPr>
                <w:rFonts w:cs="Arial"/>
                <w:lang w:val="de-DE" w:eastAsia="ar-SA"/>
              </w:rPr>
            </w:pPr>
            <w:r>
              <w:rPr>
                <w:lang w:val="de-DE" w:eastAsia="ar-SA"/>
              </w:rPr>
              <w:t>0x2</w:t>
            </w:r>
          </w:p>
        </w:tc>
        <w:tc>
          <w:tcPr>
            <w:tcW w:w="777" w:type="dxa"/>
            <w:tcBorders>
              <w:top w:val="single" w:sz="4" w:space="0" w:color="auto"/>
              <w:left w:val="double" w:sz="4" w:space="0" w:color="auto"/>
              <w:bottom w:val="single" w:sz="4" w:space="0" w:color="auto"/>
              <w:right w:val="double" w:sz="4" w:space="0" w:color="auto"/>
            </w:tcBorders>
            <w:vAlign w:val="center"/>
            <w:hideMark/>
          </w:tcPr>
          <w:p w:rsidR="007D7F33" w:rsidRDefault="00935523">
            <w:pPr>
              <w:spacing w:after="60"/>
              <w:jc w:val="center"/>
              <w:rPr>
                <w:rFonts w:cs="Arial"/>
                <w:sz w:val="16"/>
                <w:szCs w:val="16"/>
                <w:lang w:val="de-DE" w:eastAsia="ar-SA"/>
              </w:rPr>
            </w:pPr>
            <w:r>
              <w:rPr>
                <w:sz w:val="16"/>
                <w:szCs w:val="16"/>
                <w:lang w:val="de-DE" w:eastAsia="ar-SA"/>
              </w:rPr>
              <w:t>No Change</w:t>
            </w:r>
          </w:p>
        </w:tc>
        <w:tc>
          <w:tcPr>
            <w:tcW w:w="581" w:type="dxa"/>
            <w:tcBorders>
              <w:top w:val="single" w:sz="4" w:space="0" w:color="auto"/>
              <w:left w:val="double" w:sz="4" w:space="0" w:color="auto"/>
              <w:bottom w:val="single" w:sz="4" w:space="0" w:color="auto"/>
              <w:right w:val="double" w:sz="4" w:space="0" w:color="auto"/>
            </w:tcBorders>
            <w:vAlign w:val="center"/>
            <w:hideMark/>
          </w:tcPr>
          <w:p w:rsidR="007D7F33" w:rsidRDefault="00935523">
            <w:pPr>
              <w:spacing w:after="60"/>
              <w:jc w:val="center"/>
              <w:rPr>
                <w:rFonts w:cs="Arial"/>
                <w:sz w:val="16"/>
                <w:szCs w:val="16"/>
                <w:lang w:val="de-DE" w:eastAsia="ar-SA"/>
              </w:rPr>
            </w:pPr>
            <w:r>
              <w:rPr>
                <w:sz w:val="16"/>
                <w:szCs w:val="16"/>
                <w:lang w:val="de-DE" w:eastAsia="ar-SA"/>
              </w:rPr>
              <w:t>No Change</w:t>
            </w:r>
          </w:p>
        </w:tc>
        <w:tc>
          <w:tcPr>
            <w:tcW w:w="777" w:type="dxa"/>
            <w:tcBorders>
              <w:top w:val="single" w:sz="4" w:space="0" w:color="auto"/>
              <w:left w:val="double" w:sz="4" w:space="0" w:color="auto"/>
              <w:bottom w:val="single" w:sz="4" w:space="0" w:color="auto"/>
              <w:right w:val="double" w:sz="4" w:space="0" w:color="auto"/>
            </w:tcBorders>
            <w:vAlign w:val="center"/>
            <w:hideMark/>
          </w:tcPr>
          <w:p w:rsidR="007D7F33" w:rsidRDefault="00935523">
            <w:pPr>
              <w:spacing w:after="60"/>
              <w:jc w:val="center"/>
              <w:rPr>
                <w:rFonts w:cs="Arial"/>
                <w:lang w:val="de-DE" w:eastAsia="ar-SA"/>
              </w:rPr>
            </w:pPr>
            <w:r>
              <w:rPr>
                <w:lang w:val="de-DE" w:eastAsia="ar-SA"/>
              </w:rPr>
              <w:t>No</w:t>
            </w:r>
          </w:p>
        </w:tc>
        <w:tc>
          <w:tcPr>
            <w:tcW w:w="777" w:type="dxa"/>
            <w:tcBorders>
              <w:top w:val="single" w:sz="4" w:space="0" w:color="auto"/>
              <w:left w:val="double" w:sz="4" w:space="0" w:color="auto"/>
              <w:bottom w:val="single" w:sz="4" w:space="0" w:color="auto"/>
              <w:right w:val="double" w:sz="4" w:space="0" w:color="auto"/>
            </w:tcBorders>
            <w:vAlign w:val="center"/>
            <w:hideMark/>
          </w:tcPr>
          <w:p w:rsidR="007D7F33" w:rsidRDefault="00935523">
            <w:pPr>
              <w:spacing w:after="60"/>
              <w:jc w:val="center"/>
              <w:rPr>
                <w:rFonts w:cs="Arial"/>
                <w:lang w:val="de-DE" w:eastAsia="ar-SA"/>
              </w:rPr>
            </w:pPr>
            <w:r>
              <w:rPr>
                <w:sz w:val="16"/>
                <w:szCs w:val="16"/>
                <w:lang w:val="de-DE" w:eastAsia="ar-SA"/>
              </w:rPr>
              <w:t>No Change</w:t>
            </w:r>
          </w:p>
        </w:tc>
        <w:tc>
          <w:tcPr>
            <w:tcW w:w="777" w:type="dxa"/>
            <w:tcBorders>
              <w:top w:val="single" w:sz="4" w:space="0" w:color="auto"/>
              <w:left w:val="double" w:sz="4" w:space="0" w:color="auto"/>
              <w:bottom w:val="single" w:sz="4" w:space="0" w:color="auto"/>
              <w:right w:val="double" w:sz="4" w:space="0" w:color="auto"/>
            </w:tcBorders>
            <w:vAlign w:val="center"/>
            <w:hideMark/>
          </w:tcPr>
          <w:p w:rsidR="007D7F33" w:rsidRDefault="00935523">
            <w:pPr>
              <w:spacing w:after="60"/>
              <w:jc w:val="center"/>
              <w:rPr>
                <w:rFonts w:cs="Arial"/>
                <w:lang w:val="de-DE" w:eastAsia="ar-SA"/>
              </w:rPr>
            </w:pPr>
            <w:r>
              <w:rPr>
                <w:lang w:val="de-DE" w:eastAsia="ar-SA"/>
              </w:rPr>
              <w:t>No</w:t>
            </w:r>
          </w:p>
        </w:tc>
        <w:tc>
          <w:tcPr>
            <w:tcW w:w="0" w:type="auto"/>
            <w:vMerge/>
            <w:tcBorders>
              <w:top w:val="single" w:sz="4" w:space="0" w:color="auto"/>
              <w:left w:val="double" w:sz="4" w:space="0" w:color="auto"/>
              <w:bottom w:val="single" w:sz="4" w:space="0" w:color="auto"/>
              <w:right w:val="single" w:sz="4" w:space="0" w:color="auto"/>
            </w:tcBorders>
            <w:vAlign w:val="center"/>
            <w:hideMark/>
          </w:tcPr>
          <w:p w:rsidR="007D7F33" w:rsidRDefault="00935523">
            <w:pPr>
              <w:rPr>
                <w:rFonts w:cs="Arial"/>
                <w:lang w:val="de-DE" w:eastAsia="ar-SA"/>
              </w:rPr>
            </w:pPr>
          </w:p>
        </w:tc>
      </w:tr>
      <w:tr w:rsidR="007D7F33" w:rsidTr="007D7F33">
        <w:trPr>
          <w:trHeight w:val="307"/>
          <w:jc w:val="center"/>
        </w:trPr>
        <w:tc>
          <w:tcPr>
            <w:tcW w:w="4561" w:type="dxa"/>
            <w:gridSpan w:val="5"/>
            <w:tcBorders>
              <w:top w:val="single" w:sz="4" w:space="0" w:color="auto"/>
              <w:left w:val="single" w:sz="4" w:space="0" w:color="auto"/>
              <w:bottom w:val="single" w:sz="4" w:space="0" w:color="auto"/>
              <w:right w:val="double" w:sz="4" w:space="0" w:color="auto"/>
            </w:tcBorders>
            <w:hideMark/>
          </w:tcPr>
          <w:p w:rsidR="007D7F33" w:rsidRDefault="00935523">
            <w:pPr>
              <w:spacing w:after="60" w:line="276" w:lineRule="auto"/>
              <w:jc w:val="center"/>
              <w:rPr>
                <w:rFonts w:cs="Arial"/>
                <w:lang w:val="de-DE" w:eastAsia="ar-SA"/>
              </w:rPr>
            </w:pPr>
            <w:r>
              <w:rPr>
                <w:lang w:val="de-DE" w:eastAsia="ar-SA"/>
              </w:rPr>
              <w:t>All other cases</w:t>
            </w:r>
          </w:p>
        </w:tc>
        <w:tc>
          <w:tcPr>
            <w:tcW w:w="3689" w:type="dxa"/>
            <w:gridSpan w:val="5"/>
            <w:tcBorders>
              <w:top w:val="single" w:sz="4" w:space="0" w:color="auto"/>
              <w:left w:val="double" w:sz="4" w:space="0" w:color="auto"/>
              <w:bottom w:val="single" w:sz="4" w:space="0" w:color="auto"/>
              <w:right w:val="double" w:sz="4" w:space="0" w:color="auto"/>
            </w:tcBorders>
            <w:vAlign w:val="center"/>
            <w:hideMark/>
          </w:tcPr>
          <w:p w:rsidR="007D7F33" w:rsidRDefault="00935523">
            <w:pPr>
              <w:spacing w:after="60" w:line="276" w:lineRule="auto"/>
              <w:jc w:val="center"/>
              <w:rPr>
                <w:rFonts w:cs="Arial"/>
                <w:lang w:val="de-DE" w:eastAsia="ar-SA"/>
              </w:rPr>
            </w:pPr>
            <w:r>
              <w:rPr>
                <w:lang w:val="de-DE" w:eastAsia="ar-SA"/>
              </w:rPr>
              <w:t>None</w:t>
            </w:r>
          </w:p>
        </w:tc>
        <w:tc>
          <w:tcPr>
            <w:tcW w:w="1953" w:type="dxa"/>
            <w:tcBorders>
              <w:top w:val="single" w:sz="4" w:space="0" w:color="auto"/>
              <w:left w:val="double" w:sz="4" w:space="0" w:color="auto"/>
              <w:bottom w:val="single" w:sz="4" w:space="0" w:color="auto"/>
              <w:right w:val="single" w:sz="4" w:space="0" w:color="auto"/>
            </w:tcBorders>
            <w:vAlign w:val="center"/>
            <w:hideMark/>
          </w:tcPr>
          <w:p w:rsidR="007D7F33" w:rsidRDefault="00935523">
            <w:pPr>
              <w:spacing w:after="60" w:line="276" w:lineRule="auto"/>
              <w:jc w:val="center"/>
              <w:rPr>
                <w:rFonts w:cs="Arial"/>
                <w:lang w:val="de-DE" w:eastAsia="ar-SA"/>
              </w:rPr>
            </w:pPr>
            <w:r>
              <w:rPr>
                <w:lang w:val="de-DE" w:eastAsia="ar-SA"/>
              </w:rPr>
              <w:t>Inactive</w:t>
            </w:r>
          </w:p>
        </w:tc>
      </w:tr>
    </w:tbl>
    <w:p w:rsidR="007D7F33" w:rsidRDefault="00935523" w:rsidP="007D7F33">
      <w:pPr>
        <w:jc w:val="center"/>
        <w:rPr>
          <w:sz w:val="16"/>
          <w:szCs w:val="16"/>
        </w:rPr>
      </w:pPr>
      <w:r>
        <w:rPr>
          <w:u w:val="single"/>
        </w:rPr>
        <w:t>A</w:t>
      </w:r>
      <w:r>
        <w:t xml:space="preserve">ctive </w:t>
      </w:r>
      <w:r>
        <w:rPr>
          <w:u w:val="single"/>
        </w:rPr>
        <w:t>P</w:t>
      </w:r>
      <w:r>
        <w:t xml:space="preserve">ark </w:t>
      </w:r>
      <w:r>
        <w:rPr>
          <w:u w:val="single"/>
        </w:rPr>
        <w:t>A</w:t>
      </w:r>
      <w:r>
        <w:t>ssist (APA) Internal Variable [APA_SMenu]</w:t>
      </w:r>
    </w:p>
    <w:p w:rsidR="00C905FF" w:rsidRDefault="00935523" w:rsidP="00C905FF">
      <w:pPr>
        <w:jc w:val="center"/>
      </w:pPr>
      <w:r>
        <w:t>[APA_SMenu] shall initialize to state ‘inactive’ at battery connect, transition to key RUN, and after 5 seconds of no signal change from the target ECU.</w:t>
      </w:r>
    </w:p>
    <w:p w:rsidR="007D7F33" w:rsidRDefault="00935523" w:rsidP="007D7F33">
      <w:pPr>
        <w:jc w:val="center"/>
      </w:pPr>
      <w:r>
        <w:t xml:space="preserve">POA and INFO </w:t>
      </w:r>
      <w:r>
        <w:t>selections are “greyed out” if POA signal indicates “Not Selectable.”</w:t>
      </w:r>
    </w:p>
    <w:p w:rsidR="007D7F33" w:rsidRDefault="00935523" w:rsidP="007D7F33"/>
    <w:p w:rsidR="007D7F33" w:rsidRDefault="00935523" w:rsidP="007D7F33"/>
    <w:p w:rsidR="00406F39" w:rsidRDefault="00935523" w:rsidP="00CC6E4C">
      <w:pPr>
        <w:pStyle w:val="Heading4"/>
      </w:pPr>
      <w:bookmarkStart w:id="67" w:name="_GoBack"/>
      <w:bookmarkEnd w:id="67"/>
      <w:r>
        <w:lastRenderedPageBreak/>
        <w:t>Active Park Assist (APA) Soft Menu Interface General Requirements 3</w:t>
      </w:r>
    </w:p>
    <w:p w:rsidR="00CC6E4C" w:rsidRPr="00CC6E4C" w:rsidRDefault="00CC6E4C" w:rsidP="00CC6E4C">
      <w:pPr>
        <w:pStyle w:val="Heading5"/>
        <w:rPr>
          <w:b w:val="0"/>
          <w:u w:val="single"/>
        </w:rPr>
      </w:pPr>
      <w:r w:rsidRPr="00CC6E4C">
        <w:rPr>
          <w:b w:val="0"/>
          <w:u w:val="single"/>
        </w:rPr>
        <w:t>CAMERA-FUR-REQ-166831/A-Active Park Assist (APA) Soft Menu Interface General Requirements 3</w:t>
      </w:r>
    </w:p>
    <w:p w:rsidR="00D53190" w:rsidRDefault="00935523" w:rsidP="00D53190">
      <w:r>
        <w:t>[APA_SBtn] is an internal HMI parameter that tracks button press status. Debounce and arbitration of this variable (e.g. how to handle mul</w:t>
      </w:r>
      <w:r>
        <w:t>tiple presses, simultaneous presses and other error cases) shall be defined and contained within the HMI ECU and shall follow all applicable Ford design standards.</w:t>
      </w:r>
    </w:p>
    <w:p w:rsidR="00D53190" w:rsidRDefault="00935523" w:rsidP="00D53190"/>
    <w:p w:rsidR="00D53190" w:rsidRDefault="00935523" w:rsidP="00D53190">
      <w:r>
        <w:t xml:space="preserve">[APA_SBtn] may only have one active state at any given time no matter how many buttons the </w:t>
      </w:r>
      <w:r>
        <w:t>vehicle user is simultaneously pressing.</w:t>
      </w:r>
    </w:p>
    <w:p w:rsidR="00500605" w:rsidRPr="00D53190" w:rsidRDefault="00935523" w:rsidP="00D53190"/>
    <w:p w:rsidR="00CC6E4C" w:rsidRPr="00CC6E4C" w:rsidRDefault="00CC6E4C" w:rsidP="00CC6E4C">
      <w:pPr>
        <w:pStyle w:val="Heading5"/>
        <w:rPr>
          <w:b w:val="0"/>
          <w:u w:val="single"/>
        </w:rPr>
      </w:pPr>
      <w:r w:rsidRPr="00CC6E4C">
        <w:rPr>
          <w:b w:val="0"/>
          <w:u w:val="single"/>
        </w:rPr>
        <w:t>FUR-REQ-161351/A-Active Park Assist (APA) Soft Menu Interface General Requirements 3a</w:t>
      </w:r>
    </w:p>
    <w:p w:rsidR="00AE06BC" w:rsidRPr="00AE06BC" w:rsidRDefault="00935523" w:rsidP="00AE06BC"/>
    <w:tbl>
      <w:tblPr>
        <w:tblStyle w:val="TableGrid"/>
        <w:tblW w:w="5038" w:type="dxa"/>
        <w:jc w:val="center"/>
        <w:tblLook w:val="04A0" w:firstRow="1" w:lastRow="0" w:firstColumn="1" w:lastColumn="0" w:noHBand="0" w:noVBand="1"/>
      </w:tblPr>
      <w:tblGrid>
        <w:gridCol w:w="3499"/>
        <w:gridCol w:w="1539"/>
      </w:tblGrid>
      <w:tr w:rsidR="003C1C6A" w:rsidTr="003C1C6A">
        <w:trPr>
          <w:trHeight w:val="404"/>
          <w:jc w:val="center"/>
        </w:trPr>
        <w:tc>
          <w:tcPr>
            <w:tcW w:w="3499"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3C1C6A" w:rsidRDefault="00935523">
            <w:pPr>
              <w:spacing w:after="60"/>
              <w:jc w:val="center"/>
              <w:rPr>
                <w:rFonts w:cs="Arial"/>
                <w:b/>
                <w:lang w:val="de-DE" w:eastAsia="ar-SA"/>
              </w:rPr>
            </w:pPr>
            <w:r>
              <w:rPr>
                <w:b/>
                <w:bCs/>
                <w:kern w:val="32"/>
                <w:lang w:val="de-DE" w:eastAsia="ar-SA"/>
              </w:rPr>
              <w:t>HMI debounced button press status</w:t>
            </w:r>
          </w:p>
        </w:tc>
        <w:tc>
          <w:tcPr>
            <w:tcW w:w="1539" w:type="dxa"/>
            <w:tcBorders>
              <w:top w:val="single" w:sz="4" w:space="0" w:color="auto"/>
              <w:left w:val="double" w:sz="4" w:space="0" w:color="auto"/>
              <w:bottom w:val="double" w:sz="4" w:space="0" w:color="auto"/>
              <w:right w:val="single" w:sz="4" w:space="0" w:color="auto"/>
            </w:tcBorders>
            <w:shd w:val="clear" w:color="auto" w:fill="D9D9D9" w:themeFill="background1" w:themeFillShade="D9"/>
            <w:vAlign w:val="center"/>
            <w:hideMark/>
          </w:tcPr>
          <w:p w:rsidR="003C1C6A" w:rsidRDefault="00935523">
            <w:pPr>
              <w:spacing w:after="60"/>
              <w:jc w:val="center"/>
              <w:rPr>
                <w:rFonts w:cs="Arial"/>
                <w:b/>
                <w:lang w:val="de-DE" w:eastAsia="ar-SA"/>
              </w:rPr>
            </w:pPr>
            <w:r>
              <w:rPr>
                <w:b/>
                <w:bCs/>
                <w:kern w:val="32"/>
                <w:lang w:val="de-DE" w:eastAsia="ar-SA"/>
              </w:rPr>
              <w:t>[APA_SBtn] State</w:t>
            </w:r>
          </w:p>
        </w:tc>
      </w:tr>
      <w:tr w:rsidR="003C1C6A" w:rsidTr="003C1C6A">
        <w:trPr>
          <w:trHeight w:val="307"/>
          <w:jc w:val="center"/>
        </w:trPr>
        <w:tc>
          <w:tcPr>
            <w:tcW w:w="3499" w:type="dxa"/>
            <w:tcBorders>
              <w:top w:val="single" w:sz="4" w:space="0" w:color="auto"/>
              <w:left w:val="single" w:sz="4" w:space="0" w:color="auto"/>
              <w:bottom w:val="single" w:sz="4" w:space="0" w:color="auto"/>
              <w:right w:val="single" w:sz="4" w:space="0" w:color="auto"/>
            </w:tcBorders>
            <w:vAlign w:val="center"/>
            <w:hideMark/>
          </w:tcPr>
          <w:p w:rsidR="003C1C6A" w:rsidRDefault="00935523">
            <w:pPr>
              <w:spacing w:after="60"/>
              <w:jc w:val="center"/>
              <w:rPr>
                <w:rFonts w:cs="Arial"/>
                <w:lang w:val="de-DE" w:eastAsia="ar-SA"/>
              </w:rPr>
            </w:pPr>
            <w:r>
              <w:rPr>
                <w:lang w:val="de-DE" w:eastAsia="ar-SA"/>
              </w:rPr>
              <w:t>No soft button is pressed</w:t>
            </w:r>
          </w:p>
        </w:tc>
        <w:tc>
          <w:tcPr>
            <w:tcW w:w="1539" w:type="dxa"/>
            <w:tcBorders>
              <w:top w:val="single" w:sz="4" w:space="0" w:color="auto"/>
              <w:left w:val="double" w:sz="4" w:space="0" w:color="auto"/>
              <w:bottom w:val="single" w:sz="4" w:space="0" w:color="auto"/>
              <w:right w:val="single" w:sz="4" w:space="0" w:color="auto"/>
            </w:tcBorders>
            <w:vAlign w:val="center"/>
            <w:hideMark/>
          </w:tcPr>
          <w:p w:rsidR="003C1C6A" w:rsidRDefault="00935523">
            <w:pPr>
              <w:spacing w:after="60"/>
              <w:jc w:val="center"/>
              <w:rPr>
                <w:rFonts w:cs="Arial"/>
                <w:lang w:val="de-DE" w:eastAsia="ar-SA"/>
              </w:rPr>
            </w:pPr>
            <w:r>
              <w:rPr>
                <w:lang w:val="de-DE" w:eastAsia="ar-SA"/>
              </w:rPr>
              <w:t>APA_SB0</w:t>
            </w:r>
          </w:p>
        </w:tc>
      </w:tr>
      <w:tr w:rsidR="003C1C6A" w:rsidTr="003C1C6A">
        <w:trPr>
          <w:trHeight w:val="307"/>
          <w:jc w:val="center"/>
        </w:trPr>
        <w:tc>
          <w:tcPr>
            <w:tcW w:w="3499" w:type="dxa"/>
            <w:tcBorders>
              <w:top w:val="single" w:sz="4" w:space="0" w:color="auto"/>
              <w:left w:val="single" w:sz="4" w:space="0" w:color="auto"/>
              <w:bottom w:val="single" w:sz="4" w:space="0" w:color="auto"/>
              <w:right w:val="single" w:sz="4" w:space="0" w:color="auto"/>
            </w:tcBorders>
            <w:vAlign w:val="center"/>
            <w:hideMark/>
          </w:tcPr>
          <w:p w:rsidR="003C1C6A" w:rsidRDefault="00935523">
            <w:pPr>
              <w:spacing w:after="60"/>
              <w:jc w:val="center"/>
              <w:rPr>
                <w:rFonts w:cs="Arial"/>
                <w:lang w:val="de-DE" w:eastAsia="ar-SA"/>
              </w:rPr>
            </w:pPr>
            <w:r>
              <w:rPr>
                <w:lang w:val="de-DE" w:eastAsia="ar-SA"/>
              </w:rPr>
              <w:t xml:space="preserve">Soft </w:t>
            </w:r>
            <w:r>
              <w:rPr>
                <w:lang w:val="de-DE" w:eastAsia="ar-SA"/>
              </w:rPr>
              <w:t>button 1 (SAPP) is pressed</w:t>
            </w:r>
          </w:p>
        </w:tc>
        <w:tc>
          <w:tcPr>
            <w:tcW w:w="1539" w:type="dxa"/>
            <w:tcBorders>
              <w:top w:val="single" w:sz="4" w:space="0" w:color="auto"/>
              <w:left w:val="double" w:sz="4" w:space="0" w:color="auto"/>
              <w:bottom w:val="single" w:sz="4" w:space="0" w:color="auto"/>
              <w:right w:val="single" w:sz="4" w:space="0" w:color="auto"/>
            </w:tcBorders>
            <w:vAlign w:val="center"/>
            <w:hideMark/>
          </w:tcPr>
          <w:p w:rsidR="003C1C6A" w:rsidRDefault="00935523">
            <w:pPr>
              <w:spacing w:after="60"/>
              <w:jc w:val="center"/>
              <w:rPr>
                <w:rFonts w:cs="Arial"/>
                <w:lang w:val="de-DE" w:eastAsia="ar-SA"/>
              </w:rPr>
            </w:pPr>
            <w:r>
              <w:rPr>
                <w:lang w:val="de-DE" w:eastAsia="ar-SA"/>
              </w:rPr>
              <w:t>APA_SB1</w:t>
            </w:r>
          </w:p>
        </w:tc>
      </w:tr>
      <w:tr w:rsidR="003C1C6A" w:rsidTr="003C1C6A">
        <w:trPr>
          <w:trHeight w:val="307"/>
          <w:jc w:val="center"/>
        </w:trPr>
        <w:tc>
          <w:tcPr>
            <w:tcW w:w="3499" w:type="dxa"/>
            <w:tcBorders>
              <w:top w:val="single" w:sz="4" w:space="0" w:color="auto"/>
              <w:left w:val="single" w:sz="4" w:space="0" w:color="auto"/>
              <w:bottom w:val="single" w:sz="4" w:space="0" w:color="auto"/>
              <w:right w:val="single" w:sz="4" w:space="0" w:color="auto"/>
            </w:tcBorders>
            <w:vAlign w:val="center"/>
            <w:hideMark/>
          </w:tcPr>
          <w:p w:rsidR="003C1C6A" w:rsidRDefault="00935523">
            <w:pPr>
              <w:spacing w:after="60"/>
              <w:jc w:val="center"/>
              <w:rPr>
                <w:rFonts w:cs="Arial"/>
                <w:lang w:val="de-DE" w:eastAsia="ar-SA"/>
              </w:rPr>
            </w:pPr>
            <w:r>
              <w:rPr>
                <w:lang w:val="de-DE" w:eastAsia="ar-SA"/>
              </w:rPr>
              <w:t>Soft button 2 (PPA) is pressed</w:t>
            </w:r>
          </w:p>
        </w:tc>
        <w:tc>
          <w:tcPr>
            <w:tcW w:w="1539" w:type="dxa"/>
            <w:tcBorders>
              <w:top w:val="single" w:sz="4" w:space="0" w:color="auto"/>
              <w:left w:val="double" w:sz="4" w:space="0" w:color="auto"/>
              <w:bottom w:val="single" w:sz="4" w:space="0" w:color="auto"/>
              <w:right w:val="single" w:sz="4" w:space="0" w:color="auto"/>
            </w:tcBorders>
            <w:vAlign w:val="center"/>
            <w:hideMark/>
          </w:tcPr>
          <w:p w:rsidR="003C1C6A" w:rsidRDefault="00935523">
            <w:pPr>
              <w:spacing w:after="60"/>
              <w:jc w:val="center"/>
              <w:rPr>
                <w:rFonts w:cs="Arial"/>
                <w:lang w:val="de-DE" w:eastAsia="ar-SA"/>
              </w:rPr>
            </w:pPr>
            <w:r>
              <w:rPr>
                <w:lang w:val="de-DE" w:eastAsia="ar-SA"/>
              </w:rPr>
              <w:t>APA_SB2</w:t>
            </w:r>
          </w:p>
        </w:tc>
      </w:tr>
      <w:tr w:rsidR="003C1C6A" w:rsidTr="003C1C6A">
        <w:trPr>
          <w:trHeight w:val="307"/>
          <w:jc w:val="center"/>
        </w:trPr>
        <w:tc>
          <w:tcPr>
            <w:tcW w:w="3499" w:type="dxa"/>
            <w:tcBorders>
              <w:top w:val="single" w:sz="4" w:space="0" w:color="auto"/>
              <w:left w:val="single" w:sz="4" w:space="0" w:color="auto"/>
              <w:bottom w:val="single" w:sz="4" w:space="0" w:color="auto"/>
              <w:right w:val="single" w:sz="4" w:space="0" w:color="auto"/>
            </w:tcBorders>
            <w:vAlign w:val="center"/>
            <w:hideMark/>
          </w:tcPr>
          <w:p w:rsidR="003C1C6A" w:rsidRDefault="00935523">
            <w:pPr>
              <w:spacing w:after="60"/>
              <w:jc w:val="center"/>
              <w:rPr>
                <w:rFonts w:cs="Arial"/>
                <w:lang w:val="de-DE" w:eastAsia="ar-SA"/>
              </w:rPr>
            </w:pPr>
            <w:r>
              <w:rPr>
                <w:lang w:val="de-DE" w:eastAsia="ar-SA"/>
              </w:rPr>
              <w:t>Soft button 3 (POA) is pressed</w:t>
            </w:r>
          </w:p>
        </w:tc>
        <w:tc>
          <w:tcPr>
            <w:tcW w:w="1539" w:type="dxa"/>
            <w:tcBorders>
              <w:top w:val="single" w:sz="4" w:space="0" w:color="auto"/>
              <w:left w:val="double" w:sz="4" w:space="0" w:color="auto"/>
              <w:bottom w:val="single" w:sz="4" w:space="0" w:color="auto"/>
              <w:right w:val="single" w:sz="4" w:space="0" w:color="auto"/>
            </w:tcBorders>
            <w:vAlign w:val="center"/>
            <w:hideMark/>
          </w:tcPr>
          <w:p w:rsidR="003C1C6A" w:rsidRDefault="00935523">
            <w:pPr>
              <w:spacing w:after="60"/>
              <w:jc w:val="center"/>
              <w:rPr>
                <w:rFonts w:cs="Arial"/>
                <w:lang w:val="de-DE" w:eastAsia="ar-SA"/>
              </w:rPr>
            </w:pPr>
            <w:r>
              <w:rPr>
                <w:lang w:val="de-DE" w:eastAsia="ar-SA"/>
              </w:rPr>
              <w:t>APA_SB3</w:t>
            </w:r>
          </w:p>
        </w:tc>
      </w:tr>
      <w:tr w:rsidR="003C1C6A" w:rsidTr="003C1C6A">
        <w:trPr>
          <w:trHeight w:val="307"/>
          <w:jc w:val="center"/>
        </w:trPr>
        <w:tc>
          <w:tcPr>
            <w:tcW w:w="3499" w:type="dxa"/>
            <w:tcBorders>
              <w:top w:val="single" w:sz="4" w:space="0" w:color="auto"/>
              <w:left w:val="single" w:sz="4" w:space="0" w:color="auto"/>
              <w:bottom w:val="single" w:sz="4" w:space="0" w:color="auto"/>
              <w:right w:val="single" w:sz="4" w:space="0" w:color="auto"/>
            </w:tcBorders>
            <w:vAlign w:val="center"/>
            <w:hideMark/>
          </w:tcPr>
          <w:p w:rsidR="003C1C6A" w:rsidRDefault="00935523">
            <w:pPr>
              <w:spacing w:after="60"/>
              <w:jc w:val="center"/>
              <w:rPr>
                <w:rFonts w:cs="Arial"/>
                <w:lang w:val="de-DE" w:eastAsia="ar-SA"/>
              </w:rPr>
            </w:pPr>
            <w:r>
              <w:rPr>
                <w:lang w:val="de-DE" w:eastAsia="ar-SA"/>
              </w:rPr>
              <w:t>Soft button 4 (OFF) is pressed</w:t>
            </w:r>
          </w:p>
        </w:tc>
        <w:tc>
          <w:tcPr>
            <w:tcW w:w="1539" w:type="dxa"/>
            <w:tcBorders>
              <w:top w:val="single" w:sz="4" w:space="0" w:color="auto"/>
              <w:left w:val="double" w:sz="4" w:space="0" w:color="auto"/>
              <w:bottom w:val="single" w:sz="4" w:space="0" w:color="auto"/>
              <w:right w:val="single" w:sz="4" w:space="0" w:color="auto"/>
            </w:tcBorders>
            <w:vAlign w:val="center"/>
            <w:hideMark/>
          </w:tcPr>
          <w:p w:rsidR="003C1C6A" w:rsidRDefault="00935523">
            <w:pPr>
              <w:spacing w:after="60"/>
              <w:jc w:val="center"/>
              <w:rPr>
                <w:rFonts w:cs="Arial"/>
                <w:lang w:val="de-DE" w:eastAsia="ar-SA"/>
              </w:rPr>
            </w:pPr>
            <w:r>
              <w:rPr>
                <w:lang w:val="de-DE" w:eastAsia="ar-SA"/>
              </w:rPr>
              <w:t>APA_SB4</w:t>
            </w:r>
          </w:p>
        </w:tc>
      </w:tr>
      <w:tr w:rsidR="003C1C6A" w:rsidTr="003C1C6A">
        <w:trPr>
          <w:trHeight w:val="307"/>
          <w:jc w:val="center"/>
        </w:trPr>
        <w:tc>
          <w:tcPr>
            <w:tcW w:w="3499" w:type="dxa"/>
            <w:tcBorders>
              <w:top w:val="single" w:sz="4" w:space="0" w:color="auto"/>
              <w:left w:val="single" w:sz="4" w:space="0" w:color="auto"/>
              <w:bottom w:val="single" w:sz="4" w:space="0" w:color="auto"/>
              <w:right w:val="single" w:sz="4" w:space="0" w:color="auto"/>
            </w:tcBorders>
            <w:vAlign w:val="center"/>
            <w:hideMark/>
          </w:tcPr>
          <w:p w:rsidR="003C1C6A" w:rsidRDefault="00935523">
            <w:pPr>
              <w:spacing w:after="60"/>
              <w:jc w:val="center"/>
              <w:rPr>
                <w:rFonts w:cs="Arial"/>
                <w:lang w:val="de-DE" w:eastAsia="ar-SA"/>
              </w:rPr>
            </w:pPr>
            <w:r>
              <w:rPr>
                <w:lang w:val="de-DE" w:eastAsia="ar-SA"/>
              </w:rPr>
              <w:t>Soft button 5 (INFO) is pressed</w:t>
            </w:r>
          </w:p>
        </w:tc>
        <w:tc>
          <w:tcPr>
            <w:tcW w:w="1539" w:type="dxa"/>
            <w:tcBorders>
              <w:top w:val="single" w:sz="4" w:space="0" w:color="auto"/>
              <w:left w:val="double" w:sz="4" w:space="0" w:color="auto"/>
              <w:bottom w:val="single" w:sz="4" w:space="0" w:color="auto"/>
              <w:right w:val="single" w:sz="4" w:space="0" w:color="auto"/>
            </w:tcBorders>
            <w:vAlign w:val="center"/>
            <w:hideMark/>
          </w:tcPr>
          <w:p w:rsidR="003C1C6A" w:rsidRDefault="00935523">
            <w:pPr>
              <w:spacing w:after="60"/>
              <w:jc w:val="center"/>
              <w:rPr>
                <w:rFonts w:cs="Arial"/>
                <w:lang w:val="de-DE" w:eastAsia="ar-SA"/>
              </w:rPr>
            </w:pPr>
            <w:r>
              <w:rPr>
                <w:lang w:val="de-DE" w:eastAsia="ar-SA"/>
              </w:rPr>
              <w:t>APA_SB5</w:t>
            </w:r>
          </w:p>
        </w:tc>
      </w:tr>
    </w:tbl>
    <w:p w:rsidR="003C1C6A" w:rsidRDefault="00935523" w:rsidP="003C1C6A">
      <w:pPr>
        <w:pStyle w:val="Caption"/>
        <w:jc w:val="center"/>
        <w:rPr>
          <w:sz w:val="16"/>
          <w:szCs w:val="16"/>
        </w:rPr>
      </w:pPr>
      <w:r>
        <w:rPr>
          <w:u w:val="single"/>
        </w:rPr>
        <w:t>A</w:t>
      </w:r>
      <w:r>
        <w:t xml:space="preserve">ctive </w:t>
      </w:r>
      <w:r>
        <w:rPr>
          <w:u w:val="single"/>
        </w:rPr>
        <w:t>P</w:t>
      </w:r>
      <w:r>
        <w:t xml:space="preserve">ark </w:t>
      </w:r>
      <w:r>
        <w:rPr>
          <w:u w:val="single"/>
        </w:rPr>
        <w:t>A</w:t>
      </w:r>
      <w:r>
        <w:t>ssist (APA) Internal Variable [APA_SBtn]</w:t>
      </w:r>
    </w:p>
    <w:p w:rsidR="00500605" w:rsidRPr="003C1C6A" w:rsidRDefault="00935523" w:rsidP="003C1C6A"/>
    <w:p w:rsidR="00406F39" w:rsidRDefault="00935523" w:rsidP="00CC6E4C">
      <w:pPr>
        <w:pStyle w:val="Heading4"/>
      </w:pPr>
      <w:r>
        <w:t>Active Park Assist (APA) Soft Menu Interface General Requirements 4</w:t>
      </w:r>
    </w:p>
    <w:p w:rsidR="00CC6E4C" w:rsidRPr="00CC6E4C" w:rsidRDefault="00CC6E4C" w:rsidP="00CC6E4C">
      <w:pPr>
        <w:pStyle w:val="Heading5"/>
        <w:rPr>
          <w:b w:val="0"/>
          <w:u w:val="single"/>
        </w:rPr>
      </w:pPr>
      <w:r w:rsidRPr="00CC6E4C">
        <w:rPr>
          <w:b w:val="0"/>
          <w:u w:val="single"/>
        </w:rPr>
        <w:t>CAMERA-FUR-REQ-166832/A-Active Park Assist (APA) Soft Menu Interface General Requirements 4</w:t>
      </w:r>
    </w:p>
    <w:p w:rsidR="00DC3683" w:rsidRDefault="00935523" w:rsidP="00DC3683">
      <w:r>
        <w:t>The infotainment display system shall set the APA command request based on the current status of the internal variable [APA_SMenu] and [APA_SBtn].</w:t>
      </w:r>
    </w:p>
    <w:p w:rsidR="005F64DE" w:rsidRPr="00DC3683" w:rsidRDefault="00935523" w:rsidP="00DC3683"/>
    <w:p w:rsidR="00CC6E4C" w:rsidRPr="00CC6E4C" w:rsidRDefault="00CC6E4C" w:rsidP="00CC6E4C">
      <w:pPr>
        <w:pStyle w:val="Heading5"/>
        <w:rPr>
          <w:b w:val="0"/>
          <w:u w:val="single"/>
        </w:rPr>
      </w:pPr>
      <w:r w:rsidRPr="00CC6E4C">
        <w:rPr>
          <w:b w:val="0"/>
          <w:u w:val="single"/>
        </w:rPr>
        <w:t>FUR-REQ-161352/A-Active Park Assist (APA) Soft Menu Interface General Requirements 4a</w:t>
      </w:r>
    </w:p>
    <w:p w:rsidR="00AE06BC" w:rsidRPr="00AE06BC" w:rsidRDefault="00935523" w:rsidP="00AE06BC"/>
    <w:tbl>
      <w:tblPr>
        <w:tblStyle w:val="TableGrid"/>
        <w:tblW w:w="6871" w:type="dxa"/>
        <w:jc w:val="center"/>
        <w:tblLook w:val="04A0" w:firstRow="1" w:lastRow="0" w:firstColumn="1" w:lastColumn="0" w:noHBand="0" w:noVBand="1"/>
      </w:tblPr>
      <w:tblGrid>
        <w:gridCol w:w="3049"/>
        <w:gridCol w:w="1350"/>
        <w:gridCol w:w="2472"/>
      </w:tblGrid>
      <w:tr w:rsidR="002A6C1C" w:rsidTr="002A6C1C">
        <w:trPr>
          <w:trHeight w:val="404"/>
          <w:jc w:val="center"/>
        </w:trPr>
        <w:tc>
          <w:tcPr>
            <w:tcW w:w="3049"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2A6C1C" w:rsidRDefault="00935523">
            <w:pPr>
              <w:spacing w:after="60"/>
              <w:jc w:val="center"/>
              <w:rPr>
                <w:rFonts w:cs="Arial"/>
                <w:b/>
                <w:lang w:val="de-DE" w:eastAsia="ar-SA"/>
              </w:rPr>
            </w:pPr>
            <w:r>
              <w:rPr>
                <w:b/>
                <w:bCs/>
                <w:kern w:val="32"/>
                <w:lang w:val="de-DE" w:eastAsia="ar-SA"/>
              </w:rPr>
              <w:t>[</w:t>
            </w:r>
            <w:r>
              <w:rPr>
                <w:b/>
                <w:lang w:val="de-DE"/>
              </w:rPr>
              <w:t>APA_SMenu</w:t>
            </w:r>
            <w:r>
              <w:rPr>
                <w:b/>
                <w:bCs/>
                <w:kern w:val="32"/>
                <w:lang w:val="de-DE" w:eastAsia="ar-SA"/>
              </w:rPr>
              <w:t>]</w:t>
            </w:r>
          </w:p>
        </w:tc>
        <w:tc>
          <w:tcPr>
            <w:tcW w:w="1350" w:type="dxa"/>
            <w:tcBorders>
              <w:top w:val="single" w:sz="4" w:space="0" w:color="auto"/>
              <w:left w:val="single" w:sz="4" w:space="0" w:color="auto"/>
              <w:bottom w:val="double" w:sz="4" w:space="0" w:color="auto"/>
              <w:right w:val="double" w:sz="4" w:space="0" w:color="auto"/>
            </w:tcBorders>
            <w:shd w:val="clear" w:color="auto" w:fill="D9D9D9" w:themeFill="background1" w:themeFillShade="D9"/>
            <w:vAlign w:val="center"/>
            <w:hideMark/>
          </w:tcPr>
          <w:p w:rsidR="002A6C1C" w:rsidRDefault="00935523">
            <w:pPr>
              <w:spacing w:after="60"/>
              <w:jc w:val="center"/>
              <w:rPr>
                <w:rFonts w:cs="Arial"/>
                <w:b/>
                <w:bCs/>
                <w:kern w:val="32"/>
                <w:lang w:val="de-DE" w:eastAsia="ar-SA"/>
              </w:rPr>
            </w:pPr>
            <w:r>
              <w:rPr>
                <w:b/>
                <w:bCs/>
                <w:kern w:val="32"/>
                <w:lang w:val="de-DE" w:eastAsia="ar-SA"/>
              </w:rPr>
              <w:t>[APA_SBtn]</w:t>
            </w:r>
          </w:p>
        </w:tc>
        <w:tc>
          <w:tcPr>
            <w:tcW w:w="2472" w:type="dxa"/>
            <w:tcBorders>
              <w:top w:val="single" w:sz="4" w:space="0" w:color="auto"/>
              <w:left w:val="double" w:sz="4" w:space="0" w:color="auto"/>
              <w:bottom w:val="double" w:sz="4" w:space="0" w:color="auto"/>
              <w:right w:val="single" w:sz="4" w:space="0" w:color="auto"/>
            </w:tcBorders>
            <w:shd w:val="clear" w:color="auto" w:fill="D9D9D9" w:themeFill="background1" w:themeFillShade="D9"/>
            <w:vAlign w:val="center"/>
            <w:hideMark/>
          </w:tcPr>
          <w:p w:rsidR="002A6C1C" w:rsidRDefault="00935523">
            <w:pPr>
              <w:spacing w:after="60"/>
              <w:jc w:val="center"/>
              <w:rPr>
                <w:rFonts w:cs="Arial"/>
                <w:b/>
                <w:lang w:val="de-DE" w:eastAsia="ar-SA"/>
              </w:rPr>
            </w:pPr>
            <w:r>
              <w:rPr>
                <w:b/>
                <w:bCs/>
                <w:kern w:val="32"/>
                <w:lang w:val="de-DE" w:eastAsia="ar-SA"/>
              </w:rPr>
              <w:t>[</w:t>
            </w:r>
            <w:r>
              <w:rPr>
                <w:b/>
                <w:lang w:val="de-DE" w:eastAsia="ar-SA"/>
              </w:rPr>
              <w:t>ApaMdeStat_D_RqDrv]</w:t>
            </w:r>
          </w:p>
        </w:tc>
      </w:tr>
      <w:tr w:rsidR="002A6C1C" w:rsidTr="002A6C1C">
        <w:trPr>
          <w:trHeight w:val="307"/>
          <w:jc w:val="center"/>
        </w:trPr>
        <w:tc>
          <w:tcPr>
            <w:tcW w:w="3049" w:type="dxa"/>
            <w:tcBorders>
              <w:top w:val="single" w:sz="4" w:space="0" w:color="auto"/>
              <w:left w:val="single" w:sz="4" w:space="0" w:color="auto"/>
              <w:bottom w:val="single" w:sz="4" w:space="0" w:color="auto"/>
              <w:right w:val="single" w:sz="4" w:space="0" w:color="auto"/>
            </w:tcBorders>
            <w:vAlign w:val="center"/>
            <w:hideMark/>
          </w:tcPr>
          <w:p w:rsidR="002A6C1C" w:rsidRDefault="00935523" w:rsidP="00935523">
            <w:pPr>
              <w:numPr>
                <w:ilvl w:val="0"/>
                <w:numId w:val="12"/>
              </w:numPr>
              <w:jc w:val="center"/>
              <w:rPr>
                <w:sz w:val="16"/>
                <w:szCs w:val="16"/>
                <w:lang w:val="de-DE" w:eastAsia="ar-SA"/>
              </w:rPr>
            </w:pPr>
            <w:r>
              <w:rPr>
                <w:sz w:val="16"/>
                <w:szCs w:val="16"/>
                <w:lang w:val="de-DE" w:eastAsia="ar-SA"/>
              </w:rPr>
              <w:t>Transition into Inactive (OFF)</w:t>
            </w:r>
          </w:p>
        </w:tc>
        <w:tc>
          <w:tcPr>
            <w:tcW w:w="1350" w:type="dxa"/>
            <w:tcBorders>
              <w:top w:val="single" w:sz="4" w:space="0" w:color="auto"/>
              <w:left w:val="single" w:sz="4" w:space="0" w:color="auto"/>
              <w:bottom w:val="single" w:sz="4" w:space="0" w:color="auto"/>
              <w:right w:val="double" w:sz="4" w:space="0" w:color="auto"/>
            </w:tcBorders>
            <w:vAlign w:val="center"/>
            <w:hideMark/>
          </w:tcPr>
          <w:p w:rsidR="002A6C1C" w:rsidRDefault="00935523">
            <w:pPr>
              <w:spacing w:after="60"/>
              <w:jc w:val="center"/>
              <w:rPr>
                <w:rFonts w:cs="Arial"/>
                <w:lang w:val="de-DE" w:eastAsia="ar-SA"/>
              </w:rPr>
            </w:pPr>
            <w:r>
              <w:rPr>
                <w:lang w:val="de-DE" w:eastAsia="ar-SA"/>
              </w:rPr>
              <w:t>X</w:t>
            </w:r>
          </w:p>
        </w:tc>
        <w:tc>
          <w:tcPr>
            <w:tcW w:w="2472" w:type="dxa"/>
            <w:tcBorders>
              <w:top w:val="single" w:sz="4" w:space="0" w:color="auto"/>
              <w:left w:val="double" w:sz="4" w:space="0" w:color="auto"/>
              <w:bottom w:val="single" w:sz="4" w:space="0" w:color="auto"/>
              <w:right w:val="single" w:sz="4" w:space="0" w:color="auto"/>
            </w:tcBorders>
            <w:vAlign w:val="center"/>
            <w:hideMark/>
          </w:tcPr>
          <w:p w:rsidR="002A6C1C" w:rsidRDefault="00935523">
            <w:pPr>
              <w:spacing w:after="60"/>
              <w:jc w:val="center"/>
              <w:rPr>
                <w:rFonts w:cs="Arial"/>
                <w:lang w:val="de-DE" w:eastAsia="ar-SA"/>
              </w:rPr>
            </w:pPr>
            <w:r>
              <w:rPr>
                <w:lang w:val="de-DE" w:eastAsia="ar-SA"/>
              </w:rPr>
              <w:t>0x0-Inactive*</w:t>
            </w:r>
          </w:p>
        </w:tc>
      </w:tr>
      <w:tr w:rsidR="002A6C1C" w:rsidTr="002A6C1C">
        <w:trPr>
          <w:trHeight w:val="307"/>
          <w:jc w:val="center"/>
        </w:trPr>
        <w:tc>
          <w:tcPr>
            <w:tcW w:w="3049" w:type="dxa"/>
            <w:vMerge w:val="restart"/>
            <w:tcBorders>
              <w:top w:val="single" w:sz="4" w:space="0" w:color="auto"/>
              <w:left w:val="single" w:sz="4" w:space="0" w:color="auto"/>
              <w:bottom w:val="single" w:sz="4" w:space="0" w:color="auto"/>
              <w:right w:val="single" w:sz="4" w:space="0" w:color="auto"/>
            </w:tcBorders>
            <w:vAlign w:val="center"/>
            <w:hideMark/>
          </w:tcPr>
          <w:p w:rsidR="002A6C1C" w:rsidRDefault="00935523">
            <w:pPr>
              <w:spacing w:after="60"/>
              <w:jc w:val="center"/>
              <w:rPr>
                <w:rFonts w:cs="Arial"/>
                <w:lang w:val="de-DE" w:eastAsia="ar-SA"/>
              </w:rPr>
            </w:pPr>
            <w:r>
              <w:rPr>
                <w:lang w:val="de-DE" w:eastAsia="ar-SA"/>
              </w:rPr>
              <w:t>Inactive</w:t>
            </w:r>
          </w:p>
        </w:tc>
        <w:tc>
          <w:tcPr>
            <w:tcW w:w="1350" w:type="dxa"/>
            <w:tcBorders>
              <w:top w:val="single" w:sz="4" w:space="0" w:color="auto"/>
              <w:left w:val="single" w:sz="4" w:space="0" w:color="auto"/>
              <w:bottom w:val="single" w:sz="4" w:space="0" w:color="auto"/>
              <w:right w:val="double" w:sz="4" w:space="0" w:color="auto"/>
            </w:tcBorders>
            <w:vAlign w:val="center"/>
            <w:hideMark/>
          </w:tcPr>
          <w:p w:rsidR="002A6C1C" w:rsidRDefault="00935523">
            <w:pPr>
              <w:spacing w:after="60"/>
              <w:jc w:val="center"/>
              <w:rPr>
                <w:rFonts w:cs="Arial"/>
                <w:lang w:val="de-DE" w:eastAsia="ar-SA"/>
              </w:rPr>
            </w:pPr>
            <w:r>
              <w:rPr>
                <w:lang w:val="de-DE" w:eastAsia="ar-SA"/>
              </w:rPr>
              <w:t>APA_SB0</w:t>
            </w:r>
          </w:p>
        </w:tc>
        <w:tc>
          <w:tcPr>
            <w:tcW w:w="2472" w:type="dxa"/>
            <w:tcBorders>
              <w:top w:val="single" w:sz="4" w:space="0" w:color="auto"/>
              <w:left w:val="double" w:sz="4" w:space="0" w:color="auto"/>
              <w:bottom w:val="single" w:sz="4" w:space="0" w:color="auto"/>
              <w:right w:val="single" w:sz="4" w:space="0" w:color="auto"/>
            </w:tcBorders>
            <w:vAlign w:val="center"/>
            <w:hideMark/>
          </w:tcPr>
          <w:p w:rsidR="002A6C1C" w:rsidRDefault="00935523">
            <w:pPr>
              <w:spacing w:after="60"/>
              <w:jc w:val="center"/>
              <w:rPr>
                <w:rFonts w:cs="Arial"/>
                <w:lang w:val="de-DE" w:eastAsia="ar-SA"/>
              </w:rPr>
            </w:pPr>
            <w:r>
              <w:rPr>
                <w:lang w:val="de-DE" w:eastAsia="ar-SA"/>
              </w:rPr>
              <w:t>0x0-Inactive</w:t>
            </w:r>
          </w:p>
        </w:tc>
      </w:tr>
      <w:tr w:rsidR="002A6C1C" w:rsidTr="002A6C1C">
        <w:trPr>
          <w:trHeight w:val="30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A6C1C" w:rsidRDefault="00935523">
            <w:pPr>
              <w:rPr>
                <w:rFonts w:cs="Arial"/>
                <w:lang w:val="de-DE" w:eastAsia="ar-SA"/>
              </w:rPr>
            </w:pPr>
          </w:p>
        </w:tc>
        <w:tc>
          <w:tcPr>
            <w:tcW w:w="1350" w:type="dxa"/>
            <w:tcBorders>
              <w:top w:val="single" w:sz="4" w:space="0" w:color="auto"/>
              <w:left w:val="single" w:sz="4" w:space="0" w:color="auto"/>
              <w:bottom w:val="single" w:sz="4" w:space="0" w:color="auto"/>
              <w:right w:val="double" w:sz="4" w:space="0" w:color="auto"/>
            </w:tcBorders>
            <w:vAlign w:val="center"/>
            <w:hideMark/>
          </w:tcPr>
          <w:p w:rsidR="002A6C1C" w:rsidRDefault="00935523">
            <w:pPr>
              <w:spacing w:after="60"/>
              <w:jc w:val="center"/>
              <w:rPr>
                <w:rFonts w:cs="Arial"/>
                <w:lang w:val="de-DE" w:eastAsia="ar-SA"/>
              </w:rPr>
            </w:pPr>
            <w:r>
              <w:rPr>
                <w:lang w:val="de-DE" w:eastAsia="ar-SA"/>
              </w:rPr>
              <w:t>APA_SB1</w:t>
            </w:r>
          </w:p>
        </w:tc>
        <w:tc>
          <w:tcPr>
            <w:tcW w:w="2472" w:type="dxa"/>
            <w:tcBorders>
              <w:top w:val="single" w:sz="4" w:space="0" w:color="auto"/>
              <w:left w:val="double" w:sz="4" w:space="0" w:color="auto"/>
              <w:bottom w:val="single" w:sz="4" w:space="0" w:color="auto"/>
              <w:right w:val="single" w:sz="4" w:space="0" w:color="auto"/>
            </w:tcBorders>
            <w:vAlign w:val="center"/>
            <w:hideMark/>
          </w:tcPr>
          <w:p w:rsidR="002A6C1C" w:rsidRDefault="00935523">
            <w:pPr>
              <w:spacing w:after="60"/>
              <w:jc w:val="center"/>
              <w:rPr>
                <w:rFonts w:cs="Arial"/>
                <w:lang w:val="de-DE" w:eastAsia="ar-SA"/>
              </w:rPr>
            </w:pPr>
            <w:r>
              <w:rPr>
                <w:lang w:val="de-DE" w:eastAsia="ar-SA"/>
              </w:rPr>
              <w:t>0x1-SAPP</w:t>
            </w:r>
          </w:p>
        </w:tc>
      </w:tr>
      <w:tr w:rsidR="002A6C1C" w:rsidTr="002A6C1C">
        <w:trPr>
          <w:trHeight w:val="30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A6C1C" w:rsidRDefault="00935523">
            <w:pPr>
              <w:rPr>
                <w:rFonts w:cs="Arial"/>
                <w:lang w:val="de-DE" w:eastAsia="ar-SA"/>
              </w:rPr>
            </w:pPr>
          </w:p>
        </w:tc>
        <w:tc>
          <w:tcPr>
            <w:tcW w:w="1350" w:type="dxa"/>
            <w:tcBorders>
              <w:top w:val="single" w:sz="4" w:space="0" w:color="auto"/>
              <w:left w:val="single" w:sz="4" w:space="0" w:color="auto"/>
              <w:bottom w:val="single" w:sz="4" w:space="0" w:color="auto"/>
              <w:right w:val="double" w:sz="4" w:space="0" w:color="auto"/>
            </w:tcBorders>
            <w:vAlign w:val="center"/>
            <w:hideMark/>
          </w:tcPr>
          <w:p w:rsidR="002A6C1C" w:rsidRDefault="00935523">
            <w:pPr>
              <w:spacing w:after="60"/>
              <w:jc w:val="center"/>
              <w:rPr>
                <w:rFonts w:cs="Arial"/>
                <w:lang w:val="de-DE" w:eastAsia="ar-SA"/>
              </w:rPr>
            </w:pPr>
            <w:r>
              <w:rPr>
                <w:lang w:val="de-DE" w:eastAsia="ar-SA"/>
              </w:rPr>
              <w:t>APA_SB2</w:t>
            </w:r>
          </w:p>
        </w:tc>
        <w:tc>
          <w:tcPr>
            <w:tcW w:w="2472" w:type="dxa"/>
            <w:tcBorders>
              <w:top w:val="single" w:sz="4" w:space="0" w:color="auto"/>
              <w:left w:val="double" w:sz="4" w:space="0" w:color="auto"/>
              <w:bottom w:val="single" w:sz="4" w:space="0" w:color="auto"/>
              <w:right w:val="single" w:sz="4" w:space="0" w:color="auto"/>
            </w:tcBorders>
            <w:vAlign w:val="center"/>
            <w:hideMark/>
          </w:tcPr>
          <w:p w:rsidR="002A6C1C" w:rsidRDefault="00935523">
            <w:pPr>
              <w:spacing w:after="60"/>
              <w:jc w:val="center"/>
              <w:rPr>
                <w:rFonts w:cs="Arial"/>
                <w:lang w:val="de-DE" w:eastAsia="ar-SA"/>
              </w:rPr>
            </w:pPr>
            <w:r>
              <w:rPr>
                <w:lang w:val="de-DE" w:eastAsia="ar-SA"/>
              </w:rPr>
              <w:t>0x2-PPA</w:t>
            </w:r>
          </w:p>
        </w:tc>
      </w:tr>
      <w:tr w:rsidR="002A6C1C" w:rsidTr="002A6C1C">
        <w:trPr>
          <w:trHeight w:val="30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A6C1C" w:rsidRDefault="00935523">
            <w:pPr>
              <w:rPr>
                <w:rFonts w:cs="Arial"/>
                <w:lang w:val="de-DE" w:eastAsia="ar-SA"/>
              </w:rPr>
            </w:pPr>
          </w:p>
        </w:tc>
        <w:tc>
          <w:tcPr>
            <w:tcW w:w="1350" w:type="dxa"/>
            <w:tcBorders>
              <w:top w:val="single" w:sz="4" w:space="0" w:color="auto"/>
              <w:left w:val="single" w:sz="4" w:space="0" w:color="auto"/>
              <w:bottom w:val="single" w:sz="4" w:space="0" w:color="auto"/>
              <w:right w:val="double" w:sz="4" w:space="0" w:color="auto"/>
            </w:tcBorders>
            <w:vAlign w:val="center"/>
            <w:hideMark/>
          </w:tcPr>
          <w:p w:rsidR="002A6C1C" w:rsidRDefault="00935523">
            <w:pPr>
              <w:spacing w:after="60"/>
              <w:jc w:val="center"/>
              <w:rPr>
                <w:rFonts w:cs="Arial"/>
                <w:lang w:val="de-DE" w:eastAsia="ar-SA"/>
              </w:rPr>
            </w:pPr>
            <w:r>
              <w:rPr>
                <w:lang w:val="de-DE" w:eastAsia="ar-SA"/>
              </w:rPr>
              <w:t>APA_SB3</w:t>
            </w:r>
          </w:p>
        </w:tc>
        <w:tc>
          <w:tcPr>
            <w:tcW w:w="2472" w:type="dxa"/>
            <w:tcBorders>
              <w:top w:val="single" w:sz="4" w:space="0" w:color="auto"/>
              <w:left w:val="double" w:sz="4" w:space="0" w:color="auto"/>
              <w:bottom w:val="single" w:sz="4" w:space="0" w:color="auto"/>
              <w:right w:val="single" w:sz="4" w:space="0" w:color="auto"/>
            </w:tcBorders>
            <w:vAlign w:val="center"/>
            <w:hideMark/>
          </w:tcPr>
          <w:p w:rsidR="002A6C1C" w:rsidRDefault="00935523">
            <w:pPr>
              <w:spacing w:after="60"/>
              <w:jc w:val="center"/>
              <w:rPr>
                <w:rFonts w:cs="Arial"/>
                <w:lang w:val="de-DE" w:eastAsia="ar-SA"/>
              </w:rPr>
            </w:pPr>
            <w:r>
              <w:rPr>
                <w:lang w:val="de-DE" w:eastAsia="ar-SA"/>
              </w:rPr>
              <w:t>0x3-POA</w:t>
            </w:r>
          </w:p>
        </w:tc>
      </w:tr>
      <w:tr w:rsidR="002A6C1C" w:rsidTr="002A6C1C">
        <w:trPr>
          <w:trHeight w:val="30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A6C1C" w:rsidRDefault="00935523">
            <w:pPr>
              <w:rPr>
                <w:rFonts w:cs="Arial"/>
                <w:lang w:val="de-DE" w:eastAsia="ar-SA"/>
              </w:rPr>
            </w:pPr>
          </w:p>
        </w:tc>
        <w:tc>
          <w:tcPr>
            <w:tcW w:w="1350" w:type="dxa"/>
            <w:tcBorders>
              <w:top w:val="single" w:sz="4" w:space="0" w:color="auto"/>
              <w:left w:val="single" w:sz="4" w:space="0" w:color="auto"/>
              <w:bottom w:val="single" w:sz="4" w:space="0" w:color="auto"/>
              <w:right w:val="double" w:sz="4" w:space="0" w:color="auto"/>
            </w:tcBorders>
            <w:vAlign w:val="center"/>
            <w:hideMark/>
          </w:tcPr>
          <w:p w:rsidR="002A6C1C" w:rsidRDefault="00935523">
            <w:pPr>
              <w:spacing w:after="60"/>
              <w:jc w:val="center"/>
              <w:rPr>
                <w:rFonts w:cs="Arial"/>
                <w:lang w:val="de-DE" w:eastAsia="ar-SA"/>
              </w:rPr>
            </w:pPr>
            <w:r>
              <w:rPr>
                <w:lang w:val="de-DE" w:eastAsia="ar-SA"/>
              </w:rPr>
              <w:t>APA_SB4</w:t>
            </w:r>
          </w:p>
        </w:tc>
        <w:tc>
          <w:tcPr>
            <w:tcW w:w="2472" w:type="dxa"/>
            <w:tcBorders>
              <w:top w:val="single" w:sz="4" w:space="0" w:color="auto"/>
              <w:left w:val="double" w:sz="4" w:space="0" w:color="auto"/>
              <w:bottom w:val="single" w:sz="4" w:space="0" w:color="auto"/>
              <w:right w:val="single" w:sz="4" w:space="0" w:color="auto"/>
            </w:tcBorders>
            <w:vAlign w:val="center"/>
            <w:hideMark/>
          </w:tcPr>
          <w:p w:rsidR="002A6C1C" w:rsidRDefault="00935523">
            <w:pPr>
              <w:spacing w:after="60"/>
              <w:jc w:val="center"/>
              <w:rPr>
                <w:rFonts w:cs="Arial"/>
                <w:lang w:val="de-DE" w:eastAsia="ar-SA"/>
              </w:rPr>
            </w:pPr>
            <w:r>
              <w:rPr>
                <w:lang w:val="de-DE" w:eastAsia="ar-SA"/>
              </w:rPr>
              <w:t>0x0-Inactive</w:t>
            </w:r>
          </w:p>
        </w:tc>
      </w:tr>
      <w:tr w:rsidR="002A6C1C" w:rsidTr="002A6C1C">
        <w:trPr>
          <w:trHeight w:val="307"/>
          <w:jc w:val="center"/>
        </w:trPr>
        <w:tc>
          <w:tcPr>
            <w:tcW w:w="3049" w:type="dxa"/>
            <w:tcBorders>
              <w:top w:val="single" w:sz="4" w:space="0" w:color="auto"/>
              <w:left w:val="single" w:sz="4" w:space="0" w:color="auto"/>
              <w:bottom w:val="single" w:sz="4" w:space="0" w:color="auto"/>
              <w:right w:val="single" w:sz="4" w:space="0" w:color="auto"/>
            </w:tcBorders>
            <w:vAlign w:val="center"/>
            <w:hideMark/>
          </w:tcPr>
          <w:p w:rsidR="002A6C1C" w:rsidRDefault="00935523" w:rsidP="00935523">
            <w:pPr>
              <w:numPr>
                <w:ilvl w:val="0"/>
                <w:numId w:val="12"/>
              </w:numPr>
              <w:jc w:val="center"/>
              <w:rPr>
                <w:sz w:val="16"/>
                <w:szCs w:val="16"/>
                <w:lang w:val="de-DE" w:eastAsia="ar-SA"/>
              </w:rPr>
            </w:pPr>
            <w:r>
              <w:rPr>
                <w:sz w:val="16"/>
                <w:szCs w:val="16"/>
                <w:lang w:val="de-DE" w:eastAsia="ar-SA"/>
              </w:rPr>
              <w:t xml:space="preserve">Transition into </w:t>
            </w:r>
            <w:r>
              <w:rPr>
                <w:sz w:val="16"/>
                <w:szCs w:val="16"/>
                <w:lang w:val="de-DE" w:eastAsia="ar-SA"/>
              </w:rPr>
              <w:t>SAPP</w:t>
            </w:r>
          </w:p>
        </w:tc>
        <w:tc>
          <w:tcPr>
            <w:tcW w:w="1350" w:type="dxa"/>
            <w:tcBorders>
              <w:top w:val="single" w:sz="4" w:space="0" w:color="auto"/>
              <w:left w:val="single" w:sz="4" w:space="0" w:color="auto"/>
              <w:bottom w:val="single" w:sz="4" w:space="0" w:color="auto"/>
              <w:right w:val="double" w:sz="4" w:space="0" w:color="auto"/>
            </w:tcBorders>
            <w:vAlign w:val="center"/>
            <w:hideMark/>
          </w:tcPr>
          <w:p w:rsidR="002A6C1C" w:rsidRDefault="00935523">
            <w:pPr>
              <w:spacing w:after="60"/>
              <w:jc w:val="center"/>
              <w:rPr>
                <w:rFonts w:cs="Arial"/>
                <w:lang w:val="de-DE" w:eastAsia="ar-SA"/>
              </w:rPr>
            </w:pPr>
            <w:r>
              <w:rPr>
                <w:lang w:val="de-DE" w:eastAsia="ar-SA"/>
              </w:rPr>
              <w:t>X</w:t>
            </w:r>
          </w:p>
        </w:tc>
        <w:tc>
          <w:tcPr>
            <w:tcW w:w="2472" w:type="dxa"/>
            <w:tcBorders>
              <w:top w:val="single" w:sz="4" w:space="0" w:color="auto"/>
              <w:left w:val="double" w:sz="4" w:space="0" w:color="auto"/>
              <w:bottom w:val="single" w:sz="4" w:space="0" w:color="auto"/>
              <w:right w:val="single" w:sz="4" w:space="0" w:color="auto"/>
            </w:tcBorders>
            <w:vAlign w:val="center"/>
            <w:hideMark/>
          </w:tcPr>
          <w:p w:rsidR="002A6C1C" w:rsidRDefault="00935523">
            <w:pPr>
              <w:spacing w:after="60"/>
              <w:jc w:val="center"/>
              <w:rPr>
                <w:rFonts w:cs="Arial"/>
                <w:lang w:val="de-DE" w:eastAsia="ar-SA"/>
              </w:rPr>
            </w:pPr>
            <w:r>
              <w:rPr>
                <w:lang w:val="de-DE" w:eastAsia="ar-SA"/>
              </w:rPr>
              <w:t>0x0-Inactive*</w:t>
            </w:r>
          </w:p>
        </w:tc>
      </w:tr>
      <w:tr w:rsidR="002A6C1C" w:rsidTr="002A6C1C">
        <w:trPr>
          <w:trHeight w:val="307"/>
          <w:jc w:val="center"/>
        </w:trPr>
        <w:tc>
          <w:tcPr>
            <w:tcW w:w="3049" w:type="dxa"/>
            <w:vMerge w:val="restart"/>
            <w:tcBorders>
              <w:top w:val="single" w:sz="4" w:space="0" w:color="auto"/>
              <w:left w:val="single" w:sz="4" w:space="0" w:color="auto"/>
              <w:bottom w:val="single" w:sz="4" w:space="0" w:color="auto"/>
              <w:right w:val="single" w:sz="4" w:space="0" w:color="auto"/>
            </w:tcBorders>
            <w:vAlign w:val="center"/>
            <w:hideMark/>
          </w:tcPr>
          <w:p w:rsidR="002A6C1C" w:rsidRDefault="00935523">
            <w:pPr>
              <w:spacing w:after="60"/>
              <w:jc w:val="center"/>
              <w:rPr>
                <w:rFonts w:cs="Arial"/>
                <w:lang w:val="de-DE" w:eastAsia="ar-SA"/>
              </w:rPr>
            </w:pPr>
            <w:r>
              <w:rPr>
                <w:lang w:val="de-DE" w:eastAsia="ar-SA"/>
              </w:rPr>
              <w:t>SAPP</w:t>
            </w:r>
          </w:p>
        </w:tc>
        <w:tc>
          <w:tcPr>
            <w:tcW w:w="1350" w:type="dxa"/>
            <w:tcBorders>
              <w:top w:val="single" w:sz="4" w:space="0" w:color="auto"/>
              <w:left w:val="single" w:sz="4" w:space="0" w:color="auto"/>
              <w:bottom w:val="single" w:sz="4" w:space="0" w:color="auto"/>
              <w:right w:val="double" w:sz="4" w:space="0" w:color="auto"/>
            </w:tcBorders>
            <w:vAlign w:val="center"/>
            <w:hideMark/>
          </w:tcPr>
          <w:p w:rsidR="002A6C1C" w:rsidRDefault="00935523">
            <w:pPr>
              <w:spacing w:after="60"/>
              <w:jc w:val="center"/>
              <w:rPr>
                <w:rFonts w:cs="Arial"/>
                <w:lang w:val="de-DE" w:eastAsia="ar-SA"/>
              </w:rPr>
            </w:pPr>
            <w:r>
              <w:rPr>
                <w:lang w:val="de-DE" w:eastAsia="ar-SA"/>
              </w:rPr>
              <w:t>APA_SB0</w:t>
            </w:r>
          </w:p>
        </w:tc>
        <w:tc>
          <w:tcPr>
            <w:tcW w:w="2472" w:type="dxa"/>
            <w:tcBorders>
              <w:top w:val="single" w:sz="4" w:space="0" w:color="auto"/>
              <w:left w:val="double" w:sz="4" w:space="0" w:color="auto"/>
              <w:bottom w:val="single" w:sz="4" w:space="0" w:color="auto"/>
              <w:right w:val="single" w:sz="4" w:space="0" w:color="auto"/>
            </w:tcBorders>
            <w:vAlign w:val="center"/>
            <w:hideMark/>
          </w:tcPr>
          <w:p w:rsidR="002A6C1C" w:rsidRDefault="00935523">
            <w:pPr>
              <w:spacing w:after="60"/>
              <w:jc w:val="center"/>
              <w:rPr>
                <w:rFonts w:cs="Arial"/>
                <w:lang w:val="de-DE" w:eastAsia="ar-SA"/>
              </w:rPr>
            </w:pPr>
            <w:r>
              <w:rPr>
                <w:lang w:val="de-DE" w:eastAsia="ar-SA"/>
              </w:rPr>
              <w:t>No State Change*</w:t>
            </w:r>
          </w:p>
        </w:tc>
      </w:tr>
      <w:tr w:rsidR="002A6C1C" w:rsidTr="002A6C1C">
        <w:trPr>
          <w:trHeight w:val="30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A6C1C" w:rsidRDefault="00935523">
            <w:pPr>
              <w:rPr>
                <w:rFonts w:cs="Arial"/>
                <w:lang w:val="de-DE" w:eastAsia="ar-SA"/>
              </w:rPr>
            </w:pPr>
          </w:p>
        </w:tc>
        <w:tc>
          <w:tcPr>
            <w:tcW w:w="1350" w:type="dxa"/>
            <w:tcBorders>
              <w:top w:val="single" w:sz="4" w:space="0" w:color="auto"/>
              <w:left w:val="single" w:sz="4" w:space="0" w:color="auto"/>
              <w:bottom w:val="single" w:sz="4" w:space="0" w:color="auto"/>
              <w:right w:val="double" w:sz="4" w:space="0" w:color="auto"/>
            </w:tcBorders>
            <w:vAlign w:val="center"/>
            <w:hideMark/>
          </w:tcPr>
          <w:p w:rsidR="002A6C1C" w:rsidRDefault="00935523">
            <w:pPr>
              <w:spacing w:after="60"/>
              <w:jc w:val="center"/>
              <w:rPr>
                <w:rFonts w:cs="Arial"/>
                <w:lang w:val="de-DE" w:eastAsia="ar-SA"/>
              </w:rPr>
            </w:pPr>
            <w:r>
              <w:rPr>
                <w:lang w:val="de-DE" w:eastAsia="ar-SA"/>
              </w:rPr>
              <w:t>APA_SB1</w:t>
            </w:r>
          </w:p>
        </w:tc>
        <w:tc>
          <w:tcPr>
            <w:tcW w:w="2472" w:type="dxa"/>
            <w:tcBorders>
              <w:top w:val="single" w:sz="4" w:space="0" w:color="auto"/>
              <w:left w:val="double" w:sz="4" w:space="0" w:color="auto"/>
              <w:bottom w:val="single" w:sz="4" w:space="0" w:color="auto"/>
              <w:right w:val="single" w:sz="4" w:space="0" w:color="auto"/>
            </w:tcBorders>
            <w:vAlign w:val="center"/>
            <w:hideMark/>
          </w:tcPr>
          <w:p w:rsidR="002A6C1C" w:rsidRDefault="00935523">
            <w:pPr>
              <w:spacing w:after="60"/>
              <w:jc w:val="center"/>
              <w:rPr>
                <w:rFonts w:cs="Arial"/>
                <w:lang w:val="de-DE" w:eastAsia="ar-SA"/>
              </w:rPr>
            </w:pPr>
            <w:r>
              <w:rPr>
                <w:lang w:val="de-DE" w:eastAsia="ar-SA"/>
              </w:rPr>
              <w:t>0x0-Inactive</w:t>
            </w:r>
          </w:p>
        </w:tc>
      </w:tr>
      <w:tr w:rsidR="002A6C1C" w:rsidTr="002A6C1C">
        <w:trPr>
          <w:trHeight w:val="30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A6C1C" w:rsidRDefault="00935523">
            <w:pPr>
              <w:rPr>
                <w:rFonts w:cs="Arial"/>
                <w:lang w:val="de-DE" w:eastAsia="ar-SA"/>
              </w:rPr>
            </w:pPr>
          </w:p>
        </w:tc>
        <w:tc>
          <w:tcPr>
            <w:tcW w:w="1350" w:type="dxa"/>
            <w:tcBorders>
              <w:top w:val="single" w:sz="4" w:space="0" w:color="auto"/>
              <w:left w:val="single" w:sz="4" w:space="0" w:color="auto"/>
              <w:bottom w:val="single" w:sz="4" w:space="0" w:color="auto"/>
              <w:right w:val="double" w:sz="4" w:space="0" w:color="auto"/>
            </w:tcBorders>
            <w:vAlign w:val="center"/>
            <w:hideMark/>
          </w:tcPr>
          <w:p w:rsidR="002A6C1C" w:rsidRDefault="00935523">
            <w:pPr>
              <w:spacing w:after="60"/>
              <w:jc w:val="center"/>
              <w:rPr>
                <w:rFonts w:cs="Arial"/>
                <w:lang w:val="de-DE" w:eastAsia="ar-SA"/>
              </w:rPr>
            </w:pPr>
            <w:r>
              <w:rPr>
                <w:lang w:val="de-DE" w:eastAsia="ar-SA"/>
              </w:rPr>
              <w:t>APA_SB2</w:t>
            </w:r>
          </w:p>
        </w:tc>
        <w:tc>
          <w:tcPr>
            <w:tcW w:w="2472" w:type="dxa"/>
            <w:tcBorders>
              <w:top w:val="single" w:sz="4" w:space="0" w:color="auto"/>
              <w:left w:val="double" w:sz="4" w:space="0" w:color="auto"/>
              <w:bottom w:val="single" w:sz="4" w:space="0" w:color="auto"/>
              <w:right w:val="single" w:sz="4" w:space="0" w:color="auto"/>
            </w:tcBorders>
            <w:vAlign w:val="center"/>
            <w:hideMark/>
          </w:tcPr>
          <w:p w:rsidR="002A6C1C" w:rsidRDefault="00935523">
            <w:pPr>
              <w:spacing w:after="60"/>
              <w:jc w:val="center"/>
              <w:rPr>
                <w:rFonts w:cs="Arial"/>
                <w:lang w:val="de-DE" w:eastAsia="ar-SA"/>
              </w:rPr>
            </w:pPr>
            <w:r>
              <w:rPr>
                <w:lang w:val="de-DE" w:eastAsia="ar-SA"/>
              </w:rPr>
              <w:t>0x2-PPA</w:t>
            </w:r>
          </w:p>
        </w:tc>
      </w:tr>
      <w:tr w:rsidR="002A6C1C" w:rsidTr="002A6C1C">
        <w:trPr>
          <w:trHeight w:val="30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A6C1C" w:rsidRDefault="00935523">
            <w:pPr>
              <w:rPr>
                <w:rFonts w:cs="Arial"/>
                <w:lang w:val="de-DE" w:eastAsia="ar-SA"/>
              </w:rPr>
            </w:pPr>
          </w:p>
        </w:tc>
        <w:tc>
          <w:tcPr>
            <w:tcW w:w="1350" w:type="dxa"/>
            <w:tcBorders>
              <w:top w:val="single" w:sz="4" w:space="0" w:color="auto"/>
              <w:left w:val="single" w:sz="4" w:space="0" w:color="auto"/>
              <w:bottom w:val="single" w:sz="4" w:space="0" w:color="auto"/>
              <w:right w:val="double" w:sz="4" w:space="0" w:color="auto"/>
            </w:tcBorders>
            <w:vAlign w:val="center"/>
            <w:hideMark/>
          </w:tcPr>
          <w:p w:rsidR="002A6C1C" w:rsidRDefault="00935523">
            <w:pPr>
              <w:spacing w:after="60"/>
              <w:jc w:val="center"/>
              <w:rPr>
                <w:rFonts w:cs="Arial"/>
                <w:lang w:val="de-DE" w:eastAsia="ar-SA"/>
              </w:rPr>
            </w:pPr>
            <w:r>
              <w:rPr>
                <w:lang w:val="de-DE" w:eastAsia="ar-SA"/>
              </w:rPr>
              <w:t>APA_SB3</w:t>
            </w:r>
          </w:p>
        </w:tc>
        <w:tc>
          <w:tcPr>
            <w:tcW w:w="2472" w:type="dxa"/>
            <w:tcBorders>
              <w:top w:val="single" w:sz="4" w:space="0" w:color="auto"/>
              <w:left w:val="double" w:sz="4" w:space="0" w:color="auto"/>
              <w:bottom w:val="single" w:sz="4" w:space="0" w:color="auto"/>
              <w:right w:val="single" w:sz="4" w:space="0" w:color="auto"/>
            </w:tcBorders>
            <w:vAlign w:val="center"/>
            <w:hideMark/>
          </w:tcPr>
          <w:p w:rsidR="002A6C1C" w:rsidRDefault="00935523">
            <w:pPr>
              <w:spacing w:after="60"/>
              <w:jc w:val="center"/>
              <w:rPr>
                <w:rFonts w:cs="Arial"/>
                <w:lang w:val="de-DE" w:eastAsia="ar-SA"/>
              </w:rPr>
            </w:pPr>
            <w:r>
              <w:rPr>
                <w:lang w:val="de-DE" w:eastAsia="ar-SA"/>
              </w:rPr>
              <w:t>0x3-POA</w:t>
            </w:r>
          </w:p>
        </w:tc>
      </w:tr>
      <w:tr w:rsidR="002A6C1C" w:rsidTr="002A6C1C">
        <w:trPr>
          <w:trHeight w:val="30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A6C1C" w:rsidRDefault="00935523">
            <w:pPr>
              <w:rPr>
                <w:rFonts w:cs="Arial"/>
                <w:lang w:val="de-DE" w:eastAsia="ar-SA"/>
              </w:rPr>
            </w:pPr>
          </w:p>
        </w:tc>
        <w:tc>
          <w:tcPr>
            <w:tcW w:w="1350" w:type="dxa"/>
            <w:tcBorders>
              <w:top w:val="single" w:sz="4" w:space="0" w:color="auto"/>
              <w:left w:val="single" w:sz="4" w:space="0" w:color="auto"/>
              <w:bottom w:val="single" w:sz="4" w:space="0" w:color="auto"/>
              <w:right w:val="double" w:sz="4" w:space="0" w:color="auto"/>
            </w:tcBorders>
            <w:vAlign w:val="center"/>
            <w:hideMark/>
          </w:tcPr>
          <w:p w:rsidR="002A6C1C" w:rsidRDefault="00935523">
            <w:pPr>
              <w:spacing w:after="60"/>
              <w:jc w:val="center"/>
              <w:rPr>
                <w:rFonts w:cs="Arial"/>
                <w:lang w:val="de-DE" w:eastAsia="ar-SA"/>
              </w:rPr>
            </w:pPr>
            <w:r>
              <w:rPr>
                <w:lang w:val="de-DE" w:eastAsia="ar-SA"/>
              </w:rPr>
              <w:t>APA_SB4</w:t>
            </w:r>
          </w:p>
        </w:tc>
        <w:tc>
          <w:tcPr>
            <w:tcW w:w="2472" w:type="dxa"/>
            <w:tcBorders>
              <w:top w:val="single" w:sz="4" w:space="0" w:color="auto"/>
              <w:left w:val="double" w:sz="4" w:space="0" w:color="auto"/>
              <w:bottom w:val="single" w:sz="4" w:space="0" w:color="auto"/>
              <w:right w:val="single" w:sz="4" w:space="0" w:color="auto"/>
            </w:tcBorders>
            <w:vAlign w:val="center"/>
            <w:hideMark/>
          </w:tcPr>
          <w:p w:rsidR="002A6C1C" w:rsidRDefault="00935523">
            <w:pPr>
              <w:spacing w:after="60"/>
              <w:jc w:val="center"/>
              <w:rPr>
                <w:rFonts w:cs="Arial"/>
                <w:lang w:val="de-DE" w:eastAsia="ar-SA"/>
              </w:rPr>
            </w:pPr>
            <w:r>
              <w:rPr>
                <w:lang w:val="de-DE" w:eastAsia="ar-SA"/>
              </w:rPr>
              <w:t>0x6-Off</w:t>
            </w:r>
          </w:p>
        </w:tc>
      </w:tr>
      <w:tr w:rsidR="002A6C1C" w:rsidTr="002A6C1C">
        <w:trPr>
          <w:trHeight w:val="307"/>
          <w:jc w:val="center"/>
        </w:trPr>
        <w:tc>
          <w:tcPr>
            <w:tcW w:w="3049" w:type="dxa"/>
            <w:tcBorders>
              <w:top w:val="single" w:sz="4" w:space="0" w:color="auto"/>
              <w:left w:val="single" w:sz="4" w:space="0" w:color="auto"/>
              <w:bottom w:val="single" w:sz="4" w:space="0" w:color="auto"/>
              <w:right w:val="single" w:sz="4" w:space="0" w:color="auto"/>
            </w:tcBorders>
            <w:vAlign w:val="center"/>
            <w:hideMark/>
          </w:tcPr>
          <w:p w:rsidR="002A6C1C" w:rsidRDefault="00935523" w:rsidP="00935523">
            <w:pPr>
              <w:numPr>
                <w:ilvl w:val="0"/>
                <w:numId w:val="12"/>
              </w:numPr>
              <w:jc w:val="center"/>
              <w:rPr>
                <w:sz w:val="16"/>
                <w:szCs w:val="16"/>
                <w:lang w:val="de-DE" w:eastAsia="ar-SA"/>
              </w:rPr>
            </w:pPr>
            <w:r>
              <w:rPr>
                <w:sz w:val="16"/>
                <w:szCs w:val="16"/>
                <w:lang w:val="de-DE" w:eastAsia="ar-SA"/>
              </w:rPr>
              <w:t>Transition into PPA</w:t>
            </w:r>
          </w:p>
        </w:tc>
        <w:tc>
          <w:tcPr>
            <w:tcW w:w="1350" w:type="dxa"/>
            <w:tcBorders>
              <w:top w:val="single" w:sz="4" w:space="0" w:color="auto"/>
              <w:left w:val="single" w:sz="4" w:space="0" w:color="auto"/>
              <w:bottom w:val="single" w:sz="4" w:space="0" w:color="auto"/>
              <w:right w:val="double" w:sz="4" w:space="0" w:color="auto"/>
            </w:tcBorders>
            <w:vAlign w:val="center"/>
            <w:hideMark/>
          </w:tcPr>
          <w:p w:rsidR="002A6C1C" w:rsidRDefault="00935523">
            <w:pPr>
              <w:spacing w:after="60"/>
              <w:jc w:val="center"/>
              <w:rPr>
                <w:rFonts w:cs="Arial"/>
                <w:lang w:val="de-DE" w:eastAsia="ar-SA"/>
              </w:rPr>
            </w:pPr>
            <w:r>
              <w:rPr>
                <w:lang w:val="de-DE" w:eastAsia="ar-SA"/>
              </w:rPr>
              <w:t>X</w:t>
            </w:r>
          </w:p>
        </w:tc>
        <w:tc>
          <w:tcPr>
            <w:tcW w:w="2472" w:type="dxa"/>
            <w:tcBorders>
              <w:top w:val="single" w:sz="4" w:space="0" w:color="auto"/>
              <w:left w:val="double" w:sz="4" w:space="0" w:color="auto"/>
              <w:bottom w:val="single" w:sz="4" w:space="0" w:color="auto"/>
              <w:right w:val="single" w:sz="4" w:space="0" w:color="auto"/>
            </w:tcBorders>
            <w:vAlign w:val="center"/>
            <w:hideMark/>
          </w:tcPr>
          <w:p w:rsidR="002A6C1C" w:rsidRDefault="00935523">
            <w:pPr>
              <w:spacing w:after="60"/>
              <w:jc w:val="center"/>
              <w:rPr>
                <w:rFonts w:cs="Arial"/>
                <w:lang w:val="de-DE" w:eastAsia="ar-SA"/>
              </w:rPr>
            </w:pPr>
            <w:r>
              <w:rPr>
                <w:lang w:val="de-DE" w:eastAsia="ar-SA"/>
              </w:rPr>
              <w:t>0x0-Inactive*</w:t>
            </w:r>
          </w:p>
        </w:tc>
      </w:tr>
      <w:tr w:rsidR="002A6C1C" w:rsidTr="002A6C1C">
        <w:trPr>
          <w:trHeight w:val="307"/>
          <w:jc w:val="center"/>
        </w:trPr>
        <w:tc>
          <w:tcPr>
            <w:tcW w:w="3049" w:type="dxa"/>
            <w:vMerge w:val="restart"/>
            <w:tcBorders>
              <w:top w:val="single" w:sz="4" w:space="0" w:color="auto"/>
              <w:left w:val="single" w:sz="4" w:space="0" w:color="auto"/>
              <w:bottom w:val="single" w:sz="4" w:space="0" w:color="auto"/>
              <w:right w:val="single" w:sz="4" w:space="0" w:color="auto"/>
            </w:tcBorders>
            <w:vAlign w:val="center"/>
            <w:hideMark/>
          </w:tcPr>
          <w:p w:rsidR="002A6C1C" w:rsidRDefault="00935523">
            <w:pPr>
              <w:spacing w:after="60"/>
              <w:jc w:val="center"/>
              <w:rPr>
                <w:rFonts w:cs="Arial"/>
                <w:lang w:val="de-DE" w:eastAsia="ar-SA"/>
              </w:rPr>
            </w:pPr>
            <w:r>
              <w:rPr>
                <w:lang w:val="de-DE" w:eastAsia="ar-SA"/>
              </w:rPr>
              <w:t>PPA</w:t>
            </w:r>
          </w:p>
        </w:tc>
        <w:tc>
          <w:tcPr>
            <w:tcW w:w="1350" w:type="dxa"/>
            <w:tcBorders>
              <w:top w:val="single" w:sz="4" w:space="0" w:color="auto"/>
              <w:left w:val="single" w:sz="4" w:space="0" w:color="auto"/>
              <w:bottom w:val="single" w:sz="4" w:space="0" w:color="auto"/>
              <w:right w:val="double" w:sz="4" w:space="0" w:color="auto"/>
            </w:tcBorders>
            <w:vAlign w:val="center"/>
            <w:hideMark/>
          </w:tcPr>
          <w:p w:rsidR="002A6C1C" w:rsidRDefault="00935523">
            <w:pPr>
              <w:spacing w:after="60"/>
              <w:jc w:val="center"/>
              <w:rPr>
                <w:rFonts w:cs="Arial"/>
                <w:lang w:val="de-DE" w:eastAsia="ar-SA"/>
              </w:rPr>
            </w:pPr>
            <w:r>
              <w:rPr>
                <w:lang w:val="de-DE" w:eastAsia="ar-SA"/>
              </w:rPr>
              <w:t>APA_SB0</w:t>
            </w:r>
          </w:p>
        </w:tc>
        <w:tc>
          <w:tcPr>
            <w:tcW w:w="2472" w:type="dxa"/>
            <w:tcBorders>
              <w:top w:val="single" w:sz="4" w:space="0" w:color="auto"/>
              <w:left w:val="double" w:sz="4" w:space="0" w:color="auto"/>
              <w:bottom w:val="single" w:sz="4" w:space="0" w:color="auto"/>
              <w:right w:val="single" w:sz="4" w:space="0" w:color="auto"/>
            </w:tcBorders>
            <w:vAlign w:val="center"/>
            <w:hideMark/>
          </w:tcPr>
          <w:p w:rsidR="002A6C1C" w:rsidRDefault="00935523">
            <w:pPr>
              <w:spacing w:after="60"/>
              <w:jc w:val="center"/>
              <w:rPr>
                <w:rFonts w:cs="Arial"/>
                <w:lang w:val="de-DE" w:eastAsia="ar-SA"/>
              </w:rPr>
            </w:pPr>
            <w:r>
              <w:rPr>
                <w:lang w:val="de-DE" w:eastAsia="ar-SA"/>
              </w:rPr>
              <w:t>No State Change*</w:t>
            </w:r>
          </w:p>
        </w:tc>
      </w:tr>
      <w:tr w:rsidR="002A6C1C" w:rsidTr="002A6C1C">
        <w:trPr>
          <w:trHeight w:val="30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A6C1C" w:rsidRDefault="00935523">
            <w:pPr>
              <w:rPr>
                <w:rFonts w:cs="Arial"/>
                <w:lang w:val="de-DE" w:eastAsia="ar-SA"/>
              </w:rPr>
            </w:pPr>
          </w:p>
        </w:tc>
        <w:tc>
          <w:tcPr>
            <w:tcW w:w="1350" w:type="dxa"/>
            <w:tcBorders>
              <w:top w:val="single" w:sz="4" w:space="0" w:color="auto"/>
              <w:left w:val="single" w:sz="4" w:space="0" w:color="auto"/>
              <w:bottom w:val="single" w:sz="4" w:space="0" w:color="auto"/>
              <w:right w:val="double" w:sz="4" w:space="0" w:color="auto"/>
            </w:tcBorders>
            <w:vAlign w:val="center"/>
            <w:hideMark/>
          </w:tcPr>
          <w:p w:rsidR="002A6C1C" w:rsidRDefault="00935523">
            <w:pPr>
              <w:spacing w:after="60"/>
              <w:jc w:val="center"/>
              <w:rPr>
                <w:rFonts w:cs="Arial"/>
                <w:lang w:val="de-DE" w:eastAsia="ar-SA"/>
              </w:rPr>
            </w:pPr>
            <w:r>
              <w:rPr>
                <w:lang w:val="de-DE" w:eastAsia="ar-SA"/>
              </w:rPr>
              <w:t>APA_SB1</w:t>
            </w:r>
          </w:p>
        </w:tc>
        <w:tc>
          <w:tcPr>
            <w:tcW w:w="2472" w:type="dxa"/>
            <w:tcBorders>
              <w:top w:val="single" w:sz="4" w:space="0" w:color="auto"/>
              <w:left w:val="double" w:sz="4" w:space="0" w:color="auto"/>
              <w:bottom w:val="single" w:sz="4" w:space="0" w:color="auto"/>
              <w:right w:val="single" w:sz="4" w:space="0" w:color="auto"/>
            </w:tcBorders>
            <w:vAlign w:val="center"/>
            <w:hideMark/>
          </w:tcPr>
          <w:p w:rsidR="002A6C1C" w:rsidRDefault="00935523">
            <w:pPr>
              <w:spacing w:after="60"/>
              <w:jc w:val="center"/>
              <w:rPr>
                <w:rFonts w:cs="Arial"/>
                <w:lang w:val="de-DE" w:eastAsia="ar-SA"/>
              </w:rPr>
            </w:pPr>
            <w:r>
              <w:rPr>
                <w:lang w:val="de-DE" w:eastAsia="ar-SA"/>
              </w:rPr>
              <w:t>0x1-SAPP</w:t>
            </w:r>
          </w:p>
        </w:tc>
      </w:tr>
      <w:tr w:rsidR="002A6C1C" w:rsidTr="002A6C1C">
        <w:trPr>
          <w:trHeight w:val="30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A6C1C" w:rsidRDefault="00935523">
            <w:pPr>
              <w:rPr>
                <w:rFonts w:cs="Arial"/>
                <w:lang w:val="de-DE" w:eastAsia="ar-SA"/>
              </w:rPr>
            </w:pPr>
          </w:p>
        </w:tc>
        <w:tc>
          <w:tcPr>
            <w:tcW w:w="1350" w:type="dxa"/>
            <w:tcBorders>
              <w:top w:val="single" w:sz="4" w:space="0" w:color="auto"/>
              <w:left w:val="single" w:sz="4" w:space="0" w:color="auto"/>
              <w:bottom w:val="single" w:sz="4" w:space="0" w:color="auto"/>
              <w:right w:val="double" w:sz="4" w:space="0" w:color="auto"/>
            </w:tcBorders>
            <w:vAlign w:val="center"/>
            <w:hideMark/>
          </w:tcPr>
          <w:p w:rsidR="002A6C1C" w:rsidRDefault="00935523">
            <w:pPr>
              <w:spacing w:after="60"/>
              <w:jc w:val="center"/>
              <w:rPr>
                <w:rFonts w:cs="Arial"/>
                <w:lang w:val="de-DE" w:eastAsia="ar-SA"/>
              </w:rPr>
            </w:pPr>
            <w:r>
              <w:rPr>
                <w:lang w:val="de-DE" w:eastAsia="ar-SA"/>
              </w:rPr>
              <w:t>APA_SB2</w:t>
            </w:r>
          </w:p>
        </w:tc>
        <w:tc>
          <w:tcPr>
            <w:tcW w:w="2472" w:type="dxa"/>
            <w:tcBorders>
              <w:top w:val="single" w:sz="4" w:space="0" w:color="auto"/>
              <w:left w:val="double" w:sz="4" w:space="0" w:color="auto"/>
              <w:bottom w:val="single" w:sz="4" w:space="0" w:color="auto"/>
              <w:right w:val="single" w:sz="4" w:space="0" w:color="auto"/>
            </w:tcBorders>
            <w:vAlign w:val="center"/>
            <w:hideMark/>
          </w:tcPr>
          <w:p w:rsidR="002A6C1C" w:rsidRDefault="00935523">
            <w:pPr>
              <w:spacing w:after="60"/>
              <w:jc w:val="center"/>
              <w:rPr>
                <w:rFonts w:cs="Arial"/>
                <w:lang w:val="de-DE" w:eastAsia="ar-SA"/>
              </w:rPr>
            </w:pPr>
            <w:r>
              <w:rPr>
                <w:lang w:val="de-DE" w:eastAsia="ar-SA"/>
              </w:rPr>
              <w:t>0x0-Inactive</w:t>
            </w:r>
          </w:p>
        </w:tc>
      </w:tr>
      <w:tr w:rsidR="002A6C1C" w:rsidTr="002A6C1C">
        <w:trPr>
          <w:trHeight w:val="30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A6C1C" w:rsidRDefault="00935523">
            <w:pPr>
              <w:rPr>
                <w:rFonts w:cs="Arial"/>
                <w:lang w:val="de-DE" w:eastAsia="ar-SA"/>
              </w:rPr>
            </w:pPr>
          </w:p>
        </w:tc>
        <w:tc>
          <w:tcPr>
            <w:tcW w:w="1350" w:type="dxa"/>
            <w:tcBorders>
              <w:top w:val="single" w:sz="4" w:space="0" w:color="auto"/>
              <w:left w:val="single" w:sz="4" w:space="0" w:color="auto"/>
              <w:bottom w:val="single" w:sz="4" w:space="0" w:color="auto"/>
              <w:right w:val="double" w:sz="4" w:space="0" w:color="auto"/>
            </w:tcBorders>
            <w:vAlign w:val="center"/>
            <w:hideMark/>
          </w:tcPr>
          <w:p w:rsidR="002A6C1C" w:rsidRDefault="00935523">
            <w:pPr>
              <w:spacing w:after="60"/>
              <w:jc w:val="center"/>
              <w:rPr>
                <w:rFonts w:cs="Arial"/>
                <w:lang w:val="de-DE" w:eastAsia="ar-SA"/>
              </w:rPr>
            </w:pPr>
            <w:r>
              <w:rPr>
                <w:lang w:val="de-DE" w:eastAsia="ar-SA"/>
              </w:rPr>
              <w:t>APA_SB3</w:t>
            </w:r>
          </w:p>
        </w:tc>
        <w:tc>
          <w:tcPr>
            <w:tcW w:w="2472" w:type="dxa"/>
            <w:tcBorders>
              <w:top w:val="single" w:sz="4" w:space="0" w:color="auto"/>
              <w:left w:val="double" w:sz="4" w:space="0" w:color="auto"/>
              <w:bottom w:val="single" w:sz="4" w:space="0" w:color="auto"/>
              <w:right w:val="single" w:sz="4" w:space="0" w:color="auto"/>
            </w:tcBorders>
            <w:vAlign w:val="center"/>
            <w:hideMark/>
          </w:tcPr>
          <w:p w:rsidR="002A6C1C" w:rsidRDefault="00935523">
            <w:pPr>
              <w:spacing w:after="60"/>
              <w:jc w:val="center"/>
              <w:rPr>
                <w:rFonts w:cs="Arial"/>
                <w:lang w:val="de-DE" w:eastAsia="ar-SA"/>
              </w:rPr>
            </w:pPr>
            <w:r>
              <w:rPr>
                <w:lang w:val="de-DE" w:eastAsia="ar-SA"/>
              </w:rPr>
              <w:t>0x3-POA</w:t>
            </w:r>
          </w:p>
        </w:tc>
      </w:tr>
      <w:tr w:rsidR="002A6C1C" w:rsidTr="002A6C1C">
        <w:trPr>
          <w:trHeight w:val="30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A6C1C" w:rsidRDefault="00935523">
            <w:pPr>
              <w:rPr>
                <w:rFonts w:cs="Arial"/>
                <w:lang w:val="de-DE" w:eastAsia="ar-SA"/>
              </w:rPr>
            </w:pPr>
          </w:p>
        </w:tc>
        <w:tc>
          <w:tcPr>
            <w:tcW w:w="1350" w:type="dxa"/>
            <w:tcBorders>
              <w:top w:val="single" w:sz="4" w:space="0" w:color="auto"/>
              <w:left w:val="single" w:sz="4" w:space="0" w:color="auto"/>
              <w:bottom w:val="single" w:sz="4" w:space="0" w:color="auto"/>
              <w:right w:val="double" w:sz="4" w:space="0" w:color="auto"/>
            </w:tcBorders>
            <w:vAlign w:val="center"/>
            <w:hideMark/>
          </w:tcPr>
          <w:p w:rsidR="002A6C1C" w:rsidRDefault="00935523">
            <w:pPr>
              <w:spacing w:after="60"/>
              <w:jc w:val="center"/>
              <w:rPr>
                <w:rFonts w:cs="Arial"/>
                <w:lang w:val="de-DE" w:eastAsia="ar-SA"/>
              </w:rPr>
            </w:pPr>
            <w:r>
              <w:rPr>
                <w:lang w:val="de-DE" w:eastAsia="ar-SA"/>
              </w:rPr>
              <w:t>APA_SB4</w:t>
            </w:r>
          </w:p>
        </w:tc>
        <w:tc>
          <w:tcPr>
            <w:tcW w:w="2472" w:type="dxa"/>
            <w:tcBorders>
              <w:top w:val="single" w:sz="4" w:space="0" w:color="auto"/>
              <w:left w:val="double" w:sz="4" w:space="0" w:color="auto"/>
              <w:bottom w:val="single" w:sz="4" w:space="0" w:color="auto"/>
              <w:right w:val="single" w:sz="4" w:space="0" w:color="auto"/>
            </w:tcBorders>
            <w:vAlign w:val="center"/>
            <w:hideMark/>
          </w:tcPr>
          <w:p w:rsidR="002A6C1C" w:rsidRDefault="00935523">
            <w:pPr>
              <w:spacing w:after="60"/>
              <w:jc w:val="center"/>
              <w:rPr>
                <w:rFonts w:cs="Arial"/>
                <w:lang w:val="de-DE" w:eastAsia="ar-SA"/>
              </w:rPr>
            </w:pPr>
            <w:r>
              <w:rPr>
                <w:lang w:val="de-DE" w:eastAsia="ar-SA"/>
              </w:rPr>
              <w:t>0x6-Off</w:t>
            </w:r>
          </w:p>
        </w:tc>
      </w:tr>
      <w:tr w:rsidR="002A6C1C" w:rsidTr="002A6C1C">
        <w:trPr>
          <w:trHeight w:val="307"/>
          <w:jc w:val="center"/>
        </w:trPr>
        <w:tc>
          <w:tcPr>
            <w:tcW w:w="3049" w:type="dxa"/>
            <w:tcBorders>
              <w:top w:val="single" w:sz="4" w:space="0" w:color="auto"/>
              <w:left w:val="single" w:sz="4" w:space="0" w:color="auto"/>
              <w:bottom w:val="single" w:sz="4" w:space="0" w:color="auto"/>
              <w:right w:val="single" w:sz="4" w:space="0" w:color="auto"/>
            </w:tcBorders>
            <w:vAlign w:val="center"/>
            <w:hideMark/>
          </w:tcPr>
          <w:p w:rsidR="002A6C1C" w:rsidRDefault="00935523" w:rsidP="00935523">
            <w:pPr>
              <w:numPr>
                <w:ilvl w:val="0"/>
                <w:numId w:val="12"/>
              </w:numPr>
              <w:jc w:val="center"/>
              <w:rPr>
                <w:sz w:val="16"/>
                <w:szCs w:val="16"/>
                <w:lang w:val="de-DE" w:eastAsia="ar-SA"/>
              </w:rPr>
            </w:pPr>
            <w:r>
              <w:rPr>
                <w:sz w:val="16"/>
                <w:szCs w:val="16"/>
                <w:lang w:val="de-DE" w:eastAsia="ar-SA"/>
              </w:rPr>
              <w:t>Transition into POA</w:t>
            </w:r>
          </w:p>
        </w:tc>
        <w:tc>
          <w:tcPr>
            <w:tcW w:w="1350" w:type="dxa"/>
            <w:tcBorders>
              <w:top w:val="single" w:sz="4" w:space="0" w:color="auto"/>
              <w:left w:val="single" w:sz="4" w:space="0" w:color="auto"/>
              <w:bottom w:val="single" w:sz="4" w:space="0" w:color="auto"/>
              <w:right w:val="double" w:sz="4" w:space="0" w:color="auto"/>
            </w:tcBorders>
            <w:vAlign w:val="center"/>
            <w:hideMark/>
          </w:tcPr>
          <w:p w:rsidR="002A6C1C" w:rsidRDefault="00935523">
            <w:pPr>
              <w:spacing w:after="60"/>
              <w:jc w:val="center"/>
              <w:rPr>
                <w:rFonts w:cs="Arial"/>
                <w:lang w:val="de-DE" w:eastAsia="ar-SA"/>
              </w:rPr>
            </w:pPr>
            <w:r>
              <w:rPr>
                <w:lang w:val="de-DE" w:eastAsia="ar-SA"/>
              </w:rPr>
              <w:t>X</w:t>
            </w:r>
          </w:p>
        </w:tc>
        <w:tc>
          <w:tcPr>
            <w:tcW w:w="2472" w:type="dxa"/>
            <w:tcBorders>
              <w:top w:val="single" w:sz="4" w:space="0" w:color="auto"/>
              <w:left w:val="double" w:sz="4" w:space="0" w:color="auto"/>
              <w:bottom w:val="single" w:sz="4" w:space="0" w:color="auto"/>
              <w:right w:val="single" w:sz="4" w:space="0" w:color="auto"/>
            </w:tcBorders>
            <w:vAlign w:val="center"/>
            <w:hideMark/>
          </w:tcPr>
          <w:p w:rsidR="002A6C1C" w:rsidRDefault="00935523">
            <w:pPr>
              <w:spacing w:after="60"/>
              <w:jc w:val="center"/>
              <w:rPr>
                <w:rFonts w:cs="Arial"/>
                <w:lang w:val="de-DE" w:eastAsia="ar-SA"/>
              </w:rPr>
            </w:pPr>
            <w:r>
              <w:rPr>
                <w:lang w:val="de-DE" w:eastAsia="ar-SA"/>
              </w:rPr>
              <w:t>0x0-Inactive*</w:t>
            </w:r>
          </w:p>
        </w:tc>
      </w:tr>
      <w:tr w:rsidR="002A6C1C" w:rsidTr="002A6C1C">
        <w:trPr>
          <w:trHeight w:val="307"/>
          <w:jc w:val="center"/>
        </w:trPr>
        <w:tc>
          <w:tcPr>
            <w:tcW w:w="3049" w:type="dxa"/>
            <w:vMerge w:val="restart"/>
            <w:tcBorders>
              <w:top w:val="single" w:sz="4" w:space="0" w:color="auto"/>
              <w:left w:val="single" w:sz="4" w:space="0" w:color="auto"/>
              <w:bottom w:val="single" w:sz="4" w:space="0" w:color="auto"/>
              <w:right w:val="single" w:sz="4" w:space="0" w:color="auto"/>
            </w:tcBorders>
            <w:vAlign w:val="center"/>
            <w:hideMark/>
          </w:tcPr>
          <w:p w:rsidR="002A6C1C" w:rsidRDefault="00935523">
            <w:pPr>
              <w:spacing w:after="60"/>
              <w:jc w:val="center"/>
              <w:rPr>
                <w:rFonts w:cs="Arial"/>
                <w:lang w:val="de-DE" w:eastAsia="ar-SA"/>
              </w:rPr>
            </w:pPr>
            <w:r>
              <w:rPr>
                <w:lang w:val="de-DE" w:eastAsia="ar-SA"/>
              </w:rPr>
              <w:t>POA</w:t>
            </w:r>
          </w:p>
        </w:tc>
        <w:tc>
          <w:tcPr>
            <w:tcW w:w="1350" w:type="dxa"/>
            <w:tcBorders>
              <w:top w:val="single" w:sz="4" w:space="0" w:color="auto"/>
              <w:left w:val="single" w:sz="4" w:space="0" w:color="auto"/>
              <w:bottom w:val="single" w:sz="4" w:space="0" w:color="auto"/>
              <w:right w:val="double" w:sz="4" w:space="0" w:color="auto"/>
            </w:tcBorders>
            <w:vAlign w:val="center"/>
            <w:hideMark/>
          </w:tcPr>
          <w:p w:rsidR="002A6C1C" w:rsidRDefault="00935523">
            <w:pPr>
              <w:spacing w:after="60"/>
              <w:jc w:val="center"/>
              <w:rPr>
                <w:rFonts w:cs="Arial"/>
                <w:lang w:val="de-DE" w:eastAsia="ar-SA"/>
              </w:rPr>
            </w:pPr>
            <w:r>
              <w:rPr>
                <w:lang w:val="de-DE" w:eastAsia="ar-SA"/>
              </w:rPr>
              <w:t>APA_SB0</w:t>
            </w:r>
          </w:p>
        </w:tc>
        <w:tc>
          <w:tcPr>
            <w:tcW w:w="2472" w:type="dxa"/>
            <w:tcBorders>
              <w:top w:val="single" w:sz="4" w:space="0" w:color="auto"/>
              <w:left w:val="double" w:sz="4" w:space="0" w:color="auto"/>
              <w:bottom w:val="single" w:sz="4" w:space="0" w:color="auto"/>
              <w:right w:val="single" w:sz="4" w:space="0" w:color="auto"/>
            </w:tcBorders>
            <w:vAlign w:val="center"/>
            <w:hideMark/>
          </w:tcPr>
          <w:p w:rsidR="002A6C1C" w:rsidRDefault="00935523">
            <w:pPr>
              <w:spacing w:after="60"/>
              <w:jc w:val="center"/>
              <w:rPr>
                <w:rFonts w:cs="Arial"/>
                <w:lang w:val="de-DE" w:eastAsia="ar-SA"/>
              </w:rPr>
            </w:pPr>
            <w:r>
              <w:rPr>
                <w:lang w:val="de-DE" w:eastAsia="ar-SA"/>
              </w:rPr>
              <w:t>No State Change*</w:t>
            </w:r>
          </w:p>
        </w:tc>
      </w:tr>
      <w:tr w:rsidR="002A6C1C" w:rsidTr="002A6C1C">
        <w:trPr>
          <w:trHeight w:val="30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A6C1C" w:rsidRDefault="00935523">
            <w:pPr>
              <w:rPr>
                <w:rFonts w:cs="Arial"/>
                <w:lang w:val="de-DE" w:eastAsia="ar-SA"/>
              </w:rPr>
            </w:pPr>
          </w:p>
        </w:tc>
        <w:tc>
          <w:tcPr>
            <w:tcW w:w="1350" w:type="dxa"/>
            <w:tcBorders>
              <w:top w:val="single" w:sz="4" w:space="0" w:color="auto"/>
              <w:left w:val="single" w:sz="4" w:space="0" w:color="auto"/>
              <w:bottom w:val="single" w:sz="4" w:space="0" w:color="auto"/>
              <w:right w:val="double" w:sz="4" w:space="0" w:color="auto"/>
            </w:tcBorders>
            <w:vAlign w:val="center"/>
            <w:hideMark/>
          </w:tcPr>
          <w:p w:rsidR="002A6C1C" w:rsidRDefault="00935523">
            <w:pPr>
              <w:spacing w:after="60"/>
              <w:jc w:val="center"/>
              <w:rPr>
                <w:rFonts w:cs="Arial"/>
                <w:lang w:val="de-DE" w:eastAsia="ar-SA"/>
              </w:rPr>
            </w:pPr>
            <w:r>
              <w:rPr>
                <w:lang w:val="de-DE" w:eastAsia="ar-SA"/>
              </w:rPr>
              <w:t>APA_SB1</w:t>
            </w:r>
          </w:p>
        </w:tc>
        <w:tc>
          <w:tcPr>
            <w:tcW w:w="2472" w:type="dxa"/>
            <w:tcBorders>
              <w:top w:val="single" w:sz="4" w:space="0" w:color="auto"/>
              <w:left w:val="double" w:sz="4" w:space="0" w:color="auto"/>
              <w:bottom w:val="single" w:sz="4" w:space="0" w:color="auto"/>
              <w:right w:val="single" w:sz="4" w:space="0" w:color="auto"/>
            </w:tcBorders>
            <w:vAlign w:val="center"/>
            <w:hideMark/>
          </w:tcPr>
          <w:p w:rsidR="002A6C1C" w:rsidRDefault="00935523">
            <w:pPr>
              <w:spacing w:after="60"/>
              <w:jc w:val="center"/>
              <w:rPr>
                <w:rFonts w:cs="Arial"/>
                <w:lang w:val="de-DE" w:eastAsia="ar-SA"/>
              </w:rPr>
            </w:pPr>
            <w:r>
              <w:rPr>
                <w:lang w:val="de-DE" w:eastAsia="ar-SA"/>
              </w:rPr>
              <w:t>0x1-SAPP</w:t>
            </w:r>
          </w:p>
        </w:tc>
      </w:tr>
      <w:tr w:rsidR="002A6C1C" w:rsidTr="002A6C1C">
        <w:trPr>
          <w:trHeight w:val="30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A6C1C" w:rsidRDefault="00935523">
            <w:pPr>
              <w:rPr>
                <w:rFonts w:cs="Arial"/>
                <w:lang w:val="de-DE" w:eastAsia="ar-SA"/>
              </w:rPr>
            </w:pPr>
          </w:p>
        </w:tc>
        <w:tc>
          <w:tcPr>
            <w:tcW w:w="1350" w:type="dxa"/>
            <w:tcBorders>
              <w:top w:val="single" w:sz="4" w:space="0" w:color="auto"/>
              <w:left w:val="single" w:sz="4" w:space="0" w:color="auto"/>
              <w:bottom w:val="single" w:sz="4" w:space="0" w:color="auto"/>
              <w:right w:val="double" w:sz="4" w:space="0" w:color="auto"/>
            </w:tcBorders>
            <w:vAlign w:val="center"/>
            <w:hideMark/>
          </w:tcPr>
          <w:p w:rsidR="002A6C1C" w:rsidRDefault="00935523">
            <w:pPr>
              <w:spacing w:after="60"/>
              <w:jc w:val="center"/>
              <w:rPr>
                <w:rFonts w:cs="Arial"/>
                <w:lang w:val="de-DE" w:eastAsia="ar-SA"/>
              </w:rPr>
            </w:pPr>
            <w:r>
              <w:rPr>
                <w:lang w:val="de-DE" w:eastAsia="ar-SA"/>
              </w:rPr>
              <w:t>APA_SB2</w:t>
            </w:r>
          </w:p>
        </w:tc>
        <w:tc>
          <w:tcPr>
            <w:tcW w:w="2472" w:type="dxa"/>
            <w:tcBorders>
              <w:top w:val="single" w:sz="4" w:space="0" w:color="auto"/>
              <w:left w:val="double" w:sz="4" w:space="0" w:color="auto"/>
              <w:bottom w:val="single" w:sz="4" w:space="0" w:color="auto"/>
              <w:right w:val="single" w:sz="4" w:space="0" w:color="auto"/>
            </w:tcBorders>
            <w:vAlign w:val="center"/>
            <w:hideMark/>
          </w:tcPr>
          <w:p w:rsidR="002A6C1C" w:rsidRDefault="00935523">
            <w:pPr>
              <w:spacing w:after="60"/>
              <w:jc w:val="center"/>
              <w:rPr>
                <w:rFonts w:cs="Arial"/>
                <w:lang w:val="de-DE" w:eastAsia="ar-SA"/>
              </w:rPr>
            </w:pPr>
            <w:r>
              <w:rPr>
                <w:lang w:val="de-DE" w:eastAsia="ar-SA"/>
              </w:rPr>
              <w:t>0x2-PPA</w:t>
            </w:r>
          </w:p>
        </w:tc>
      </w:tr>
      <w:tr w:rsidR="002A6C1C" w:rsidTr="002A6C1C">
        <w:trPr>
          <w:trHeight w:val="30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A6C1C" w:rsidRDefault="00935523">
            <w:pPr>
              <w:rPr>
                <w:rFonts w:cs="Arial"/>
                <w:lang w:val="de-DE" w:eastAsia="ar-SA"/>
              </w:rPr>
            </w:pPr>
          </w:p>
        </w:tc>
        <w:tc>
          <w:tcPr>
            <w:tcW w:w="1350" w:type="dxa"/>
            <w:tcBorders>
              <w:top w:val="single" w:sz="4" w:space="0" w:color="auto"/>
              <w:left w:val="single" w:sz="4" w:space="0" w:color="auto"/>
              <w:bottom w:val="single" w:sz="4" w:space="0" w:color="auto"/>
              <w:right w:val="double" w:sz="4" w:space="0" w:color="auto"/>
            </w:tcBorders>
            <w:vAlign w:val="center"/>
            <w:hideMark/>
          </w:tcPr>
          <w:p w:rsidR="002A6C1C" w:rsidRDefault="00935523">
            <w:pPr>
              <w:spacing w:after="60"/>
              <w:jc w:val="center"/>
              <w:rPr>
                <w:rFonts w:cs="Arial"/>
                <w:lang w:val="de-DE" w:eastAsia="ar-SA"/>
              </w:rPr>
            </w:pPr>
            <w:r>
              <w:rPr>
                <w:lang w:val="de-DE" w:eastAsia="ar-SA"/>
              </w:rPr>
              <w:t>APA_SB3</w:t>
            </w:r>
          </w:p>
        </w:tc>
        <w:tc>
          <w:tcPr>
            <w:tcW w:w="2472" w:type="dxa"/>
            <w:tcBorders>
              <w:top w:val="single" w:sz="4" w:space="0" w:color="auto"/>
              <w:left w:val="double" w:sz="4" w:space="0" w:color="auto"/>
              <w:bottom w:val="single" w:sz="4" w:space="0" w:color="auto"/>
              <w:right w:val="single" w:sz="4" w:space="0" w:color="auto"/>
            </w:tcBorders>
            <w:vAlign w:val="center"/>
            <w:hideMark/>
          </w:tcPr>
          <w:p w:rsidR="002A6C1C" w:rsidRDefault="00935523">
            <w:pPr>
              <w:spacing w:after="60"/>
              <w:jc w:val="center"/>
              <w:rPr>
                <w:rFonts w:cs="Arial"/>
                <w:lang w:val="de-DE" w:eastAsia="ar-SA"/>
              </w:rPr>
            </w:pPr>
            <w:r>
              <w:rPr>
                <w:lang w:val="de-DE" w:eastAsia="ar-SA"/>
              </w:rPr>
              <w:t>0x0-Inactive</w:t>
            </w:r>
          </w:p>
        </w:tc>
      </w:tr>
      <w:tr w:rsidR="002A6C1C" w:rsidTr="002A6C1C">
        <w:trPr>
          <w:trHeight w:val="30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A6C1C" w:rsidRDefault="00935523">
            <w:pPr>
              <w:rPr>
                <w:rFonts w:cs="Arial"/>
                <w:lang w:val="de-DE" w:eastAsia="ar-SA"/>
              </w:rPr>
            </w:pPr>
          </w:p>
        </w:tc>
        <w:tc>
          <w:tcPr>
            <w:tcW w:w="1350" w:type="dxa"/>
            <w:tcBorders>
              <w:top w:val="single" w:sz="4" w:space="0" w:color="auto"/>
              <w:left w:val="single" w:sz="4" w:space="0" w:color="auto"/>
              <w:bottom w:val="single" w:sz="4" w:space="0" w:color="auto"/>
              <w:right w:val="double" w:sz="4" w:space="0" w:color="auto"/>
            </w:tcBorders>
            <w:vAlign w:val="center"/>
            <w:hideMark/>
          </w:tcPr>
          <w:p w:rsidR="002A6C1C" w:rsidRDefault="00935523">
            <w:pPr>
              <w:spacing w:after="60"/>
              <w:jc w:val="center"/>
              <w:rPr>
                <w:rFonts w:cs="Arial"/>
                <w:lang w:val="de-DE" w:eastAsia="ar-SA"/>
              </w:rPr>
            </w:pPr>
            <w:r>
              <w:rPr>
                <w:lang w:val="de-DE" w:eastAsia="ar-SA"/>
              </w:rPr>
              <w:t>APA_SB4</w:t>
            </w:r>
          </w:p>
        </w:tc>
        <w:tc>
          <w:tcPr>
            <w:tcW w:w="2472" w:type="dxa"/>
            <w:tcBorders>
              <w:top w:val="single" w:sz="4" w:space="0" w:color="auto"/>
              <w:left w:val="double" w:sz="4" w:space="0" w:color="auto"/>
              <w:bottom w:val="single" w:sz="4" w:space="0" w:color="auto"/>
              <w:right w:val="single" w:sz="4" w:space="0" w:color="auto"/>
            </w:tcBorders>
            <w:vAlign w:val="center"/>
            <w:hideMark/>
          </w:tcPr>
          <w:p w:rsidR="002A6C1C" w:rsidRDefault="00935523">
            <w:pPr>
              <w:spacing w:after="60"/>
              <w:jc w:val="center"/>
              <w:rPr>
                <w:rFonts w:cs="Arial"/>
                <w:lang w:val="de-DE" w:eastAsia="ar-SA"/>
              </w:rPr>
            </w:pPr>
            <w:r>
              <w:rPr>
                <w:lang w:val="de-DE" w:eastAsia="ar-SA"/>
              </w:rPr>
              <w:t>0x6-Off</w:t>
            </w:r>
          </w:p>
        </w:tc>
      </w:tr>
      <w:tr w:rsidR="002A6C1C" w:rsidTr="002A6C1C">
        <w:trPr>
          <w:trHeight w:val="307"/>
          <w:jc w:val="center"/>
        </w:trPr>
        <w:tc>
          <w:tcPr>
            <w:tcW w:w="3049" w:type="dxa"/>
            <w:tcBorders>
              <w:top w:val="single" w:sz="4" w:space="0" w:color="auto"/>
              <w:left w:val="single" w:sz="4" w:space="0" w:color="auto"/>
              <w:bottom w:val="single" w:sz="4" w:space="0" w:color="auto"/>
              <w:right w:val="single" w:sz="4" w:space="0" w:color="auto"/>
            </w:tcBorders>
            <w:vAlign w:val="center"/>
            <w:hideMark/>
          </w:tcPr>
          <w:p w:rsidR="002A6C1C" w:rsidRDefault="00935523">
            <w:pPr>
              <w:spacing w:after="60"/>
              <w:jc w:val="center"/>
              <w:rPr>
                <w:rFonts w:cs="Arial"/>
                <w:lang w:val="de-DE" w:eastAsia="ar-SA"/>
              </w:rPr>
            </w:pPr>
            <w:r>
              <w:rPr>
                <w:lang w:val="de-DE" w:eastAsia="ar-SA"/>
              </w:rPr>
              <w:t>X</w:t>
            </w:r>
          </w:p>
        </w:tc>
        <w:tc>
          <w:tcPr>
            <w:tcW w:w="1350" w:type="dxa"/>
            <w:tcBorders>
              <w:top w:val="single" w:sz="4" w:space="0" w:color="auto"/>
              <w:left w:val="single" w:sz="4" w:space="0" w:color="auto"/>
              <w:bottom w:val="single" w:sz="4" w:space="0" w:color="auto"/>
              <w:right w:val="double" w:sz="4" w:space="0" w:color="auto"/>
            </w:tcBorders>
            <w:vAlign w:val="center"/>
            <w:hideMark/>
          </w:tcPr>
          <w:p w:rsidR="002A6C1C" w:rsidRDefault="00935523">
            <w:pPr>
              <w:spacing w:after="60"/>
              <w:jc w:val="center"/>
              <w:rPr>
                <w:rFonts w:cs="Arial"/>
                <w:lang w:val="de-DE" w:eastAsia="ar-SA"/>
              </w:rPr>
            </w:pPr>
            <w:r>
              <w:rPr>
                <w:lang w:val="de-DE" w:eastAsia="ar-SA"/>
              </w:rPr>
              <w:t>APA_SB5</w:t>
            </w:r>
          </w:p>
        </w:tc>
        <w:tc>
          <w:tcPr>
            <w:tcW w:w="2472" w:type="dxa"/>
            <w:tcBorders>
              <w:top w:val="single" w:sz="4" w:space="0" w:color="auto"/>
              <w:left w:val="double" w:sz="4" w:space="0" w:color="auto"/>
              <w:bottom w:val="single" w:sz="4" w:space="0" w:color="auto"/>
              <w:right w:val="single" w:sz="4" w:space="0" w:color="auto"/>
            </w:tcBorders>
            <w:vAlign w:val="center"/>
            <w:hideMark/>
          </w:tcPr>
          <w:p w:rsidR="002A6C1C" w:rsidRDefault="00935523">
            <w:pPr>
              <w:spacing w:after="60"/>
              <w:jc w:val="center"/>
              <w:rPr>
                <w:rFonts w:cs="Arial"/>
                <w:lang w:val="de-DE" w:eastAsia="ar-SA"/>
              </w:rPr>
            </w:pPr>
            <w:r>
              <w:rPr>
                <w:lang w:val="de-DE" w:eastAsia="ar-SA"/>
              </w:rPr>
              <w:t>No State Change*</w:t>
            </w:r>
          </w:p>
        </w:tc>
      </w:tr>
    </w:tbl>
    <w:p w:rsidR="002A6C1C" w:rsidRDefault="00935523" w:rsidP="002A6C1C">
      <w:pPr>
        <w:pStyle w:val="Caption"/>
        <w:jc w:val="center"/>
        <w:rPr>
          <w:sz w:val="16"/>
          <w:szCs w:val="16"/>
        </w:rPr>
      </w:pPr>
      <w:r>
        <w:rPr>
          <w:u w:val="single"/>
        </w:rPr>
        <w:t>A</w:t>
      </w:r>
      <w:r>
        <w:t xml:space="preserve">ctive </w:t>
      </w:r>
      <w:r>
        <w:rPr>
          <w:u w:val="single"/>
        </w:rPr>
        <w:t>P</w:t>
      </w:r>
      <w:r>
        <w:t xml:space="preserve">ark </w:t>
      </w:r>
      <w:r>
        <w:rPr>
          <w:u w:val="single"/>
        </w:rPr>
        <w:t>A</w:t>
      </w:r>
      <w:r>
        <w:t>ssist (APA) CAN Command [ApaMdeStat_D_RqDrv]</w:t>
      </w:r>
    </w:p>
    <w:p w:rsidR="002A6C1C" w:rsidRDefault="00935523" w:rsidP="002A6C1C">
      <w:pPr>
        <w:spacing w:before="40" w:after="40"/>
        <w:rPr>
          <w:b/>
          <w:color w:val="FF0000"/>
        </w:rPr>
      </w:pPr>
    </w:p>
    <w:p w:rsidR="002A6C1C" w:rsidRDefault="00935523" w:rsidP="002A6C1C">
      <w:pPr>
        <w:spacing w:before="40" w:after="40"/>
      </w:pPr>
      <w:r>
        <w:t>*[</w:t>
      </w:r>
      <w:r>
        <w:t>ApaMdeStat_D_RqDrv] latches until either [APA_SMenu] changes to the desired state (a successful user selection) or the user presses a different button. If the button is pressed and the request goes out on the bus as [ApaMdeStat_D_RqDrv], the intention is t</w:t>
      </w:r>
      <w:r>
        <w:t>o leave the request out there and published until PAM reacts to it. At that point it changes back to 0x0-Inactive.</w:t>
      </w:r>
    </w:p>
    <w:p w:rsidR="002A6C1C" w:rsidRDefault="00935523" w:rsidP="002A6C1C">
      <w:pPr>
        <w:spacing w:before="40" w:after="40"/>
      </w:pPr>
      <w:r>
        <w:rPr>
          <w:b/>
        </w:rPr>
        <w:t>Note:</w:t>
      </w:r>
      <w:r>
        <w:t xml:space="preserve"> The information button (info screen to be displayed) is handled within the HMI ECU and is transparent to operation of the system; this </w:t>
      </w:r>
      <w:r>
        <w:t>is why it has no impact on [ApaMdeStat_D_RqDrv].</w:t>
      </w:r>
    </w:p>
    <w:p w:rsidR="00500605" w:rsidRPr="002A6C1C" w:rsidRDefault="00935523" w:rsidP="002A6C1C"/>
    <w:p w:rsidR="00CC6E4C" w:rsidRPr="00CC6E4C" w:rsidRDefault="00CC6E4C" w:rsidP="00CC6E4C">
      <w:pPr>
        <w:pStyle w:val="Heading4"/>
        <w:rPr>
          <w:b w:val="0"/>
          <w:u w:val="single"/>
        </w:rPr>
      </w:pPr>
      <w:r w:rsidRPr="00CC6E4C">
        <w:rPr>
          <w:b w:val="0"/>
          <w:u w:val="single"/>
        </w:rPr>
        <w:t>CAMERA-FUR-REQ-131103/C-Active Park Assist (APA) Soft Menu Interface - Soft Button Interface Logic</w:t>
      </w:r>
    </w:p>
    <w:p w:rsidR="000774F5" w:rsidRDefault="00935523" w:rsidP="00CC6E4C">
      <w:pPr>
        <w:jc w:val="center"/>
      </w:pPr>
      <w:r>
        <w:rPr>
          <w:noProof/>
        </w:rPr>
        <w:drawing>
          <wp:inline distT="0" distB="0" distL="0" distR="0">
            <wp:extent cx="3676650" cy="4010025"/>
            <wp:effectExtent l="0" t="0" r="0" b="9525"/>
            <wp:docPr id="19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676650" cy="4010025"/>
                    </a:xfrm>
                    <a:prstGeom prst="rect">
                      <a:avLst/>
                    </a:prstGeom>
                    <a:noFill/>
                    <a:ln>
                      <a:noFill/>
                    </a:ln>
                  </pic:spPr>
                </pic:pic>
              </a:graphicData>
            </a:graphic>
          </wp:inline>
        </w:drawing>
      </w:r>
    </w:p>
    <w:p w:rsidR="00D06167" w:rsidRPr="00D06167" w:rsidRDefault="00935523" w:rsidP="00D06167">
      <w:pPr>
        <w:jc w:val="center"/>
      </w:pPr>
      <w:r w:rsidRPr="00D06167">
        <w:t>Active Park Assist (APA) Soft Button Interface Logic</w:t>
      </w:r>
    </w:p>
    <w:p w:rsidR="00406F39" w:rsidRDefault="00935523" w:rsidP="00CC6E4C">
      <w:pPr>
        <w:pStyle w:val="Heading2"/>
      </w:pPr>
      <w:bookmarkStart w:id="68" w:name="_Toc35850674"/>
      <w:r>
        <w:lastRenderedPageBreak/>
        <w:t>Reverse Video Camera (RVC) with Active Park Assist (APA) and Park Distance Control (PDC) Signal Interface</w:t>
      </w:r>
      <w:bookmarkEnd w:id="68"/>
    </w:p>
    <w:p w:rsidR="00AD30EE" w:rsidRDefault="00935523" w:rsidP="00AD30EE">
      <w:pPr>
        <w:rPr>
          <w:lang w:eastAsia="ar-SA"/>
        </w:rPr>
      </w:pPr>
      <w:r>
        <w:rPr>
          <w:lang w:eastAsia="ar-SA"/>
        </w:rPr>
        <w:t>When the camera channel is open to RVC with a PDC/APA overlay that is generated b</w:t>
      </w:r>
      <w:r>
        <w:rPr>
          <w:lang w:eastAsia="ar-SA"/>
        </w:rPr>
        <w:t>y the HMI ECU, the screen shall be generated as depicted in this section. This defines the cases where RVCDisp=TRUE with [APADisp=TRUE | PDCDisp=TRUE].</w:t>
      </w:r>
    </w:p>
    <w:p w:rsidR="00500605" w:rsidRDefault="00935523" w:rsidP="00500605"/>
    <w:p w:rsidR="00406F39" w:rsidRDefault="00935523" w:rsidP="00CC6E4C">
      <w:pPr>
        <w:pStyle w:val="Heading3"/>
      </w:pPr>
      <w:bookmarkStart w:id="69" w:name="_Toc35850675"/>
      <w:r>
        <w:t>Reverse Video Camera (RVC) with Active Park Assist (APA) and Par</w:t>
      </w:r>
      <w:r>
        <w:t>k Distance Control (PDC) Signal List - Received by HMI from PAM</w:t>
      </w:r>
      <w:bookmarkEnd w:id="69"/>
    </w:p>
    <w:p w:rsidR="00CC6E4C" w:rsidRPr="00CC6E4C" w:rsidRDefault="00CC6E4C" w:rsidP="00CC6E4C">
      <w:pPr>
        <w:pStyle w:val="Heading4"/>
        <w:rPr>
          <w:b w:val="0"/>
          <w:u w:val="single"/>
        </w:rPr>
      </w:pPr>
      <w:r w:rsidRPr="00CC6E4C">
        <w:rPr>
          <w:b w:val="0"/>
          <w:u w:val="single"/>
        </w:rPr>
        <w:t>CAMERA-FUR-REQ-161353/B-Reverse Video Camera (RVC) with Active Park Assist (APA) and Park Distance Control (PDC) Signal List</w:t>
      </w:r>
    </w:p>
    <w:p w:rsidR="00AE06BC" w:rsidRPr="00AE06BC" w:rsidRDefault="00935523" w:rsidP="00AE06BC"/>
    <w:tbl>
      <w:tblPr>
        <w:tblW w:w="7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5"/>
        <w:gridCol w:w="2435"/>
        <w:gridCol w:w="2435"/>
      </w:tblGrid>
      <w:tr w:rsidR="003A0B8F" w:rsidTr="007314A6">
        <w:trPr>
          <w:cantSplit/>
          <w:trHeight w:val="703"/>
          <w:tblHeader/>
          <w:jc w:val="center"/>
        </w:trPr>
        <w:tc>
          <w:tcPr>
            <w:tcW w:w="2435"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3A0B8F" w:rsidRDefault="00935523">
            <w:pPr>
              <w:keepNext/>
              <w:keepLines/>
              <w:spacing w:before="40" w:after="40" w:line="276" w:lineRule="auto"/>
              <w:jc w:val="center"/>
              <w:rPr>
                <w:rFonts w:cs="Arial"/>
                <w:b/>
                <w:color w:val="000000"/>
                <w:lang w:val="de-DE" w:eastAsia="ja-JP"/>
              </w:rPr>
            </w:pPr>
            <w:r>
              <w:rPr>
                <w:b/>
                <w:color w:val="000000"/>
                <w:lang w:val="de-DE"/>
              </w:rPr>
              <w:t>Signal Received By Infotainment</w:t>
            </w:r>
          </w:p>
        </w:tc>
        <w:tc>
          <w:tcPr>
            <w:tcW w:w="2435"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3A0B8F" w:rsidRDefault="00935523">
            <w:pPr>
              <w:keepNext/>
              <w:keepLines/>
              <w:spacing w:before="40" w:after="40" w:line="276" w:lineRule="auto"/>
              <w:jc w:val="center"/>
              <w:rPr>
                <w:rFonts w:cs="Arial"/>
                <w:b/>
                <w:color w:val="000000"/>
                <w:lang w:val="de-DE" w:eastAsia="ja-JP"/>
              </w:rPr>
            </w:pPr>
            <w:r>
              <w:rPr>
                <w:b/>
                <w:color w:val="000000"/>
                <w:lang w:val="de-DE"/>
              </w:rPr>
              <w:t>Signal Parameters</w:t>
            </w:r>
          </w:p>
        </w:tc>
        <w:tc>
          <w:tcPr>
            <w:tcW w:w="2435"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3A0B8F" w:rsidRDefault="00935523">
            <w:pPr>
              <w:keepNext/>
              <w:keepLines/>
              <w:spacing w:before="40" w:after="40" w:line="276" w:lineRule="auto"/>
              <w:jc w:val="center"/>
              <w:rPr>
                <w:rFonts w:cs="Arial"/>
                <w:b/>
                <w:color w:val="000000"/>
                <w:lang w:val="de-DE" w:eastAsia="ja-JP"/>
              </w:rPr>
            </w:pPr>
            <w:r>
              <w:rPr>
                <w:b/>
                <w:color w:val="000000"/>
                <w:lang w:val="de-DE"/>
              </w:rPr>
              <w:t>Affected Display Position</w:t>
            </w:r>
          </w:p>
        </w:tc>
      </w:tr>
      <w:tr w:rsidR="007314A6" w:rsidTr="007314A6">
        <w:trPr>
          <w:cantSplit/>
          <w:trHeight w:val="255"/>
          <w:jc w:val="center"/>
        </w:trPr>
        <w:tc>
          <w:tcPr>
            <w:tcW w:w="2435" w:type="dxa"/>
            <w:tcBorders>
              <w:top w:val="single" w:sz="4" w:space="0" w:color="auto"/>
              <w:left w:val="single" w:sz="4" w:space="0" w:color="auto"/>
              <w:bottom w:val="single" w:sz="4" w:space="0" w:color="auto"/>
              <w:right w:val="single" w:sz="4" w:space="0" w:color="auto"/>
            </w:tcBorders>
            <w:vAlign w:val="center"/>
          </w:tcPr>
          <w:p w:rsidR="007314A6" w:rsidRDefault="00935523" w:rsidP="007314A6">
            <w:pPr>
              <w:spacing w:before="40" w:after="40" w:line="276" w:lineRule="auto"/>
              <w:jc w:val="center"/>
              <w:rPr>
                <w:rFonts w:cs="Arial"/>
                <w:i/>
                <w:lang w:val="de-DE" w:eastAsia="ja-JP"/>
              </w:rPr>
            </w:pPr>
            <w:r>
              <w:rPr>
                <w:lang w:val="de-DE"/>
              </w:rPr>
              <w:t>[Parking Assistance_Cfg]</w:t>
            </w:r>
          </w:p>
        </w:tc>
        <w:tc>
          <w:tcPr>
            <w:tcW w:w="2435" w:type="dxa"/>
            <w:vMerge w:val="restart"/>
            <w:tcBorders>
              <w:top w:val="single" w:sz="4" w:space="0" w:color="auto"/>
              <w:left w:val="single" w:sz="4" w:space="0" w:color="auto"/>
              <w:bottom w:val="single" w:sz="4" w:space="0" w:color="auto"/>
              <w:right w:val="single" w:sz="4" w:space="0" w:color="auto"/>
            </w:tcBorders>
            <w:vAlign w:val="center"/>
            <w:hideMark/>
          </w:tcPr>
          <w:p w:rsidR="007314A6" w:rsidRDefault="00935523">
            <w:pPr>
              <w:spacing w:before="40" w:after="40" w:line="276" w:lineRule="auto"/>
              <w:jc w:val="center"/>
              <w:rPr>
                <w:rFonts w:cs="Arial"/>
                <w:lang w:val="de-DE" w:eastAsia="ja-JP"/>
              </w:rPr>
            </w:pPr>
            <w:r>
              <w:rPr>
                <w:lang w:val="de-DE"/>
              </w:rPr>
              <w:t xml:space="preserve">As per </w:t>
            </w:r>
            <w:r>
              <w:rPr>
                <w:u w:val="single"/>
                <w:lang w:val="de-DE"/>
              </w:rPr>
              <w:t>A</w:t>
            </w:r>
            <w:r>
              <w:rPr>
                <w:lang w:val="de-DE"/>
              </w:rPr>
              <w:t xml:space="preserve">ctive </w:t>
            </w:r>
            <w:r>
              <w:rPr>
                <w:u w:val="single"/>
                <w:lang w:val="de-DE"/>
              </w:rPr>
              <w:t>P</w:t>
            </w:r>
            <w:r>
              <w:rPr>
                <w:lang w:val="de-DE"/>
              </w:rPr>
              <w:t xml:space="preserve">ark </w:t>
            </w:r>
            <w:r>
              <w:rPr>
                <w:u w:val="single"/>
                <w:lang w:val="de-DE"/>
              </w:rPr>
              <w:t>A</w:t>
            </w:r>
            <w:r>
              <w:rPr>
                <w:lang w:val="de-DE"/>
              </w:rPr>
              <w:t>ssist (APA) Signal Interface</w:t>
            </w:r>
          </w:p>
        </w:tc>
        <w:tc>
          <w:tcPr>
            <w:tcW w:w="2435" w:type="dxa"/>
            <w:tcBorders>
              <w:top w:val="single" w:sz="4" w:space="0" w:color="auto"/>
              <w:left w:val="single" w:sz="4" w:space="0" w:color="auto"/>
              <w:bottom w:val="single" w:sz="4" w:space="0" w:color="auto"/>
              <w:right w:val="single" w:sz="4" w:space="0" w:color="auto"/>
            </w:tcBorders>
            <w:vAlign w:val="center"/>
          </w:tcPr>
          <w:p w:rsidR="007314A6" w:rsidRDefault="00935523">
            <w:pPr>
              <w:spacing w:before="40" w:after="40" w:line="276" w:lineRule="auto"/>
              <w:jc w:val="center"/>
              <w:rPr>
                <w:rFonts w:cs="Arial"/>
                <w:lang w:val="de-DE" w:eastAsia="ja-JP"/>
              </w:rPr>
            </w:pPr>
            <w:r>
              <w:rPr>
                <w:rFonts w:cs="Arial"/>
                <w:lang w:val="de-DE" w:eastAsia="ja-JP"/>
              </w:rPr>
              <w:t>All 8“</w:t>
            </w:r>
          </w:p>
        </w:tc>
      </w:tr>
      <w:tr w:rsidR="007314A6" w:rsidTr="007314A6">
        <w:trPr>
          <w:cantSplit/>
          <w:trHeight w:val="255"/>
          <w:jc w:val="center"/>
        </w:trPr>
        <w:tc>
          <w:tcPr>
            <w:tcW w:w="2435" w:type="dxa"/>
            <w:tcBorders>
              <w:top w:val="single" w:sz="4" w:space="0" w:color="auto"/>
              <w:left w:val="single" w:sz="4" w:space="0" w:color="auto"/>
              <w:bottom w:val="single" w:sz="4" w:space="0" w:color="auto"/>
              <w:right w:val="single" w:sz="4" w:space="0" w:color="auto"/>
            </w:tcBorders>
            <w:vAlign w:val="center"/>
          </w:tcPr>
          <w:p w:rsidR="007314A6" w:rsidRDefault="00935523" w:rsidP="00B11E3A">
            <w:pPr>
              <w:spacing w:before="40" w:after="40" w:line="276" w:lineRule="auto"/>
              <w:jc w:val="center"/>
              <w:rPr>
                <w:rFonts w:cs="Arial"/>
                <w:i/>
                <w:lang w:val="de-DE" w:eastAsia="ja-JP"/>
              </w:rPr>
            </w:pPr>
            <w:r>
              <w:rPr>
                <w:lang w:val="de-DE"/>
              </w:rPr>
              <w:t>[ApaSys_D_Stat]</w:t>
            </w:r>
          </w:p>
        </w:tc>
        <w:tc>
          <w:tcPr>
            <w:tcW w:w="2435" w:type="dxa"/>
            <w:vMerge/>
            <w:tcBorders>
              <w:top w:val="single" w:sz="4" w:space="0" w:color="auto"/>
              <w:left w:val="single" w:sz="4" w:space="0" w:color="auto"/>
              <w:bottom w:val="single" w:sz="4" w:space="0" w:color="auto"/>
              <w:right w:val="single" w:sz="4" w:space="0" w:color="auto"/>
            </w:tcBorders>
            <w:vAlign w:val="center"/>
          </w:tcPr>
          <w:p w:rsidR="007314A6" w:rsidRDefault="00935523">
            <w:pPr>
              <w:spacing w:before="40" w:after="40" w:line="276" w:lineRule="auto"/>
              <w:jc w:val="center"/>
              <w:rPr>
                <w:lang w:val="de-DE"/>
              </w:rPr>
            </w:pPr>
          </w:p>
        </w:tc>
        <w:tc>
          <w:tcPr>
            <w:tcW w:w="2435" w:type="dxa"/>
            <w:tcBorders>
              <w:top w:val="single" w:sz="4" w:space="0" w:color="auto"/>
              <w:left w:val="single" w:sz="4" w:space="0" w:color="auto"/>
              <w:bottom w:val="single" w:sz="4" w:space="0" w:color="auto"/>
              <w:right w:val="single" w:sz="4" w:space="0" w:color="auto"/>
            </w:tcBorders>
            <w:vAlign w:val="center"/>
          </w:tcPr>
          <w:p w:rsidR="007314A6" w:rsidRDefault="00935523" w:rsidP="006F200C">
            <w:pPr>
              <w:spacing w:before="40" w:after="40" w:line="276" w:lineRule="auto"/>
              <w:jc w:val="center"/>
              <w:rPr>
                <w:rFonts w:cs="Arial"/>
                <w:lang w:val="de-DE" w:eastAsia="ja-JP"/>
              </w:rPr>
            </w:pPr>
            <w:r>
              <w:rPr>
                <w:lang w:val="de-DE"/>
              </w:rPr>
              <w:t>Symbol3, Symbol4, Text3, Text4, Text5</w:t>
            </w:r>
          </w:p>
        </w:tc>
      </w:tr>
      <w:tr w:rsidR="007314A6" w:rsidTr="007314A6">
        <w:trPr>
          <w:cantSplit/>
          <w:trHeight w:val="255"/>
          <w:jc w:val="center"/>
        </w:trPr>
        <w:tc>
          <w:tcPr>
            <w:tcW w:w="2435" w:type="dxa"/>
            <w:tcBorders>
              <w:top w:val="single" w:sz="4" w:space="0" w:color="auto"/>
              <w:left w:val="single" w:sz="4" w:space="0" w:color="auto"/>
              <w:bottom w:val="single" w:sz="4" w:space="0" w:color="auto"/>
              <w:right w:val="single" w:sz="4" w:space="0" w:color="auto"/>
            </w:tcBorders>
            <w:vAlign w:val="center"/>
            <w:hideMark/>
          </w:tcPr>
          <w:p w:rsidR="007314A6" w:rsidRDefault="00935523">
            <w:pPr>
              <w:spacing w:before="40" w:after="40" w:line="276" w:lineRule="auto"/>
              <w:jc w:val="center"/>
              <w:rPr>
                <w:rFonts w:cs="Arial"/>
                <w:lang w:val="de-DE" w:eastAsia="ja-JP"/>
              </w:rPr>
            </w:pPr>
            <w:r>
              <w:rPr>
                <w:lang w:val="de-DE"/>
              </w:rPr>
              <w:t>[ApaSteScanMde_D_Stat]</w:t>
            </w:r>
          </w:p>
        </w:tc>
        <w:tc>
          <w:tcPr>
            <w:tcW w:w="2435" w:type="dxa"/>
            <w:vMerge/>
            <w:tcBorders>
              <w:top w:val="single" w:sz="4" w:space="0" w:color="auto"/>
              <w:left w:val="single" w:sz="4" w:space="0" w:color="auto"/>
              <w:bottom w:val="single" w:sz="4" w:space="0" w:color="auto"/>
              <w:right w:val="single" w:sz="4" w:space="0" w:color="auto"/>
            </w:tcBorders>
            <w:vAlign w:val="center"/>
            <w:hideMark/>
          </w:tcPr>
          <w:p w:rsidR="007314A6" w:rsidRDefault="00935523">
            <w:pPr>
              <w:rPr>
                <w:rFonts w:cs="Arial"/>
                <w:lang w:val="de-DE" w:eastAsia="ja-JP"/>
              </w:rPr>
            </w:pPr>
          </w:p>
        </w:tc>
        <w:tc>
          <w:tcPr>
            <w:tcW w:w="2435" w:type="dxa"/>
            <w:tcBorders>
              <w:top w:val="single" w:sz="4" w:space="0" w:color="auto"/>
              <w:left w:val="single" w:sz="4" w:space="0" w:color="auto"/>
              <w:bottom w:val="single" w:sz="4" w:space="0" w:color="auto"/>
              <w:right w:val="single" w:sz="4" w:space="0" w:color="auto"/>
            </w:tcBorders>
            <w:vAlign w:val="center"/>
            <w:hideMark/>
          </w:tcPr>
          <w:p w:rsidR="007314A6" w:rsidRDefault="00935523" w:rsidP="007314A6">
            <w:pPr>
              <w:spacing w:line="276" w:lineRule="auto"/>
              <w:jc w:val="center"/>
              <w:rPr>
                <w:lang w:val="de-DE"/>
              </w:rPr>
            </w:pPr>
            <w:r>
              <w:rPr>
                <w:lang w:val="de-DE"/>
              </w:rPr>
              <w:t>Symbol3, Symbol4, Text3, Text4, Text5</w:t>
            </w:r>
          </w:p>
        </w:tc>
      </w:tr>
      <w:tr w:rsidR="007314A6" w:rsidTr="007314A6">
        <w:trPr>
          <w:cantSplit/>
          <w:trHeight w:val="255"/>
          <w:jc w:val="center"/>
        </w:trPr>
        <w:tc>
          <w:tcPr>
            <w:tcW w:w="2435" w:type="dxa"/>
            <w:tcBorders>
              <w:top w:val="single" w:sz="4" w:space="0" w:color="auto"/>
              <w:left w:val="single" w:sz="4" w:space="0" w:color="auto"/>
              <w:bottom w:val="single" w:sz="4" w:space="0" w:color="auto"/>
              <w:right w:val="single" w:sz="4" w:space="0" w:color="auto"/>
            </w:tcBorders>
            <w:vAlign w:val="center"/>
            <w:hideMark/>
          </w:tcPr>
          <w:p w:rsidR="007314A6" w:rsidRDefault="00935523">
            <w:pPr>
              <w:spacing w:before="40" w:after="40" w:line="276" w:lineRule="auto"/>
              <w:jc w:val="center"/>
              <w:rPr>
                <w:rFonts w:cs="Arial"/>
                <w:lang w:val="de-DE" w:eastAsia="ja-JP"/>
              </w:rPr>
            </w:pPr>
            <w:r>
              <w:rPr>
                <w:lang w:val="de-DE"/>
              </w:rPr>
              <w:t>[ApaActvSide2_D_Stat]</w:t>
            </w:r>
          </w:p>
        </w:tc>
        <w:tc>
          <w:tcPr>
            <w:tcW w:w="2435" w:type="dxa"/>
            <w:vMerge/>
            <w:tcBorders>
              <w:top w:val="single" w:sz="4" w:space="0" w:color="auto"/>
              <w:left w:val="single" w:sz="4" w:space="0" w:color="auto"/>
              <w:bottom w:val="single" w:sz="4" w:space="0" w:color="auto"/>
              <w:right w:val="single" w:sz="4" w:space="0" w:color="auto"/>
            </w:tcBorders>
            <w:vAlign w:val="center"/>
            <w:hideMark/>
          </w:tcPr>
          <w:p w:rsidR="007314A6" w:rsidRDefault="00935523">
            <w:pPr>
              <w:rPr>
                <w:rFonts w:cs="Arial"/>
                <w:lang w:val="de-DE" w:eastAsia="ja-JP"/>
              </w:rPr>
            </w:pPr>
          </w:p>
        </w:tc>
        <w:tc>
          <w:tcPr>
            <w:tcW w:w="2435" w:type="dxa"/>
            <w:tcBorders>
              <w:top w:val="single" w:sz="4" w:space="0" w:color="auto"/>
              <w:left w:val="single" w:sz="4" w:space="0" w:color="auto"/>
              <w:bottom w:val="single" w:sz="4" w:space="0" w:color="auto"/>
              <w:right w:val="single" w:sz="4" w:space="0" w:color="auto"/>
            </w:tcBorders>
            <w:vAlign w:val="center"/>
            <w:hideMark/>
          </w:tcPr>
          <w:p w:rsidR="007314A6" w:rsidRDefault="00935523">
            <w:pPr>
              <w:spacing w:before="40" w:after="40" w:line="276" w:lineRule="auto"/>
              <w:jc w:val="center"/>
              <w:rPr>
                <w:rFonts w:cs="Arial"/>
                <w:lang w:val="de-DE" w:eastAsia="ja-JP"/>
              </w:rPr>
            </w:pPr>
            <w:r>
              <w:rPr>
                <w:lang w:val="de-DE"/>
              </w:rPr>
              <w:t>Not used</w:t>
            </w:r>
          </w:p>
        </w:tc>
      </w:tr>
      <w:tr w:rsidR="007314A6" w:rsidTr="007314A6">
        <w:trPr>
          <w:cantSplit/>
          <w:trHeight w:val="255"/>
          <w:jc w:val="center"/>
        </w:trPr>
        <w:tc>
          <w:tcPr>
            <w:tcW w:w="2435" w:type="dxa"/>
            <w:tcBorders>
              <w:top w:val="single" w:sz="4" w:space="0" w:color="auto"/>
              <w:left w:val="single" w:sz="4" w:space="0" w:color="auto"/>
              <w:bottom w:val="single" w:sz="4" w:space="0" w:color="auto"/>
              <w:right w:val="single" w:sz="4" w:space="0" w:color="auto"/>
            </w:tcBorders>
            <w:vAlign w:val="center"/>
            <w:hideMark/>
          </w:tcPr>
          <w:p w:rsidR="007314A6" w:rsidRDefault="00935523">
            <w:pPr>
              <w:spacing w:before="40" w:after="40" w:line="276" w:lineRule="auto"/>
              <w:jc w:val="center"/>
              <w:rPr>
                <w:rFonts w:cs="Arial"/>
                <w:lang w:val="de-DE" w:eastAsia="ja-JP"/>
              </w:rPr>
            </w:pPr>
            <w:r>
              <w:rPr>
                <w:lang w:val="de-DE"/>
              </w:rPr>
              <w:t>[ApaMde_D_Stat]</w:t>
            </w:r>
          </w:p>
        </w:tc>
        <w:tc>
          <w:tcPr>
            <w:tcW w:w="2435" w:type="dxa"/>
            <w:vMerge/>
            <w:tcBorders>
              <w:top w:val="single" w:sz="4" w:space="0" w:color="auto"/>
              <w:left w:val="single" w:sz="4" w:space="0" w:color="auto"/>
              <w:bottom w:val="single" w:sz="4" w:space="0" w:color="auto"/>
              <w:right w:val="single" w:sz="4" w:space="0" w:color="auto"/>
            </w:tcBorders>
            <w:vAlign w:val="center"/>
            <w:hideMark/>
          </w:tcPr>
          <w:p w:rsidR="007314A6" w:rsidRDefault="00935523">
            <w:pPr>
              <w:rPr>
                <w:rFonts w:cs="Arial"/>
                <w:lang w:val="de-DE" w:eastAsia="ja-JP"/>
              </w:rPr>
            </w:pPr>
          </w:p>
        </w:tc>
        <w:tc>
          <w:tcPr>
            <w:tcW w:w="2435" w:type="dxa"/>
            <w:tcBorders>
              <w:top w:val="single" w:sz="4" w:space="0" w:color="auto"/>
              <w:left w:val="single" w:sz="4" w:space="0" w:color="auto"/>
              <w:bottom w:val="single" w:sz="4" w:space="0" w:color="auto"/>
              <w:right w:val="single" w:sz="4" w:space="0" w:color="auto"/>
            </w:tcBorders>
            <w:vAlign w:val="center"/>
            <w:hideMark/>
          </w:tcPr>
          <w:p w:rsidR="007314A6" w:rsidRDefault="00935523">
            <w:pPr>
              <w:spacing w:before="40" w:after="40" w:line="276" w:lineRule="auto"/>
              <w:jc w:val="center"/>
              <w:rPr>
                <w:rFonts w:cs="Arial"/>
                <w:lang w:val="de-DE" w:eastAsia="ja-JP"/>
              </w:rPr>
            </w:pPr>
            <w:r>
              <w:rPr>
                <w:lang w:val="de-DE"/>
              </w:rPr>
              <w:t>Symbol3, Text3, Text4</w:t>
            </w:r>
          </w:p>
        </w:tc>
      </w:tr>
      <w:tr w:rsidR="007314A6" w:rsidTr="007314A6">
        <w:trPr>
          <w:cantSplit/>
          <w:trHeight w:val="255"/>
          <w:jc w:val="center"/>
        </w:trPr>
        <w:tc>
          <w:tcPr>
            <w:tcW w:w="2435" w:type="dxa"/>
            <w:tcBorders>
              <w:top w:val="single" w:sz="4" w:space="0" w:color="auto"/>
              <w:left w:val="single" w:sz="4" w:space="0" w:color="auto"/>
              <w:bottom w:val="single" w:sz="4" w:space="0" w:color="auto"/>
              <w:right w:val="single" w:sz="4" w:space="0" w:color="auto"/>
            </w:tcBorders>
            <w:vAlign w:val="center"/>
            <w:hideMark/>
          </w:tcPr>
          <w:p w:rsidR="007314A6" w:rsidRDefault="00935523">
            <w:pPr>
              <w:spacing w:before="40" w:after="40" w:line="276" w:lineRule="auto"/>
              <w:jc w:val="center"/>
              <w:rPr>
                <w:rFonts w:cs="Arial"/>
                <w:lang w:val="de-DE" w:eastAsia="ja-JP"/>
              </w:rPr>
            </w:pPr>
            <w:r>
              <w:rPr>
                <w:lang w:val="de-DE"/>
              </w:rPr>
              <w:t>[ApaSelSapp_D_Stat]</w:t>
            </w:r>
          </w:p>
        </w:tc>
        <w:tc>
          <w:tcPr>
            <w:tcW w:w="2435" w:type="dxa"/>
            <w:vMerge/>
            <w:tcBorders>
              <w:top w:val="single" w:sz="4" w:space="0" w:color="auto"/>
              <w:left w:val="single" w:sz="4" w:space="0" w:color="auto"/>
              <w:bottom w:val="single" w:sz="4" w:space="0" w:color="auto"/>
              <w:right w:val="single" w:sz="4" w:space="0" w:color="auto"/>
            </w:tcBorders>
            <w:vAlign w:val="center"/>
            <w:hideMark/>
          </w:tcPr>
          <w:p w:rsidR="007314A6" w:rsidRDefault="00935523">
            <w:pPr>
              <w:rPr>
                <w:rFonts w:cs="Arial"/>
                <w:lang w:val="de-DE" w:eastAsia="ja-JP"/>
              </w:rPr>
            </w:pPr>
          </w:p>
        </w:tc>
        <w:tc>
          <w:tcPr>
            <w:tcW w:w="2435" w:type="dxa"/>
            <w:tcBorders>
              <w:top w:val="single" w:sz="4" w:space="0" w:color="auto"/>
              <w:left w:val="single" w:sz="4" w:space="0" w:color="auto"/>
              <w:bottom w:val="single" w:sz="4" w:space="0" w:color="auto"/>
              <w:right w:val="single" w:sz="4" w:space="0" w:color="auto"/>
            </w:tcBorders>
            <w:vAlign w:val="center"/>
            <w:hideMark/>
          </w:tcPr>
          <w:p w:rsidR="007314A6" w:rsidRDefault="00935523">
            <w:pPr>
              <w:spacing w:before="40" w:after="40" w:line="276" w:lineRule="auto"/>
              <w:jc w:val="center"/>
              <w:rPr>
                <w:rFonts w:cs="Arial"/>
                <w:lang w:val="de-DE" w:eastAsia="ja-JP"/>
              </w:rPr>
            </w:pPr>
            <w:r>
              <w:rPr>
                <w:lang w:val="de-DE"/>
              </w:rPr>
              <w:t>Not used</w:t>
            </w:r>
          </w:p>
        </w:tc>
      </w:tr>
      <w:tr w:rsidR="007314A6" w:rsidTr="007314A6">
        <w:trPr>
          <w:cantSplit/>
          <w:trHeight w:val="255"/>
          <w:jc w:val="center"/>
        </w:trPr>
        <w:tc>
          <w:tcPr>
            <w:tcW w:w="2435" w:type="dxa"/>
            <w:tcBorders>
              <w:top w:val="single" w:sz="4" w:space="0" w:color="auto"/>
              <w:left w:val="single" w:sz="4" w:space="0" w:color="auto"/>
              <w:bottom w:val="single" w:sz="4" w:space="0" w:color="auto"/>
              <w:right w:val="single" w:sz="4" w:space="0" w:color="auto"/>
            </w:tcBorders>
            <w:vAlign w:val="center"/>
            <w:hideMark/>
          </w:tcPr>
          <w:p w:rsidR="007314A6" w:rsidRDefault="00935523">
            <w:pPr>
              <w:spacing w:before="40" w:after="40" w:line="276" w:lineRule="auto"/>
              <w:jc w:val="center"/>
              <w:rPr>
                <w:rFonts w:cs="Arial"/>
                <w:lang w:val="de-DE" w:eastAsia="ja-JP"/>
              </w:rPr>
            </w:pPr>
            <w:r>
              <w:rPr>
                <w:lang w:val="de-DE"/>
              </w:rPr>
              <w:t>[ApaSelPpa_D_Stat]</w:t>
            </w:r>
          </w:p>
        </w:tc>
        <w:tc>
          <w:tcPr>
            <w:tcW w:w="2435" w:type="dxa"/>
            <w:vMerge/>
            <w:tcBorders>
              <w:top w:val="single" w:sz="4" w:space="0" w:color="auto"/>
              <w:left w:val="single" w:sz="4" w:space="0" w:color="auto"/>
              <w:bottom w:val="single" w:sz="4" w:space="0" w:color="auto"/>
              <w:right w:val="single" w:sz="4" w:space="0" w:color="auto"/>
            </w:tcBorders>
            <w:vAlign w:val="center"/>
            <w:hideMark/>
          </w:tcPr>
          <w:p w:rsidR="007314A6" w:rsidRDefault="00935523">
            <w:pPr>
              <w:rPr>
                <w:rFonts w:cs="Arial"/>
                <w:lang w:val="de-DE" w:eastAsia="ja-JP"/>
              </w:rPr>
            </w:pPr>
          </w:p>
        </w:tc>
        <w:tc>
          <w:tcPr>
            <w:tcW w:w="2435" w:type="dxa"/>
            <w:tcBorders>
              <w:top w:val="single" w:sz="4" w:space="0" w:color="auto"/>
              <w:left w:val="single" w:sz="4" w:space="0" w:color="auto"/>
              <w:bottom w:val="single" w:sz="4" w:space="0" w:color="auto"/>
              <w:right w:val="single" w:sz="4" w:space="0" w:color="auto"/>
            </w:tcBorders>
            <w:vAlign w:val="center"/>
            <w:hideMark/>
          </w:tcPr>
          <w:p w:rsidR="007314A6" w:rsidRDefault="00935523">
            <w:pPr>
              <w:spacing w:before="40" w:after="40" w:line="276" w:lineRule="auto"/>
              <w:jc w:val="center"/>
              <w:rPr>
                <w:rFonts w:cs="Arial"/>
                <w:lang w:val="de-DE" w:eastAsia="ja-JP"/>
              </w:rPr>
            </w:pPr>
            <w:r>
              <w:rPr>
                <w:lang w:val="de-DE"/>
              </w:rPr>
              <w:t>Not used</w:t>
            </w:r>
          </w:p>
        </w:tc>
      </w:tr>
      <w:tr w:rsidR="007314A6" w:rsidTr="007314A6">
        <w:trPr>
          <w:cantSplit/>
          <w:trHeight w:val="255"/>
          <w:jc w:val="center"/>
        </w:trPr>
        <w:tc>
          <w:tcPr>
            <w:tcW w:w="2435" w:type="dxa"/>
            <w:tcBorders>
              <w:top w:val="single" w:sz="4" w:space="0" w:color="auto"/>
              <w:left w:val="single" w:sz="4" w:space="0" w:color="auto"/>
              <w:bottom w:val="single" w:sz="4" w:space="0" w:color="auto"/>
              <w:right w:val="single" w:sz="4" w:space="0" w:color="auto"/>
            </w:tcBorders>
            <w:vAlign w:val="center"/>
            <w:hideMark/>
          </w:tcPr>
          <w:p w:rsidR="007314A6" w:rsidRDefault="00935523">
            <w:pPr>
              <w:spacing w:before="40" w:after="40" w:line="276" w:lineRule="auto"/>
              <w:jc w:val="center"/>
              <w:rPr>
                <w:rFonts w:cs="Arial"/>
                <w:lang w:val="de-DE" w:eastAsia="ja-JP"/>
              </w:rPr>
            </w:pPr>
            <w:r>
              <w:rPr>
                <w:lang w:val="de-DE"/>
              </w:rPr>
              <w:t>[ApaSelPoa_D_Stat]</w:t>
            </w:r>
          </w:p>
        </w:tc>
        <w:tc>
          <w:tcPr>
            <w:tcW w:w="2435" w:type="dxa"/>
            <w:vMerge/>
            <w:tcBorders>
              <w:top w:val="single" w:sz="4" w:space="0" w:color="auto"/>
              <w:left w:val="single" w:sz="4" w:space="0" w:color="auto"/>
              <w:bottom w:val="single" w:sz="4" w:space="0" w:color="auto"/>
              <w:right w:val="single" w:sz="4" w:space="0" w:color="auto"/>
            </w:tcBorders>
            <w:vAlign w:val="center"/>
            <w:hideMark/>
          </w:tcPr>
          <w:p w:rsidR="007314A6" w:rsidRDefault="00935523">
            <w:pPr>
              <w:rPr>
                <w:rFonts w:cs="Arial"/>
                <w:lang w:val="de-DE" w:eastAsia="ja-JP"/>
              </w:rPr>
            </w:pPr>
          </w:p>
        </w:tc>
        <w:tc>
          <w:tcPr>
            <w:tcW w:w="2435" w:type="dxa"/>
            <w:tcBorders>
              <w:top w:val="single" w:sz="4" w:space="0" w:color="auto"/>
              <w:left w:val="single" w:sz="4" w:space="0" w:color="auto"/>
              <w:bottom w:val="single" w:sz="4" w:space="0" w:color="auto"/>
              <w:right w:val="single" w:sz="4" w:space="0" w:color="auto"/>
            </w:tcBorders>
            <w:vAlign w:val="center"/>
            <w:hideMark/>
          </w:tcPr>
          <w:p w:rsidR="007314A6" w:rsidRDefault="00935523">
            <w:pPr>
              <w:spacing w:before="40" w:after="40" w:line="276" w:lineRule="auto"/>
              <w:jc w:val="center"/>
              <w:rPr>
                <w:rFonts w:cs="Arial"/>
                <w:lang w:val="de-DE" w:eastAsia="ja-JP"/>
              </w:rPr>
            </w:pPr>
            <w:r>
              <w:rPr>
                <w:lang w:val="de-DE"/>
              </w:rPr>
              <w:t>Not used</w:t>
            </w:r>
          </w:p>
        </w:tc>
      </w:tr>
      <w:tr w:rsidR="007314A6" w:rsidTr="007314A6">
        <w:trPr>
          <w:cantSplit/>
          <w:trHeight w:val="255"/>
          <w:jc w:val="center"/>
        </w:trPr>
        <w:tc>
          <w:tcPr>
            <w:tcW w:w="2435" w:type="dxa"/>
            <w:tcBorders>
              <w:top w:val="single" w:sz="4" w:space="0" w:color="auto"/>
              <w:left w:val="single" w:sz="4" w:space="0" w:color="auto"/>
              <w:bottom w:val="single" w:sz="4" w:space="0" w:color="auto"/>
              <w:right w:val="single" w:sz="4" w:space="0" w:color="auto"/>
            </w:tcBorders>
            <w:vAlign w:val="center"/>
            <w:hideMark/>
          </w:tcPr>
          <w:p w:rsidR="007314A6" w:rsidRDefault="00935523">
            <w:pPr>
              <w:spacing w:before="40" w:after="40" w:line="276" w:lineRule="auto"/>
              <w:jc w:val="center"/>
              <w:rPr>
                <w:rFonts w:cs="Arial"/>
                <w:lang w:val="de-DE" w:eastAsia="ja-JP"/>
              </w:rPr>
            </w:pPr>
            <w:r>
              <w:rPr>
                <w:lang w:val="de-DE"/>
              </w:rPr>
              <w:t>[ApaScan_D_Stat]</w:t>
            </w:r>
          </w:p>
        </w:tc>
        <w:tc>
          <w:tcPr>
            <w:tcW w:w="2435" w:type="dxa"/>
            <w:vMerge/>
            <w:tcBorders>
              <w:top w:val="single" w:sz="4" w:space="0" w:color="auto"/>
              <w:left w:val="single" w:sz="4" w:space="0" w:color="auto"/>
              <w:bottom w:val="single" w:sz="4" w:space="0" w:color="auto"/>
              <w:right w:val="single" w:sz="4" w:space="0" w:color="auto"/>
            </w:tcBorders>
            <w:vAlign w:val="center"/>
            <w:hideMark/>
          </w:tcPr>
          <w:p w:rsidR="007314A6" w:rsidRDefault="00935523">
            <w:pPr>
              <w:rPr>
                <w:rFonts w:cs="Arial"/>
                <w:lang w:val="de-DE" w:eastAsia="ja-JP"/>
              </w:rPr>
            </w:pPr>
          </w:p>
        </w:tc>
        <w:tc>
          <w:tcPr>
            <w:tcW w:w="2435" w:type="dxa"/>
            <w:tcBorders>
              <w:top w:val="single" w:sz="4" w:space="0" w:color="auto"/>
              <w:left w:val="single" w:sz="4" w:space="0" w:color="auto"/>
              <w:bottom w:val="single" w:sz="4" w:space="0" w:color="auto"/>
              <w:right w:val="single" w:sz="4" w:space="0" w:color="auto"/>
            </w:tcBorders>
            <w:vAlign w:val="center"/>
            <w:hideMark/>
          </w:tcPr>
          <w:p w:rsidR="007314A6" w:rsidRDefault="00935523" w:rsidP="007314A6">
            <w:pPr>
              <w:spacing w:before="40" w:after="40" w:line="276" w:lineRule="auto"/>
              <w:jc w:val="center"/>
              <w:rPr>
                <w:rFonts w:cs="Arial"/>
                <w:lang w:val="de-DE" w:eastAsia="ja-JP"/>
              </w:rPr>
            </w:pPr>
            <w:r>
              <w:rPr>
                <w:lang w:val="de-DE"/>
              </w:rPr>
              <w:t xml:space="preserve">Symbol4, </w:t>
            </w:r>
            <w:r>
              <w:rPr>
                <w:lang w:val="de-DE"/>
              </w:rPr>
              <w:t>Text4</w:t>
            </w:r>
          </w:p>
        </w:tc>
      </w:tr>
      <w:tr w:rsidR="007314A6" w:rsidTr="007314A6">
        <w:trPr>
          <w:cantSplit/>
          <w:trHeight w:val="255"/>
          <w:jc w:val="center"/>
        </w:trPr>
        <w:tc>
          <w:tcPr>
            <w:tcW w:w="2435" w:type="dxa"/>
            <w:tcBorders>
              <w:top w:val="single" w:sz="4" w:space="0" w:color="auto"/>
              <w:left w:val="single" w:sz="4" w:space="0" w:color="auto"/>
              <w:bottom w:val="single" w:sz="4" w:space="0" w:color="auto"/>
              <w:right w:val="single" w:sz="4" w:space="0" w:color="auto"/>
            </w:tcBorders>
            <w:vAlign w:val="center"/>
            <w:hideMark/>
          </w:tcPr>
          <w:p w:rsidR="007314A6" w:rsidRDefault="00935523">
            <w:pPr>
              <w:spacing w:before="40" w:after="40" w:line="276" w:lineRule="auto"/>
              <w:jc w:val="center"/>
              <w:rPr>
                <w:rFonts w:cs="Arial"/>
                <w:lang w:val="de-DE" w:eastAsia="ja-JP"/>
              </w:rPr>
            </w:pPr>
            <w:r>
              <w:rPr>
                <w:lang w:val="de-DE"/>
              </w:rPr>
              <w:t>[ApaLongCtl_D_RqDrv]</w:t>
            </w:r>
          </w:p>
        </w:tc>
        <w:tc>
          <w:tcPr>
            <w:tcW w:w="2435" w:type="dxa"/>
            <w:vMerge/>
            <w:tcBorders>
              <w:top w:val="single" w:sz="4" w:space="0" w:color="auto"/>
              <w:left w:val="single" w:sz="4" w:space="0" w:color="auto"/>
              <w:bottom w:val="single" w:sz="4" w:space="0" w:color="auto"/>
              <w:right w:val="single" w:sz="4" w:space="0" w:color="auto"/>
            </w:tcBorders>
            <w:vAlign w:val="center"/>
            <w:hideMark/>
          </w:tcPr>
          <w:p w:rsidR="007314A6" w:rsidRDefault="00935523">
            <w:pPr>
              <w:rPr>
                <w:rFonts w:cs="Arial"/>
                <w:lang w:val="de-DE" w:eastAsia="ja-JP"/>
              </w:rPr>
            </w:pPr>
          </w:p>
        </w:tc>
        <w:tc>
          <w:tcPr>
            <w:tcW w:w="2435" w:type="dxa"/>
            <w:tcBorders>
              <w:top w:val="single" w:sz="4" w:space="0" w:color="auto"/>
              <w:left w:val="single" w:sz="4" w:space="0" w:color="auto"/>
              <w:bottom w:val="single" w:sz="4" w:space="0" w:color="auto"/>
              <w:right w:val="single" w:sz="4" w:space="0" w:color="auto"/>
            </w:tcBorders>
            <w:vAlign w:val="center"/>
            <w:hideMark/>
          </w:tcPr>
          <w:p w:rsidR="007314A6" w:rsidRDefault="00935523">
            <w:pPr>
              <w:spacing w:before="40" w:after="40" w:line="276" w:lineRule="auto"/>
              <w:jc w:val="center"/>
              <w:rPr>
                <w:rFonts w:cs="Arial"/>
                <w:lang w:val="de-DE" w:eastAsia="ja-JP"/>
              </w:rPr>
            </w:pPr>
            <w:r>
              <w:rPr>
                <w:lang w:val="de-DE"/>
              </w:rPr>
              <w:t>Symbol3, Text3, Text4</w:t>
            </w:r>
          </w:p>
        </w:tc>
      </w:tr>
      <w:tr w:rsidR="007314A6" w:rsidTr="007314A6">
        <w:trPr>
          <w:cantSplit/>
          <w:trHeight w:val="255"/>
          <w:jc w:val="center"/>
        </w:trPr>
        <w:tc>
          <w:tcPr>
            <w:tcW w:w="2435" w:type="dxa"/>
            <w:tcBorders>
              <w:top w:val="single" w:sz="4" w:space="0" w:color="auto"/>
              <w:left w:val="single" w:sz="4" w:space="0" w:color="auto"/>
              <w:bottom w:val="single" w:sz="4" w:space="0" w:color="auto"/>
              <w:right w:val="single" w:sz="4" w:space="0" w:color="auto"/>
            </w:tcBorders>
            <w:vAlign w:val="center"/>
            <w:hideMark/>
          </w:tcPr>
          <w:p w:rsidR="007314A6" w:rsidRDefault="00935523">
            <w:pPr>
              <w:spacing w:before="40" w:after="40" w:line="276" w:lineRule="auto"/>
              <w:jc w:val="center"/>
              <w:rPr>
                <w:rFonts w:cs="Arial"/>
                <w:lang w:val="de-DE" w:eastAsia="ja-JP"/>
              </w:rPr>
            </w:pPr>
            <w:r>
              <w:rPr>
                <w:lang w:val="de-DE"/>
              </w:rPr>
              <w:t>[ApaGearShif_D_RqDrv]</w:t>
            </w:r>
          </w:p>
        </w:tc>
        <w:tc>
          <w:tcPr>
            <w:tcW w:w="2435" w:type="dxa"/>
            <w:vMerge/>
            <w:tcBorders>
              <w:top w:val="single" w:sz="4" w:space="0" w:color="auto"/>
              <w:left w:val="single" w:sz="4" w:space="0" w:color="auto"/>
              <w:bottom w:val="single" w:sz="4" w:space="0" w:color="auto"/>
              <w:right w:val="single" w:sz="4" w:space="0" w:color="auto"/>
            </w:tcBorders>
            <w:vAlign w:val="center"/>
            <w:hideMark/>
          </w:tcPr>
          <w:p w:rsidR="007314A6" w:rsidRDefault="00935523">
            <w:pPr>
              <w:rPr>
                <w:rFonts w:cs="Arial"/>
                <w:lang w:val="de-DE" w:eastAsia="ja-JP"/>
              </w:rPr>
            </w:pPr>
          </w:p>
        </w:tc>
        <w:tc>
          <w:tcPr>
            <w:tcW w:w="2435" w:type="dxa"/>
            <w:tcBorders>
              <w:top w:val="single" w:sz="4" w:space="0" w:color="auto"/>
              <w:left w:val="single" w:sz="4" w:space="0" w:color="auto"/>
              <w:bottom w:val="single" w:sz="4" w:space="0" w:color="auto"/>
              <w:right w:val="single" w:sz="4" w:space="0" w:color="auto"/>
            </w:tcBorders>
            <w:vAlign w:val="center"/>
            <w:hideMark/>
          </w:tcPr>
          <w:p w:rsidR="007314A6" w:rsidRDefault="00935523">
            <w:pPr>
              <w:spacing w:before="40" w:after="40" w:line="276" w:lineRule="auto"/>
              <w:jc w:val="center"/>
              <w:rPr>
                <w:rFonts w:cs="Arial"/>
                <w:lang w:val="de-DE" w:eastAsia="ja-JP"/>
              </w:rPr>
            </w:pPr>
            <w:r>
              <w:rPr>
                <w:lang w:val="de-DE"/>
              </w:rPr>
              <w:t>Symbol3, Text3, Text4, Text5</w:t>
            </w:r>
          </w:p>
        </w:tc>
      </w:tr>
      <w:tr w:rsidR="007314A6" w:rsidTr="007314A6">
        <w:trPr>
          <w:cantSplit/>
          <w:trHeight w:val="255"/>
          <w:jc w:val="center"/>
        </w:trPr>
        <w:tc>
          <w:tcPr>
            <w:tcW w:w="2435" w:type="dxa"/>
            <w:tcBorders>
              <w:top w:val="single" w:sz="4" w:space="0" w:color="auto"/>
              <w:left w:val="single" w:sz="4" w:space="0" w:color="auto"/>
              <w:bottom w:val="single" w:sz="4" w:space="0" w:color="auto"/>
              <w:right w:val="single" w:sz="4" w:space="0" w:color="auto"/>
            </w:tcBorders>
            <w:vAlign w:val="center"/>
            <w:hideMark/>
          </w:tcPr>
          <w:p w:rsidR="007314A6" w:rsidRDefault="00935523">
            <w:pPr>
              <w:spacing w:before="40" w:after="40" w:line="276" w:lineRule="auto"/>
              <w:jc w:val="center"/>
              <w:rPr>
                <w:rFonts w:cs="Arial"/>
                <w:lang w:val="de-DE" w:eastAsia="ja-JP"/>
              </w:rPr>
            </w:pPr>
            <w:r>
              <w:rPr>
                <w:lang w:val="de-DE"/>
              </w:rPr>
              <w:t>[ApaSteWhl_D_RqDrv]</w:t>
            </w:r>
          </w:p>
        </w:tc>
        <w:tc>
          <w:tcPr>
            <w:tcW w:w="2435" w:type="dxa"/>
            <w:vMerge/>
            <w:tcBorders>
              <w:top w:val="single" w:sz="4" w:space="0" w:color="auto"/>
              <w:left w:val="single" w:sz="4" w:space="0" w:color="auto"/>
              <w:bottom w:val="single" w:sz="4" w:space="0" w:color="auto"/>
              <w:right w:val="single" w:sz="4" w:space="0" w:color="auto"/>
            </w:tcBorders>
            <w:vAlign w:val="center"/>
            <w:hideMark/>
          </w:tcPr>
          <w:p w:rsidR="007314A6" w:rsidRDefault="00935523">
            <w:pPr>
              <w:rPr>
                <w:rFonts w:cs="Arial"/>
                <w:lang w:val="de-DE" w:eastAsia="ja-JP"/>
              </w:rPr>
            </w:pPr>
          </w:p>
        </w:tc>
        <w:tc>
          <w:tcPr>
            <w:tcW w:w="2435" w:type="dxa"/>
            <w:tcBorders>
              <w:top w:val="single" w:sz="4" w:space="0" w:color="auto"/>
              <w:left w:val="single" w:sz="4" w:space="0" w:color="auto"/>
              <w:bottom w:val="single" w:sz="4" w:space="0" w:color="auto"/>
              <w:right w:val="single" w:sz="4" w:space="0" w:color="auto"/>
            </w:tcBorders>
            <w:vAlign w:val="center"/>
            <w:hideMark/>
          </w:tcPr>
          <w:p w:rsidR="007314A6" w:rsidRDefault="00935523">
            <w:pPr>
              <w:spacing w:before="40" w:after="40" w:line="276" w:lineRule="auto"/>
              <w:jc w:val="center"/>
              <w:rPr>
                <w:rFonts w:cs="Arial"/>
                <w:lang w:val="de-DE" w:eastAsia="ja-JP"/>
              </w:rPr>
            </w:pPr>
            <w:r>
              <w:rPr>
                <w:lang w:val="de-DE"/>
              </w:rPr>
              <w:t>Symbol3, Text3, Text4</w:t>
            </w:r>
          </w:p>
        </w:tc>
      </w:tr>
      <w:tr w:rsidR="007314A6" w:rsidTr="007314A6">
        <w:trPr>
          <w:cantSplit/>
          <w:trHeight w:val="255"/>
          <w:jc w:val="center"/>
        </w:trPr>
        <w:tc>
          <w:tcPr>
            <w:tcW w:w="2435" w:type="dxa"/>
            <w:tcBorders>
              <w:top w:val="single" w:sz="4" w:space="0" w:color="auto"/>
              <w:left w:val="single" w:sz="4" w:space="0" w:color="auto"/>
              <w:bottom w:val="single" w:sz="4" w:space="0" w:color="auto"/>
              <w:right w:val="single" w:sz="4" w:space="0" w:color="auto"/>
            </w:tcBorders>
            <w:vAlign w:val="center"/>
            <w:hideMark/>
          </w:tcPr>
          <w:p w:rsidR="007314A6" w:rsidRDefault="00935523">
            <w:pPr>
              <w:spacing w:before="40" w:after="40" w:line="276" w:lineRule="auto"/>
              <w:jc w:val="center"/>
              <w:rPr>
                <w:rFonts w:cs="Arial"/>
                <w:lang w:val="de-DE" w:eastAsia="ja-JP"/>
              </w:rPr>
            </w:pPr>
            <w:r>
              <w:rPr>
                <w:lang w:val="de-DE"/>
              </w:rPr>
              <w:t>[ApaAcsy_D_RqDrv]</w:t>
            </w:r>
          </w:p>
        </w:tc>
        <w:tc>
          <w:tcPr>
            <w:tcW w:w="2435" w:type="dxa"/>
            <w:vMerge/>
            <w:tcBorders>
              <w:top w:val="single" w:sz="4" w:space="0" w:color="auto"/>
              <w:left w:val="single" w:sz="4" w:space="0" w:color="auto"/>
              <w:bottom w:val="single" w:sz="4" w:space="0" w:color="auto"/>
              <w:right w:val="single" w:sz="4" w:space="0" w:color="auto"/>
            </w:tcBorders>
            <w:vAlign w:val="center"/>
            <w:hideMark/>
          </w:tcPr>
          <w:p w:rsidR="007314A6" w:rsidRDefault="00935523">
            <w:pPr>
              <w:rPr>
                <w:rFonts w:cs="Arial"/>
                <w:lang w:val="de-DE" w:eastAsia="ja-JP"/>
              </w:rPr>
            </w:pPr>
          </w:p>
        </w:tc>
        <w:tc>
          <w:tcPr>
            <w:tcW w:w="2435" w:type="dxa"/>
            <w:tcBorders>
              <w:top w:val="single" w:sz="4" w:space="0" w:color="auto"/>
              <w:left w:val="single" w:sz="4" w:space="0" w:color="auto"/>
              <w:bottom w:val="single" w:sz="4" w:space="0" w:color="auto"/>
              <w:right w:val="single" w:sz="4" w:space="0" w:color="auto"/>
            </w:tcBorders>
            <w:vAlign w:val="center"/>
            <w:hideMark/>
          </w:tcPr>
          <w:p w:rsidR="007314A6" w:rsidRDefault="00935523">
            <w:pPr>
              <w:spacing w:before="40" w:after="40" w:line="276" w:lineRule="auto"/>
              <w:jc w:val="center"/>
              <w:rPr>
                <w:rFonts w:cs="Arial"/>
                <w:lang w:val="de-DE" w:eastAsia="ja-JP"/>
              </w:rPr>
            </w:pPr>
            <w:r>
              <w:rPr>
                <w:lang w:val="de-DE"/>
              </w:rPr>
              <w:t>Symbol3, Text3, Text4</w:t>
            </w:r>
          </w:p>
        </w:tc>
      </w:tr>
      <w:tr w:rsidR="007314A6" w:rsidTr="007314A6">
        <w:trPr>
          <w:cantSplit/>
          <w:trHeight w:val="255"/>
          <w:jc w:val="center"/>
        </w:trPr>
        <w:tc>
          <w:tcPr>
            <w:tcW w:w="2435" w:type="dxa"/>
            <w:tcBorders>
              <w:top w:val="single" w:sz="4" w:space="0" w:color="auto"/>
              <w:left w:val="single" w:sz="4" w:space="0" w:color="auto"/>
              <w:bottom w:val="single" w:sz="4" w:space="0" w:color="auto"/>
              <w:right w:val="single" w:sz="4" w:space="0" w:color="auto"/>
            </w:tcBorders>
            <w:vAlign w:val="center"/>
          </w:tcPr>
          <w:p w:rsidR="007314A6" w:rsidRDefault="00935523">
            <w:pPr>
              <w:spacing w:before="40" w:after="40" w:line="276" w:lineRule="auto"/>
              <w:jc w:val="center"/>
              <w:rPr>
                <w:lang w:val="de-DE"/>
              </w:rPr>
            </w:pPr>
            <w:r w:rsidRPr="007314A6">
              <w:rPr>
                <w:lang w:val="de-DE"/>
              </w:rPr>
              <w:t>[ApaTrgtDist_D_Stat]</w:t>
            </w:r>
          </w:p>
        </w:tc>
        <w:tc>
          <w:tcPr>
            <w:tcW w:w="2435" w:type="dxa"/>
            <w:vMerge/>
            <w:tcBorders>
              <w:top w:val="single" w:sz="4" w:space="0" w:color="auto"/>
              <w:left w:val="single" w:sz="4" w:space="0" w:color="auto"/>
              <w:bottom w:val="single" w:sz="4" w:space="0" w:color="auto"/>
              <w:right w:val="single" w:sz="4" w:space="0" w:color="auto"/>
            </w:tcBorders>
            <w:vAlign w:val="center"/>
          </w:tcPr>
          <w:p w:rsidR="007314A6" w:rsidRDefault="00935523">
            <w:pPr>
              <w:rPr>
                <w:rFonts w:cs="Arial"/>
                <w:lang w:val="de-DE" w:eastAsia="ja-JP"/>
              </w:rPr>
            </w:pPr>
          </w:p>
        </w:tc>
        <w:tc>
          <w:tcPr>
            <w:tcW w:w="2435" w:type="dxa"/>
            <w:tcBorders>
              <w:top w:val="single" w:sz="4" w:space="0" w:color="auto"/>
              <w:left w:val="single" w:sz="4" w:space="0" w:color="auto"/>
              <w:bottom w:val="single" w:sz="4" w:space="0" w:color="auto"/>
              <w:right w:val="single" w:sz="4" w:space="0" w:color="auto"/>
            </w:tcBorders>
            <w:vAlign w:val="center"/>
          </w:tcPr>
          <w:p w:rsidR="007314A6" w:rsidRDefault="00935523" w:rsidP="00623CBB">
            <w:pPr>
              <w:spacing w:before="40" w:after="40" w:line="276" w:lineRule="auto"/>
              <w:jc w:val="center"/>
              <w:rPr>
                <w:lang w:val="de-DE"/>
              </w:rPr>
            </w:pPr>
            <w:r>
              <w:rPr>
                <w:lang w:val="de-DE"/>
              </w:rPr>
              <w:t>Symbol 3</w:t>
            </w:r>
          </w:p>
        </w:tc>
      </w:tr>
      <w:tr w:rsidR="007314A6" w:rsidTr="007314A6">
        <w:trPr>
          <w:cantSplit/>
          <w:trHeight w:val="255"/>
          <w:jc w:val="center"/>
        </w:trPr>
        <w:tc>
          <w:tcPr>
            <w:tcW w:w="2435" w:type="dxa"/>
            <w:tcBorders>
              <w:top w:val="single" w:sz="4" w:space="0" w:color="auto"/>
              <w:left w:val="single" w:sz="4" w:space="0" w:color="auto"/>
              <w:bottom w:val="single" w:sz="4" w:space="0" w:color="auto"/>
              <w:right w:val="single" w:sz="4" w:space="0" w:color="auto"/>
            </w:tcBorders>
            <w:vAlign w:val="center"/>
          </w:tcPr>
          <w:p w:rsidR="007314A6" w:rsidRDefault="00935523">
            <w:pPr>
              <w:spacing w:before="40" w:after="40" w:line="276" w:lineRule="auto"/>
              <w:jc w:val="center"/>
              <w:rPr>
                <w:lang w:val="de-DE"/>
              </w:rPr>
            </w:pPr>
            <w:r w:rsidRPr="007314A6">
              <w:rPr>
                <w:lang w:val="de-DE"/>
              </w:rPr>
              <w:t>[ApaMsgTxt_D_Rq]</w:t>
            </w:r>
          </w:p>
        </w:tc>
        <w:tc>
          <w:tcPr>
            <w:tcW w:w="2435" w:type="dxa"/>
            <w:vMerge/>
            <w:tcBorders>
              <w:top w:val="single" w:sz="4" w:space="0" w:color="auto"/>
              <w:left w:val="single" w:sz="4" w:space="0" w:color="auto"/>
              <w:bottom w:val="single" w:sz="4" w:space="0" w:color="auto"/>
              <w:right w:val="single" w:sz="4" w:space="0" w:color="auto"/>
            </w:tcBorders>
            <w:vAlign w:val="center"/>
          </w:tcPr>
          <w:p w:rsidR="007314A6" w:rsidRDefault="00935523">
            <w:pPr>
              <w:rPr>
                <w:rFonts w:cs="Arial"/>
                <w:lang w:val="de-DE" w:eastAsia="ja-JP"/>
              </w:rPr>
            </w:pPr>
          </w:p>
        </w:tc>
        <w:tc>
          <w:tcPr>
            <w:tcW w:w="2435" w:type="dxa"/>
            <w:tcBorders>
              <w:top w:val="single" w:sz="4" w:space="0" w:color="auto"/>
              <w:left w:val="single" w:sz="4" w:space="0" w:color="auto"/>
              <w:bottom w:val="single" w:sz="4" w:space="0" w:color="auto"/>
              <w:right w:val="single" w:sz="4" w:space="0" w:color="auto"/>
            </w:tcBorders>
            <w:vAlign w:val="center"/>
          </w:tcPr>
          <w:p w:rsidR="007314A6" w:rsidRDefault="00935523">
            <w:pPr>
              <w:spacing w:before="40" w:after="40" w:line="276" w:lineRule="auto"/>
              <w:jc w:val="center"/>
              <w:rPr>
                <w:lang w:val="de-DE"/>
              </w:rPr>
            </w:pPr>
            <w:r>
              <w:rPr>
                <w:lang w:val="de-DE"/>
              </w:rPr>
              <w:t xml:space="preserve">Symbol 3, </w:t>
            </w:r>
            <w:r>
              <w:rPr>
                <w:lang w:val="de-DE"/>
              </w:rPr>
              <w:t>Text3, Text4</w:t>
            </w:r>
          </w:p>
        </w:tc>
      </w:tr>
      <w:tr w:rsidR="007314A6" w:rsidTr="007314A6">
        <w:trPr>
          <w:cantSplit/>
          <w:trHeight w:val="255"/>
          <w:jc w:val="center"/>
        </w:trPr>
        <w:tc>
          <w:tcPr>
            <w:tcW w:w="2435" w:type="dxa"/>
            <w:tcBorders>
              <w:top w:val="single" w:sz="4" w:space="0" w:color="auto"/>
              <w:left w:val="single" w:sz="4" w:space="0" w:color="auto"/>
              <w:bottom w:val="single" w:sz="4" w:space="0" w:color="auto"/>
              <w:right w:val="single" w:sz="4" w:space="0" w:color="auto"/>
            </w:tcBorders>
            <w:vAlign w:val="center"/>
            <w:hideMark/>
          </w:tcPr>
          <w:p w:rsidR="007314A6" w:rsidRDefault="00935523">
            <w:pPr>
              <w:spacing w:before="40" w:after="40" w:line="276" w:lineRule="auto"/>
              <w:jc w:val="center"/>
              <w:rPr>
                <w:rFonts w:cs="Arial"/>
                <w:lang w:val="de-DE" w:eastAsia="ja-JP"/>
              </w:rPr>
            </w:pPr>
            <w:r>
              <w:rPr>
                <w:lang w:val="de-DE"/>
              </w:rPr>
              <w:t>[PrkAidMsgTxt_D_Rq]</w:t>
            </w:r>
          </w:p>
        </w:tc>
        <w:tc>
          <w:tcPr>
            <w:tcW w:w="2435" w:type="dxa"/>
            <w:vMerge/>
            <w:tcBorders>
              <w:top w:val="single" w:sz="4" w:space="0" w:color="auto"/>
              <w:left w:val="single" w:sz="4" w:space="0" w:color="auto"/>
              <w:bottom w:val="single" w:sz="4" w:space="0" w:color="auto"/>
              <w:right w:val="single" w:sz="4" w:space="0" w:color="auto"/>
            </w:tcBorders>
            <w:vAlign w:val="center"/>
            <w:hideMark/>
          </w:tcPr>
          <w:p w:rsidR="007314A6" w:rsidRDefault="00935523">
            <w:pPr>
              <w:rPr>
                <w:rFonts w:cs="Arial"/>
                <w:lang w:val="de-DE" w:eastAsia="ja-JP"/>
              </w:rPr>
            </w:pPr>
          </w:p>
        </w:tc>
        <w:tc>
          <w:tcPr>
            <w:tcW w:w="2435" w:type="dxa"/>
            <w:tcBorders>
              <w:top w:val="single" w:sz="4" w:space="0" w:color="auto"/>
              <w:left w:val="single" w:sz="4" w:space="0" w:color="auto"/>
              <w:bottom w:val="single" w:sz="4" w:space="0" w:color="auto"/>
              <w:right w:val="single" w:sz="4" w:space="0" w:color="auto"/>
            </w:tcBorders>
            <w:vAlign w:val="center"/>
            <w:hideMark/>
          </w:tcPr>
          <w:p w:rsidR="007314A6" w:rsidRDefault="00935523">
            <w:pPr>
              <w:spacing w:before="40" w:after="40" w:line="276" w:lineRule="auto"/>
              <w:jc w:val="center"/>
              <w:rPr>
                <w:rFonts w:cs="Arial"/>
                <w:lang w:val="de-DE" w:eastAsia="ja-JP"/>
              </w:rPr>
            </w:pPr>
            <w:r>
              <w:rPr>
                <w:lang w:val="de-DE"/>
              </w:rPr>
              <w:t>Text3, Text4</w:t>
            </w:r>
          </w:p>
        </w:tc>
      </w:tr>
    </w:tbl>
    <w:p w:rsidR="00500605" w:rsidRPr="003A0B8F" w:rsidRDefault="00935523" w:rsidP="003A0B8F"/>
    <w:p w:rsidR="00406F39" w:rsidRDefault="00935523" w:rsidP="00CC6E4C">
      <w:pPr>
        <w:pStyle w:val="Heading3"/>
      </w:pPr>
      <w:bookmarkStart w:id="70" w:name="_Toc35850676"/>
      <w:r>
        <w:t>Reverse Video Camera (RVC) with Active Park Assist (APA) and Park Distance Control (PDC) Signal List - HMI configuration</w:t>
      </w:r>
      <w:bookmarkEnd w:id="70"/>
    </w:p>
    <w:p w:rsidR="00CC6E4C" w:rsidRPr="00CC6E4C" w:rsidRDefault="00CC6E4C" w:rsidP="00CC6E4C">
      <w:pPr>
        <w:pStyle w:val="Heading4"/>
        <w:rPr>
          <w:b w:val="0"/>
          <w:u w:val="single"/>
        </w:rPr>
      </w:pPr>
      <w:r w:rsidRPr="00CC6E4C">
        <w:rPr>
          <w:b w:val="0"/>
          <w:u w:val="single"/>
        </w:rPr>
        <w:t>CAMERA-FUR-REQ-247262/A-Reverse Video Camera (RVC) with Active Pak Assist (APA) and Park Distance Control (PDC) Method 2 Configuration</w:t>
      </w:r>
    </w:p>
    <w:p w:rsidR="00451919" w:rsidRDefault="00935523" w:rsidP="00451919">
      <w:r>
        <w:t>As per Active Park Assist (APA) Signal Interf</w:t>
      </w:r>
      <w:r>
        <w:t xml:space="preserve">ace </w:t>
      </w:r>
      <w:r w:rsidRPr="00451919">
        <w:t>– Internal HMI ECU Configuration Variables</w:t>
      </w:r>
    </w:p>
    <w:p w:rsidR="00500605" w:rsidRDefault="00935523" w:rsidP="00500605"/>
    <w:p w:rsidR="00406F39" w:rsidRDefault="00935523" w:rsidP="00CC6E4C">
      <w:pPr>
        <w:pStyle w:val="Heading3"/>
      </w:pPr>
      <w:bookmarkStart w:id="71" w:name="_Toc35850677"/>
      <w:r>
        <w:lastRenderedPageBreak/>
        <w:t>Reverse Video Camera with Active Park Assist (APA) and Park Distance Control (PDC) Signal Processing</w:t>
      </w:r>
      <w:bookmarkEnd w:id="71"/>
    </w:p>
    <w:p w:rsidR="00CC6E4C" w:rsidRPr="00CC6E4C" w:rsidRDefault="00CC6E4C" w:rsidP="00CC6E4C">
      <w:pPr>
        <w:pStyle w:val="Heading4"/>
        <w:rPr>
          <w:b w:val="0"/>
          <w:u w:val="single"/>
        </w:rPr>
      </w:pPr>
      <w:r w:rsidRPr="00CC6E4C">
        <w:rPr>
          <w:b w:val="0"/>
          <w:u w:val="single"/>
        </w:rPr>
        <w:t>CAMERA-FUR-REQ-161354/A-Reverse Video Camera with Active Park Assist (APA) and Park Distance Control (PDC) - Positional ParkPilot</w:t>
      </w:r>
    </w:p>
    <w:p w:rsidR="00DF5D2B" w:rsidRDefault="00935523" w:rsidP="00DF5D2B">
      <w:r>
        <w:t>As per Active Park Assist (APA) Signal Interface</w:t>
      </w:r>
    </w:p>
    <w:p w:rsidR="00500605" w:rsidRPr="00DF5D2B" w:rsidRDefault="00935523" w:rsidP="00DF5D2B"/>
    <w:p w:rsidR="00CC6E4C" w:rsidRPr="00CC6E4C" w:rsidRDefault="00CC6E4C" w:rsidP="00CC6E4C">
      <w:pPr>
        <w:pStyle w:val="Heading4"/>
        <w:rPr>
          <w:b w:val="0"/>
          <w:u w:val="single"/>
        </w:rPr>
      </w:pPr>
      <w:r w:rsidRPr="00CC6E4C">
        <w:rPr>
          <w:b w:val="0"/>
          <w:u w:val="single"/>
        </w:rPr>
        <w:t>CAMERA-FUR-REQ-161355/M-Reverse Video Camera with Active Park Assist (APA) and Park Distance Control (PDC) - Positional Symbol3</w:t>
      </w:r>
    </w:p>
    <w:p w:rsidR="003A06AB" w:rsidRDefault="00935523" w:rsidP="003A06AB">
      <w:pPr>
        <w:jc w:val="center"/>
        <w:rPr>
          <w:b/>
        </w:rPr>
      </w:pPr>
      <w:r>
        <w:rPr>
          <w:b/>
        </w:rPr>
        <w:t>8” (or equivalent) displays (CGEAx only)</w:t>
      </w:r>
    </w:p>
    <w:tbl>
      <w:tblPr>
        <w:tblStyle w:val="TableGrid"/>
        <w:tblW w:w="0" w:type="dxa"/>
        <w:jc w:val="center"/>
        <w:tblLayout w:type="fixed"/>
        <w:tblLook w:val="04A0" w:firstRow="1" w:lastRow="0" w:firstColumn="1" w:lastColumn="0" w:noHBand="0" w:noVBand="1"/>
      </w:tblPr>
      <w:tblGrid>
        <w:gridCol w:w="696"/>
        <w:gridCol w:w="474"/>
        <w:gridCol w:w="474"/>
        <w:gridCol w:w="474"/>
        <w:gridCol w:w="264"/>
        <w:gridCol w:w="540"/>
        <w:gridCol w:w="270"/>
        <w:gridCol w:w="270"/>
        <w:gridCol w:w="270"/>
        <w:gridCol w:w="270"/>
        <w:gridCol w:w="540"/>
        <w:gridCol w:w="540"/>
        <w:gridCol w:w="540"/>
        <w:gridCol w:w="540"/>
        <w:gridCol w:w="630"/>
        <w:gridCol w:w="630"/>
        <w:gridCol w:w="270"/>
        <w:gridCol w:w="2358"/>
      </w:tblGrid>
      <w:tr w:rsidR="00B95021" w:rsidTr="00B95021">
        <w:trPr>
          <w:cantSplit/>
          <w:trHeight w:val="1988"/>
          <w:tblHeader/>
          <w:jc w:val="center"/>
        </w:trPr>
        <w:tc>
          <w:tcPr>
            <w:tcW w:w="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95021" w:rsidRDefault="00935523">
            <w:pPr>
              <w:jc w:val="center"/>
              <w:rPr>
                <w:rFonts w:cs="Arial"/>
                <w:lang w:val="de-DE" w:eastAsia="ja-JP"/>
              </w:rPr>
            </w:pPr>
            <w:r>
              <w:rPr>
                <w:lang w:val="de-DE"/>
              </w:rPr>
              <w:t>Operational Mode</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95021" w:rsidRDefault="00935523">
            <w:pPr>
              <w:jc w:val="center"/>
              <w:rPr>
                <w:sz w:val="16"/>
                <w:szCs w:val="16"/>
                <w:lang w:val="de-DE"/>
              </w:rPr>
            </w:pPr>
            <w:r>
              <w:rPr>
                <w:sz w:val="16"/>
                <w:szCs w:val="16"/>
                <w:lang w:val="de-DE"/>
              </w:rPr>
              <w:t xml:space="preserve">Parking </w:t>
            </w:r>
            <w:r>
              <w:rPr>
                <w:sz w:val="16"/>
                <w:szCs w:val="16"/>
                <w:lang w:val="de-DE"/>
              </w:rPr>
              <w:t>Assistance (Cfg)</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95021" w:rsidRDefault="00935523">
            <w:pPr>
              <w:jc w:val="center"/>
              <w:rPr>
                <w:rFonts w:cs="Arial"/>
                <w:sz w:val="16"/>
                <w:szCs w:val="16"/>
                <w:lang w:val="de-DE" w:eastAsia="ja-JP"/>
              </w:rPr>
            </w:pPr>
            <w:r>
              <w:rPr>
                <w:sz w:val="16"/>
                <w:szCs w:val="16"/>
                <w:lang w:val="de-DE"/>
              </w:rPr>
              <w:t>[ApaSys_D_Stat]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95021" w:rsidRDefault="00935523">
            <w:pPr>
              <w:jc w:val="center"/>
              <w:rPr>
                <w:rFonts w:cs="Arial"/>
                <w:sz w:val="16"/>
                <w:szCs w:val="16"/>
                <w:lang w:val="de-DE" w:eastAsia="ja-JP"/>
              </w:rPr>
            </w:pPr>
            <w:r>
              <w:rPr>
                <w:sz w:val="16"/>
                <w:szCs w:val="16"/>
                <w:lang w:val="de-DE"/>
              </w:rPr>
              <w:t>[ApaSteScanMde_D_Stat]</w:t>
            </w:r>
          </w:p>
        </w:tc>
        <w:tc>
          <w:tcPr>
            <w:tcW w:w="2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95021" w:rsidRDefault="00935523">
            <w:pPr>
              <w:jc w:val="center"/>
              <w:rPr>
                <w:rFonts w:cs="Arial"/>
                <w:sz w:val="16"/>
                <w:szCs w:val="16"/>
                <w:lang w:val="de-DE" w:eastAsia="ja-JP"/>
              </w:rPr>
            </w:pPr>
            <w:r>
              <w:rPr>
                <w:sz w:val="16"/>
                <w:szCs w:val="16"/>
                <w:lang w:val="de-DE"/>
              </w:rPr>
              <w:t>[ApaActvSide2_D_Stat]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95021" w:rsidRDefault="00935523">
            <w:pPr>
              <w:jc w:val="center"/>
              <w:rPr>
                <w:rFonts w:cs="Arial"/>
                <w:sz w:val="16"/>
                <w:szCs w:val="16"/>
                <w:lang w:val="de-DE" w:eastAsia="ja-JP"/>
              </w:rPr>
            </w:pPr>
            <w:r>
              <w:rPr>
                <w:sz w:val="16"/>
                <w:szCs w:val="16"/>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95021" w:rsidRDefault="00935523">
            <w:pPr>
              <w:jc w:val="center"/>
              <w:rPr>
                <w:rFonts w:cs="Arial"/>
                <w:sz w:val="16"/>
                <w:szCs w:val="16"/>
                <w:lang w:val="de-DE" w:eastAsia="ja-JP"/>
              </w:rPr>
            </w:pPr>
            <w:r>
              <w:rPr>
                <w:sz w:val="16"/>
                <w:szCs w:val="16"/>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95021" w:rsidRDefault="00935523">
            <w:pPr>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95021" w:rsidRDefault="00935523">
            <w:pPr>
              <w:jc w:val="center"/>
              <w:rPr>
                <w:rFonts w:cs="Arial"/>
                <w:sz w:val="16"/>
                <w:szCs w:val="16"/>
                <w:lang w:val="de-DE" w:eastAsia="ja-JP"/>
              </w:rPr>
            </w:pPr>
            <w:r>
              <w:rPr>
                <w:sz w:val="16"/>
                <w:szCs w:val="16"/>
                <w:lang w:val="de-DE"/>
              </w:rPr>
              <w:t>[ApaSelPoa_D_Stat]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95021" w:rsidRDefault="00935523">
            <w:pPr>
              <w:jc w:val="center"/>
              <w:rPr>
                <w:rFonts w:cs="Arial"/>
                <w:sz w:val="16"/>
                <w:szCs w:val="16"/>
                <w:lang w:val="de-DE" w:eastAsia="ja-JP"/>
              </w:rPr>
            </w:pPr>
            <w:r>
              <w:rPr>
                <w:sz w:val="16"/>
                <w:szCs w:val="16"/>
                <w:lang w:val="de-DE"/>
              </w:rPr>
              <w:t>[ApaScan_D_Stat]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95021" w:rsidRDefault="00935523">
            <w:pPr>
              <w:jc w:val="center"/>
              <w:rPr>
                <w:rFonts w:cs="Arial"/>
                <w:sz w:val="16"/>
                <w:szCs w:val="16"/>
                <w:lang w:val="de-DE" w:eastAsia="ja-JP"/>
              </w:rPr>
            </w:pPr>
            <w:r>
              <w:rPr>
                <w:sz w:val="16"/>
                <w:szCs w:val="16"/>
                <w:lang w:val="de-DE"/>
              </w:rPr>
              <w:t>[ApaLongCtl_D_RqDrv]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95021" w:rsidRDefault="00935523">
            <w:pPr>
              <w:jc w:val="center"/>
              <w:rPr>
                <w:rFonts w:cs="Arial"/>
                <w:sz w:val="16"/>
                <w:szCs w:val="16"/>
                <w:lang w:val="de-DE" w:eastAsia="ja-JP"/>
              </w:rPr>
            </w:pPr>
            <w:r>
              <w:rPr>
                <w:sz w:val="16"/>
                <w:szCs w:val="16"/>
                <w:lang w:val="de-DE"/>
              </w:rPr>
              <w:t>[ApaGearShif_D_RqDrv]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95021" w:rsidRDefault="00935523">
            <w:pPr>
              <w:jc w:val="center"/>
              <w:rPr>
                <w:rFonts w:cs="Arial"/>
                <w:sz w:val="16"/>
                <w:szCs w:val="16"/>
                <w:lang w:val="de-DE" w:eastAsia="ja-JP"/>
              </w:rPr>
            </w:pPr>
            <w:r>
              <w:rPr>
                <w:sz w:val="16"/>
                <w:szCs w:val="16"/>
                <w:lang w:val="de-DE"/>
              </w:rPr>
              <w:t>[ApaSteWhl_D_RqDrv]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95021" w:rsidRDefault="00935523">
            <w:pPr>
              <w:jc w:val="center"/>
              <w:rPr>
                <w:rFonts w:cs="Arial"/>
                <w:sz w:val="16"/>
                <w:szCs w:val="16"/>
                <w:lang w:val="de-DE" w:eastAsia="ja-JP"/>
              </w:rPr>
            </w:pPr>
            <w:r>
              <w:rPr>
                <w:sz w:val="16"/>
                <w:szCs w:val="16"/>
                <w:lang w:val="de-DE"/>
              </w:rPr>
              <w:t>[ApaAcsy_D_RqDrv]</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95021" w:rsidRDefault="00935523">
            <w:pPr>
              <w:jc w:val="center"/>
              <w:rPr>
                <w:sz w:val="16"/>
                <w:szCs w:val="16"/>
                <w:lang w:val="de-DE"/>
              </w:rPr>
            </w:pPr>
            <w:r>
              <w:rPr>
                <w:sz w:val="16"/>
                <w:szCs w:val="16"/>
                <w:lang w:val="de-DE"/>
              </w:rPr>
              <w:t>[ApaTr</w:t>
            </w:r>
            <w:r>
              <w:rPr>
                <w:sz w:val="16"/>
                <w:szCs w:val="16"/>
                <w:lang w:val="de-DE"/>
              </w:rPr>
              <w:t>gtDist_D_Stat]</w:t>
            </w:r>
            <w:r>
              <w:rPr>
                <w:rFonts w:cs="Arial"/>
                <w:vertAlign w:val="superscript"/>
                <w:lang w:val="de-DE"/>
              </w:rPr>
              <w:t xml:space="preserve"> †</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95021" w:rsidRDefault="00935523">
            <w:pPr>
              <w:jc w:val="center"/>
              <w:rPr>
                <w:sz w:val="16"/>
                <w:szCs w:val="16"/>
                <w:lang w:val="de-DE"/>
              </w:rPr>
            </w:pPr>
            <w:r>
              <w:rPr>
                <w:sz w:val="16"/>
                <w:szCs w:val="16"/>
                <w:lang w:val="de-DE"/>
              </w:rPr>
              <w:t>[ApaMsgTxt_D_Rq]</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95021" w:rsidRDefault="00935523">
            <w:pPr>
              <w:jc w:val="center"/>
              <w:rPr>
                <w:rFonts w:cs="Arial"/>
                <w:sz w:val="16"/>
                <w:szCs w:val="16"/>
                <w:lang w:val="de-DE" w:eastAsia="ja-JP"/>
              </w:rPr>
            </w:pPr>
            <w:r>
              <w:rPr>
                <w:sz w:val="16"/>
                <w:szCs w:val="16"/>
                <w:lang w:val="de-DE"/>
              </w:rPr>
              <w:t>[PrkAidMsgTxt_D_Rq]</w:t>
            </w:r>
          </w:p>
        </w:tc>
        <w:tc>
          <w:tcPr>
            <w:tcW w:w="23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95021" w:rsidRDefault="00935523">
            <w:pPr>
              <w:jc w:val="center"/>
              <w:rPr>
                <w:rFonts w:cs="Arial"/>
                <w:sz w:val="24"/>
                <w:lang w:val="de-DE" w:eastAsia="ja-JP"/>
              </w:rPr>
            </w:pPr>
            <w:r>
              <w:rPr>
                <w:sz w:val="24"/>
                <w:lang w:val="de-DE"/>
              </w:rPr>
              <w:t>Display HMI</w:t>
            </w:r>
            <w:r>
              <w:rPr>
                <w:sz w:val="16"/>
                <w:szCs w:val="16"/>
                <w:vertAlign w:val="subscript"/>
                <w:lang w:val="de-DE"/>
              </w:rPr>
              <w:t>/REF#</w:t>
            </w:r>
          </w:p>
        </w:tc>
      </w:tr>
      <w:tr w:rsidR="00B95021" w:rsidTr="00B95021">
        <w:trPr>
          <w:cantSplit/>
          <w:jc w:val="center"/>
        </w:trPr>
        <w:tc>
          <w:tcPr>
            <w:tcW w:w="696"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B95021" w:rsidRDefault="00935523">
            <w:pPr>
              <w:jc w:val="center"/>
              <w:rPr>
                <w:rFonts w:cs="Arial"/>
                <w:lang w:eastAsia="ja-JP"/>
              </w:rPr>
            </w:pPr>
            <w:r>
              <w:t>Run</w:t>
            </w:r>
          </w:p>
          <w:p w:rsidR="00B95021" w:rsidRDefault="00935523">
            <w:pPr>
              <w:jc w:val="center"/>
              <w:rPr>
                <w:rFonts w:cs="Arial"/>
                <w:lang w:eastAsia="ja-JP"/>
              </w:rPr>
            </w:pPr>
            <w:r>
              <w:t>(as per Operational Modes and Voltage Range Definition)</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0x2</w:t>
            </w:r>
          </w:p>
        </w:tc>
        <w:tc>
          <w:tcPr>
            <w:tcW w:w="26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rFonts w:cs="Arial"/>
                <w:sz w:val="24"/>
                <w:lang w:val="de-DE" w:eastAsia="ja-JP"/>
              </w:rPr>
            </w:pPr>
            <w:r>
              <w:rPr>
                <w:noProof/>
                <w:sz w:val="24"/>
              </w:rPr>
              <w:drawing>
                <wp:inline distT="0" distB="0" distL="0" distR="0">
                  <wp:extent cx="285750" cy="295275"/>
                  <wp:effectExtent l="0" t="0" r="0" b="9525"/>
                  <wp:docPr id="2060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5750" cy="295275"/>
                          </a:xfrm>
                          <a:prstGeom prst="rect">
                            <a:avLst/>
                          </a:prstGeom>
                          <a:noFill/>
                          <a:ln>
                            <a:noFill/>
                          </a:ln>
                        </pic:spPr>
                      </pic:pic>
                    </a:graphicData>
                  </a:graphic>
                </wp:inline>
              </w:drawing>
            </w:r>
            <w:r>
              <w:rPr>
                <w:rFonts w:cs="Arial"/>
                <w:sz w:val="16"/>
                <w:szCs w:val="16"/>
                <w:vertAlign w:val="subscript"/>
                <w:lang w:val="de-DE" w:eastAsia="ja-JP"/>
              </w:rPr>
              <w:t>/105</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rFonts w:cs="Arial"/>
                <w:sz w:val="24"/>
                <w:lang w:val="de-DE" w:eastAsia="ja-JP"/>
              </w:rPr>
            </w:pPr>
            <w:r>
              <w:rPr>
                <w:noProof/>
                <w:sz w:val="24"/>
              </w:rPr>
              <w:drawing>
                <wp:inline distT="0" distB="0" distL="0" distR="0">
                  <wp:extent cx="285750" cy="295275"/>
                  <wp:effectExtent l="0" t="0" r="0" b="9525"/>
                  <wp:docPr id="2060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5750" cy="295275"/>
                          </a:xfrm>
                          <a:prstGeom prst="rect">
                            <a:avLst/>
                          </a:prstGeom>
                          <a:noFill/>
                          <a:ln>
                            <a:noFill/>
                          </a:ln>
                        </pic:spPr>
                      </pic:pic>
                    </a:graphicData>
                  </a:graphic>
                </wp:inline>
              </w:drawing>
            </w:r>
            <w:r>
              <w:rPr>
                <w:rFonts w:cs="Arial"/>
                <w:sz w:val="16"/>
                <w:szCs w:val="16"/>
                <w:vertAlign w:val="subscript"/>
                <w:lang w:val="de-DE" w:eastAsia="ja-JP"/>
              </w:rPr>
              <w:t>/106</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rFonts w:cs="Arial"/>
                <w:sz w:val="24"/>
                <w:lang w:val="de-DE" w:eastAsia="ja-JP"/>
              </w:rPr>
            </w:pPr>
            <w:r>
              <w:rPr>
                <w:noProof/>
                <w:sz w:val="24"/>
              </w:rPr>
              <w:drawing>
                <wp:inline distT="0" distB="0" distL="0" distR="0">
                  <wp:extent cx="285750" cy="295275"/>
                  <wp:effectExtent l="0" t="0" r="0" b="9525"/>
                  <wp:docPr id="2060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5750" cy="295275"/>
                          </a:xfrm>
                          <a:prstGeom prst="rect">
                            <a:avLst/>
                          </a:prstGeom>
                          <a:noFill/>
                          <a:ln>
                            <a:noFill/>
                          </a:ln>
                        </pic:spPr>
                      </pic:pic>
                    </a:graphicData>
                  </a:graphic>
                </wp:inline>
              </w:drawing>
            </w:r>
            <w:r>
              <w:rPr>
                <w:rFonts w:cs="Arial"/>
                <w:sz w:val="16"/>
                <w:szCs w:val="16"/>
                <w:vertAlign w:val="subscript"/>
                <w:lang w:val="de-DE" w:eastAsia="ja-JP"/>
              </w:rPr>
              <w:t>/107</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noProof/>
                <w:sz w:val="24"/>
              </w:rPr>
            </w:pPr>
            <w:r>
              <w:rPr>
                <w:noProof/>
                <w:sz w:val="24"/>
              </w:rPr>
              <w:drawing>
                <wp:inline distT="0" distB="0" distL="0" distR="0">
                  <wp:extent cx="285750" cy="295275"/>
                  <wp:effectExtent l="0" t="0" r="0" b="9525"/>
                  <wp:docPr id="2060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5750" cy="295275"/>
                          </a:xfrm>
                          <a:prstGeom prst="rect">
                            <a:avLst/>
                          </a:prstGeom>
                          <a:noFill/>
                          <a:ln>
                            <a:noFill/>
                          </a:ln>
                        </pic:spPr>
                      </pic:pic>
                    </a:graphicData>
                  </a:graphic>
                </wp:inline>
              </w:drawing>
            </w:r>
            <w:r>
              <w:rPr>
                <w:rFonts w:cs="Arial"/>
                <w:sz w:val="16"/>
                <w:szCs w:val="16"/>
                <w:vertAlign w:val="subscript"/>
                <w:lang w:val="de-DE" w:eastAsia="ja-JP"/>
              </w:rPr>
              <w:t>/494</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0x0</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rFonts w:cs="Arial"/>
                <w:sz w:val="24"/>
                <w:lang w:val="de-DE" w:eastAsia="ja-JP"/>
              </w:rPr>
            </w:pPr>
            <w:r>
              <w:rPr>
                <w:noProof/>
                <w:sz w:val="24"/>
              </w:rPr>
              <w:drawing>
                <wp:inline distT="0" distB="0" distL="0" distR="0">
                  <wp:extent cx="219075" cy="257175"/>
                  <wp:effectExtent l="0" t="0" r="9525" b="9525"/>
                  <wp:docPr id="2060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9075" cy="257175"/>
                          </a:xfrm>
                          <a:prstGeom prst="rect">
                            <a:avLst/>
                          </a:prstGeom>
                          <a:noFill/>
                          <a:ln>
                            <a:noFill/>
                          </a:ln>
                        </pic:spPr>
                      </pic:pic>
                    </a:graphicData>
                  </a:graphic>
                </wp:inline>
              </w:drawing>
            </w:r>
            <w:r>
              <w:rPr>
                <w:rFonts w:cs="Arial"/>
                <w:sz w:val="16"/>
                <w:szCs w:val="16"/>
                <w:vertAlign w:val="subscript"/>
                <w:lang w:val="de-DE" w:eastAsia="ja-JP"/>
              </w:rPr>
              <w:t>/109</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p w:rsidR="00B95021" w:rsidRDefault="00935523">
            <w:pPr>
              <w:jc w:val="center"/>
              <w:rPr>
                <w:sz w:val="16"/>
                <w:szCs w:val="16"/>
                <w:lang w:val="de-DE"/>
              </w:rPr>
            </w:pPr>
            <w:r>
              <w:rPr>
                <w:sz w:val="16"/>
                <w:szCs w:val="16"/>
                <w:lang w:val="de-DE"/>
              </w:rPr>
              <w:t>0xE</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eastAsiaTheme="minorEastAsia" w:cs="Arial"/>
                <w:noProof/>
                <w:sz w:val="24"/>
              </w:rPr>
            </w:pPr>
            <w:r>
              <w:rPr>
                <w:noProof/>
                <w:sz w:val="24"/>
              </w:rPr>
              <w:t>With fill %*</w:t>
            </w:r>
            <w:r>
              <w:rPr>
                <w:rFonts w:cs="Arial"/>
                <w:sz w:val="16"/>
                <w:szCs w:val="16"/>
                <w:vertAlign w:val="subscript"/>
                <w:lang w:val="de-DE" w:eastAsia="ja-JP"/>
              </w:rPr>
              <w:t>/109</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0xF</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noProof/>
                <w:sz w:val="24"/>
              </w:rPr>
            </w:pPr>
            <w:r>
              <w:rPr>
                <w:noProof/>
                <w:sz w:val="24"/>
              </w:rPr>
              <w:drawing>
                <wp:inline distT="0" distB="0" distL="0" distR="0">
                  <wp:extent cx="228600" cy="266700"/>
                  <wp:effectExtent l="38100" t="38100" r="38100" b="38100"/>
                  <wp:docPr id="20605" name="Picture 20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 name="Picture 240"/>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2725" cy="233680"/>
                          </a:xfrm>
                          <a:prstGeom prst="rect">
                            <a:avLst/>
                          </a:prstGeom>
                          <a:noFill/>
                          <a:ln>
                            <a:noFill/>
                          </a:ln>
                          <a:scene3d>
                            <a:camera prst="orthographicFront">
                              <a:rot lat="0" lon="0" rev="10800000"/>
                            </a:camera>
                            <a:lightRig rig="threePt" dir="t"/>
                          </a:scene3d>
                        </pic:spPr>
                      </pic:pic>
                    </a:graphicData>
                  </a:graphic>
                </wp:inline>
              </w:drawing>
            </w:r>
            <w:r>
              <w:rPr>
                <w:rFonts w:cs="Arial"/>
                <w:sz w:val="16"/>
                <w:szCs w:val="16"/>
                <w:vertAlign w:val="subscript"/>
                <w:lang w:val="de-DE" w:eastAsia="ja-JP"/>
              </w:rPr>
              <w:t>/109</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0x7</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0x9</w:t>
            </w:r>
            <w:r>
              <w:rPr>
                <w:rFonts w:cs="Arial"/>
                <w:vertAlign w:val="superscript"/>
                <w:lang w:val="de-DE"/>
              </w:rPr>
              <w:t>‡</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noProof/>
                <w:sz w:val="24"/>
              </w:rPr>
            </w:pPr>
            <w:r>
              <w:rPr>
                <w:noProof/>
                <w:sz w:val="24"/>
              </w:rPr>
              <w:drawing>
                <wp:inline distT="0" distB="0" distL="0" distR="0">
                  <wp:extent cx="304800" cy="287655"/>
                  <wp:effectExtent l="0" t="0" r="0" b="0"/>
                  <wp:docPr id="2060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0" cy="287655"/>
                          </a:xfrm>
                          <a:prstGeom prst="rect">
                            <a:avLst/>
                          </a:prstGeom>
                          <a:noFill/>
                          <a:ln>
                            <a:noFill/>
                          </a:ln>
                        </pic:spPr>
                      </pic:pic>
                    </a:graphicData>
                  </a:graphic>
                </wp:inline>
              </w:drawing>
            </w:r>
            <w:r>
              <w:rPr>
                <w:rFonts w:cs="Arial"/>
                <w:sz w:val="16"/>
                <w:szCs w:val="16"/>
                <w:vertAlign w:val="subscript"/>
                <w:lang w:val="de-DE" w:eastAsia="ja-JP"/>
              </w:rPr>
              <w:t>/445</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0x9</w:t>
            </w:r>
            <w:r>
              <w:rPr>
                <w:rFonts w:cs="Arial"/>
                <w:vertAlign w:val="superscript"/>
                <w:lang w:val="de-DE"/>
              </w:rPr>
              <w:t>‡</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noProof/>
                <w:sz w:val="24"/>
              </w:rPr>
            </w:pPr>
            <w:r>
              <w:rPr>
                <w:noProof/>
                <w:sz w:val="24"/>
              </w:rPr>
              <w:drawing>
                <wp:inline distT="0" distB="0" distL="0" distR="0">
                  <wp:extent cx="304800" cy="170180"/>
                  <wp:effectExtent l="0" t="0" r="0" b="1270"/>
                  <wp:docPr id="2060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304800" cy="170180"/>
                          </a:xfrm>
                          <a:prstGeom prst="rect">
                            <a:avLst/>
                          </a:prstGeom>
                          <a:noFill/>
                          <a:ln>
                            <a:noFill/>
                          </a:ln>
                        </pic:spPr>
                      </pic:pic>
                    </a:graphicData>
                  </a:graphic>
                </wp:inline>
              </w:drawing>
            </w:r>
            <w:r>
              <w:rPr>
                <w:rFonts w:cs="Arial"/>
                <w:sz w:val="16"/>
                <w:szCs w:val="16"/>
                <w:vertAlign w:val="subscript"/>
                <w:lang w:val="de-DE" w:eastAsia="ja-JP"/>
              </w:rPr>
              <w:t>/446</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0x3</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0x9</w:t>
            </w:r>
            <w:r>
              <w:rPr>
                <w:rFonts w:cs="Arial"/>
                <w:vertAlign w:val="superscript"/>
                <w:lang w:val="de-DE"/>
              </w:rPr>
              <w:t>‡</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noProof/>
                <w:sz w:val="24"/>
              </w:rPr>
            </w:pPr>
            <w:r>
              <w:rPr>
                <w:noProof/>
                <w:sz w:val="24"/>
              </w:rPr>
              <w:drawing>
                <wp:inline distT="0" distB="0" distL="0" distR="0">
                  <wp:extent cx="304800" cy="304800"/>
                  <wp:effectExtent l="0" t="0" r="0" b="0"/>
                  <wp:docPr id="2060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noProof/>
                <w:sz w:val="24"/>
              </w:rPr>
              <w:t xml:space="preserve">(Non-Hotkey) or </w:t>
            </w:r>
            <w:r>
              <w:rPr>
                <w:rFonts w:cs="Arial"/>
                <w:noProof/>
                <w:sz w:val="16"/>
                <w:szCs w:val="16"/>
                <w:vertAlign w:val="subscript"/>
              </w:rPr>
              <w:drawing>
                <wp:inline distT="0" distB="0" distL="0" distR="0">
                  <wp:extent cx="304800" cy="304800"/>
                  <wp:effectExtent l="0" t="0" r="0" b="0"/>
                  <wp:docPr id="20609" name="Picture 51"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descr="Ein Bild, das ClipArt enthält.&#10;&#10;Automatisch generierte Beschreibung"/>
                          <pic:cNvPicPr>
                            <a:picLocks noChangeAspect="1" noChangeArrowheads="1"/>
                          </pic:cNvPicPr>
                        </pic:nvPicPr>
                        <pic:blipFill>
                          <a:blip r:embed="rId55" cstate="print">
                            <a:extLst>
                              <a:ext uri="{28A0092B-C50C-407E-A947-70E740481C1C}">
                                <a14:useLocalDpi xmlns:a14="http://schemas.microsoft.com/office/drawing/2010/main" val="0"/>
                              </a:ext>
                            </a:extLst>
                          </a:blip>
                          <a:srcRect l="-3847" t="-3847" r="-3847" b="-3847"/>
                          <a:stretch>
                            <a:fillRect/>
                          </a:stretch>
                        </pic:blipFill>
                        <pic:spPr bwMode="auto">
                          <a:xfrm>
                            <a:off x="0" y="0"/>
                            <a:ext cx="304800" cy="304800"/>
                          </a:xfrm>
                          <a:prstGeom prst="rect">
                            <a:avLst/>
                          </a:prstGeom>
                          <a:noFill/>
                          <a:ln>
                            <a:noFill/>
                          </a:ln>
                        </pic:spPr>
                      </pic:pic>
                    </a:graphicData>
                  </a:graphic>
                </wp:inline>
              </w:drawing>
            </w:r>
            <w:r>
              <w:rPr>
                <w:noProof/>
                <w:sz w:val="24"/>
              </w:rPr>
              <w:t xml:space="preserve"> (Hotkey)</w:t>
            </w:r>
            <w:r>
              <w:rPr>
                <w:rFonts w:cs="Arial"/>
                <w:sz w:val="16"/>
                <w:szCs w:val="16"/>
                <w:vertAlign w:val="subscript"/>
                <w:lang w:val="de-DE" w:eastAsia="ja-JP"/>
              </w:rPr>
              <w:t xml:space="preserve"> /447</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rFonts w:cs="Arial"/>
                <w:sz w:val="24"/>
                <w:lang w:val="de-DE" w:eastAsia="ja-JP"/>
              </w:rPr>
            </w:pPr>
            <w:r>
              <w:rPr>
                <w:noProof/>
                <w:sz w:val="24"/>
              </w:rPr>
              <w:drawing>
                <wp:inline distT="0" distB="0" distL="0" distR="0">
                  <wp:extent cx="238125" cy="257175"/>
                  <wp:effectExtent l="0" t="0" r="9525" b="9525"/>
                  <wp:docPr id="2061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inline>
              </w:drawing>
            </w:r>
            <w:r>
              <w:rPr>
                <w:rFonts w:cs="Arial"/>
                <w:sz w:val="16"/>
                <w:szCs w:val="16"/>
                <w:vertAlign w:val="subscript"/>
                <w:lang w:val="de-DE" w:eastAsia="ja-JP"/>
              </w:rPr>
              <w:t>/110</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0x4</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rFonts w:cs="Arial"/>
                <w:sz w:val="24"/>
                <w:lang w:val="de-DE" w:eastAsia="ja-JP"/>
              </w:rPr>
            </w:pPr>
            <w:r>
              <w:rPr>
                <w:noProof/>
                <w:sz w:val="24"/>
              </w:rPr>
              <w:drawing>
                <wp:inline distT="0" distB="0" distL="0" distR="0">
                  <wp:extent cx="285750" cy="295275"/>
                  <wp:effectExtent l="0" t="0" r="0" b="9525"/>
                  <wp:docPr id="206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5750" cy="295275"/>
                          </a:xfrm>
                          <a:prstGeom prst="rect">
                            <a:avLst/>
                          </a:prstGeom>
                          <a:noFill/>
                          <a:ln>
                            <a:noFill/>
                          </a:ln>
                        </pic:spPr>
                      </pic:pic>
                    </a:graphicData>
                  </a:graphic>
                </wp:inline>
              </w:drawing>
            </w:r>
            <w:r>
              <w:rPr>
                <w:rFonts w:cs="Arial"/>
                <w:sz w:val="16"/>
                <w:szCs w:val="16"/>
                <w:vertAlign w:val="subscript"/>
                <w:lang w:val="de-DE" w:eastAsia="ja-JP"/>
              </w:rPr>
              <w:t>/111</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0x0</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noProof/>
                <w:sz w:val="24"/>
              </w:rPr>
            </w:pPr>
            <w:r>
              <w:rPr>
                <w:rFonts w:cs="Arial"/>
                <w:noProof/>
                <w:sz w:val="24"/>
              </w:rPr>
              <w:drawing>
                <wp:inline distT="0" distB="0" distL="0" distR="0">
                  <wp:extent cx="238125" cy="266700"/>
                  <wp:effectExtent l="0" t="0" r="9525" b="0"/>
                  <wp:docPr id="2061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125" cy="266700"/>
                          </a:xfrm>
                          <a:prstGeom prst="rect">
                            <a:avLst/>
                          </a:prstGeom>
                          <a:noFill/>
                          <a:ln>
                            <a:noFill/>
                          </a:ln>
                        </pic:spPr>
                      </pic:pic>
                    </a:graphicData>
                  </a:graphic>
                </wp:inline>
              </w:drawing>
            </w:r>
            <w:r>
              <w:rPr>
                <w:rFonts w:cs="Arial"/>
                <w:sz w:val="16"/>
                <w:szCs w:val="16"/>
                <w:vertAlign w:val="subscript"/>
                <w:lang w:val="de-DE" w:eastAsia="ja-JP"/>
              </w:rPr>
              <w:t>/112</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p w:rsidR="00B95021" w:rsidRDefault="00935523">
            <w:pPr>
              <w:jc w:val="center"/>
              <w:rPr>
                <w:sz w:val="16"/>
                <w:szCs w:val="16"/>
                <w:lang w:val="de-DE"/>
              </w:rPr>
            </w:pPr>
            <w:r>
              <w:rPr>
                <w:sz w:val="16"/>
                <w:szCs w:val="16"/>
                <w:lang w:val="de-DE"/>
              </w:rPr>
              <w:t>0xE</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noProof/>
                <w:sz w:val="24"/>
              </w:rPr>
            </w:pPr>
            <w:r>
              <w:rPr>
                <w:noProof/>
                <w:sz w:val="24"/>
              </w:rPr>
              <w:t>With fill %*</w:t>
            </w:r>
            <w:r>
              <w:rPr>
                <w:rFonts w:cs="Arial"/>
                <w:sz w:val="16"/>
                <w:szCs w:val="16"/>
                <w:vertAlign w:val="subscript"/>
                <w:lang w:val="de-DE" w:eastAsia="ja-JP"/>
              </w:rPr>
              <w:t>/112</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0xF</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noProof/>
                <w:sz w:val="24"/>
              </w:rPr>
            </w:pPr>
            <w:r>
              <w:rPr>
                <w:noProof/>
              </w:rPr>
              <w:drawing>
                <wp:inline distT="0" distB="0" distL="0" distR="0">
                  <wp:extent cx="180975" cy="209550"/>
                  <wp:effectExtent l="0" t="0" r="9525" b="0"/>
                  <wp:docPr id="2061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209550"/>
                          </a:xfrm>
                          <a:prstGeom prst="rect">
                            <a:avLst/>
                          </a:prstGeom>
                          <a:noFill/>
                          <a:ln>
                            <a:noFill/>
                          </a:ln>
                        </pic:spPr>
                      </pic:pic>
                    </a:graphicData>
                  </a:graphic>
                </wp:inline>
              </w:drawing>
            </w:r>
            <w:r>
              <w:rPr>
                <w:rFonts w:cs="Arial"/>
                <w:sz w:val="16"/>
                <w:szCs w:val="16"/>
                <w:vertAlign w:val="subscript"/>
                <w:lang w:val="de-DE" w:eastAsia="ja-JP"/>
              </w:rPr>
              <w:t>/112</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rFonts w:cs="Arial"/>
                <w:sz w:val="24"/>
                <w:lang w:val="de-DE" w:eastAsia="ja-JP"/>
              </w:rPr>
            </w:pPr>
            <w:r>
              <w:rPr>
                <w:rFonts w:cs="Arial"/>
                <w:noProof/>
                <w:sz w:val="24"/>
              </w:rPr>
              <w:drawing>
                <wp:inline distT="0" distB="0" distL="0" distR="0">
                  <wp:extent cx="266700" cy="266700"/>
                  <wp:effectExtent l="0" t="0" r="0" b="0"/>
                  <wp:docPr id="20614" name="Picture 46"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info"/>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Pr>
                <w:rFonts w:cs="Arial"/>
                <w:sz w:val="16"/>
                <w:szCs w:val="16"/>
                <w:vertAlign w:val="subscript"/>
                <w:lang w:val="de-DE" w:eastAsia="ja-JP"/>
              </w:rPr>
              <w:t>/256</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0x6</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rFonts w:cs="Arial"/>
                <w:sz w:val="24"/>
                <w:lang w:val="de-DE" w:eastAsia="ja-JP"/>
              </w:rPr>
            </w:pPr>
            <w:r>
              <w:rPr>
                <w:noProof/>
                <w:sz w:val="24"/>
              </w:rPr>
              <w:drawing>
                <wp:inline distT="0" distB="0" distL="0" distR="0">
                  <wp:extent cx="238125" cy="257175"/>
                  <wp:effectExtent l="0" t="0" r="9525" b="9525"/>
                  <wp:docPr id="2061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inline>
              </w:drawing>
            </w:r>
            <w:r>
              <w:rPr>
                <w:rFonts w:cs="Arial"/>
                <w:sz w:val="16"/>
                <w:szCs w:val="16"/>
                <w:vertAlign w:val="subscript"/>
                <w:lang w:val="de-DE" w:eastAsia="ja-JP"/>
              </w:rPr>
              <w:t>/115</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0x7</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rFonts w:cs="Arial"/>
                <w:sz w:val="24"/>
                <w:lang w:val="de-DE" w:eastAsia="ja-JP"/>
              </w:rPr>
            </w:pPr>
            <w:r>
              <w:rPr>
                <w:noProof/>
                <w:sz w:val="24"/>
              </w:rPr>
              <w:drawing>
                <wp:inline distT="0" distB="0" distL="0" distR="0">
                  <wp:extent cx="276225" cy="238125"/>
                  <wp:effectExtent l="0" t="0" r="9525" b="9525"/>
                  <wp:docPr id="2061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Pr>
                <w:rFonts w:cs="Arial"/>
                <w:sz w:val="16"/>
                <w:szCs w:val="16"/>
                <w:vertAlign w:val="subscript"/>
                <w:lang w:val="de-DE" w:eastAsia="ja-JP"/>
              </w:rPr>
              <w:t>/116</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noProof/>
                <w:sz w:val="24"/>
              </w:rPr>
            </w:pPr>
            <w:r>
              <w:rPr>
                <w:rFonts w:cs="Arial"/>
                <w:noProof/>
                <w:sz w:val="24"/>
              </w:rPr>
              <w:drawing>
                <wp:inline distT="0" distB="0" distL="0" distR="0">
                  <wp:extent cx="304800" cy="106680"/>
                  <wp:effectExtent l="0" t="0" r="0" b="7620"/>
                  <wp:docPr id="2061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0" cy="106680"/>
                          </a:xfrm>
                          <a:prstGeom prst="rect">
                            <a:avLst/>
                          </a:prstGeom>
                          <a:noFill/>
                          <a:ln>
                            <a:noFill/>
                          </a:ln>
                        </pic:spPr>
                      </pic:pic>
                    </a:graphicData>
                  </a:graphic>
                </wp:inline>
              </w:drawing>
            </w:r>
            <w:r>
              <w:rPr>
                <w:noProof/>
                <w:sz w:val="24"/>
              </w:rPr>
              <w:drawing>
                <wp:inline distT="0" distB="0" distL="0" distR="0">
                  <wp:extent cx="180975" cy="200025"/>
                  <wp:effectExtent l="0" t="0" r="9525" b="9525"/>
                  <wp:docPr id="2061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r>
              <w:rPr>
                <w:noProof/>
                <w:sz w:val="24"/>
              </w:rPr>
              <w:t>(Manual)</w:t>
            </w:r>
          </w:p>
          <w:p w:rsidR="00B95021" w:rsidRDefault="00935523" w:rsidP="00CC6E4C">
            <w:pPr>
              <w:jc w:val="center"/>
              <w:rPr>
                <w:rFonts w:cs="Arial"/>
                <w:sz w:val="24"/>
                <w:lang w:val="de-DE" w:eastAsia="ja-JP"/>
              </w:rPr>
            </w:pPr>
            <w:r>
              <w:rPr>
                <w:noProof/>
                <w:sz w:val="24"/>
              </w:rPr>
              <w:t xml:space="preserve">or </w:t>
            </w:r>
            <w:r>
              <w:rPr>
                <w:noProof/>
                <w:sz w:val="24"/>
              </w:rPr>
              <w:drawing>
                <wp:inline distT="0" distB="0" distL="0" distR="0">
                  <wp:extent cx="238125" cy="247650"/>
                  <wp:effectExtent l="0" t="0" r="9525" b="0"/>
                  <wp:docPr id="2061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r>
              <w:rPr>
                <w:noProof/>
                <w:sz w:val="24"/>
              </w:rPr>
              <w:t>(Auto)</w:t>
            </w:r>
            <w:r>
              <w:rPr>
                <w:rFonts w:cs="Arial"/>
                <w:sz w:val="16"/>
                <w:szCs w:val="16"/>
                <w:vertAlign w:val="subscript"/>
                <w:lang w:val="de-DE" w:eastAsia="ja-JP"/>
              </w:rPr>
              <w:t xml:space="preserve"> /117</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rFonts w:cs="Arial"/>
                <w:sz w:val="24"/>
                <w:lang w:val="de-DE" w:eastAsia="ja-JP"/>
              </w:rPr>
            </w:pPr>
            <w:r>
              <w:rPr>
                <w:rFonts w:cs="Arial"/>
                <w:noProof/>
                <w:sz w:val="24"/>
              </w:rPr>
              <w:drawing>
                <wp:inline distT="0" distB="0" distL="0" distR="0">
                  <wp:extent cx="266700" cy="266700"/>
                  <wp:effectExtent l="0" t="0" r="0" b="0"/>
                  <wp:docPr id="20620" name="Picture 255"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info"/>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Pr>
                <w:rFonts w:cs="Arial"/>
                <w:sz w:val="16"/>
                <w:szCs w:val="16"/>
                <w:vertAlign w:val="subscript"/>
                <w:lang w:val="de-DE" w:eastAsia="ja-JP"/>
              </w:rPr>
              <w:t>/267</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0x4</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rFonts w:cs="Arial"/>
                <w:noProof/>
                <w:sz w:val="24"/>
              </w:rPr>
            </w:pPr>
            <w:r>
              <w:rPr>
                <w:rFonts w:cs="Arial"/>
                <w:noProof/>
                <w:sz w:val="24"/>
              </w:rPr>
              <w:drawing>
                <wp:inline distT="0" distB="0" distL="0" distR="0">
                  <wp:extent cx="266700" cy="266700"/>
                  <wp:effectExtent l="0" t="0" r="0" b="0"/>
                  <wp:docPr id="20621" name="Picture 254"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fo"/>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Pr>
                <w:rFonts w:cs="Arial"/>
                <w:sz w:val="16"/>
                <w:szCs w:val="16"/>
                <w:vertAlign w:val="subscript"/>
                <w:lang w:val="de-DE" w:eastAsia="ja-JP"/>
              </w:rPr>
              <w:t>/448</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noProof/>
                <w:sz w:val="24"/>
              </w:rPr>
            </w:pPr>
            <w:r>
              <w:rPr>
                <w:noProof/>
                <w:sz w:val="24"/>
              </w:rPr>
              <w:drawing>
                <wp:inline distT="0" distB="0" distL="0" distR="0">
                  <wp:extent cx="295275" cy="304800"/>
                  <wp:effectExtent l="0" t="0" r="9525" b="0"/>
                  <wp:docPr id="20622"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Pr>
                <w:rFonts w:cs="Arial"/>
                <w:sz w:val="16"/>
                <w:szCs w:val="16"/>
                <w:vertAlign w:val="subscript"/>
                <w:lang w:val="de-DE" w:eastAsia="ja-JP"/>
              </w:rPr>
              <w:t>/118</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0x4</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noProof/>
                <w:sz w:val="24"/>
              </w:rPr>
            </w:pPr>
            <w:r>
              <w:rPr>
                <w:noProof/>
                <w:sz w:val="24"/>
              </w:rPr>
              <w:drawing>
                <wp:inline distT="0" distB="0" distL="0" distR="0">
                  <wp:extent cx="295275" cy="304800"/>
                  <wp:effectExtent l="0" t="0" r="9525" b="0"/>
                  <wp:docPr id="20623"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Pr>
                <w:rFonts w:cs="Arial"/>
                <w:sz w:val="16"/>
                <w:szCs w:val="16"/>
                <w:vertAlign w:val="subscript"/>
                <w:lang w:val="de-DE" w:eastAsia="ja-JP"/>
              </w:rPr>
              <w:t>/449</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0x7</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noProof/>
                <w:sz w:val="24"/>
              </w:rPr>
            </w:pPr>
            <w:r>
              <w:rPr>
                <w:noProof/>
                <w:sz w:val="24"/>
              </w:rPr>
              <w:drawing>
                <wp:inline distT="0" distB="0" distL="0" distR="0">
                  <wp:extent cx="295275" cy="304800"/>
                  <wp:effectExtent l="0" t="0" r="9525" b="0"/>
                  <wp:docPr id="20624"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Pr>
                <w:rFonts w:cs="Arial"/>
                <w:sz w:val="16"/>
                <w:szCs w:val="16"/>
                <w:vertAlign w:val="subscript"/>
                <w:lang w:val="de-DE" w:eastAsia="ja-JP"/>
              </w:rPr>
              <w:t>/450</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0x7</w:t>
            </w:r>
            <w:r>
              <w:rPr>
                <w:rFonts w:cs="Arial"/>
                <w:vertAlign w:val="superscript"/>
                <w:lang w:val="de-DE"/>
              </w:rPr>
              <w:t>‡</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noProof/>
                <w:sz w:val="24"/>
              </w:rPr>
            </w:pPr>
            <w:r>
              <w:rPr>
                <w:noProof/>
                <w:sz w:val="24"/>
              </w:rPr>
              <w:drawing>
                <wp:inline distT="0" distB="0" distL="0" distR="0">
                  <wp:extent cx="304800" cy="170180"/>
                  <wp:effectExtent l="0" t="0" r="0" b="1270"/>
                  <wp:docPr id="20625"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304800" cy="170180"/>
                          </a:xfrm>
                          <a:prstGeom prst="rect">
                            <a:avLst/>
                          </a:prstGeom>
                          <a:noFill/>
                          <a:ln>
                            <a:noFill/>
                          </a:ln>
                        </pic:spPr>
                      </pic:pic>
                    </a:graphicData>
                  </a:graphic>
                </wp:inline>
              </w:drawing>
            </w:r>
            <w:r>
              <w:rPr>
                <w:rFonts w:cs="Arial"/>
                <w:sz w:val="16"/>
                <w:szCs w:val="16"/>
                <w:vertAlign w:val="subscript"/>
                <w:lang w:val="de-DE" w:eastAsia="ja-JP"/>
              </w:rPr>
              <w:t>/452</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0x7</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r>
              <w:rPr>
                <w:rFonts w:cs="Arial"/>
                <w:vertAlign w:val="superscript"/>
                <w:lang w:val="de-DE"/>
              </w:rPr>
              <w:t>‡</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noProof/>
                <w:sz w:val="24"/>
              </w:rPr>
            </w:pPr>
            <w:r>
              <w:rPr>
                <w:noProof/>
                <w:sz w:val="24"/>
              </w:rPr>
              <w:drawing>
                <wp:inline distT="0" distB="0" distL="0" distR="0">
                  <wp:extent cx="304800" cy="288925"/>
                  <wp:effectExtent l="0" t="0" r="0" b="0"/>
                  <wp:docPr id="20626"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0" cy="288925"/>
                          </a:xfrm>
                          <a:prstGeom prst="rect">
                            <a:avLst/>
                          </a:prstGeom>
                          <a:noFill/>
                          <a:ln>
                            <a:noFill/>
                          </a:ln>
                        </pic:spPr>
                      </pic:pic>
                    </a:graphicData>
                  </a:graphic>
                </wp:inline>
              </w:drawing>
            </w:r>
            <w:r>
              <w:rPr>
                <w:rFonts w:cs="Arial"/>
                <w:sz w:val="16"/>
                <w:szCs w:val="16"/>
                <w:vertAlign w:val="subscript"/>
                <w:lang w:val="de-DE" w:eastAsia="ja-JP"/>
              </w:rPr>
              <w:t>/453</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0x3</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r>
              <w:rPr>
                <w:rFonts w:cs="Arial"/>
                <w:vertAlign w:val="superscript"/>
                <w:lang w:val="de-DE"/>
              </w:rPr>
              <w:t>‡</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noProof/>
                <w:sz w:val="24"/>
              </w:rPr>
            </w:pPr>
            <w:r>
              <w:rPr>
                <w:noProof/>
                <w:sz w:val="24"/>
              </w:rPr>
              <w:drawing>
                <wp:inline distT="0" distB="0" distL="0" distR="0">
                  <wp:extent cx="304800" cy="304800"/>
                  <wp:effectExtent l="0" t="0" r="0" b="0"/>
                  <wp:docPr id="20627"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noProof/>
                <w:sz w:val="24"/>
              </w:rPr>
              <w:t xml:space="preserve">(Non-Hotkey) or </w:t>
            </w:r>
            <w:r>
              <w:rPr>
                <w:rFonts w:cs="Arial"/>
                <w:noProof/>
                <w:sz w:val="16"/>
                <w:szCs w:val="16"/>
                <w:vertAlign w:val="subscript"/>
              </w:rPr>
              <w:drawing>
                <wp:inline distT="0" distB="0" distL="0" distR="0">
                  <wp:extent cx="304800" cy="304800"/>
                  <wp:effectExtent l="0" t="0" r="0" b="0"/>
                  <wp:docPr id="20628" name="Picture 247"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descr="Ein Bild, das ClipArt enthält.&#10;&#10;Automatisch generierte Beschreibung"/>
                          <pic:cNvPicPr>
                            <a:picLocks noChangeAspect="1" noChangeArrowheads="1"/>
                          </pic:cNvPicPr>
                        </pic:nvPicPr>
                        <pic:blipFill>
                          <a:blip r:embed="rId55" cstate="print">
                            <a:extLst>
                              <a:ext uri="{28A0092B-C50C-407E-A947-70E740481C1C}">
                                <a14:useLocalDpi xmlns:a14="http://schemas.microsoft.com/office/drawing/2010/main" val="0"/>
                              </a:ext>
                            </a:extLst>
                          </a:blip>
                          <a:srcRect l="-3847" t="-3847" r="-3847" b="-3847"/>
                          <a:stretch>
                            <a:fillRect/>
                          </a:stretch>
                        </pic:blipFill>
                        <pic:spPr bwMode="auto">
                          <a:xfrm>
                            <a:off x="0" y="0"/>
                            <a:ext cx="304800" cy="304800"/>
                          </a:xfrm>
                          <a:prstGeom prst="rect">
                            <a:avLst/>
                          </a:prstGeom>
                          <a:noFill/>
                          <a:ln>
                            <a:noFill/>
                          </a:ln>
                        </pic:spPr>
                      </pic:pic>
                    </a:graphicData>
                  </a:graphic>
                </wp:inline>
              </w:drawing>
            </w:r>
            <w:r>
              <w:rPr>
                <w:noProof/>
                <w:sz w:val="24"/>
              </w:rPr>
              <w:t xml:space="preserve"> (Hotkey)</w:t>
            </w:r>
            <w:r>
              <w:rPr>
                <w:rFonts w:cs="Arial"/>
                <w:sz w:val="16"/>
                <w:szCs w:val="16"/>
                <w:vertAlign w:val="subscript"/>
                <w:lang w:val="de-DE" w:eastAsia="ja-JP"/>
              </w:rPr>
              <w:t xml:space="preserve"> /454</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0x3</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noProof/>
                <w:sz w:val="24"/>
              </w:rPr>
            </w:pPr>
            <w:r>
              <w:rPr>
                <w:noProof/>
                <w:sz w:val="24"/>
              </w:rPr>
              <w:drawing>
                <wp:inline distT="0" distB="0" distL="0" distR="0">
                  <wp:extent cx="304800" cy="170180"/>
                  <wp:effectExtent l="0" t="0" r="0" b="1270"/>
                  <wp:docPr id="20629"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304800" cy="170180"/>
                          </a:xfrm>
                          <a:prstGeom prst="rect">
                            <a:avLst/>
                          </a:prstGeom>
                          <a:noFill/>
                          <a:ln>
                            <a:noFill/>
                          </a:ln>
                        </pic:spPr>
                      </pic:pic>
                    </a:graphicData>
                  </a:graphic>
                </wp:inline>
              </w:drawing>
            </w:r>
            <w:r>
              <w:rPr>
                <w:rFonts w:cs="Arial"/>
                <w:sz w:val="16"/>
                <w:szCs w:val="16"/>
                <w:vertAlign w:val="subscript"/>
                <w:lang w:val="de-DE" w:eastAsia="ja-JP"/>
              </w:rPr>
              <w:t>/514</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6996" w:type="dxa"/>
            <w:gridSpan w:val="16"/>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lang w:val="de-DE" w:eastAsia="ja-JP"/>
              </w:rPr>
            </w:pPr>
            <w:r>
              <w:rPr>
                <w:lang w:val="de-DE"/>
              </w:rPr>
              <w:t>All Other Cases</w:t>
            </w:r>
          </w:p>
        </w:tc>
        <w:tc>
          <w:tcPr>
            <w:tcW w:w="2358"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24"/>
                <w:lang w:eastAsia="ja-JP"/>
              </w:rPr>
            </w:pPr>
            <w:r>
              <w:rPr>
                <w:sz w:val="24"/>
              </w:rPr>
              <w:t>Blank (Do not show Symbol3)</w:t>
            </w:r>
          </w:p>
        </w:tc>
      </w:tr>
    </w:tbl>
    <w:p w:rsidR="00B95021" w:rsidRDefault="00935523" w:rsidP="003A06AB">
      <w:pPr>
        <w:jc w:val="center"/>
        <w:rPr>
          <w:sz w:val="16"/>
          <w:szCs w:val="16"/>
          <w:u w:val="single"/>
        </w:rPr>
      </w:pPr>
    </w:p>
    <w:p w:rsidR="00B95021" w:rsidRDefault="00935523" w:rsidP="003A06AB">
      <w:pPr>
        <w:jc w:val="center"/>
        <w:rPr>
          <w:sz w:val="16"/>
          <w:szCs w:val="16"/>
          <w:u w:val="single"/>
        </w:rPr>
      </w:pPr>
    </w:p>
    <w:p w:rsidR="003A06AB" w:rsidRDefault="00935523" w:rsidP="003A06AB">
      <w:pPr>
        <w:jc w:val="center"/>
        <w:rPr>
          <w:sz w:val="16"/>
          <w:szCs w:val="16"/>
        </w:rPr>
      </w:pPr>
      <w:r>
        <w:rPr>
          <w:sz w:val="16"/>
          <w:szCs w:val="16"/>
          <w:u w:val="single"/>
        </w:rPr>
        <w:t>R</w:t>
      </w:r>
      <w:r>
        <w:rPr>
          <w:sz w:val="16"/>
          <w:szCs w:val="16"/>
        </w:rPr>
        <w:t xml:space="preserve">everse </w:t>
      </w:r>
      <w:r>
        <w:rPr>
          <w:sz w:val="16"/>
          <w:szCs w:val="16"/>
          <w:u w:val="single"/>
        </w:rPr>
        <w:t>V</w:t>
      </w:r>
      <w:r>
        <w:rPr>
          <w:sz w:val="16"/>
          <w:szCs w:val="16"/>
        </w:rPr>
        <w:t xml:space="preserve">ideo </w:t>
      </w:r>
      <w:r>
        <w:rPr>
          <w:sz w:val="16"/>
          <w:szCs w:val="16"/>
          <w:u w:val="single"/>
        </w:rPr>
        <w:t>C</w:t>
      </w:r>
      <w:r>
        <w:rPr>
          <w:sz w:val="16"/>
          <w:szCs w:val="16"/>
        </w:rPr>
        <w:t xml:space="preserve">amera with </w:t>
      </w:r>
      <w:r>
        <w:rPr>
          <w:sz w:val="16"/>
          <w:szCs w:val="16"/>
          <w:u w:val="single"/>
        </w:rPr>
        <w:t>A</w:t>
      </w:r>
      <w:r>
        <w:rPr>
          <w:sz w:val="16"/>
          <w:szCs w:val="16"/>
        </w:rPr>
        <w:t xml:space="preserve">ctive </w:t>
      </w:r>
      <w:r>
        <w:rPr>
          <w:sz w:val="16"/>
          <w:szCs w:val="16"/>
          <w:u w:val="single"/>
        </w:rPr>
        <w:t>P</w:t>
      </w:r>
      <w:r>
        <w:rPr>
          <w:sz w:val="16"/>
          <w:szCs w:val="16"/>
        </w:rPr>
        <w:t xml:space="preserve">ark </w:t>
      </w:r>
      <w:r>
        <w:rPr>
          <w:sz w:val="16"/>
          <w:szCs w:val="16"/>
          <w:u w:val="single"/>
        </w:rPr>
        <w:t>A</w:t>
      </w:r>
      <w:r>
        <w:rPr>
          <w:sz w:val="16"/>
          <w:szCs w:val="16"/>
        </w:rPr>
        <w:t xml:space="preserve">ssist (APA) and </w:t>
      </w:r>
      <w:r>
        <w:rPr>
          <w:sz w:val="16"/>
          <w:szCs w:val="16"/>
          <w:u w:val="single"/>
        </w:rPr>
        <w:t>P</w:t>
      </w:r>
      <w:r>
        <w:rPr>
          <w:sz w:val="16"/>
          <w:szCs w:val="16"/>
        </w:rPr>
        <w:t xml:space="preserve">ark </w:t>
      </w:r>
      <w:r>
        <w:rPr>
          <w:sz w:val="16"/>
          <w:szCs w:val="16"/>
          <w:u w:val="single"/>
        </w:rPr>
        <w:t>D</w:t>
      </w:r>
      <w:r>
        <w:rPr>
          <w:sz w:val="16"/>
          <w:szCs w:val="16"/>
        </w:rPr>
        <w:t xml:space="preserve">istance </w:t>
      </w:r>
      <w:r>
        <w:rPr>
          <w:sz w:val="16"/>
          <w:szCs w:val="16"/>
          <w:u w:val="single"/>
        </w:rPr>
        <w:t>C</w:t>
      </w:r>
      <w:r>
        <w:rPr>
          <w:sz w:val="16"/>
          <w:szCs w:val="16"/>
        </w:rPr>
        <w:t>ontrol (PDC) Positional Symbol3</w:t>
      </w:r>
    </w:p>
    <w:p w:rsidR="003A06AB" w:rsidRDefault="00935523" w:rsidP="003A06AB">
      <w:pPr>
        <w:jc w:val="center"/>
        <w:rPr>
          <w:sz w:val="16"/>
          <w:szCs w:val="16"/>
        </w:rPr>
      </w:pPr>
      <w:r>
        <w:rPr>
          <w:sz w:val="16"/>
          <w:szCs w:val="16"/>
        </w:rPr>
        <w:t>*Fill % represents arrow with empty/full ratio of ApaTrgtDist_D_Stat/15. Arrow will start to reveal the background starting at the tail and unfilling toward the direction of arrow as the values</w:t>
      </w:r>
      <w:r>
        <w:rPr>
          <w:sz w:val="16"/>
          <w:szCs w:val="16"/>
        </w:rPr>
        <w:t xml:space="preserve"> increase toward 0xF.</w:t>
      </w:r>
    </w:p>
    <w:p w:rsidR="003A06AB" w:rsidRDefault="00935523" w:rsidP="003A06AB">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3A06AB" w:rsidRDefault="00935523" w:rsidP="003A06AB">
      <w:r>
        <w:rPr>
          <w:rFonts w:cs="Arial"/>
        </w:rPr>
        <w:t>‡ -</w:t>
      </w:r>
      <w:r>
        <w:rPr>
          <w:sz w:val="16"/>
          <w:szCs w:val="16"/>
        </w:rPr>
        <w:t xml:space="preserve"> Only if supported by the implementing program</w:t>
      </w:r>
      <w:r>
        <w:rPr>
          <w:sz w:val="16"/>
          <w:szCs w:val="16"/>
        </w:rPr>
        <w:t xml:space="preserve"> as per REQ-130570. If not supported but required by signal processing tables, treat as data 0x1.</w:t>
      </w:r>
    </w:p>
    <w:p w:rsidR="003A06AB" w:rsidRDefault="00935523" w:rsidP="00673EF7">
      <w:pPr>
        <w:jc w:val="center"/>
        <w:rPr>
          <w:b/>
        </w:rPr>
      </w:pPr>
    </w:p>
    <w:p w:rsidR="003A06AB" w:rsidRDefault="00935523" w:rsidP="00673EF7">
      <w:pPr>
        <w:jc w:val="center"/>
        <w:rPr>
          <w:b/>
        </w:rPr>
      </w:pPr>
    </w:p>
    <w:p w:rsidR="00673EF7" w:rsidRDefault="00935523" w:rsidP="00673EF7">
      <w:pPr>
        <w:jc w:val="center"/>
        <w:rPr>
          <w:b/>
        </w:rPr>
      </w:pPr>
      <w:r>
        <w:rPr>
          <w:b/>
        </w:rPr>
        <w:t>8” (or equivalent) displays (FNVx only)</w:t>
      </w:r>
    </w:p>
    <w:tbl>
      <w:tblPr>
        <w:tblStyle w:val="TableGrid"/>
        <w:tblW w:w="10050" w:type="dxa"/>
        <w:jc w:val="center"/>
        <w:tblLayout w:type="fixed"/>
        <w:tblLook w:val="04A0" w:firstRow="1" w:lastRow="0" w:firstColumn="1" w:lastColumn="0" w:noHBand="0" w:noVBand="1"/>
      </w:tblPr>
      <w:tblGrid>
        <w:gridCol w:w="696"/>
        <w:gridCol w:w="474"/>
        <w:gridCol w:w="474"/>
        <w:gridCol w:w="474"/>
        <w:gridCol w:w="560"/>
        <w:gridCol w:w="578"/>
        <w:gridCol w:w="283"/>
        <w:gridCol w:w="284"/>
        <w:gridCol w:w="283"/>
        <w:gridCol w:w="567"/>
        <w:gridCol w:w="567"/>
        <w:gridCol w:w="567"/>
        <w:gridCol w:w="567"/>
        <w:gridCol w:w="567"/>
        <w:gridCol w:w="567"/>
        <w:gridCol w:w="567"/>
        <w:gridCol w:w="425"/>
        <w:gridCol w:w="1550"/>
      </w:tblGrid>
      <w:tr w:rsidR="00B95021" w:rsidTr="00B95021">
        <w:trPr>
          <w:cantSplit/>
          <w:trHeight w:val="1988"/>
          <w:tblHeader/>
          <w:jc w:val="center"/>
        </w:trPr>
        <w:tc>
          <w:tcPr>
            <w:tcW w:w="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95021" w:rsidRDefault="00935523">
            <w:pPr>
              <w:jc w:val="center"/>
              <w:rPr>
                <w:rFonts w:cs="Arial"/>
                <w:lang w:val="de-DE" w:eastAsia="ja-JP"/>
              </w:rPr>
            </w:pPr>
            <w:r>
              <w:rPr>
                <w:lang w:val="de-DE"/>
              </w:rPr>
              <w:t>Operational Mode</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95021" w:rsidRDefault="00935523">
            <w:pPr>
              <w:jc w:val="center"/>
              <w:rPr>
                <w:sz w:val="16"/>
                <w:szCs w:val="16"/>
                <w:lang w:val="de-DE"/>
              </w:rPr>
            </w:pPr>
            <w:r>
              <w:rPr>
                <w:sz w:val="16"/>
                <w:szCs w:val="16"/>
                <w:lang w:val="de-DE"/>
              </w:rPr>
              <w:t>Parking Assistance (Cfg)</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95021" w:rsidRDefault="00935523">
            <w:pPr>
              <w:jc w:val="center"/>
              <w:rPr>
                <w:rFonts w:cs="Arial"/>
                <w:sz w:val="16"/>
                <w:szCs w:val="16"/>
                <w:lang w:val="de-DE" w:eastAsia="ja-JP"/>
              </w:rPr>
            </w:pPr>
            <w:r>
              <w:rPr>
                <w:sz w:val="16"/>
                <w:szCs w:val="16"/>
                <w:lang w:val="de-DE"/>
              </w:rPr>
              <w:t>[ApaSys_D_Stat]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95021" w:rsidRDefault="00935523">
            <w:pPr>
              <w:jc w:val="center"/>
              <w:rPr>
                <w:rFonts w:cs="Arial"/>
                <w:sz w:val="16"/>
                <w:szCs w:val="16"/>
                <w:lang w:val="de-DE" w:eastAsia="ja-JP"/>
              </w:rPr>
            </w:pPr>
            <w:r>
              <w:rPr>
                <w:sz w:val="16"/>
                <w:szCs w:val="16"/>
                <w:lang w:val="de-DE"/>
              </w:rPr>
              <w:t>[ApaSteScanMde_D_Stat]</w:t>
            </w:r>
          </w:p>
        </w:tc>
        <w:tc>
          <w:tcPr>
            <w:tcW w:w="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95021" w:rsidRDefault="00935523">
            <w:pPr>
              <w:jc w:val="center"/>
              <w:rPr>
                <w:rFonts w:cs="Arial"/>
                <w:sz w:val="16"/>
                <w:szCs w:val="16"/>
                <w:lang w:val="de-DE" w:eastAsia="ja-JP"/>
              </w:rPr>
            </w:pPr>
            <w:r>
              <w:rPr>
                <w:sz w:val="16"/>
                <w:szCs w:val="16"/>
                <w:lang w:val="de-DE"/>
              </w:rPr>
              <w:t>[ApaActvSide2_D_Stat]</w:t>
            </w:r>
          </w:p>
        </w:tc>
        <w:tc>
          <w:tcPr>
            <w:tcW w:w="57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95021" w:rsidRDefault="00935523">
            <w:pPr>
              <w:jc w:val="center"/>
              <w:rPr>
                <w:rFonts w:cs="Arial"/>
                <w:sz w:val="16"/>
                <w:szCs w:val="16"/>
                <w:lang w:val="de-DE" w:eastAsia="ja-JP"/>
              </w:rPr>
            </w:pPr>
            <w:r>
              <w:rPr>
                <w:sz w:val="16"/>
                <w:szCs w:val="16"/>
                <w:lang w:val="de-DE"/>
              </w:rPr>
              <w:t>[ApaMde_D_Sta</w:t>
            </w:r>
            <w:r>
              <w:rPr>
                <w:sz w:val="16"/>
                <w:szCs w:val="16"/>
                <w:lang w:val="de-DE"/>
              </w:rPr>
              <w:t>t]</w:t>
            </w:r>
          </w:p>
        </w:tc>
        <w:tc>
          <w:tcPr>
            <w:tcW w:w="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95021" w:rsidRDefault="00935523">
            <w:pPr>
              <w:jc w:val="center"/>
              <w:rPr>
                <w:rFonts w:cs="Arial"/>
                <w:sz w:val="16"/>
                <w:szCs w:val="16"/>
                <w:lang w:val="de-DE" w:eastAsia="ja-JP"/>
              </w:rPr>
            </w:pPr>
            <w:r>
              <w:rPr>
                <w:sz w:val="16"/>
                <w:szCs w:val="16"/>
                <w:lang w:val="de-DE"/>
              </w:rPr>
              <w:t>[ApaSelSapp_D_Stat]</w:t>
            </w:r>
          </w:p>
        </w:tc>
        <w:tc>
          <w:tcPr>
            <w:tcW w:w="2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95021" w:rsidRDefault="00935523">
            <w:pPr>
              <w:jc w:val="center"/>
              <w:rPr>
                <w:rFonts w:cs="Arial"/>
                <w:sz w:val="16"/>
                <w:szCs w:val="16"/>
                <w:lang w:val="de-DE" w:eastAsia="ja-JP"/>
              </w:rPr>
            </w:pPr>
            <w:r>
              <w:rPr>
                <w:sz w:val="16"/>
                <w:szCs w:val="16"/>
                <w:lang w:val="de-DE"/>
              </w:rPr>
              <w:t>[ApaSelPpa_D_Stat]</w:t>
            </w:r>
          </w:p>
        </w:tc>
        <w:tc>
          <w:tcPr>
            <w:tcW w:w="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95021" w:rsidRDefault="00935523">
            <w:pPr>
              <w:jc w:val="center"/>
              <w:rPr>
                <w:rFonts w:cs="Arial"/>
                <w:sz w:val="16"/>
                <w:szCs w:val="16"/>
                <w:lang w:val="de-DE" w:eastAsia="ja-JP"/>
              </w:rPr>
            </w:pPr>
            <w:r>
              <w:rPr>
                <w:sz w:val="16"/>
                <w:szCs w:val="16"/>
                <w:lang w:val="de-DE"/>
              </w:rPr>
              <w:t>[ApaSelPoa_D_Stat]</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95021" w:rsidRDefault="00935523">
            <w:pPr>
              <w:jc w:val="center"/>
              <w:rPr>
                <w:rFonts w:cs="Arial"/>
                <w:sz w:val="16"/>
                <w:szCs w:val="16"/>
                <w:lang w:val="de-DE" w:eastAsia="ja-JP"/>
              </w:rPr>
            </w:pPr>
            <w:r>
              <w:rPr>
                <w:sz w:val="16"/>
                <w:szCs w:val="16"/>
                <w:lang w:val="de-DE"/>
              </w:rPr>
              <w:t>[ApaScan_D_Stat]</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95021" w:rsidRDefault="00935523">
            <w:pPr>
              <w:jc w:val="center"/>
              <w:rPr>
                <w:rFonts w:cs="Arial"/>
                <w:sz w:val="16"/>
                <w:szCs w:val="16"/>
                <w:lang w:val="de-DE" w:eastAsia="ja-JP"/>
              </w:rPr>
            </w:pPr>
            <w:r>
              <w:rPr>
                <w:sz w:val="16"/>
                <w:szCs w:val="16"/>
                <w:lang w:val="de-DE"/>
              </w:rPr>
              <w:t>[ApaLongCtl_D_RqDrv]</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95021" w:rsidRDefault="00935523">
            <w:pPr>
              <w:jc w:val="center"/>
              <w:rPr>
                <w:rFonts w:cs="Arial"/>
                <w:sz w:val="16"/>
                <w:szCs w:val="16"/>
                <w:lang w:val="de-DE" w:eastAsia="ja-JP"/>
              </w:rPr>
            </w:pPr>
            <w:r>
              <w:rPr>
                <w:sz w:val="16"/>
                <w:szCs w:val="16"/>
                <w:lang w:val="de-DE"/>
              </w:rPr>
              <w:t>[ApaGearShif_D_RqDrv]</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95021" w:rsidRDefault="00935523">
            <w:pPr>
              <w:jc w:val="center"/>
              <w:rPr>
                <w:rFonts w:cs="Arial"/>
                <w:sz w:val="16"/>
                <w:szCs w:val="16"/>
                <w:lang w:val="de-DE" w:eastAsia="ja-JP"/>
              </w:rPr>
            </w:pPr>
            <w:r>
              <w:rPr>
                <w:sz w:val="16"/>
                <w:szCs w:val="16"/>
                <w:lang w:val="de-DE"/>
              </w:rPr>
              <w:t>[ApaSteWhl_D_RqDrv]</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95021" w:rsidRDefault="00935523">
            <w:pPr>
              <w:jc w:val="center"/>
              <w:rPr>
                <w:rFonts w:cs="Arial"/>
                <w:sz w:val="16"/>
                <w:szCs w:val="16"/>
                <w:lang w:val="de-DE" w:eastAsia="ja-JP"/>
              </w:rPr>
            </w:pPr>
            <w:r>
              <w:rPr>
                <w:sz w:val="16"/>
                <w:szCs w:val="16"/>
                <w:lang w:val="de-DE"/>
              </w:rPr>
              <w:t>[ApaAcsy_D_RqDrv]</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95021" w:rsidRDefault="00935523">
            <w:pPr>
              <w:jc w:val="center"/>
              <w:rPr>
                <w:sz w:val="16"/>
                <w:szCs w:val="16"/>
                <w:lang w:val="de-DE"/>
              </w:rPr>
            </w:pPr>
            <w:r>
              <w:rPr>
                <w:sz w:val="16"/>
                <w:szCs w:val="16"/>
                <w:lang w:val="de-DE"/>
              </w:rPr>
              <w:t>[ApaTrgtDist_D_Stat]</w:t>
            </w:r>
            <w:r>
              <w:rPr>
                <w:rFonts w:cs="Arial"/>
                <w:vertAlign w:val="superscript"/>
                <w:lang w:val="de-DE"/>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95021" w:rsidRDefault="00935523">
            <w:pPr>
              <w:jc w:val="center"/>
              <w:rPr>
                <w:sz w:val="16"/>
                <w:szCs w:val="16"/>
                <w:lang w:val="de-DE"/>
              </w:rPr>
            </w:pPr>
            <w:r>
              <w:rPr>
                <w:sz w:val="16"/>
                <w:szCs w:val="16"/>
                <w:lang w:val="de-DE"/>
              </w:rPr>
              <w:t>[ApaMsgTxt_D_Rq]</w:t>
            </w:r>
            <w:r>
              <w:rPr>
                <w:rFonts w:cs="Arial"/>
                <w:vertAlign w:val="superscript"/>
                <w:lang w:val="de-DE"/>
              </w:rPr>
              <w:t xml:space="preserve"> ‡</w:t>
            </w:r>
          </w:p>
        </w:tc>
        <w:tc>
          <w:tcPr>
            <w:tcW w:w="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B95021" w:rsidRDefault="00935523">
            <w:pPr>
              <w:jc w:val="center"/>
              <w:rPr>
                <w:rFonts w:cs="Arial"/>
                <w:sz w:val="16"/>
                <w:szCs w:val="16"/>
                <w:lang w:val="de-DE" w:eastAsia="ja-JP"/>
              </w:rPr>
            </w:pPr>
            <w:r>
              <w:rPr>
                <w:sz w:val="16"/>
                <w:szCs w:val="16"/>
                <w:lang w:val="de-DE"/>
              </w:rPr>
              <w:t>[PrkAidMsgTxt_D_Rq]</w:t>
            </w:r>
          </w:p>
        </w:tc>
        <w:tc>
          <w:tcPr>
            <w:tcW w:w="15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95021" w:rsidRDefault="00935523">
            <w:pPr>
              <w:jc w:val="center"/>
              <w:rPr>
                <w:rFonts w:cs="Arial"/>
                <w:sz w:val="24"/>
                <w:lang w:val="de-DE" w:eastAsia="ja-JP"/>
              </w:rPr>
            </w:pPr>
            <w:r>
              <w:rPr>
                <w:sz w:val="24"/>
                <w:lang w:val="de-DE"/>
              </w:rPr>
              <w:t>Display HMI</w:t>
            </w:r>
            <w:r>
              <w:rPr>
                <w:sz w:val="16"/>
                <w:szCs w:val="16"/>
                <w:vertAlign w:val="subscript"/>
                <w:lang w:val="de-DE"/>
              </w:rPr>
              <w:t>/REF#</w:t>
            </w:r>
          </w:p>
        </w:tc>
      </w:tr>
      <w:tr w:rsidR="00B95021" w:rsidTr="00B95021">
        <w:trPr>
          <w:cantSplit/>
          <w:jc w:val="center"/>
        </w:trPr>
        <w:tc>
          <w:tcPr>
            <w:tcW w:w="696"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B95021" w:rsidRDefault="00935523">
            <w:pPr>
              <w:jc w:val="center"/>
              <w:rPr>
                <w:rFonts w:cs="Arial"/>
                <w:lang w:eastAsia="ja-JP"/>
              </w:rPr>
            </w:pPr>
            <w:r>
              <w:t>Run</w:t>
            </w:r>
          </w:p>
          <w:p w:rsidR="00B95021" w:rsidRDefault="00935523">
            <w:pPr>
              <w:jc w:val="center"/>
              <w:rPr>
                <w:rFonts w:cs="Arial"/>
                <w:lang w:eastAsia="ja-JP"/>
              </w:rPr>
            </w:pPr>
            <w:r>
              <w:t xml:space="preserve">(as per </w:t>
            </w:r>
            <w:r>
              <w:t>Operational Modes and Voltage Range Definition)</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0x2</w:t>
            </w:r>
          </w:p>
        </w:tc>
        <w:tc>
          <w:tcPr>
            <w:tcW w:w="56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rFonts w:cs="Arial"/>
                <w:sz w:val="24"/>
                <w:lang w:val="de-DE" w:eastAsia="ja-JP"/>
              </w:rPr>
            </w:pPr>
            <w:r>
              <w:rPr>
                <w:noProof/>
                <w:sz w:val="24"/>
              </w:rPr>
              <w:drawing>
                <wp:inline distT="0" distB="0" distL="0" distR="0">
                  <wp:extent cx="285750" cy="295275"/>
                  <wp:effectExtent l="0" t="0" r="0" b="9525"/>
                  <wp:docPr id="20630" name="Picture 20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5750" cy="295275"/>
                          </a:xfrm>
                          <a:prstGeom prst="rect">
                            <a:avLst/>
                          </a:prstGeom>
                          <a:noFill/>
                          <a:ln>
                            <a:noFill/>
                          </a:ln>
                        </pic:spPr>
                      </pic:pic>
                    </a:graphicData>
                  </a:graphic>
                </wp:inline>
              </w:drawing>
            </w:r>
            <w:r>
              <w:rPr>
                <w:rFonts w:cs="Arial"/>
                <w:sz w:val="16"/>
                <w:szCs w:val="16"/>
                <w:vertAlign w:val="subscript"/>
                <w:lang w:val="de-DE" w:eastAsia="ja-JP"/>
              </w:rPr>
              <w:t>/105</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0x3</w:t>
            </w:r>
          </w:p>
        </w:tc>
        <w:tc>
          <w:tcPr>
            <w:tcW w:w="56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rFonts w:cs="Arial"/>
                <w:sz w:val="24"/>
                <w:lang w:val="de-DE" w:eastAsia="ja-JP"/>
              </w:rPr>
            </w:pPr>
            <w:r>
              <w:rPr>
                <w:noProof/>
                <w:sz w:val="24"/>
              </w:rPr>
              <w:drawing>
                <wp:inline distT="0" distB="0" distL="0" distR="0">
                  <wp:extent cx="285750" cy="295275"/>
                  <wp:effectExtent l="0" t="0" r="0" b="9525"/>
                  <wp:docPr id="20631" name="Picture 20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5750" cy="295275"/>
                          </a:xfrm>
                          <a:prstGeom prst="rect">
                            <a:avLst/>
                          </a:prstGeom>
                          <a:noFill/>
                          <a:ln>
                            <a:noFill/>
                          </a:ln>
                        </pic:spPr>
                      </pic:pic>
                    </a:graphicData>
                  </a:graphic>
                </wp:inline>
              </w:drawing>
            </w:r>
            <w:r>
              <w:rPr>
                <w:rFonts w:cs="Arial"/>
                <w:sz w:val="16"/>
                <w:szCs w:val="16"/>
                <w:vertAlign w:val="subscript"/>
                <w:lang w:val="de-DE" w:eastAsia="ja-JP"/>
              </w:rPr>
              <w:t>/106</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0x3</w:t>
            </w:r>
          </w:p>
        </w:tc>
        <w:tc>
          <w:tcPr>
            <w:tcW w:w="56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rFonts w:cs="Arial"/>
                <w:sz w:val="24"/>
                <w:lang w:val="de-DE" w:eastAsia="ja-JP"/>
              </w:rPr>
            </w:pPr>
            <w:r>
              <w:rPr>
                <w:noProof/>
                <w:sz w:val="24"/>
              </w:rPr>
              <w:drawing>
                <wp:inline distT="0" distB="0" distL="0" distR="0">
                  <wp:extent cx="285750" cy="295275"/>
                  <wp:effectExtent l="0" t="0" r="0" b="9525"/>
                  <wp:docPr id="20632" name="Picture 20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5750" cy="295275"/>
                          </a:xfrm>
                          <a:prstGeom prst="rect">
                            <a:avLst/>
                          </a:prstGeom>
                          <a:noFill/>
                          <a:ln>
                            <a:noFill/>
                          </a:ln>
                        </pic:spPr>
                      </pic:pic>
                    </a:graphicData>
                  </a:graphic>
                </wp:inline>
              </w:drawing>
            </w:r>
            <w:r>
              <w:rPr>
                <w:rFonts w:cs="Arial"/>
                <w:sz w:val="16"/>
                <w:szCs w:val="16"/>
                <w:vertAlign w:val="subscript"/>
                <w:lang w:val="de-DE" w:eastAsia="ja-JP"/>
              </w:rPr>
              <w:t>/107</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0x3</w:t>
            </w:r>
          </w:p>
        </w:tc>
        <w:tc>
          <w:tcPr>
            <w:tcW w:w="56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noProof/>
                <w:sz w:val="24"/>
              </w:rPr>
            </w:pPr>
            <w:r>
              <w:rPr>
                <w:noProof/>
                <w:sz w:val="24"/>
              </w:rPr>
              <w:drawing>
                <wp:inline distT="0" distB="0" distL="0" distR="0">
                  <wp:extent cx="285750" cy="295275"/>
                  <wp:effectExtent l="0" t="0" r="0" b="9525"/>
                  <wp:docPr id="20633" name="Picture 20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5750" cy="295275"/>
                          </a:xfrm>
                          <a:prstGeom prst="rect">
                            <a:avLst/>
                          </a:prstGeom>
                          <a:noFill/>
                          <a:ln>
                            <a:noFill/>
                          </a:ln>
                        </pic:spPr>
                      </pic:pic>
                    </a:graphicData>
                  </a:graphic>
                </wp:inline>
              </w:drawing>
            </w:r>
            <w:r>
              <w:rPr>
                <w:rFonts w:cs="Arial"/>
                <w:sz w:val="16"/>
                <w:szCs w:val="16"/>
                <w:vertAlign w:val="subscript"/>
                <w:lang w:val="de-DE" w:eastAsia="ja-JP"/>
              </w:rPr>
              <w:t>/494</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0x3</w:t>
            </w:r>
          </w:p>
        </w:tc>
        <w:tc>
          <w:tcPr>
            <w:tcW w:w="56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0x4</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0x0</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rFonts w:cs="Arial"/>
                <w:sz w:val="24"/>
                <w:lang w:val="de-DE" w:eastAsia="ja-JP"/>
              </w:rPr>
            </w:pPr>
            <w:r>
              <w:rPr>
                <w:noProof/>
                <w:sz w:val="24"/>
              </w:rPr>
              <w:drawing>
                <wp:inline distT="0" distB="0" distL="0" distR="0">
                  <wp:extent cx="219075" cy="257175"/>
                  <wp:effectExtent l="0" t="0" r="9525" b="9525"/>
                  <wp:docPr id="20634" name="Picture 20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9075" cy="257175"/>
                          </a:xfrm>
                          <a:prstGeom prst="rect">
                            <a:avLst/>
                          </a:prstGeom>
                          <a:noFill/>
                          <a:ln>
                            <a:noFill/>
                          </a:ln>
                        </pic:spPr>
                      </pic:pic>
                    </a:graphicData>
                  </a:graphic>
                </wp:inline>
              </w:drawing>
            </w:r>
            <w:r>
              <w:rPr>
                <w:rFonts w:cs="Arial"/>
                <w:sz w:val="16"/>
                <w:szCs w:val="16"/>
                <w:vertAlign w:val="subscript"/>
                <w:lang w:val="de-DE" w:eastAsia="ja-JP"/>
              </w:rPr>
              <w:t>/109</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0x3</w:t>
            </w:r>
          </w:p>
        </w:tc>
        <w:tc>
          <w:tcPr>
            <w:tcW w:w="56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0x4</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p w:rsidR="00B95021" w:rsidRDefault="00935523">
            <w:pPr>
              <w:jc w:val="center"/>
              <w:rPr>
                <w:sz w:val="16"/>
                <w:szCs w:val="16"/>
                <w:lang w:val="de-DE"/>
              </w:rPr>
            </w:pPr>
            <w:r>
              <w:rPr>
                <w:sz w:val="16"/>
                <w:szCs w:val="16"/>
                <w:lang w:val="de-DE"/>
              </w:rPr>
              <w:t>0xE</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eastAsiaTheme="minorEastAsia" w:cs="Arial"/>
                <w:noProof/>
                <w:sz w:val="24"/>
              </w:rPr>
            </w:pPr>
            <w:r>
              <w:rPr>
                <w:noProof/>
                <w:sz w:val="24"/>
              </w:rPr>
              <w:t>With fill %*</w:t>
            </w:r>
            <w:r>
              <w:rPr>
                <w:rFonts w:cs="Arial"/>
                <w:sz w:val="16"/>
                <w:szCs w:val="16"/>
                <w:vertAlign w:val="subscript"/>
                <w:lang w:val="de-DE" w:eastAsia="ja-JP"/>
              </w:rPr>
              <w:t>/109</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0x3</w:t>
            </w:r>
          </w:p>
        </w:tc>
        <w:tc>
          <w:tcPr>
            <w:tcW w:w="56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0x4</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0xF</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noProof/>
                <w:sz w:val="24"/>
              </w:rPr>
            </w:pPr>
            <w:r>
              <w:rPr>
                <w:noProof/>
                <w:sz w:val="24"/>
              </w:rPr>
              <w:drawing>
                <wp:inline distT="0" distB="0" distL="0" distR="0">
                  <wp:extent cx="228600" cy="266700"/>
                  <wp:effectExtent l="38100" t="38100" r="38100" b="38100"/>
                  <wp:docPr id="20635" name="Picture 20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 name="Picture 20505"/>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7645" cy="235585"/>
                          </a:xfrm>
                          <a:prstGeom prst="rect">
                            <a:avLst/>
                          </a:prstGeom>
                          <a:noFill/>
                          <a:ln>
                            <a:noFill/>
                          </a:ln>
                          <a:scene3d>
                            <a:camera prst="orthographicFront">
                              <a:rot lat="0" lon="0" rev="10800000"/>
                            </a:camera>
                            <a:lightRig rig="threePt" dir="t"/>
                          </a:scene3d>
                        </pic:spPr>
                      </pic:pic>
                    </a:graphicData>
                  </a:graphic>
                </wp:inline>
              </w:drawing>
            </w:r>
            <w:r>
              <w:rPr>
                <w:rFonts w:cs="Arial"/>
                <w:sz w:val="16"/>
                <w:szCs w:val="16"/>
                <w:vertAlign w:val="subscript"/>
                <w:lang w:val="de-DE" w:eastAsia="ja-JP"/>
              </w:rPr>
              <w:t>/109</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0x7</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0x9</w:t>
            </w:r>
            <w:r>
              <w:rPr>
                <w:rFonts w:cs="Arial"/>
                <w:vertAlign w:val="superscript"/>
                <w:lang w:val="de-DE"/>
              </w:rPr>
              <w:t>‡</w:t>
            </w:r>
          </w:p>
        </w:tc>
        <w:tc>
          <w:tcPr>
            <w:tcW w:w="425"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noProof/>
                <w:sz w:val="24"/>
              </w:rPr>
            </w:pPr>
            <w:r>
              <w:rPr>
                <w:noProof/>
                <w:sz w:val="24"/>
              </w:rPr>
              <w:drawing>
                <wp:inline distT="0" distB="0" distL="0" distR="0">
                  <wp:extent cx="304800" cy="287655"/>
                  <wp:effectExtent l="0" t="0" r="0" b="0"/>
                  <wp:docPr id="20636" name="Picture 20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0" cy="287655"/>
                          </a:xfrm>
                          <a:prstGeom prst="rect">
                            <a:avLst/>
                          </a:prstGeom>
                          <a:noFill/>
                          <a:ln>
                            <a:noFill/>
                          </a:ln>
                        </pic:spPr>
                      </pic:pic>
                    </a:graphicData>
                  </a:graphic>
                </wp:inline>
              </w:drawing>
            </w:r>
            <w:r>
              <w:rPr>
                <w:rFonts w:cs="Arial"/>
                <w:sz w:val="16"/>
                <w:szCs w:val="16"/>
                <w:vertAlign w:val="subscript"/>
                <w:lang w:val="de-DE" w:eastAsia="ja-JP"/>
              </w:rPr>
              <w:t>/445</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0x9</w:t>
            </w:r>
            <w:r>
              <w:rPr>
                <w:rFonts w:cs="Arial"/>
                <w:vertAlign w:val="superscript"/>
                <w:lang w:val="de-DE"/>
              </w:rPr>
              <w:t>‡</w:t>
            </w:r>
          </w:p>
        </w:tc>
        <w:tc>
          <w:tcPr>
            <w:tcW w:w="425"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noProof/>
                <w:sz w:val="24"/>
              </w:rPr>
            </w:pPr>
            <w:r>
              <w:rPr>
                <w:noProof/>
                <w:sz w:val="24"/>
              </w:rPr>
              <w:drawing>
                <wp:inline distT="0" distB="0" distL="0" distR="0">
                  <wp:extent cx="304800" cy="175895"/>
                  <wp:effectExtent l="0" t="0" r="0" b="0"/>
                  <wp:docPr id="20637" name="Picture 20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4800" cy="175895"/>
                          </a:xfrm>
                          <a:prstGeom prst="rect">
                            <a:avLst/>
                          </a:prstGeom>
                          <a:noFill/>
                          <a:ln>
                            <a:noFill/>
                          </a:ln>
                        </pic:spPr>
                      </pic:pic>
                    </a:graphicData>
                  </a:graphic>
                </wp:inline>
              </w:drawing>
            </w:r>
            <w:r>
              <w:rPr>
                <w:rFonts w:cs="Arial"/>
                <w:sz w:val="16"/>
                <w:szCs w:val="16"/>
                <w:vertAlign w:val="subscript"/>
                <w:lang w:val="de-DE" w:eastAsia="ja-JP"/>
              </w:rPr>
              <w:t>/446</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0x9</w:t>
            </w:r>
            <w:r>
              <w:rPr>
                <w:rFonts w:cs="Arial"/>
                <w:vertAlign w:val="superscript"/>
                <w:lang w:val="de-DE"/>
              </w:rPr>
              <w:t>‡</w:t>
            </w:r>
          </w:p>
        </w:tc>
        <w:tc>
          <w:tcPr>
            <w:tcW w:w="425"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noProof/>
                <w:sz w:val="24"/>
              </w:rPr>
            </w:pPr>
            <w:r>
              <w:rPr>
                <w:noProof/>
                <w:sz w:val="24"/>
              </w:rPr>
              <w:drawing>
                <wp:inline distT="0" distB="0" distL="0" distR="0">
                  <wp:extent cx="304800" cy="304800"/>
                  <wp:effectExtent l="0" t="0" r="0" b="0"/>
                  <wp:docPr id="20638" name="Picture 20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rFonts w:cs="Arial"/>
                <w:sz w:val="16"/>
                <w:szCs w:val="16"/>
                <w:vertAlign w:val="subscript"/>
                <w:lang w:val="de-DE" w:eastAsia="ja-JP"/>
              </w:rPr>
              <w:t>/</w:t>
            </w:r>
            <w:r>
              <w:rPr>
                <w:noProof/>
                <w:sz w:val="24"/>
              </w:rPr>
              <w:t xml:space="preserve">(Non-Hotkey) or </w:t>
            </w:r>
            <w:r>
              <w:rPr>
                <w:rFonts w:cs="Arial"/>
                <w:noProof/>
                <w:sz w:val="16"/>
                <w:szCs w:val="16"/>
                <w:vertAlign w:val="subscript"/>
              </w:rPr>
              <w:drawing>
                <wp:inline distT="0" distB="0" distL="0" distR="0">
                  <wp:extent cx="304800" cy="304800"/>
                  <wp:effectExtent l="0" t="0" r="0" b="0"/>
                  <wp:docPr id="20639" name="Picture 20491"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descr="Ein Bild, das ClipArt enthält.&#10;&#10;Automatisch generierte Beschreibung"/>
                          <pic:cNvPicPr>
                            <a:picLocks noChangeAspect="1" noChangeArrowheads="1"/>
                          </pic:cNvPicPr>
                        </pic:nvPicPr>
                        <pic:blipFill>
                          <a:blip r:embed="rId55" cstate="print">
                            <a:extLst>
                              <a:ext uri="{28A0092B-C50C-407E-A947-70E740481C1C}">
                                <a14:useLocalDpi xmlns:a14="http://schemas.microsoft.com/office/drawing/2010/main" val="0"/>
                              </a:ext>
                            </a:extLst>
                          </a:blip>
                          <a:srcRect l="-3847" t="-3847" r="-3847" b="-3847"/>
                          <a:stretch>
                            <a:fillRect/>
                          </a:stretch>
                        </pic:blipFill>
                        <pic:spPr bwMode="auto">
                          <a:xfrm>
                            <a:off x="0" y="0"/>
                            <a:ext cx="304800" cy="304800"/>
                          </a:xfrm>
                          <a:prstGeom prst="rect">
                            <a:avLst/>
                          </a:prstGeom>
                          <a:noFill/>
                          <a:ln>
                            <a:noFill/>
                          </a:ln>
                        </pic:spPr>
                      </pic:pic>
                    </a:graphicData>
                  </a:graphic>
                </wp:inline>
              </w:drawing>
            </w:r>
            <w:r>
              <w:rPr>
                <w:noProof/>
                <w:sz w:val="24"/>
              </w:rPr>
              <w:t xml:space="preserve"> (Hotkey)</w:t>
            </w:r>
            <w:r>
              <w:rPr>
                <w:rFonts w:cs="Arial"/>
                <w:sz w:val="16"/>
                <w:szCs w:val="16"/>
                <w:vertAlign w:val="subscript"/>
                <w:lang w:val="de-DE" w:eastAsia="ja-JP"/>
              </w:rPr>
              <w:t xml:space="preserve"> 447</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0x3</w:t>
            </w:r>
          </w:p>
        </w:tc>
        <w:tc>
          <w:tcPr>
            <w:tcW w:w="56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0x4</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rFonts w:cs="Arial"/>
                <w:sz w:val="24"/>
                <w:lang w:val="de-DE" w:eastAsia="ja-JP"/>
              </w:rPr>
            </w:pPr>
            <w:r>
              <w:rPr>
                <w:noProof/>
                <w:sz w:val="24"/>
              </w:rPr>
              <w:drawing>
                <wp:inline distT="0" distB="0" distL="0" distR="0">
                  <wp:extent cx="228600" cy="257175"/>
                  <wp:effectExtent l="0" t="0" r="0" b="9525"/>
                  <wp:docPr id="20640" name="Picture 20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257175"/>
                          </a:xfrm>
                          <a:prstGeom prst="rect">
                            <a:avLst/>
                          </a:prstGeom>
                          <a:noFill/>
                          <a:ln>
                            <a:noFill/>
                          </a:ln>
                        </pic:spPr>
                      </pic:pic>
                    </a:graphicData>
                  </a:graphic>
                </wp:inline>
              </w:drawing>
            </w:r>
            <w:r>
              <w:rPr>
                <w:rFonts w:cs="Arial"/>
                <w:sz w:val="16"/>
                <w:szCs w:val="16"/>
                <w:vertAlign w:val="subscript"/>
                <w:lang w:val="de-DE" w:eastAsia="ja-JP"/>
              </w:rPr>
              <w:t>/110</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0x4</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rFonts w:cs="Arial"/>
                <w:sz w:val="24"/>
                <w:lang w:val="de-DE" w:eastAsia="ja-JP"/>
              </w:rPr>
            </w:pPr>
            <w:r>
              <w:rPr>
                <w:noProof/>
                <w:sz w:val="24"/>
              </w:rPr>
              <w:drawing>
                <wp:inline distT="0" distB="0" distL="0" distR="0">
                  <wp:extent cx="285750" cy="295275"/>
                  <wp:effectExtent l="0" t="0" r="0" b="9525"/>
                  <wp:docPr id="20641" name="Picture 20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5750" cy="295275"/>
                          </a:xfrm>
                          <a:prstGeom prst="rect">
                            <a:avLst/>
                          </a:prstGeom>
                          <a:noFill/>
                          <a:ln>
                            <a:noFill/>
                          </a:ln>
                        </pic:spPr>
                      </pic:pic>
                    </a:graphicData>
                  </a:graphic>
                </wp:inline>
              </w:drawing>
            </w:r>
            <w:r>
              <w:rPr>
                <w:rFonts w:cs="Arial"/>
                <w:sz w:val="16"/>
                <w:szCs w:val="16"/>
                <w:vertAlign w:val="subscript"/>
                <w:lang w:val="de-DE" w:eastAsia="ja-JP"/>
              </w:rPr>
              <w:t>/111</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0x3</w:t>
            </w:r>
          </w:p>
        </w:tc>
        <w:tc>
          <w:tcPr>
            <w:tcW w:w="56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0x0</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noProof/>
                <w:sz w:val="24"/>
              </w:rPr>
            </w:pPr>
            <w:r>
              <w:rPr>
                <w:rFonts w:cs="Arial"/>
                <w:noProof/>
                <w:sz w:val="24"/>
              </w:rPr>
              <w:drawing>
                <wp:inline distT="0" distB="0" distL="0" distR="0">
                  <wp:extent cx="228600" cy="266700"/>
                  <wp:effectExtent l="0" t="0" r="0" b="0"/>
                  <wp:docPr id="20642" name="Picture 20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600" cy="266700"/>
                          </a:xfrm>
                          <a:prstGeom prst="rect">
                            <a:avLst/>
                          </a:prstGeom>
                          <a:noFill/>
                          <a:ln>
                            <a:noFill/>
                          </a:ln>
                        </pic:spPr>
                      </pic:pic>
                    </a:graphicData>
                  </a:graphic>
                </wp:inline>
              </w:drawing>
            </w:r>
            <w:r>
              <w:rPr>
                <w:rFonts w:cs="Arial"/>
                <w:sz w:val="16"/>
                <w:szCs w:val="16"/>
                <w:vertAlign w:val="subscript"/>
                <w:lang w:val="de-DE" w:eastAsia="ja-JP"/>
              </w:rPr>
              <w:t>/112</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0x3</w:t>
            </w:r>
          </w:p>
        </w:tc>
        <w:tc>
          <w:tcPr>
            <w:tcW w:w="56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p w:rsidR="00B95021" w:rsidRDefault="00935523">
            <w:pPr>
              <w:jc w:val="center"/>
              <w:rPr>
                <w:sz w:val="16"/>
                <w:szCs w:val="16"/>
                <w:lang w:val="de-DE"/>
              </w:rPr>
            </w:pPr>
            <w:r>
              <w:rPr>
                <w:sz w:val="16"/>
                <w:szCs w:val="16"/>
                <w:lang w:val="de-DE"/>
              </w:rPr>
              <w:t>0xE</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noProof/>
                <w:sz w:val="24"/>
              </w:rPr>
            </w:pPr>
            <w:r>
              <w:rPr>
                <w:noProof/>
                <w:sz w:val="24"/>
              </w:rPr>
              <w:t>With fill %*</w:t>
            </w:r>
            <w:r>
              <w:rPr>
                <w:rFonts w:cs="Arial"/>
                <w:sz w:val="16"/>
                <w:szCs w:val="16"/>
                <w:vertAlign w:val="subscript"/>
                <w:lang w:val="de-DE" w:eastAsia="ja-JP"/>
              </w:rPr>
              <w:t>/112</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0x3</w:t>
            </w:r>
          </w:p>
        </w:tc>
        <w:tc>
          <w:tcPr>
            <w:tcW w:w="56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0xF</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noProof/>
                <w:sz w:val="24"/>
              </w:rPr>
            </w:pPr>
            <w:r>
              <w:rPr>
                <w:noProof/>
              </w:rPr>
              <w:drawing>
                <wp:inline distT="0" distB="0" distL="0" distR="0">
                  <wp:extent cx="180975" cy="209550"/>
                  <wp:effectExtent l="0" t="0" r="9525" b="0"/>
                  <wp:docPr id="20643" name="Picture 20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209550"/>
                          </a:xfrm>
                          <a:prstGeom prst="rect">
                            <a:avLst/>
                          </a:prstGeom>
                          <a:noFill/>
                          <a:ln>
                            <a:noFill/>
                          </a:ln>
                        </pic:spPr>
                      </pic:pic>
                    </a:graphicData>
                  </a:graphic>
                </wp:inline>
              </w:drawing>
            </w:r>
            <w:r>
              <w:rPr>
                <w:rFonts w:cs="Arial"/>
                <w:sz w:val="16"/>
                <w:szCs w:val="16"/>
                <w:vertAlign w:val="subscript"/>
                <w:lang w:val="de-DE" w:eastAsia="ja-JP"/>
              </w:rPr>
              <w:t>/112</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0x3</w:t>
            </w:r>
          </w:p>
        </w:tc>
        <w:tc>
          <w:tcPr>
            <w:tcW w:w="56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rFonts w:cs="Arial"/>
                <w:sz w:val="24"/>
                <w:lang w:val="de-DE" w:eastAsia="ja-JP"/>
              </w:rPr>
            </w:pPr>
            <w:r>
              <w:rPr>
                <w:rFonts w:cs="Arial"/>
                <w:noProof/>
                <w:sz w:val="24"/>
              </w:rPr>
              <w:drawing>
                <wp:inline distT="0" distB="0" distL="0" distR="0">
                  <wp:extent cx="266700" cy="266700"/>
                  <wp:effectExtent l="0" t="0" r="0" b="0"/>
                  <wp:docPr id="20644" name="Picture 20486"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fo"/>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Pr>
                <w:rFonts w:cs="Arial"/>
                <w:sz w:val="16"/>
                <w:szCs w:val="16"/>
                <w:vertAlign w:val="subscript"/>
                <w:lang w:val="de-DE" w:eastAsia="ja-JP"/>
              </w:rPr>
              <w:t>/256</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0x6</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rFonts w:cs="Arial"/>
                <w:sz w:val="24"/>
                <w:lang w:val="de-DE" w:eastAsia="ja-JP"/>
              </w:rPr>
            </w:pPr>
            <w:r>
              <w:rPr>
                <w:noProof/>
                <w:sz w:val="24"/>
              </w:rPr>
              <w:drawing>
                <wp:inline distT="0" distB="0" distL="0" distR="0">
                  <wp:extent cx="228600" cy="257175"/>
                  <wp:effectExtent l="0" t="0" r="0" b="9525"/>
                  <wp:docPr id="20645" name="Picture 20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257175"/>
                          </a:xfrm>
                          <a:prstGeom prst="rect">
                            <a:avLst/>
                          </a:prstGeom>
                          <a:noFill/>
                          <a:ln>
                            <a:noFill/>
                          </a:ln>
                        </pic:spPr>
                      </pic:pic>
                    </a:graphicData>
                  </a:graphic>
                </wp:inline>
              </w:drawing>
            </w:r>
            <w:r>
              <w:rPr>
                <w:rFonts w:cs="Arial"/>
                <w:sz w:val="16"/>
                <w:szCs w:val="16"/>
                <w:vertAlign w:val="subscript"/>
                <w:lang w:val="de-DE" w:eastAsia="ja-JP"/>
              </w:rPr>
              <w:t>/115</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 xml:space="preserve">0xA </w:t>
            </w: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0x7</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rFonts w:cs="Arial"/>
                <w:sz w:val="24"/>
                <w:lang w:val="de-DE" w:eastAsia="ja-JP"/>
              </w:rPr>
            </w:pPr>
            <w:r>
              <w:rPr>
                <w:noProof/>
                <w:sz w:val="24"/>
              </w:rPr>
              <w:drawing>
                <wp:inline distT="0" distB="0" distL="0" distR="0">
                  <wp:extent cx="276225" cy="238125"/>
                  <wp:effectExtent l="0" t="0" r="9525" b="9525"/>
                  <wp:docPr id="20646" name="Picture 20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Pr>
                <w:rFonts w:cs="Arial"/>
                <w:sz w:val="16"/>
                <w:szCs w:val="16"/>
                <w:vertAlign w:val="subscript"/>
                <w:lang w:val="de-DE" w:eastAsia="ja-JP"/>
              </w:rPr>
              <w:t>/116</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noProof/>
                <w:sz w:val="24"/>
              </w:rPr>
            </w:pPr>
            <w:r>
              <w:rPr>
                <w:rFonts w:cs="Arial"/>
                <w:noProof/>
                <w:sz w:val="24"/>
              </w:rPr>
              <w:drawing>
                <wp:inline distT="0" distB="0" distL="0" distR="0">
                  <wp:extent cx="304800" cy="106680"/>
                  <wp:effectExtent l="0" t="0" r="0" b="7620"/>
                  <wp:docPr id="20647" name="Picture 20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0" cy="106680"/>
                          </a:xfrm>
                          <a:prstGeom prst="rect">
                            <a:avLst/>
                          </a:prstGeom>
                          <a:noFill/>
                          <a:ln>
                            <a:noFill/>
                          </a:ln>
                        </pic:spPr>
                      </pic:pic>
                    </a:graphicData>
                  </a:graphic>
                </wp:inline>
              </w:drawing>
            </w:r>
            <w:r>
              <w:rPr>
                <w:noProof/>
                <w:sz w:val="24"/>
              </w:rPr>
              <w:drawing>
                <wp:inline distT="0" distB="0" distL="0" distR="0">
                  <wp:extent cx="180975" cy="200025"/>
                  <wp:effectExtent l="0" t="0" r="9525" b="9525"/>
                  <wp:docPr id="20648" name="Picture 20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r>
              <w:rPr>
                <w:noProof/>
                <w:sz w:val="24"/>
              </w:rPr>
              <w:t>(Manual)</w:t>
            </w:r>
          </w:p>
          <w:p w:rsidR="00B95021" w:rsidRDefault="00935523" w:rsidP="00CC6E4C">
            <w:pPr>
              <w:jc w:val="center"/>
              <w:rPr>
                <w:rFonts w:cs="Arial"/>
                <w:sz w:val="24"/>
                <w:lang w:val="de-DE" w:eastAsia="ja-JP"/>
              </w:rPr>
            </w:pPr>
            <w:r>
              <w:rPr>
                <w:noProof/>
                <w:sz w:val="24"/>
              </w:rPr>
              <w:t xml:space="preserve">or </w:t>
            </w:r>
            <w:r>
              <w:rPr>
                <w:noProof/>
                <w:sz w:val="24"/>
              </w:rPr>
              <w:drawing>
                <wp:inline distT="0" distB="0" distL="0" distR="0">
                  <wp:extent cx="238125" cy="247650"/>
                  <wp:effectExtent l="0" t="0" r="9525" b="0"/>
                  <wp:docPr id="20649" name="Picture 20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r>
              <w:rPr>
                <w:noProof/>
                <w:sz w:val="24"/>
              </w:rPr>
              <w:t>(Auto)</w:t>
            </w:r>
            <w:r>
              <w:rPr>
                <w:rFonts w:cs="Arial"/>
                <w:sz w:val="16"/>
                <w:szCs w:val="16"/>
                <w:vertAlign w:val="subscript"/>
                <w:lang w:val="de-DE" w:eastAsia="ja-JP"/>
              </w:rPr>
              <w:t xml:space="preserve"> /117</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16"/>
                <w:szCs w:val="16"/>
                <w:lang w:val="de-DE" w:eastAsia="ja-JP"/>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rFonts w:cs="Arial"/>
                <w:sz w:val="24"/>
                <w:lang w:val="de-DE" w:eastAsia="ja-JP"/>
              </w:rPr>
            </w:pPr>
            <w:r>
              <w:rPr>
                <w:rFonts w:cs="Arial"/>
                <w:noProof/>
                <w:sz w:val="24"/>
              </w:rPr>
              <w:drawing>
                <wp:inline distT="0" distB="0" distL="0" distR="0">
                  <wp:extent cx="266700" cy="266700"/>
                  <wp:effectExtent l="0" t="0" r="0" b="0"/>
                  <wp:docPr id="20650" name="Picture 20480"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fo"/>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Pr>
                <w:rFonts w:cs="Arial"/>
                <w:sz w:val="16"/>
                <w:szCs w:val="16"/>
                <w:vertAlign w:val="subscript"/>
                <w:lang w:val="de-DE" w:eastAsia="ja-JP"/>
              </w:rPr>
              <w:t>/267</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0x4</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rFonts w:cs="Arial"/>
                <w:noProof/>
                <w:sz w:val="24"/>
              </w:rPr>
            </w:pPr>
            <w:r>
              <w:rPr>
                <w:rFonts w:cs="Arial"/>
                <w:noProof/>
                <w:sz w:val="24"/>
              </w:rPr>
              <w:drawing>
                <wp:inline distT="0" distB="0" distL="0" distR="0">
                  <wp:extent cx="266700" cy="266700"/>
                  <wp:effectExtent l="0" t="0" r="0" b="0"/>
                  <wp:docPr id="20651" name="Picture 95"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fo"/>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Pr>
                <w:rFonts w:cs="Arial"/>
                <w:sz w:val="16"/>
                <w:szCs w:val="16"/>
                <w:vertAlign w:val="subscript"/>
                <w:lang w:val="de-DE" w:eastAsia="ja-JP"/>
              </w:rPr>
              <w:t>/448</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noProof/>
                <w:sz w:val="24"/>
              </w:rPr>
            </w:pPr>
            <w:r>
              <w:rPr>
                <w:noProof/>
                <w:sz w:val="24"/>
              </w:rPr>
              <w:drawing>
                <wp:inline distT="0" distB="0" distL="0" distR="0">
                  <wp:extent cx="295275" cy="304800"/>
                  <wp:effectExtent l="0" t="0" r="9525" b="0"/>
                  <wp:docPr id="20652"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Pr>
                <w:rFonts w:cs="Arial"/>
                <w:sz w:val="16"/>
                <w:szCs w:val="16"/>
                <w:vertAlign w:val="subscript"/>
                <w:lang w:val="de-DE" w:eastAsia="ja-JP"/>
              </w:rPr>
              <w:t>/118</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0x4</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noProof/>
                <w:sz w:val="24"/>
              </w:rPr>
            </w:pPr>
            <w:r>
              <w:rPr>
                <w:noProof/>
                <w:sz w:val="24"/>
              </w:rPr>
              <w:drawing>
                <wp:inline distT="0" distB="0" distL="0" distR="0">
                  <wp:extent cx="295275" cy="304800"/>
                  <wp:effectExtent l="0" t="0" r="9525" b="0"/>
                  <wp:docPr id="2065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Pr>
                <w:rFonts w:cs="Arial"/>
                <w:sz w:val="16"/>
                <w:szCs w:val="16"/>
                <w:vertAlign w:val="subscript"/>
                <w:lang w:val="de-DE" w:eastAsia="ja-JP"/>
              </w:rPr>
              <w:t>/449</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0x7</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noProof/>
                <w:sz w:val="24"/>
              </w:rPr>
            </w:pPr>
            <w:r>
              <w:rPr>
                <w:noProof/>
                <w:sz w:val="24"/>
              </w:rPr>
              <w:drawing>
                <wp:inline distT="0" distB="0" distL="0" distR="0">
                  <wp:extent cx="295275" cy="304800"/>
                  <wp:effectExtent l="0" t="0" r="9525" b="0"/>
                  <wp:docPr id="20654"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Pr>
                <w:rFonts w:cs="Arial"/>
                <w:sz w:val="16"/>
                <w:szCs w:val="16"/>
                <w:vertAlign w:val="subscript"/>
                <w:lang w:val="de-DE" w:eastAsia="ja-JP"/>
              </w:rPr>
              <w:t>/450</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0x3</w:t>
            </w:r>
          </w:p>
        </w:tc>
        <w:tc>
          <w:tcPr>
            <w:tcW w:w="56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0x7</w:t>
            </w:r>
            <w:r>
              <w:rPr>
                <w:rFonts w:cs="Arial"/>
                <w:vertAlign w:val="superscript"/>
                <w:lang w:val="de-DE"/>
              </w:rPr>
              <w:t>‡</w:t>
            </w:r>
          </w:p>
        </w:tc>
        <w:tc>
          <w:tcPr>
            <w:tcW w:w="425"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noProof/>
                <w:sz w:val="24"/>
              </w:rPr>
            </w:pPr>
            <w:r>
              <w:rPr>
                <w:noProof/>
                <w:sz w:val="24"/>
              </w:rPr>
              <w:drawing>
                <wp:inline distT="0" distB="0" distL="0" distR="0">
                  <wp:extent cx="304800" cy="175895"/>
                  <wp:effectExtent l="0" t="0" r="0" b="0"/>
                  <wp:docPr id="20655"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4800" cy="175895"/>
                          </a:xfrm>
                          <a:prstGeom prst="rect">
                            <a:avLst/>
                          </a:prstGeom>
                          <a:noFill/>
                          <a:ln>
                            <a:noFill/>
                          </a:ln>
                        </pic:spPr>
                      </pic:pic>
                    </a:graphicData>
                  </a:graphic>
                </wp:inline>
              </w:drawing>
            </w:r>
            <w:r>
              <w:rPr>
                <w:rFonts w:cs="Arial"/>
                <w:sz w:val="16"/>
                <w:szCs w:val="16"/>
                <w:vertAlign w:val="subscript"/>
                <w:lang w:val="de-DE" w:eastAsia="ja-JP"/>
              </w:rPr>
              <w:t>/452</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0x3</w:t>
            </w:r>
          </w:p>
        </w:tc>
        <w:tc>
          <w:tcPr>
            <w:tcW w:w="56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0x7</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r>
              <w:rPr>
                <w:rFonts w:cs="Arial"/>
                <w:vertAlign w:val="superscript"/>
                <w:lang w:val="de-DE"/>
              </w:rPr>
              <w:t>‡</w:t>
            </w:r>
          </w:p>
        </w:tc>
        <w:tc>
          <w:tcPr>
            <w:tcW w:w="425"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noProof/>
                <w:sz w:val="24"/>
              </w:rPr>
            </w:pPr>
            <w:r>
              <w:rPr>
                <w:noProof/>
                <w:sz w:val="24"/>
              </w:rPr>
              <w:drawing>
                <wp:inline distT="0" distB="0" distL="0" distR="0">
                  <wp:extent cx="304800" cy="288925"/>
                  <wp:effectExtent l="0" t="0" r="0" b="0"/>
                  <wp:docPr id="20656"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0" cy="288925"/>
                          </a:xfrm>
                          <a:prstGeom prst="rect">
                            <a:avLst/>
                          </a:prstGeom>
                          <a:noFill/>
                          <a:ln>
                            <a:noFill/>
                          </a:ln>
                        </pic:spPr>
                      </pic:pic>
                    </a:graphicData>
                  </a:graphic>
                </wp:inline>
              </w:drawing>
            </w:r>
            <w:r>
              <w:rPr>
                <w:rFonts w:cs="Arial"/>
                <w:sz w:val="16"/>
                <w:szCs w:val="16"/>
                <w:vertAlign w:val="subscript"/>
                <w:lang w:val="de-DE" w:eastAsia="ja-JP"/>
              </w:rPr>
              <w:t>/453</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0x3</w:t>
            </w:r>
          </w:p>
        </w:tc>
        <w:tc>
          <w:tcPr>
            <w:tcW w:w="56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r>
              <w:rPr>
                <w:rFonts w:cs="Arial"/>
                <w:vertAlign w:val="superscript"/>
                <w:lang w:val="de-DE"/>
              </w:rPr>
              <w:t>‡</w:t>
            </w:r>
          </w:p>
        </w:tc>
        <w:tc>
          <w:tcPr>
            <w:tcW w:w="425"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noProof/>
                <w:sz w:val="24"/>
              </w:rPr>
            </w:pPr>
            <w:r>
              <w:rPr>
                <w:noProof/>
                <w:sz w:val="24"/>
              </w:rPr>
              <w:drawing>
                <wp:inline distT="0" distB="0" distL="0" distR="0">
                  <wp:extent cx="304800" cy="304800"/>
                  <wp:effectExtent l="0" t="0" r="0" b="0"/>
                  <wp:docPr id="20657"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noProof/>
                <w:sz w:val="24"/>
              </w:rPr>
              <w:t xml:space="preserve">(Non-Hotkey) or </w:t>
            </w:r>
            <w:r>
              <w:rPr>
                <w:rFonts w:cs="Arial"/>
                <w:noProof/>
                <w:sz w:val="16"/>
                <w:szCs w:val="16"/>
                <w:vertAlign w:val="subscript"/>
              </w:rPr>
              <w:drawing>
                <wp:inline distT="0" distB="0" distL="0" distR="0">
                  <wp:extent cx="304800" cy="304800"/>
                  <wp:effectExtent l="0" t="0" r="0" b="0"/>
                  <wp:docPr id="20658" name="Picture 70"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descr="Ein Bild, das ClipArt enthält.&#10;&#10;Automatisch generierte Beschreibung"/>
                          <pic:cNvPicPr>
                            <a:picLocks noChangeAspect="1" noChangeArrowheads="1"/>
                          </pic:cNvPicPr>
                        </pic:nvPicPr>
                        <pic:blipFill>
                          <a:blip r:embed="rId55" cstate="print">
                            <a:extLst>
                              <a:ext uri="{28A0092B-C50C-407E-A947-70E740481C1C}">
                                <a14:useLocalDpi xmlns:a14="http://schemas.microsoft.com/office/drawing/2010/main" val="0"/>
                              </a:ext>
                            </a:extLst>
                          </a:blip>
                          <a:srcRect l="-3847" t="-3847" r="-3847" b="-3847"/>
                          <a:stretch>
                            <a:fillRect/>
                          </a:stretch>
                        </pic:blipFill>
                        <pic:spPr bwMode="auto">
                          <a:xfrm>
                            <a:off x="0" y="0"/>
                            <a:ext cx="304800" cy="304800"/>
                          </a:xfrm>
                          <a:prstGeom prst="rect">
                            <a:avLst/>
                          </a:prstGeom>
                          <a:noFill/>
                          <a:ln>
                            <a:noFill/>
                          </a:ln>
                        </pic:spPr>
                      </pic:pic>
                    </a:graphicData>
                  </a:graphic>
                </wp:inline>
              </w:drawing>
            </w:r>
            <w:r>
              <w:rPr>
                <w:noProof/>
                <w:sz w:val="24"/>
              </w:rPr>
              <w:t xml:space="preserve"> (Hotkey)</w:t>
            </w:r>
            <w:r>
              <w:rPr>
                <w:rFonts w:cs="Arial"/>
                <w:sz w:val="16"/>
                <w:szCs w:val="16"/>
                <w:vertAlign w:val="subscript"/>
                <w:lang w:val="de-DE" w:eastAsia="ja-JP"/>
              </w:rPr>
              <w:t xml:space="preserve"> /454</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noProof/>
                <w:sz w:val="24"/>
              </w:rPr>
            </w:pPr>
            <w:r>
              <w:rPr>
                <w:noProof/>
                <w:sz w:val="24"/>
              </w:rPr>
              <w:drawing>
                <wp:inline distT="0" distB="0" distL="0" distR="0">
                  <wp:extent cx="304800" cy="175895"/>
                  <wp:effectExtent l="0" t="0" r="0" b="0"/>
                  <wp:docPr id="2065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4800" cy="175895"/>
                          </a:xfrm>
                          <a:prstGeom prst="rect">
                            <a:avLst/>
                          </a:prstGeom>
                          <a:noFill/>
                          <a:ln>
                            <a:noFill/>
                          </a:ln>
                        </pic:spPr>
                      </pic:pic>
                    </a:graphicData>
                  </a:graphic>
                </wp:inline>
              </w:drawing>
            </w:r>
            <w:r>
              <w:rPr>
                <w:rFonts w:cs="Arial"/>
                <w:sz w:val="16"/>
                <w:szCs w:val="16"/>
                <w:vertAlign w:val="subscript"/>
                <w:lang w:val="de-DE" w:eastAsia="ja-JP"/>
              </w:rPr>
              <w:t>/514</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0xA</w:t>
            </w:r>
          </w:p>
        </w:tc>
        <w:tc>
          <w:tcPr>
            <w:tcW w:w="425"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noProof/>
                <w:sz w:val="24"/>
              </w:rPr>
            </w:pPr>
            <w:r>
              <w:rPr>
                <w:rFonts w:cs="Arial"/>
                <w:noProof/>
                <w:sz w:val="24"/>
              </w:rPr>
              <w:drawing>
                <wp:inline distT="0" distB="0" distL="0" distR="0">
                  <wp:extent cx="266700" cy="266700"/>
                  <wp:effectExtent l="0" t="0" r="0" b="0"/>
                  <wp:docPr id="20660" name="Picture 68"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fo"/>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Pr>
                <w:rFonts w:cs="Arial"/>
                <w:sz w:val="16"/>
                <w:szCs w:val="16"/>
                <w:vertAlign w:val="subscript"/>
                <w:lang w:val="de-DE" w:eastAsia="ja-JP"/>
              </w:rPr>
              <w:t>/582</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56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0x4</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rFonts w:cs="Arial"/>
                <w:noProof/>
                <w:sz w:val="24"/>
              </w:rPr>
            </w:pPr>
            <w:r>
              <w:rPr>
                <w:noProof/>
                <w:sz w:val="24"/>
              </w:rPr>
              <w:drawing>
                <wp:inline distT="0" distB="0" distL="0" distR="0">
                  <wp:extent cx="304800" cy="175895"/>
                  <wp:effectExtent l="0" t="0" r="0" b="0"/>
                  <wp:docPr id="2066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4800" cy="175895"/>
                          </a:xfrm>
                          <a:prstGeom prst="rect">
                            <a:avLst/>
                          </a:prstGeom>
                          <a:noFill/>
                          <a:ln>
                            <a:noFill/>
                          </a:ln>
                        </pic:spPr>
                      </pic:pic>
                    </a:graphicData>
                  </a:graphic>
                </wp:inline>
              </w:drawing>
            </w:r>
            <w:r>
              <w:rPr>
                <w:rFonts w:cs="Arial"/>
                <w:sz w:val="16"/>
                <w:szCs w:val="16"/>
                <w:vertAlign w:val="subscript"/>
                <w:lang w:val="de-DE" w:eastAsia="ja-JP"/>
              </w:rPr>
              <w:t>/596</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56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0x3</w:t>
            </w:r>
          </w:p>
        </w:tc>
        <w:tc>
          <w:tcPr>
            <w:tcW w:w="578"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0x4</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rFonts w:cs="Arial"/>
                <w:noProof/>
                <w:sz w:val="24"/>
              </w:rPr>
            </w:pPr>
            <w:r>
              <w:rPr>
                <w:noProof/>
              </w:rPr>
              <w:drawing>
                <wp:inline distT="0" distB="0" distL="0" distR="0">
                  <wp:extent cx="304800" cy="304800"/>
                  <wp:effectExtent l="0" t="0" r="0" b="0"/>
                  <wp:docPr id="20662" name="Picture 66" descr="apa_arrow_left_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apa_arrow_left_sid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rFonts w:cs="Arial"/>
                <w:sz w:val="16"/>
                <w:szCs w:val="16"/>
                <w:vertAlign w:val="subscript"/>
                <w:lang w:val="de-DE" w:eastAsia="ja-JP"/>
              </w:rPr>
              <w:t>/601</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rPr>
                <w:sz w:val="16"/>
                <w:szCs w:val="16"/>
                <w:lang w:val="de-DE"/>
              </w:rPr>
            </w:pPr>
            <w:r>
              <w:rPr>
                <w:sz w:val="16"/>
                <w:szCs w:val="16"/>
                <w:lang w:val="de-DE"/>
              </w:rPr>
              <w:t>0x2</w:t>
            </w:r>
          </w:p>
        </w:tc>
        <w:tc>
          <w:tcPr>
            <w:tcW w:w="56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0x3</w:t>
            </w:r>
          </w:p>
        </w:tc>
        <w:tc>
          <w:tcPr>
            <w:tcW w:w="578"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0x4</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0x5</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rFonts w:cs="Arial"/>
                <w:noProof/>
                <w:sz w:val="24"/>
              </w:rPr>
            </w:pPr>
            <w:r>
              <w:rPr>
                <w:noProof/>
              </w:rPr>
              <w:drawing>
                <wp:inline distT="0" distB="0" distL="0" distR="0">
                  <wp:extent cx="304800" cy="304800"/>
                  <wp:effectExtent l="0" t="0" r="0" b="0"/>
                  <wp:docPr id="20663" name="Picture 65" descr="apa_arrow_left_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a_arrow_left_sid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rFonts w:cs="Arial"/>
                <w:sz w:val="16"/>
                <w:szCs w:val="16"/>
                <w:vertAlign w:val="subscript"/>
                <w:lang w:val="de-DE" w:eastAsia="ja-JP"/>
              </w:rPr>
              <w:t>/602</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56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0x4</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0x6</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rFonts w:cs="Arial"/>
                <w:noProof/>
                <w:sz w:val="24"/>
              </w:rPr>
            </w:pPr>
            <w:r>
              <w:rPr>
                <w:noProof/>
              </w:rPr>
              <w:drawing>
                <wp:inline distT="0" distB="0" distL="0" distR="0">
                  <wp:extent cx="304800" cy="304800"/>
                  <wp:effectExtent l="0" t="0" r="0" b="0"/>
                  <wp:docPr id="206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rFonts w:cs="Arial"/>
                <w:sz w:val="16"/>
                <w:szCs w:val="16"/>
                <w:vertAlign w:val="subscript"/>
                <w:lang w:val="de-DE" w:eastAsia="ja-JP"/>
              </w:rPr>
              <w:t>/603</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56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0x3</w:t>
            </w:r>
          </w:p>
        </w:tc>
        <w:tc>
          <w:tcPr>
            <w:tcW w:w="578"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0x4</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rFonts w:cs="Arial"/>
                <w:noProof/>
                <w:sz w:val="24"/>
              </w:rPr>
            </w:pPr>
            <w:r>
              <w:rPr>
                <w:noProof/>
              </w:rPr>
              <w:drawing>
                <wp:inline distT="0" distB="0" distL="0" distR="0">
                  <wp:extent cx="304800" cy="304800"/>
                  <wp:effectExtent l="0" t="0" r="0" b="0"/>
                  <wp:docPr id="2066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rFonts w:cs="Arial"/>
                <w:sz w:val="16"/>
                <w:szCs w:val="16"/>
                <w:vertAlign w:val="subscript"/>
                <w:lang w:val="de-DE" w:eastAsia="ja-JP"/>
              </w:rPr>
              <w:t>/604</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56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0xB</w:t>
            </w:r>
          </w:p>
        </w:tc>
        <w:tc>
          <w:tcPr>
            <w:tcW w:w="425"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rFonts w:cs="Arial"/>
                <w:noProof/>
                <w:sz w:val="24"/>
              </w:rPr>
            </w:pPr>
            <w:r>
              <w:rPr>
                <w:rFonts w:cs="Arial"/>
                <w:noProof/>
                <w:sz w:val="24"/>
              </w:rPr>
              <w:drawing>
                <wp:inline distT="0" distB="0" distL="0" distR="0">
                  <wp:extent cx="266700" cy="266700"/>
                  <wp:effectExtent l="0" t="0" r="0" b="0"/>
                  <wp:docPr id="20666" name="Picture 62"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fo"/>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Pr>
                <w:rFonts w:cs="Arial"/>
                <w:sz w:val="16"/>
                <w:szCs w:val="16"/>
                <w:vertAlign w:val="subscript"/>
                <w:lang w:val="de-DE" w:eastAsia="ja-JP"/>
              </w:rPr>
              <w:t>/619</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56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0x4</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B95021" w:rsidRDefault="00935523" w:rsidP="00CC6E4C">
            <w:pPr>
              <w:jc w:val="center"/>
              <w:rPr>
                <w:rFonts w:cs="Arial"/>
                <w:noProof/>
                <w:sz w:val="24"/>
              </w:rPr>
            </w:pPr>
            <w:r>
              <w:rPr>
                <w:noProof/>
                <w:sz w:val="24"/>
              </w:rPr>
              <w:drawing>
                <wp:inline distT="0" distB="0" distL="0" distR="0">
                  <wp:extent cx="304800" cy="175895"/>
                  <wp:effectExtent l="0" t="0" r="0" b="0"/>
                  <wp:docPr id="2066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4800" cy="175895"/>
                          </a:xfrm>
                          <a:prstGeom prst="rect">
                            <a:avLst/>
                          </a:prstGeom>
                          <a:noFill/>
                          <a:ln>
                            <a:noFill/>
                          </a:ln>
                        </pic:spPr>
                      </pic:pic>
                    </a:graphicData>
                  </a:graphic>
                </wp:inline>
              </w:drawing>
            </w:r>
            <w:r>
              <w:rPr>
                <w:rFonts w:cs="Arial"/>
                <w:sz w:val="16"/>
                <w:szCs w:val="16"/>
                <w:vertAlign w:val="subscript"/>
                <w:lang w:val="de-DE" w:eastAsia="ja-JP"/>
              </w:rPr>
              <w:t>/621</w:t>
            </w:r>
          </w:p>
        </w:tc>
      </w:tr>
      <w:tr w:rsidR="00B95021" w:rsidTr="00B95021">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B95021" w:rsidRDefault="00935523">
            <w:pPr>
              <w:rPr>
                <w:rFonts w:cs="Arial"/>
                <w:lang w:eastAsia="ja-JP"/>
              </w:rPr>
            </w:pPr>
          </w:p>
        </w:tc>
        <w:tc>
          <w:tcPr>
            <w:tcW w:w="7804" w:type="dxa"/>
            <w:gridSpan w:val="16"/>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lang w:val="de-DE" w:eastAsia="ja-JP"/>
              </w:rPr>
            </w:pPr>
            <w:r>
              <w:rPr>
                <w:lang w:val="de-DE"/>
              </w:rPr>
              <w:t>All Other Cases</w:t>
            </w:r>
          </w:p>
        </w:tc>
        <w:tc>
          <w:tcPr>
            <w:tcW w:w="1550" w:type="dxa"/>
            <w:tcBorders>
              <w:top w:val="single" w:sz="4" w:space="0" w:color="auto"/>
              <w:left w:val="single" w:sz="4" w:space="0" w:color="auto"/>
              <w:bottom w:val="single" w:sz="4" w:space="0" w:color="auto"/>
              <w:right w:val="single" w:sz="4" w:space="0" w:color="auto"/>
            </w:tcBorders>
            <w:vAlign w:val="center"/>
            <w:hideMark/>
          </w:tcPr>
          <w:p w:rsidR="00B95021" w:rsidRDefault="00935523">
            <w:pPr>
              <w:jc w:val="center"/>
              <w:rPr>
                <w:rFonts w:cs="Arial"/>
                <w:sz w:val="24"/>
                <w:lang w:eastAsia="ja-JP"/>
              </w:rPr>
            </w:pPr>
            <w:r>
              <w:rPr>
                <w:sz w:val="24"/>
              </w:rPr>
              <w:t>Blank (Do not show Symbol3)</w:t>
            </w:r>
          </w:p>
        </w:tc>
      </w:tr>
    </w:tbl>
    <w:p w:rsidR="00B95021" w:rsidRDefault="00935523" w:rsidP="00673EF7">
      <w:pPr>
        <w:jc w:val="center"/>
        <w:rPr>
          <w:b/>
        </w:rPr>
      </w:pPr>
    </w:p>
    <w:p w:rsidR="003A371B" w:rsidRDefault="00935523" w:rsidP="003A371B">
      <w:pPr>
        <w:jc w:val="center"/>
        <w:rPr>
          <w:sz w:val="16"/>
          <w:szCs w:val="16"/>
        </w:rPr>
      </w:pPr>
      <w:r>
        <w:rPr>
          <w:sz w:val="16"/>
          <w:szCs w:val="16"/>
          <w:u w:val="single"/>
        </w:rPr>
        <w:t>R</w:t>
      </w:r>
      <w:r>
        <w:rPr>
          <w:sz w:val="16"/>
          <w:szCs w:val="16"/>
        </w:rPr>
        <w:t xml:space="preserve">everse </w:t>
      </w:r>
      <w:r>
        <w:rPr>
          <w:sz w:val="16"/>
          <w:szCs w:val="16"/>
          <w:u w:val="single"/>
        </w:rPr>
        <w:t>V</w:t>
      </w:r>
      <w:r>
        <w:rPr>
          <w:sz w:val="16"/>
          <w:szCs w:val="16"/>
        </w:rPr>
        <w:t xml:space="preserve">ideo </w:t>
      </w:r>
      <w:r>
        <w:rPr>
          <w:sz w:val="16"/>
          <w:szCs w:val="16"/>
          <w:u w:val="single"/>
        </w:rPr>
        <w:t>C</w:t>
      </w:r>
      <w:r>
        <w:rPr>
          <w:sz w:val="16"/>
          <w:szCs w:val="16"/>
        </w:rPr>
        <w:t xml:space="preserve">amera with </w:t>
      </w:r>
      <w:r>
        <w:rPr>
          <w:sz w:val="16"/>
          <w:szCs w:val="16"/>
          <w:u w:val="single"/>
        </w:rPr>
        <w:t>A</w:t>
      </w:r>
      <w:r>
        <w:rPr>
          <w:sz w:val="16"/>
          <w:szCs w:val="16"/>
        </w:rPr>
        <w:t xml:space="preserve">ctive </w:t>
      </w:r>
      <w:r>
        <w:rPr>
          <w:sz w:val="16"/>
          <w:szCs w:val="16"/>
          <w:u w:val="single"/>
        </w:rPr>
        <w:t>P</w:t>
      </w:r>
      <w:r>
        <w:rPr>
          <w:sz w:val="16"/>
          <w:szCs w:val="16"/>
        </w:rPr>
        <w:t xml:space="preserve">ark </w:t>
      </w:r>
      <w:r>
        <w:rPr>
          <w:sz w:val="16"/>
          <w:szCs w:val="16"/>
          <w:u w:val="single"/>
        </w:rPr>
        <w:t>A</w:t>
      </w:r>
      <w:r>
        <w:rPr>
          <w:sz w:val="16"/>
          <w:szCs w:val="16"/>
        </w:rPr>
        <w:t xml:space="preserve">ssist (APA) and </w:t>
      </w:r>
      <w:r>
        <w:rPr>
          <w:sz w:val="16"/>
          <w:szCs w:val="16"/>
          <w:u w:val="single"/>
        </w:rPr>
        <w:t>P</w:t>
      </w:r>
      <w:r>
        <w:rPr>
          <w:sz w:val="16"/>
          <w:szCs w:val="16"/>
        </w:rPr>
        <w:t xml:space="preserve">ark </w:t>
      </w:r>
      <w:r>
        <w:rPr>
          <w:sz w:val="16"/>
          <w:szCs w:val="16"/>
          <w:u w:val="single"/>
        </w:rPr>
        <w:t>D</w:t>
      </w:r>
      <w:r>
        <w:rPr>
          <w:sz w:val="16"/>
          <w:szCs w:val="16"/>
        </w:rPr>
        <w:t xml:space="preserve">istance </w:t>
      </w:r>
      <w:r>
        <w:rPr>
          <w:sz w:val="16"/>
          <w:szCs w:val="16"/>
          <w:u w:val="single"/>
        </w:rPr>
        <w:t>C</w:t>
      </w:r>
      <w:r>
        <w:rPr>
          <w:sz w:val="16"/>
          <w:szCs w:val="16"/>
        </w:rPr>
        <w:t>ontrol (PDC) Positional Symbol3</w:t>
      </w:r>
    </w:p>
    <w:p w:rsidR="003A371B" w:rsidRDefault="00935523" w:rsidP="003A371B">
      <w:pPr>
        <w:jc w:val="center"/>
        <w:rPr>
          <w:sz w:val="16"/>
          <w:szCs w:val="16"/>
        </w:rPr>
      </w:pPr>
      <w:r>
        <w:rPr>
          <w:sz w:val="16"/>
          <w:szCs w:val="16"/>
        </w:rPr>
        <w:t xml:space="preserve">*Fill % represents arrow with empty/full ratio of </w:t>
      </w:r>
      <w:r>
        <w:rPr>
          <w:sz w:val="16"/>
          <w:szCs w:val="16"/>
        </w:rPr>
        <w:t xml:space="preserve">ApaTrgtDist_D_Stat/15. </w:t>
      </w:r>
      <w:r w:rsidRPr="00FE1ACF">
        <w:rPr>
          <w:sz w:val="16"/>
          <w:szCs w:val="16"/>
        </w:rPr>
        <w:t>Arrow will start to reveal the background starting at the tail and unfilling toward the direction of arrow as the values increase toward 0xF.</w:t>
      </w:r>
    </w:p>
    <w:p w:rsidR="003A371B" w:rsidRDefault="00935523" w:rsidP="003A371B">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3A371B" w:rsidRDefault="00935523" w:rsidP="003A371B">
      <w:r>
        <w:rPr>
          <w:rFonts w:cs="Arial"/>
        </w:rPr>
        <w:t>‡ -</w:t>
      </w:r>
      <w:r>
        <w:rPr>
          <w:sz w:val="16"/>
          <w:szCs w:val="16"/>
        </w:rPr>
        <w:t xml:space="preserve"> Only if supported by the implementing program as per REQ-130570. If not supported but required by signal pro</w:t>
      </w:r>
      <w:r>
        <w:rPr>
          <w:sz w:val="16"/>
          <w:szCs w:val="16"/>
        </w:rPr>
        <w:t>cessing tables, treat as data 0x1.</w:t>
      </w:r>
    </w:p>
    <w:p w:rsidR="00C92A9D" w:rsidRDefault="00935523" w:rsidP="003A371B"/>
    <w:p w:rsidR="00673EF7" w:rsidRDefault="00935523" w:rsidP="003A371B"/>
    <w:p w:rsidR="00673EF7" w:rsidRDefault="00935523" w:rsidP="00673EF7">
      <w:pPr>
        <w:jc w:val="center"/>
        <w:rPr>
          <w:b/>
        </w:rPr>
      </w:pPr>
      <w:r>
        <w:rPr>
          <w:b/>
        </w:rPr>
        <w:t>4” displays</w:t>
      </w:r>
    </w:p>
    <w:tbl>
      <w:tblPr>
        <w:tblStyle w:val="TableGrid"/>
        <w:tblW w:w="0" w:type="auto"/>
        <w:jc w:val="center"/>
        <w:tblLook w:val="04A0" w:firstRow="1" w:lastRow="0" w:firstColumn="1" w:lastColumn="0" w:noHBand="0" w:noVBand="1"/>
      </w:tblPr>
      <w:tblGrid>
        <w:gridCol w:w="636"/>
        <w:gridCol w:w="474"/>
        <w:gridCol w:w="474"/>
        <w:gridCol w:w="406"/>
        <w:gridCol w:w="474"/>
        <w:gridCol w:w="406"/>
        <w:gridCol w:w="406"/>
        <w:gridCol w:w="406"/>
        <w:gridCol w:w="406"/>
        <w:gridCol w:w="474"/>
        <w:gridCol w:w="474"/>
        <w:gridCol w:w="474"/>
        <w:gridCol w:w="474"/>
        <w:gridCol w:w="406"/>
        <w:gridCol w:w="3378"/>
      </w:tblGrid>
      <w:tr w:rsidR="006A643B" w:rsidTr="006A643B">
        <w:trPr>
          <w:cantSplit/>
          <w:trHeight w:val="2156"/>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A643B" w:rsidRDefault="00935523">
            <w:pPr>
              <w:ind w:left="113" w:right="113"/>
              <w:jc w:val="center"/>
              <w:rPr>
                <w:rFonts w:cs="Arial"/>
                <w:sz w:val="16"/>
                <w:szCs w:val="16"/>
                <w:lang w:val="de-DE" w:eastAsia="ja-JP"/>
              </w:rPr>
            </w:pPr>
            <w:r>
              <w:rPr>
                <w:sz w:val="16"/>
                <w:szCs w:val="16"/>
                <w:lang w:val="de-DE"/>
              </w:rPr>
              <w:lastRenderedPageBreak/>
              <w:t>Operational Mode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A643B" w:rsidRDefault="00935523">
            <w:pPr>
              <w:ind w:left="113" w:right="113"/>
              <w:jc w:val="center"/>
              <w:rPr>
                <w:rFonts w:cs="Arial"/>
                <w:sz w:val="16"/>
                <w:szCs w:val="16"/>
                <w:lang w:val="de-DE" w:eastAsia="ja-JP"/>
              </w:rPr>
            </w:pPr>
            <w:r>
              <w:rPr>
                <w:sz w:val="16"/>
                <w:szCs w:val="16"/>
                <w:lang w:val="de-DE"/>
              </w:rPr>
              <w:t>[ApaSys_D_Stat]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A643B" w:rsidRDefault="00935523">
            <w:pPr>
              <w:ind w:left="113" w:right="113"/>
              <w:jc w:val="center"/>
              <w:rPr>
                <w:rFonts w:cs="Arial"/>
                <w:sz w:val="16"/>
                <w:szCs w:val="16"/>
                <w:lang w:val="de-DE" w:eastAsia="ja-JP"/>
              </w:rPr>
            </w:pPr>
            <w:r>
              <w:rPr>
                <w:sz w:val="16"/>
                <w:szCs w:val="16"/>
                <w:lang w:val="de-DE"/>
              </w:rPr>
              <w:t>[ApaSteScanMde_D_Stat]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A643B" w:rsidRDefault="00935523">
            <w:pPr>
              <w:ind w:left="113" w:right="113"/>
              <w:jc w:val="center"/>
              <w:rPr>
                <w:rFonts w:cs="Arial"/>
                <w:sz w:val="16"/>
                <w:szCs w:val="16"/>
                <w:lang w:val="de-DE" w:eastAsia="ja-JP"/>
              </w:rPr>
            </w:pPr>
            <w:r>
              <w:rPr>
                <w:sz w:val="16"/>
                <w:szCs w:val="16"/>
                <w:lang w:val="de-DE"/>
              </w:rPr>
              <w:t>[ApaActvSide2_D_Stat]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A643B" w:rsidRDefault="00935523">
            <w:pPr>
              <w:ind w:left="113" w:right="113"/>
              <w:jc w:val="center"/>
              <w:rPr>
                <w:rFonts w:cs="Arial"/>
                <w:sz w:val="16"/>
                <w:szCs w:val="16"/>
                <w:lang w:val="de-DE" w:eastAsia="ja-JP"/>
              </w:rPr>
            </w:pPr>
            <w:r>
              <w:rPr>
                <w:sz w:val="16"/>
                <w:szCs w:val="16"/>
                <w:lang w:val="de-DE"/>
              </w:rPr>
              <w:t>[ApaMde_D_Stat]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A643B" w:rsidRDefault="00935523">
            <w:pPr>
              <w:ind w:left="113" w:right="113"/>
              <w:jc w:val="center"/>
              <w:rPr>
                <w:rFonts w:cs="Arial"/>
                <w:sz w:val="16"/>
                <w:szCs w:val="16"/>
                <w:lang w:val="de-DE" w:eastAsia="ja-JP"/>
              </w:rPr>
            </w:pPr>
            <w:r>
              <w:rPr>
                <w:sz w:val="16"/>
                <w:szCs w:val="16"/>
                <w:lang w:val="de-DE"/>
              </w:rPr>
              <w:t>[ApaSelSapp_D_Stat]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A643B" w:rsidRDefault="00935523">
            <w:pPr>
              <w:ind w:left="113" w:right="113"/>
              <w:jc w:val="center"/>
              <w:rPr>
                <w:rFonts w:cs="Arial"/>
                <w:sz w:val="16"/>
                <w:szCs w:val="16"/>
                <w:lang w:val="de-DE" w:eastAsia="ja-JP"/>
              </w:rPr>
            </w:pPr>
            <w:r>
              <w:rPr>
                <w:sz w:val="16"/>
                <w:szCs w:val="16"/>
                <w:lang w:val="de-DE"/>
              </w:rPr>
              <w:t>[ApaSelPpa_D_Stat]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A643B" w:rsidRDefault="00935523">
            <w:pPr>
              <w:ind w:left="113" w:right="113"/>
              <w:jc w:val="center"/>
              <w:rPr>
                <w:rFonts w:cs="Arial"/>
                <w:sz w:val="16"/>
                <w:szCs w:val="16"/>
                <w:lang w:val="de-DE" w:eastAsia="ja-JP"/>
              </w:rPr>
            </w:pPr>
            <w:r>
              <w:rPr>
                <w:sz w:val="16"/>
                <w:szCs w:val="16"/>
                <w:lang w:val="de-DE"/>
              </w:rPr>
              <w:t>[ApaSelPoa_D_Stat]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A643B" w:rsidRDefault="00935523">
            <w:pPr>
              <w:ind w:left="113" w:right="113"/>
              <w:jc w:val="center"/>
              <w:rPr>
                <w:rFonts w:cs="Arial"/>
                <w:sz w:val="16"/>
                <w:szCs w:val="16"/>
                <w:lang w:val="de-DE" w:eastAsia="ja-JP"/>
              </w:rPr>
            </w:pPr>
            <w:r>
              <w:rPr>
                <w:sz w:val="16"/>
                <w:szCs w:val="16"/>
                <w:lang w:val="de-DE"/>
              </w:rPr>
              <w:t>[ApaScan_D_Stat]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A643B" w:rsidRDefault="00935523">
            <w:pPr>
              <w:ind w:left="113" w:right="113"/>
              <w:jc w:val="center"/>
              <w:rPr>
                <w:rFonts w:cs="Arial"/>
                <w:sz w:val="16"/>
                <w:szCs w:val="16"/>
                <w:lang w:val="de-DE" w:eastAsia="ja-JP"/>
              </w:rPr>
            </w:pPr>
            <w:r>
              <w:rPr>
                <w:sz w:val="16"/>
                <w:szCs w:val="16"/>
                <w:lang w:val="de-DE"/>
              </w:rPr>
              <w:t>[ApaLongCtl_D_RqDrv]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A643B" w:rsidRDefault="00935523">
            <w:pPr>
              <w:ind w:left="113" w:right="113"/>
              <w:jc w:val="center"/>
              <w:rPr>
                <w:rFonts w:cs="Arial"/>
                <w:sz w:val="16"/>
                <w:szCs w:val="16"/>
                <w:lang w:val="de-DE" w:eastAsia="ja-JP"/>
              </w:rPr>
            </w:pPr>
            <w:r>
              <w:rPr>
                <w:sz w:val="16"/>
                <w:szCs w:val="16"/>
                <w:lang w:val="de-DE"/>
              </w:rPr>
              <w:t>[ApaGearShif_D_RqDrv]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A643B" w:rsidRDefault="00935523">
            <w:pPr>
              <w:ind w:left="113" w:right="113"/>
              <w:jc w:val="center"/>
              <w:rPr>
                <w:rFonts w:cs="Arial"/>
                <w:sz w:val="16"/>
                <w:szCs w:val="16"/>
                <w:lang w:val="de-DE" w:eastAsia="ja-JP"/>
              </w:rPr>
            </w:pPr>
            <w:r>
              <w:rPr>
                <w:sz w:val="16"/>
                <w:szCs w:val="16"/>
                <w:lang w:val="de-DE"/>
              </w:rPr>
              <w:t>[ApaSteWhl_D_RqDrv]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A643B" w:rsidRDefault="00935523">
            <w:pPr>
              <w:ind w:left="113" w:right="113"/>
              <w:jc w:val="center"/>
              <w:rPr>
                <w:rFonts w:cs="Arial"/>
                <w:sz w:val="16"/>
                <w:szCs w:val="16"/>
                <w:lang w:val="de-DE" w:eastAsia="ja-JP"/>
              </w:rPr>
            </w:pPr>
            <w:r>
              <w:rPr>
                <w:sz w:val="16"/>
                <w:szCs w:val="16"/>
                <w:lang w:val="de-DE"/>
              </w:rPr>
              <w:t>[ApaAcsy_D_RqDrv]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A643B" w:rsidRDefault="00935523">
            <w:pPr>
              <w:ind w:left="113" w:right="113"/>
              <w:jc w:val="center"/>
              <w:rPr>
                <w:rFonts w:cs="Arial"/>
                <w:sz w:val="16"/>
                <w:szCs w:val="16"/>
                <w:lang w:val="de-DE" w:eastAsia="ja-JP"/>
              </w:rPr>
            </w:pPr>
            <w:r>
              <w:rPr>
                <w:sz w:val="16"/>
                <w:szCs w:val="16"/>
                <w:lang w:val="de-DE"/>
              </w:rPr>
              <w:t>[PrkAidMsgTxt_D_Rq]</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A643B" w:rsidRDefault="00935523">
            <w:pPr>
              <w:jc w:val="center"/>
              <w:rPr>
                <w:rFonts w:cs="Arial"/>
                <w:sz w:val="24"/>
                <w:lang w:val="de-DE" w:eastAsia="ja-JP"/>
              </w:rPr>
            </w:pPr>
            <w:r>
              <w:rPr>
                <w:sz w:val="24"/>
                <w:lang w:val="de-DE"/>
              </w:rPr>
              <w:t>Display HMI</w:t>
            </w:r>
          </w:p>
        </w:tc>
      </w:tr>
      <w:tr w:rsidR="006A643B" w:rsidTr="006A643B">
        <w:trPr>
          <w:cantSplit/>
          <w:jc w:val="center"/>
        </w:trPr>
        <w:tc>
          <w:tcPr>
            <w:tcW w:w="0" w:type="auto"/>
            <w:vMerge w:val="restart"/>
            <w:tcBorders>
              <w:top w:val="single" w:sz="4" w:space="0" w:color="auto"/>
              <w:left w:val="single" w:sz="4" w:space="0" w:color="auto"/>
              <w:bottom w:val="single" w:sz="4" w:space="0" w:color="auto"/>
              <w:right w:val="single" w:sz="4" w:space="0" w:color="auto"/>
            </w:tcBorders>
            <w:textDirection w:val="btLr"/>
            <w:vAlign w:val="center"/>
            <w:hideMark/>
          </w:tcPr>
          <w:p w:rsidR="006A643B" w:rsidRPr="002D0AA5" w:rsidRDefault="00935523">
            <w:pPr>
              <w:ind w:left="113" w:right="113"/>
              <w:jc w:val="center"/>
              <w:rPr>
                <w:rFonts w:cs="Arial"/>
                <w:lang w:eastAsia="ja-JP"/>
              </w:rPr>
            </w:pPr>
            <w:r w:rsidRPr="002D0AA5">
              <w:t>Run</w:t>
            </w:r>
          </w:p>
          <w:p w:rsidR="006A643B" w:rsidRPr="002D0AA5" w:rsidRDefault="00935523">
            <w:pPr>
              <w:ind w:left="113" w:right="113"/>
              <w:jc w:val="center"/>
              <w:rPr>
                <w:rFonts w:cs="Arial"/>
                <w:lang w:eastAsia="ja-JP"/>
              </w:rPr>
            </w:pPr>
            <w:r w:rsidRPr="002D0AA5">
              <w:rPr>
                <w:sz w:val="16"/>
                <w:szCs w:val="16"/>
              </w:rPr>
              <w:t>(as per Operational Modes and Voltage Range Definition)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rsidP="00CC6E4C">
            <w:pPr>
              <w:jc w:val="center"/>
              <w:rPr>
                <w:rFonts w:cs="Arial"/>
                <w:sz w:val="16"/>
                <w:szCs w:val="16"/>
                <w:lang w:val="de-DE" w:eastAsia="ja-JP"/>
              </w:rPr>
            </w:pPr>
            <w:r>
              <w:rPr>
                <w:noProof/>
                <w:sz w:val="24"/>
              </w:rPr>
              <w:drawing>
                <wp:inline distT="0" distB="0" distL="0" distR="0">
                  <wp:extent cx="286385" cy="297180"/>
                  <wp:effectExtent l="0" t="0" r="0" b="7620"/>
                  <wp:docPr id="2066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385" cy="297180"/>
                          </a:xfrm>
                          <a:prstGeom prst="rect">
                            <a:avLst/>
                          </a:prstGeom>
                          <a:noFill/>
                          <a:ln>
                            <a:noFill/>
                          </a:ln>
                        </pic:spPr>
                      </pic:pic>
                    </a:graphicData>
                  </a:graphic>
                </wp:inline>
              </w:drawing>
            </w:r>
            <w:r>
              <w:rPr>
                <w:rFonts w:cs="Arial"/>
                <w:sz w:val="16"/>
                <w:szCs w:val="16"/>
                <w:lang w:val="de-DE" w:eastAsia="ja-JP"/>
              </w:rPr>
              <w:t>/105</w:t>
            </w:r>
          </w:p>
        </w:tc>
      </w:tr>
      <w:tr w:rsidR="006A643B" w:rsidTr="006A643B">
        <w:trPr>
          <w:cantSplit/>
          <w:trHeight w:val="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A643B"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rsidP="00CC6E4C">
            <w:pPr>
              <w:jc w:val="center"/>
              <w:rPr>
                <w:rFonts w:cs="Arial"/>
                <w:sz w:val="24"/>
                <w:lang w:val="de-DE" w:eastAsia="ja-JP"/>
              </w:rPr>
            </w:pPr>
            <w:r>
              <w:rPr>
                <w:noProof/>
                <w:sz w:val="24"/>
              </w:rPr>
              <w:drawing>
                <wp:inline distT="0" distB="0" distL="0" distR="0">
                  <wp:extent cx="286385" cy="297180"/>
                  <wp:effectExtent l="0" t="0" r="0" b="7620"/>
                  <wp:docPr id="2066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385" cy="297180"/>
                          </a:xfrm>
                          <a:prstGeom prst="rect">
                            <a:avLst/>
                          </a:prstGeom>
                          <a:noFill/>
                          <a:ln>
                            <a:noFill/>
                          </a:ln>
                        </pic:spPr>
                      </pic:pic>
                    </a:graphicData>
                  </a:graphic>
                </wp:inline>
              </w:drawing>
            </w:r>
            <w:r>
              <w:rPr>
                <w:rFonts w:cs="Arial"/>
                <w:sz w:val="16"/>
                <w:szCs w:val="16"/>
                <w:lang w:val="de-DE" w:eastAsia="ja-JP"/>
              </w:rPr>
              <w:t>/106</w:t>
            </w:r>
          </w:p>
        </w:tc>
      </w:tr>
      <w:tr w:rsidR="006A643B" w:rsidTr="006A643B">
        <w:trPr>
          <w:cantSplit/>
          <w:trHeight w:val="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A643B"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rsidP="00CC6E4C">
            <w:pPr>
              <w:jc w:val="center"/>
              <w:rPr>
                <w:rFonts w:cs="Arial"/>
                <w:sz w:val="24"/>
                <w:lang w:val="de-DE" w:eastAsia="ja-JP"/>
              </w:rPr>
            </w:pPr>
            <w:r>
              <w:rPr>
                <w:noProof/>
                <w:sz w:val="24"/>
              </w:rPr>
              <w:drawing>
                <wp:inline distT="0" distB="0" distL="0" distR="0">
                  <wp:extent cx="286385" cy="297180"/>
                  <wp:effectExtent l="0" t="0" r="0" b="7620"/>
                  <wp:docPr id="20670"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385" cy="297180"/>
                          </a:xfrm>
                          <a:prstGeom prst="rect">
                            <a:avLst/>
                          </a:prstGeom>
                          <a:noFill/>
                          <a:ln>
                            <a:noFill/>
                          </a:ln>
                        </pic:spPr>
                      </pic:pic>
                    </a:graphicData>
                  </a:graphic>
                </wp:inline>
              </w:drawing>
            </w:r>
            <w:r>
              <w:rPr>
                <w:rFonts w:cs="Arial"/>
                <w:sz w:val="16"/>
                <w:szCs w:val="16"/>
                <w:lang w:val="de-DE" w:eastAsia="ja-JP"/>
              </w:rPr>
              <w:t>/107</w:t>
            </w:r>
          </w:p>
        </w:tc>
      </w:tr>
      <w:tr w:rsidR="006A643B" w:rsidTr="006A643B">
        <w:trPr>
          <w:cantSplit/>
          <w:trHeight w:val="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A643B"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rsidP="00CC6E4C">
            <w:pPr>
              <w:jc w:val="center"/>
              <w:rPr>
                <w:noProof/>
                <w:sz w:val="24"/>
              </w:rPr>
            </w:pPr>
            <w:r>
              <w:rPr>
                <w:noProof/>
                <w:sz w:val="24"/>
              </w:rPr>
              <w:drawing>
                <wp:inline distT="0" distB="0" distL="0" distR="0">
                  <wp:extent cx="286385" cy="297180"/>
                  <wp:effectExtent l="0" t="0" r="0" b="7620"/>
                  <wp:docPr id="20671"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385" cy="297180"/>
                          </a:xfrm>
                          <a:prstGeom prst="rect">
                            <a:avLst/>
                          </a:prstGeom>
                          <a:noFill/>
                          <a:ln>
                            <a:noFill/>
                          </a:ln>
                        </pic:spPr>
                      </pic:pic>
                    </a:graphicData>
                  </a:graphic>
                </wp:inline>
              </w:drawing>
            </w:r>
            <w:r>
              <w:rPr>
                <w:rFonts w:cs="Arial"/>
                <w:sz w:val="16"/>
                <w:szCs w:val="16"/>
                <w:lang w:val="de-DE" w:eastAsia="ja-JP"/>
              </w:rPr>
              <w:t>/494</w:t>
            </w:r>
          </w:p>
        </w:tc>
      </w:tr>
      <w:tr w:rsidR="006A643B" w:rsidTr="006A643B">
        <w:trPr>
          <w:cantSplit/>
          <w:trHeight w:val="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A643B"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rsidP="00CC6E4C">
            <w:pPr>
              <w:jc w:val="center"/>
              <w:rPr>
                <w:rFonts w:cs="Arial"/>
                <w:sz w:val="24"/>
                <w:lang w:val="de-DE" w:eastAsia="ja-JP"/>
              </w:rPr>
            </w:pPr>
            <w:r>
              <w:rPr>
                <w:noProof/>
                <w:sz w:val="24"/>
              </w:rPr>
              <w:drawing>
                <wp:inline distT="0" distB="0" distL="0" distR="0">
                  <wp:extent cx="179705" cy="219075"/>
                  <wp:effectExtent l="0" t="0" r="0" b="9525"/>
                  <wp:docPr id="20672"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9705" cy="219075"/>
                          </a:xfrm>
                          <a:prstGeom prst="rect">
                            <a:avLst/>
                          </a:prstGeom>
                          <a:noFill/>
                          <a:ln>
                            <a:noFill/>
                          </a:ln>
                        </pic:spPr>
                      </pic:pic>
                    </a:graphicData>
                  </a:graphic>
                </wp:inline>
              </w:drawing>
            </w:r>
            <w:r>
              <w:rPr>
                <w:rFonts w:cs="Arial"/>
                <w:sz w:val="16"/>
                <w:szCs w:val="16"/>
                <w:lang w:val="de-DE" w:eastAsia="ja-JP"/>
              </w:rPr>
              <w:t>/109</w:t>
            </w:r>
          </w:p>
        </w:tc>
      </w:tr>
      <w:tr w:rsidR="006A643B" w:rsidTr="006A643B">
        <w:trPr>
          <w:cantSplit/>
          <w:trHeight w:val="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A643B"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rsidP="00CC6E4C">
            <w:pPr>
              <w:jc w:val="center"/>
              <w:rPr>
                <w:rFonts w:cs="Arial"/>
                <w:sz w:val="24"/>
                <w:lang w:val="de-DE" w:eastAsia="ja-JP"/>
              </w:rPr>
            </w:pPr>
            <w:r>
              <w:rPr>
                <w:noProof/>
                <w:sz w:val="24"/>
              </w:rPr>
              <w:drawing>
                <wp:inline distT="0" distB="0" distL="0" distR="0">
                  <wp:extent cx="229870" cy="257810"/>
                  <wp:effectExtent l="0" t="0" r="0" b="8890"/>
                  <wp:docPr id="2067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9870" cy="257810"/>
                          </a:xfrm>
                          <a:prstGeom prst="rect">
                            <a:avLst/>
                          </a:prstGeom>
                          <a:noFill/>
                          <a:ln>
                            <a:noFill/>
                          </a:ln>
                        </pic:spPr>
                      </pic:pic>
                    </a:graphicData>
                  </a:graphic>
                </wp:inline>
              </w:drawing>
            </w:r>
            <w:r>
              <w:rPr>
                <w:rFonts w:cs="Arial"/>
                <w:sz w:val="16"/>
                <w:szCs w:val="16"/>
                <w:lang w:val="de-DE" w:eastAsia="ja-JP"/>
              </w:rPr>
              <w:t>/110</w:t>
            </w:r>
          </w:p>
        </w:tc>
      </w:tr>
      <w:tr w:rsidR="006A643B" w:rsidTr="006A643B">
        <w:trPr>
          <w:cantSplit/>
          <w:trHeight w:val="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A643B"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rsidP="00CC6E4C">
            <w:pPr>
              <w:jc w:val="center"/>
              <w:rPr>
                <w:rFonts w:cs="Arial"/>
                <w:sz w:val="24"/>
                <w:lang w:val="de-DE" w:eastAsia="ja-JP"/>
              </w:rPr>
            </w:pPr>
            <w:r>
              <w:rPr>
                <w:noProof/>
                <w:sz w:val="24"/>
              </w:rPr>
              <w:drawing>
                <wp:inline distT="0" distB="0" distL="0" distR="0">
                  <wp:extent cx="286385" cy="297180"/>
                  <wp:effectExtent l="0" t="0" r="0" b="7620"/>
                  <wp:docPr id="2067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385" cy="297180"/>
                          </a:xfrm>
                          <a:prstGeom prst="rect">
                            <a:avLst/>
                          </a:prstGeom>
                          <a:noFill/>
                          <a:ln>
                            <a:noFill/>
                          </a:ln>
                        </pic:spPr>
                      </pic:pic>
                    </a:graphicData>
                  </a:graphic>
                </wp:inline>
              </w:drawing>
            </w:r>
            <w:r>
              <w:rPr>
                <w:rFonts w:cs="Arial"/>
                <w:sz w:val="16"/>
                <w:szCs w:val="16"/>
                <w:lang w:val="de-DE" w:eastAsia="ja-JP"/>
              </w:rPr>
              <w:t>/111</w:t>
            </w:r>
          </w:p>
        </w:tc>
      </w:tr>
      <w:tr w:rsidR="006A643B" w:rsidTr="006A643B">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A643B"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rsidP="00CC6E4C">
            <w:pPr>
              <w:jc w:val="center"/>
              <w:rPr>
                <w:rFonts w:cs="Arial"/>
                <w:sz w:val="24"/>
                <w:lang w:val="de-DE" w:eastAsia="ja-JP"/>
              </w:rPr>
            </w:pPr>
            <w:r>
              <w:rPr>
                <w:noProof/>
                <w:sz w:val="24"/>
              </w:rPr>
              <w:drawing>
                <wp:inline distT="0" distB="0" distL="0" distR="0">
                  <wp:extent cx="179705" cy="207645"/>
                  <wp:effectExtent l="0" t="0" r="0" b="1905"/>
                  <wp:docPr id="20675"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9705" cy="207645"/>
                          </a:xfrm>
                          <a:prstGeom prst="rect">
                            <a:avLst/>
                          </a:prstGeom>
                          <a:noFill/>
                          <a:ln>
                            <a:noFill/>
                          </a:ln>
                        </pic:spPr>
                      </pic:pic>
                    </a:graphicData>
                  </a:graphic>
                </wp:inline>
              </w:drawing>
            </w:r>
            <w:r>
              <w:rPr>
                <w:rFonts w:cs="Arial"/>
                <w:sz w:val="16"/>
                <w:szCs w:val="16"/>
                <w:lang w:val="de-DE" w:eastAsia="ja-JP"/>
              </w:rPr>
              <w:t>/112</w:t>
            </w:r>
          </w:p>
        </w:tc>
      </w:tr>
      <w:tr w:rsidR="006A643B" w:rsidTr="006A643B">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A643B"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rsidP="00CC6E4C">
            <w:pPr>
              <w:jc w:val="center"/>
              <w:rPr>
                <w:rFonts w:cs="Arial"/>
                <w:sz w:val="24"/>
                <w:lang w:val="de-DE" w:eastAsia="ja-JP"/>
              </w:rPr>
            </w:pPr>
            <w:r>
              <w:rPr>
                <w:rFonts w:cs="Arial"/>
                <w:noProof/>
                <w:sz w:val="24"/>
              </w:rPr>
              <w:drawing>
                <wp:inline distT="0" distB="0" distL="0" distR="0">
                  <wp:extent cx="269240" cy="269240"/>
                  <wp:effectExtent l="0" t="0" r="0" b="0"/>
                  <wp:docPr id="20676" name="Picture 80"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fo"/>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69240" cy="269240"/>
                          </a:xfrm>
                          <a:prstGeom prst="rect">
                            <a:avLst/>
                          </a:prstGeom>
                          <a:noFill/>
                          <a:ln>
                            <a:noFill/>
                          </a:ln>
                        </pic:spPr>
                      </pic:pic>
                    </a:graphicData>
                  </a:graphic>
                </wp:inline>
              </w:drawing>
            </w:r>
            <w:r>
              <w:rPr>
                <w:rFonts w:cs="Arial"/>
                <w:sz w:val="16"/>
                <w:szCs w:val="16"/>
                <w:lang w:val="de-DE" w:eastAsia="ja-JP"/>
              </w:rPr>
              <w:t>/256</w:t>
            </w:r>
          </w:p>
        </w:tc>
      </w:tr>
      <w:tr w:rsidR="006A643B" w:rsidTr="006A643B">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A643B"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0x6</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rsidP="00CC6E4C">
            <w:pPr>
              <w:jc w:val="center"/>
              <w:rPr>
                <w:rFonts w:cs="Arial"/>
                <w:sz w:val="24"/>
                <w:lang w:val="de-DE" w:eastAsia="ja-JP"/>
              </w:rPr>
            </w:pPr>
            <w:r>
              <w:rPr>
                <w:noProof/>
                <w:sz w:val="24"/>
              </w:rPr>
              <w:drawing>
                <wp:inline distT="0" distB="0" distL="0" distR="0">
                  <wp:extent cx="229870" cy="257810"/>
                  <wp:effectExtent l="0" t="0" r="0" b="8890"/>
                  <wp:docPr id="2067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9870" cy="257810"/>
                          </a:xfrm>
                          <a:prstGeom prst="rect">
                            <a:avLst/>
                          </a:prstGeom>
                          <a:noFill/>
                          <a:ln>
                            <a:noFill/>
                          </a:ln>
                        </pic:spPr>
                      </pic:pic>
                    </a:graphicData>
                  </a:graphic>
                </wp:inline>
              </w:drawing>
            </w:r>
            <w:r>
              <w:rPr>
                <w:rFonts w:cs="Arial"/>
                <w:sz w:val="16"/>
                <w:szCs w:val="16"/>
                <w:lang w:val="de-DE" w:eastAsia="ja-JP"/>
              </w:rPr>
              <w:t>/115</w:t>
            </w:r>
          </w:p>
        </w:tc>
      </w:tr>
      <w:tr w:rsidR="006A643B" w:rsidTr="006A643B">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A643B"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0x7</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rsidP="00CC6E4C">
            <w:pPr>
              <w:jc w:val="center"/>
              <w:rPr>
                <w:rFonts w:cs="Arial"/>
                <w:sz w:val="24"/>
                <w:lang w:val="de-DE" w:eastAsia="ja-JP"/>
              </w:rPr>
            </w:pPr>
            <w:r>
              <w:rPr>
                <w:noProof/>
                <w:sz w:val="24"/>
              </w:rPr>
              <w:drawing>
                <wp:inline distT="0" distB="0" distL="0" distR="0">
                  <wp:extent cx="274955" cy="235585"/>
                  <wp:effectExtent l="0" t="0" r="0" b="0"/>
                  <wp:docPr id="206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4955" cy="235585"/>
                          </a:xfrm>
                          <a:prstGeom prst="rect">
                            <a:avLst/>
                          </a:prstGeom>
                          <a:noFill/>
                          <a:ln>
                            <a:noFill/>
                          </a:ln>
                        </pic:spPr>
                      </pic:pic>
                    </a:graphicData>
                  </a:graphic>
                </wp:inline>
              </w:drawing>
            </w:r>
            <w:r>
              <w:rPr>
                <w:rFonts w:cs="Arial"/>
                <w:sz w:val="16"/>
                <w:szCs w:val="16"/>
                <w:lang w:val="de-DE" w:eastAsia="ja-JP"/>
              </w:rPr>
              <w:t>/116</w:t>
            </w:r>
          </w:p>
        </w:tc>
      </w:tr>
      <w:tr w:rsidR="006A643B" w:rsidTr="006A643B">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A643B"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0x5</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rsidP="00CC6E4C">
            <w:pPr>
              <w:jc w:val="center"/>
              <w:rPr>
                <w:noProof/>
                <w:sz w:val="24"/>
              </w:rPr>
            </w:pPr>
            <w:r>
              <w:rPr>
                <w:rFonts w:cs="Arial"/>
                <w:noProof/>
                <w:sz w:val="24"/>
              </w:rPr>
              <w:drawing>
                <wp:inline distT="0" distB="0" distL="0" distR="0">
                  <wp:extent cx="572135" cy="201930"/>
                  <wp:effectExtent l="0" t="0" r="0" b="7620"/>
                  <wp:docPr id="2067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135" cy="201930"/>
                          </a:xfrm>
                          <a:prstGeom prst="rect">
                            <a:avLst/>
                          </a:prstGeom>
                          <a:noFill/>
                          <a:ln>
                            <a:noFill/>
                          </a:ln>
                        </pic:spPr>
                      </pic:pic>
                    </a:graphicData>
                  </a:graphic>
                </wp:inline>
              </w:drawing>
            </w:r>
            <w:r>
              <w:rPr>
                <w:noProof/>
                <w:sz w:val="24"/>
              </w:rPr>
              <w:drawing>
                <wp:inline distT="0" distB="0" distL="0" distR="0">
                  <wp:extent cx="179705" cy="201930"/>
                  <wp:effectExtent l="0" t="0" r="0" b="7620"/>
                  <wp:docPr id="20680"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9705" cy="201930"/>
                          </a:xfrm>
                          <a:prstGeom prst="rect">
                            <a:avLst/>
                          </a:prstGeom>
                          <a:noFill/>
                          <a:ln>
                            <a:noFill/>
                          </a:ln>
                        </pic:spPr>
                      </pic:pic>
                    </a:graphicData>
                  </a:graphic>
                </wp:inline>
              </w:drawing>
            </w:r>
            <w:r>
              <w:rPr>
                <w:noProof/>
                <w:sz w:val="24"/>
              </w:rPr>
              <w:t>(Manual)</w:t>
            </w:r>
          </w:p>
          <w:p w:rsidR="006A643B" w:rsidRDefault="00935523" w:rsidP="00CC6E4C">
            <w:pPr>
              <w:jc w:val="center"/>
              <w:rPr>
                <w:rFonts w:cs="Arial"/>
                <w:sz w:val="24"/>
                <w:lang w:val="de-DE" w:eastAsia="ja-JP"/>
              </w:rPr>
            </w:pPr>
            <w:r>
              <w:rPr>
                <w:noProof/>
                <w:sz w:val="24"/>
              </w:rPr>
              <w:t xml:space="preserve">or </w:t>
            </w:r>
            <w:r>
              <w:rPr>
                <w:noProof/>
                <w:sz w:val="24"/>
              </w:rPr>
              <w:drawing>
                <wp:inline distT="0" distB="0" distL="0" distR="0">
                  <wp:extent cx="235585" cy="247015"/>
                  <wp:effectExtent l="0" t="0" r="0" b="635"/>
                  <wp:docPr id="20681"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5585" cy="247015"/>
                          </a:xfrm>
                          <a:prstGeom prst="rect">
                            <a:avLst/>
                          </a:prstGeom>
                          <a:noFill/>
                          <a:ln>
                            <a:noFill/>
                          </a:ln>
                        </pic:spPr>
                      </pic:pic>
                    </a:graphicData>
                  </a:graphic>
                </wp:inline>
              </w:drawing>
            </w:r>
            <w:r>
              <w:rPr>
                <w:noProof/>
                <w:sz w:val="24"/>
              </w:rPr>
              <w:t>(Auto)</w:t>
            </w:r>
            <w:r>
              <w:rPr>
                <w:rFonts w:cs="Arial"/>
                <w:sz w:val="16"/>
                <w:szCs w:val="16"/>
                <w:vertAlign w:val="subscript"/>
                <w:lang w:val="de-DE" w:eastAsia="ja-JP"/>
              </w:rPr>
              <w:t xml:space="preserve"> </w:t>
            </w:r>
            <w:r>
              <w:rPr>
                <w:rFonts w:cs="Arial"/>
                <w:sz w:val="16"/>
                <w:szCs w:val="16"/>
                <w:lang w:val="de-DE" w:eastAsia="ja-JP"/>
              </w:rPr>
              <w:t>/117</w:t>
            </w:r>
          </w:p>
        </w:tc>
      </w:tr>
      <w:tr w:rsidR="006A643B" w:rsidTr="006A643B">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A643B"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0x5</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rsidP="00CC6E4C">
            <w:pPr>
              <w:jc w:val="center"/>
              <w:rPr>
                <w:rFonts w:cs="Arial"/>
                <w:sz w:val="24"/>
                <w:lang w:val="de-DE" w:eastAsia="ja-JP"/>
              </w:rPr>
            </w:pPr>
            <w:r>
              <w:rPr>
                <w:rFonts w:cs="Arial"/>
                <w:noProof/>
                <w:sz w:val="24"/>
              </w:rPr>
              <w:drawing>
                <wp:inline distT="0" distB="0" distL="0" distR="0">
                  <wp:extent cx="286385" cy="286385"/>
                  <wp:effectExtent l="0" t="0" r="0" b="0"/>
                  <wp:docPr id="20682" name="Picture 74"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r>
              <w:rPr>
                <w:rFonts w:cs="Arial"/>
                <w:sz w:val="16"/>
                <w:szCs w:val="16"/>
                <w:lang w:val="de-DE" w:eastAsia="ja-JP"/>
              </w:rPr>
              <w:t>/267</w:t>
            </w:r>
          </w:p>
        </w:tc>
      </w:tr>
      <w:tr w:rsidR="006A643B" w:rsidTr="006A643B">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A643B"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rsidP="00CC6E4C">
            <w:pPr>
              <w:jc w:val="center"/>
              <w:rPr>
                <w:noProof/>
                <w:sz w:val="24"/>
              </w:rPr>
            </w:pPr>
            <w:r>
              <w:rPr>
                <w:noProof/>
                <w:sz w:val="24"/>
              </w:rPr>
              <w:drawing>
                <wp:inline distT="0" distB="0" distL="0" distR="0">
                  <wp:extent cx="297180" cy="302895"/>
                  <wp:effectExtent l="0" t="0" r="7620" b="1905"/>
                  <wp:docPr id="2068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7180" cy="302895"/>
                          </a:xfrm>
                          <a:prstGeom prst="rect">
                            <a:avLst/>
                          </a:prstGeom>
                          <a:noFill/>
                          <a:ln>
                            <a:noFill/>
                          </a:ln>
                        </pic:spPr>
                      </pic:pic>
                    </a:graphicData>
                  </a:graphic>
                </wp:inline>
              </w:drawing>
            </w:r>
            <w:r>
              <w:rPr>
                <w:rFonts w:cs="Arial"/>
                <w:sz w:val="16"/>
                <w:szCs w:val="16"/>
                <w:lang w:val="de-DE" w:eastAsia="ja-JP"/>
              </w:rPr>
              <w:t>/118</w:t>
            </w:r>
          </w:p>
        </w:tc>
      </w:tr>
      <w:tr w:rsidR="006A643B" w:rsidTr="006A643B">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A643B"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rsidP="00CC6E4C">
            <w:pPr>
              <w:jc w:val="center"/>
              <w:rPr>
                <w:noProof/>
                <w:sz w:val="24"/>
              </w:rPr>
            </w:pPr>
            <w:r>
              <w:rPr>
                <w:noProof/>
                <w:sz w:val="24"/>
              </w:rPr>
              <w:drawing>
                <wp:inline distT="0" distB="0" distL="0" distR="0">
                  <wp:extent cx="297180" cy="302895"/>
                  <wp:effectExtent l="0" t="0" r="7620" b="1905"/>
                  <wp:docPr id="20684"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7180" cy="302895"/>
                          </a:xfrm>
                          <a:prstGeom prst="rect">
                            <a:avLst/>
                          </a:prstGeom>
                          <a:noFill/>
                          <a:ln>
                            <a:noFill/>
                          </a:ln>
                        </pic:spPr>
                      </pic:pic>
                    </a:graphicData>
                  </a:graphic>
                </wp:inline>
              </w:drawing>
            </w:r>
            <w:r>
              <w:rPr>
                <w:rFonts w:cs="Arial"/>
                <w:sz w:val="16"/>
                <w:szCs w:val="16"/>
                <w:lang w:val="de-DE" w:eastAsia="ja-JP"/>
              </w:rPr>
              <w:t>/449</w:t>
            </w:r>
          </w:p>
        </w:tc>
      </w:tr>
      <w:tr w:rsidR="006A643B" w:rsidTr="006A643B">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A643B"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Default="00935523" w:rsidP="00CC6E4C">
            <w:pPr>
              <w:jc w:val="center"/>
              <w:rPr>
                <w:noProof/>
                <w:sz w:val="24"/>
              </w:rPr>
            </w:pPr>
            <w:r>
              <w:rPr>
                <w:noProof/>
                <w:sz w:val="24"/>
              </w:rPr>
              <w:drawing>
                <wp:inline distT="0" distB="0" distL="0" distR="0">
                  <wp:extent cx="549910" cy="314325"/>
                  <wp:effectExtent l="0" t="0" r="2540" b="9525"/>
                  <wp:docPr id="20685"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192a2800004a490000200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9910" cy="314325"/>
                          </a:xfrm>
                          <a:prstGeom prst="rect">
                            <a:avLst/>
                          </a:prstGeom>
                          <a:noFill/>
                          <a:ln>
                            <a:noFill/>
                          </a:ln>
                        </pic:spPr>
                      </pic:pic>
                    </a:graphicData>
                  </a:graphic>
                </wp:inline>
              </w:drawing>
            </w:r>
            <w:r>
              <w:rPr>
                <w:rFonts w:cs="Arial"/>
                <w:sz w:val="16"/>
                <w:szCs w:val="16"/>
                <w:lang w:val="de-DE" w:eastAsia="ja-JP"/>
              </w:rPr>
              <w:t>/317</w:t>
            </w:r>
          </w:p>
        </w:tc>
      </w:tr>
      <w:tr w:rsidR="006A643B" w:rsidTr="006A643B">
        <w:trPr>
          <w:cantSplit/>
          <w:trHeight w:val="19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A643B" w:rsidRDefault="00935523">
            <w:pPr>
              <w:rPr>
                <w:rFonts w:cs="Arial"/>
                <w:lang w:val="de-DE" w:eastAsia="ja-JP"/>
              </w:rPr>
            </w:pPr>
          </w:p>
        </w:tc>
        <w:tc>
          <w:tcPr>
            <w:tcW w:w="0" w:type="auto"/>
            <w:gridSpan w:val="13"/>
            <w:tcBorders>
              <w:top w:val="single" w:sz="4" w:space="0" w:color="auto"/>
              <w:left w:val="single" w:sz="4" w:space="0" w:color="auto"/>
              <w:bottom w:val="single" w:sz="4" w:space="0" w:color="auto"/>
              <w:right w:val="single" w:sz="4" w:space="0" w:color="auto"/>
            </w:tcBorders>
            <w:vAlign w:val="center"/>
            <w:hideMark/>
          </w:tcPr>
          <w:p w:rsidR="006A643B" w:rsidRDefault="00935523">
            <w:pPr>
              <w:jc w:val="center"/>
              <w:rPr>
                <w:rFonts w:cs="Arial"/>
                <w:sz w:val="16"/>
                <w:szCs w:val="16"/>
                <w:lang w:val="de-DE" w:eastAsia="ja-JP"/>
              </w:rPr>
            </w:pPr>
            <w:r>
              <w:rPr>
                <w:sz w:val="16"/>
                <w:szCs w:val="16"/>
                <w:lang w:val="de-DE"/>
              </w:rPr>
              <w:t>All Other Cases</w:t>
            </w:r>
          </w:p>
        </w:tc>
        <w:tc>
          <w:tcPr>
            <w:tcW w:w="0" w:type="auto"/>
            <w:tcBorders>
              <w:top w:val="single" w:sz="4" w:space="0" w:color="auto"/>
              <w:left w:val="single" w:sz="4" w:space="0" w:color="auto"/>
              <w:bottom w:val="single" w:sz="4" w:space="0" w:color="auto"/>
              <w:right w:val="single" w:sz="4" w:space="0" w:color="auto"/>
            </w:tcBorders>
            <w:vAlign w:val="center"/>
            <w:hideMark/>
          </w:tcPr>
          <w:p w:rsidR="006A643B" w:rsidRPr="002D0AA5" w:rsidRDefault="00935523">
            <w:pPr>
              <w:jc w:val="center"/>
              <w:rPr>
                <w:rFonts w:cs="Arial"/>
                <w:sz w:val="24"/>
                <w:lang w:eastAsia="ja-JP"/>
              </w:rPr>
            </w:pPr>
            <w:r w:rsidRPr="002D0AA5">
              <w:rPr>
                <w:sz w:val="24"/>
              </w:rPr>
              <w:t>Blank (Do not show Symbol3)</w:t>
            </w:r>
          </w:p>
        </w:tc>
      </w:tr>
    </w:tbl>
    <w:p w:rsidR="00ED7945" w:rsidRDefault="00935523" w:rsidP="00ED7945">
      <w:r>
        <w:t>4” supports semi-assisted park (SAP) only, configuration Parking Assistance_Cfg is not required.</w:t>
      </w:r>
    </w:p>
    <w:p w:rsidR="00673EF7" w:rsidRPr="003A371B" w:rsidRDefault="00935523" w:rsidP="003A371B"/>
    <w:p w:rsidR="00CC6E4C" w:rsidRPr="00CC6E4C" w:rsidRDefault="00CC6E4C" w:rsidP="00CC6E4C">
      <w:pPr>
        <w:pStyle w:val="Heading4"/>
        <w:rPr>
          <w:b w:val="0"/>
          <w:u w:val="single"/>
        </w:rPr>
      </w:pPr>
      <w:r w:rsidRPr="00CC6E4C">
        <w:rPr>
          <w:b w:val="0"/>
          <w:u w:val="single"/>
        </w:rPr>
        <w:t>CAMERA-FUR-REQ-161356/L-Reverse Video Camera with Active Park Assist (APA) and Park Distance Control (PDC) - Positional Symbol4</w:t>
      </w:r>
    </w:p>
    <w:p w:rsidR="00F64014" w:rsidRDefault="00935523" w:rsidP="00F64014">
      <w:pPr>
        <w:jc w:val="center"/>
        <w:rPr>
          <w:b/>
        </w:rPr>
      </w:pPr>
      <w:r>
        <w:rPr>
          <w:b/>
        </w:rPr>
        <w:t>8” (or equivalent) displays (CGEAx only)</w:t>
      </w:r>
    </w:p>
    <w:tbl>
      <w:tblPr>
        <w:tblStyle w:val="TableGrid"/>
        <w:tblW w:w="0" w:type="auto"/>
        <w:jc w:val="center"/>
        <w:tblLayout w:type="fixed"/>
        <w:tblLook w:val="04A0" w:firstRow="1" w:lastRow="0" w:firstColumn="1" w:lastColumn="0" w:noHBand="0" w:noVBand="1"/>
      </w:tblPr>
      <w:tblGrid>
        <w:gridCol w:w="696"/>
        <w:gridCol w:w="474"/>
        <w:gridCol w:w="474"/>
        <w:gridCol w:w="474"/>
        <w:gridCol w:w="264"/>
        <w:gridCol w:w="270"/>
        <w:gridCol w:w="270"/>
        <w:gridCol w:w="270"/>
        <w:gridCol w:w="270"/>
        <w:gridCol w:w="540"/>
        <w:gridCol w:w="540"/>
        <w:gridCol w:w="540"/>
        <w:gridCol w:w="540"/>
        <w:gridCol w:w="540"/>
        <w:gridCol w:w="270"/>
        <w:gridCol w:w="270"/>
        <w:gridCol w:w="412"/>
        <w:gridCol w:w="2358"/>
      </w:tblGrid>
      <w:tr w:rsidR="002F483A" w:rsidTr="002F483A">
        <w:trPr>
          <w:cantSplit/>
          <w:trHeight w:val="1988"/>
          <w:tblHeader/>
          <w:jc w:val="center"/>
        </w:trPr>
        <w:tc>
          <w:tcPr>
            <w:tcW w:w="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jc w:val="center"/>
              <w:rPr>
                <w:rFonts w:cs="Arial"/>
                <w:lang w:val="de-DE" w:eastAsia="ja-JP"/>
              </w:rPr>
            </w:pPr>
            <w:r>
              <w:rPr>
                <w:lang w:val="de-DE"/>
              </w:rPr>
              <w:lastRenderedPageBreak/>
              <w:t>Operational Mode</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jc w:val="center"/>
              <w:rPr>
                <w:sz w:val="16"/>
                <w:szCs w:val="16"/>
                <w:lang w:val="de-DE"/>
              </w:rPr>
            </w:pPr>
            <w:r>
              <w:rPr>
                <w:sz w:val="16"/>
                <w:szCs w:val="16"/>
                <w:lang w:val="de-DE"/>
              </w:rPr>
              <w:t>Parking Assistance (Cfg)</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jc w:val="center"/>
              <w:rPr>
                <w:rFonts w:cs="Arial"/>
                <w:sz w:val="16"/>
                <w:szCs w:val="16"/>
                <w:lang w:val="de-DE" w:eastAsia="ja-JP"/>
              </w:rPr>
            </w:pPr>
            <w:r>
              <w:rPr>
                <w:sz w:val="16"/>
                <w:szCs w:val="16"/>
                <w:lang w:val="de-DE"/>
              </w:rPr>
              <w:t>[ApaSys_D_</w:t>
            </w:r>
            <w:r>
              <w:rPr>
                <w:sz w:val="16"/>
                <w:szCs w:val="16"/>
                <w:lang w:val="de-DE"/>
              </w:rPr>
              <w:t>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jc w:val="center"/>
              <w:rPr>
                <w:rFonts w:cs="Arial"/>
                <w:sz w:val="16"/>
                <w:szCs w:val="16"/>
                <w:lang w:val="de-DE" w:eastAsia="ja-JP"/>
              </w:rPr>
            </w:pPr>
            <w:r>
              <w:rPr>
                <w:sz w:val="16"/>
                <w:szCs w:val="16"/>
                <w:lang w:val="de-DE"/>
              </w:rPr>
              <w:t>[ApaSteScanMde_D_Stat]</w:t>
            </w:r>
          </w:p>
        </w:tc>
        <w:tc>
          <w:tcPr>
            <w:tcW w:w="2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jc w:val="center"/>
              <w:rPr>
                <w:rFonts w:cs="Arial"/>
                <w:sz w:val="16"/>
                <w:szCs w:val="16"/>
                <w:lang w:val="de-DE" w:eastAsia="ja-JP"/>
              </w:rPr>
            </w:pPr>
            <w:r>
              <w:rPr>
                <w:sz w:val="16"/>
                <w:szCs w:val="16"/>
                <w:lang w:val="de-DE"/>
              </w:rPr>
              <w:t>[ApaActvSide2_D_Stat]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jc w:val="center"/>
              <w:rPr>
                <w:rFonts w:cs="Arial"/>
                <w:sz w:val="16"/>
                <w:szCs w:val="16"/>
                <w:lang w:val="de-DE" w:eastAsia="ja-JP"/>
              </w:rPr>
            </w:pPr>
            <w:r>
              <w:rPr>
                <w:sz w:val="16"/>
                <w:szCs w:val="16"/>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jc w:val="center"/>
              <w:rPr>
                <w:rFonts w:cs="Arial"/>
                <w:sz w:val="16"/>
                <w:szCs w:val="16"/>
                <w:lang w:val="de-DE" w:eastAsia="ja-JP"/>
              </w:rPr>
            </w:pPr>
            <w:r>
              <w:rPr>
                <w:sz w:val="16"/>
                <w:szCs w:val="16"/>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jc w:val="center"/>
              <w:rPr>
                <w:rFonts w:cs="Arial"/>
                <w:sz w:val="16"/>
                <w:szCs w:val="16"/>
                <w:lang w:val="de-DE" w:eastAsia="ja-JP"/>
              </w:rPr>
            </w:pPr>
            <w:r>
              <w:rPr>
                <w:sz w:val="16"/>
                <w:szCs w:val="16"/>
                <w:lang w:val="de-DE"/>
              </w:rPr>
              <w:t>[ApaSelPoa_D_Stat]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jc w:val="center"/>
              <w:rPr>
                <w:rFonts w:cs="Arial"/>
                <w:sz w:val="16"/>
                <w:szCs w:val="16"/>
                <w:lang w:val="de-DE" w:eastAsia="ja-JP"/>
              </w:rPr>
            </w:pPr>
            <w:r>
              <w:rPr>
                <w:sz w:val="16"/>
                <w:szCs w:val="16"/>
                <w:lang w:val="de-DE"/>
              </w:rPr>
              <w:t>[ApaScan_D_Stat]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jc w:val="center"/>
              <w:rPr>
                <w:rFonts w:cs="Arial"/>
                <w:sz w:val="16"/>
                <w:szCs w:val="16"/>
                <w:lang w:val="de-DE" w:eastAsia="ja-JP"/>
              </w:rPr>
            </w:pPr>
            <w:r>
              <w:rPr>
                <w:sz w:val="16"/>
                <w:szCs w:val="16"/>
                <w:lang w:val="de-DE"/>
              </w:rPr>
              <w:t>[ApaLongCtl_D_RqDrv]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jc w:val="center"/>
              <w:rPr>
                <w:rFonts w:cs="Arial"/>
                <w:sz w:val="16"/>
                <w:szCs w:val="16"/>
                <w:lang w:val="de-DE" w:eastAsia="ja-JP"/>
              </w:rPr>
            </w:pPr>
            <w:r>
              <w:rPr>
                <w:sz w:val="16"/>
                <w:szCs w:val="16"/>
                <w:lang w:val="de-DE"/>
              </w:rPr>
              <w:t>[ApaGearShif_D_RqDrv]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jc w:val="center"/>
              <w:rPr>
                <w:rFonts w:cs="Arial"/>
                <w:sz w:val="16"/>
                <w:szCs w:val="16"/>
                <w:lang w:val="de-DE" w:eastAsia="ja-JP"/>
              </w:rPr>
            </w:pPr>
            <w:r>
              <w:rPr>
                <w:sz w:val="16"/>
                <w:szCs w:val="16"/>
                <w:lang w:val="de-DE"/>
              </w:rPr>
              <w:t>[ApaSteWhl_D_RqDrv]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jc w:val="center"/>
              <w:rPr>
                <w:sz w:val="16"/>
                <w:szCs w:val="16"/>
                <w:lang w:val="de-DE"/>
              </w:rPr>
            </w:pPr>
            <w:r>
              <w:rPr>
                <w:sz w:val="16"/>
                <w:szCs w:val="16"/>
                <w:lang w:val="de-DE"/>
              </w:rPr>
              <w:t>[ApaTrgtDist_D_Stat]</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jc w:val="center"/>
              <w:rPr>
                <w:sz w:val="16"/>
                <w:szCs w:val="16"/>
                <w:lang w:val="de-DE"/>
              </w:rPr>
            </w:pPr>
            <w:r>
              <w:rPr>
                <w:sz w:val="16"/>
                <w:szCs w:val="16"/>
                <w:lang w:val="de-DE"/>
              </w:rPr>
              <w:t>[ApaMsgTxt_D_Rq]</w:t>
            </w:r>
            <w:r>
              <w:rPr>
                <w:rFonts w:cs="Arial"/>
                <w:vertAlign w:val="superscript"/>
                <w:lang w:val="de-DE"/>
              </w:rPr>
              <w:t xml:space="preserve"> ‡</w:t>
            </w:r>
          </w:p>
        </w:tc>
        <w:tc>
          <w:tcPr>
            <w:tcW w:w="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jc w:val="center"/>
              <w:rPr>
                <w:rFonts w:cs="Arial"/>
                <w:sz w:val="16"/>
                <w:szCs w:val="16"/>
                <w:lang w:val="de-DE" w:eastAsia="ja-JP"/>
              </w:rPr>
            </w:pPr>
            <w:r>
              <w:rPr>
                <w:sz w:val="16"/>
                <w:szCs w:val="16"/>
                <w:lang w:val="de-DE"/>
              </w:rPr>
              <w:t>[PrkAidMsgTxt_D_Rq]</w:t>
            </w:r>
          </w:p>
        </w:tc>
        <w:tc>
          <w:tcPr>
            <w:tcW w:w="23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F483A" w:rsidRDefault="00935523">
            <w:pPr>
              <w:jc w:val="center"/>
              <w:rPr>
                <w:rFonts w:cs="Arial"/>
                <w:sz w:val="24"/>
                <w:lang w:val="de-DE" w:eastAsia="ja-JP"/>
              </w:rPr>
            </w:pPr>
            <w:r>
              <w:rPr>
                <w:sz w:val="24"/>
                <w:lang w:val="de-DE"/>
              </w:rPr>
              <w:t>Display HMI</w:t>
            </w:r>
            <w:r>
              <w:rPr>
                <w:sz w:val="16"/>
                <w:szCs w:val="16"/>
                <w:vertAlign w:val="subscript"/>
                <w:lang w:val="de-DE"/>
              </w:rPr>
              <w:t>/REF#</w:t>
            </w:r>
          </w:p>
        </w:tc>
      </w:tr>
      <w:tr w:rsidR="002F483A" w:rsidTr="002F483A">
        <w:trPr>
          <w:cantSplit/>
          <w:tblHeader/>
          <w:jc w:val="center"/>
        </w:trPr>
        <w:tc>
          <w:tcPr>
            <w:tcW w:w="696"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2F483A" w:rsidRDefault="00935523">
            <w:pPr>
              <w:jc w:val="center"/>
              <w:rPr>
                <w:rFonts w:cs="Arial"/>
                <w:lang w:eastAsia="ja-JP"/>
              </w:rPr>
            </w:pPr>
            <w:r>
              <w:t>Run</w:t>
            </w:r>
          </w:p>
          <w:p w:rsidR="002F483A" w:rsidRDefault="00935523">
            <w:pPr>
              <w:jc w:val="center"/>
              <w:rPr>
                <w:rFonts w:cs="Arial"/>
                <w:lang w:eastAsia="ja-JP"/>
              </w:rPr>
            </w:pPr>
            <w:r>
              <w:t>(as per Operational Modes and Voltage Range Definition)</w:t>
            </w:r>
          </w:p>
        </w:tc>
        <w:tc>
          <w:tcPr>
            <w:tcW w:w="47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rFonts w:cs="Arial"/>
                <w:sz w:val="16"/>
                <w:szCs w:val="16"/>
                <w:lang w:val="de-DE" w:eastAsia="ja-JP"/>
              </w:rPr>
            </w:pPr>
            <w:r>
              <w:rPr>
                <w:sz w:val="16"/>
                <w:szCs w:val="16"/>
                <w:lang w:val="de-DE"/>
              </w:rPr>
              <w:t>0x2</w:t>
            </w:r>
          </w:p>
        </w:tc>
        <w:tc>
          <w:tcPr>
            <w:tcW w:w="26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12"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rFonts w:cs="Arial"/>
                <w:sz w:val="16"/>
                <w:szCs w:val="16"/>
                <w:lang w:val="de-DE" w:eastAsia="ja-JP"/>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2F483A" w:rsidRDefault="00935523" w:rsidP="00CC6E4C">
            <w:pPr>
              <w:jc w:val="center"/>
              <w:rPr>
                <w:rFonts w:cs="Arial"/>
                <w:sz w:val="24"/>
                <w:lang w:val="de-DE" w:eastAsia="ja-JP"/>
              </w:rPr>
            </w:pPr>
            <w:r>
              <w:rPr>
                <w:noProof/>
                <w:sz w:val="24"/>
              </w:rPr>
              <w:drawing>
                <wp:inline distT="0" distB="0" distL="0" distR="0">
                  <wp:extent cx="304800" cy="170180"/>
                  <wp:effectExtent l="0" t="0" r="0" b="1270"/>
                  <wp:docPr id="2070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304800" cy="170180"/>
                          </a:xfrm>
                          <a:prstGeom prst="rect">
                            <a:avLst/>
                          </a:prstGeom>
                          <a:noFill/>
                          <a:ln>
                            <a:noFill/>
                          </a:ln>
                        </pic:spPr>
                      </pic:pic>
                    </a:graphicData>
                  </a:graphic>
                </wp:inline>
              </w:drawing>
            </w:r>
            <w:r>
              <w:rPr>
                <w:rFonts w:cs="Arial"/>
                <w:sz w:val="16"/>
                <w:szCs w:val="16"/>
                <w:vertAlign w:val="subscript"/>
                <w:lang w:val="de-DE" w:eastAsia="ja-JP"/>
              </w:rPr>
              <w:t>//392</w:t>
            </w:r>
          </w:p>
        </w:tc>
      </w:tr>
      <w:tr w:rsidR="002F483A" w:rsidTr="002F483A">
        <w:trPr>
          <w:cantSplit/>
          <w:tblHeader/>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2F483A"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12"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rFonts w:cs="Arial"/>
                <w:sz w:val="16"/>
                <w:szCs w:val="16"/>
                <w:lang w:val="de-DE" w:eastAsia="ja-JP"/>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2F483A" w:rsidRDefault="00935523" w:rsidP="00CC6E4C">
            <w:pPr>
              <w:jc w:val="center"/>
              <w:rPr>
                <w:noProof/>
                <w:sz w:val="24"/>
              </w:rPr>
            </w:pPr>
            <w:r>
              <w:rPr>
                <w:rFonts w:cs="Arial"/>
                <w:noProof/>
                <w:sz w:val="24"/>
              </w:rPr>
              <w:drawing>
                <wp:inline distT="0" distB="0" distL="0" distR="0">
                  <wp:extent cx="304800" cy="106680"/>
                  <wp:effectExtent l="0" t="0" r="0" b="7620"/>
                  <wp:docPr id="2070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0" cy="106680"/>
                          </a:xfrm>
                          <a:prstGeom prst="rect">
                            <a:avLst/>
                          </a:prstGeom>
                          <a:noFill/>
                          <a:ln>
                            <a:noFill/>
                          </a:ln>
                        </pic:spPr>
                      </pic:pic>
                    </a:graphicData>
                  </a:graphic>
                </wp:inline>
              </w:drawing>
            </w:r>
            <w:r>
              <w:rPr>
                <w:rFonts w:cs="Arial"/>
                <w:noProof/>
                <w:sz w:val="24"/>
              </w:rPr>
              <w:drawing>
                <wp:inline distT="0" distB="0" distL="0" distR="0">
                  <wp:extent cx="247650" cy="247650"/>
                  <wp:effectExtent l="0" t="0" r="0" b="0"/>
                  <wp:docPr id="2070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Pr>
                <w:noProof/>
                <w:sz w:val="24"/>
              </w:rPr>
              <w:t>(Manual)</w:t>
            </w:r>
          </w:p>
          <w:p w:rsidR="002F483A" w:rsidRDefault="00935523" w:rsidP="00CC6E4C">
            <w:pPr>
              <w:jc w:val="center"/>
              <w:rPr>
                <w:noProof/>
                <w:sz w:val="24"/>
              </w:rPr>
            </w:pPr>
            <w:r>
              <w:rPr>
                <w:noProof/>
                <w:sz w:val="24"/>
              </w:rPr>
              <w:t xml:space="preserve">or </w:t>
            </w:r>
            <w:r>
              <w:rPr>
                <w:rFonts w:cs="Arial"/>
                <w:noProof/>
                <w:sz w:val="24"/>
              </w:rPr>
              <w:drawing>
                <wp:inline distT="0" distB="0" distL="0" distR="0">
                  <wp:extent cx="304800" cy="304800"/>
                  <wp:effectExtent l="0" t="0" r="0" b="0"/>
                  <wp:docPr id="2070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noProof/>
                <w:sz w:val="24"/>
              </w:rPr>
              <w:t xml:space="preserve"> (Auto)</w:t>
            </w:r>
            <w:r>
              <w:rPr>
                <w:rFonts w:cs="Arial"/>
                <w:sz w:val="16"/>
                <w:szCs w:val="16"/>
                <w:vertAlign w:val="subscript"/>
                <w:lang w:val="de-DE" w:eastAsia="ja-JP"/>
              </w:rPr>
              <w:t xml:space="preserve"> /393</w:t>
            </w:r>
          </w:p>
        </w:tc>
      </w:tr>
      <w:tr w:rsidR="002F483A" w:rsidTr="002F483A">
        <w:trPr>
          <w:cantSplit/>
          <w:tblHeader/>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2F483A"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12"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rFonts w:cs="Arial"/>
                <w:sz w:val="16"/>
                <w:szCs w:val="16"/>
                <w:lang w:val="de-DE" w:eastAsia="ja-JP"/>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2F483A" w:rsidRDefault="00935523" w:rsidP="00CC6E4C">
            <w:pPr>
              <w:jc w:val="center"/>
              <w:rPr>
                <w:noProof/>
                <w:sz w:val="24"/>
              </w:rPr>
            </w:pPr>
            <w:r>
              <w:rPr>
                <w:rFonts w:cs="Arial"/>
                <w:noProof/>
                <w:sz w:val="24"/>
              </w:rPr>
              <w:drawing>
                <wp:inline distT="0" distB="0" distL="0" distR="0">
                  <wp:extent cx="304800" cy="106680"/>
                  <wp:effectExtent l="0" t="0" r="0" b="7620"/>
                  <wp:docPr id="2070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0" cy="106680"/>
                          </a:xfrm>
                          <a:prstGeom prst="rect">
                            <a:avLst/>
                          </a:prstGeom>
                          <a:noFill/>
                          <a:ln>
                            <a:noFill/>
                          </a:ln>
                        </pic:spPr>
                      </pic:pic>
                    </a:graphicData>
                  </a:graphic>
                </wp:inline>
              </w:drawing>
            </w:r>
            <w:r>
              <w:rPr>
                <w:noProof/>
                <w:sz w:val="24"/>
              </w:rPr>
              <w:drawing>
                <wp:inline distT="0" distB="0" distL="0" distR="0">
                  <wp:extent cx="180975" cy="200025"/>
                  <wp:effectExtent l="0" t="0" r="9525" b="9525"/>
                  <wp:docPr id="2070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r>
              <w:rPr>
                <w:noProof/>
                <w:sz w:val="24"/>
              </w:rPr>
              <w:t>(Manual)</w:t>
            </w:r>
          </w:p>
          <w:p w:rsidR="002F483A" w:rsidRDefault="00935523" w:rsidP="00CC6E4C">
            <w:pPr>
              <w:jc w:val="center"/>
              <w:rPr>
                <w:noProof/>
                <w:sz w:val="24"/>
              </w:rPr>
            </w:pPr>
            <w:r>
              <w:rPr>
                <w:noProof/>
                <w:sz w:val="24"/>
              </w:rPr>
              <w:t xml:space="preserve">or </w:t>
            </w:r>
            <w:r>
              <w:rPr>
                <w:noProof/>
                <w:sz w:val="24"/>
              </w:rPr>
              <w:drawing>
                <wp:inline distT="0" distB="0" distL="0" distR="0">
                  <wp:extent cx="238125" cy="247650"/>
                  <wp:effectExtent l="0" t="0" r="9525" b="0"/>
                  <wp:docPr id="2070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r>
              <w:rPr>
                <w:noProof/>
                <w:sz w:val="24"/>
              </w:rPr>
              <w:t>(Auto)</w:t>
            </w:r>
            <w:r>
              <w:rPr>
                <w:rFonts w:cs="Arial"/>
                <w:sz w:val="16"/>
                <w:szCs w:val="16"/>
                <w:vertAlign w:val="subscript"/>
                <w:lang w:val="de-DE" w:eastAsia="ja-JP"/>
              </w:rPr>
              <w:t xml:space="preserve"> /394</w:t>
            </w:r>
          </w:p>
        </w:tc>
      </w:tr>
      <w:tr w:rsidR="002F483A" w:rsidTr="002F483A">
        <w:trPr>
          <w:cantSplit/>
          <w:tblHeader/>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2F483A"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12"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2F483A" w:rsidRDefault="00935523" w:rsidP="00CC6E4C">
            <w:pPr>
              <w:jc w:val="center"/>
              <w:rPr>
                <w:rFonts w:cs="Arial"/>
                <w:noProof/>
                <w:sz w:val="24"/>
              </w:rPr>
            </w:pPr>
            <w:r>
              <w:rPr>
                <w:noProof/>
                <w:sz w:val="24"/>
              </w:rPr>
              <w:drawing>
                <wp:inline distT="0" distB="0" distL="0" distR="0">
                  <wp:extent cx="304800" cy="170180"/>
                  <wp:effectExtent l="0" t="0" r="0" b="1270"/>
                  <wp:docPr id="2070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304800" cy="170180"/>
                          </a:xfrm>
                          <a:prstGeom prst="rect">
                            <a:avLst/>
                          </a:prstGeom>
                          <a:noFill/>
                          <a:ln>
                            <a:noFill/>
                          </a:ln>
                        </pic:spPr>
                      </pic:pic>
                    </a:graphicData>
                  </a:graphic>
                </wp:inline>
              </w:drawing>
            </w:r>
            <w:r>
              <w:rPr>
                <w:rFonts w:cs="Arial"/>
                <w:sz w:val="16"/>
                <w:szCs w:val="16"/>
                <w:vertAlign w:val="subscript"/>
                <w:lang w:val="de-DE" w:eastAsia="ja-JP"/>
              </w:rPr>
              <w:t>/495</w:t>
            </w:r>
          </w:p>
        </w:tc>
      </w:tr>
      <w:tr w:rsidR="002F483A" w:rsidTr="002F483A">
        <w:trPr>
          <w:cantSplit/>
          <w:tblHeader/>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2F483A"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12"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rFonts w:cs="Arial"/>
                <w:sz w:val="16"/>
                <w:szCs w:val="16"/>
                <w:lang w:val="de-DE" w:eastAsia="ja-JP"/>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2F483A" w:rsidRDefault="00935523" w:rsidP="00CC6E4C">
            <w:pPr>
              <w:jc w:val="center"/>
              <w:rPr>
                <w:noProof/>
                <w:sz w:val="24"/>
              </w:rPr>
            </w:pPr>
            <w:r>
              <w:rPr>
                <w:noProof/>
                <w:sz w:val="24"/>
              </w:rPr>
              <w:drawing>
                <wp:inline distT="0" distB="0" distL="0" distR="0">
                  <wp:extent cx="304800" cy="304800"/>
                  <wp:effectExtent l="0" t="0" r="0" b="0"/>
                  <wp:docPr id="2070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noProof/>
                <w:sz w:val="24"/>
              </w:rPr>
              <w:t xml:space="preserve">(Non-Hotkey) or </w:t>
            </w:r>
            <w:r>
              <w:rPr>
                <w:rFonts w:cs="Arial"/>
                <w:noProof/>
                <w:sz w:val="16"/>
                <w:szCs w:val="16"/>
                <w:vertAlign w:val="subscript"/>
              </w:rPr>
              <w:drawing>
                <wp:inline distT="0" distB="0" distL="0" distR="0">
                  <wp:extent cx="304800" cy="304800"/>
                  <wp:effectExtent l="0" t="0" r="0" b="0"/>
                  <wp:docPr id="20709" name="Picture 34"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descr="Ein Bild, das ClipArt enthält.&#10;&#10;Automatisch generierte Beschreibung"/>
                          <pic:cNvPicPr>
                            <a:picLocks noChangeAspect="1" noChangeArrowheads="1"/>
                          </pic:cNvPicPr>
                        </pic:nvPicPr>
                        <pic:blipFill>
                          <a:blip r:embed="rId55" cstate="print">
                            <a:extLst>
                              <a:ext uri="{28A0092B-C50C-407E-A947-70E740481C1C}">
                                <a14:useLocalDpi xmlns:a14="http://schemas.microsoft.com/office/drawing/2010/main" val="0"/>
                              </a:ext>
                            </a:extLst>
                          </a:blip>
                          <a:srcRect l="-3847" t="-3847" r="-3847" b="-3847"/>
                          <a:stretch>
                            <a:fillRect/>
                          </a:stretch>
                        </pic:blipFill>
                        <pic:spPr bwMode="auto">
                          <a:xfrm>
                            <a:off x="0" y="0"/>
                            <a:ext cx="304800" cy="304800"/>
                          </a:xfrm>
                          <a:prstGeom prst="rect">
                            <a:avLst/>
                          </a:prstGeom>
                          <a:noFill/>
                          <a:ln>
                            <a:noFill/>
                          </a:ln>
                        </pic:spPr>
                      </pic:pic>
                    </a:graphicData>
                  </a:graphic>
                </wp:inline>
              </w:drawing>
            </w:r>
            <w:r>
              <w:rPr>
                <w:noProof/>
                <w:sz w:val="24"/>
              </w:rPr>
              <w:t xml:space="preserve"> (Hotkey)</w:t>
            </w:r>
            <w:r>
              <w:rPr>
                <w:rFonts w:cs="Arial"/>
                <w:sz w:val="16"/>
                <w:szCs w:val="16"/>
                <w:vertAlign w:val="subscript"/>
                <w:lang w:val="de-DE" w:eastAsia="ja-JP"/>
              </w:rPr>
              <w:t xml:space="preserve"> /108</w:t>
            </w:r>
          </w:p>
        </w:tc>
      </w:tr>
      <w:tr w:rsidR="002F483A" w:rsidTr="002F483A">
        <w:trPr>
          <w:cantSplit/>
          <w:tblHeader/>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2F483A"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0x2</w:t>
            </w:r>
          </w:p>
        </w:tc>
        <w:tc>
          <w:tcPr>
            <w:tcW w:w="26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12"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2F483A" w:rsidRDefault="00935523" w:rsidP="00CC6E4C">
            <w:pPr>
              <w:jc w:val="center"/>
              <w:rPr>
                <w:noProof/>
                <w:sz w:val="24"/>
              </w:rPr>
            </w:pPr>
            <w:r>
              <w:rPr>
                <w:noProof/>
                <w:sz w:val="24"/>
              </w:rPr>
              <w:drawing>
                <wp:inline distT="0" distB="0" distL="0" distR="0">
                  <wp:extent cx="238125" cy="238125"/>
                  <wp:effectExtent l="0" t="0" r="9525" b="9525"/>
                  <wp:docPr id="2071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Pr>
                <w:rFonts w:cs="Arial"/>
                <w:sz w:val="16"/>
                <w:szCs w:val="16"/>
                <w:vertAlign w:val="subscript"/>
                <w:lang w:val="de-DE" w:eastAsia="ja-JP"/>
              </w:rPr>
              <w:t>/455</w:t>
            </w:r>
          </w:p>
        </w:tc>
      </w:tr>
      <w:tr w:rsidR="002F483A" w:rsidTr="002F483A">
        <w:trPr>
          <w:cantSplit/>
          <w:tblHeader/>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2F483A" w:rsidRDefault="00935523">
            <w:pPr>
              <w:rPr>
                <w:rFonts w:cs="Arial"/>
                <w:lang w:eastAsia="ja-JP"/>
              </w:rPr>
            </w:pPr>
          </w:p>
        </w:tc>
        <w:tc>
          <w:tcPr>
            <w:tcW w:w="6418" w:type="dxa"/>
            <w:gridSpan w:val="16"/>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rFonts w:cs="Arial"/>
                <w:lang w:val="de-DE" w:eastAsia="ja-JP"/>
              </w:rPr>
            </w:pPr>
            <w:r>
              <w:rPr>
                <w:lang w:val="de-DE"/>
              </w:rPr>
              <w:t>All Other Cases</w:t>
            </w:r>
          </w:p>
        </w:tc>
        <w:tc>
          <w:tcPr>
            <w:tcW w:w="2358"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rFonts w:cs="Arial"/>
                <w:sz w:val="24"/>
                <w:lang w:eastAsia="ja-JP"/>
              </w:rPr>
            </w:pPr>
            <w:r>
              <w:rPr>
                <w:sz w:val="24"/>
              </w:rPr>
              <w:t>Blank (Do not show Symbol4)</w:t>
            </w:r>
          </w:p>
        </w:tc>
      </w:tr>
    </w:tbl>
    <w:p w:rsidR="002F483A" w:rsidRDefault="00935523" w:rsidP="00F64014">
      <w:pPr>
        <w:jc w:val="center"/>
        <w:rPr>
          <w:b/>
        </w:rPr>
      </w:pPr>
    </w:p>
    <w:p w:rsidR="00F64014" w:rsidRDefault="00935523" w:rsidP="00F64014">
      <w:pPr>
        <w:jc w:val="center"/>
      </w:pPr>
      <w:r>
        <w:rPr>
          <w:u w:val="single"/>
        </w:rPr>
        <w:t>R</w:t>
      </w:r>
      <w:r>
        <w:t xml:space="preserve">everse </w:t>
      </w:r>
      <w:r>
        <w:rPr>
          <w:u w:val="single"/>
        </w:rPr>
        <w:t>V</w:t>
      </w:r>
      <w:r>
        <w:t xml:space="preserve">ideo </w:t>
      </w:r>
      <w:r>
        <w:rPr>
          <w:u w:val="single"/>
        </w:rPr>
        <w:t>C</w:t>
      </w:r>
      <w:r>
        <w:t xml:space="preserve">amera with </w:t>
      </w:r>
      <w:r>
        <w:rPr>
          <w:u w:val="single"/>
        </w:rPr>
        <w:t>A</w:t>
      </w:r>
      <w:r>
        <w:t xml:space="preserve">ctive </w:t>
      </w:r>
      <w:r>
        <w:rPr>
          <w:u w:val="single"/>
        </w:rPr>
        <w:t>P</w:t>
      </w:r>
      <w:r>
        <w:t xml:space="preserve">ark </w:t>
      </w:r>
      <w:r>
        <w:rPr>
          <w:u w:val="single"/>
        </w:rPr>
        <w:t>A</w:t>
      </w:r>
      <w:r>
        <w:t xml:space="preserve">ssist (APA) and </w:t>
      </w:r>
      <w:r>
        <w:rPr>
          <w:u w:val="single"/>
        </w:rPr>
        <w:t>P</w:t>
      </w:r>
      <w:r>
        <w:t xml:space="preserve">ark </w:t>
      </w:r>
      <w:r>
        <w:rPr>
          <w:u w:val="single"/>
        </w:rPr>
        <w:t>D</w:t>
      </w:r>
      <w:r>
        <w:t xml:space="preserve">istance </w:t>
      </w:r>
      <w:r>
        <w:rPr>
          <w:u w:val="single"/>
        </w:rPr>
        <w:t>C</w:t>
      </w:r>
      <w:r>
        <w:t>ontrol (PDC) Positional Symbol4</w:t>
      </w:r>
    </w:p>
    <w:p w:rsidR="00F64014" w:rsidRDefault="00935523" w:rsidP="00F64014">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F64014" w:rsidRDefault="00935523" w:rsidP="00F64014">
      <w:r>
        <w:rPr>
          <w:rFonts w:cs="Arial"/>
        </w:rPr>
        <w:t>‡ -</w:t>
      </w:r>
      <w:r>
        <w:rPr>
          <w:sz w:val="16"/>
          <w:szCs w:val="16"/>
        </w:rPr>
        <w:t xml:space="preserve"> Only if supported by the implementing program as per REQ-130570. If not supported but required by signal pro</w:t>
      </w:r>
      <w:r>
        <w:rPr>
          <w:sz w:val="16"/>
          <w:szCs w:val="16"/>
        </w:rPr>
        <w:t>cessing tables, treat as data 0x1.</w:t>
      </w:r>
    </w:p>
    <w:p w:rsidR="00F64014" w:rsidRDefault="00935523" w:rsidP="00FE154D">
      <w:pPr>
        <w:jc w:val="center"/>
        <w:rPr>
          <w:b/>
        </w:rPr>
      </w:pPr>
    </w:p>
    <w:p w:rsidR="00F64014" w:rsidRDefault="00935523" w:rsidP="00FE154D">
      <w:pPr>
        <w:jc w:val="center"/>
        <w:rPr>
          <w:b/>
        </w:rPr>
      </w:pPr>
    </w:p>
    <w:p w:rsidR="00B0135D" w:rsidRDefault="00935523" w:rsidP="00FE154D">
      <w:pPr>
        <w:jc w:val="center"/>
        <w:rPr>
          <w:b/>
        </w:rPr>
      </w:pPr>
      <w:r>
        <w:rPr>
          <w:b/>
        </w:rPr>
        <w:t>8” (or equivalent) displays (FNVx only)</w:t>
      </w:r>
    </w:p>
    <w:tbl>
      <w:tblPr>
        <w:tblStyle w:val="TableGrid"/>
        <w:tblW w:w="9465" w:type="dxa"/>
        <w:jc w:val="center"/>
        <w:tblLayout w:type="fixed"/>
        <w:tblCellMar>
          <w:left w:w="28" w:type="dxa"/>
          <w:right w:w="28" w:type="dxa"/>
        </w:tblCellMar>
        <w:tblLook w:val="04A0" w:firstRow="1" w:lastRow="0" w:firstColumn="1" w:lastColumn="0" w:noHBand="0" w:noVBand="1"/>
      </w:tblPr>
      <w:tblGrid>
        <w:gridCol w:w="694"/>
        <w:gridCol w:w="473"/>
        <w:gridCol w:w="473"/>
        <w:gridCol w:w="477"/>
        <w:gridCol w:w="566"/>
        <w:gridCol w:w="567"/>
        <w:gridCol w:w="425"/>
        <w:gridCol w:w="425"/>
        <w:gridCol w:w="425"/>
        <w:gridCol w:w="426"/>
        <w:gridCol w:w="425"/>
        <w:gridCol w:w="425"/>
        <w:gridCol w:w="425"/>
        <w:gridCol w:w="426"/>
        <w:gridCol w:w="425"/>
        <w:gridCol w:w="425"/>
        <w:gridCol w:w="425"/>
        <w:gridCol w:w="1538"/>
      </w:tblGrid>
      <w:tr w:rsidR="002F483A" w:rsidTr="002F483A">
        <w:trPr>
          <w:cantSplit/>
          <w:trHeight w:val="1988"/>
          <w:tblHeader/>
          <w:jc w:val="center"/>
        </w:trPr>
        <w:tc>
          <w:tcPr>
            <w:tcW w:w="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jc w:val="center"/>
              <w:rPr>
                <w:rFonts w:cs="Arial"/>
                <w:lang w:val="de-DE" w:eastAsia="ja-JP"/>
              </w:rPr>
            </w:pPr>
            <w:r>
              <w:rPr>
                <w:lang w:val="de-DE"/>
              </w:rPr>
              <w:lastRenderedPageBreak/>
              <w:t>Operational Mode</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jc w:val="center"/>
              <w:rPr>
                <w:sz w:val="16"/>
                <w:szCs w:val="16"/>
                <w:lang w:val="de-DE"/>
              </w:rPr>
            </w:pPr>
            <w:r>
              <w:rPr>
                <w:sz w:val="16"/>
                <w:szCs w:val="16"/>
                <w:lang w:val="de-DE"/>
              </w:rPr>
              <w:t>Parking Assistance (Cfg)</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jc w:val="center"/>
              <w:rPr>
                <w:rFonts w:cs="Arial"/>
                <w:sz w:val="16"/>
                <w:szCs w:val="16"/>
                <w:lang w:val="de-DE" w:eastAsia="ja-JP"/>
              </w:rPr>
            </w:pPr>
            <w:r>
              <w:rPr>
                <w:sz w:val="16"/>
                <w:szCs w:val="16"/>
                <w:lang w:val="de-DE"/>
              </w:rPr>
              <w:t>[ApaSys_D_Stat]</w:t>
            </w:r>
          </w:p>
        </w:tc>
        <w:tc>
          <w:tcPr>
            <w:tcW w:w="47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jc w:val="center"/>
              <w:rPr>
                <w:rFonts w:cs="Arial"/>
                <w:sz w:val="16"/>
                <w:szCs w:val="16"/>
                <w:lang w:val="de-DE" w:eastAsia="ja-JP"/>
              </w:rPr>
            </w:pPr>
            <w:r>
              <w:rPr>
                <w:sz w:val="16"/>
                <w:szCs w:val="16"/>
                <w:lang w:val="de-DE"/>
              </w:rPr>
              <w:t>[ApaSteScanMde_D_Stat]</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jc w:val="center"/>
              <w:rPr>
                <w:rFonts w:cs="Arial"/>
                <w:sz w:val="16"/>
                <w:szCs w:val="16"/>
                <w:lang w:val="de-DE" w:eastAsia="ja-JP"/>
              </w:rPr>
            </w:pPr>
            <w:r>
              <w:rPr>
                <w:sz w:val="16"/>
                <w:szCs w:val="16"/>
                <w:lang w:val="de-DE"/>
              </w:rPr>
              <w:t>[ApaActvSide2_D_Stat]</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jc w:val="center"/>
              <w:rPr>
                <w:rFonts w:cs="Arial"/>
                <w:sz w:val="16"/>
                <w:szCs w:val="16"/>
                <w:lang w:val="de-DE" w:eastAsia="ja-JP"/>
              </w:rPr>
            </w:pPr>
            <w:r>
              <w:rPr>
                <w:sz w:val="16"/>
                <w:szCs w:val="16"/>
                <w:lang w:val="de-DE"/>
              </w:rPr>
              <w:t>[ApaMde_D_Stat]</w:t>
            </w:r>
          </w:p>
        </w:tc>
        <w:tc>
          <w:tcPr>
            <w:tcW w:w="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jc w:val="center"/>
              <w:rPr>
                <w:rFonts w:cs="Arial"/>
                <w:sz w:val="16"/>
                <w:szCs w:val="16"/>
                <w:lang w:val="de-DE" w:eastAsia="ja-JP"/>
              </w:rPr>
            </w:pPr>
            <w:r>
              <w:rPr>
                <w:sz w:val="16"/>
                <w:szCs w:val="16"/>
                <w:lang w:val="de-DE"/>
              </w:rPr>
              <w:t>[ApaSelSapp_D_Stat]</w:t>
            </w:r>
          </w:p>
        </w:tc>
        <w:tc>
          <w:tcPr>
            <w:tcW w:w="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jc w:val="center"/>
              <w:rPr>
                <w:rFonts w:cs="Arial"/>
                <w:sz w:val="16"/>
                <w:szCs w:val="16"/>
                <w:lang w:val="de-DE" w:eastAsia="ja-JP"/>
              </w:rPr>
            </w:pPr>
            <w:r>
              <w:rPr>
                <w:sz w:val="16"/>
                <w:szCs w:val="16"/>
                <w:lang w:val="de-DE"/>
              </w:rPr>
              <w:t>[ApaSelPpa_D_Stat]</w:t>
            </w:r>
          </w:p>
        </w:tc>
        <w:tc>
          <w:tcPr>
            <w:tcW w:w="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jc w:val="center"/>
              <w:rPr>
                <w:rFonts w:cs="Arial"/>
                <w:sz w:val="16"/>
                <w:szCs w:val="16"/>
                <w:lang w:val="de-DE" w:eastAsia="ja-JP"/>
              </w:rPr>
            </w:pPr>
            <w:r>
              <w:rPr>
                <w:sz w:val="16"/>
                <w:szCs w:val="16"/>
                <w:lang w:val="de-DE"/>
              </w:rPr>
              <w:t>[ApaSelPoa_D_Stat]</w:t>
            </w:r>
          </w:p>
        </w:tc>
        <w:tc>
          <w:tcPr>
            <w:tcW w:w="4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jc w:val="center"/>
              <w:rPr>
                <w:rFonts w:cs="Arial"/>
                <w:sz w:val="16"/>
                <w:szCs w:val="16"/>
                <w:lang w:val="de-DE" w:eastAsia="ja-JP"/>
              </w:rPr>
            </w:pPr>
            <w:r>
              <w:rPr>
                <w:sz w:val="16"/>
                <w:szCs w:val="16"/>
                <w:lang w:val="de-DE"/>
              </w:rPr>
              <w:t>[ApaScan_D_Stat]</w:t>
            </w:r>
          </w:p>
        </w:tc>
        <w:tc>
          <w:tcPr>
            <w:tcW w:w="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jc w:val="center"/>
              <w:rPr>
                <w:rFonts w:cs="Arial"/>
                <w:sz w:val="16"/>
                <w:szCs w:val="16"/>
                <w:lang w:val="de-DE" w:eastAsia="ja-JP"/>
              </w:rPr>
            </w:pPr>
            <w:r>
              <w:rPr>
                <w:sz w:val="16"/>
                <w:szCs w:val="16"/>
                <w:lang w:val="de-DE"/>
              </w:rPr>
              <w:t>[ApaLongCtl_D_RqDrv]</w:t>
            </w:r>
          </w:p>
        </w:tc>
        <w:tc>
          <w:tcPr>
            <w:tcW w:w="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jc w:val="center"/>
              <w:rPr>
                <w:rFonts w:cs="Arial"/>
                <w:sz w:val="16"/>
                <w:szCs w:val="16"/>
                <w:lang w:val="de-DE" w:eastAsia="ja-JP"/>
              </w:rPr>
            </w:pPr>
            <w:r>
              <w:rPr>
                <w:sz w:val="16"/>
                <w:szCs w:val="16"/>
                <w:lang w:val="de-DE"/>
              </w:rPr>
              <w:t>[ApaGearShif_D_RqDrv]</w:t>
            </w:r>
          </w:p>
        </w:tc>
        <w:tc>
          <w:tcPr>
            <w:tcW w:w="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jc w:val="center"/>
              <w:rPr>
                <w:rFonts w:cs="Arial"/>
                <w:sz w:val="16"/>
                <w:szCs w:val="16"/>
                <w:lang w:val="de-DE" w:eastAsia="ja-JP"/>
              </w:rPr>
            </w:pPr>
            <w:r>
              <w:rPr>
                <w:sz w:val="16"/>
                <w:szCs w:val="16"/>
                <w:lang w:val="de-DE"/>
              </w:rPr>
              <w:t>[ApaSteWhl_D_RqDrv]</w:t>
            </w:r>
          </w:p>
        </w:tc>
        <w:tc>
          <w:tcPr>
            <w:tcW w:w="4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jc w:val="center"/>
              <w:rPr>
                <w:rFonts w:cs="Arial"/>
                <w:sz w:val="16"/>
                <w:szCs w:val="16"/>
                <w:lang w:val="de-DE" w:eastAsia="ja-JP"/>
              </w:rPr>
            </w:pPr>
            <w:r>
              <w:rPr>
                <w:sz w:val="16"/>
                <w:szCs w:val="16"/>
                <w:lang w:val="de-DE"/>
              </w:rPr>
              <w:t>[ApaAcsy_D_RqDrv]</w:t>
            </w:r>
          </w:p>
        </w:tc>
        <w:tc>
          <w:tcPr>
            <w:tcW w:w="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jc w:val="center"/>
              <w:rPr>
                <w:sz w:val="16"/>
                <w:szCs w:val="16"/>
                <w:lang w:val="de-DE"/>
              </w:rPr>
            </w:pPr>
            <w:r>
              <w:rPr>
                <w:sz w:val="16"/>
                <w:szCs w:val="16"/>
                <w:lang w:val="de-DE"/>
              </w:rPr>
              <w:t>[ApaTrgtDist_D_Stat]</w:t>
            </w:r>
            <w:r>
              <w:rPr>
                <w:rFonts w:cs="Arial"/>
                <w:vertAlign w:val="superscript"/>
                <w:lang w:val="de-DE"/>
              </w:rPr>
              <w:t xml:space="preserve"> †</w:t>
            </w:r>
          </w:p>
        </w:tc>
        <w:tc>
          <w:tcPr>
            <w:tcW w:w="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jc w:val="center"/>
              <w:rPr>
                <w:sz w:val="16"/>
                <w:szCs w:val="16"/>
                <w:lang w:val="de-DE"/>
              </w:rPr>
            </w:pPr>
            <w:r>
              <w:rPr>
                <w:sz w:val="16"/>
                <w:szCs w:val="16"/>
                <w:lang w:val="de-DE"/>
              </w:rPr>
              <w:t>[ApaMsgTxt_D_Rq]</w:t>
            </w:r>
            <w:r>
              <w:rPr>
                <w:rFonts w:cs="Arial"/>
                <w:vertAlign w:val="superscript"/>
                <w:lang w:val="de-DE"/>
              </w:rPr>
              <w:t xml:space="preserve"> ‡</w:t>
            </w:r>
          </w:p>
        </w:tc>
        <w:tc>
          <w:tcPr>
            <w:tcW w:w="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jc w:val="center"/>
              <w:rPr>
                <w:rFonts w:cs="Arial"/>
                <w:sz w:val="16"/>
                <w:szCs w:val="16"/>
                <w:lang w:val="de-DE" w:eastAsia="ja-JP"/>
              </w:rPr>
            </w:pPr>
            <w:r>
              <w:rPr>
                <w:sz w:val="16"/>
                <w:szCs w:val="16"/>
                <w:lang w:val="de-DE"/>
              </w:rPr>
              <w:t>[PrkAidMsgTxt_D_Rq]</w:t>
            </w:r>
          </w:p>
        </w:tc>
        <w:tc>
          <w:tcPr>
            <w:tcW w:w="1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F483A" w:rsidRDefault="00935523">
            <w:pPr>
              <w:jc w:val="center"/>
              <w:rPr>
                <w:rFonts w:cs="Arial"/>
                <w:sz w:val="24"/>
                <w:lang w:val="de-DE" w:eastAsia="ja-JP"/>
              </w:rPr>
            </w:pPr>
            <w:r>
              <w:rPr>
                <w:sz w:val="24"/>
                <w:lang w:val="de-DE"/>
              </w:rPr>
              <w:t>Display HMI</w:t>
            </w:r>
            <w:r>
              <w:rPr>
                <w:sz w:val="16"/>
                <w:szCs w:val="16"/>
                <w:vertAlign w:val="subscript"/>
                <w:lang w:val="de-DE"/>
              </w:rPr>
              <w:t>/REF#</w:t>
            </w:r>
          </w:p>
        </w:tc>
      </w:tr>
      <w:tr w:rsidR="002F483A" w:rsidTr="002F483A">
        <w:trPr>
          <w:cantSplit/>
          <w:tblHeader/>
          <w:jc w:val="center"/>
        </w:trPr>
        <w:tc>
          <w:tcPr>
            <w:tcW w:w="696"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2F483A" w:rsidRDefault="00935523">
            <w:pPr>
              <w:jc w:val="center"/>
              <w:rPr>
                <w:rFonts w:cs="Arial"/>
                <w:lang w:eastAsia="ja-JP"/>
              </w:rPr>
            </w:pPr>
            <w:r>
              <w:t>Run</w:t>
            </w:r>
          </w:p>
          <w:p w:rsidR="002F483A" w:rsidRDefault="00935523">
            <w:pPr>
              <w:jc w:val="center"/>
              <w:rPr>
                <w:rFonts w:cs="Arial"/>
                <w:lang w:eastAsia="ja-JP"/>
              </w:rPr>
            </w:pPr>
            <w:r>
              <w:t>(as per Operational Modes and Voltage Range Definition)</w:t>
            </w:r>
          </w:p>
        </w:tc>
        <w:tc>
          <w:tcPr>
            <w:tcW w:w="47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rFonts w:cs="Arial"/>
                <w:sz w:val="16"/>
                <w:szCs w:val="16"/>
                <w:lang w:val="de-DE" w:eastAsia="ja-JP"/>
              </w:rPr>
            </w:pPr>
            <w:r>
              <w:rPr>
                <w:sz w:val="16"/>
                <w:szCs w:val="16"/>
                <w:lang w:val="de-DE"/>
              </w:rPr>
              <w:t>0x2</w:t>
            </w:r>
          </w:p>
        </w:tc>
        <w:tc>
          <w:tcPr>
            <w:tcW w:w="478"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rFonts w:cs="Arial"/>
                <w:sz w:val="16"/>
                <w:szCs w:val="16"/>
                <w:lang w:val="de-DE" w:eastAsia="ja-JP"/>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rFonts w:cs="Arial"/>
                <w:sz w:val="16"/>
                <w:szCs w:val="16"/>
                <w:lang w:val="de-DE" w:eastAsia="ja-JP"/>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rFonts w:cs="Arial"/>
                <w:sz w:val="16"/>
                <w:szCs w:val="16"/>
                <w:lang w:val="de-DE" w:eastAsia="ja-JP"/>
              </w:rPr>
            </w:pPr>
            <w:r>
              <w:rPr>
                <w:sz w:val="16"/>
                <w:szCs w:val="16"/>
                <w:lang w:val="de-DE"/>
              </w:rPr>
              <w:t>0x2</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rFonts w:cs="Arial"/>
                <w:sz w:val="16"/>
                <w:szCs w:val="16"/>
                <w:lang w:val="de-DE" w:eastAsia="ja-JP"/>
              </w:rPr>
            </w:pPr>
            <w:r>
              <w:rPr>
                <w:sz w:val="16"/>
                <w:szCs w:val="16"/>
                <w:lang w:val="de-DE"/>
              </w:rPr>
              <w:t>0x2</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rFonts w:cs="Arial"/>
                <w:sz w:val="16"/>
                <w:szCs w:val="16"/>
                <w:lang w:val="de-DE" w:eastAsia="ja-JP"/>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rFonts w:cs="Arial"/>
                <w:sz w:val="16"/>
                <w:szCs w:val="16"/>
                <w:lang w:val="de-DE" w:eastAsia="ja-JP"/>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rFonts w:cs="Arial"/>
                <w:sz w:val="16"/>
                <w:szCs w:val="16"/>
                <w:lang w:val="de-DE" w:eastAsia="ja-JP"/>
              </w:rPr>
            </w:pPr>
            <w:r>
              <w:rPr>
                <w:sz w:val="16"/>
                <w:szCs w:val="16"/>
                <w:lang w:val="de-DE"/>
              </w:rPr>
              <w:t>X</w:t>
            </w:r>
          </w:p>
        </w:tc>
        <w:tc>
          <w:tcPr>
            <w:tcW w:w="1539" w:type="dxa"/>
            <w:tcBorders>
              <w:top w:val="single" w:sz="4" w:space="0" w:color="auto"/>
              <w:left w:val="single" w:sz="4" w:space="0" w:color="auto"/>
              <w:bottom w:val="single" w:sz="4" w:space="0" w:color="auto"/>
              <w:right w:val="single" w:sz="4" w:space="0" w:color="auto"/>
            </w:tcBorders>
            <w:vAlign w:val="center"/>
            <w:hideMark/>
          </w:tcPr>
          <w:p w:rsidR="002F483A" w:rsidRDefault="00935523" w:rsidP="00CC6E4C">
            <w:pPr>
              <w:jc w:val="center"/>
              <w:rPr>
                <w:rFonts w:cs="Arial"/>
                <w:sz w:val="24"/>
                <w:lang w:val="de-DE" w:eastAsia="ja-JP"/>
              </w:rPr>
            </w:pPr>
            <w:r>
              <w:rPr>
                <w:noProof/>
                <w:sz w:val="24"/>
              </w:rPr>
              <w:drawing>
                <wp:inline distT="0" distB="0" distL="0" distR="0">
                  <wp:extent cx="405130" cy="233680"/>
                  <wp:effectExtent l="0" t="0" r="0" b="0"/>
                  <wp:docPr id="2071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405130" cy="233680"/>
                          </a:xfrm>
                          <a:prstGeom prst="rect">
                            <a:avLst/>
                          </a:prstGeom>
                          <a:noFill/>
                          <a:ln>
                            <a:noFill/>
                          </a:ln>
                        </pic:spPr>
                      </pic:pic>
                    </a:graphicData>
                  </a:graphic>
                </wp:inline>
              </w:drawing>
            </w:r>
            <w:r>
              <w:rPr>
                <w:rFonts w:cs="Arial"/>
                <w:sz w:val="16"/>
                <w:szCs w:val="16"/>
                <w:vertAlign w:val="subscript"/>
                <w:lang w:val="de-DE" w:eastAsia="ja-JP"/>
              </w:rPr>
              <w:t>/392</w:t>
            </w:r>
          </w:p>
        </w:tc>
      </w:tr>
      <w:tr w:rsidR="002F483A" w:rsidTr="002F483A">
        <w:trPr>
          <w:cantSplit/>
          <w:tblHeader/>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2F483A"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0x2</w:t>
            </w:r>
          </w:p>
        </w:tc>
        <w:tc>
          <w:tcPr>
            <w:tcW w:w="478"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0x2</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0x2</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rFonts w:cs="Arial"/>
                <w:sz w:val="16"/>
                <w:szCs w:val="16"/>
                <w:lang w:val="de-DE" w:eastAsia="ja-JP"/>
              </w:rPr>
            </w:pPr>
            <w:r>
              <w:rPr>
                <w:sz w:val="16"/>
                <w:szCs w:val="16"/>
                <w:lang w:val="de-DE"/>
              </w:rPr>
              <w:t>X</w:t>
            </w:r>
          </w:p>
        </w:tc>
        <w:tc>
          <w:tcPr>
            <w:tcW w:w="1539" w:type="dxa"/>
            <w:tcBorders>
              <w:top w:val="single" w:sz="4" w:space="0" w:color="auto"/>
              <w:left w:val="single" w:sz="4" w:space="0" w:color="auto"/>
              <w:bottom w:val="single" w:sz="4" w:space="0" w:color="auto"/>
              <w:right w:val="single" w:sz="4" w:space="0" w:color="auto"/>
            </w:tcBorders>
            <w:vAlign w:val="center"/>
            <w:hideMark/>
          </w:tcPr>
          <w:p w:rsidR="002F483A" w:rsidRDefault="00935523" w:rsidP="00CC6E4C">
            <w:pPr>
              <w:jc w:val="center"/>
              <w:rPr>
                <w:noProof/>
                <w:sz w:val="24"/>
              </w:rPr>
            </w:pPr>
            <w:r>
              <w:rPr>
                <w:rFonts w:cs="Arial"/>
                <w:noProof/>
                <w:sz w:val="24"/>
              </w:rPr>
              <w:drawing>
                <wp:inline distT="0" distB="0" distL="0" distR="0">
                  <wp:extent cx="314325" cy="314325"/>
                  <wp:effectExtent l="0" t="0" r="9525" b="9525"/>
                  <wp:docPr id="2071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r>
              <w:rPr>
                <w:rFonts w:cs="Arial"/>
                <w:sz w:val="16"/>
                <w:szCs w:val="16"/>
                <w:vertAlign w:val="subscript"/>
                <w:lang w:val="de-DE" w:eastAsia="ja-JP"/>
              </w:rPr>
              <w:t xml:space="preserve"> /393</w:t>
            </w:r>
          </w:p>
        </w:tc>
      </w:tr>
      <w:tr w:rsidR="002F483A" w:rsidTr="002F483A">
        <w:trPr>
          <w:cantSplit/>
          <w:tblHeader/>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2F483A"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0x2</w:t>
            </w:r>
          </w:p>
        </w:tc>
        <w:tc>
          <w:tcPr>
            <w:tcW w:w="478"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0x2</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0x3</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rFonts w:cs="Arial"/>
                <w:sz w:val="16"/>
                <w:szCs w:val="16"/>
                <w:lang w:val="de-DE" w:eastAsia="ja-JP"/>
              </w:rPr>
            </w:pPr>
            <w:r>
              <w:rPr>
                <w:sz w:val="16"/>
                <w:szCs w:val="16"/>
                <w:lang w:val="de-DE"/>
              </w:rPr>
              <w:t>X</w:t>
            </w:r>
          </w:p>
        </w:tc>
        <w:tc>
          <w:tcPr>
            <w:tcW w:w="1539" w:type="dxa"/>
            <w:tcBorders>
              <w:top w:val="single" w:sz="4" w:space="0" w:color="auto"/>
              <w:left w:val="single" w:sz="4" w:space="0" w:color="auto"/>
              <w:bottom w:val="single" w:sz="4" w:space="0" w:color="auto"/>
              <w:right w:val="single" w:sz="4" w:space="0" w:color="auto"/>
            </w:tcBorders>
            <w:vAlign w:val="center"/>
            <w:hideMark/>
          </w:tcPr>
          <w:p w:rsidR="002F483A" w:rsidRDefault="00935523" w:rsidP="00CC6E4C">
            <w:pPr>
              <w:jc w:val="center"/>
              <w:rPr>
                <w:noProof/>
              </w:rPr>
            </w:pPr>
            <w:r>
              <w:rPr>
                <w:noProof/>
              </w:rPr>
              <w:drawing>
                <wp:inline distT="0" distB="0" distL="0" distR="0">
                  <wp:extent cx="228600" cy="257175"/>
                  <wp:effectExtent l="0" t="0" r="0" b="9525"/>
                  <wp:docPr id="2071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57175"/>
                          </a:xfrm>
                          <a:prstGeom prst="rect">
                            <a:avLst/>
                          </a:prstGeom>
                          <a:noFill/>
                          <a:ln>
                            <a:noFill/>
                          </a:ln>
                        </pic:spPr>
                      </pic:pic>
                    </a:graphicData>
                  </a:graphic>
                </wp:inline>
              </w:drawing>
            </w:r>
            <w:r>
              <w:rPr>
                <w:noProof/>
              </w:rPr>
              <w:t>(Manual)</w:t>
            </w:r>
          </w:p>
          <w:p w:rsidR="002F483A" w:rsidRDefault="00935523" w:rsidP="00CC6E4C">
            <w:pPr>
              <w:jc w:val="center"/>
              <w:rPr>
                <w:noProof/>
                <w:sz w:val="24"/>
              </w:rPr>
            </w:pPr>
            <w:r>
              <w:rPr>
                <w:noProof/>
              </w:rPr>
              <w:drawing>
                <wp:inline distT="0" distB="0" distL="0" distR="0">
                  <wp:extent cx="238125" cy="247650"/>
                  <wp:effectExtent l="0" t="0" r="9525" b="0"/>
                  <wp:docPr id="2071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r>
              <w:rPr>
                <w:noProof/>
              </w:rPr>
              <w:t>(Auto)</w:t>
            </w:r>
            <w:r>
              <w:rPr>
                <w:rFonts w:cs="Arial"/>
                <w:sz w:val="12"/>
                <w:szCs w:val="16"/>
                <w:vertAlign w:val="subscript"/>
                <w:lang w:val="de-DE" w:eastAsia="ja-JP"/>
              </w:rPr>
              <w:t xml:space="preserve"> </w:t>
            </w:r>
            <w:r>
              <w:rPr>
                <w:rFonts w:cs="Arial"/>
                <w:sz w:val="16"/>
                <w:szCs w:val="16"/>
                <w:vertAlign w:val="subscript"/>
                <w:lang w:val="de-DE" w:eastAsia="ja-JP"/>
              </w:rPr>
              <w:t>/394</w:t>
            </w:r>
          </w:p>
        </w:tc>
      </w:tr>
      <w:tr w:rsidR="002F483A" w:rsidTr="002F483A">
        <w:trPr>
          <w:cantSplit/>
          <w:tblHeader/>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2F483A"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0x2</w:t>
            </w:r>
          </w:p>
        </w:tc>
        <w:tc>
          <w:tcPr>
            <w:tcW w:w="478"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0x2</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0x2</w:t>
            </w:r>
          </w:p>
        </w:tc>
        <w:tc>
          <w:tcPr>
            <w:tcW w:w="426"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1539" w:type="dxa"/>
            <w:tcBorders>
              <w:top w:val="single" w:sz="4" w:space="0" w:color="auto"/>
              <w:left w:val="single" w:sz="4" w:space="0" w:color="auto"/>
              <w:bottom w:val="single" w:sz="4" w:space="0" w:color="auto"/>
              <w:right w:val="single" w:sz="4" w:space="0" w:color="auto"/>
            </w:tcBorders>
            <w:vAlign w:val="center"/>
            <w:hideMark/>
          </w:tcPr>
          <w:p w:rsidR="002F483A" w:rsidRDefault="00935523" w:rsidP="00CC6E4C">
            <w:pPr>
              <w:jc w:val="center"/>
              <w:rPr>
                <w:rFonts w:cs="Arial"/>
                <w:noProof/>
                <w:sz w:val="24"/>
              </w:rPr>
            </w:pPr>
            <w:r>
              <w:rPr>
                <w:noProof/>
                <w:sz w:val="24"/>
              </w:rPr>
              <w:drawing>
                <wp:inline distT="0" distB="0" distL="0" distR="0">
                  <wp:extent cx="405130" cy="233680"/>
                  <wp:effectExtent l="0" t="0" r="0" b="0"/>
                  <wp:docPr id="2071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405130" cy="233680"/>
                          </a:xfrm>
                          <a:prstGeom prst="rect">
                            <a:avLst/>
                          </a:prstGeom>
                          <a:noFill/>
                          <a:ln>
                            <a:noFill/>
                          </a:ln>
                        </pic:spPr>
                      </pic:pic>
                    </a:graphicData>
                  </a:graphic>
                </wp:inline>
              </w:drawing>
            </w:r>
            <w:r>
              <w:rPr>
                <w:rFonts w:cs="Arial"/>
                <w:sz w:val="16"/>
                <w:szCs w:val="16"/>
                <w:vertAlign w:val="subscript"/>
                <w:lang w:val="de-DE" w:eastAsia="ja-JP"/>
              </w:rPr>
              <w:t>/495</w:t>
            </w:r>
          </w:p>
        </w:tc>
      </w:tr>
      <w:tr w:rsidR="002F483A" w:rsidTr="002F483A">
        <w:trPr>
          <w:cantSplit/>
          <w:tblHeader/>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2F483A"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0x4</w:t>
            </w:r>
          </w:p>
        </w:tc>
        <w:tc>
          <w:tcPr>
            <w:tcW w:w="478"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0x3</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rFonts w:cs="Arial"/>
                <w:sz w:val="16"/>
                <w:szCs w:val="16"/>
                <w:lang w:val="de-DE" w:eastAsia="ja-JP"/>
              </w:rPr>
            </w:pPr>
            <w:r>
              <w:rPr>
                <w:sz w:val="16"/>
                <w:szCs w:val="16"/>
                <w:lang w:val="de-DE"/>
              </w:rPr>
              <w:t>X</w:t>
            </w:r>
          </w:p>
        </w:tc>
        <w:tc>
          <w:tcPr>
            <w:tcW w:w="1539" w:type="dxa"/>
            <w:tcBorders>
              <w:top w:val="single" w:sz="4" w:space="0" w:color="auto"/>
              <w:left w:val="single" w:sz="4" w:space="0" w:color="auto"/>
              <w:bottom w:val="single" w:sz="4" w:space="0" w:color="auto"/>
              <w:right w:val="single" w:sz="4" w:space="0" w:color="auto"/>
            </w:tcBorders>
            <w:vAlign w:val="center"/>
            <w:hideMark/>
          </w:tcPr>
          <w:p w:rsidR="002F483A" w:rsidRDefault="00935523" w:rsidP="00CC6E4C">
            <w:pPr>
              <w:jc w:val="center"/>
              <w:rPr>
                <w:noProof/>
                <w:sz w:val="24"/>
              </w:rPr>
            </w:pPr>
            <w:r>
              <w:rPr>
                <w:noProof/>
                <w:sz w:val="24"/>
              </w:rPr>
              <w:drawing>
                <wp:inline distT="0" distB="0" distL="0" distR="0">
                  <wp:extent cx="314325" cy="314325"/>
                  <wp:effectExtent l="0" t="0" r="9525" b="9525"/>
                  <wp:docPr id="2071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r>
              <w:rPr>
                <w:noProof/>
                <w:sz w:val="24"/>
              </w:rPr>
              <w:t xml:space="preserve">(Non-Hotkey) or </w:t>
            </w:r>
            <w:r>
              <w:rPr>
                <w:rFonts w:cs="Arial"/>
                <w:noProof/>
                <w:sz w:val="16"/>
                <w:szCs w:val="16"/>
                <w:vertAlign w:val="subscript"/>
              </w:rPr>
              <w:drawing>
                <wp:inline distT="0" distB="0" distL="0" distR="0">
                  <wp:extent cx="333375" cy="333375"/>
                  <wp:effectExtent l="0" t="0" r="9525" b="9525"/>
                  <wp:docPr id="20717" name="Picture 51"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descr="Ein Bild, das ClipArt enthält.&#10;&#10;Automatisch generierte Beschreibung"/>
                          <pic:cNvPicPr>
                            <a:picLocks noChangeAspect="1" noChangeArrowheads="1"/>
                          </pic:cNvPicPr>
                        </pic:nvPicPr>
                        <pic:blipFill>
                          <a:blip r:embed="rId66" cstate="print">
                            <a:extLst>
                              <a:ext uri="{28A0092B-C50C-407E-A947-70E740481C1C}">
                                <a14:useLocalDpi xmlns:a14="http://schemas.microsoft.com/office/drawing/2010/main" val="0"/>
                              </a:ext>
                            </a:extLst>
                          </a:blip>
                          <a:srcRect l="-3847" t="-3847" r="-3847" b="-3847"/>
                          <a:stretch>
                            <a:fillRect/>
                          </a:stretch>
                        </pic:blipFill>
                        <pic:spPr bwMode="auto">
                          <a:xfrm>
                            <a:off x="0" y="0"/>
                            <a:ext cx="333375" cy="333375"/>
                          </a:xfrm>
                          <a:prstGeom prst="rect">
                            <a:avLst/>
                          </a:prstGeom>
                          <a:noFill/>
                          <a:ln>
                            <a:noFill/>
                          </a:ln>
                        </pic:spPr>
                      </pic:pic>
                    </a:graphicData>
                  </a:graphic>
                </wp:inline>
              </w:drawing>
            </w:r>
            <w:r>
              <w:rPr>
                <w:noProof/>
                <w:sz w:val="24"/>
              </w:rPr>
              <w:t xml:space="preserve"> (Hotkey)</w:t>
            </w:r>
            <w:r>
              <w:rPr>
                <w:rFonts w:cs="Arial"/>
                <w:sz w:val="16"/>
                <w:szCs w:val="16"/>
                <w:vertAlign w:val="subscript"/>
                <w:lang w:val="de-DE" w:eastAsia="ja-JP"/>
              </w:rPr>
              <w:t xml:space="preserve"> /108</w:t>
            </w:r>
          </w:p>
        </w:tc>
      </w:tr>
      <w:tr w:rsidR="002F483A" w:rsidTr="002F483A">
        <w:trPr>
          <w:cantSplit/>
          <w:tblHeader/>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2F483A"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0x2</w:t>
            </w:r>
          </w:p>
        </w:tc>
        <w:tc>
          <w:tcPr>
            <w:tcW w:w="478"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0x3</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1539" w:type="dxa"/>
            <w:tcBorders>
              <w:top w:val="single" w:sz="4" w:space="0" w:color="auto"/>
              <w:left w:val="single" w:sz="4" w:space="0" w:color="auto"/>
              <w:bottom w:val="single" w:sz="4" w:space="0" w:color="auto"/>
              <w:right w:val="single" w:sz="4" w:space="0" w:color="auto"/>
            </w:tcBorders>
            <w:vAlign w:val="center"/>
            <w:hideMark/>
          </w:tcPr>
          <w:p w:rsidR="002F483A" w:rsidRDefault="00935523" w:rsidP="00CC6E4C">
            <w:pPr>
              <w:jc w:val="center"/>
              <w:rPr>
                <w:noProof/>
                <w:sz w:val="24"/>
              </w:rPr>
            </w:pPr>
            <w:r>
              <w:rPr>
                <w:noProof/>
                <w:sz w:val="24"/>
              </w:rPr>
              <w:drawing>
                <wp:inline distT="0" distB="0" distL="0" distR="0">
                  <wp:extent cx="228600" cy="238125"/>
                  <wp:effectExtent l="0" t="0" r="0" b="9525"/>
                  <wp:docPr id="2071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inline>
              </w:drawing>
            </w:r>
            <w:r>
              <w:rPr>
                <w:rFonts w:cs="Arial"/>
                <w:sz w:val="16"/>
                <w:szCs w:val="16"/>
                <w:vertAlign w:val="subscript"/>
                <w:lang w:val="de-DE" w:eastAsia="ja-JP"/>
              </w:rPr>
              <w:t>/455</w:t>
            </w:r>
          </w:p>
        </w:tc>
      </w:tr>
      <w:tr w:rsidR="002F483A" w:rsidTr="002F483A">
        <w:trPr>
          <w:cantSplit/>
          <w:tblHeader/>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2F483A"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0x2</w:t>
            </w:r>
          </w:p>
        </w:tc>
        <w:tc>
          <w:tcPr>
            <w:tcW w:w="478"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0x3</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0x3</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0x2</w:t>
            </w:r>
          </w:p>
        </w:tc>
        <w:tc>
          <w:tcPr>
            <w:tcW w:w="426"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1539" w:type="dxa"/>
            <w:tcBorders>
              <w:top w:val="single" w:sz="4" w:space="0" w:color="auto"/>
              <w:left w:val="single" w:sz="4" w:space="0" w:color="auto"/>
              <w:bottom w:val="single" w:sz="4" w:space="0" w:color="auto"/>
              <w:right w:val="single" w:sz="4" w:space="0" w:color="auto"/>
            </w:tcBorders>
            <w:vAlign w:val="center"/>
            <w:hideMark/>
          </w:tcPr>
          <w:p w:rsidR="002F483A" w:rsidRDefault="00935523" w:rsidP="00CC6E4C">
            <w:pPr>
              <w:jc w:val="center"/>
              <w:rPr>
                <w:noProof/>
              </w:rPr>
            </w:pPr>
            <w:r>
              <w:rPr>
                <w:noProof/>
              </w:rPr>
              <w:drawing>
                <wp:inline distT="0" distB="0" distL="0" distR="0">
                  <wp:extent cx="228600" cy="257175"/>
                  <wp:effectExtent l="0" t="0" r="0" b="9525"/>
                  <wp:docPr id="2071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57175"/>
                          </a:xfrm>
                          <a:prstGeom prst="rect">
                            <a:avLst/>
                          </a:prstGeom>
                          <a:noFill/>
                          <a:ln>
                            <a:noFill/>
                          </a:ln>
                        </pic:spPr>
                      </pic:pic>
                    </a:graphicData>
                  </a:graphic>
                </wp:inline>
              </w:drawing>
            </w:r>
            <w:r>
              <w:rPr>
                <w:noProof/>
              </w:rPr>
              <w:t>(Manual)</w:t>
            </w:r>
          </w:p>
          <w:p w:rsidR="002F483A" w:rsidRDefault="00935523" w:rsidP="00CC6E4C">
            <w:pPr>
              <w:jc w:val="center"/>
              <w:rPr>
                <w:noProof/>
                <w:sz w:val="24"/>
              </w:rPr>
            </w:pPr>
            <w:r>
              <w:rPr>
                <w:noProof/>
              </w:rPr>
              <w:drawing>
                <wp:inline distT="0" distB="0" distL="0" distR="0">
                  <wp:extent cx="238125" cy="247650"/>
                  <wp:effectExtent l="0" t="0" r="9525" b="0"/>
                  <wp:docPr id="2072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r>
              <w:rPr>
                <w:noProof/>
              </w:rPr>
              <w:t>(Auto)</w:t>
            </w:r>
            <w:r>
              <w:rPr>
                <w:rFonts w:cs="Arial"/>
                <w:sz w:val="12"/>
                <w:szCs w:val="16"/>
                <w:vertAlign w:val="subscript"/>
                <w:lang w:val="de-DE" w:eastAsia="ja-JP"/>
              </w:rPr>
              <w:t xml:space="preserve"> </w:t>
            </w:r>
            <w:r>
              <w:rPr>
                <w:rFonts w:cs="Arial"/>
                <w:sz w:val="16"/>
                <w:szCs w:val="16"/>
                <w:vertAlign w:val="subscript"/>
                <w:lang w:val="de-DE" w:eastAsia="ja-JP"/>
              </w:rPr>
              <w:t>/597</w:t>
            </w:r>
          </w:p>
        </w:tc>
      </w:tr>
      <w:tr w:rsidR="002F483A" w:rsidTr="002F483A">
        <w:trPr>
          <w:cantSplit/>
          <w:tblHeader/>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2F483A"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0x2</w:t>
            </w:r>
          </w:p>
        </w:tc>
        <w:tc>
          <w:tcPr>
            <w:tcW w:w="478"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0x2</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1539" w:type="dxa"/>
            <w:tcBorders>
              <w:top w:val="single" w:sz="4" w:space="0" w:color="auto"/>
              <w:left w:val="single" w:sz="4" w:space="0" w:color="auto"/>
              <w:bottom w:val="single" w:sz="4" w:space="0" w:color="auto"/>
              <w:right w:val="single" w:sz="4" w:space="0" w:color="auto"/>
            </w:tcBorders>
            <w:vAlign w:val="center"/>
            <w:hideMark/>
          </w:tcPr>
          <w:p w:rsidR="002F483A" w:rsidRDefault="00935523" w:rsidP="00CC6E4C">
            <w:pPr>
              <w:jc w:val="center"/>
              <w:rPr>
                <w:noProof/>
                <w:sz w:val="24"/>
              </w:rPr>
            </w:pPr>
            <w:r>
              <w:rPr>
                <w:noProof/>
              </w:rPr>
              <w:drawing>
                <wp:inline distT="0" distB="0" distL="0" distR="0">
                  <wp:extent cx="405130" cy="405130"/>
                  <wp:effectExtent l="0" t="0" r="0" b="0"/>
                  <wp:docPr id="2072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05130" cy="405130"/>
                          </a:xfrm>
                          <a:prstGeom prst="rect">
                            <a:avLst/>
                          </a:prstGeom>
                          <a:noFill/>
                          <a:ln>
                            <a:noFill/>
                          </a:ln>
                        </pic:spPr>
                      </pic:pic>
                    </a:graphicData>
                  </a:graphic>
                </wp:inline>
              </w:drawing>
            </w:r>
            <w:r>
              <w:rPr>
                <w:rFonts w:cs="Arial"/>
                <w:sz w:val="16"/>
                <w:szCs w:val="16"/>
                <w:vertAlign w:val="subscript"/>
                <w:lang w:val="de-DE" w:eastAsia="ja-JP"/>
              </w:rPr>
              <w:t>/605</w:t>
            </w:r>
          </w:p>
        </w:tc>
      </w:tr>
      <w:tr w:rsidR="002F483A" w:rsidTr="002F483A">
        <w:trPr>
          <w:cantSplit/>
          <w:tblHeader/>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2F483A"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0x2</w:t>
            </w:r>
          </w:p>
        </w:tc>
        <w:tc>
          <w:tcPr>
            <w:tcW w:w="478"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0x6</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1539" w:type="dxa"/>
            <w:tcBorders>
              <w:top w:val="single" w:sz="4" w:space="0" w:color="auto"/>
              <w:left w:val="single" w:sz="4" w:space="0" w:color="auto"/>
              <w:bottom w:val="single" w:sz="4" w:space="0" w:color="auto"/>
              <w:right w:val="single" w:sz="4" w:space="0" w:color="auto"/>
            </w:tcBorders>
            <w:vAlign w:val="center"/>
            <w:hideMark/>
          </w:tcPr>
          <w:p w:rsidR="002F483A" w:rsidRDefault="00935523" w:rsidP="00CC6E4C">
            <w:pPr>
              <w:jc w:val="center"/>
              <w:rPr>
                <w:noProof/>
                <w:sz w:val="24"/>
              </w:rPr>
            </w:pPr>
            <w:r>
              <w:rPr>
                <w:noProof/>
              </w:rPr>
              <w:drawing>
                <wp:inline distT="0" distB="0" distL="0" distR="0">
                  <wp:extent cx="405130" cy="405130"/>
                  <wp:effectExtent l="0" t="0" r="0" b="0"/>
                  <wp:docPr id="2072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05130" cy="405130"/>
                          </a:xfrm>
                          <a:prstGeom prst="rect">
                            <a:avLst/>
                          </a:prstGeom>
                          <a:noFill/>
                          <a:ln>
                            <a:noFill/>
                          </a:ln>
                        </pic:spPr>
                      </pic:pic>
                    </a:graphicData>
                  </a:graphic>
                </wp:inline>
              </w:drawing>
            </w:r>
            <w:r>
              <w:rPr>
                <w:rFonts w:cs="Arial"/>
                <w:sz w:val="16"/>
                <w:szCs w:val="16"/>
                <w:vertAlign w:val="subscript"/>
                <w:lang w:val="de-DE" w:eastAsia="ja-JP"/>
              </w:rPr>
              <w:t>/606</w:t>
            </w:r>
          </w:p>
        </w:tc>
      </w:tr>
      <w:tr w:rsidR="002F483A" w:rsidTr="002F483A">
        <w:trPr>
          <w:cantSplit/>
          <w:tblHeader/>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2F483A"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0x2</w:t>
            </w:r>
          </w:p>
        </w:tc>
        <w:tc>
          <w:tcPr>
            <w:tcW w:w="478"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0x5</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1539" w:type="dxa"/>
            <w:tcBorders>
              <w:top w:val="single" w:sz="4" w:space="0" w:color="auto"/>
              <w:left w:val="single" w:sz="4" w:space="0" w:color="auto"/>
              <w:bottom w:val="single" w:sz="4" w:space="0" w:color="auto"/>
              <w:right w:val="single" w:sz="4" w:space="0" w:color="auto"/>
            </w:tcBorders>
            <w:vAlign w:val="center"/>
            <w:hideMark/>
          </w:tcPr>
          <w:p w:rsidR="002F483A" w:rsidRDefault="00935523" w:rsidP="00CC6E4C">
            <w:pPr>
              <w:jc w:val="center"/>
              <w:rPr>
                <w:noProof/>
                <w:sz w:val="24"/>
              </w:rPr>
            </w:pPr>
            <w:r>
              <w:rPr>
                <w:noProof/>
              </w:rPr>
              <w:drawing>
                <wp:inline distT="0" distB="0" distL="0" distR="0">
                  <wp:extent cx="405130" cy="405130"/>
                  <wp:effectExtent l="0" t="0" r="0" b="0"/>
                  <wp:docPr id="2072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5130" cy="405130"/>
                          </a:xfrm>
                          <a:prstGeom prst="rect">
                            <a:avLst/>
                          </a:prstGeom>
                          <a:noFill/>
                          <a:ln>
                            <a:noFill/>
                          </a:ln>
                        </pic:spPr>
                      </pic:pic>
                    </a:graphicData>
                  </a:graphic>
                </wp:inline>
              </w:drawing>
            </w:r>
            <w:r>
              <w:rPr>
                <w:rFonts w:cs="Arial"/>
                <w:sz w:val="16"/>
                <w:szCs w:val="16"/>
                <w:vertAlign w:val="subscript"/>
                <w:lang w:val="de-DE" w:eastAsia="ja-JP"/>
              </w:rPr>
              <w:t>/607</w:t>
            </w:r>
          </w:p>
        </w:tc>
      </w:tr>
      <w:tr w:rsidR="002F483A" w:rsidTr="002F483A">
        <w:trPr>
          <w:cantSplit/>
          <w:tblHeader/>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2F483A" w:rsidRDefault="00935523">
            <w:pPr>
              <w:rPr>
                <w:rFonts w:cs="Arial"/>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0x2</w:t>
            </w:r>
          </w:p>
        </w:tc>
        <w:tc>
          <w:tcPr>
            <w:tcW w:w="478"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0x1</w:t>
            </w:r>
          </w:p>
        </w:tc>
        <w:tc>
          <w:tcPr>
            <w:tcW w:w="426"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1539" w:type="dxa"/>
            <w:tcBorders>
              <w:top w:val="single" w:sz="4" w:space="0" w:color="auto"/>
              <w:left w:val="single" w:sz="4" w:space="0" w:color="auto"/>
              <w:bottom w:val="single" w:sz="4" w:space="0" w:color="auto"/>
              <w:right w:val="single" w:sz="4" w:space="0" w:color="auto"/>
            </w:tcBorders>
            <w:vAlign w:val="center"/>
            <w:hideMark/>
          </w:tcPr>
          <w:p w:rsidR="002F483A" w:rsidRDefault="00935523" w:rsidP="00CC6E4C">
            <w:pPr>
              <w:jc w:val="center"/>
              <w:rPr>
                <w:noProof/>
                <w:sz w:val="24"/>
              </w:rPr>
            </w:pPr>
            <w:r>
              <w:rPr>
                <w:noProof/>
              </w:rPr>
              <w:drawing>
                <wp:inline distT="0" distB="0" distL="0" distR="0">
                  <wp:extent cx="405130" cy="405130"/>
                  <wp:effectExtent l="0" t="0" r="0" b="0"/>
                  <wp:docPr id="2072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5130" cy="405130"/>
                          </a:xfrm>
                          <a:prstGeom prst="rect">
                            <a:avLst/>
                          </a:prstGeom>
                          <a:noFill/>
                          <a:ln>
                            <a:noFill/>
                          </a:ln>
                        </pic:spPr>
                      </pic:pic>
                    </a:graphicData>
                  </a:graphic>
                </wp:inline>
              </w:drawing>
            </w:r>
            <w:r>
              <w:rPr>
                <w:rFonts w:cs="Arial"/>
                <w:sz w:val="16"/>
                <w:szCs w:val="16"/>
                <w:vertAlign w:val="subscript"/>
                <w:lang w:val="de-DE" w:eastAsia="ja-JP"/>
              </w:rPr>
              <w:t>/608</w:t>
            </w:r>
          </w:p>
        </w:tc>
      </w:tr>
      <w:tr w:rsidR="002F483A" w:rsidTr="002F483A">
        <w:trPr>
          <w:cantSplit/>
          <w:tblHeader/>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2F483A" w:rsidRDefault="00935523">
            <w:pPr>
              <w:rPr>
                <w:rFonts w:cs="Arial"/>
                <w:lang w:eastAsia="ja-JP"/>
              </w:rPr>
            </w:pPr>
          </w:p>
        </w:tc>
        <w:tc>
          <w:tcPr>
            <w:tcW w:w="7237" w:type="dxa"/>
            <w:gridSpan w:val="16"/>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rFonts w:cs="Arial"/>
                <w:lang w:val="de-DE" w:eastAsia="ja-JP"/>
              </w:rPr>
            </w:pPr>
            <w:r>
              <w:rPr>
                <w:lang w:val="de-DE"/>
              </w:rPr>
              <w:t>All Other Cases</w:t>
            </w:r>
          </w:p>
        </w:tc>
        <w:tc>
          <w:tcPr>
            <w:tcW w:w="1539" w:type="dxa"/>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rFonts w:cs="Arial"/>
                <w:sz w:val="24"/>
                <w:lang w:eastAsia="ja-JP"/>
              </w:rPr>
            </w:pPr>
            <w:r>
              <w:rPr>
                <w:sz w:val="24"/>
              </w:rPr>
              <w:t>Blank (Do not show Symbol4)</w:t>
            </w:r>
          </w:p>
        </w:tc>
      </w:tr>
    </w:tbl>
    <w:p w:rsidR="002F483A" w:rsidRPr="00FE154D" w:rsidRDefault="00935523" w:rsidP="00FE154D">
      <w:pPr>
        <w:jc w:val="center"/>
        <w:rPr>
          <w:b/>
        </w:rPr>
      </w:pPr>
    </w:p>
    <w:p w:rsidR="00B0135D" w:rsidRDefault="00935523" w:rsidP="00B0135D">
      <w:pPr>
        <w:jc w:val="center"/>
      </w:pPr>
      <w:r>
        <w:rPr>
          <w:u w:val="single"/>
        </w:rPr>
        <w:t>R</w:t>
      </w:r>
      <w:r>
        <w:t xml:space="preserve">everse </w:t>
      </w:r>
      <w:r>
        <w:rPr>
          <w:u w:val="single"/>
        </w:rPr>
        <w:t>V</w:t>
      </w:r>
      <w:r>
        <w:t xml:space="preserve">ideo </w:t>
      </w:r>
      <w:r>
        <w:rPr>
          <w:u w:val="single"/>
        </w:rPr>
        <w:t>C</w:t>
      </w:r>
      <w:r>
        <w:t xml:space="preserve">amera with </w:t>
      </w:r>
      <w:r>
        <w:rPr>
          <w:u w:val="single"/>
        </w:rPr>
        <w:t>A</w:t>
      </w:r>
      <w:r>
        <w:t xml:space="preserve">ctive </w:t>
      </w:r>
      <w:r>
        <w:rPr>
          <w:u w:val="single"/>
        </w:rPr>
        <w:t>P</w:t>
      </w:r>
      <w:r>
        <w:t xml:space="preserve">ark </w:t>
      </w:r>
      <w:r>
        <w:rPr>
          <w:u w:val="single"/>
        </w:rPr>
        <w:t>A</w:t>
      </w:r>
      <w:r>
        <w:t xml:space="preserve">ssist (APA) and </w:t>
      </w:r>
      <w:r>
        <w:rPr>
          <w:u w:val="single"/>
        </w:rPr>
        <w:t>P</w:t>
      </w:r>
      <w:r>
        <w:t xml:space="preserve">ark </w:t>
      </w:r>
      <w:r>
        <w:rPr>
          <w:u w:val="single"/>
        </w:rPr>
        <w:t>D</w:t>
      </w:r>
      <w:r>
        <w:t xml:space="preserve">istance </w:t>
      </w:r>
      <w:r>
        <w:rPr>
          <w:u w:val="single"/>
        </w:rPr>
        <w:t>C</w:t>
      </w:r>
      <w:r>
        <w:t>ontrol (PDC) Positional Symbol4</w:t>
      </w:r>
    </w:p>
    <w:p w:rsidR="00B0135D" w:rsidRDefault="00935523" w:rsidP="00B0135D">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B0135D" w:rsidRDefault="00935523" w:rsidP="00B0135D">
      <w:r>
        <w:rPr>
          <w:rFonts w:cs="Arial"/>
        </w:rPr>
        <w:t>‡ -</w:t>
      </w:r>
      <w:r>
        <w:rPr>
          <w:sz w:val="16"/>
          <w:szCs w:val="16"/>
        </w:rPr>
        <w:t xml:space="preserve"> Only if supported by the implementing program as per REQ-130570. If not </w:t>
      </w:r>
      <w:r>
        <w:rPr>
          <w:sz w:val="16"/>
          <w:szCs w:val="16"/>
        </w:rPr>
        <w:t>supported but required by signal processing tables, treat as data 0x1.</w:t>
      </w:r>
    </w:p>
    <w:p w:rsidR="00500605" w:rsidRDefault="00935523" w:rsidP="00B0135D"/>
    <w:p w:rsidR="00FE154D" w:rsidRDefault="00935523" w:rsidP="00B0135D"/>
    <w:p w:rsidR="00FE154D" w:rsidRDefault="00935523" w:rsidP="00FE154D">
      <w:pPr>
        <w:jc w:val="center"/>
        <w:rPr>
          <w:b/>
        </w:rPr>
      </w:pPr>
      <w:r>
        <w:rPr>
          <w:b/>
        </w:rPr>
        <w:t>4” displays</w:t>
      </w:r>
    </w:p>
    <w:tbl>
      <w:tblPr>
        <w:tblStyle w:val="TableGrid"/>
        <w:tblW w:w="0" w:type="auto"/>
        <w:jc w:val="center"/>
        <w:tblLook w:val="04A0" w:firstRow="1" w:lastRow="0" w:firstColumn="1" w:lastColumn="0" w:noHBand="0" w:noVBand="1"/>
      </w:tblPr>
      <w:tblGrid>
        <w:gridCol w:w="636"/>
        <w:gridCol w:w="474"/>
        <w:gridCol w:w="474"/>
        <w:gridCol w:w="406"/>
        <w:gridCol w:w="406"/>
        <w:gridCol w:w="406"/>
        <w:gridCol w:w="406"/>
        <w:gridCol w:w="406"/>
        <w:gridCol w:w="406"/>
        <w:gridCol w:w="474"/>
        <w:gridCol w:w="474"/>
        <w:gridCol w:w="474"/>
        <w:gridCol w:w="474"/>
        <w:gridCol w:w="406"/>
        <w:gridCol w:w="4503"/>
      </w:tblGrid>
      <w:tr w:rsidR="002F483A" w:rsidTr="002F483A">
        <w:trPr>
          <w:cantSplit/>
          <w:trHeight w:val="2156"/>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ind w:left="113" w:right="113"/>
              <w:jc w:val="center"/>
              <w:rPr>
                <w:rFonts w:cs="Arial"/>
                <w:sz w:val="16"/>
                <w:szCs w:val="16"/>
                <w:lang w:val="de-DE" w:eastAsia="ja-JP"/>
              </w:rPr>
            </w:pPr>
            <w:r>
              <w:rPr>
                <w:sz w:val="16"/>
                <w:szCs w:val="16"/>
                <w:lang w:val="de-DE"/>
              </w:rPr>
              <w:lastRenderedPageBreak/>
              <w:t>Operational Mode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ind w:left="113" w:right="113"/>
              <w:jc w:val="center"/>
              <w:rPr>
                <w:rFonts w:cs="Arial"/>
                <w:sz w:val="16"/>
                <w:szCs w:val="16"/>
                <w:lang w:val="de-DE" w:eastAsia="ja-JP"/>
              </w:rPr>
            </w:pPr>
            <w:r>
              <w:rPr>
                <w:sz w:val="16"/>
                <w:szCs w:val="16"/>
                <w:lang w:val="de-DE"/>
              </w:rPr>
              <w:t>[ApaSys_D_Stat]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ind w:left="113" w:right="113"/>
              <w:jc w:val="center"/>
              <w:rPr>
                <w:rFonts w:cs="Arial"/>
                <w:sz w:val="16"/>
                <w:szCs w:val="16"/>
                <w:lang w:val="de-DE" w:eastAsia="ja-JP"/>
              </w:rPr>
            </w:pPr>
            <w:r>
              <w:rPr>
                <w:sz w:val="16"/>
                <w:szCs w:val="16"/>
                <w:lang w:val="de-DE"/>
              </w:rPr>
              <w:t>[ApaSteScanMde_D_Stat]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ind w:left="113" w:right="113"/>
              <w:jc w:val="center"/>
              <w:rPr>
                <w:rFonts w:cs="Arial"/>
                <w:sz w:val="16"/>
                <w:szCs w:val="16"/>
                <w:lang w:val="de-DE" w:eastAsia="ja-JP"/>
              </w:rPr>
            </w:pPr>
            <w:r>
              <w:rPr>
                <w:sz w:val="16"/>
                <w:szCs w:val="16"/>
                <w:lang w:val="de-DE"/>
              </w:rPr>
              <w:t>[ApaActvSide2_D_Stat]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ind w:left="113" w:right="113"/>
              <w:jc w:val="center"/>
              <w:rPr>
                <w:rFonts w:cs="Arial"/>
                <w:sz w:val="16"/>
                <w:szCs w:val="16"/>
                <w:lang w:val="de-DE" w:eastAsia="ja-JP"/>
              </w:rPr>
            </w:pPr>
            <w:r>
              <w:rPr>
                <w:sz w:val="16"/>
                <w:szCs w:val="16"/>
                <w:lang w:val="de-DE"/>
              </w:rPr>
              <w:t>[ApaMde_D_Stat]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ind w:left="113" w:right="113"/>
              <w:jc w:val="center"/>
              <w:rPr>
                <w:rFonts w:cs="Arial"/>
                <w:sz w:val="16"/>
                <w:szCs w:val="16"/>
                <w:lang w:val="de-DE" w:eastAsia="ja-JP"/>
              </w:rPr>
            </w:pPr>
            <w:r>
              <w:rPr>
                <w:sz w:val="16"/>
                <w:szCs w:val="16"/>
                <w:lang w:val="de-DE"/>
              </w:rPr>
              <w:t>[ApaSelSapp_D_Stat]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ind w:left="113" w:right="113"/>
              <w:jc w:val="center"/>
              <w:rPr>
                <w:rFonts w:cs="Arial"/>
                <w:sz w:val="16"/>
                <w:szCs w:val="16"/>
                <w:lang w:val="de-DE" w:eastAsia="ja-JP"/>
              </w:rPr>
            </w:pPr>
            <w:r>
              <w:rPr>
                <w:sz w:val="16"/>
                <w:szCs w:val="16"/>
                <w:lang w:val="de-DE"/>
              </w:rPr>
              <w:t>[ApaSelPpa_D_Stat]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ind w:left="113" w:right="113"/>
              <w:jc w:val="center"/>
              <w:rPr>
                <w:rFonts w:cs="Arial"/>
                <w:sz w:val="16"/>
                <w:szCs w:val="16"/>
                <w:lang w:val="de-DE" w:eastAsia="ja-JP"/>
              </w:rPr>
            </w:pPr>
            <w:r>
              <w:rPr>
                <w:sz w:val="16"/>
                <w:szCs w:val="16"/>
                <w:lang w:val="de-DE"/>
              </w:rPr>
              <w:t>[ApaSelPoa_D_Stat]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ind w:left="113" w:right="113"/>
              <w:jc w:val="center"/>
              <w:rPr>
                <w:rFonts w:cs="Arial"/>
                <w:sz w:val="16"/>
                <w:szCs w:val="16"/>
                <w:lang w:val="de-DE" w:eastAsia="ja-JP"/>
              </w:rPr>
            </w:pPr>
            <w:r>
              <w:rPr>
                <w:sz w:val="16"/>
                <w:szCs w:val="16"/>
                <w:lang w:val="de-DE"/>
              </w:rPr>
              <w:t>[ApaScan_D_Stat]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ind w:left="113" w:right="113"/>
              <w:jc w:val="center"/>
              <w:rPr>
                <w:rFonts w:cs="Arial"/>
                <w:sz w:val="16"/>
                <w:szCs w:val="16"/>
                <w:lang w:val="de-DE" w:eastAsia="ja-JP"/>
              </w:rPr>
            </w:pPr>
            <w:r>
              <w:rPr>
                <w:sz w:val="16"/>
                <w:szCs w:val="16"/>
                <w:lang w:val="de-DE"/>
              </w:rPr>
              <w:t>[ApaLongCtl_D_RqDrv]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ind w:left="113" w:right="113"/>
              <w:jc w:val="center"/>
              <w:rPr>
                <w:rFonts w:cs="Arial"/>
                <w:sz w:val="16"/>
                <w:szCs w:val="16"/>
                <w:lang w:val="de-DE" w:eastAsia="ja-JP"/>
              </w:rPr>
            </w:pPr>
            <w:r>
              <w:rPr>
                <w:sz w:val="16"/>
                <w:szCs w:val="16"/>
                <w:lang w:val="de-DE"/>
              </w:rPr>
              <w:t>[ApaGearShif_D_RqDrv]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ind w:left="113" w:right="113"/>
              <w:jc w:val="center"/>
              <w:rPr>
                <w:rFonts w:cs="Arial"/>
                <w:sz w:val="16"/>
                <w:szCs w:val="16"/>
                <w:lang w:val="de-DE" w:eastAsia="ja-JP"/>
              </w:rPr>
            </w:pPr>
            <w:r>
              <w:rPr>
                <w:sz w:val="16"/>
                <w:szCs w:val="16"/>
                <w:lang w:val="de-DE"/>
              </w:rPr>
              <w:t>[ApaSteWhl_D_RqDrv]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ind w:left="113" w:right="113"/>
              <w:jc w:val="center"/>
              <w:rPr>
                <w:rFonts w:cs="Arial"/>
                <w:sz w:val="16"/>
                <w:szCs w:val="16"/>
                <w:lang w:val="de-DE" w:eastAsia="ja-JP"/>
              </w:rPr>
            </w:pPr>
            <w:r>
              <w:rPr>
                <w:sz w:val="16"/>
                <w:szCs w:val="16"/>
                <w:lang w:val="de-DE"/>
              </w:rPr>
              <w:t>[ApaAcsy_D_RqDrv]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2F483A" w:rsidRDefault="00935523">
            <w:pPr>
              <w:ind w:left="113" w:right="113"/>
              <w:jc w:val="center"/>
              <w:rPr>
                <w:rFonts w:cs="Arial"/>
                <w:sz w:val="16"/>
                <w:szCs w:val="16"/>
                <w:lang w:val="de-DE" w:eastAsia="ja-JP"/>
              </w:rPr>
            </w:pPr>
            <w:r>
              <w:rPr>
                <w:sz w:val="16"/>
                <w:szCs w:val="16"/>
                <w:lang w:val="de-DE"/>
              </w:rPr>
              <w:t>[PrkAidMsgTxt_D_Rq]</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F483A" w:rsidRDefault="00935523">
            <w:pPr>
              <w:jc w:val="center"/>
              <w:rPr>
                <w:rFonts w:cs="Arial"/>
                <w:sz w:val="24"/>
                <w:lang w:val="de-DE" w:eastAsia="ja-JP"/>
              </w:rPr>
            </w:pPr>
            <w:r>
              <w:rPr>
                <w:sz w:val="24"/>
                <w:lang w:val="de-DE"/>
              </w:rPr>
              <w:t>Display HMI</w:t>
            </w:r>
          </w:p>
        </w:tc>
      </w:tr>
      <w:tr w:rsidR="002F483A" w:rsidTr="002F483A">
        <w:trPr>
          <w:cantSplit/>
          <w:trHeight w:val="1198"/>
          <w:jc w:val="center"/>
        </w:trPr>
        <w:tc>
          <w:tcPr>
            <w:tcW w:w="0" w:type="auto"/>
            <w:vMerge w:val="restart"/>
            <w:tcBorders>
              <w:top w:val="single" w:sz="4" w:space="0" w:color="auto"/>
              <w:left w:val="single" w:sz="4" w:space="0" w:color="auto"/>
              <w:bottom w:val="single" w:sz="4" w:space="0" w:color="auto"/>
              <w:right w:val="single" w:sz="4" w:space="0" w:color="auto"/>
            </w:tcBorders>
            <w:textDirection w:val="btLr"/>
            <w:vAlign w:val="center"/>
            <w:hideMark/>
          </w:tcPr>
          <w:p w:rsidR="002F483A" w:rsidRDefault="00935523">
            <w:pPr>
              <w:ind w:left="113" w:right="113"/>
              <w:jc w:val="center"/>
              <w:rPr>
                <w:rFonts w:cs="Arial"/>
                <w:lang w:eastAsia="ja-JP"/>
              </w:rPr>
            </w:pPr>
            <w:r>
              <w:t>Run</w:t>
            </w:r>
          </w:p>
          <w:p w:rsidR="002F483A" w:rsidRDefault="00935523">
            <w:pPr>
              <w:ind w:left="113" w:right="113"/>
              <w:jc w:val="center"/>
              <w:rPr>
                <w:rFonts w:cs="Arial"/>
                <w:lang w:eastAsia="ja-JP"/>
              </w:rPr>
            </w:pPr>
            <w:r>
              <w:rPr>
                <w:sz w:val="16"/>
                <w:szCs w:val="16"/>
              </w:rPr>
              <w:t>(as per Operational Modes and Voltage Range Definition)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rsidP="00CC6E4C">
            <w:pPr>
              <w:jc w:val="center"/>
              <w:rPr>
                <w:noProof/>
                <w:sz w:val="24"/>
              </w:rPr>
            </w:pPr>
            <w:r>
              <w:rPr>
                <w:noProof/>
                <w:sz w:val="24"/>
              </w:rPr>
              <w:drawing>
                <wp:inline distT="0" distB="0" distL="0" distR="0">
                  <wp:extent cx="476250" cy="276225"/>
                  <wp:effectExtent l="0" t="0" r="0" b="9525"/>
                  <wp:docPr id="2072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6250" cy="276225"/>
                          </a:xfrm>
                          <a:prstGeom prst="rect">
                            <a:avLst/>
                          </a:prstGeom>
                          <a:noFill/>
                          <a:ln>
                            <a:noFill/>
                          </a:ln>
                        </pic:spPr>
                      </pic:pic>
                    </a:graphicData>
                  </a:graphic>
                </wp:inline>
              </w:drawing>
            </w:r>
            <w:r>
              <w:rPr>
                <w:rFonts w:cs="Arial"/>
                <w:sz w:val="16"/>
                <w:szCs w:val="16"/>
                <w:lang w:val="de-DE" w:eastAsia="ja-JP"/>
              </w:rPr>
              <w:t>/319</w:t>
            </w:r>
          </w:p>
        </w:tc>
      </w:tr>
      <w:tr w:rsidR="002F483A" w:rsidTr="002F483A">
        <w:trPr>
          <w:cantSplit/>
          <w:trHeight w:val="1198"/>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F483A" w:rsidRDefault="00935523">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rsidP="00CC6E4C">
            <w:pPr>
              <w:jc w:val="center"/>
              <w:rPr>
                <w:noProof/>
                <w:sz w:val="24"/>
              </w:rPr>
            </w:pPr>
            <w:r>
              <w:rPr>
                <w:rFonts w:cs="Arial"/>
                <w:noProof/>
                <w:sz w:val="24"/>
              </w:rPr>
              <w:drawing>
                <wp:inline distT="0" distB="0" distL="0" distR="0">
                  <wp:extent cx="571500" cy="200025"/>
                  <wp:effectExtent l="0" t="0" r="0" b="9525"/>
                  <wp:docPr id="2072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500" cy="200025"/>
                          </a:xfrm>
                          <a:prstGeom prst="rect">
                            <a:avLst/>
                          </a:prstGeom>
                          <a:noFill/>
                          <a:ln>
                            <a:noFill/>
                          </a:ln>
                        </pic:spPr>
                      </pic:pic>
                    </a:graphicData>
                  </a:graphic>
                </wp:inline>
              </w:drawing>
            </w:r>
            <w:r>
              <w:rPr>
                <w:rFonts w:cs="Arial"/>
                <w:noProof/>
                <w:sz w:val="24"/>
              </w:rPr>
              <w:drawing>
                <wp:inline distT="0" distB="0" distL="0" distR="0">
                  <wp:extent cx="247650" cy="247650"/>
                  <wp:effectExtent l="0" t="0" r="0" b="0"/>
                  <wp:docPr id="2072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Pr>
                <w:noProof/>
                <w:sz w:val="24"/>
              </w:rPr>
              <w:t>(Manual)</w:t>
            </w:r>
          </w:p>
          <w:p w:rsidR="002F483A" w:rsidRDefault="00935523" w:rsidP="00CC6E4C">
            <w:pPr>
              <w:jc w:val="center"/>
              <w:rPr>
                <w:noProof/>
                <w:sz w:val="24"/>
              </w:rPr>
            </w:pPr>
            <w:r>
              <w:rPr>
                <w:noProof/>
                <w:sz w:val="24"/>
              </w:rPr>
              <w:t xml:space="preserve">or </w:t>
            </w:r>
            <w:r>
              <w:rPr>
                <w:rFonts w:cs="Arial"/>
                <w:noProof/>
                <w:sz w:val="24"/>
              </w:rPr>
              <w:drawing>
                <wp:inline distT="0" distB="0" distL="0" distR="0">
                  <wp:extent cx="314325" cy="314325"/>
                  <wp:effectExtent l="0" t="0" r="9525" b="9525"/>
                  <wp:docPr id="2072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r>
              <w:rPr>
                <w:noProof/>
                <w:sz w:val="24"/>
              </w:rPr>
              <w:t xml:space="preserve"> (Auto)</w:t>
            </w:r>
            <w:r>
              <w:rPr>
                <w:rFonts w:cs="Arial"/>
                <w:sz w:val="16"/>
                <w:szCs w:val="16"/>
                <w:vertAlign w:val="subscript"/>
                <w:lang w:val="de-DE" w:eastAsia="ja-JP"/>
              </w:rPr>
              <w:t xml:space="preserve"> /393</w:t>
            </w:r>
          </w:p>
        </w:tc>
      </w:tr>
      <w:tr w:rsidR="002F483A" w:rsidTr="002F483A">
        <w:trPr>
          <w:cantSplit/>
          <w:trHeight w:val="1198"/>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F483A" w:rsidRDefault="00935523">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rsidP="00CC6E4C">
            <w:pPr>
              <w:jc w:val="center"/>
              <w:rPr>
                <w:noProof/>
                <w:sz w:val="24"/>
              </w:rPr>
            </w:pPr>
            <w:r>
              <w:rPr>
                <w:rFonts w:cs="Arial"/>
                <w:noProof/>
                <w:sz w:val="24"/>
              </w:rPr>
              <w:drawing>
                <wp:inline distT="0" distB="0" distL="0" distR="0">
                  <wp:extent cx="571500" cy="200025"/>
                  <wp:effectExtent l="0" t="0" r="0" b="9525"/>
                  <wp:docPr id="2072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500" cy="200025"/>
                          </a:xfrm>
                          <a:prstGeom prst="rect">
                            <a:avLst/>
                          </a:prstGeom>
                          <a:noFill/>
                          <a:ln>
                            <a:noFill/>
                          </a:ln>
                        </pic:spPr>
                      </pic:pic>
                    </a:graphicData>
                  </a:graphic>
                </wp:inline>
              </w:drawing>
            </w:r>
            <w:r>
              <w:rPr>
                <w:noProof/>
                <w:sz w:val="24"/>
              </w:rPr>
              <w:drawing>
                <wp:inline distT="0" distB="0" distL="0" distR="0">
                  <wp:extent cx="190500" cy="200025"/>
                  <wp:effectExtent l="0" t="0" r="0" b="9525"/>
                  <wp:docPr id="2073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Pr>
                <w:noProof/>
                <w:sz w:val="24"/>
              </w:rPr>
              <w:t>(Manual)</w:t>
            </w:r>
          </w:p>
          <w:p w:rsidR="002F483A" w:rsidRDefault="00935523" w:rsidP="00CC6E4C">
            <w:pPr>
              <w:jc w:val="center"/>
              <w:rPr>
                <w:noProof/>
                <w:sz w:val="24"/>
              </w:rPr>
            </w:pPr>
            <w:r>
              <w:rPr>
                <w:noProof/>
                <w:sz w:val="24"/>
              </w:rPr>
              <w:t xml:space="preserve">or </w:t>
            </w:r>
            <w:r>
              <w:rPr>
                <w:noProof/>
                <w:sz w:val="24"/>
              </w:rPr>
              <w:drawing>
                <wp:inline distT="0" distB="0" distL="0" distR="0">
                  <wp:extent cx="238125" cy="247650"/>
                  <wp:effectExtent l="0" t="0" r="9525" b="0"/>
                  <wp:docPr id="2073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r>
              <w:rPr>
                <w:noProof/>
                <w:sz w:val="24"/>
              </w:rPr>
              <w:t>(Auto)</w:t>
            </w:r>
            <w:r>
              <w:rPr>
                <w:rFonts w:cs="Arial"/>
                <w:sz w:val="16"/>
                <w:szCs w:val="16"/>
                <w:vertAlign w:val="subscript"/>
                <w:lang w:val="de-DE" w:eastAsia="ja-JP"/>
              </w:rPr>
              <w:t xml:space="preserve"> /394</w:t>
            </w:r>
          </w:p>
        </w:tc>
      </w:tr>
      <w:tr w:rsidR="002F483A" w:rsidTr="002F483A">
        <w:trPr>
          <w:cantSplit/>
          <w:trHeight w:val="1198"/>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F483A" w:rsidRDefault="00935523">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rsidP="00CC6E4C">
            <w:pPr>
              <w:jc w:val="center"/>
              <w:rPr>
                <w:rFonts w:cs="Arial"/>
                <w:noProof/>
                <w:sz w:val="24"/>
              </w:rPr>
            </w:pPr>
            <w:r>
              <w:rPr>
                <w:noProof/>
                <w:sz w:val="24"/>
              </w:rPr>
              <w:drawing>
                <wp:inline distT="0" distB="0" distL="0" distR="0">
                  <wp:extent cx="561975" cy="323850"/>
                  <wp:effectExtent l="0" t="0" r="9525" b="0"/>
                  <wp:docPr id="2073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975" cy="323850"/>
                          </a:xfrm>
                          <a:prstGeom prst="rect">
                            <a:avLst/>
                          </a:prstGeom>
                          <a:noFill/>
                          <a:ln>
                            <a:noFill/>
                          </a:ln>
                        </pic:spPr>
                      </pic:pic>
                    </a:graphicData>
                  </a:graphic>
                </wp:inline>
              </w:drawing>
            </w:r>
            <w:r>
              <w:rPr>
                <w:rFonts w:cs="Arial"/>
                <w:sz w:val="16"/>
                <w:szCs w:val="16"/>
                <w:lang w:val="de-DE" w:eastAsia="ja-JP"/>
              </w:rPr>
              <w:t>/495</w:t>
            </w:r>
          </w:p>
        </w:tc>
      </w:tr>
      <w:tr w:rsidR="002F483A" w:rsidTr="002F483A">
        <w:trPr>
          <w:cantSplit/>
          <w:trHeight w:val="125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F483A" w:rsidRDefault="00935523">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rsidP="00CC6E4C">
            <w:pPr>
              <w:jc w:val="center"/>
              <w:rPr>
                <w:noProof/>
                <w:sz w:val="24"/>
              </w:rPr>
            </w:pPr>
            <w:r>
              <w:rPr>
                <w:noProof/>
                <w:sz w:val="24"/>
              </w:rPr>
              <w:drawing>
                <wp:inline distT="0" distB="0" distL="0" distR="0">
                  <wp:extent cx="419100" cy="419100"/>
                  <wp:effectExtent l="0" t="0" r="0" b="0"/>
                  <wp:docPr id="2073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r>
              <w:rPr>
                <w:noProof/>
                <w:sz w:val="24"/>
              </w:rPr>
              <w:t xml:space="preserve">(Non-Hotkey) or </w:t>
            </w:r>
            <w:r>
              <w:rPr>
                <w:rFonts w:cs="Arial"/>
                <w:noProof/>
                <w:sz w:val="16"/>
                <w:szCs w:val="16"/>
                <w:vertAlign w:val="subscript"/>
              </w:rPr>
              <w:drawing>
                <wp:inline distT="0" distB="0" distL="0" distR="0">
                  <wp:extent cx="333375" cy="333375"/>
                  <wp:effectExtent l="0" t="0" r="9525" b="9525"/>
                  <wp:docPr id="20734" name="Picture 58"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 descr="Ein Bild, das ClipArt enthält.&#10;&#10;Automatisch generierte Beschreibung"/>
                          <pic:cNvPicPr>
                            <a:picLocks noChangeAspect="1" noChangeArrowheads="1"/>
                          </pic:cNvPicPr>
                        </pic:nvPicPr>
                        <pic:blipFill>
                          <a:blip r:embed="rId66" cstate="print">
                            <a:extLst>
                              <a:ext uri="{28A0092B-C50C-407E-A947-70E740481C1C}">
                                <a14:useLocalDpi xmlns:a14="http://schemas.microsoft.com/office/drawing/2010/main" val="0"/>
                              </a:ext>
                            </a:extLst>
                          </a:blip>
                          <a:srcRect l="-3847" t="-3847" r="-3847" b="-3847"/>
                          <a:stretch>
                            <a:fillRect/>
                          </a:stretch>
                        </pic:blipFill>
                        <pic:spPr bwMode="auto">
                          <a:xfrm>
                            <a:off x="0" y="0"/>
                            <a:ext cx="333375" cy="333375"/>
                          </a:xfrm>
                          <a:prstGeom prst="rect">
                            <a:avLst/>
                          </a:prstGeom>
                          <a:noFill/>
                          <a:ln>
                            <a:noFill/>
                          </a:ln>
                        </pic:spPr>
                      </pic:pic>
                    </a:graphicData>
                  </a:graphic>
                </wp:inline>
              </w:drawing>
            </w:r>
            <w:r>
              <w:rPr>
                <w:noProof/>
                <w:sz w:val="24"/>
              </w:rPr>
              <w:t xml:space="preserve"> (Hotkey)</w:t>
            </w:r>
            <w:r>
              <w:rPr>
                <w:rFonts w:cs="Arial"/>
                <w:sz w:val="16"/>
                <w:szCs w:val="16"/>
                <w:vertAlign w:val="subscript"/>
                <w:lang w:val="de-DE" w:eastAsia="ja-JP"/>
              </w:rPr>
              <w:t xml:space="preserve"> </w:t>
            </w:r>
            <w:r>
              <w:rPr>
                <w:rFonts w:cs="Arial"/>
                <w:sz w:val="16"/>
                <w:szCs w:val="16"/>
                <w:lang w:val="de-DE" w:eastAsia="ja-JP"/>
              </w:rPr>
              <w:t>/108</w:t>
            </w:r>
          </w:p>
        </w:tc>
      </w:tr>
      <w:tr w:rsidR="002F483A" w:rsidTr="002F483A">
        <w:trPr>
          <w:cantSplit/>
          <w:trHeight w:val="97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F483A" w:rsidRDefault="00935523">
            <w:pPr>
              <w:rPr>
                <w:rFonts w:cs="Arial"/>
                <w:lang w:eastAsia="ja-JP"/>
              </w:rPr>
            </w:pPr>
          </w:p>
        </w:tc>
        <w:tc>
          <w:tcPr>
            <w:tcW w:w="0" w:type="auto"/>
            <w:gridSpan w:val="13"/>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rFonts w:cs="Arial"/>
                <w:sz w:val="16"/>
                <w:szCs w:val="16"/>
                <w:lang w:val="de-DE" w:eastAsia="ja-JP"/>
              </w:rPr>
            </w:pPr>
            <w:r>
              <w:rPr>
                <w:sz w:val="16"/>
                <w:szCs w:val="16"/>
                <w:lang w:val="de-DE"/>
              </w:rPr>
              <w:t>All Other Cases</w:t>
            </w:r>
          </w:p>
        </w:tc>
        <w:tc>
          <w:tcPr>
            <w:tcW w:w="0" w:type="auto"/>
            <w:tcBorders>
              <w:top w:val="single" w:sz="4" w:space="0" w:color="auto"/>
              <w:left w:val="single" w:sz="4" w:space="0" w:color="auto"/>
              <w:bottom w:val="single" w:sz="4" w:space="0" w:color="auto"/>
              <w:right w:val="single" w:sz="4" w:space="0" w:color="auto"/>
            </w:tcBorders>
            <w:vAlign w:val="center"/>
            <w:hideMark/>
          </w:tcPr>
          <w:p w:rsidR="002F483A" w:rsidRDefault="00935523">
            <w:pPr>
              <w:jc w:val="center"/>
              <w:rPr>
                <w:rFonts w:cs="Arial"/>
                <w:sz w:val="24"/>
                <w:lang w:eastAsia="ja-JP"/>
              </w:rPr>
            </w:pPr>
            <w:r>
              <w:rPr>
                <w:sz w:val="24"/>
              </w:rPr>
              <w:t>Blank (Do not show Symbol4)</w:t>
            </w:r>
          </w:p>
        </w:tc>
      </w:tr>
    </w:tbl>
    <w:p w:rsidR="002F483A" w:rsidRDefault="00935523" w:rsidP="00FE154D">
      <w:pPr>
        <w:jc w:val="center"/>
        <w:rPr>
          <w:b/>
        </w:rPr>
      </w:pPr>
    </w:p>
    <w:p w:rsidR="00FE154D" w:rsidRPr="00B0135D" w:rsidRDefault="00935523" w:rsidP="00B0135D">
      <w:r w:rsidRPr="00D63A6E">
        <w:t xml:space="preserve">4” supports semi-assisted park (SAP) only, configuration </w:t>
      </w:r>
      <w:r>
        <w:t>Parking Assistance</w:t>
      </w:r>
      <w:r w:rsidRPr="00D63A6E">
        <w:t>_Cfg is not required.</w:t>
      </w:r>
    </w:p>
    <w:p w:rsidR="00CC6E4C" w:rsidRPr="00CC6E4C" w:rsidRDefault="00CC6E4C" w:rsidP="00CC6E4C">
      <w:pPr>
        <w:pStyle w:val="Heading4"/>
        <w:rPr>
          <w:b w:val="0"/>
          <w:u w:val="single"/>
        </w:rPr>
      </w:pPr>
      <w:r w:rsidRPr="00CC6E4C">
        <w:rPr>
          <w:b w:val="0"/>
          <w:u w:val="single"/>
        </w:rPr>
        <w:t>CAMERA-FUR-REQ-161357/K-Reverse Video Camera with Active Park Assist (APA) and Park Distance Control (PDC) - Positional Text3</w:t>
      </w:r>
    </w:p>
    <w:p w:rsidR="00D505A4" w:rsidRDefault="00935523" w:rsidP="00D505A4">
      <w:pPr>
        <w:jc w:val="center"/>
        <w:rPr>
          <w:b/>
        </w:rPr>
      </w:pPr>
      <w:r>
        <w:rPr>
          <w:b/>
        </w:rPr>
        <w:t>8” (or equivalent) displays (CGEAx only)</w:t>
      </w:r>
    </w:p>
    <w:tbl>
      <w:tblPr>
        <w:tblStyle w:val="TableGrid"/>
        <w:tblW w:w="0" w:type="dxa"/>
        <w:jc w:val="center"/>
        <w:tblLayout w:type="fixed"/>
        <w:tblLook w:val="04A0" w:firstRow="1" w:lastRow="0" w:firstColumn="1" w:lastColumn="0" w:noHBand="0" w:noVBand="1"/>
      </w:tblPr>
      <w:tblGrid>
        <w:gridCol w:w="600"/>
        <w:gridCol w:w="474"/>
        <w:gridCol w:w="474"/>
        <w:gridCol w:w="474"/>
        <w:gridCol w:w="270"/>
        <w:gridCol w:w="540"/>
        <w:gridCol w:w="270"/>
        <w:gridCol w:w="270"/>
        <w:gridCol w:w="270"/>
        <w:gridCol w:w="270"/>
        <w:gridCol w:w="540"/>
        <w:gridCol w:w="540"/>
        <w:gridCol w:w="540"/>
        <w:gridCol w:w="540"/>
        <w:gridCol w:w="270"/>
        <w:gridCol w:w="630"/>
        <w:gridCol w:w="630"/>
        <w:gridCol w:w="2448"/>
      </w:tblGrid>
      <w:tr w:rsidR="00D505A4" w:rsidTr="00D505A4">
        <w:trPr>
          <w:cantSplit/>
          <w:trHeight w:val="2156"/>
          <w:tblHeader/>
          <w:jc w:val="center"/>
        </w:trPr>
        <w:tc>
          <w:tcPr>
            <w:tcW w:w="6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505A4" w:rsidRDefault="00935523">
            <w:pPr>
              <w:jc w:val="center"/>
              <w:rPr>
                <w:rFonts w:cs="Arial"/>
                <w:sz w:val="16"/>
                <w:szCs w:val="16"/>
                <w:lang w:val="de-DE" w:eastAsia="ja-JP"/>
              </w:rPr>
            </w:pPr>
            <w:r>
              <w:rPr>
                <w:sz w:val="16"/>
                <w:szCs w:val="16"/>
                <w:lang w:val="de-DE"/>
              </w:rPr>
              <w:lastRenderedPageBreak/>
              <w:t>Operational Mode</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505A4" w:rsidRDefault="00935523">
            <w:pPr>
              <w:jc w:val="center"/>
              <w:rPr>
                <w:sz w:val="16"/>
                <w:szCs w:val="16"/>
                <w:lang w:val="de-DE"/>
              </w:rPr>
            </w:pPr>
            <w:r>
              <w:rPr>
                <w:sz w:val="16"/>
                <w:szCs w:val="16"/>
                <w:lang w:val="de-DE"/>
              </w:rPr>
              <w:t>Parking Assistance (Cfg)</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505A4" w:rsidRDefault="00935523">
            <w:pPr>
              <w:jc w:val="center"/>
              <w:rPr>
                <w:rFonts w:cs="Arial"/>
                <w:sz w:val="16"/>
                <w:szCs w:val="16"/>
                <w:lang w:val="de-DE" w:eastAsia="ja-JP"/>
              </w:rPr>
            </w:pPr>
            <w:r>
              <w:rPr>
                <w:sz w:val="16"/>
                <w:szCs w:val="16"/>
                <w:lang w:val="de-DE"/>
              </w:rPr>
              <w:t>[ApaSys_D_Stat]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505A4" w:rsidRDefault="00935523">
            <w:pPr>
              <w:jc w:val="center"/>
              <w:rPr>
                <w:rFonts w:cs="Arial"/>
                <w:sz w:val="16"/>
                <w:szCs w:val="16"/>
                <w:lang w:val="de-DE" w:eastAsia="ja-JP"/>
              </w:rPr>
            </w:pPr>
            <w:r>
              <w:rPr>
                <w:sz w:val="16"/>
                <w:szCs w:val="16"/>
                <w:lang w:val="de-DE"/>
              </w:rPr>
              <w:t>[ApaSteScanMde_D_Stat]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505A4" w:rsidRDefault="00935523">
            <w:pPr>
              <w:jc w:val="center"/>
              <w:rPr>
                <w:rFonts w:cs="Arial"/>
                <w:sz w:val="16"/>
                <w:szCs w:val="16"/>
                <w:lang w:val="de-DE" w:eastAsia="ja-JP"/>
              </w:rPr>
            </w:pPr>
            <w:r>
              <w:rPr>
                <w:sz w:val="16"/>
                <w:szCs w:val="16"/>
                <w:lang w:val="de-DE"/>
              </w:rPr>
              <w:t>[ApaActvSide2_D_Stat]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505A4" w:rsidRDefault="00935523">
            <w:pPr>
              <w:jc w:val="center"/>
              <w:rPr>
                <w:rFonts w:cs="Arial"/>
                <w:sz w:val="16"/>
                <w:szCs w:val="16"/>
                <w:lang w:val="de-DE" w:eastAsia="ja-JP"/>
              </w:rPr>
            </w:pPr>
            <w:r>
              <w:rPr>
                <w:sz w:val="16"/>
                <w:szCs w:val="16"/>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505A4" w:rsidRDefault="00935523">
            <w:pPr>
              <w:jc w:val="center"/>
              <w:rPr>
                <w:rFonts w:cs="Arial"/>
                <w:sz w:val="16"/>
                <w:szCs w:val="16"/>
                <w:lang w:val="de-DE" w:eastAsia="ja-JP"/>
              </w:rPr>
            </w:pPr>
            <w:r>
              <w:rPr>
                <w:sz w:val="16"/>
                <w:szCs w:val="16"/>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505A4" w:rsidRDefault="00935523">
            <w:pPr>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505A4" w:rsidRDefault="00935523">
            <w:pPr>
              <w:jc w:val="center"/>
              <w:rPr>
                <w:rFonts w:cs="Arial"/>
                <w:sz w:val="16"/>
                <w:szCs w:val="16"/>
                <w:lang w:val="de-DE" w:eastAsia="ja-JP"/>
              </w:rPr>
            </w:pPr>
            <w:r>
              <w:rPr>
                <w:sz w:val="16"/>
                <w:szCs w:val="16"/>
                <w:lang w:val="de-DE"/>
              </w:rPr>
              <w:t>[ApaSelPoa_D_Stat]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505A4" w:rsidRDefault="00935523">
            <w:pPr>
              <w:jc w:val="center"/>
              <w:rPr>
                <w:rFonts w:cs="Arial"/>
                <w:sz w:val="16"/>
                <w:szCs w:val="16"/>
                <w:lang w:val="de-DE" w:eastAsia="ja-JP"/>
              </w:rPr>
            </w:pPr>
            <w:r>
              <w:rPr>
                <w:sz w:val="16"/>
                <w:szCs w:val="16"/>
                <w:lang w:val="de-DE"/>
              </w:rPr>
              <w:t>[</w:t>
            </w:r>
            <w:r>
              <w:rPr>
                <w:sz w:val="16"/>
                <w:szCs w:val="16"/>
                <w:lang w:val="de-DE"/>
              </w:rPr>
              <w:t>ApaScan_D_Stat]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505A4" w:rsidRDefault="00935523">
            <w:pPr>
              <w:jc w:val="center"/>
              <w:rPr>
                <w:rFonts w:cs="Arial"/>
                <w:sz w:val="16"/>
                <w:szCs w:val="16"/>
                <w:lang w:val="de-DE" w:eastAsia="ja-JP"/>
              </w:rPr>
            </w:pPr>
            <w:r>
              <w:rPr>
                <w:sz w:val="16"/>
                <w:szCs w:val="16"/>
                <w:lang w:val="de-DE"/>
              </w:rPr>
              <w:t>[ApaLongCtl_D_RqDrv]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505A4" w:rsidRDefault="00935523">
            <w:pPr>
              <w:jc w:val="center"/>
              <w:rPr>
                <w:rFonts w:cs="Arial"/>
                <w:sz w:val="16"/>
                <w:szCs w:val="16"/>
                <w:lang w:val="de-DE" w:eastAsia="ja-JP"/>
              </w:rPr>
            </w:pPr>
            <w:r>
              <w:rPr>
                <w:sz w:val="16"/>
                <w:szCs w:val="16"/>
                <w:lang w:val="de-DE"/>
              </w:rPr>
              <w:t>[ApaGearShif_D_RqDrv]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505A4" w:rsidRDefault="00935523">
            <w:pPr>
              <w:jc w:val="center"/>
              <w:rPr>
                <w:rFonts w:cs="Arial"/>
                <w:sz w:val="16"/>
                <w:szCs w:val="16"/>
                <w:lang w:val="de-DE" w:eastAsia="ja-JP"/>
              </w:rPr>
            </w:pPr>
            <w:r>
              <w:rPr>
                <w:sz w:val="16"/>
                <w:szCs w:val="16"/>
                <w:lang w:val="de-DE"/>
              </w:rPr>
              <w:t>[ApaSteWhl_D_RqDrv]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505A4" w:rsidRDefault="00935523">
            <w:pPr>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505A4" w:rsidRDefault="00935523">
            <w:pPr>
              <w:jc w:val="center"/>
              <w:rPr>
                <w:sz w:val="16"/>
                <w:szCs w:val="16"/>
                <w:lang w:val="de-DE"/>
              </w:rPr>
            </w:pPr>
            <w:r>
              <w:rPr>
                <w:sz w:val="16"/>
                <w:szCs w:val="16"/>
                <w:lang w:val="de-DE"/>
              </w:rPr>
              <w:t>[ApaTrgtDist_D_Stat]</w:t>
            </w:r>
            <w:r>
              <w:rPr>
                <w:rFonts w:cs="Arial"/>
                <w:vertAlign w:val="superscript"/>
                <w:lang w:val="de-DE"/>
              </w:rPr>
              <w:t xml:space="preserve"> †</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505A4" w:rsidRDefault="00935523">
            <w:pPr>
              <w:jc w:val="center"/>
              <w:rPr>
                <w:sz w:val="16"/>
                <w:szCs w:val="16"/>
                <w:lang w:val="de-DE"/>
              </w:rPr>
            </w:pPr>
            <w:r>
              <w:rPr>
                <w:sz w:val="16"/>
                <w:szCs w:val="16"/>
                <w:lang w:val="de-DE"/>
              </w:rPr>
              <w:t>[ApaMsgTxt_D_Rq]</w:t>
            </w:r>
            <w:r>
              <w:rPr>
                <w:rFonts w:cs="Arial"/>
                <w:vertAlign w:val="superscript"/>
                <w:lang w:val="de-DE"/>
              </w:rPr>
              <w:t xml:space="preserve"> ‡</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505A4" w:rsidRDefault="00935523">
            <w:pPr>
              <w:jc w:val="center"/>
              <w:rPr>
                <w:rFonts w:cs="Arial"/>
                <w:sz w:val="16"/>
                <w:szCs w:val="16"/>
                <w:lang w:val="de-DE" w:eastAsia="ja-JP"/>
              </w:rPr>
            </w:pPr>
            <w:r>
              <w:rPr>
                <w:sz w:val="16"/>
                <w:szCs w:val="16"/>
                <w:lang w:val="de-DE"/>
              </w:rPr>
              <w:t>[PrkAidMsgTxt_D_Rq]</w:t>
            </w:r>
          </w:p>
        </w:tc>
        <w:tc>
          <w:tcPr>
            <w:tcW w:w="244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505A4" w:rsidRDefault="00935523">
            <w:pPr>
              <w:jc w:val="center"/>
              <w:rPr>
                <w:rFonts w:cs="Arial"/>
                <w:sz w:val="16"/>
                <w:szCs w:val="16"/>
                <w:lang w:val="de-DE" w:eastAsia="ja-JP"/>
              </w:rPr>
            </w:pPr>
            <w:r>
              <w:rPr>
                <w:sz w:val="16"/>
                <w:szCs w:val="16"/>
                <w:lang w:val="de-DE"/>
              </w:rPr>
              <w:t>Display HMI</w:t>
            </w:r>
            <w:r>
              <w:rPr>
                <w:sz w:val="16"/>
                <w:szCs w:val="16"/>
                <w:vertAlign w:val="subscript"/>
                <w:lang w:val="de-DE"/>
              </w:rPr>
              <w:t>/REF#</w:t>
            </w:r>
          </w:p>
        </w:tc>
      </w:tr>
      <w:tr w:rsidR="00D505A4" w:rsidTr="00D505A4">
        <w:trPr>
          <w:cantSplit/>
          <w:trHeight w:val="70"/>
          <w:tblHeader/>
          <w:jc w:val="center"/>
        </w:trPr>
        <w:tc>
          <w:tcPr>
            <w:tcW w:w="600"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505A4" w:rsidRPr="00D505A4" w:rsidRDefault="00935523">
            <w:pPr>
              <w:jc w:val="center"/>
              <w:rPr>
                <w:rFonts w:cs="Arial"/>
                <w:sz w:val="16"/>
                <w:szCs w:val="16"/>
                <w:lang w:eastAsia="ja-JP"/>
              </w:rPr>
            </w:pPr>
            <w:r w:rsidRPr="00D505A4">
              <w:rPr>
                <w:sz w:val="16"/>
                <w:szCs w:val="16"/>
              </w:rPr>
              <w:t>\Run</w:t>
            </w:r>
          </w:p>
          <w:p w:rsidR="00D505A4" w:rsidRPr="00D505A4" w:rsidRDefault="00935523">
            <w:pPr>
              <w:jc w:val="center"/>
              <w:rPr>
                <w:rFonts w:cs="Arial"/>
                <w:sz w:val="16"/>
                <w:szCs w:val="16"/>
                <w:lang w:eastAsia="ja-JP"/>
              </w:rPr>
            </w:pPr>
            <w:r w:rsidRPr="00D505A4">
              <w:rPr>
                <w:sz w:val="16"/>
                <w:szCs w:val="16"/>
              </w:rPr>
              <w:t>(as per Operational Modes and Voltage Range Definition)</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Stop</w:t>
            </w:r>
            <w:r>
              <w:rPr>
                <w:rFonts w:cs="Arial"/>
                <w:sz w:val="16"/>
                <w:szCs w:val="16"/>
                <w:vertAlign w:val="subscript"/>
                <w:lang w:val="de-DE" w:eastAsia="ja-JP"/>
              </w:rPr>
              <w:t>/124</w:t>
            </w:r>
          </w:p>
        </w:tc>
      </w:tr>
      <w:tr w:rsidR="00D505A4" w:rsidTr="00D505A4">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505A4" w:rsidRDefault="00935523">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Finished</w:t>
            </w:r>
            <w:r>
              <w:rPr>
                <w:rFonts w:cs="Arial"/>
                <w:sz w:val="16"/>
                <w:szCs w:val="16"/>
                <w:vertAlign w:val="subscript"/>
                <w:lang w:val="de-DE" w:eastAsia="ja-JP"/>
              </w:rPr>
              <w:t>/123</w:t>
            </w:r>
          </w:p>
        </w:tc>
      </w:tr>
      <w:tr w:rsidR="00D505A4" w:rsidTr="00D505A4">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505A4" w:rsidRDefault="00935523">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Stop</w:t>
            </w:r>
            <w:r>
              <w:rPr>
                <w:rFonts w:cs="Arial"/>
                <w:sz w:val="16"/>
                <w:szCs w:val="16"/>
                <w:vertAlign w:val="subscript"/>
                <w:lang w:val="de-DE" w:eastAsia="ja-JP"/>
              </w:rPr>
              <w:t>/969</w:t>
            </w:r>
          </w:p>
        </w:tc>
      </w:tr>
      <w:tr w:rsidR="00D505A4" w:rsidTr="00D505A4">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505A4" w:rsidRDefault="00935523">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Drive Forward Slowly</w:t>
            </w:r>
            <w:r>
              <w:rPr>
                <w:rFonts w:cs="Arial"/>
                <w:sz w:val="16"/>
                <w:szCs w:val="16"/>
                <w:vertAlign w:val="subscript"/>
                <w:lang w:val="de-DE" w:eastAsia="ja-JP"/>
              </w:rPr>
              <w:t>/125</w:t>
            </w:r>
          </w:p>
        </w:tc>
      </w:tr>
      <w:tr w:rsidR="00D505A4" w:rsidTr="00D505A4">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505A4" w:rsidRDefault="00935523">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Drive Backward Slowly</w:t>
            </w:r>
            <w:r>
              <w:rPr>
                <w:rFonts w:cs="Arial"/>
                <w:sz w:val="16"/>
                <w:szCs w:val="16"/>
                <w:vertAlign w:val="subscript"/>
                <w:lang w:val="de-DE" w:eastAsia="ja-JP"/>
              </w:rPr>
              <w:t>/126</w:t>
            </w:r>
          </w:p>
        </w:tc>
      </w:tr>
      <w:tr w:rsidR="00D505A4" w:rsidTr="00D505A4">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505A4" w:rsidRDefault="00935523">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0x2</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Cancelled by Wheel slip</w:t>
            </w:r>
            <w:r>
              <w:rPr>
                <w:rFonts w:cs="Arial"/>
                <w:sz w:val="16"/>
                <w:szCs w:val="16"/>
                <w:vertAlign w:val="subscript"/>
                <w:lang w:val="de-DE" w:eastAsia="ja-JP"/>
              </w:rPr>
              <w:t>/127</w:t>
            </w:r>
          </w:p>
        </w:tc>
      </w:tr>
      <w:tr w:rsidR="00D505A4" w:rsidTr="00D505A4">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505A4" w:rsidRDefault="00935523">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0x3</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Cancelled by Traction Control</w:t>
            </w:r>
            <w:r>
              <w:rPr>
                <w:rFonts w:cs="Arial"/>
                <w:sz w:val="16"/>
                <w:szCs w:val="16"/>
                <w:vertAlign w:val="subscript"/>
                <w:lang w:val="de-DE" w:eastAsia="ja-JP"/>
              </w:rPr>
              <w:t>/517</w:t>
            </w:r>
          </w:p>
        </w:tc>
      </w:tr>
      <w:tr w:rsidR="00D505A4" w:rsidTr="00D505A4">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505A4" w:rsidRDefault="00935523">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tcPr>
          <w:p w:rsidR="00D505A4" w:rsidRDefault="00935523">
            <w:pPr>
              <w:spacing w:line="276" w:lineRule="auto"/>
              <w:jc w:val="center"/>
              <w:rPr>
                <w:rFonts w:cs="Arial"/>
                <w:sz w:val="16"/>
                <w:szCs w:val="16"/>
                <w:lang w:val="de-DE"/>
              </w:rPr>
            </w:pPr>
            <w:r>
              <w:rPr>
                <w:rFonts w:cs="Arial"/>
                <w:sz w:val="16"/>
                <w:szCs w:val="16"/>
                <w:lang w:val="de-DE"/>
              </w:rPr>
              <w:t>≠</w:t>
            </w:r>
            <w:r>
              <w:rPr>
                <w:sz w:val="16"/>
                <w:szCs w:val="16"/>
                <w:lang w:val="de-DE"/>
              </w:rPr>
              <w:t>0x8|</w:t>
            </w:r>
          </w:p>
          <w:p w:rsidR="00D505A4" w:rsidRDefault="00935523">
            <w:pPr>
              <w:spacing w:line="276" w:lineRule="auto"/>
              <w:jc w:val="center"/>
              <w:rPr>
                <w:sz w:val="16"/>
                <w:szCs w:val="16"/>
                <w:lang w:val="de-DE"/>
              </w:rPr>
            </w:pPr>
          </w:p>
          <w:p w:rsidR="00D505A4" w:rsidRDefault="00935523">
            <w:pPr>
              <w:spacing w:line="276" w:lineRule="auto"/>
              <w:jc w:val="center"/>
              <w:rPr>
                <w:sz w:val="16"/>
                <w:szCs w:val="16"/>
                <w:lang w:val="de-DE"/>
              </w:rPr>
            </w:pPr>
            <w:r>
              <w:rPr>
                <w:sz w:val="16"/>
                <w:szCs w:val="16"/>
                <w:lang w:val="de-DE"/>
              </w:rPr>
              <w:t>0xC|</w:t>
            </w:r>
          </w:p>
          <w:p w:rsidR="00D505A4" w:rsidRDefault="00935523">
            <w:pPr>
              <w:spacing w:line="276" w:lineRule="auto"/>
              <w:jc w:val="center"/>
              <w:rPr>
                <w:sz w:val="16"/>
                <w:szCs w:val="16"/>
                <w:lang w:val="de-DE"/>
              </w:rPr>
            </w:pPr>
            <w:r>
              <w:rPr>
                <w:sz w:val="16"/>
                <w:szCs w:val="16"/>
                <w:lang w:val="de-DE"/>
              </w:rPr>
              <w:t>0xD|</w:t>
            </w:r>
          </w:p>
          <w:p w:rsidR="00D505A4" w:rsidRDefault="00935523">
            <w:pPr>
              <w:spacing w:line="276" w:lineRule="auto"/>
              <w:jc w:val="center"/>
              <w:rPr>
                <w:sz w:val="16"/>
                <w:szCs w:val="16"/>
                <w:lang w:val="de-DE"/>
              </w:rPr>
            </w:pPr>
            <w:r>
              <w:rPr>
                <w:sz w:val="16"/>
                <w:szCs w:val="16"/>
                <w:lang w:val="de-DE"/>
              </w:rPr>
              <w:t>0xE|</w:t>
            </w:r>
          </w:p>
          <w:p w:rsidR="00D505A4" w:rsidRDefault="00935523">
            <w:pPr>
              <w:spacing w:line="276" w:lineRule="auto"/>
              <w:jc w:val="center"/>
              <w:rPr>
                <w:sz w:val="16"/>
                <w:szCs w:val="16"/>
                <w:lang w:val="de-DE"/>
              </w:rPr>
            </w:pPr>
            <w:r>
              <w:rPr>
                <w:sz w:val="16"/>
                <w:szCs w:val="16"/>
                <w:lang w:val="de-DE"/>
              </w:rPr>
              <w:t>0xF</w:t>
            </w:r>
          </w:p>
        </w:tc>
        <w:tc>
          <w:tcPr>
            <w:tcW w:w="2448"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Cancelled</w:t>
            </w:r>
            <w:r>
              <w:rPr>
                <w:rFonts w:cs="Arial"/>
                <w:sz w:val="16"/>
                <w:szCs w:val="16"/>
                <w:vertAlign w:val="subscript"/>
                <w:lang w:val="de-DE" w:eastAsia="ja-JP"/>
              </w:rPr>
              <w:t>/461</w:t>
            </w:r>
          </w:p>
        </w:tc>
      </w:tr>
      <w:tr w:rsidR="00D505A4" w:rsidTr="00D505A4">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505A4" w:rsidRDefault="00935523">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0x8</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Cancelled by Wrong Direction</w:t>
            </w:r>
            <w:r>
              <w:rPr>
                <w:rFonts w:cs="Arial"/>
                <w:sz w:val="16"/>
                <w:szCs w:val="16"/>
                <w:vertAlign w:val="subscript"/>
                <w:lang w:val="de-DE" w:eastAsia="ja-JP"/>
              </w:rPr>
              <w:t>/518</w:t>
            </w:r>
          </w:p>
        </w:tc>
      </w:tr>
      <w:tr w:rsidR="00D505A4" w:rsidTr="00D505A4">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505A4" w:rsidRDefault="00935523">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0x4</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Cancelled by High Speed</w:t>
            </w:r>
            <w:r>
              <w:rPr>
                <w:rFonts w:cs="Arial"/>
                <w:sz w:val="16"/>
                <w:szCs w:val="16"/>
                <w:vertAlign w:val="subscript"/>
                <w:lang w:val="de-DE" w:eastAsia="ja-JP"/>
              </w:rPr>
              <w:t>/519</w:t>
            </w:r>
          </w:p>
        </w:tc>
      </w:tr>
      <w:tr w:rsidR="00D505A4" w:rsidTr="00D505A4">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505A4" w:rsidRDefault="00935523">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0x7</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Cancelled by Steering Intervention</w:t>
            </w:r>
            <w:r>
              <w:rPr>
                <w:rFonts w:cs="Arial"/>
                <w:sz w:val="16"/>
                <w:szCs w:val="16"/>
                <w:vertAlign w:val="subscript"/>
                <w:lang w:val="de-DE" w:eastAsia="ja-JP"/>
              </w:rPr>
              <w:t>/462</w:t>
            </w:r>
          </w:p>
        </w:tc>
      </w:tr>
      <w:tr w:rsidR="00D505A4" w:rsidTr="00D505A4">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505A4" w:rsidRDefault="00935523">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0x7</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Cancelled by Door Open</w:t>
            </w:r>
            <w:r>
              <w:rPr>
                <w:rFonts w:cs="Arial"/>
                <w:sz w:val="16"/>
                <w:szCs w:val="16"/>
                <w:vertAlign w:val="subscript"/>
                <w:lang w:val="de-DE" w:eastAsia="ja-JP"/>
              </w:rPr>
              <w:t>/463</w:t>
            </w:r>
          </w:p>
        </w:tc>
      </w:tr>
      <w:tr w:rsidR="00D505A4" w:rsidTr="00D505A4">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505A4" w:rsidRDefault="00935523">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0x5</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Cancelled by High Inclination</w:t>
            </w:r>
            <w:r>
              <w:rPr>
                <w:rFonts w:cs="Arial"/>
                <w:sz w:val="16"/>
                <w:szCs w:val="16"/>
                <w:vertAlign w:val="subscript"/>
                <w:lang w:val="de-DE" w:eastAsia="ja-JP"/>
              </w:rPr>
              <w:t>/464</w:t>
            </w:r>
          </w:p>
        </w:tc>
      </w:tr>
      <w:tr w:rsidR="00D505A4" w:rsidTr="00D505A4">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505A4" w:rsidRDefault="00935523">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505A4" w:rsidRPr="00D505A4" w:rsidRDefault="00935523">
            <w:pPr>
              <w:jc w:val="center"/>
              <w:rPr>
                <w:sz w:val="16"/>
                <w:szCs w:val="16"/>
              </w:rPr>
            </w:pPr>
            <w:r w:rsidRPr="00D505A4">
              <w:rPr>
                <w:sz w:val="16"/>
                <w:szCs w:val="16"/>
              </w:rPr>
              <w:t>Cancelled by Obstacle in Path</w:t>
            </w:r>
            <w:r w:rsidRPr="00D505A4">
              <w:rPr>
                <w:rFonts w:cs="Arial"/>
                <w:sz w:val="16"/>
                <w:szCs w:val="16"/>
                <w:vertAlign w:val="subscript"/>
                <w:lang w:eastAsia="ja-JP"/>
              </w:rPr>
              <w:t>/465</w:t>
            </w:r>
          </w:p>
        </w:tc>
      </w:tr>
      <w:tr w:rsidR="00D505A4" w:rsidTr="00D505A4">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505A4" w:rsidRPr="00D505A4" w:rsidRDefault="00935523">
            <w:pPr>
              <w:rPr>
                <w:rFonts w:cs="Arial"/>
                <w:sz w:val="16"/>
                <w:szCs w:val="16"/>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0x8</w:t>
            </w:r>
          </w:p>
        </w:tc>
        <w:tc>
          <w:tcPr>
            <w:tcW w:w="2448"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Cancelled by Blocked Sensors</w:t>
            </w:r>
            <w:r>
              <w:rPr>
                <w:rFonts w:cs="Arial"/>
                <w:sz w:val="16"/>
                <w:szCs w:val="16"/>
                <w:vertAlign w:val="subscript"/>
                <w:lang w:val="de-DE" w:eastAsia="ja-JP"/>
              </w:rPr>
              <w:t>/520</w:t>
            </w:r>
          </w:p>
        </w:tc>
      </w:tr>
      <w:tr w:rsidR="00D505A4" w:rsidTr="00D505A4">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505A4" w:rsidRDefault="00935523">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0xD</w:t>
            </w:r>
          </w:p>
        </w:tc>
        <w:tc>
          <w:tcPr>
            <w:tcW w:w="2448"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Cancelled by Blocked Sensors</w:t>
            </w:r>
            <w:r>
              <w:rPr>
                <w:rFonts w:cs="Arial"/>
                <w:sz w:val="16"/>
                <w:szCs w:val="16"/>
                <w:vertAlign w:val="subscript"/>
                <w:lang w:val="de-DE" w:eastAsia="ja-JP"/>
              </w:rPr>
              <w:t>/520</w:t>
            </w:r>
          </w:p>
        </w:tc>
      </w:tr>
      <w:tr w:rsidR="00D505A4" w:rsidTr="00D505A4">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505A4" w:rsidRDefault="00935523">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0xE</w:t>
            </w:r>
          </w:p>
        </w:tc>
        <w:tc>
          <w:tcPr>
            <w:tcW w:w="2448"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Cancelled by Blocked Sensors</w:t>
            </w:r>
            <w:r>
              <w:rPr>
                <w:rFonts w:cs="Arial"/>
                <w:sz w:val="16"/>
                <w:szCs w:val="16"/>
                <w:vertAlign w:val="subscript"/>
                <w:lang w:val="de-DE" w:eastAsia="ja-JP"/>
              </w:rPr>
              <w:t>/520</w:t>
            </w:r>
          </w:p>
        </w:tc>
      </w:tr>
      <w:tr w:rsidR="00D505A4" w:rsidTr="00D505A4">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505A4" w:rsidRDefault="00935523">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0xF</w:t>
            </w:r>
          </w:p>
        </w:tc>
        <w:tc>
          <w:tcPr>
            <w:tcW w:w="2448"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Cancelled by Blocked Sensors</w:t>
            </w:r>
            <w:r>
              <w:rPr>
                <w:rFonts w:cs="Arial"/>
                <w:sz w:val="16"/>
                <w:szCs w:val="16"/>
                <w:vertAlign w:val="subscript"/>
                <w:lang w:val="de-DE" w:eastAsia="ja-JP"/>
              </w:rPr>
              <w:t>/520</w:t>
            </w:r>
          </w:p>
        </w:tc>
      </w:tr>
      <w:tr w:rsidR="00D505A4" w:rsidTr="00D505A4">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505A4" w:rsidRDefault="00935523">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0xC</w:t>
            </w:r>
          </w:p>
        </w:tc>
        <w:tc>
          <w:tcPr>
            <w:tcW w:w="2448"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Cancelled by Attached Trailer</w:t>
            </w:r>
            <w:r>
              <w:rPr>
                <w:rFonts w:cs="Arial"/>
                <w:sz w:val="16"/>
                <w:szCs w:val="16"/>
                <w:vertAlign w:val="subscript"/>
                <w:lang w:val="de-DE" w:eastAsia="ja-JP"/>
              </w:rPr>
              <w:t>/521</w:t>
            </w:r>
          </w:p>
        </w:tc>
      </w:tr>
      <w:tr w:rsidR="00D505A4" w:rsidTr="00D505A4">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505A4" w:rsidRDefault="00935523">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0x6</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Cancelled by Autobrake</w:t>
            </w:r>
            <w:r>
              <w:rPr>
                <w:rFonts w:cs="Arial"/>
                <w:sz w:val="16"/>
                <w:szCs w:val="16"/>
                <w:vertAlign w:val="subscript"/>
                <w:lang w:val="de-DE" w:eastAsia="ja-JP"/>
              </w:rPr>
              <w:t>/388</w:t>
            </w:r>
          </w:p>
        </w:tc>
      </w:tr>
      <w:tr w:rsidR="00D505A4" w:rsidTr="00D505A4">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505A4" w:rsidRDefault="00935523">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 xml:space="preserve">Release </w:t>
            </w:r>
            <w:r>
              <w:rPr>
                <w:sz w:val="16"/>
                <w:szCs w:val="16"/>
                <w:lang w:val="de-DE"/>
              </w:rPr>
              <w:t>Steering Wheel</w:t>
            </w:r>
            <w:r>
              <w:rPr>
                <w:rFonts w:cs="Arial"/>
                <w:sz w:val="16"/>
                <w:szCs w:val="16"/>
                <w:vertAlign w:val="subscript"/>
                <w:lang w:val="de-DE" w:eastAsia="ja-JP"/>
              </w:rPr>
              <w:t>/122</w:t>
            </w:r>
          </w:p>
        </w:tc>
      </w:tr>
      <w:tr w:rsidR="00D505A4" w:rsidTr="00D505A4">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505A4" w:rsidRDefault="00935523">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0x7</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505A4" w:rsidRPr="00D505A4" w:rsidRDefault="00935523">
            <w:pPr>
              <w:jc w:val="center"/>
              <w:rPr>
                <w:rFonts w:cs="Arial"/>
                <w:sz w:val="16"/>
                <w:szCs w:val="16"/>
                <w:lang w:eastAsia="ja-JP"/>
              </w:rPr>
            </w:pPr>
            <w:r w:rsidRPr="00D505A4">
              <w:rPr>
                <w:sz w:val="16"/>
                <w:szCs w:val="16"/>
              </w:rPr>
              <w:t>Active Park Assist - System Fault</w:t>
            </w:r>
            <w:r w:rsidRPr="00D505A4">
              <w:rPr>
                <w:rFonts w:cs="Arial"/>
                <w:sz w:val="16"/>
                <w:szCs w:val="16"/>
                <w:vertAlign w:val="subscript"/>
                <w:lang w:eastAsia="ja-JP"/>
              </w:rPr>
              <w:t>/128</w:t>
            </w:r>
          </w:p>
        </w:tc>
      </w:tr>
      <w:tr w:rsidR="00D505A4" w:rsidTr="00D505A4">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505A4" w:rsidRPr="00D505A4" w:rsidRDefault="00935523">
            <w:pPr>
              <w:rPr>
                <w:rFonts w:cs="Arial"/>
                <w:sz w:val="16"/>
                <w:szCs w:val="16"/>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0x6</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Finished</w:t>
            </w:r>
            <w:r>
              <w:rPr>
                <w:rFonts w:cs="Arial"/>
                <w:sz w:val="16"/>
                <w:szCs w:val="16"/>
                <w:vertAlign w:val="subscript"/>
                <w:lang w:val="de-DE" w:eastAsia="ja-JP"/>
              </w:rPr>
              <w:t>/129</w:t>
            </w:r>
          </w:p>
        </w:tc>
      </w:tr>
      <w:tr w:rsidR="00D505A4" w:rsidTr="00D505A4">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505A4" w:rsidRDefault="00935523">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505A4" w:rsidRPr="00D505A4" w:rsidRDefault="00935523">
            <w:pPr>
              <w:jc w:val="center"/>
              <w:rPr>
                <w:sz w:val="16"/>
                <w:szCs w:val="16"/>
              </w:rPr>
            </w:pPr>
            <w:r w:rsidRPr="00D505A4">
              <w:rPr>
                <w:sz w:val="16"/>
                <w:szCs w:val="16"/>
              </w:rPr>
              <w:t>Shift to 1 (Manual)</w:t>
            </w:r>
          </w:p>
          <w:p w:rsidR="00D505A4" w:rsidRPr="00D505A4" w:rsidRDefault="00935523">
            <w:pPr>
              <w:jc w:val="center"/>
              <w:rPr>
                <w:sz w:val="16"/>
                <w:szCs w:val="16"/>
              </w:rPr>
            </w:pPr>
            <w:r w:rsidRPr="00D505A4">
              <w:rPr>
                <w:sz w:val="16"/>
                <w:szCs w:val="16"/>
              </w:rPr>
              <w:t>Shift to D (Auto)</w:t>
            </w:r>
            <w:r w:rsidRPr="00D505A4">
              <w:rPr>
                <w:rFonts w:cs="Arial"/>
                <w:sz w:val="16"/>
                <w:szCs w:val="16"/>
                <w:vertAlign w:val="subscript"/>
                <w:lang w:eastAsia="ja-JP"/>
              </w:rPr>
              <w:t xml:space="preserve"> /130</w:t>
            </w:r>
          </w:p>
        </w:tc>
      </w:tr>
      <w:tr w:rsidR="00D505A4" w:rsidTr="00D505A4">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505A4" w:rsidRPr="00D505A4" w:rsidRDefault="00935523">
            <w:pPr>
              <w:rPr>
                <w:rFonts w:cs="Arial"/>
                <w:sz w:val="16"/>
                <w:szCs w:val="16"/>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Active Park Not Available</w:t>
            </w:r>
            <w:r>
              <w:rPr>
                <w:rFonts w:cs="Arial"/>
                <w:sz w:val="16"/>
                <w:szCs w:val="16"/>
                <w:vertAlign w:val="subscript"/>
                <w:lang w:val="de-DE" w:eastAsia="ja-JP"/>
              </w:rPr>
              <w:t>/222</w:t>
            </w:r>
          </w:p>
        </w:tc>
      </w:tr>
      <w:tr w:rsidR="00D505A4" w:rsidTr="00D505A4">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505A4" w:rsidRDefault="00935523">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Slow Down</w:t>
            </w:r>
            <w:r>
              <w:rPr>
                <w:rFonts w:cs="Arial"/>
                <w:sz w:val="16"/>
                <w:szCs w:val="16"/>
                <w:vertAlign w:val="subscript"/>
                <w:lang w:val="de-DE" w:eastAsia="ja-JP"/>
              </w:rPr>
              <w:t>/131</w:t>
            </w:r>
          </w:p>
        </w:tc>
      </w:tr>
      <w:tr w:rsidR="00D505A4" w:rsidTr="00D505A4">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505A4" w:rsidRDefault="00935523">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Attention</w:t>
            </w:r>
            <w:r>
              <w:rPr>
                <w:rFonts w:cs="Arial"/>
                <w:sz w:val="16"/>
                <w:szCs w:val="16"/>
                <w:vertAlign w:val="subscript"/>
                <w:lang w:val="de-DE" w:eastAsia="ja-JP"/>
              </w:rPr>
              <w:t>/467</w:t>
            </w:r>
          </w:p>
        </w:tc>
      </w:tr>
      <w:tr w:rsidR="00D505A4" w:rsidTr="00D505A4">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505A4" w:rsidRDefault="00935523">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Attention</w:t>
            </w:r>
            <w:r>
              <w:rPr>
                <w:rFonts w:cs="Arial"/>
                <w:sz w:val="16"/>
                <w:szCs w:val="16"/>
                <w:vertAlign w:val="subscript"/>
                <w:lang w:val="de-DE" w:eastAsia="ja-JP"/>
              </w:rPr>
              <w:t>/550</w:t>
            </w:r>
          </w:p>
        </w:tc>
      </w:tr>
      <w:tr w:rsidR="00D505A4" w:rsidTr="00D505A4">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505A4" w:rsidRDefault="00935523">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0x7</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Paused</w:t>
            </w:r>
            <w:r>
              <w:rPr>
                <w:rFonts w:cs="Arial"/>
                <w:sz w:val="16"/>
                <w:szCs w:val="16"/>
                <w:vertAlign w:val="subscript"/>
                <w:lang w:val="de-DE" w:eastAsia="ja-JP"/>
              </w:rPr>
              <w:t>/468</w:t>
            </w:r>
          </w:p>
        </w:tc>
      </w:tr>
      <w:tr w:rsidR="00D505A4" w:rsidTr="00D505A4">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505A4" w:rsidRDefault="00935523">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0x7</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Paused</w:t>
            </w:r>
            <w:r>
              <w:rPr>
                <w:rFonts w:cs="Arial"/>
                <w:sz w:val="16"/>
                <w:szCs w:val="16"/>
                <w:vertAlign w:val="subscript"/>
                <w:lang w:val="de-DE" w:eastAsia="ja-JP"/>
              </w:rPr>
              <w:t>/469</w:t>
            </w:r>
          </w:p>
        </w:tc>
      </w:tr>
      <w:tr w:rsidR="00D505A4" w:rsidTr="00D505A4">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505A4" w:rsidRDefault="00935523">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Paused</w:t>
            </w:r>
            <w:r>
              <w:rPr>
                <w:rFonts w:cs="Arial"/>
                <w:sz w:val="16"/>
                <w:szCs w:val="16"/>
                <w:vertAlign w:val="subscript"/>
                <w:lang w:val="de-DE" w:eastAsia="ja-JP"/>
              </w:rPr>
              <w:t>/470</w:t>
            </w:r>
          </w:p>
        </w:tc>
      </w:tr>
      <w:tr w:rsidR="00D505A4" w:rsidTr="00D505A4">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505A4" w:rsidRDefault="00935523">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Obstacle in path</w:t>
            </w:r>
            <w:r>
              <w:rPr>
                <w:rFonts w:cs="Arial"/>
                <w:sz w:val="16"/>
                <w:szCs w:val="16"/>
                <w:vertAlign w:val="subscript"/>
                <w:lang w:val="de-DE" w:eastAsia="ja-JP"/>
              </w:rPr>
              <w:t>/471</w:t>
            </w:r>
          </w:p>
        </w:tc>
      </w:tr>
      <w:tr w:rsidR="00D505A4" w:rsidTr="00D505A4">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505A4" w:rsidRDefault="00935523">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0x9</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sz w:val="16"/>
                <w:szCs w:val="16"/>
                <w:lang w:val="de-DE"/>
              </w:rPr>
            </w:pPr>
            <w:r>
              <w:rPr>
                <w:sz w:val="16"/>
                <w:szCs w:val="16"/>
                <w:lang w:val="de-DE"/>
              </w:rPr>
              <w:t>Accel pedal inactive</w:t>
            </w:r>
            <w:r>
              <w:rPr>
                <w:rFonts w:cs="Arial"/>
                <w:sz w:val="16"/>
                <w:szCs w:val="16"/>
                <w:vertAlign w:val="subscript"/>
                <w:lang w:val="de-DE" w:eastAsia="ja-JP"/>
              </w:rPr>
              <w:t>/472</w:t>
            </w:r>
          </w:p>
        </w:tc>
      </w:tr>
      <w:tr w:rsidR="00D505A4" w:rsidTr="00D505A4">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505A4" w:rsidRDefault="00935523">
            <w:pPr>
              <w:rPr>
                <w:rFonts w:cs="Arial"/>
                <w:sz w:val="16"/>
                <w:szCs w:val="16"/>
                <w:lang w:val="de-DE" w:eastAsia="ja-JP"/>
              </w:rPr>
            </w:pPr>
          </w:p>
        </w:tc>
        <w:tc>
          <w:tcPr>
            <w:tcW w:w="7002" w:type="dxa"/>
            <w:gridSpan w:val="16"/>
            <w:tcBorders>
              <w:top w:val="single" w:sz="4" w:space="0" w:color="auto"/>
              <w:left w:val="single" w:sz="4" w:space="0" w:color="auto"/>
              <w:bottom w:val="single" w:sz="4" w:space="0" w:color="auto"/>
              <w:right w:val="single" w:sz="4" w:space="0" w:color="auto"/>
            </w:tcBorders>
            <w:vAlign w:val="center"/>
            <w:hideMark/>
          </w:tcPr>
          <w:p w:rsidR="00D505A4" w:rsidRDefault="00935523">
            <w:pPr>
              <w:jc w:val="center"/>
              <w:rPr>
                <w:rFonts w:cs="Arial"/>
                <w:sz w:val="16"/>
                <w:szCs w:val="16"/>
                <w:lang w:val="de-DE" w:eastAsia="ja-JP"/>
              </w:rPr>
            </w:pPr>
            <w:r>
              <w:rPr>
                <w:sz w:val="16"/>
                <w:szCs w:val="16"/>
                <w:lang w:val="de-DE"/>
              </w:rPr>
              <w:t>All Other Cases</w:t>
            </w:r>
          </w:p>
        </w:tc>
        <w:tc>
          <w:tcPr>
            <w:tcW w:w="2448" w:type="dxa"/>
            <w:tcBorders>
              <w:top w:val="single" w:sz="4" w:space="0" w:color="auto"/>
              <w:left w:val="single" w:sz="4" w:space="0" w:color="auto"/>
              <w:bottom w:val="single" w:sz="4" w:space="0" w:color="auto"/>
              <w:right w:val="single" w:sz="4" w:space="0" w:color="auto"/>
            </w:tcBorders>
            <w:vAlign w:val="center"/>
            <w:hideMark/>
          </w:tcPr>
          <w:p w:rsidR="00D505A4" w:rsidRPr="00D505A4" w:rsidRDefault="00935523">
            <w:pPr>
              <w:jc w:val="center"/>
              <w:rPr>
                <w:rFonts w:cs="Arial"/>
                <w:sz w:val="16"/>
                <w:szCs w:val="16"/>
                <w:lang w:eastAsia="ja-JP"/>
              </w:rPr>
            </w:pPr>
            <w:r w:rsidRPr="00D505A4">
              <w:rPr>
                <w:sz w:val="16"/>
                <w:szCs w:val="16"/>
              </w:rPr>
              <w:t>Blank (Do not show Text3)</w:t>
            </w:r>
          </w:p>
        </w:tc>
      </w:tr>
    </w:tbl>
    <w:p w:rsidR="00D505A4" w:rsidRDefault="00935523" w:rsidP="00D505A4">
      <w:pPr>
        <w:jc w:val="center"/>
      </w:pPr>
      <w:r>
        <w:rPr>
          <w:u w:val="single"/>
        </w:rPr>
        <w:t>R</w:t>
      </w:r>
      <w:r>
        <w:t xml:space="preserve">everse </w:t>
      </w:r>
      <w:r>
        <w:rPr>
          <w:u w:val="single"/>
        </w:rPr>
        <w:t>V</w:t>
      </w:r>
      <w:r>
        <w:t xml:space="preserve">ideo </w:t>
      </w:r>
      <w:r>
        <w:rPr>
          <w:u w:val="single"/>
        </w:rPr>
        <w:t>C</w:t>
      </w:r>
      <w:r>
        <w:t xml:space="preserve">amera with </w:t>
      </w:r>
      <w:r>
        <w:rPr>
          <w:u w:val="single"/>
        </w:rPr>
        <w:t>A</w:t>
      </w:r>
      <w:r>
        <w:t xml:space="preserve">ctive </w:t>
      </w:r>
      <w:r>
        <w:rPr>
          <w:u w:val="single"/>
        </w:rPr>
        <w:t>P</w:t>
      </w:r>
      <w:r>
        <w:t xml:space="preserve">ark </w:t>
      </w:r>
      <w:r>
        <w:rPr>
          <w:u w:val="single"/>
        </w:rPr>
        <w:t>A</w:t>
      </w:r>
      <w:r>
        <w:t xml:space="preserve">ssist (APA) and </w:t>
      </w:r>
      <w:r>
        <w:rPr>
          <w:u w:val="single"/>
        </w:rPr>
        <w:t>P</w:t>
      </w:r>
      <w:r>
        <w:t xml:space="preserve">ark </w:t>
      </w:r>
      <w:r>
        <w:rPr>
          <w:u w:val="single"/>
        </w:rPr>
        <w:t>D</w:t>
      </w:r>
      <w:r>
        <w:t xml:space="preserve">istance </w:t>
      </w:r>
      <w:r>
        <w:rPr>
          <w:u w:val="single"/>
        </w:rPr>
        <w:t>C</w:t>
      </w:r>
      <w:r>
        <w:t>ontrol (PDC) Positional Text3</w:t>
      </w:r>
    </w:p>
    <w:p w:rsidR="00D505A4" w:rsidRDefault="00935523" w:rsidP="00D505A4">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D505A4" w:rsidRDefault="00935523" w:rsidP="00D505A4">
      <w:r>
        <w:rPr>
          <w:rFonts w:cs="Arial"/>
        </w:rPr>
        <w:t>‡ -</w:t>
      </w:r>
      <w:r>
        <w:rPr>
          <w:sz w:val="16"/>
          <w:szCs w:val="16"/>
        </w:rPr>
        <w:t xml:space="preserve"> Only if supported by the implementing program as per REQ-130570. If not supported but required by signal pro</w:t>
      </w:r>
      <w:r>
        <w:rPr>
          <w:sz w:val="16"/>
          <w:szCs w:val="16"/>
        </w:rPr>
        <w:t>cessing tables, treat as data 0x1.</w:t>
      </w:r>
    </w:p>
    <w:p w:rsidR="00D505A4" w:rsidRDefault="00935523" w:rsidP="00627E8D">
      <w:pPr>
        <w:jc w:val="center"/>
        <w:rPr>
          <w:b/>
        </w:rPr>
      </w:pPr>
    </w:p>
    <w:p w:rsidR="00D505A4" w:rsidRDefault="00935523" w:rsidP="00627E8D">
      <w:pPr>
        <w:jc w:val="center"/>
        <w:rPr>
          <w:b/>
        </w:rPr>
      </w:pPr>
    </w:p>
    <w:p w:rsidR="004E38D8" w:rsidRPr="00627E8D" w:rsidRDefault="00935523" w:rsidP="00627E8D">
      <w:pPr>
        <w:jc w:val="center"/>
        <w:rPr>
          <w:b/>
        </w:rPr>
      </w:pPr>
      <w:r>
        <w:rPr>
          <w:b/>
        </w:rPr>
        <w:t>8” (or equivalent) displays (FNVx only)</w:t>
      </w:r>
    </w:p>
    <w:tbl>
      <w:tblPr>
        <w:tblStyle w:val="TableGrid"/>
        <w:tblW w:w="10050" w:type="dxa"/>
        <w:jc w:val="center"/>
        <w:tblLayout w:type="fixed"/>
        <w:tblCellMar>
          <w:left w:w="28" w:type="dxa"/>
          <w:right w:w="28" w:type="dxa"/>
        </w:tblCellMar>
        <w:tblLook w:val="04A0" w:firstRow="1" w:lastRow="0" w:firstColumn="1" w:lastColumn="0" w:noHBand="0" w:noVBand="1"/>
      </w:tblPr>
      <w:tblGrid>
        <w:gridCol w:w="600"/>
        <w:gridCol w:w="474"/>
        <w:gridCol w:w="474"/>
        <w:gridCol w:w="474"/>
        <w:gridCol w:w="525"/>
        <w:gridCol w:w="567"/>
        <w:gridCol w:w="425"/>
        <w:gridCol w:w="425"/>
        <w:gridCol w:w="426"/>
        <w:gridCol w:w="425"/>
        <w:gridCol w:w="425"/>
        <w:gridCol w:w="425"/>
        <w:gridCol w:w="426"/>
        <w:gridCol w:w="425"/>
        <w:gridCol w:w="283"/>
        <w:gridCol w:w="567"/>
        <w:gridCol w:w="567"/>
        <w:gridCol w:w="2117"/>
      </w:tblGrid>
      <w:tr w:rsidR="00E36ADA" w:rsidTr="00E36ADA">
        <w:trPr>
          <w:cantSplit/>
          <w:trHeight w:val="2156"/>
          <w:tblHeader/>
          <w:jc w:val="center"/>
        </w:trPr>
        <w:tc>
          <w:tcPr>
            <w:tcW w:w="6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457B0" w:rsidRDefault="00935523" w:rsidP="00D015FA">
            <w:pPr>
              <w:jc w:val="center"/>
              <w:rPr>
                <w:rFonts w:cs="Arial"/>
                <w:sz w:val="16"/>
                <w:szCs w:val="16"/>
                <w:lang w:val="de-DE" w:eastAsia="ja-JP"/>
              </w:rPr>
            </w:pPr>
            <w:r>
              <w:rPr>
                <w:sz w:val="16"/>
                <w:szCs w:val="16"/>
                <w:lang w:val="de-DE"/>
              </w:rPr>
              <w:lastRenderedPageBreak/>
              <w:t>Operational Mode</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457B0" w:rsidRDefault="00935523" w:rsidP="00D015FA">
            <w:pPr>
              <w:jc w:val="center"/>
              <w:rPr>
                <w:sz w:val="16"/>
                <w:szCs w:val="16"/>
                <w:lang w:val="de-DE"/>
              </w:rPr>
            </w:pPr>
            <w:r>
              <w:rPr>
                <w:sz w:val="16"/>
                <w:szCs w:val="16"/>
                <w:lang w:val="de-DE"/>
              </w:rPr>
              <w:t>Parking Assistance (Cfg)</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457B0" w:rsidRDefault="00935523" w:rsidP="00D015FA">
            <w:pPr>
              <w:jc w:val="center"/>
              <w:rPr>
                <w:rFonts w:cs="Arial"/>
                <w:sz w:val="16"/>
                <w:szCs w:val="16"/>
                <w:lang w:val="de-DE" w:eastAsia="ja-JP"/>
              </w:rPr>
            </w:pPr>
            <w:r>
              <w:rPr>
                <w:sz w:val="16"/>
                <w:szCs w:val="16"/>
                <w:lang w:val="de-DE"/>
              </w:rPr>
              <w:t>[ApaSys_D_Stat]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457B0" w:rsidRDefault="00935523" w:rsidP="00D015FA">
            <w:pPr>
              <w:jc w:val="center"/>
              <w:rPr>
                <w:rFonts w:cs="Arial"/>
                <w:sz w:val="16"/>
                <w:szCs w:val="16"/>
                <w:lang w:val="de-DE" w:eastAsia="ja-JP"/>
              </w:rPr>
            </w:pPr>
            <w:r>
              <w:rPr>
                <w:sz w:val="16"/>
                <w:szCs w:val="16"/>
                <w:lang w:val="de-DE"/>
              </w:rPr>
              <w:t>[ApaSteScanMde_D_Stat]</w:t>
            </w:r>
          </w:p>
        </w:tc>
        <w:tc>
          <w:tcPr>
            <w:tcW w:w="5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457B0" w:rsidRDefault="00935523" w:rsidP="00D015FA">
            <w:pPr>
              <w:jc w:val="center"/>
              <w:rPr>
                <w:rFonts w:cs="Arial"/>
                <w:sz w:val="16"/>
                <w:szCs w:val="16"/>
                <w:lang w:val="de-DE" w:eastAsia="ja-JP"/>
              </w:rPr>
            </w:pPr>
            <w:r>
              <w:rPr>
                <w:sz w:val="16"/>
                <w:szCs w:val="16"/>
                <w:lang w:val="de-DE"/>
              </w:rPr>
              <w:t>[ApaActvSide2_D_Stat]</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457B0" w:rsidRDefault="00935523" w:rsidP="00D015FA">
            <w:pPr>
              <w:jc w:val="center"/>
              <w:rPr>
                <w:rFonts w:cs="Arial"/>
                <w:sz w:val="16"/>
                <w:szCs w:val="16"/>
                <w:lang w:val="de-DE" w:eastAsia="ja-JP"/>
              </w:rPr>
            </w:pPr>
            <w:r>
              <w:rPr>
                <w:sz w:val="16"/>
                <w:szCs w:val="16"/>
                <w:lang w:val="de-DE"/>
              </w:rPr>
              <w:t>[ApaMde_D_Stat]</w:t>
            </w:r>
          </w:p>
        </w:tc>
        <w:tc>
          <w:tcPr>
            <w:tcW w:w="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457B0" w:rsidRDefault="00935523" w:rsidP="00D015FA">
            <w:pPr>
              <w:jc w:val="center"/>
              <w:rPr>
                <w:rFonts w:cs="Arial"/>
                <w:sz w:val="16"/>
                <w:szCs w:val="16"/>
                <w:lang w:val="de-DE" w:eastAsia="ja-JP"/>
              </w:rPr>
            </w:pPr>
            <w:r>
              <w:rPr>
                <w:sz w:val="16"/>
                <w:szCs w:val="16"/>
                <w:lang w:val="de-DE"/>
              </w:rPr>
              <w:t>[ApaSelSapp_D_Stat]</w:t>
            </w:r>
          </w:p>
        </w:tc>
        <w:tc>
          <w:tcPr>
            <w:tcW w:w="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457B0" w:rsidRDefault="00935523" w:rsidP="00D015FA">
            <w:pPr>
              <w:jc w:val="center"/>
              <w:rPr>
                <w:rFonts w:cs="Arial"/>
                <w:sz w:val="16"/>
                <w:szCs w:val="16"/>
                <w:lang w:val="de-DE" w:eastAsia="ja-JP"/>
              </w:rPr>
            </w:pPr>
            <w:r>
              <w:rPr>
                <w:sz w:val="16"/>
                <w:szCs w:val="16"/>
                <w:lang w:val="de-DE"/>
              </w:rPr>
              <w:t>[ApaSelPpa_D_Stat]</w:t>
            </w:r>
          </w:p>
        </w:tc>
        <w:tc>
          <w:tcPr>
            <w:tcW w:w="4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457B0" w:rsidRDefault="00935523" w:rsidP="00D015FA">
            <w:pPr>
              <w:jc w:val="center"/>
              <w:rPr>
                <w:rFonts w:cs="Arial"/>
                <w:sz w:val="16"/>
                <w:szCs w:val="16"/>
                <w:lang w:val="de-DE" w:eastAsia="ja-JP"/>
              </w:rPr>
            </w:pPr>
            <w:r>
              <w:rPr>
                <w:sz w:val="16"/>
                <w:szCs w:val="16"/>
                <w:lang w:val="de-DE"/>
              </w:rPr>
              <w:t>[ApaSelPoa_D_Stat]</w:t>
            </w:r>
          </w:p>
        </w:tc>
        <w:tc>
          <w:tcPr>
            <w:tcW w:w="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457B0" w:rsidRDefault="00935523" w:rsidP="00D015FA">
            <w:pPr>
              <w:jc w:val="center"/>
              <w:rPr>
                <w:rFonts w:cs="Arial"/>
                <w:sz w:val="16"/>
                <w:szCs w:val="16"/>
                <w:lang w:val="de-DE" w:eastAsia="ja-JP"/>
              </w:rPr>
            </w:pPr>
            <w:r>
              <w:rPr>
                <w:sz w:val="16"/>
                <w:szCs w:val="16"/>
                <w:lang w:val="de-DE"/>
              </w:rPr>
              <w:t>[A</w:t>
            </w:r>
            <w:r>
              <w:rPr>
                <w:sz w:val="16"/>
                <w:szCs w:val="16"/>
                <w:lang w:val="de-DE"/>
              </w:rPr>
              <w:t>paScan_D_Stat]</w:t>
            </w:r>
          </w:p>
        </w:tc>
        <w:tc>
          <w:tcPr>
            <w:tcW w:w="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457B0" w:rsidRDefault="00935523" w:rsidP="00D015FA">
            <w:pPr>
              <w:jc w:val="center"/>
              <w:rPr>
                <w:rFonts w:cs="Arial"/>
                <w:sz w:val="16"/>
                <w:szCs w:val="16"/>
                <w:lang w:val="de-DE" w:eastAsia="ja-JP"/>
              </w:rPr>
            </w:pPr>
            <w:r>
              <w:rPr>
                <w:sz w:val="16"/>
                <w:szCs w:val="16"/>
                <w:lang w:val="de-DE"/>
              </w:rPr>
              <w:t>[ApaLongCtl_D_RqDrv]</w:t>
            </w:r>
          </w:p>
        </w:tc>
        <w:tc>
          <w:tcPr>
            <w:tcW w:w="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457B0" w:rsidRDefault="00935523" w:rsidP="00D015FA">
            <w:pPr>
              <w:jc w:val="center"/>
              <w:rPr>
                <w:rFonts w:cs="Arial"/>
                <w:sz w:val="16"/>
                <w:szCs w:val="16"/>
                <w:lang w:val="de-DE" w:eastAsia="ja-JP"/>
              </w:rPr>
            </w:pPr>
            <w:r>
              <w:rPr>
                <w:sz w:val="16"/>
                <w:szCs w:val="16"/>
                <w:lang w:val="de-DE"/>
              </w:rPr>
              <w:t>[ApaGearShif_D_RqDrv]</w:t>
            </w:r>
          </w:p>
        </w:tc>
        <w:tc>
          <w:tcPr>
            <w:tcW w:w="4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457B0" w:rsidRDefault="00935523" w:rsidP="00D015FA">
            <w:pPr>
              <w:jc w:val="center"/>
              <w:rPr>
                <w:rFonts w:cs="Arial"/>
                <w:sz w:val="16"/>
                <w:szCs w:val="16"/>
                <w:lang w:val="de-DE" w:eastAsia="ja-JP"/>
              </w:rPr>
            </w:pPr>
            <w:r>
              <w:rPr>
                <w:sz w:val="16"/>
                <w:szCs w:val="16"/>
                <w:lang w:val="de-DE"/>
              </w:rPr>
              <w:t>[ApaSteWhl_D_RqDrv]</w:t>
            </w:r>
          </w:p>
        </w:tc>
        <w:tc>
          <w:tcPr>
            <w:tcW w:w="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457B0" w:rsidRDefault="00935523" w:rsidP="00D015FA">
            <w:pPr>
              <w:jc w:val="center"/>
              <w:rPr>
                <w:rFonts w:cs="Arial"/>
                <w:sz w:val="16"/>
                <w:szCs w:val="16"/>
                <w:lang w:val="de-DE" w:eastAsia="ja-JP"/>
              </w:rPr>
            </w:pPr>
            <w:r>
              <w:rPr>
                <w:sz w:val="16"/>
                <w:szCs w:val="16"/>
                <w:lang w:val="de-DE"/>
              </w:rPr>
              <w:t>[ApaAcsy_D_RqDrv]</w:t>
            </w:r>
          </w:p>
        </w:tc>
        <w:tc>
          <w:tcPr>
            <w:tcW w:w="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457B0" w:rsidRDefault="00935523" w:rsidP="00D015FA">
            <w:pPr>
              <w:jc w:val="center"/>
              <w:rPr>
                <w:sz w:val="16"/>
                <w:szCs w:val="16"/>
                <w:lang w:val="de-DE"/>
              </w:rPr>
            </w:pPr>
            <w:r>
              <w:rPr>
                <w:sz w:val="16"/>
                <w:szCs w:val="16"/>
                <w:lang w:val="de-DE"/>
              </w:rPr>
              <w:t>[ApaTrgtDist_D_Stat]</w:t>
            </w:r>
            <w:r>
              <w:rPr>
                <w:rFonts w:cs="Arial"/>
                <w:vertAlign w:val="superscript"/>
                <w:lang w:val="de-DE"/>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457B0" w:rsidRDefault="00935523" w:rsidP="00D015FA">
            <w:pPr>
              <w:jc w:val="center"/>
              <w:rPr>
                <w:sz w:val="16"/>
                <w:szCs w:val="16"/>
                <w:lang w:val="de-DE"/>
              </w:rPr>
            </w:pPr>
            <w:r>
              <w:rPr>
                <w:sz w:val="16"/>
                <w:szCs w:val="16"/>
                <w:lang w:val="de-DE"/>
              </w:rPr>
              <w:t>[ApaMsgTxt_D_Rq]</w:t>
            </w:r>
            <w:r>
              <w:rPr>
                <w:rFonts w:cs="Arial"/>
                <w:vertAlign w:val="superscript"/>
                <w:lang w:val="de-DE"/>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457B0" w:rsidRDefault="00935523" w:rsidP="00D015FA">
            <w:pPr>
              <w:jc w:val="center"/>
              <w:rPr>
                <w:rFonts w:cs="Arial"/>
                <w:sz w:val="16"/>
                <w:szCs w:val="16"/>
                <w:lang w:val="de-DE" w:eastAsia="ja-JP"/>
              </w:rPr>
            </w:pPr>
            <w:r>
              <w:rPr>
                <w:sz w:val="16"/>
                <w:szCs w:val="16"/>
                <w:lang w:val="de-DE"/>
              </w:rPr>
              <w:t>[PrkAidMsgTxt_D_Rq]</w:t>
            </w:r>
          </w:p>
        </w:tc>
        <w:tc>
          <w:tcPr>
            <w:tcW w:w="21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C457B0" w:rsidRDefault="00935523" w:rsidP="00D015FA">
            <w:pPr>
              <w:jc w:val="center"/>
              <w:rPr>
                <w:rFonts w:cs="Arial"/>
                <w:sz w:val="16"/>
                <w:szCs w:val="16"/>
                <w:lang w:val="de-DE" w:eastAsia="ja-JP"/>
              </w:rPr>
            </w:pPr>
            <w:r>
              <w:rPr>
                <w:sz w:val="16"/>
                <w:szCs w:val="16"/>
                <w:lang w:val="de-DE"/>
              </w:rPr>
              <w:t>Display HMI</w:t>
            </w:r>
            <w:r>
              <w:rPr>
                <w:sz w:val="16"/>
                <w:szCs w:val="16"/>
                <w:vertAlign w:val="subscript"/>
                <w:lang w:val="de-DE"/>
              </w:rPr>
              <w:t>/REF#</w:t>
            </w:r>
          </w:p>
        </w:tc>
      </w:tr>
      <w:tr w:rsidR="00E36ADA" w:rsidTr="00E36ADA">
        <w:trPr>
          <w:cantSplit/>
          <w:trHeight w:val="70"/>
          <w:tblHeader/>
          <w:jc w:val="center"/>
        </w:trPr>
        <w:tc>
          <w:tcPr>
            <w:tcW w:w="600"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C457B0" w:rsidRPr="0032058D" w:rsidRDefault="00935523" w:rsidP="00D015FA">
            <w:pPr>
              <w:jc w:val="center"/>
              <w:rPr>
                <w:rFonts w:cs="Arial"/>
                <w:sz w:val="16"/>
                <w:szCs w:val="16"/>
                <w:lang w:eastAsia="ja-JP"/>
              </w:rPr>
            </w:pPr>
            <w:r w:rsidRPr="0032058D">
              <w:rPr>
                <w:sz w:val="16"/>
                <w:szCs w:val="16"/>
              </w:rPr>
              <w:t>\Run</w:t>
            </w:r>
          </w:p>
          <w:p w:rsidR="00C457B0" w:rsidRPr="0032058D" w:rsidRDefault="00935523" w:rsidP="00D015FA">
            <w:pPr>
              <w:jc w:val="center"/>
              <w:rPr>
                <w:rFonts w:cs="Arial"/>
                <w:sz w:val="16"/>
                <w:szCs w:val="16"/>
                <w:lang w:eastAsia="ja-JP"/>
              </w:rPr>
            </w:pPr>
            <w:r w:rsidRPr="0032058D">
              <w:rPr>
                <w:sz w:val="16"/>
                <w:szCs w:val="16"/>
              </w:rPr>
              <w:t>(as per Operational Modes and Voltage Range Definition)</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0x2</w:t>
            </w:r>
          </w:p>
        </w:tc>
        <w:tc>
          <w:tcPr>
            <w:tcW w:w="5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0x2</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0x2</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Stop</w:t>
            </w:r>
            <w:r>
              <w:rPr>
                <w:rFonts w:cs="Arial"/>
                <w:sz w:val="16"/>
                <w:szCs w:val="16"/>
                <w:vertAlign w:val="subscript"/>
                <w:lang w:val="de-DE" w:eastAsia="ja-JP"/>
              </w:rPr>
              <w:t>/124</w:t>
            </w:r>
          </w:p>
        </w:tc>
      </w:tr>
      <w:tr w:rsidR="00E36ADA" w:rsidTr="00E36ADA">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0x3</w:t>
            </w:r>
          </w:p>
        </w:tc>
        <w:tc>
          <w:tcPr>
            <w:tcW w:w="5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0x3</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Finished</w:t>
            </w:r>
            <w:r>
              <w:rPr>
                <w:rFonts w:cs="Arial"/>
                <w:sz w:val="16"/>
                <w:szCs w:val="16"/>
                <w:vertAlign w:val="subscript"/>
                <w:lang w:val="de-DE" w:eastAsia="ja-JP"/>
              </w:rPr>
              <w:t>/123</w:t>
            </w:r>
          </w:p>
        </w:tc>
      </w:tr>
      <w:tr w:rsidR="00E36ADA" w:rsidTr="00E36ADA">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0x3</w:t>
            </w:r>
          </w:p>
        </w:tc>
        <w:tc>
          <w:tcPr>
            <w:tcW w:w="5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0x2</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Stop</w:t>
            </w:r>
            <w:r>
              <w:rPr>
                <w:rFonts w:cs="Arial"/>
                <w:sz w:val="16"/>
                <w:szCs w:val="16"/>
                <w:vertAlign w:val="subscript"/>
                <w:lang w:val="de-DE" w:eastAsia="ja-JP"/>
              </w:rPr>
              <w:t>/969</w:t>
            </w:r>
          </w:p>
        </w:tc>
      </w:tr>
      <w:tr w:rsidR="00E36ADA" w:rsidTr="00E36ADA">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0x3</w:t>
            </w:r>
          </w:p>
        </w:tc>
        <w:tc>
          <w:tcPr>
            <w:tcW w:w="5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0x3</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Drive Forward Slowly</w:t>
            </w:r>
            <w:r>
              <w:rPr>
                <w:rFonts w:cs="Arial"/>
                <w:sz w:val="16"/>
                <w:szCs w:val="16"/>
                <w:vertAlign w:val="subscript"/>
                <w:lang w:val="de-DE" w:eastAsia="ja-JP"/>
              </w:rPr>
              <w:t>/125</w:t>
            </w:r>
          </w:p>
        </w:tc>
      </w:tr>
      <w:tr w:rsidR="00E36ADA" w:rsidTr="00E36ADA">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0x3</w:t>
            </w:r>
          </w:p>
        </w:tc>
        <w:tc>
          <w:tcPr>
            <w:tcW w:w="5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Drive Backward Slowly</w:t>
            </w:r>
            <w:r>
              <w:rPr>
                <w:rFonts w:cs="Arial"/>
                <w:sz w:val="16"/>
                <w:szCs w:val="16"/>
                <w:vertAlign w:val="subscript"/>
                <w:lang w:val="de-DE" w:eastAsia="ja-JP"/>
              </w:rPr>
              <w:t>/126</w:t>
            </w:r>
          </w:p>
        </w:tc>
      </w:tr>
      <w:tr w:rsidR="00E36ADA" w:rsidTr="00E36ADA">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0x2</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Cancelled by Wheel slip</w:t>
            </w:r>
            <w:r>
              <w:rPr>
                <w:rFonts w:cs="Arial"/>
                <w:sz w:val="16"/>
                <w:szCs w:val="16"/>
                <w:vertAlign w:val="subscript"/>
                <w:lang w:val="de-DE" w:eastAsia="ja-JP"/>
              </w:rPr>
              <w:t>/127</w:t>
            </w:r>
          </w:p>
        </w:tc>
      </w:tr>
      <w:tr w:rsidR="00E36ADA" w:rsidTr="00E36ADA">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0x3</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Cancelled by Traction Control</w:t>
            </w:r>
            <w:r>
              <w:rPr>
                <w:rFonts w:cs="Arial"/>
                <w:sz w:val="16"/>
                <w:szCs w:val="16"/>
                <w:vertAlign w:val="subscript"/>
                <w:lang w:val="de-DE" w:eastAsia="ja-JP"/>
              </w:rPr>
              <w:t>/517</w:t>
            </w:r>
          </w:p>
        </w:tc>
      </w:tr>
      <w:tr w:rsidR="00E36ADA" w:rsidTr="00E36ADA">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0x1</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tcPr>
          <w:p w:rsidR="00C457B0" w:rsidRPr="00E36ADA" w:rsidRDefault="00935523" w:rsidP="00E36ADA">
            <w:pPr>
              <w:spacing w:line="276" w:lineRule="auto"/>
              <w:jc w:val="center"/>
              <w:rPr>
                <w:rFonts w:cs="Arial"/>
                <w:sz w:val="16"/>
                <w:szCs w:val="16"/>
                <w:lang w:val="de-DE"/>
              </w:rPr>
            </w:pPr>
            <w:r>
              <w:rPr>
                <w:rFonts w:cs="Arial"/>
                <w:sz w:val="16"/>
                <w:szCs w:val="16"/>
                <w:lang w:val="de-DE"/>
              </w:rPr>
              <w:t>≠</w:t>
            </w:r>
            <w:r>
              <w:rPr>
                <w:sz w:val="16"/>
                <w:szCs w:val="16"/>
                <w:lang w:val="de-DE"/>
              </w:rPr>
              <w:t>0x8|</w:t>
            </w:r>
          </w:p>
          <w:p w:rsidR="00C457B0" w:rsidRDefault="00935523" w:rsidP="00D015FA">
            <w:pPr>
              <w:spacing w:line="276" w:lineRule="auto"/>
              <w:jc w:val="center"/>
              <w:rPr>
                <w:sz w:val="16"/>
                <w:szCs w:val="16"/>
                <w:lang w:val="de-DE"/>
              </w:rPr>
            </w:pPr>
            <w:r>
              <w:rPr>
                <w:sz w:val="16"/>
                <w:szCs w:val="16"/>
                <w:lang w:val="de-DE"/>
              </w:rPr>
              <w:t>0xC|</w:t>
            </w:r>
          </w:p>
          <w:p w:rsidR="00C457B0" w:rsidRDefault="00935523" w:rsidP="00D015FA">
            <w:pPr>
              <w:spacing w:line="276" w:lineRule="auto"/>
              <w:jc w:val="center"/>
              <w:rPr>
                <w:sz w:val="16"/>
                <w:szCs w:val="16"/>
                <w:lang w:val="de-DE"/>
              </w:rPr>
            </w:pPr>
            <w:r>
              <w:rPr>
                <w:sz w:val="16"/>
                <w:szCs w:val="16"/>
                <w:lang w:val="de-DE"/>
              </w:rPr>
              <w:t>0xD|</w:t>
            </w:r>
          </w:p>
          <w:p w:rsidR="00C457B0" w:rsidRDefault="00935523" w:rsidP="00D015FA">
            <w:pPr>
              <w:spacing w:line="276" w:lineRule="auto"/>
              <w:jc w:val="center"/>
              <w:rPr>
                <w:sz w:val="16"/>
                <w:szCs w:val="16"/>
                <w:lang w:val="de-DE"/>
              </w:rPr>
            </w:pPr>
            <w:r>
              <w:rPr>
                <w:sz w:val="16"/>
                <w:szCs w:val="16"/>
                <w:lang w:val="de-DE"/>
              </w:rPr>
              <w:t>0xE|</w:t>
            </w:r>
          </w:p>
          <w:p w:rsidR="00C457B0" w:rsidRDefault="00935523" w:rsidP="00D015FA">
            <w:pPr>
              <w:spacing w:line="276" w:lineRule="auto"/>
              <w:jc w:val="center"/>
              <w:rPr>
                <w:sz w:val="16"/>
                <w:szCs w:val="16"/>
                <w:lang w:val="de-DE"/>
              </w:rPr>
            </w:pPr>
            <w:r>
              <w:rPr>
                <w:sz w:val="16"/>
                <w:szCs w:val="16"/>
                <w:lang w:val="de-DE"/>
              </w:rPr>
              <w:t>0xF</w:t>
            </w:r>
          </w:p>
        </w:tc>
        <w:tc>
          <w:tcPr>
            <w:tcW w:w="211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Cancelled</w:t>
            </w:r>
            <w:r>
              <w:rPr>
                <w:rFonts w:cs="Arial"/>
                <w:sz w:val="16"/>
                <w:szCs w:val="16"/>
                <w:vertAlign w:val="subscript"/>
                <w:lang w:val="de-DE" w:eastAsia="ja-JP"/>
              </w:rPr>
              <w:t>/461</w:t>
            </w:r>
          </w:p>
        </w:tc>
      </w:tr>
      <w:tr w:rsidR="00E36ADA" w:rsidTr="00E36ADA">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0x8</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Cancelled by Wrong Direction</w:t>
            </w:r>
            <w:r>
              <w:rPr>
                <w:rFonts w:cs="Arial"/>
                <w:sz w:val="16"/>
                <w:szCs w:val="16"/>
                <w:vertAlign w:val="subscript"/>
                <w:lang w:val="de-DE" w:eastAsia="ja-JP"/>
              </w:rPr>
              <w:t>/518</w:t>
            </w:r>
          </w:p>
        </w:tc>
      </w:tr>
      <w:tr w:rsidR="00E36ADA" w:rsidTr="00E36ADA">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0x4</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Cancelled by High Speed</w:t>
            </w:r>
            <w:r>
              <w:rPr>
                <w:rFonts w:cs="Arial"/>
                <w:sz w:val="16"/>
                <w:szCs w:val="16"/>
                <w:vertAlign w:val="subscript"/>
                <w:lang w:val="de-DE" w:eastAsia="ja-JP"/>
              </w:rPr>
              <w:t>/519</w:t>
            </w:r>
          </w:p>
        </w:tc>
      </w:tr>
      <w:tr w:rsidR="00E36ADA" w:rsidTr="00E36ADA">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0x7</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Cancelled by Steering Intervention</w:t>
            </w:r>
            <w:r>
              <w:rPr>
                <w:rFonts w:cs="Arial"/>
                <w:sz w:val="16"/>
                <w:szCs w:val="16"/>
                <w:vertAlign w:val="subscript"/>
                <w:lang w:val="de-DE" w:eastAsia="ja-JP"/>
              </w:rPr>
              <w:t>/462</w:t>
            </w:r>
          </w:p>
        </w:tc>
      </w:tr>
      <w:tr w:rsidR="00E36ADA" w:rsidTr="00E36ADA">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0x7</w:t>
            </w:r>
          </w:p>
        </w:tc>
        <w:tc>
          <w:tcPr>
            <w:tcW w:w="283"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0x1</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Cancelled by Door Open</w:t>
            </w:r>
            <w:r>
              <w:rPr>
                <w:rFonts w:cs="Arial"/>
                <w:sz w:val="16"/>
                <w:szCs w:val="16"/>
                <w:vertAlign w:val="subscript"/>
                <w:lang w:val="de-DE" w:eastAsia="ja-JP"/>
              </w:rPr>
              <w:t>/463</w:t>
            </w:r>
          </w:p>
        </w:tc>
      </w:tr>
      <w:tr w:rsidR="00E36ADA" w:rsidTr="00E36ADA">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0x5</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Cancelled by High Inclination</w:t>
            </w:r>
            <w:r>
              <w:rPr>
                <w:rFonts w:cs="Arial"/>
                <w:sz w:val="16"/>
                <w:szCs w:val="16"/>
                <w:vertAlign w:val="subscript"/>
                <w:lang w:val="de-DE" w:eastAsia="ja-JP"/>
              </w:rPr>
              <w:t>/464</w:t>
            </w:r>
          </w:p>
        </w:tc>
      </w:tr>
      <w:tr w:rsidR="00E36ADA" w:rsidTr="00E36ADA">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327529" w:rsidRDefault="00935523" w:rsidP="00327529">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327529" w:rsidRDefault="00935523" w:rsidP="00327529">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327529" w:rsidRDefault="00935523" w:rsidP="00327529">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327529" w:rsidRDefault="00935523" w:rsidP="00327529">
            <w:pPr>
              <w:jc w:val="center"/>
              <w:rPr>
                <w:sz w:val="16"/>
                <w:szCs w:val="16"/>
                <w:lang w:val="de-DE"/>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327529" w:rsidRDefault="00935523" w:rsidP="00327529">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327529" w:rsidRDefault="00935523" w:rsidP="00327529">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327529" w:rsidRDefault="00935523" w:rsidP="00327529">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327529" w:rsidRDefault="00935523" w:rsidP="00327529">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327529" w:rsidRDefault="00935523" w:rsidP="00327529">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327529" w:rsidRDefault="00935523" w:rsidP="00327529">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327529" w:rsidRDefault="00935523" w:rsidP="00327529">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327529" w:rsidRDefault="00935523" w:rsidP="00327529">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327529" w:rsidRDefault="00935523" w:rsidP="00327529">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327529" w:rsidRDefault="00935523" w:rsidP="00327529">
            <w:pPr>
              <w:jc w:val="center"/>
              <w:rPr>
                <w:sz w:val="16"/>
                <w:szCs w:val="16"/>
                <w:lang w:val="de-DE"/>
              </w:rPr>
            </w:pPr>
            <w:r>
              <w:rPr>
                <w:sz w:val="16"/>
                <w:szCs w:val="16"/>
                <w:lang w:val="de-DE"/>
              </w:rPr>
              <w:t>0x4</w:t>
            </w:r>
          </w:p>
        </w:tc>
        <w:tc>
          <w:tcPr>
            <w:tcW w:w="283" w:type="dxa"/>
            <w:tcBorders>
              <w:top w:val="single" w:sz="4" w:space="0" w:color="auto"/>
              <w:left w:val="single" w:sz="4" w:space="0" w:color="auto"/>
              <w:bottom w:val="single" w:sz="4" w:space="0" w:color="auto"/>
              <w:right w:val="single" w:sz="4" w:space="0" w:color="auto"/>
            </w:tcBorders>
            <w:vAlign w:val="center"/>
            <w:hideMark/>
          </w:tcPr>
          <w:p w:rsidR="00327529" w:rsidRDefault="00935523" w:rsidP="00327529">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327529" w:rsidRDefault="00935523" w:rsidP="00327529">
            <w:pPr>
              <w:jc w:val="center"/>
              <w:rPr>
                <w:sz w:val="16"/>
                <w:szCs w:val="16"/>
                <w:lang w:val="de-DE"/>
              </w:rPr>
            </w:pPr>
            <w:r>
              <w:rPr>
                <w:sz w:val="16"/>
                <w:szCs w:val="16"/>
                <w:lang w:val="de-DE"/>
              </w:rPr>
              <w:t>0x1</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327529" w:rsidRDefault="00935523" w:rsidP="00327529">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327529" w:rsidRPr="0032058D" w:rsidRDefault="00935523" w:rsidP="00327529">
            <w:pPr>
              <w:jc w:val="center"/>
              <w:rPr>
                <w:sz w:val="16"/>
                <w:szCs w:val="16"/>
              </w:rPr>
            </w:pPr>
            <w:r w:rsidRPr="0032058D">
              <w:rPr>
                <w:sz w:val="16"/>
                <w:szCs w:val="16"/>
              </w:rPr>
              <w:t>Cancelled by Obstacle in Path</w:t>
            </w:r>
            <w:r w:rsidRPr="0032058D">
              <w:rPr>
                <w:rFonts w:cs="Arial"/>
                <w:sz w:val="16"/>
                <w:szCs w:val="16"/>
                <w:vertAlign w:val="subscript"/>
                <w:lang w:eastAsia="ja-JP"/>
              </w:rPr>
              <w:t>/465</w:t>
            </w:r>
          </w:p>
        </w:tc>
      </w:tr>
      <w:tr w:rsidR="00E36ADA" w:rsidTr="00E36ADA">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C457B0" w:rsidRPr="0032058D" w:rsidRDefault="00935523" w:rsidP="00D015FA">
            <w:pPr>
              <w:rPr>
                <w:rFonts w:cs="Arial"/>
                <w:sz w:val="16"/>
                <w:szCs w:val="16"/>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0x3</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0x1</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0x8</w:t>
            </w:r>
          </w:p>
        </w:tc>
        <w:tc>
          <w:tcPr>
            <w:tcW w:w="211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Cancelled by Blocked Sensors</w:t>
            </w:r>
            <w:r>
              <w:rPr>
                <w:rFonts w:cs="Arial"/>
                <w:sz w:val="16"/>
                <w:szCs w:val="16"/>
                <w:vertAlign w:val="subscript"/>
                <w:lang w:val="de-DE" w:eastAsia="ja-JP"/>
              </w:rPr>
              <w:t>/520</w:t>
            </w:r>
          </w:p>
        </w:tc>
      </w:tr>
      <w:tr w:rsidR="00E36ADA" w:rsidTr="00E36ADA">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0x3</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0x1</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0xD</w:t>
            </w:r>
          </w:p>
        </w:tc>
        <w:tc>
          <w:tcPr>
            <w:tcW w:w="211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Cancelled by Blocked Sensors</w:t>
            </w:r>
            <w:r>
              <w:rPr>
                <w:rFonts w:cs="Arial"/>
                <w:sz w:val="16"/>
                <w:szCs w:val="16"/>
                <w:vertAlign w:val="subscript"/>
                <w:lang w:val="de-DE" w:eastAsia="ja-JP"/>
              </w:rPr>
              <w:t>/520</w:t>
            </w:r>
          </w:p>
        </w:tc>
      </w:tr>
      <w:tr w:rsidR="00E36ADA" w:rsidTr="00E36ADA">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0x3</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0x1</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0xE</w:t>
            </w:r>
          </w:p>
        </w:tc>
        <w:tc>
          <w:tcPr>
            <w:tcW w:w="211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Cancelled by Blocked Sensors</w:t>
            </w:r>
            <w:r>
              <w:rPr>
                <w:rFonts w:cs="Arial"/>
                <w:sz w:val="16"/>
                <w:szCs w:val="16"/>
                <w:vertAlign w:val="subscript"/>
                <w:lang w:val="de-DE" w:eastAsia="ja-JP"/>
              </w:rPr>
              <w:t>/520</w:t>
            </w:r>
          </w:p>
        </w:tc>
      </w:tr>
      <w:tr w:rsidR="00E36ADA" w:rsidTr="00E36ADA">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0x3</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0x1</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0xF</w:t>
            </w:r>
          </w:p>
        </w:tc>
        <w:tc>
          <w:tcPr>
            <w:tcW w:w="211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Cancelled by Blocked Sensors</w:t>
            </w:r>
            <w:r>
              <w:rPr>
                <w:rFonts w:cs="Arial"/>
                <w:sz w:val="16"/>
                <w:szCs w:val="16"/>
                <w:vertAlign w:val="subscript"/>
                <w:lang w:val="de-DE" w:eastAsia="ja-JP"/>
              </w:rPr>
              <w:t>/520</w:t>
            </w:r>
          </w:p>
        </w:tc>
      </w:tr>
      <w:tr w:rsidR="00E36ADA" w:rsidTr="00E36ADA">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0x3</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0x1</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0xC</w:t>
            </w:r>
          </w:p>
        </w:tc>
        <w:tc>
          <w:tcPr>
            <w:tcW w:w="211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Cancelled by Attached Trailer</w:t>
            </w:r>
            <w:r>
              <w:rPr>
                <w:rFonts w:cs="Arial"/>
                <w:sz w:val="16"/>
                <w:szCs w:val="16"/>
                <w:vertAlign w:val="subscript"/>
                <w:lang w:val="de-DE" w:eastAsia="ja-JP"/>
              </w:rPr>
              <w:t>/521</w:t>
            </w:r>
          </w:p>
        </w:tc>
      </w:tr>
      <w:tr w:rsidR="00E36ADA" w:rsidTr="00E36ADA">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0x6</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Cancelled by Autobrake</w:t>
            </w:r>
            <w:r>
              <w:rPr>
                <w:rFonts w:cs="Arial"/>
                <w:sz w:val="16"/>
                <w:szCs w:val="16"/>
                <w:vertAlign w:val="subscript"/>
                <w:lang w:val="de-DE" w:eastAsia="ja-JP"/>
              </w:rPr>
              <w:t>/388</w:t>
            </w:r>
          </w:p>
        </w:tc>
      </w:tr>
      <w:tr w:rsidR="00E36ADA" w:rsidTr="00E36ADA">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0x3</w:t>
            </w:r>
          </w:p>
        </w:tc>
        <w:tc>
          <w:tcPr>
            <w:tcW w:w="283"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 xml:space="preserve">Release </w:t>
            </w:r>
            <w:r>
              <w:rPr>
                <w:sz w:val="16"/>
                <w:szCs w:val="16"/>
                <w:lang w:val="de-DE"/>
              </w:rPr>
              <w:t>Steering Wheel</w:t>
            </w:r>
            <w:r>
              <w:rPr>
                <w:rFonts w:cs="Arial"/>
                <w:sz w:val="16"/>
                <w:szCs w:val="16"/>
                <w:vertAlign w:val="subscript"/>
                <w:lang w:val="de-DE" w:eastAsia="ja-JP"/>
              </w:rPr>
              <w:t>/122</w:t>
            </w:r>
          </w:p>
        </w:tc>
      </w:tr>
      <w:tr w:rsidR="00E36ADA" w:rsidTr="00E36ADA">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0x7</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C457B0" w:rsidRPr="0032058D" w:rsidRDefault="00935523" w:rsidP="00D015FA">
            <w:pPr>
              <w:jc w:val="center"/>
              <w:rPr>
                <w:rFonts w:cs="Arial"/>
                <w:sz w:val="16"/>
                <w:szCs w:val="16"/>
                <w:lang w:eastAsia="ja-JP"/>
              </w:rPr>
            </w:pPr>
            <w:r w:rsidRPr="0032058D">
              <w:rPr>
                <w:sz w:val="16"/>
                <w:szCs w:val="16"/>
              </w:rPr>
              <w:t>Active Park Assist - System Fault</w:t>
            </w:r>
            <w:r w:rsidRPr="0032058D">
              <w:rPr>
                <w:rFonts w:cs="Arial"/>
                <w:sz w:val="16"/>
                <w:szCs w:val="16"/>
                <w:vertAlign w:val="subscript"/>
                <w:lang w:eastAsia="ja-JP"/>
              </w:rPr>
              <w:t>/128</w:t>
            </w:r>
          </w:p>
        </w:tc>
      </w:tr>
      <w:tr w:rsidR="00E36ADA" w:rsidTr="00E36ADA">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C457B0" w:rsidRPr="0032058D" w:rsidRDefault="00935523" w:rsidP="00D015FA">
            <w:pPr>
              <w:rPr>
                <w:rFonts w:cs="Arial"/>
                <w:sz w:val="16"/>
                <w:szCs w:val="16"/>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0x6</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Finished</w:t>
            </w:r>
            <w:r>
              <w:rPr>
                <w:rFonts w:cs="Arial"/>
                <w:sz w:val="16"/>
                <w:szCs w:val="16"/>
                <w:vertAlign w:val="subscript"/>
                <w:lang w:val="de-DE" w:eastAsia="ja-JP"/>
              </w:rPr>
              <w:t>/129</w:t>
            </w:r>
          </w:p>
        </w:tc>
      </w:tr>
      <w:tr w:rsidR="00E36ADA" w:rsidTr="00E36ADA">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0x3</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C457B0" w:rsidRPr="0032058D" w:rsidRDefault="00935523" w:rsidP="00D015FA">
            <w:pPr>
              <w:jc w:val="center"/>
              <w:rPr>
                <w:sz w:val="16"/>
                <w:szCs w:val="16"/>
              </w:rPr>
            </w:pPr>
            <w:r w:rsidRPr="0032058D">
              <w:rPr>
                <w:sz w:val="16"/>
                <w:szCs w:val="16"/>
              </w:rPr>
              <w:t>Shift to 1 (Manual)</w:t>
            </w:r>
          </w:p>
          <w:p w:rsidR="00C457B0" w:rsidRPr="0032058D" w:rsidRDefault="00935523" w:rsidP="00D015FA">
            <w:pPr>
              <w:jc w:val="center"/>
              <w:rPr>
                <w:sz w:val="16"/>
                <w:szCs w:val="16"/>
              </w:rPr>
            </w:pPr>
            <w:r w:rsidRPr="0032058D">
              <w:rPr>
                <w:sz w:val="16"/>
                <w:szCs w:val="16"/>
              </w:rPr>
              <w:t>Shift to D (Auto)</w:t>
            </w:r>
            <w:r w:rsidRPr="0032058D">
              <w:rPr>
                <w:rFonts w:cs="Arial"/>
                <w:sz w:val="16"/>
                <w:szCs w:val="16"/>
                <w:vertAlign w:val="subscript"/>
                <w:lang w:eastAsia="ja-JP"/>
              </w:rPr>
              <w:t xml:space="preserve"> /130</w:t>
            </w:r>
          </w:p>
        </w:tc>
      </w:tr>
      <w:tr w:rsidR="00E36ADA" w:rsidTr="00E36ADA">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C457B0" w:rsidRPr="0032058D" w:rsidRDefault="00935523" w:rsidP="00D015FA">
            <w:pPr>
              <w:rPr>
                <w:rFonts w:cs="Arial"/>
                <w:sz w:val="16"/>
                <w:szCs w:val="16"/>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0x1</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rFonts w:cs="Arial"/>
                <w:sz w:val="16"/>
                <w:szCs w:val="16"/>
                <w:lang w:val="de-DE" w:eastAsia="ja-JP"/>
              </w:rPr>
            </w:pPr>
            <w:r>
              <w:rPr>
                <w:sz w:val="16"/>
                <w:szCs w:val="16"/>
                <w:lang w:val="de-DE"/>
              </w:rPr>
              <w:t>Active Park Not Available</w:t>
            </w:r>
            <w:r>
              <w:rPr>
                <w:rFonts w:cs="Arial"/>
                <w:sz w:val="16"/>
                <w:szCs w:val="16"/>
                <w:vertAlign w:val="subscript"/>
                <w:lang w:val="de-DE" w:eastAsia="ja-JP"/>
              </w:rPr>
              <w:t>/222</w:t>
            </w:r>
          </w:p>
        </w:tc>
      </w:tr>
      <w:tr w:rsidR="00E36ADA" w:rsidTr="00E36ADA">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0x3</w:t>
            </w:r>
          </w:p>
        </w:tc>
        <w:tc>
          <w:tcPr>
            <w:tcW w:w="5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Slow Down</w:t>
            </w:r>
            <w:r>
              <w:rPr>
                <w:rFonts w:cs="Arial"/>
                <w:sz w:val="16"/>
                <w:szCs w:val="16"/>
                <w:vertAlign w:val="subscript"/>
                <w:lang w:val="de-DE" w:eastAsia="ja-JP"/>
              </w:rPr>
              <w:t>/131</w:t>
            </w:r>
          </w:p>
        </w:tc>
      </w:tr>
      <w:tr w:rsidR="00E36ADA" w:rsidTr="00E36ADA">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0x3</w:t>
            </w:r>
          </w:p>
        </w:tc>
        <w:tc>
          <w:tcPr>
            <w:tcW w:w="5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0x3</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0x1</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0x4</w:t>
            </w:r>
          </w:p>
        </w:tc>
        <w:tc>
          <w:tcPr>
            <w:tcW w:w="283"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0x1</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Attention</w:t>
            </w:r>
            <w:r>
              <w:rPr>
                <w:rFonts w:cs="Arial"/>
                <w:sz w:val="16"/>
                <w:szCs w:val="16"/>
                <w:vertAlign w:val="subscript"/>
                <w:lang w:val="de-DE" w:eastAsia="ja-JP"/>
              </w:rPr>
              <w:t>/467</w:t>
            </w:r>
          </w:p>
        </w:tc>
      </w:tr>
      <w:tr w:rsidR="00E36ADA" w:rsidTr="00E36ADA">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0x3</w:t>
            </w:r>
          </w:p>
        </w:tc>
        <w:tc>
          <w:tcPr>
            <w:tcW w:w="5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0x1</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0x4</w:t>
            </w:r>
          </w:p>
        </w:tc>
        <w:tc>
          <w:tcPr>
            <w:tcW w:w="283"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0x1</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Attention</w:t>
            </w:r>
            <w:r>
              <w:rPr>
                <w:rFonts w:cs="Arial"/>
                <w:sz w:val="16"/>
                <w:szCs w:val="16"/>
                <w:vertAlign w:val="subscript"/>
                <w:lang w:val="de-DE" w:eastAsia="ja-JP"/>
              </w:rPr>
              <w:t>/550</w:t>
            </w:r>
          </w:p>
        </w:tc>
      </w:tr>
      <w:tr w:rsidR="00E36ADA" w:rsidTr="00E36ADA">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0x3</w:t>
            </w:r>
          </w:p>
        </w:tc>
        <w:tc>
          <w:tcPr>
            <w:tcW w:w="5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0x1</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0x7</w:t>
            </w:r>
          </w:p>
        </w:tc>
        <w:tc>
          <w:tcPr>
            <w:tcW w:w="283"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0x1</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Paused</w:t>
            </w:r>
            <w:r>
              <w:rPr>
                <w:rFonts w:cs="Arial"/>
                <w:sz w:val="16"/>
                <w:szCs w:val="16"/>
                <w:vertAlign w:val="subscript"/>
                <w:lang w:val="de-DE" w:eastAsia="ja-JP"/>
              </w:rPr>
              <w:t>/468</w:t>
            </w:r>
          </w:p>
        </w:tc>
      </w:tr>
      <w:tr w:rsidR="00E36ADA" w:rsidTr="00E36ADA">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0x3</w:t>
            </w:r>
          </w:p>
        </w:tc>
        <w:tc>
          <w:tcPr>
            <w:tcW w:w="5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0x1</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0x2</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0x7</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Paused</w:t>
            </w:r>
            <w:r>
              <w:rPr>
                <w:rFonts w:cs="Arial"/>
                <w:sz w:val="16"/>
                <w:szCs w:val="16"/>
                <w:vertAlign w:val="subscript"/>
                <w:lang w:val="de-DE" w:eastAsia="ja-JP"/>
              </w:rPr>
              <w:t>/469</w:t>
            </w:r>
          </w:p>
        </w:tc>
      </w:tr>
      <w:tr w:rsidR="00E36ADA" w:rsidTr="00E36ADA">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0x3</w:t>
            </w:r>
          </w:p>
        </w:tc>
        <w:tc>
          <w:tcPr>
            <w:tcW w:w="5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0x1</w:t>
            </w:r>
          </w:p>
        </w:tc>
        <w:tc>
          <w:tcPr>
            <w:tcW w:w="426"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0x3</w:t>
            </w:r>
          </w:p>
        </w:tc>
        <w:tc>
          <w:tcPr>
            <w:tcW w:w="283"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0x1</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C457B0" w:rsidRDefault="00935523" w:rsidP="00D015FA">
            <w:pPr>
              <w:jc w:val="center"/>
              <w:rPr>
                <w:sz w:val="16"/>
                <w:szCs w:val="16"/>
                <w:lang w:val="de-DE"/>
              </w:rPr>
            </w:pPr>
            <w:r>
              <w:rPr>
                <w:sz w:val="16"/>
                <w:szCs w:val="16"/>
                <w:lang w:val="de-DE"/>
              </w:rPr>
              <w:t>Paused</w:t>
            </w:r>
            <w:r>
              <w:rPr>
                <w:rFonts w:cs="Arial"/>
                <w:sz w:val="16"/>
                <w:szCs w:val="16"/>
                <w:vertAlign w:val="subscript"/>
                <w:lang w:val="de-DE" w:eastAsia="ja-JP"/>
              </w:rPr>
              <w:t>/470</w:t>
            </w:r>
          </w:p>
        </w:tc>
      </w:tr>
      <w:tr w:rsidR="00E36ADA" w:rsidTr="00E36ADA">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tcPr>
          <w:p w:rsidR="007B1865" w:rsidRDefault="00935523" w:rsidP="007B186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7B1865" w:rsidRDefault="00935523" w:rsidP="007B186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tcPr>
          <w:p w:rsidR="007B1865" w:rsidRDefault="00935523" w:rsidP="007B186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tcPr>
          <w:p w:rsidR="007B1865" w:rsidRDefault="00935523" w:rsidP="00154F81">
            <w:pPr>
              <w:jc w:val="center"/>
              <w:rPr>
                <w:sz w:val="16"/>
                <w:szCs w:val="16"/>
                <w:lang w:val="de-DE"/>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tcPr>
          <w:p w:rsidR="007B1865" w:rsidRDefault="00935523" w:rsidP="007B186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7B1865" w:rsidRDefault="00935523" w:rsidP="007B186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7B1865" w:rsidRDefault="00935523" w:rsidP="007B186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7B1865" w:rsidRDefault="00935523" w:rsidP="007B186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tcPr>
          <w:p w:rsidR="007B1865" w:rsidRDefault="00935523" w:rsidP="007B186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7B1865" w:rsidRDefault="00935523" w:rsidP="007B186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7B1865" w:rsidRDefault="00935523" w:rsidP="007B1865">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tcPr>
          <w:p w:rsidR="007B1865" w:rsidRDefault="00935523" w:rsidP="007B1865">
            <w:pPr>
              <w:jc w:val="center"/>
              <w:rPr>
                <w:sz w:val="16"/>
                <w:szCs w:val="16"/>
                <w:lang w:val="de-DE"/>
              </w:rPr>
            </w:pPr>
            <w:r>
              <w:rPr>
                <w:sz w:val="16"/>
                <w:szCs w:val="16"/>
                <w:lang w:val="de-DE"/>
              </w:rPr>
              <w:t>0x1</w:t>
            </w:r>
          </w:p>
        </w:tc>
        <w:tc>
          <w:tcPr>
            <w:tcW w:w="426" w:type="dxa"/>
            <w:tcBorders>
              <w:top w:val="single" w:sz="4" w:space="0" w:color="auto"/>
              <w:left w:val="single" w:sz="4" w:space="0" w:color="auto"/>
              <w:bottom w:val="single" w:sz="4" w:space="0" w:color="auto"/>
              <w:right w:val="single" w:sz="4" w:space="0" w:color="auto"/>
            </w:tcBorders>
            <w:vAlign w:val="center"/>
          </w:tcPr>
          <w:p w:rsidR="007B1865" w:rsidRDefault="00935523" w:rsidP="007B1865">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tcPr>
          <w:p w:rsidR="007B1865" w:rsidRDefault="00935523" w:rsidP="007B1865">
            <w:pPr>
              <w:jc w:val="center"/>
              <w:rPr>
                <w:sz w:val="16"/>
                <w:szCs w:val="16"/>
                <w:lang w:val="de-DE"/>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tcPr>
          <w:p w:rsidR="007B1865" w:rsidRDefault="00935523" w:rsidP="007B186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7B1865" w:rsidRDefault="00935523" w:rsidP="007B1865">
            <w:pPr>
              <w:jc w:val="center"/>
              <w:rPr>
                <w:sz w:val="16"/>
                <w:szCs w:val="16"/>
                <w:lang w:val="de-DE"/>
              </w:rPr>
            </w:pPr>
            <w:r>
              <w:rPr>
                <w:sz w:val="16"/>
                <w:szCs w:val="16"/>
                <w:lang w:val="de-DE"/>
              </w:rPr>
              <w:t>0xA</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tcPr>
          <w:p w:rsidR="007B1865" w:rsidRDefault="00935523" w:rsidP="007B1865">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tcPr>
          <w:p w:rsidR="007B1865" w:rsidRPr="0032058D" w:rsidRDefault="00935523" w:rsidP="007B1865">
            <w:pPr>
              <w:jc w:val="center"/>
              <w:rPr>
                <w:sz w:val="16"/>
                <w:szCs w:val="16"/>
              </w:rPr>
            </w:pPr>
            <w:r w:rsidRPr="0032058D">
              <w:rPr>
                <w:sz w:val="16"/>
                <w:szCs w:val="16"/>
              </w:rPr>
              <w:t xml:space="preserve">Trailer Feature Not Available </w:t>
            </w:r>
            <w:r w:rsidRPr="0032058D">
              <w:rPr>
                <w:sz w:val="16"/>
                <w:szCs w:val="16"/>
              </w:rPr>
              <w:t>During Parking</w:t>
            </w:r>
            <w:r w:rsidRPr="0032058D">
              <w:rPr>
                <w:rFonts w:cs="Arial"/>
                <w:sz w:val="16"/>
                <w:szCs w:val="16"/>
                <w:vertAlign w:val="subscript"/>
                <w:lang w:eastAsia="ja-JP"/>
              </w:rPr>
              <w:t>/583</w:t>
            </w:r>
          </w:p>
        </w:tc>
      </w:tr>
      <w:tr w:rsidR="00E36ADA" w:rsidTr="00E36ADA">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7B1865" w:rsidRPr="0032058D" w:rsidRDefault="00935523" w:rsidP="007B1865">
            <w:pPr>
              <w:rPr>
                <w:rFonts w:cs="Arial"/>
                <w:sz w:val="16"/>
                <w:szCs w:val="16"/>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7B1865" w:rsidRDefault="00935523" w:rsidP="007B186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7B1865" w:rsidRDefault="00935523" w:rsidP="007B186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7B1865" w:rsidRDefault="00935523" w:rsidP="007B1865">
            <w:pPr>
              <w:jc w:val="center"/>
              <w:rPr>
                <w:sz w:val="16"/>
                <w:szCs w:val="16"/>
                <w:lang w:val="de-DE"/>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7B1865" w:rsidRDefault="00935523" w:rsidP="007B186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7B1865" w:rsidRDefault="00935523" w:rsidP="007B186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7B1865" w:rsidRDefault="00935523" w:rsidP="007B186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7B1865" w:rsidRDefault="00935523" w:rsidP="007B186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7B1865" w:rsidRDefault="00935523" w:rsidP="007B186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7B1865" w:rsidRDefault="00935523" w:rsidP="007B186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7B1865" w:rsidRDefault="00935523" w:rsidP="007B1865">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hideMark/>
          </w:tcPr>
          <w:p w:rsidR="007B1865" w:rsidRDefault="00935523" w:rsidP="007B186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7B1865" w:rsidRDefault="00935523" w:rsidP="007B186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7B1865" w:rsidRDefault="00935523" w:rsidP="007B1865">
            <w:pPr>
              <w:jc w:val="center"/>
              <w:rPr>
                <w:sz w:val="16"/>
                <w:szCs w:val="16"/>
                <w:lang w:val="de-DE"/>
              </w:rPr>
            </w:pPr>
            <w:r>
              <w:rPr>
                <w:sz w:val="16"/>
                <w:szCs w:val="16"/>
                <w:lang w:val="de-DE"/>
              </w:rPr>
              <w:t>0x4</w:t>
            </w:r>
          </w:p>
        </w:tc>
        <w:tc>
          <w:tcPr>
            <w:tcW w:w="283" w:type="dxa"/>
            <w:tcBorders>
              <w:top w:val="single" w:sz="4" w:space="0" w:color="auto"/>
              <w:left w:val="single" w:sz="4" w:space="0" w:color="auto"/>
              <w:bottom w:val="single" w:sz="4" w:space="0" w:color="auto"/>
              <w:right w:val="single" w:sz="4" w:space="0" w:color="auto"/>
            </w:tcBorders>
            <w:vAlign w:val="center"/>
            <w:hideMark/>
          </w:tcPr>
          <w:p w:rsidR="007B1865" w:rsidRDefault="00935523" w:rsidP="007B186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7B1865" w:rsidRDefault="00935523" w:rsidP="007B186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7B1865" w:rsidRDefault="00935523" w:rsidP="007B1865">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7B1865" w:rsidRDefault="00935523" w:rsidP="007B1865">
            <w:pPr>
              <w:jc w:val="center"/>
              <w:rPr>
                <w:sz w:val="16"/>
                <w:szCs w:val="16"/>
                <w:lang w:val="de-DE"/>
              </w:rPr>
            </w:pPr>
            <w:r>
              <w:rPr>
                <w:sz w:val="16"/>
                <w:szCs w:val="16"/>
                <w:lang w:val="de-DE"/>
              </w:rPr>
              <w:t>Obstacle in path</w:t>
            </w:r>
            <w:r>
              <w:rPr>
                <w:rFonts w:cs="Arial"/>
                <w:sz w:val="16"/>
                <w:szCs w:val="16"/>
                <w:vertAlign w:val="subscript"/>
                <w:lang w:val="de-DE" w:eastAsia="ja-JP"/>
              </w:rPr>
              <w:t>/471</w:t>
            </w:r>
          </w:p>
        </w:tc>
      </w:tr>
      <w:tr w:rsidR="00E36ADA" w:rsidTr="00E36ADA">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7B1865" w:rsidRDefault="00935523" w:rsidP="007B186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7B1865" w:rsidRDefault="00935523" w:rsidP="007B186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7B1865" w:rsidRDefault="00935523" w:rsidP="007B186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7B1865" w:rsidRDefault="00935523" w:rsidP="007B1865">
            <w:pPr>
              <w:jc w:val="center"/>
              <w:rPr>
                <w:sz w:val="16"/>
                <w:szCs w:val="16"/>
                <w:lang w:val="de-DE"/>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7B1865" w:rsidRDefault="00935523" w:rsidP="007B186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7B1865" w:rsidRDefault="00935523" w:rsidP="007B186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7B1865" w:rsidRDefault="00935523" w:rsidP="007B186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7B1865" w:rsidRDefault="00935523" w:rsidP="007B186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7B1865" w:rsidRDefault="00935523" w:rsidP="007B186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7B1865" w:rsidRDefault="00935523" w:rsidP="007B186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7B1865" w:rsidRDefault="00935523" w:rsidP="007B186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7B1865" w:rsidRDefault="00935523" w:rsidP="007B1865">
            <w:pPr>
              <w:jc w:val="center"/>
              <w:rPr>
                <w:sz w:val="16"/>
                <w:szCs w:val="16"/>
                <w:lang w:val="de-DE"/>
              </w:rPr>
            </w:pPr>
            <w:r>
              <w:rPr>
                <w:sz w:val="16"/>
                <w:szCs w:val="16"/>
                <w:lang w:val="de-DE"/>
              </w:rPr>
              <w:t>0x1</w:t>
            </w:r>
          </w:p>
        </w:tc>
        <w:tc>
          <w:tcPr>
            <w:tcW w:w="426" w:type="dxa"/>
            <w:tcBorders>
              <w:top w:val="single" w:sz="4" w:space="0" w:color="auto"/>
              <w:left w:val="single" w:sz="4" w:space="0" w:color="auto"/>
              <w:bottom w:val="single" w:sz="4" w:space="0" w:color="auto"/>
              <w:right w:val="single" w:sz="4" w:space="0" w:color="auto"/>
            </w:tcBorders>
            <w:vAlign w:val="center"/>
            <w:hideMark/>
          </w:tcPr>
          <w:p w:rsidR="007B1865" w:rsidRDefault="00935523" w:rsidP="007B186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7B1865" w:rsidRDefault="00935523" w:rsidP="007B186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7B1865" w:rsidRDefault="00935523" w:rsidP="007B186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7B1865" w:rsidRDefault="00935523" w:rsidP="007B1865">
            <w:pPr>
              <w:jc w:val="center"/>
              <w:rPr>
                <w:sz w:val="16"/>
                <w:szCs w:val="16"/>
                <w:lang w:val="de-DE"/>
              </w:rPr>
            </w:pPr>
            <w:r>
              <w:rPr>
                <w:sz w:val="16"/>
                <w:szCs w:val="16"/>
                <w:lang w:val="de-DE"/>
              </w:rPr>
              <w:t>0x9</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7B1865" w:rsidRDefault="00935523" w:rsidP="007B1865">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7B1865" w:rsidRDefault="00935523" w:rsidP="007B1865">
            <w:pPr>
              <w:jc w:val="center"/>
              <w:rPr>
                <w:sz w:val="16"/>
                <w:szCs w:val="16"/>
                <w:lang w:val="de-DE"/>
              </w:rPr>
            </w:pPr>
            <w:r>
              <w:rPr>
                <w:sz w:val="16"/>
                <w:szCs w:val="16"/>
                <w:lang w:val="de-DE"/>
              </w:rPr>
              <w:t>Accel pedal inactive</w:t>
            </w:r>
            <w:r>
              <w:rPr>
                <w:rFonts w:cs="Arial"/>
                <w:sz w:val="16"/>
                <w:szCs w:val="16"/>
                <w:vertAlign w:val="subscript"/>
                <w:lang w:val="de-DE" w:eastAsia="ja-JP"/>
              </w:rPr>
              <w:t>/472</w:t>
            </w:r>
          </w:p>
        </w:tc>
      </w:tr>
      <w:tr w:rsidR="00E36ADA" w:rsidTr="00E36ADA">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tcPr>
          <w:p w:rsidR="00E36ADA" w:rsidRDefault="00935523" w:rsidP="00E36ADA">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0x2</w:t>
            </w:r>
          </w:p>
        </w:tc>
        <w:tc>
          <w:tcPr>
            <w:tcW w:w="5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0x3</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0x3</w:t>
            </w:r>
          </w:p>
        </w:tc>
        <w:tc>
          <w:tcPr>
            <w:tcW w:w="426"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0x2</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Release Steering Wheel</w:t>
            </w:r>
            <w:r>
              <w:rPr>
                <w:rFonts w:cs="Arial"/>
                <w:sz w:val="16"/>
                <w:szCs w:val="16"/>
                <w:vertAlign w:val="subscript"/>
                <w:lang w:val="de-DE" w:eastAsia="ja-JP"/>
              </w:rPr>
              <w:t>/598</w:t>
            </w:r>
          </w:p>
        </w:tc>
      </w:tr>
      <w:tr w:rsidR="00E36ADA" w:rsidTr="00E36ADA">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tcPr>
          <w:p w:rsidR="00E36ADA" w:rsidRDefault="00935523" w:rsidP="00E36ADA">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0x2</w:t>
            </w:r>
          </w:p>
        </w:tc>
        <w:tc>
          <w:tcPr>
            <w:tcW w:w="5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0x2</w:t>
            </w:r>
          </w:p>
        </w:tc>
        <w:tc>
          <w:tcPr>
            <w:tcW w:w="283"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tcPr>
          <w:p w:rsidR="00E36ADA" w:rsidRPr="00E36ADA" w:rsidRDefault="00935523" w:rsidP="00E36ADA">
            <w:pPr>
              <w:jc w:val="center"/>
              <w:rPr>
                <w:sz w:val="10"/>
                <w:szCs w:val="10"/>
              </w:rPr>
            </w:pPr>
            <w:r>
              <w:rPr>
                <w:sz w:val="16"/>
                <w:szCs w:val="16"/>
              </w:rPr>
              <w:t>Select Side-Use Turn Indicator</w:t>
            </w:r>
            <w:r>
              <w:rPr>
                <w:sz w:val="10"/>
                <w:szCs w:val="10"/>
              </w:rPr>
              <w:t>/609</w:t>
            </w:r>
          </w:p>
        </w:tc>
      </w:tr>
      <w:tr w:rsidR="00E36ADA" w:rsidTr="00E36ADA">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tcPr>
          <w:p w:rsidR="00E36ADA" w:rsidRPr="00E36ADA" w:rsidRDefault="00935523" w:rsidP="00E36ADA">
            <w:pPr>
              <w:rPr>
                <w:rFonts w:cs="Arial"/>
                <w:sz w:val="16"/>
                <w:szCs w:val="16"/>
                <w:lang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0x2</w:t>
            </w:r>
          </w:p>
        </w:tc>
        <w:tc>
          <w:tcPr>
            <w:tcW w:w="5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0x5</w:t>
            </w:r>
          </w:p>
        </w:tc>
        <w:tc>
          <w:tcPr>
            <w:tcW w:w="283"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tcPr>
          <w:p w:rsidR="00E36ADA" w:rsidRPr="00E36ADA" w:rsidRDefault="00935523" w:rsidP="00E36ADA">
            <w:pPr>
              <w:jc w:val="center"/>
              <w:rPr>
                <w:sz w:val="16"/>
                <w:szCs w:val="16"/>
              </w:rPr>
            </w:pPr>
            <w:r>
              <w:rPr>
                <w:sz w:val="16"/>
                <w:szCs w:val="16"/>
              </w:rPr>
              <w:t>Select Side-Use Turn Indicator</w:t>
            </w:r>
            <w:r>
              <w:rPr>
                <w:sz w:val="10"/>
                <w:szCs w:val="10"/>
              </w:rPr>
              <w:t>/610</w:t>
            </w:r>
          </w:p>
        </w:tc>
      </w:tr>
      <w:tr w:rsidR="00E36ADA" w:rsidTr="00E36ADA">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tcPr>
          <w:p w:rsidR="00E36ADA" w:rsidRPr="00E36ADA" w:rsidRDefault="00935523" w:rsidP="00E36ADA">
            <w:pPr>
              <w:rPr>
                <w:rFonts w:cs="Arial"/>
                <w:sz w:val="16"/>
                <w:szCs w:val="16"/>
                <w:lang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0x2</w:t>
            </w:r>
          </w:p>
        </w:tc>
        <w:tc>
          <w:tcPr>
            <w:tcW w:w="5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0x6</w:t>
            </w:r>
          </w:p>
        </w:tc>
        <w:tc>
          <w:tcPr>
            <w:tcW w:w="283"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tcPr>
          <w:p w:rsidR="00E36ADA" w:rsidRPr="00E36ADA" w:rsidRDefault="00935523" w:rsidP="00E36ADA">
            <w:pPr>
              <w:jc w:val="center"/>
              <w:rPr>
                <w:sz w:val="16"/>
                <w:szCs w:val="16"/>
              </w:rPr>
            </w:pPr>
            <w:r>
              <w:rPr>
                <w:sz w:val="16"/>
                <w:szCs w:val="16"/>
              </w:rPr>
              <w:t>Select Side-Use Turn Indicator</w:t>
            </w:r>
            <w:r>
              <w:rPr>
                <w:sz w:val="10"/>
                <w:szCs w:val="10"/>
              </w:rPr>
              <w:t>/611</w:t>
            </w:r>
          </w:p>
        </w:tc>
      </w:tr>
      <w:tr w:rsidR="00E36ADA" w:rsidTr="00E36ADA">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tcPr>
          <w:p w:rsidR="00E36ADA" w:rsidRPr="00E36ADA" w:rsidRDefault="00935523" w:rsidP="00E36ADA">
            <w:pPr>
              <w:rPr>
                <w:rFonts w:cs="Arial"/>
                <w:sz w:val="16"/>
                <w:szCs w:val="16"/>
                <w:lang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0x2</w:t>
            </w:r>
          </w:p>
        </w:tc>
        <w:tc>
          <w:tcPr>
            <w:tcW w:w="5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0x1</w:t>
            </w:r>
          </w:p>
        </w:tc>
        <w:tc>
          <w:tcPr>
            <w:tcW w:w="426"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tcPr>
          <w:p w:rsidR="00E36ADA" w:rsidRPr="00E36ADA" w:rsidRDefault="00935523" w:rsidP="00E36ADA">
            <w:pPr>
              <w:jc w:val="center"/>
              <w:rPr>
                <w:sz w:val="10"/>
                <w:szCs w:val="10"/>
              </w:rPr>
            </w:pPr>
            <w:r>
              <w:rPr>
                <w:sz w:val="16"/>
                <w:szCs w:val="16"/>
              </w:rPr>
              <w:t>Both Sides Blocked</w:t>
            </w:r>
            <w:r>
              <w:rPr>
                <w:sz w:val="10"/>
                <w:szCs w:val="10"/>
              </w:rPr>
              <w:t>/612</w:t>
            </w:r>
          </w:p>
        </w:tc>
      </w:tr>
      <w:tr w:rsidR="00E36ADA" w:rsidTr="00E36ADA">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tcPr>
          <w:p w:rsidR="00E36ADA" w:rsidRDefault="00935523" w:rsidP="00E36ADA">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0x2</w:t>
            </w:r>
          </w:p>
        </w:tc>
        <w:tc>
          <w:tcPr>
            <w:tcW w:w="5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0x1</w:t>
            </w:r>
          </w:p>
        </w:tc>
        <w:tc>
          <w:tcPr>
            <w:tcW w:w="426"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tcPr>
          <w:p w:rsidR="00E36ADA" w:rsidRPr="00E36ADA" w:rsidRDefault="00935523" w:rsidP="00E36ADA">
            <w:pPr>
              <w:jc w:val="center"/>
              <w:rPr>
                <w:sz w:val="10"/>
                <w:szCs w:val="10"/>
              </w:rPr>
            </w:pPr>
            <w:r>
              <w:rPr>
                <w:sz w:val="16"/>
                <w:szCs w:val="16"/>
              </w:rPr>
              <w:t>Right Side Selected</w:t>
            </w:r>
            <w:r>
              <w:rPr>
                <w:sz w:val="10"/>
                <w:szCs w:val="10"/>
              </w:rPr>
              <w:t>/616</w:t>
            </w:r>
          </w:p>
        </w:tc>
      </w:tr>
      <w:tr w:rsidR="00E36ADA" w:rsidTr="00E36ADA">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tcPr>
          <w:p w:rsidR="00E36ADA" w:rsidRDefault="00935523" w:rsidP="00E36ADA">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0x2</w:t>
            </w:r>
          </w:p>
        </w:tc>
        <w:tc>
          <w:tcPr>
            <w:tcW w:w="5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0x1</w:t>
            </w:r>
          </w:p>
        </w:tc>
        <w:tc>
          <w:tcPr>
            <w:tcW w:w="426"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tcPr>
          <w:p w:rsidR="00E36ADA" w:rsidRPr="00E36ADA" w:rsidRDefault="00935523" w:rsidP="00E36ADA">
            <w:pPr>
              <w:jc w:val="center"/>
              <w:rPr>
                <w:sz w:val="10"/>
                <w:szCs w:val="10"/>
              </w:rPr>
            </w:pPr>
            <w:r>
              <w:rPr>
                <w:sz w:val="16"/>
                <w:szCs w:val="16"/>
              </w:rPr>
              <w:t>Left Side Selected</w:t>
            </w:r>
            <w:r>
              <w:rPr>
                <w:sz w:val="10"/>
                <w:szCs w:val="10"/>
              </w:rPr>
              <w:t>/617</w:t>
            </w:r>
          </w:p>
        </w:tc>
      </w:tr>
      <w:tr w:rsidR="00E36ADA" w:rsidTr="00E36ADA">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tcPr>
          <w:p w:rsidR="00E36ADA" w:rsidRDefault="00935523" w:rsidP="00E36ADA">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0x2</w:t>
            </w:r>
          </w:p>
        </w:tc>
        <w:tc>
          <w:tcPr>
            <w:tcW w:w="5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0x3</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0x1</w:t>
            </w:r>
          </w:p>
        </w:tc>
        <w:tc>
          <w:tcPr>
            <w:tcW w:w="426"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0xB</w:t>
            </w:r>
          </w:p>
        </w:tc>
        <w:tc>
          <w:tcPr>
            <w:tcW w:w="567"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Release EPB</w:t>
            </w:r>
            <w:r>
              <w:rPr>
                <w:sz w:val="10"/>
                <w:szCs w:val="10"/>
              </w:rPr>
              <w:t>/618</w:t>
            </w:r>
          </w:p>
        </w:tc>
      </w:tr>
      <w:tr w:rsidR="00E36ADA" w:rsidTr="00E36ADA">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tcPr>
          <w:p w:rsidR="00E36ADA" w:rsidRDefault="00935523" w:rsidP="00E36ADA">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0x2</w:t>
            </w:r>
          </w:p>
        </w:tc>
        <w:tc>
          <w:tcPr>
            <w:tcW w:w="5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0x3</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0x2</w:t>
            </w:r>
          </w:p>
        </w:tc>
        <w:tc>
          <w:tcPr>
            <w:tcW w:w="425"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tcPr>
          <w:p w:rsidR="00E36ADA" w:rsidRDefault="00935523" w:rsidP="00E36ADA">
            <w:pPr>
              <w:jc w:val="center"/>
              <w:rPr>
                <w:sz w:val="16"/>
                <w:szCs w:val="16"/>
                <w:lang w:val="de-DE"/>
              </w:rPr>
            </w:pPr>
            <w:r>
              <w:rPr>
                <w:sz w:val="16"/>
                <w:szCs w:val="16"/>
                <w:lang w:val="de-DE"/>
              </w:rPr>
              <w:t>Release Steering Wheel</w:t>
            </w:r>
            <w:r>
              <w:rPr>
                <w:rFonts w:cs="Arial"/>
                <w:sz w:val="16"/>
                <w:szCs w:val="16"/>
                <w:vertAlign w:val="subscript"/>
                <w:lang w:val="de-DE" w:eastAsia="ja-JP"/>
              </w:rPr>
              <w:t>/620</w:t>
            </w:r>
          </w:p>
        </w:tc>
      </w:tr>
      <w:tr w:rsidR="00E36ADA" w:rsidTr="00E36ADA">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E36ADA" w:rsidRDefault="00935523" w:rsidP="00E36ADA">
            <w:pPr>
              <w:rPr>
                <w:rFonts w:cs="Arial"/>
                <w:sz w:val="16"/>
                <w:szCs w:val="16"/>
                <w:lang w:val="de-DE" w:eastAsia="ja-JP"/>
              </w:rPr>
            </w:pPr>
          </w:p>
        </w:tc>
        <w:tc>
          <w:tcPr>
            <w:tcW w:w="7333" w:type="dxa"/>
            <w:gridSpan w:val="16"/>
            <w:tcBorders>
              <w:top w:val="single" w:sz="4" w:space="0" w:color="auto"/>
              <w:left w:val="single" w:sz="4" w:space="0" w:color="auto"/>
              <w:bottom w:val="single" w:sz="4" w:space="0" w:color="auto"/>
              <w:right w:val="single" w:sz="4" w:space="0" w:color="auto"/>
            </w:tcBorders>
            <w:vAlign w:val="center"/>
            <w:hideMark/>
          </w:tcPr>
          <w:p w:rsidR="00E36ADA" w:rsidRDefault="00935523" w:rsidP="00E36ADA">
            <w:pPr>
              <w:jc w:val="center"/>
              <w:rPr>
                <w:rFonts w:cs="Arial"/>
                <w:sz w:val="16"/>
                <w:szCs w:val="16"/>
                <w:lang w:val="de-DE" w:eastAsia="ja-JP"/>
              </w:rPr>
            </w:pPr>
            <w:r>
              <w:rPr>
                <w:sz w:val="16"/>
                <w:szCs w:val="16"/>
                <w:lang w:val="de-DE"/>
              </w:rPr>
              <w:t>All Other Cases</w:t>
            </w:r>
          </w:p>
        </w:tc>
        <w:tc>
          <w:tcPr>
            <w:tcW w:w="2117" w:type="dxa"/>
            <w:tcBorders>
              <w:top w:val="single" w:sz="4" w:space="0" w:color="auto"/>
              <w:left w:val="single" w:sz="4" w:space="0" w:color="auto"/>
              <w:bottom w:val="single" w:sz="4" w:space="0" w:color="auto"/>
              <w:right w:val="single" w:sz="4" w:space="0" w:color="auto"/>
            </w:tcBorders>
            <w:vAlign w:val="center"/>
            <w:hideMark/>
          </w:tcPr>
          <w:p w:rsidR="00E36ADA" w:rsidRPr="0032058D" w:rsidRDefault="00935523" w:rsidP="00E36ADA">
            <w:pPr>
              <w:jc w:val="center"/>
              <w:rPr>
                <w:rFonts w:cs="Arial"/>
                <w:sz w:val="16"/>
                <w:szCs w:val="16"/>
                <w:lang w:eastAsia="ja-JP"/>
              </w:rPr>
            </w:pPr>
            <w:r w:rsidRPr="0032058D">
              <w:rPr>
                <w:sz w:val="16"/>
                <w:szCs w:val="16"/>
              </w:rPr>
              <w:t>Blank (Do not show Text3)</w:t>
            </w:r>
          </w:p>
        </w:tc>
      </w:tr>
    </w:tbl>
    <w:p w:rsidR="004E38D8" w:rsidRDefault="00935523" w:rsidP="004E38D8">
      <w:pPr>
        <w:jc w:val="center"/>
      </w:pPr>
      <w:r>
        <w:rPr>
          <w:u w:val="single"/>
        </w:rPr>
        <w:t>R</w:t>
      </w:r>
      <w:r>
        <w:t xml:space="preserve">everse </w:t>
      </w:r>
      <w:r>
        <w:rPr>
          <w:u w:val="single"/>
        </w:rPr>
        <w:t>V</w:t>
      </w:r>
      <w:r>
        <w:t xml:space="preserve">ideo </w:t>
      </w:r>
      <w:r>
        <w:rPr>
          <w:u w:val="single"/>
        </w:rPr>
        <w:t>C</w:t>
      </w:r>
      <w:r>
        <w:t xml:space="preserve">amera with </w:t>
      </w:r>
      <w:r>
        <w:rPr>
          <w:u w:val="single"/>
        </w:rPr>
        <w:t>A</w:t>
      </w:r>
      <w:r>
        <w:t xml:space="preserve">ctive </w:t>
      </w:r>
      <w:r>
        <w:rPr>
          <w:u w:val="single"/>
        </w:rPr>
        <w:t>P</w:t>
      </w:r>
      <w:r>
        <w:t xml:space="preserve">ark </w:t>
      </w:r>
      <w:r>
        <w:rPr>
          <w:u w:val="single"/>
        </w:rPr>
        <w:t>A</w:t>
      </w:r>
      <w:r>
        <w:t xml:space="preserve">ssist (APA) and </w:t>
      </w:r>
      <w:r>
        <w:rPr>
          <w:u w:val="single"/>
        </w:rPr>
        <w:t>P</w:t>
      </w:r>
      <w:r>
        <w:t xml:space="preserve">ark </w:t>
      </w:r>
      <w:r>
        <w:rPr>
          <w:u w:val="single"/>
        </w:rPr>
        <w:t>D</w:t>
      </w:r>
      <w:r>
        <w:t xml:space="preserve">istance </w:t>
      </w:r>
      <w:r>
        <w:rPr>
          <w:u w:val="single"/>
        </w:rPr>
        <w:t>C</w:t>
      </w:r>
      <w:r>
        <w:t>ontrol (PDC) Positional Text3</w:t>
      </w:r>
    </w:p>
    <w:p w:rsidR="004E38D8" w:rsidRDefault="00935523" w:rsidP="004E38D8">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4E38D8" w:rsidRDefault="00935523" w:rsidP="004E38D8">
      <w:r>
        <w:rPr>
          <w:rFonts w:cs="Arial"/>
        </w:rPr>
        <w:t>‡ -</w:t>
      </w:r>
      <w:r>
        <w:rPr>
          <w:sz w:val="16"/>
          <w:szCs w:val="16"/>
        </w:rPr>
        <w:t xml:space="preserve"> Only if supported by the implementing program as per REQ-130570. If not supported but required by signal pro</w:t>
      </w:r>
      <w:r>
        <w:rPr>
          <w:sz w:val="16"/>
          <w:szCs w:val="16"/>
        </w:rPr>
        <w:t>cessing tables, treat as data 0x1.</w:t>
      </w:r>
    </w:p>
    <w:p w:rsidR="00500605" w:rsidRDefault="00935523" w:rsidP="004E38D8"/>
    <w:p w:rsidR="00627E8D" w:rsidRDefault="00935523" w:rsidP="004E38D8"/>
    <w:p w:rsidR="00627E8D" w:rsidRDefault="00935523" w:rsidP="00627E8D">
      <w:pPr>
        <w:jc w:val="center"/>
        <w:rPr>
          <w:b/>
        </w:rPr>
      </w:pPr>
      <w:r>
        <w:rPr>
          <w:b/>
        </w:rPr>
        <w:t>4” displays</w:t>
      </w:r>
    </w:p>
    <w:tbl>
      <w:tblPr>
        <w:tblStyle w:val="TableGrid"/>
        <w:tblW w:w="0" w:type="auto"/>
        <w:jc w:val="center"/>
        <w:tblLook w:val="04A0" w:firstRow="1" w:lastRow="0" w:firstColumn="1" w:lastColumn="0" w:noHBand="0" w:noVBand="1"/>
      </w:tblPr>
      <w:tblGrid>
        <w:gridCol w:w="636"/>
        <w:gridCol w:w="474"/>
        <w:gridCol w:w="474"/>
        <w:gridCol w:w="406"/>
        <w:gridCol w:w="474"/>
        <w:gridCol w:w="406"/>
        <w:gridCol w:w="406"/>
        <w:gridCol w:w="406"/>
        <w:gridCol w:w="406"/>
        <w:gridCol w:w="474"/>
        <w:gridCol w:w="474"/>
        <w:gridCol w:w="474"/>
        <w:gridCol w:w="474"/>
        <w:gridCol w:w="406"/>
        <w:gridCol w:w="3915"/>
      </w:tblGrid>
      <w:tr w:rsidR="00C457B0" w:rsidTr="00C457B0">
        <w:trPr>
          <w:cantSplit/>
          <w:trHeight w:val="2156"/>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457B0" w:rsidRDefault="00935523">
            <w:pPr>
              <w:ind w:left="113" w:right="113"/>
              <w:jc w:val="center"/>
              <w:rPr>
                <w:rFonts w:cs="Arial"/>
                <w:sz w:val="16"/>
                <w:szCs w:val="16"/>
                <w:lang w:val="de-DE" w:eastAsia="ja-JP"/>
              </w:rPr>
            </w:pPr>
            <w:r>
              <w:rPr>
                <w:sz w:val="16"/>
                <w:szCs w:val="16"/>
                <w:lang w:val="de-DE"/>
              </w:rPr>
              <w:t>Operational Mode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457B0" w:rsidRDefault="00935523">
            <w:pPr>
              <w:ind w:left="113" w:right="113"/>
              <w:jc w:val="center"/>
              <w:rPr>
                <w:rFonts w:cs="Arial"/>
                <w:sz w:val="16"/>
                <w:szCs w:val="16"/>
                <w:lang w:val="de-DE" w:eastAsia="ja-JP"/>
              </w:rPr>
            </w:pPr>
            <w:r>
              <w:rPr>
                <w:sz w:val="16"/>
                <w:szCs w:val="16"/>
                <w:lang w:val="de-DE"/>
              </w:rPr>
              <w:t>[ApaSys_D_Stat]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457B0" w:rsidRDefault="00935523">
            <w:pPr>
              <w:ind w:left="113" w:right="113"/>
              <w:jc w:val="center"/>
              <w:rPr>
                <w:rFonts w:cs="Arial"/>
                <w:sz w:val="16"/>
                <w:szCs w:val="16"/>
                <w:lang w:val="de-DE" w:eastAsia="ja-JP"/>
              </w:rPr>
            </w:pPr>
            <w:r>
              <w:rPr>
                <w:sz w:val="16"/>
                <w:szCs w:val="16"/>
                <w:lang w:val="de-DE"/>
              </w:rPr>
              <w:t>[ApaSteScanMde_D_Stat]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457B0" w:rsidRDefault="00935523">
            <w:pPr>
              <w:ind w:left="113" w:right="113"/>
              <w:jc w:val="center"/>
              <w:rPr>
                <w:rFonts w:cs="Arial"/>
                <w:sz w:val="16"/>
                <w:szCs w:val="16"/>
                <w:lang w:val="de-DE" w:eastAsia="ja-JP"/>
              </w:rPr>
            </w:pPr>
            <w:r>
              <w:rPr>
                <w:sz w:val="16"/>
                <w:szCs w:val="16"/>
                <w:lang w:val="de-DE"/>
              </w:rPr>
              <w:t>[ApaActvSide2_D_Stat]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457B0" w:rsidRDefault="00935523">
            <w:pPr>
              <w:ind w:left="113" w:right="113"/>
              <w:jc w:val="center"/>
              <w:rPr>
                <w:rFonts w:cs="Arial"/>
                <w:sz w:val="16"/>
                <w:szCs w:val="16"/>
                <w:lang w:val="de-DE" w:eastAsia="ja-JP"/>
              </w:rPr>
            </w:pPr>
            <w:r>
              <w:rPr>
                <w:sz w:val="16"/>
                <w:szCs w:val="16"/>
                <w:lang w:val="de-DE"/>
              </w:rPr>
              <w:t>[ApaMde_D_Stat]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457B0" w:rsidRDefault="00935523">
            <w:pPr>
              <w:ind w:left="113" w:right="113"/>
              <w:jc w:val="center"/>
              <w:rPr>
                <w:rFonts w:cs="Arial"/>
                <w:sz w:val="16"/>
                <w:szCs w:val="16"/>
                <w:lang w:val="de-DE" w:eastAsia="ja-JP"/>
              </w:rPr>
            </w:pPr>
            <w:r>
              <w:rPr>
                <w:sz w:val="16"/>
                <w:szCs w:val="16"/>
                <w:lang w:val="de-DE"/>
              </w:rPr>
              <w:t>[ApaSelSapp_D_Stat]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457B0" w:rsidRDefault="00935523">
            <w:pPr>
              <w:ind w:left="113" w:right="113"/>
              <w:jc w:val="center"/>
              <w:rPr>
                <w:rFonts w:cs="Arial"/>
                <w:sz w:val="16"/>
                <w:szCs w:val="16"/>
                <w:lang w:val="de-DE" w:eastAsia="ja-JP"/>
              </w:rPr>
            </w:pPr>
            <w:r>
              <w:rPr>
                <w:sz w:val="16"/>
                <w:szCs w:val="16"/>
                <w:lang w:val="de-DE"/>
              </w:rPr>
              <w:t>[ApaSelPpa_D_Stat]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457B0" w:rsidRDefault="00935523">
            <w:pPr>
              <w:ind w:left="113" w:right="113"/>
              <w:jc w:val="center"/>
              <w:rPr>
                <w:rFonts w:cs="Arial"/>
                <w:sz w:val="16"/>
                <w:szCs w:val="16"/>
                <w:lang w:val="de-DE" w:eastAsia="ja-JP"/>
              </w:rPr>
            </w:pPr>
            <w:r>
              <w:rPr>
                <w:sz w:val="16"/>
                <w:szCs w:val="16"/>
                <w:lang w:val="de-DE"/>
              </w:rPr>
              <w:t>[ApaSelPoa_D_Stat]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457B0" w:rsidRDefault="00935523">
            <w:pPr>
              <w:ind w:left="113" w:right="113"/>
              <w:jc w:val="center"/>
              <w:rPr>
                <w:rFonts w:cs="Arial"/>
                <w:sz w:val="16"/>
                <w:szCs w:val="16"/>
                <w:lang w:val="de-DE" w:eastAsia="ja-JP"/>
              </w:rPr>
            </w:pPr>
            <w:r>
              <w:rPr>
                <w:sz w:val="16"/>
                <w:szCs w:val="16"/>
                <w:lang w:val="de-DE"/>
              </w:rPr>
              <w:t>[ApaScan_D_Stat]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457B0" w:rsidRDefault="00935523">
            <w:pPr>
              <w:ind w:left="113" w:right="113"/>
              <w:jc w:val="center"/>
              <w:rPr>
                <w:rFonts w:cs="Arial"/>
                <w:sz w:val="16"/>
                <w:szCs w:val="16"/>
                <w:lang w:val="de-DE" w:eastAsia="ja-JP"/>
              </w:rPr>
            </w:pPr>
            <w:r>
              <w:rPr>
                <w:sz w:val="16"/>
                <w:szCs w:val="16"/>
                <w:lang w:val="de-DE"/>
              </w:rPr>
              <w:t>[ApaLongCtl_D_RqDrv]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457B0" w:rsidRDefault="00935523">
            <w:pPr>
              <w:ind w:left="113" w:right="113"/>
              <w:jc w:val="center"/>
              <w:rPr>
                <w:rFonts w:cs="Arial"/>
                <w:sz w:val="16"/>
                <w:szCs w:val="16"/>
                <w:lang w:val="de-DE" w:eastAsia="ja-JP"/>
              </w:rPr>
            </w:pPr>
            <w:r>
              <w:rPr>
                <w:sz w:val="16"/>
                <w:szCs w:val="16"/>
                <w:lang w:val="de-DE"/>
              </w:rPr>
              <w:t>[ApaGearShif_D_RqDrv]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457B0" w:rsidRDefault="00935523">
            <w:pPr>
              <w:ind w:left="113" w:right="113"/>
              <w:jc w:val="center"/>
              <w:rPr>
                <w:rFonts w:cs="Arial"/>
                <w:sz w:val="16"/>
                <w:szCs w:val="16"/>
                <w:lang w:val="de-DE" w:eastAsia="ja-JP"/>
              </w:rPr>
            </w:pPr>
            <w:r>
              <w:rPr>
                <w:sz w:val="16"/>
                <w:szCs w:val="16"/>
                <w:lang w:val="de-DE"/>
              </w:rPr>
              <w:t>[ApaSteWhl_D_RqDrv]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457B0" w:rsidRDefault="00935523">
            <w:pPr>
              <w:ind w:left="113" w:right="113"/>
              <w:jc w:val="center"/>
              <w:rPr>
                <w:rFonts w:cs="Arial"/>
                <w:sz w:val="16"/>
                <w:szCs w:val="16"/>
                <w:lang w:val="de-DE" w:eastAsia="ja-JP"/>
              </w:rPr>
            </w:pPr>
            <w:r>
              <w:rPr>
                <w:sz w:val="16"/>
                <w:szCs w:val="16"/>
                <w:lang w:val="de-DE"/>
              </w:rPr>
              <w:t>[ApaAcsy_D_RqDrv]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C457B0" w:rsidRDefault="00935523">
            <w:pPr>
              <w:ind w:left="113" w:right="113"/>
              <w:jc w:val="center"/>
              <w:rPr>
                <w:rFonts w:cs="Arial"/>
                <w:sz w:val="16"/>
                <w:szCs w:val="16"/>
                <w:lang w:val="de-DE" w:eastAsia="ja-JP"/>
              </w:rPr>
            </w:pPr>
            <w:r>
              <w:rPr>
                <w:sz w:val="16"/>
                <w:szCs w:val="16"/>
                <w:lang w:val="de-DE"/>
              </w:rPr>
              <w:t>[PrkAidMsgTxt_D_Rq]</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C457B0" w:rsidRDefault="00935523">
            <w:pPr>
              <w:jc w:val="center"/>
              <w:rPr>
                <w:rFonts w:cs="Arial"/>
                <w:sz w:val="24"/>
                <w:lang w:val="de-DE" w:eastAsia="ja-JP"/>
              </w:rPr>
            </w:pPr>
            <w:r>
              <w:rPr>
                <w:sz w:val="24"/>
                <w:lang w:val="de-DE"/>
              </w:rPr>
              <w:t>Display HMI</w:t>
            </w:r>
          </w:p>
        </w:tc>
      </w:tr>
      <w:tr w:rsidR="00C457B0" w:rsidTr="00C457B0">
        <w:trPr>
          <w:cantSplit/>
          <w:jc w:val="center"/>
        </w:trPr>
        <w:tc>
          <w:tcPr>
            <w:tcW w:w="0" w:type="auto"/>
            <w:vMerge w:val="restart"/>
            <w:tcBorders>
              <w:top w:val="single" w:sz="4" w:space="0" w:color="auto"/>
              <w:left w:val="single" w:sz="4" w:space="0" w:color="auto"/>
              <w:bottom w:val="single" w:sz="4" w:space="0" w:color="auto"/>
              <w:right w:val="single" w:sz="4" w:space="0" w:color="auto"/>
            </w:tcBorders>
            <w:textDirection w:val="btLr"/>
            <w:vAlign w:val="center"/>
            <w:hideMark/>
          </w:tcPr>
          <w:p w:rsidR="00C457B0" w:rsidRPr="0032058D" w:rsidRDefault="00935523">
            <w:pPr>
              <w:ind w:left="113" w:right="113"/>
              <w:jc w:val="center"/>
              <w:rPr>
                <w:rFonts w:cs="Arial"/>
                <w:lang w:eastAsia="ja-JP"/>
              </w:rPr>
            </w:pPr>
            <w:r w:rsidRPr="0032058D">
              <w:t>\Run</w:t>
            </w:r>
          </w:p>
          <w:p w:rsidR="00C457B0" w:rsidRPr="0032058D" w:rsidRDefault="00935523">
            <w:pPr>
              <w:ind w:left="113" w:right="113"/>
              <w:jc w:val="center"/>
              <w:rPr>
                <w:rFonts w:cs="Arial"/>
                <w:lang w:eastAsia="ja-JP"/>
              </w:rPr>
            </w:pPr>
            <w:r w:rsidRPr="0032058D">
              <w:rPr>
                <w:sz w:val="16"/>
                <w:szCs w:val="16"/>
              </w:rPr>
              <w:t>(as per Operational Modes and Voltage Range Definition)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24"/>
                <w:lang w:val="de-DE" w:eastAsia="ja-JP"/>
              </w:rPr>
            </w:pPr>
            <w:r>
              <w:rPr>
                <w:sz w:val="24"/>
                <w:lang w:val="de-DE"/>
              </w:rPr>
              <w:t>Stop</w:t>
            </w:r>
            <w:r>
              <w:rPr>
                <w:rFonts w:cs="Arial"/>
                <w:sz w:val="16"/>
                <w:szCs w:val="16"/>
                <w:lang w:val="de-DE" w:eastAsia="ja-JP"/>
              </w:rPr>
              <w:t>/124</w:t>
            </w:r>
          </w:p>
        </w:tc>
      </w:tr>
      <w:tr w:rsidR="00C457B0" w:rsidTr="00C457B0">
        <w:trPr>
          <w:cantSplit/>
          <w:trHeight w:val="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C457B0"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24"/>
                <w:lang w:val="de-DE" w:eastAsia="ja-JP"/>
              </w:rPr>
            </w:pPr>
            <w:r>
              <w:rPr>
                <w:sz w:val="24"/>
                <w:lang w:val="de-DE"/>
              </w:rPr>
              <w:t>Finished</w:t>
            </w:r>
            <w:r>
              <w:rPr>
                <w:rFonts w:cs="Arial"/>
                <w:sz w:val="16"/>
                <w:szCs w:val="16"/>
                <w:lang w:val="de-DE" w:eastAsia="ja-JP"/>
              </w:rPr>
              <w:t>/123</w:t>
            </w:r>
          </w:p>
        </w:tc>
      </w:tr>
      <w:tr w:rsidR="00C457B0" w:rsidTr="00C457B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C457B0"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24"/>
                <w:lang w:val="de-DE" w:eastAsia="ja-JP"/>
              </w:rPr>
            </w:pPr>
            <w:r>
              <w:rPr>
                <w:sz w:val="24"/>
                <w:lang w:val="de-DE"/>
              </w:rPr>
              <w:t>Stop</w:t>
            </w:r>
            <w:r>
              <w:rPr>
                <w:rFonts w:cs="Arial"/>
                <w:sz w:val="16"/>
                <w:szCs w:val="16"/>
                <w:lang w:val="de-DE" w:eastAsia="ja-JP"/>
              </w:rPr>
              <w:t>/969</w:t>
            </w:r>
          </w:p>
        </w:tc>
      </w:tr>
      <w:tr w:rsidR="00C457B0" w:rsidTr="00C457B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C457B0"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24"/>
                <w:lang w:val="de-DE" w:eastAsia="ja-JP"/>
              </w:rPr>
            </w:pPr>
            <w:r>
              <w:rPr>
                <w:sz w:val="24"/>
                <w:lang w:val="de-DE"/>
              </w:rPr>
              <w:t>Drive Forward Slowly</w:t>
            </w:r>
            <w:r>
              <w:rPr>
                <w:rFonts w:cs="Arial"/>
                <w:sz w:val="16"/>
                <w:szCs w:val="16"/>
                <w:lang w:val="de-DE" w:eastAsia="ja-JP"/>
              </w:rPr>
              <w:t>/125</w:t>
            </w:r>
          </w:p>
        </w:tc>
      </w:tr>
      <w:tr w:rsidR="00C457B0" w:rsidTr="00C457B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C457B0"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24"/>
                <w:lang w:val="de-DE" w:eastAsia="ja-JP"/>
              </w:rPr>
            </w:pPr>
            <w:r>
              <w:rPr>
                <w:sz w:val="24"/>
                <w:lang w:val="de-DE"/>
              </w:rPr>
              <w:t>Drive Backward Slowly</w:t>
            </w:r>
            <w:r>
              <w:rPr>
                <w:rFonts w:cs="Arial"/>
                <w:sz w:val="16"/>
                <w:szCs w:val="16"/>
                <w:lang w:val="de-DE" w:eastAsia="ja-JP"/>
              </w:rPr>
              <w:t>/126</w:t>
            </w:r>
          </w:p>
        </w:tc>
      </w:tr>
      <w:tr w:rsidR="00C457B0" w:rsidTr="00C457B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C457B0"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24"/>
                <w:lang w:val="de-DE" w:eastAsia="ja-JP"/>
              </w:rPr>
            </w:pPr>
            <w:r>
              <w:rPr>
                <w:sz w:val="24"/>
                <w:lang w:val="de-DE"/>
              </w:rPr>
              <w:t>Cancelled</w:t>
            </w:r>
            <w:r>
              <w:rPr>
                <w:rFonts w:cs="Arial"/>
                <w:sz w:val="16"/>
                <w:szCs w:val="16"/>
                <w:lang w:val="de-DE" w:eastAsia="ja-JP"/>
              </w:rPr>
              <w:t>/127</w:t>
            </w:r>
          </w:p>
        </w:tc>
      </w:tr>
      <w:tr w:rsidR="00C457B0" w:rsidTr="00C457B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C457B0"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Pr="0032058D" w:rsidRDefault="00935523">
            <w:pPr>
              <w:jc w:val="center"/>
              <w:rPr>
                <w:sz w:val="24"/>
              </w:rPr>
            </w:pPr>
            <w:r w:rsidRPr="0032058D">
              <w:rPr>
                <w:sz w:val="24"/>
              </w:rPr>
              <w:t xml:space="preserve">Cancelled by Obstacle in </w:t>
            </w:r>
            <w:r w:rsidRPr="0032058D">
              <w:rPr>
                <w:sz w:val="24"/>
              </w:rPr>
              <w:t>Path</w:t>
            </w:r>
            <w:r w:rsidRPr="0032058D">
              <w:rPr>
                <w:rFonts w:cs="Arial"/>
                <w:sz w:val="16"/>
                <w:szCs w:val="16"/>
                <w:lang w:eastAsia="ja-JP"/>
              </w:rPr>
              <w:t>/465</w:t>
            </w:r>
          </w:p>
        </w:tc>
      </w:tr>
      <w:tr w:rsidR="00C457B0" w:rsidTr="00C457B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C457B0" w:rsidRPr="0032058D" w:rsidRDefault="00935523">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24"/>
                <w:lang w:val="de-DE" w:eastAsia="ja-JP"/>
              </w:rPr>
            </w:pPr>
            <w:r>
              <w:rPr>
                <w:sz w:val="24"/>
                <w:lang w:val="de-DE"/>
              </w:rPr>
              <w:t>Release Steering Wheel</w:t>
            </w:r>
            <w:r>
              <w:rPr>
                <w:rFonts w:cs="Arial"/>
                <w:sz w:val="16"/>
                <w:szCs w:val="16"/>
                <w:lang w:val="de-DE" w:eastAsia="ja-JP"/>
              </w:rPr>
              <w:t>/122</w:t>
            </w:r>
          </w:p>
        </w:tc>
      </w:tr>
      <w:tr w:rsidR="00C457B0" w:rsidTr="00C457B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C457B0"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0x7</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Pr="0032058D" w:rsidRDefault="00935523">
            <w:pPr>
              <w:jc w:val="center"/>
              <w:rPr>
                <w:rFonts w:cs="Arial"/>
                <w:sz w:val="24"/>
                <w:lang w:eastAsia="ja-JP"/>
              </w:rPr>
            </w:pPr>
            <w:r w:rsidRPr="0032058D">
              <w:rPr>
                <w:sz w:val="24"/>
              </w:rPr>
              <w:t>Active Park Assist System Fault</w:t>
            </w:r>
            <w:r w:rsidRPr="0032058D">
              <w:rPr>
                <w:rFonts w:cs="Arial"/>
                <w:sz w:val="16"/>
                <w:szCs w:val="16"/>
                <w:lang w:eastAsia="ja-JP"/>
              </w:rPr>
              <w:t>/128</w:t>
            </w:r>
          </w:p>
        </w:tc>
      </w:tr>
      <w:tr w:rsidR="00C457B0" w:rsidTr="00C457B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C457B0" w:rsidRPr="0032058D" w:rsidRDefault="00935523">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0x6</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24"/>
                <w:lang w:val="de-DE"/>
              </w:rPr>
            </w:pPr>
            <w:r>
              <w:rPr>
                <w:sz w:val="24"/>
                <w:lang w:val="de-DE"/>
              </w:rPr>
              <w:t>Finished</w:t>
            </w:r>
            <w:r>
              <w:rPr>
                <w:rFonts w:cs="Arial"/>
                <w:sz w:val="16"/>
                <w:szCs w:val="16"/>
                <w:lang w:val="de-DE" w:eastAsia="ja-JP"/>
              </w:rPr>
              <w:t>/129</w:t>
            </w:r>
          </w:p>
        </w:tc>
      </w:tr>
      <w:tr w:rsidR="00C457B0" w:rsidTr="00C457B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C457B0"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0x5</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Pr="0032058D" w:rsidRDefault="00935523">
            <w:pPr>
              <w:jc w:val="center"/>
              <w:rPr>
                <w:sz w:val="24"/>
              </w:rPr>
            </w:pPr>
            <w:r w:rsidRPr="0032058D">
              <w:rPr>
                <w:sz w:val="24"/>
              </w:rPr>
              <w:t>Shift to 1 (Manual)</w:t>
            </w:r>
          </w:p>
          <w:p w:rsidR="00C457B0" w:rsidRPr="0032058D" w:rsidRDefault="00935523">
            <w:pPr>
              <w:jc w:val="center"/>
              <w:rPr>
                <w:sz w:val="24"/>
              </w:rPr>
            </w:pPr>
            <w:r w:rsidRPr="0032058D">
              <w:rPr>
                <w:sz w:val="24"/>
              </w:rPr>
              <w:t>Shift to D (Auto)</w:t>
            </w:r>
            <w:r w:rsidRPr="0032058D">
              <w:rPr>
                <w:rFonts w:cs="Arial"/>
                <w:sz w:val="16"/>
                <w:szCs w:val="16"/>
                <w:lang w:eastAsia="ja-JP"/>
              </w:rPr>
              <w:t>/130</w:t>
            </w:r>
          </w:p>
        </w:tc>
      </w:tr>
      <w:tr w:rsidR="00C457B0" w:rsidTr="00C457B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C457B0" w:rsidRPr="0032058D" w:rsidRDefault="00935523">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0x5</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24"/>
                <w:lang w:val="de-DE" w:eastAsia="ja-JP"/>
              </w:rPr>
            </w:pPr>
            <w:r>
              <w:rPr>
                <w:sz w:val="24"/>
                <w:lang w:val="de-DE"/>
              </w:rPr>
              <w:t>Active Park Not Available</w:t>
            </w:r>
            <w:r>
              <w:rPr>
                <w:rFonts w:cs="Arial"/>
                <w:sz w:val="16"/>
                <w:szCs w:val="16"/>
                <w:lang w:val="de-DE" w:eastAsia="ja-JP"/>
              </w:rPr>
              <w:t>/222</w:t>
            </w:r>
          </w:p>
        </w:tc>
      </w:tr>
      <w:tr w:rsidR="00C457B0" w:rsidTr="00C457B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C457B0"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sz w:val="24"/>
                <w:lang w:val="de-DE"/>
              </w:rPr>
            </w:pPr>
            <w:r>
              <w:rPr>
                <w:sz w:val="24"/>
                <w:lang w:val="de-DE"/>
              </w:rPr>
              <w:t>Slow Down</w:t>
            </w:r>
            <w:r>
              <w:rPr>
                <w:rFonts w:cs="Arial"/>
                <w:sz w:val="16"/>
                <w:szCs w:val="16"/>
                <w:lang w:val="de-DE" w:eastAsia="ja-JP"/>
              </w:rPr>
              <w:t>/131</w:t>
            </w:r>
          </w:p>
        </w:tc>
      </w:tr>
      <w:tr w:rsidR="00C457B0" w:rsidTr="00C457B0">
        <w:trPr>
          <w:cantSplit/>
          <w:trHeight w:val="19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C457B0" w:rsidRDefault="00935523">
            <w:pPr>
              <w:rPr>
                <w:rFonts w:cs="Arial"/>
                <w:lang w:val="de-DE" w:eastAsia="ja-JP"/>
              </w:rPr>
            </w:pPr>
          </w:p>
        </w:tc>
        <w:tc>
          <w:tcPr>
            <w:tcW w:w="0" w:type="auto"/>
            <w:gridSpan w:val="13"/>
            <w:tcBorders>
              <w:top w:val="single" w:sz="4" w:space="0" w:color="auto"/>
              <w:left w:val="single" w:sz="4" w:space="0" w:color="auto"/>
              <w:bottom w:val="single" w:sz="4" w:space="0" w:color="auto"/>
              <w:right w:val="single" w:sz="4" w:space="0" w:color="auto"/>
            </w:tcBorders>
            <w:vAlign w:val="center"/>
            <w:hideMark/>
          </w:tcPr>
          <w:p w:rsidR="00C457B0" w:rsidRDefault="00935523">
            <w:pPr>
              <w:jc w:val="center"/>
              <w:rPr>
                <w:rFonts w:cs="Arial"/>
                <w:sz w:val="16"/>
                <w:szCs w:val="16"/>
                <w:lang w:val="de-DE" w:eastAsia="ja-JP"/>
              </w:rPr>
            </w:pPr>
            <w:r>
              <w:rPr>
                <w:sz w:val="16"/>
                <w:szCs w:val="16"/>
                <w:lang w:val="de-DE"/>
              </w:rPr>
              <w:t>All Other Cases</w:t>
            </w:r>
          </w:p>
        </w:tc>
        <w:tc>
          <w:tcPr>
            <w:tcW w:w="0" w:type="auto"/>
            <w:tcBorders>
              <w:top w:val="single" w:sz="4" w:space="0" w:color="auto"/>
              <w:left w:val="single" w:sz="4" w:space="0" w:color="auto"/>
              <w:bottom w:val="single" w:sz="4" w:space="0" w:color="auto"/>
              <w:right w:val="single" w:sz="4" w:space="0" w:color="auto"/>
            </w:tcBorders>
            <w:vAlign w:val="center"/>
            <w:hideMark/>
          </w:tcPr>
          <w:p w:rsidR="00C457B0" w:rsidRPr="0032058D" w:rsidRDefault="00935523">
            <w:pPr>
              <w:jc w:val="center"/>
              <w:rPr>
                <w:rFonts w:cs="Arial"/>
                <w:sz w:val="24"/>
                <w:lang w:eastAsia="ja-JP"/>
              </w:rPr>
            </w:pPr>
            <w:r w:rsidRPr="0032058D">
              <w:rPr>
                <w:sz w:val="24"/>
              </w:rPr>
              <w:t>Blank (Do not show Text3)</w:t>
            </w:r>
          </w:p>
        </w:tc>
      </w:tr>
    </w:tbl>
    <w:p w:rsidR="007331D1" w:rsidRDefault="00935523" w:rsidP="007331D1">
      <w:r>
        <w:t>4” supports semi-assisted park (SAP) only, configuration Parking Assistance_Cfg is not required.</w:t>
      </w:r>
    </w:p>
    <w:p w:rsidR="00627E8D" w:rsidRPr="004E38D8" w:rsidRDefault="00935523" w:rsidP="004E38D8"/>
    <w:p w:rsidR="00CC6E4C" w:rsidRPr="00CC6E4C" w:rsidRDefault="00CC6E4C" w:rsidP="00CC6E4C">
      <w:pPr>
        <w:pStyle w:val="Heading4"/>
        <w:rPr>
          <w:b w:val="0"/>
          <w:u w:val="single"/>
        </w:rPr>
      </w:pPr>
      <w:r w:rsidRPr="00CC6E4C">
        <w:rPr>
          <w:b w:val="0"/>
          <w:u w:val="single"/>
        </w:rPr>
        <w:t>CAMERA-FUR-REQ-161358/M-Reverse Video Camera with Active Park Assist (APA) and Park Distance Control (PDC) - Positional Text4</w:t>
      </w:r>
    </w:p>
    <w:p w:rsidR="00321838" w:rsidRDefault="00935523" w:rsidP="00321838">
      <w:pPr>
        <w:jc w:val="center"/>
        <w:rPr>
          <w:b/>
        </w:rPr>
      </w:pPr>
      <w:r>
        <w:rPr>
          <w:b/>
        </w:rPr>
        <w:t>8” (or equivalent) displays (CGEAx only)</w:t>
      </w:r>
    </w:p>
    <w:tbl>
      <w:tblPr>
        <w:tblW w:w="0" w:type="dxa"/>
        <w:jc w:val="center"/>
        <w:tblLayout w:type="fixed"/>
        <w:tblLook w:val="04A0" w:firstRow="1" w:lastRow="0" w:firstColumn="1" w:lastColumn="0" w:noHBand="0" w:noVBand="1"/>
      </w:tblPr>
      <w:tblGrid>
        <w:gridCol w:w="648"/>
        <w:gridCol w:w="475"/>
        <w:gridCol w:w="475"/>
        <w:gridCol w:w="517"/>
        <w:gridCol w:w="270"/>
        <w:gridCol w:w="540"/>
        <w:gridCol w:w="270"/>
        <w:gridCol w:w="270"/>
        <w:gridCol w:w="270"/>
        <w:gridCol w:w="563"/>
        <w:gridCol w:w="563"/>
        <w:gridCol w:w="563"/>
        <w:gridCol w:w="474"/>
        <w:gridCol w:w="563"/>
        <w:gridCol w:w="411"/>
        <w:gridCol w:w="580"/>
        <w:gridCol w:w="519"/>
        <w:gridCol w:w="2814"/>
      </w:tblGrid>
      <w:tr w:rsidR="00321838" w:rsidTr="00321838">
        <w:trPr>
          <w:cantSplit/>
          <w:trHeight w:val="2156"/>
          <w:tblHeader/>
          <w:jc w:val="center"/>
        </w:trPr>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321838" w:rsidRDefault="00935523">
            <w:pPr>
              <w:spacing w:line="276" w:lineRule="auto"/>
              <w:jc w:val="center"/>
              <w:rPr>
                <w:rFonts w:cs="Arial"/>
                <w:sz w:val="16"/>
                <w:szCs w:val="16"/>
                <w:lang w:val="de-DE" w:eastAsia="ja-JP"/>
              </w:rPr>
            </w:pPr>
            <w:r>
              <w:rPr>
                <w:sz w:val="16"/>
                <w:szCs w:val="16"/>
                <w:lang w:val="de-DE"/>
              </w:rPr>
              <w:lastRenderedPageBreak/>
              <w:t>Operational Mode</w:t>
            </w:r>
          </w:p>
        </w:tc>
        <w:tc>
          <w:tcPr>
            <w:tcW w:w="4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321838" w:rsidRDefault="00935523">
            <w:pPr>
              <w:spacing w:line="276" w:lineRule="auto"/>
              <w:jc w:val="center"/>
              <w:rPr>
                <w:sz w:val="16"/>
                <w:szCs w:val="16"/>
                <w:lang w:val="de-DE"/>
              </w:rPr>
            </w:pPr>
            <w:r>
              <w:rPr>
                <w:sz w:val="16"/>
                <w:szCs w:val="16"/>
                <w:lang w:val="de-DE"/>
              </w:rPr>
              <w:t>Parking Assi</w:t>
            </w:r>
            <w:r>
              <w:rPr>
                <w:sz w:val="16"/>
                <w:szCs w:val="16"/>
                <w:lang w:val="de-DE"/>
              </w:rPr>
              <w:t>stance (Cfg)</w:t>
            </w:r>
          </w:p>
        </w:tc>
        <w:tc>
          <w:tcPr>
            <w:tcW w:w="4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321838" w:rsidRDefault="00935523">
            <w:pPr>
              <w:spacing w:line="276" w:lineRule="auto"/>
              <w:jc w:val="center"/>
              <w:rPr>
                <w:rFonts w:cs="Arial"/>
                <w:sz w:val="16"/>
                <w:szCs w:val="16"/>
                <w:lang w:val="de-DE" w:eastAsia="ja-JP"/>
              </w:rPr>
            </w:pPr>
            <w:r>
              <w:rPr>
                <w:sz w:val="16"/>
                <w:szCs w:val="16"/>
                <w:lang w:val="de-DE"/>
              </w:rPr>
              <w:t>[ApaSys_D_Stat]</w:t>
            </w:r>
          </w:p>
        </w:tc>
        <w:tc>
          <w:tcPr>
            <w:tcW w:w="5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321838" w:rsidRDefault="00935523">
            <w:pPr>
              <w:spacing w:line="276" w:lineRule="auto"/>
              <w:jc w:val="center"/>
              <w:rPr>
                <w:rFonts w:cs="Arial"/>
                <w:sz w:val="16"/>
                <w:szCs w:val="16"/>
                <w:lang w:val="de-DE" w:eastAsia="ja-JP"/>
              </w:rPr>
            </w:pPr>
            <w:r>
              <w:rPr>
                <w:sz w:val="16"/>
                <w:szCs w:val="16"/>
                <w:lang w:val="de-DE"/>
              </w:rPr>
              <w:t>[ApaSteScanMde_D_Stat]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321838" w:rsidRDefault="00935523">
            <w:pPr>
              <w:spacing w:line="276" w:lineRule="auto"/>
              <w:jc w:val="center"/>
              <w:rPr>
                <w:rFonts w:cs="Arial"/>
                <w:sz w:val="16"/>
                <w:szCs w:val="16"/>
                <w:lang w:val="de-DE" w:eastAsia="ja-JP"/>
              </w:rPr>
            </w:pPr>
            <w:r>
              <w:rPr>
                <w:sz w:val="16"/>
                <w:szCs w:val="16"/>
                <w:lang w:val="de-DE"/>
              </w:rPr>
              <w:t>[ApaActvSide2_D_Stat]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321838" w:rsidRDefault="00935523">
            <w:pPr>
              <w:spacing w:line="276" w:lineRule="auto"/>
              <w:jc w:val="center"/>
              <w:rPr>
                <w:rFonts w:cs="Arial"/>
                <w:sz w:val="16"/>
                <w:szCs w:val="16"/>
                <w:lang w:val="de-DE" w:eastAsia="ja-JP"/>
              </w:rPr>
            </w:pPr>
            <w:r>
              <w:rPr>
                <w:sz w:val="16"/>
                <w:szCs w:val="16"/>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321838" w:rsidRDefault="00935523">
            <w:pPr>
              <w:spacing w:line="276" w:lineRule="auto"/>
              <w:jc w:val="center"/>
              <w:rPr>
                <w:rFonts w:cs="Arial"/>
                <w:sz w:val="16"/>
                <w:szCs w:val="16"/>
                <w:lang w:val="de-DE" w:eastAsia="ja-JP"/>
              </w:rPr>
            </w:pPr>
            <w:r>
              <w:rPr>
                <w:sz w:val="16"/>
                <w:szCs w:val="16"/>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321838" w:rsidRDefault="00935523">
            <w:pPr>
              <w:spacing w:line="276" w:lineRule="auto"/>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321838" w:rsidRDefault="00935523">
            <w:pPr>
              <w:spacing w:line="276" w:lineRule="auto"/>
              <w:jc w:val="center"/>
              <w:rPr>
                <w:rFonts w:cs="Arial"/>
                <w:sz w:val="16"/>
                <w:szCs w:val="16"/>
                <w:lang w:val="de-DE" w:eastAsia="ja-JP"/>
              </w:rPr>
            </w:pPr>
            <w:r>
              <w:rPr>
                <w:sz w:val="16"/>
                <w:szCs w:val="16"/>
                <w:lang w:val="de-DE"/>
              </w:rPr>
              <w:t>[ApaSelPoa_D_Stat]</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321838" w:rsidRDefault="00935523">
            <w:pPr>
              <w:spacing w:line="276" w:lineRule="auto"/>
              <w:jc w:val="center"/>
              <w:rPr>
                <w:rFonts w:cs="Arial"/>
                <w:sz w:val="16"/>
                <w:szCs w:val="16"/>
                <w:lang w:val="de-DE" w:eastAsia="ja-JP"/>
              </w:rPr>
            </w:pPr>
            <w:r>
              <w:rPr>
                <w:sz w:val="16"/>
                <w:szCs w:val="16"/>
                <w:lang w:val="de-DE"/>
              </w:rPr>
              <w:t>[ApaScan_D_Stat]</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321838" w:rsidRDefault="00935523">
            <w:pPr>
              <w:spacing w:line="276" w:lineRule="auto"/>
              <w:jc w:val="center"/>
              <w:rPr>
                <w:rFonts w:cs="Arial"/>
                <w:sz w:val="16"/>
                <w:szCs w:val="16"/>
                <w:lang w:val="de-DE" w:eastAsia="ja-JP"/>
              </w:rPr>
            </w:pPr>
            <w:r>
              <w:rPr>
                <w:sz w:val="16"/>
                <w:szCs w:val="16"/>
                <w:lang w:val="de-DE"/>
              </w:rPr>
              <w:t>[ApaLongCtl_D_RqDrv]</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321838" w:rsidRDefault="00935523">
            <w:pPr>
              <w:spacing w:line="276" w:lineRule="auto"/>
              <w:jc w:val="center"/>
              <w:rPr>
                <w:rFonts w:cs="Arial"/>
                <w:sz w:val="16"/>
                <w:szCs w:val="16"/>
                <w:lang w:val="de-DE" w:eastAsia="ja-JP"/>
              </w:rPr>
            </w:pPr>
            <w:r>
              <w:rPr>
                <w:sz w:val="16"/>
                <w:szCs w:val="16"/>
                <w:lang w:val="de-DE"/>
              </w:rPr>
              <w:t>[ApaGearShif_D_RqDrv]</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321838" w:rsidRDefault="00935523">
            <w:pPr>
              <w:spacing w:line="276" w:lineRule="auto"/>
              <w:jc w:val="center"/>
              <w:rPr>
                <w:rFonts w:cs="Arial"/>
                <w:sz w:val="16"/>
                <w:szCs w:val="16"/>
                <w:lang w:val="de-DE" w:eastAsia="ja-JP"/>
              </w:rPr>
            </w:pPr>
            <w:r>
              <w:rPr>
                <w:sz w:val="16"/>
                <w:szCs w:val="16"/>
                <w:lang w:val="de-DE"/>
              </w:rPr>
              <w:t>[ApaSteWhl_D_RqDrv]</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321838" w:rsidRDefault="00935523">
            <w:pPr>
              <w:spacing w:line="276" w:lineRule="auto"/>
              <w:jc w:val="center"/>
              <w:rPr>
                <w:rFonts w:cs="Arial"/>
                <w:sz w:val="16"/>
                <w:szCs w:val="16"/>
                <w:lang w:val="de-DE" w:eastAsia="ja-JP"/>
              </w:rPr>
            </w:pPr>
            <w:r>
              <w:rPr>
                <w:sz w:val="16"/>
                <w:szCs w:val="16"/>
                <w:lang w:val="de-DE"/>
              </w:rPr>
              <w:t>[ApaAcsy_D_RqDrv]</w:t>
            </w:r>
          </w:p>
        </w:tc>
        <w:tc>
          <w:tcPr>
            <w:tcW w:w="4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321838" w:rsidRDefault="00935523">
            <w:pPr>
              <w:spacing w:line="276" w:lineRule="auto"/>
              <w:jc w:val="center"/>
              <w:rPr>
                <w:sz w:val="16"/>
                <w:szCs w:val="16"/>
                <w:lang w:val="de-DE"/>
              </w:rPr>
            </w:pPr>
            <w:r>
              <w:rPr>
                <w:sz w:val="16"/>
                <w:szCs w:val="16"/>
                <w:lang w:val="de-DE"/>
              </w:rPr>
              <w:t>[</w:t>
            </w:r>
            <w:r>
              <w:rPr>
                <w:sz w:val="16"/>
                <w:szCs w:val="16"/>
                <w:lang w:val="de-DE"/>
              </w:rPr>
              <w:t>ApaTrgtDist_D_Stat]</w:t>
            </w:r>
            <w:r>
              <w:rPr>
                <w:rFonts w:cs="Arial"/>
                <w:vertAlign w:val="superscript"/>
                <w:lang w:val="de-DE"/>
              </w:rPr>
              <w:t xml:space="preserve"> †</w:t>
            </w:r>
          </w:p>
        </w:tc>
        <w:tc>
          <w:tcPr>
            <w:tcW w:w="58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321838" w:rsidRDefault="00935523">
            <w:pPr>
              <w:spacing w:line="276" w:lineRule="auto"/>
              <w:jc w:val="center"/>
              <w:rPr>
                <w:sz w:val="16"/>
                <w:szCs w:val="16"/>
                <w:lang w:val="de-DE"/>
              </w:rPr>
            </w:pPr>
            <w:r>
              <w:rPr>
                <w:sz w:val="16"/>
                <w:szCs w:val="16"/>
                <w:lang w:val="de-DE"/>
              </w:rPr>
              <w:t>[ApaMsgTxt_D_Rq]</w:t>
            </w:r>
            <w:r>
              <w:rPr>
                <w:rFonts w:cs="Arial"/>
                <w:vertAlign w:val="superscript"/>
                <w:lang w:val="de-DE"/>
              </w:rPr>
              <w:t xml:space="preserve"> ‡</w:t>
            </w:r>
          </w:p>
        </w:tc>
        <w:tc>
          <w:tcPr>
            <w:tcW w:w="519"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321838" w:rsidRDefault="00935523">
            <w:pPr>
              <w:spacing w:line="276" w:lineRule="auto"/>
              <w:jc w:val="center"/>
              <w:rPr>
                <w:rFonts w:cs="Arial"/>
                <w:sz w:val="16"/>
                <w:szCs w:val="16"/>
                <w:lang w:val="de-DE" w:eastAsia="ja-JP"/>
              </w:rPr>
            </w:pPr>
            <w:r>
              <w:rPr>
                <w:sz w:val="16"/>
                <w:szCs w:val="16"/>
                <w:lang w:val="de-DE"/>
              </w:rPr>
              <w:t>[PrkAidMsgTxt_D_Rq]</w:t>
            </w:r>
          </w:p>
        </w:tc>
        <w:tc>
          <w:tcPr>
            <w:tcW w:w="281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21838" w:rsidRDefault="00935523">
            <w:pPr>
              <w:spacing w:line="276" w:lineRule="auto"/>
              <w:jc w:val="center"/>
              <w:rPr>
                <w:rFonts w:cs="Arial"/>
                <w:sz w:val="16"/>
                <w:szCs w:val="16"/>
                <w:lang w:val="de-DE" w:eastAsia="ja-JP"/>
              </w:rPr>
            </w:pPr>
            <w:r>
              <w:rPr>
                <w:sz w:val="16"/>
                <w:szCs w:val="16"/>
                <w:lang w:val="de-DE"/>
              </w:rPr>
              <w:t>Display HMI</w:t>
            </w:r>
            <w:r>
              <w:rPr>
                <w:sz w:val="16"/>
                <w:szCs w:val="16"/>
                <w:vertAlign w:val="subscript"/>
                <w:lang w:val="de-DE"/>
              </w:rPr>
              <w:t>/REF#</w:t>
            </w:r>
          </w:p>
        </w:tc>
      </w:tr>
      <w:tr w:rsidR="00321838" w:rsidTr="00321838">
        <w:trPr>
          <w:cantSplit/>
          <w:jc w:val="center"/>
        </w:trPr>
        <w:tc>
          <w:tcPr>
            <w:tcW w:w="648"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321838" w:rsidRPr="00321838" w:rsidRDefault="00935523">
            <w:pPr>
              <w:spacing w:line="276" w:lineRule="auto"/>
              <w:jc w:val="center"/>
              <w:rPr>
                <w:rFonts w:cs="Arial"/>
                <w:sz w:val="16"/>
                <w:szCs w:val="16"/>
                <w:lang w:eastAsia="ja-JP"/>
              </w:rPr>
            </w:pPr>
            <w:r w:rsidRPr="00321838">
              <w:rPr>
                <w:sz w:val="16"/>
                <w:szCs w:val="16"/>
              </w:rPr>
              <w:t>Run</w:t>
            </w:r>
          </w:p>
          <w:p w:rsidR="00321838" w:rsidRPr="00321838" w:rsidRDefault="00935523">
            <w:pPr>
              <w:spacing w:line="276" w:lineRule="auto"/>
              <w:jc w:val="center"/>
              <w:rPr>
                <w:rFonts w:cs="Arial"/>
                <w:sz w:val="16"/>
                <w:szCs w:val="16"/>
                <w:lang w:eastAsia="ja-JP"/>
              </w:rPr>
            </w:pPr>
            <w:r w:rsidRPr="00321838">
              <w:rPr>
                <w:sz w:val="16"/>
                <w:szCs w:val="16"/>
              </w:rPr>
              <w:t>(as per Operational Modes and Voltage Range Definition)</w:t>
            </w: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2"/>
                <w:szCs w:val="16"/>
                <w:lang w:val="de-DE"/>
              </w:rPr>
            </w:pPr>
            <w:r>
              <w:rPr>
                <w:sz w:val="12"/>
                <w:szCs w:val="16"/>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0x2</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411"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19"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Release Steering</w:t>
            </w:r>
            <w:r>
              <w:rPr>
                <w:rFonts w:cs="Arial"/>
                <w:sz w:val="16"/>
                <w:szCs w:val="16"/>
                <w:vertAlign w:val="subscript"/>
                <w:lang w:val="de-DE" w:eastAsia="ja-JP"/>
              </w:rPr>
              <w:t>/133</w:t>
            </w:r>
          </w:p>
        </w:tc>
      </w:tr>
      <w:tr w:rsidR="00321838" w:rsidTr="00321838">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0x1</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0x3</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411"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19"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 xml:space="preserve">Take </w:t>
            </w:r>
            <w:r>
              <w:rPr>
                <w:sz w:val="16"/>
                <w:szCs w:val="16"/>
                <w:lang w:val="de-DE"/>
              </w:rPr>
              <w:t>Control</w:t>
            </w:r>
            <w:r>
              <w:rPr>
                <w:rFonts w:cs="Arial"/>
                <w:sz w:val="16"/>
                <w:szCs w:val="16"/>
                <w:vertAlign w:val="subscript"/>
                <w:lang w:val="de-DE" w:eastAsia="ja-JP"/>
              </w:rPr>
              <w:t>/141</w:t>
            </w:r>
          </w:p>
        </w:tc>
      </w:tr>
      <w:tr w:rsidR="00321838" w:rsidTr="00321838">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2"/>
                <w:szCs w:val="16"/>
                <w:lang w:val="de-DE"/>
              </w:rPr>
            </w:pPr>
            <w:r>
              <w:rPr>
                <w:sz w:val="12"/>
                <w:szCs w:val="16"/>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0x4</w:t>
            </w:r>
          </w:p>
        </w:tc>
        <w:tc>
          <w:tcPr>
            <w:tcW w:w="517"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0x3</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411"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19"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Take Control</w:t>
            </w:r>
            <w:r>
              <w:rPr>
                <w:rFonts w:cs="Arial"/>
                <w:sz w:val="16"/>
                <w:szCs w:val="16"/>
                <w:vertAlign w:val="subscript"/>
                <w:lang w:val="de-DE" w:eastAsia="ja-JP"/>
              </w:rPr>
              <w:t>/522</w:t>
            </w:r>
          </w:p>
        </w:tc>
      </w:tr>
      <w:tr w:rsidR="00321838" w:rsidTr="00321838">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2"/>
                <w:szCs w:val="16"/>
                <w:lang w:val="de-DE"/>
              </w:rPr>
            </w:pPr>
            <w:r>
              <w:rPr>
                <w:sz w:val="12"/>
                <w:szCs w:val="16"/>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0x6</w:t>
            </w:r>
          </w:p>
        </w:tc>
        <w:tc>
          <w:tcPr>
            <w:tcW w:w="517"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0x3</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411"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19"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Take Control</w:t>
            </w:r>
            <w:r>
              <w:rPr>
                <w:rFonts w:cs="Arial"/>
                <w:sz w:val="16"/>
                <w:szCs w:val="16"/>
                <w:vertAlign w:val="subscript"/>
                <w:lang w:val="de-DE" w:eastAsia="ja-JP"/>
              </w:rPr>
              <w:t>/473</w:t>
            </w:r>
          </w:p>
        </w:tc>
      </w:tr>
      <w:tr w:rsidR="00321838" w:rsidTr="00321838">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2"/>
                <w:szCs w:val="16"/>
                <w:lang w:val="de-DE"/>
              </w:rPr>
            </w:pPr>
            <w:r>
              <w:rPr>
                <w:sz w:val="12"/>
                <w:szCs w:val="16"/>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0x2</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p>
        </w:tc>
        <w:tc>
          <w:tcPr>
            <w:tcW w:w="411"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19"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321838" w:rsidRPr="00321838" w:rsidRDefault="00935523">
            <w:pPr>
              <w:spacing w:line="276" w:lineRule="auto"/>
              <w:jc w:val="center"/>
              <w:rPr>
                <w:sz w:val="16"/>
                <w:szCs w:val="16"/>
              </w:rPr>
            </w:pPr>
            <w:r w:rsidRPr="00321838">
              <w:rPr>
                <w:sz w:val="16"/>
                <w:szCs w:val="16"/>
              </w:rPr>
              <w:t>Shift to 1 (Manual)</w:t>
            </w:r>
          </w:p>
          <w:p w:rsidR="00321838" w:rsidRPr="00321838" w:rsidRDefault="00935523">
            <w:pPr>
              <w:spacing w:line="276" w:lineRule="auto"/>
              <w:jc w:val="center"/>
              <w:rPr>
                <w:sz w:val="16"/>
                <w:szCs w:val="16"/>
              </w:rPr>
            </w:pPr>
            <w:r w:rsidRPr="00321838">
              <w:rPr>
                <w:sz w:val="16"/>
                <w:szCs w:val="16"/>
              </w:rPr>
              <w:t>Shift to D (Auto)</w:t>
            </w:r>
            <w:r w:rsidRPr="00321838">
              <w:rPr>
                <w:rFonts w:cs="Arial"/>
                <w:sz w:val="16"/>
                <w:szCs w:val="16"/>
                <w:vertAlign w:val="subscript"/>
                <w:lang w:eastAsia="ja-JP"/>
              </w:rPr>
              <w:t>/135</w:t>
            </w:r>
          </w:p>
        </w:tc>
      </w:tr>
      <w:tr w:rsidR="00321838" w:rsidTr="00321838">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321838" w:rsidRPr="00321838" w:rsidRDefault="00935523">
            <w:pPr>
              <w:spacing w:line="276" w:lineRule="auto"/>
              <w:rPr>
                <w:rFonts w:cs="Arial"/>
                <w:sz w:val="16"/>
                <w:szCs w:val="16"/>
                <w:lang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2"/>
                <w:szCs w:val="16"/>
                <w:lang w:val="de-DE"/>
              </w:rPr>
            </w:pPr>
            <w:r>
              <w:rPr>
                <w:sz w:val="12"/>
                <w:szCs w:val="16"/>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0x2</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p>
        </w:tc>
        <w:tc>
          <w:tcPr>
            <w:tcW w:w="411"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19"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Shift to Reverse</w:t>
            </w:r>
            <w:r>
              <w:rPr>
                <w:rFonts w:cs="Arial"/>
                <w:sz w:val="16"/>
                <w:szCs w:val="16"/>
                <w:vertAlign w:val="subscript"/>
                <w:lang w:val="de-DE" w:eastAsia="ja-JP"/>
              </w:rPr>
              <w:t>/136</w:t>
            </w:r>
          </w:p>
        </w:tc>
      </w:tr>
      <w:tr w:rsidR="00321838" w:rsidTr="00321838">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2"/>
                <w:szCs w:val="16"/>
                <w:lang w:val="de-DE"/>
              </w:rPr>
            </w:pPr>
            <w:r>
              <w:rPr>
                <w:sz w:val="12"/>
                <w:szCs w:val="16"/>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0x3</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411"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19"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Shift to Neutral</w:t>
            </w:r>
            <w:r>
              <w:rPr>
                <w:rFonts w:cs="Arial"/>
                <w:sz w:val="16"/>
                <w:szCs w:val="16"/>
                <w:vertAlign w:val="subscript"/>
                <w:lang w:val="de-DE" w:eastAsia="ja-JP"/>
              </w:rPr>
              <w:t>/474</w:t>
            </w:r>
          </w:p>
        </w:tc>
      </w:tr>
      <w:tr w:rsidR="00321838" w:rsidTr="00321838">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2"/>
                <w:szCs w:val="16"/>
                <w:lang w:val="de-DE"/>
              </w:rPr>
            </w:pPr>
            <w:r>
              <w:rPr>
                <w:sz w:val="12"/>
                <w:szCs w:val="16"/>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0x2</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0x4</w:t>
            </w:r>
          </w:p>
        </w:tc>
        <w:tc>
          <w:tcPr>
            <w:tcW w:w="411"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19"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Object in Path</w:t>
            </w:r>
            <w:r>
              <w:rPr>
                <w:rFonts w:cs="Arial"/>
                <w:sz w:val="16"/>
                <w:szCs w:val="16"/>
                <w:vertAlign w:val="subscript"/>
                <w:lang w:val="de-DE" w:eastAsia="ja-JP"/>
              </w:rPr>
              <w:t>/137</w:t>
            </w:r>
          </w:p>
        </w:tc>
      </w:tr>
      <w:tr w:rsidR="00321838" w:rsidTr="00321838">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2"/>
                <w:szCs w:val="16"/>
                <w:lang w:val="de-DE"/>
              </w:rPr>
            </w:pPr>
            <w:r>
              <w:rPr>
                <w:sz w:val="12"/>
                <w:szCs w:val="16"/>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0x3</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411"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19"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Prepare to Stop</w:t>
            </w:r>
            <w:r>
              <w:rPr>
                <w:rFonts w:cs="Arial"/>
                <w:sz w:val="16"/>
                <w:szCs w:val="16"/>
                <w:vertAlign w:val="subscript"/>
                <w:lang w:val="de-DE" w:eastAsia="ja-JP"/>
              </w:rPr>
              <w:t>/138</w:t>
            </w:r>
          </w:p>
        </w:tc>
      </w:tr>
      <w:tr w:rsidR="00321838" w:rsidTr="00321838">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2"/>
                <w:szCs w:val="16"/>
                <w:lang w:val="de-DE"/>
              </w:rPr>
            </w:pPr>
            <w:r>
              <w:rPr>
                <w:sz w:val="12"/>
                <w:szCs w:val="16"/>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0x4</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411"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19"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Prepare to Stop</w:t>
            </w:r>
            <w:r>
              <w:rPr>
                <w:rFonts w:cs="Arial"/>
                <w:sz w:val="16"/>
                <w:szCs w:val="16"/>
                <w:vertAlign w:val="subscript"/>
                <w:lang w:val="de-DE" w:eastAsia="ja-JP"/>
              </w:rPr>
              <w:t>/139</w:t>
            </w:r>
          </w:p>
        </w:tc>
      </w:tr>
      <w:tr w:rsidR="00321838" w:rsidTr="00321838">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2"/>
                <w:szCs w:val="16"/>
                <w:lang w:val="de-DE"/>
              </w:rPr>
            </w:pPr>
            <w:r>
              <w:rPr>
                <w:sz w:val="12"/>
                <w:szCs w:val="16"/>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0x3</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0x4</w:t>
            </w:r>
          </w:p>
        </w:tc>
        <w:tc>
          <w:tcPr>
            <w:tcW w:w="411"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p>
        </w:tc>
        <w:tc>
          <w:tcPr>
            <w:tcW w:w="519"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Check Surroundings</w:t>
            </w:r>
            <w:r>
              <w:rPr>
                <w:rFonts w:cs="Arial"/>
                <w:sz w:val="16"/>
                <w:szCs w:val="16"/>
                <w:vertAlign w:val="subscript"/>
                <w:lang w:val="de-DE" w:eastAsia="ja-JP"/>
              </w:rPr>
              <w:t>/475</w:t>
            </w:r>
          </w:p>
        </w:tc>
      </w:tr>
      <w:tr w:rsidR="00321838" w:rsidTr="00321838">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2"/>
                <w:szCs w:val="16"/>
                <w:lang w:val="de-DE"/>
              </w:rPr>
            </w:pPr>
            <w:r>
              <w:rPr>
                <w:sz w:val="12"/>
                <w:szCs w:val="16"/>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0x4</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0x4</w:t>
            </w:r>
          </w:p>
        </w:tc>
        <w:tc>
          <w:tcPr>
            <w:tcW w:w="411"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p>
        </w:tc>
        <w:tc>
          <w:tcPr>
            <w:tcW w:w="519"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Check Surroundings</w:t>
            </w:r>
            <w:r>
              <w:rPr>
                <w:rFonts w:cs="Arial"/>
                <w:sz w:val="16"/>
                <w:szCs w:val="16"/>
                <w:vertAlign w:val="subscript"/>
                <w:lang w:val="de-DE" w:eastAsia="ja-JP"/>
              </w:rPr>
              <w:t>/558</w:t>
            </w:r>
          </w:p>
        </w:tc>
      </w:tr>
      <w:tr w:rsidR="00321838" w:rsidTr="00321838">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2"/>
                <w:szCs w:val="16"/>
                <w:lang w:val="de-DE"/>
              </w:rPr>
            </w:pPr>
            <w:r>
              <w:rPr>
                <w:sz w:val="12"/>
                <w:szCs w:val="16"/>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0x4</w:t>
            </w:r>
          </w:p>
        </w:tc>
        <w:tc>
          <w:tcPr>
            <w:tcW w:w="517"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0x2</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0x3</w:t>
            </w:r>
          </w:p>
        </w:tc>
        <w:tc>
          <w:tcPr>
            <w:tcW w:w="411"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19"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Press Button To Resume</w:t>
            </w:r>
            <w:r>
              <w:rPr>
                <w:rFonts w:cs="Arial"/>
                <w:sz w:val="16"/>
                <w:szCs w:val="16"/>
                <w:vertAlign w:val="subscript"/>
                <w:lang w:val="de-DE" w:eastAsia="ja-JP"/>
              </w:rPr>
              <w:t>/134</w:t>
            </w:r>
          </w:p>
        </w:tc>
      </w:tr>
      <w:tr w:rsidR="00321838" w:rsidTr="00321838">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2"/>
                <w:szCs w:val="16"/>
                <w:lang w:val="de-DE"/>
              </w:rPr>
            </w:pPr>
            <w:r>
              <w:rPr>
                <w:sz w:val="12"/>
                <w:szCs w:val="16"/>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0x2</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0x2</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411"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19"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Wait for Steering</w:t>
            </w:r>
            <w:r>
              <w:rPr>
                <w:rFonts w:cs="Arial"/>
                <w:sz w:val="16"/>
                <w:szCs w:val="16"/>
                <w:vertAlign w:val="subscript"/>
                <w:lang w:val="de-DE" w:eastAsia="ja-JP"/>
              </w:rPr>
              <w:t>/497</w:t>
            </w:r>
          </w:p>
        </w:tc>
      </w:tr>
      <w:tr w:rsidR="00321838" w:rsidTr="00321838">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0x4</w:t>
            </w:r>
          </w:p>
        </w:tc>
        <w:tc>
          <w:tcPr>
            <w:tcW w:w="517"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p>
        </w:tc>
        <w:tc>
          <w:tcPr>
            <w:tcW w:w="411"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0x2</w:t>
            </w:r>
            <w:r>
              <w:rPr>
                <w:rFonts w:cs="Arial"/>
                <w:vertAlign w:val="superscript"/>
                <w:lang w:val="de-DE"/>
              </w:rPr>
              <w:t>‡</w:t>
            </w:r>
          </w:p>
        </w:tc>
        <w:tc>
          <w:tcPr>
            <w:tcW w:w="519"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Wheel Slip</w:t>
            </w:r>
            <w:r>
              <w:rPr>
                <w:rFonts w:cs="Arial"/>
                <w:sz w:val="16"/>
                <w:szCs w:val="16"/>
                <w:vertAlign w:val="subscript"/>
                <w:lang w:val="de-DE" w:eastAsia="ja-JP"/>
              </w:rPr>
              <w:t>/378</w:t>
            </w:r>
          </w:p>
        </w:tc>
      </w:tr>
      <w:tr w:rsidR="00321838" w:rsidTr="00321838">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0x4</w:t>
            </w:r>
          </w:p>
        </w:tc>
        <w:tc>
          <w:tcPr>
            <w:tcW w:w="517"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p>
        </w:tc>
        <w:tc>
          <w:tcPr>
            <w:tcW w:w="411"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0x3</w:t>
            </w:r>
            <w:r>
              <w:rPr>
                <w:rFonts w:cs="Arial"/>
                <w:vertAlign w:val="superscript"/>
                <w:lang w:val="de-DE"/>
              </w:rPr>
              <w:t>‡</w:t>
            </w:r>
          </w:p>
        </w:tc>
        <w:tc>
          <w:tcPr>
            <w:tcW w:w="519"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T/C OFF</w:t>
            </w:r>
            <w:r>
              <w:rPr>
                <w:rFonts w:cs="Arial"/>
                <w:sz w:val="16"/>
                <w:szCs w:val="16"/>
                <w:vertAlign w:val="subscript"/>
                <w:lang w:val="de-DE" w:eastAsia="ja-JP"/>
              </w:rPr>
              <w:t>/367</w:t>
            </w:r>
          </w:p>
        </w:tc>
      </w:tr>
      <w:tr w:rsidR="00321838" w:rsidTr="00321838">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2"/>
                <w:szCs w:val="16"/>
                <w:lang w:val="de-DE"/>
              </w:rPr>
            </w:pPr>
            <w:r>
              <w:rPr>
                <w:sz w:val="12"/>
                <w:szCs w:val="16"/>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0x4</w:t>
            </w:r>
          </w:p>
        </w:tc>
        <w:tc>
          <w:tcPr>
            <w:tcW w:w="517"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p>
        </w:tc>
        <w:tc>
          <w:tcPr>
            <w:tcW w:w="411"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0x6</w:t>
            </w:r>
            <w:r>
              <w:rPr>
                <w:rFonts w:cs="Arial"/>
                <w:vertAlign w:val="superscript"/>
                <w:lang w:val="de-DE"/>
              </w:rPr>
              <w:t>‡</w:t>
            </w:r>
          </w:p>
        </w:tc>
        <w:tc>
          <w:tcPr>
            <w:tcW w:w="519"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Driver: Use Brakes!</w:t>
            </w:r>
            <w:r>
              <w:rPr>
                <w:rFonts w:cs="Arial"/>
                <w:sz w:val="16"/>
                <w:szCs w:val="16"/>
                <w:vertAlign w:val="subscript"/>
                <w:lang w:val="de-DE" w:eastAsia="ja-JP"/>
              </w:rPr>
              <w:t xml:space="preserve"> /369</w:t>
            </w:r>
          </w:p>
        </w:tc>
      </w:tr>
      <w:tr w:rsidR="00321838" w:rsidTr="00321838">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0x4</w:t>
            </w:r>
          </w:p>
        </w:tc>
        <w:tc>
          <w:tcPr>
            <w:tcW w:w="517"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p>
        </w:tc>
        <w:tc>
          <w:tcPr>
            <w:tcW w:w="411"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r>
              <w:rPr>
                <w:rFonts w:cs="Arial"/>
                <w:vertAlign w:val="superscript"/>
                <w:lang w:val="de-DE"/>
              </w:rPr>
              <w:t>‡</w:t>
            </w:r>
          </w:p>
        </w:tc>
        <w:tc>
          <w:tcPr>
            <w:tcW w:w="519"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0x8</w:t>
            </w:r>
          </w:p>
        </w:tc>
        <w:tc>
          <w:tcPr>
            <w:tcW w:w="281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Sensors Blocked</w:t>
            </w:r>
            <w:r>
              <w:rPr>
                <w:rFonts w:cs="Arial"/>
                <w:sz w:val="16"/>
                <w:szCs w:val="16"/>
                <w:vertAlign w:val="subscript"/>
                <w:lang w:val="de-DE" w:eastAsia="ja-JP"/>
              </w:rPr>
              <w:t>/370</w:t>
            </w:r>
          </w:p>
        </w:tc>
      </w:tr>
      <w:tr w:rsidR="00321838" w:rsidTr="00321838">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0x4</w:t>
            </w:r>
          </w:p>
        </w:tc>
        <w:tc>
          <w:tcPr>
            <w:tcW w:w="517"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p>
        </w:tc>
        <w:tc>
          <w:tcPr>
            <w:tcW w:w="411"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r>
              <w:rPr>
                <w:rFonts w:cs="Arial"/>
                <w:vertAlign w:val="superscript"/>
                <w:lang w:val="de-DE"/>
              </w:rPr>
              <w:t>‡</w:t>
            </w:r>
          </w:p>
        </w:tc>
        <w:tc>
          <w:tcPr>
            <w:tcW w:w="519"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0xC</w:t>
            </w:r>
          </w:p>
        </w:tc>
        <w:tc>
          <w:tcPr>
            <w:tcW w:w="281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Trailer Attached</w:t>
            </w:r>
            <w:r>
              <w:rPr>
                <w:rFonts w:cs="Arial"/>
                <w:sz w:val="16"/>
                <w:szCs w:val="16"/>
                <w:vertAlign w:val="subscript"/>
                <w:lang w:val="de-DE" w:eastAsia="ja-JP"/>
              </w:rPr>
              <w:t>/371</w:t>
            </w:r>
          </w:p>
        </w:tc>
      </w:tr>
      <w:tr w:rsidR="00321838" w:rsidTr="00321838">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0x4</w:t>
            </w:r>
          </w:p>
        </w:tc>
        <w:tc>
          <w:tcPr>
            <w:tcW w:w="517"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p>
        </w:tc>
        <w:tc>
          <w:tcPr>
            <w:tcW w:w="411"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r>
              <w:rPr>
                <w:rFonts w:cs="Arial"/>
                <w:vertAlign w:val="superscript"/>
                <w:lang w:val="de-DE"/>
              </w:rPr>
              <w:t>‡</w:t>
            </w:r>
          </w:p>
        </w:tc>
        <w:tc>
          <w:tcPr>
            <w:tcW w:w="519"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0xD</w:t>
            </w:r>
          </w:p>
        </w:tc>
        <w:tc>
          <w:tcPr>
            <w:tcW w:w="281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Sensors Blocked</w:t>
            </w:r>
            <w:r>
              <w:rPr>
                <w:rFonts w:cs="Arial"/>
                <w:sz w:val="16"/>
                <w:szCs w:val="16"/>
                <w:vertAlign w:val="subscript"/>
                <w:lang w:val="de-DE" w:eastAsia="ja-JP"/>
              </w:rPr>
              <w:t>/370</w:t>
            </w:r>
          </w:p>
        </w:tc>
      </w:tr>
      <w:tr w:rsidR="00321838" w:rsidTr="00321838">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0x4</w:t>
            </w:r>
          </w:p>
        </w:tc>
        <w:tc>
          <w:tcPr>
            <w:tcW w:w="517"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p>
        </w:tc>
        <w:tc>
          <w:tcPr>
            <w:tcW w:w="411"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r>
              <w:rPr>
                <w:rFonts w:cs="Arial"/>
                <w:vertAlign w:val="superscript"/>
                <w:lang w:val="de-DE"/>
              </w:rPr>
              <w:t>‡</w:t>
            </w:r>
          </w:p>
        </w:tc>
        <w:tc>
          <w:tcPr>
            <w:tcW w:w="519"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0xE</w:t>
            </w:r>
          </w:p>
        </w:tc>
        <w:tc>
          <w:tcPr>
            <w:tcW w:w="281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Sensors Blocked</w:t>
            </w:r>
            <w:r>
              <w:rPr>
                <w:rFonts w:cs="Arial"/>
                <w:sz w:val="16"/>
                <w:szCs w:val="16"/>
                <w:vertAlign w:val="subscript"/>
                <w:lang w:val="de-DE" w:eastAsia="ja-JP"/>
              </w:rPr>
              <w:t>/370</w:t>
            </w:r>
          </w:p>
        </w:tc>
      </w:tr>
      <w:tr w:rsidR="00321838" w:rsidTr="00321838">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0x4</w:t>
            </w:r>
          </w:p>
        </w:tc>
        <w:tc>
          <w:tcPr>
            <w:tcW w:w="517"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p>
        </w:tc>
        <w:tc>
          <w:tcPr>
            <w:tcW w:w="411"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r>
              <w:rPr>
                <w:rFonts w:cs="Arial"/>
                <w:vertAlign w:val="superscript"/>
                <w:lang w:val="de-DE"/>
              </w:rPr>
              <w:t>‡</w:t>
            </w:r>
          </w:p>
        </w:tc>
        <w:tc>
          <w:tcPr>
            <w:tcW w:w="519"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0xF</w:t>
            </w:r>
          </w:p>
        </w:tc>
        <w:tc>
          <w:tcPr>
            <w:tcW w:w="281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Sensors Blocked</w:t>
            </w:r>
            <w:r>
              <w:rPr>
                <w:rFonts w:cs="Arial"/>
                <w:sz w:val="16"/>
                <w:szCs w:val="16"/>
                <w:vertAlign w:val="subscript"/>
                <w:lang w:val="de-DE" w:eastAsia="ja-JP"/>
              </w:rPr>
              <w:t>/370</w:t>
            </w:r>
          </w:p>
        </w:tc>
      </w:tr>
      <w:tr w:rsidR="00321838" w:rsidTr="00321838">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0x4</w:t>
            </w:r>
          </w:p>
        </w:tc>
        <w:tc>
          <w:tcPr>
            <w:tcW w:w="517"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p>
        </w:tc>
        <w:tc>
          <w:tcPr>
            <w:tcW w:w="411"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0x7</w:t>
            </w:r>
            <w:r>
              <w:rPr>
                <w:rFonts w:cs="Arial"/>
                <w:vertAlign w:val="superscript"/>
                <w:lang w:val="de-DE"/>
              </w:rPr>
              <w:t>‡</w:t>
            </w:r>
          </w:p>
        </w:tc>
        <w:tc>
          <w:tcPr>
            <w:tcW w:w="519"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Remove Hands</w:t>
            </w:r>
            <w:r>
              <w:rPr>
                <w:rFonts w:cs="Arial"/>
                <w:sz w:val="16"/>
                <w:szCs w:val="16"/>
                <w:vertAlign w:val="subscript"/>
                <w:lang w:val="de-DE" w:eastAsia="ja-JP"/>
              </w:rPr>
              <w:t>/372</w:t>
            </w:r>
          </w:p>
        </w:tc>
      </w:tr>
      <w:tr w:rsidR="00321838" w:rsidTr="00321838">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2"/>
                <w:szCs w:val="16"/>
                <w:lang w:val="de-DE"/>
              </w:rPr>
            </w:pPr>
            <w:r>
              <w:rPr>
                <w:sz w:val="12"/>
                <w:szCs w:val="16"/>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0x3</w:t>
            </w:r>
          </w:p>
        </w:tc>
        <w:tc>
          <w:tcPr>
            <w:tcW w:w="517"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411"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0x6</w:t>
            </w:r>
            <w:r>
              <w:rPr>
                <w:rFonts w:cs="Arial"/>
                <w:vertAlign w:val="superscript"/>
                <w:lang w:val="de-DE"/>
              </w:rPr>
              <w:t>‡</w:t>
            </w:r>
          </w:p>
        </w:tc>
        <w:tc>
          <w:tcPr>
            <w:tcW w:w="519"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Autobrake Activated</w:t>
            </w:r>
            <w:r>
              <w:rPr>
                <w:rFonts w:cs="Arial"/>
                <w:sz w:val="16"/>
                <w:szCs w:val="16"/>
                <w:vertAlign w:val="subscript"/>
                <w:lang w:val="de-DE" w:eastAsia="ja-JP"/>
              </w:rPr>
              <w:t>/377</w:t>
            </w:r>
          </w:p>
        </w:tc>
      </w:tr>
      <w:tr w:rsidR="00321838" w:rsidTr="00321838">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0x5</w:t>
            </w:r>
          </w:p>
        </w:tc>
        <w:tc>
          <w:tcPr>
            <w:tcW w:w="517"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411"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r>
              <w:rPr>
                <w:rFonts w:cs="Arial"/>
                <w:vertAlign w:val="superscript"/>
                <w:lang w:val="de-DE"/>
              </w:rPr>
              <w:t>‡</w:t>
            </w:r>
          </w:p>
        </w:tc>
        <w:tc>
          <w:tcPr>
            <w:tcW w:w="519"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0xC</w:t>
            </w:r>
          </w:p>
        </w:tc>
        <w:tc>
          <w:tcPr>
            <w:tcW w:w="281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Trailer Attached</w:t>
            </w:r>
            <w:r>
              <w:rPr>
                <w:rFonts w:cs="Arial"/>
                <w:sz w:val="16"/>
                <w:szCs w:val="16"/>
                <w:vertAlign w:val="subscript"/>
                <w:lang w:val="de-DE" w:eastAsia="ja-JP"/>
              </w:rPr>
              <w:t>/374</w:t>
            </w:r>
          </w:p>
        </w:tc>
      </w:tr>
      <w:tr w:rsidR="00321838" w:rsidTr="00321838">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0x5</w:t>
            </w:r>
          </w:p>
        </w:tc>
        <w:tc>
          <w:tcPr>
            <w:tcW w:w="517"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411"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0x3</w:t>
            </w:r>
            <w:r>
              <w:rPr>
                <w:rFonts w:cs="Arial"/>
                <w:vertAlign w:val="superscript"/>
                <w:lang w:val="de-DE"/>
              </w:rPr>
              <w:t>‡</w:t>
            </w:r>
          </w:p>
        </w:tc>
        <w:tc>
          <w:tcPr>
            <w:tcW w:w="519"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T/C OFF</w:t>
            </w:r>
            <w:r>
              <w:rPr>
                <w:rFonts w:cs="Arial"/>
                <w:sz w:val="16"/>
                <w:szCs w:val="16"/>
                <w:vertAlign w:val="subscript"/>
                <w:lang w:val="de-DE" w:eastAsia="ja-JP"/>
              </w:rPr>
              <w:t>/375</w:t>
            </w:r>
          </w:p>
        </w:tc>
      </w:tr>
      <w:tr w:rsidR="00321838" w:rsidTr="00321838">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0x5</w:t>
            </w:r>
          </w:p>
        </w:tc>
        <w:tc>
          <w:tcPr>
            <w:tcW w:w="517"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411"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r>
              <w:rPr>
                <w:rFonts w:cs="Arial"/>
                <w:vertAlign w:val="superscript"/>
                <w:lang w:val="de-DE"/>
              </w:rPr>
              <w:t>‡</w:t>
            </w:r>
          </w:p>
        </w:tc>
        <w:tc>
          <w:tcPr>
            <w:tcW w:w="519"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0x8</w:t>
            </w:r>
          </w:p>
        </w:tc>
        <w:tc>
          <w:tcPr>
            <w:tcW w:w="281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Sensors Blocked</w:t>
            </w:r>
            <w:r>
              <w:rPr>
                <w:rFonts w:cs="Arial"/>
                <w:sz w:val="16"/>
                <w:szCs w:val="16"/>
                <w:vertAlign w:val="subscript"/>
                <w:lang w:val="de-DE" w:eastAsia="ja-JP"/>
              </w:rPr>
              <w:t>/364</w:t>
            </w:r>
          </w:p>
        </w:tc>
      </w:tr>
      <w:tr w:rsidR="00321838" w:rsidTr="00321838">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0x5</w:t>
            </w:r>
          </w:p>
        </w:tc>
        <w:tc>
          <w:tcPr>
            <w:tcW w:w="517"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411"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r>
              <w:rPr>
                <w:rFonts w:cs="Arial"/>
                <w:vertAlign w:val="superscript"/>
                <w:lang w:val="de-DE"/>
              </w:rPr>
              <w:t>‡</w:t>
            </w:r>
          </w:p>
        </w:tc>
        <w:tc>
          <w:tcPr>
            <w:tcW w:w="519"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0xD</w:t>
            </w:r>
          </w:p>
        </w:tc>
        <w:tc>
          <w:tcPr>
            <w:tcW w:w="281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Sensors Blocked</w:t>
            </w:r>
            <w:r>
              <w:rPr>
                <w:rFonts w:cs="Arial"/>
                <w:sz w:val="16"/>
                <w:szCs w:val="16"/>
                <w:vertAlign w:val="subscript"/>
                <w:lang w:val="de-DE" w:eastAsia="ja-JP"/>
              </w:rPr>
              <w:t>/364</w:t>
            </w:r>
          </w:p>
        </w:tc>
      </w:tr>
      <w:tr w:rsidR="00321838" w:rsidTr="00321838">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0x5</w:t>
            </w:r>
          </w:p>
        </w:tc>
        <w:tc>
          <w:tcPr>
            <w:tcW w:w="517"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411"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r>
              <w:rPr>
                <w:rFonts w:cs="Arial"/>
                <w:vertAlign w:val="superscript"/>
                <w:lang w:val="de-DE"/>
              </w:rPr>
              <w:t>‡</w:t>
            </w:r>
          </w:p>
        </w:tc>
        <w:tc>
          <w:tcPr>
            <w:tcW w:w="519"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0xE</w:t>
            </w:r>
          </w:p>
        </w:tc>
        <w:tc>
          <w:tcPr>
            <w:tcW w:w="281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Sensors Blocked</w:t>
            </w:r>
            <w:r>
              <w:rPr>
                <w:rFonts w:cs="Arial"/>
                <w:sz w:val="16"/>
                <w:szCs w:val="16"/>
                <w:vertAlign w:val="subscript"/>
                <w:lang w:val="de-DE" w:eastAsia="ja-JP"/>
              </w:rPr>
              <w:t>/364</w:t>
            </w:r>
          </w:p>
        </w:tc>
      </w:tr>
      <w:tr w:rsidR="00321838" w:rsidTr="00321838">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0x5</w:t>
            </w:r>
          </w:p>
        </w:tc>
        <w:tc>
          <w:tcPr>
            <w:tcW w:w="517"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411"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r>
              <w:rPr>
                <w:rFonts w:cs="Arial"/>
                <w:vertAlign w:val="superscript"/>
                <w:lang w:val="de-DE"/>
              </w:rPr>
              <w:t>‡</w:t>
            </w:r>
          </w:p>
        </w:tc>
        <w:tc>
          <w:tcPr>
            <w:tcW w:w="519"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0xF</w:t>
            </w:r>
          </w:p>
        </w:tc>
        <w:tc>
          <w:tcPr>
            <w:tcW w:w="281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Sensors Blocked</w:t>
            </w:r>
            <w:r>
              <w:rPr>
                <w:rFonts w:cs="Arial"/>
                <w:sz w:val="16"/>
                <w:szCs w:val="16"/>
                <w:vertAlign w:val="subscript"/>
                <w:lang w:val="de-DE" w:eastAsia="ja-JP"/>
              </w:rPr>
              <w:t>/364</w:t>
            </w:r>
          </w:p>
        </w:tc>
      </w:tr>
      <w:tr w:rsidR="00321838" w:rsidTr="00321838">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2"/>
                <w:szCs w:val="16"/>
                <w:lang w:val="de-DE"/>
              </w:rPr>
            </w:pPr>
            <w:r>
              <w:rPr>
                <w:sz w:val="12"/>
                <w:szCs w:val="16"/>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0x7</w:t>
            </w:r>
          </w:p>
        </w:tc>
        <w:tc>
          <w:tcPr>
            <w:tcW w:w="411"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r>
              <w:rPr>
                <w:rFonts w:cs="Arial"/>
                <w:vertAlign w:val="superscript"/>
                <w:lang w:val="de-DE"/>
              </w:rPr>
              <w:t>‡</w:t>
            </w:r>
          </w:p>
        </w:tc>
        <w:tc>
          <w:tcPr>
            <w:tcW w:w="519"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Close door</w:t>
            </w:r>
            <w:r>
              <w:rPr>
                <w:rFonts w:cs="Arial"/>
                <w:sz w:val="16"/>
                <w:szCs w:val="16"/>
                <w:vertAlign w:val="subscript"/>
                <w:lang w:val="de-DE" w:eastAsia="ja-JP"/>
              </w:rPr>
              <w:t>/476</w:t>
            </w:r>
          </w:p>
        </w:tc>
      </w:tr>
      <w:tr w:rsidR="00321838" w:rsidTr="00321838">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2"/>
                <w:szCs w:val="16"/>
                <w:lang w:val="de-DE"/>
              </w:rPr>
            </w:pPr>
            <w:r>
              <w:rPr>
                <w:sz w:val="12"/>
                <w:szCs w:val="16"/>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0x2</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p>
        </w:tc>
        <w:tc>
          <w:tcPr>
            <w:tcW w:w="411"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0x7</w:t>
            </w:r>
          </w:p>
        </w:tc>
        <w:tc>
          <w:tcPr>
            <w:tcW w:w="519"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 xml:space="preserve">Release steering </w:t>
            </w:r>
            <w:r>
              <w:rPr>
                <w:sz w:val="16"/>
                <w:szCs w:val="16"/>
                <w:lang w:val="de-DE"/>
              </w:rPr>
              <w:t>wheel</w:t>
            </w:r>
            <w:r>
              <w:rPr>
                <w:rFonts w:cs="Arial"/>
                <w:sz w:val="16"/>
                <w:szCs w:val="16"/>
                <w:vertAlign w:val="subscript"/>
                <w:lang w:val="de-DE" w:eastAsia="ja-JP"/>
              </w:rPr>
              <w:t>/477</w:t>
            </w:r>
          </w:p>
        </w:tc>
      </w:tr>
      <w:tr w:rsidR="00321838" w:rsidTr="00321838">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2"/>
                <w:szCs w:val="16"/>
                <w:lang w:val="de-DE"/>
              </w:rPr>
            </w:pPr>
            <w:r>
              <w:rPr>
                <w:sz w:val="12"/>
                <w:szCs w:val="16"/>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0x3</w:t>
            </w:r>
          </w:p>
        </w:tc>
        <w:tc>
          <w:tcPr>
            <w:tcW w:w="411"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0x1</w:t>
            </w:r>
            <w:r>
              <w:rPr>
                <w:rFonts w:cs="Arial"/>
                <w:vertAlign w:val="superscript"/>
                <w:lang w:val="de-DE"/>
              </w:rPr>
              <w:t>‡</w:t>
            </w:r>
          </w:p>
        </w:tc>
        <w:tc>
          <w:tcPr>
            <w:tcW w:w="519"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Hold button to resume</w:t>
            </w:r>
            <w:r>
              <w:rPr>
                <w:rFonts w:cs="Arial"/>
                <w:sz w:val="16"/>
                <w:szCs w:val="16"/>
                <w:vertAlign w:val="subscript"/>
                <w:lang w:val="de-DE" w:eastAsia="ja-JP"/>
              </w:rPr>
              <w:t>/478</w:t>
            </w:r>
          </w:p>
        </w:tc>
      </w:tr>
      <w:tr w:rsidR="00321838" w:rsidTr="00321838">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2"/>
                <w:szCs w:val="16"/>
                <w:lang w:val="de-DE"/>
              </w:rPr>
            </w:pPr>
            <w:r>
              <w:rPr>
                <w:sz w:val="12"/>
                <w:szCs w:val="16"/>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0x7</w:t>
            </w:r>
          </w:p>
        </w:tc>
        <w:tc>
          <w:tcPr>
            <w:tcW w:w="517"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0x3</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411"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19"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Take control</w:t>
            </w:r>
            <w:r>
              <w:rPr>
                <w:rFonts w:cs="Arial"/>
                <w:sz w:val="16"/>
                <w:szCs w:val="16"/>
                <w:vertAlign w:val="subscript"/>
                <w:lang w:val="de-DE" w:eastAsia="ja-JP"/>
              </w:rPr>
              <w:t>/479</w:t>
            </w:r>
          </w:p>
        </w:tc>
      </w:tr>
      <w:tr w:rsidR="00321838" w:rsidTr="00321838">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2"/>
                <w:szCs w:val="16"/>
                <w:lang w:val="de-DE"/>
              </w:rPr>
            </w:pPr>
            <w:r>
              <w:rPr>
                <w:sz w:val="12"/>
                <w:szCs w:val="16"/>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0x5</w:t>
            </w:r>
          </w:p>
        </w:tc>
        <w:tc>
          <w:tcPr>
            <w:tcW w:w="517"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411"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0x5</w:t>
            </w:r>
            <w:r>
              <w:rPr>
                <w:rFonts w:cs="Arial"/>
                <w:vertAlign w:val="superscript"/>
                <w:lang w:val="de-DE"/>
              </w:rPr>
              <w:t>‡</w:t>
            </w:r>
          </w:p>
        </w:tc>
        <w:tc>
          <w:tcPr>
            <w:tcW w:w="519"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sz w:val="16"/>
                <w:szCs w:val="16"/>
                <w:lang w:val="de-DE"/>
              </w:rPr>
            </w:pPr>
            <w:r>
              <w:rPr>
                <w:sz w:val="16"/>
                <w:szCs w:val="16"/>
                <w:lang w:val="de-DE"/>
              </w:rPr>
              <w:t>High inclination</w:t>
            </w:r>
            <w:r>
              <w:rPr>
                <w:rFonts w:cs="Arial"/>
                <w:sz w:val="16"/>
                <w:szCs w:val="16"/>
                <w:vertAlign w:val="subscript"/>
                <w:lang w:val="de-DE" w:eastAsia="ja-JP"/>
              </w:rPr>
              <w:t>/480</w:t>
            </w:r>
          </w:p>
        </w:tc>
      </w:tr>
      <w:tr w:rsidR="00321838" w:rsidTr="00321838">
        <w:trPr>
          <w:cantSplit/>
          <w:trHeight w:val="194"/>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rPr>
                <w:rFonts w:cs="Arial"/>
                <w:sz w:val="16"/>
                <w:szCs w:val="16"/>
                <w:lang w:val="de-DE" w:eastAsia="ja-JP"/>
              </w:rPr>
            </w:pPr>
          </w:p>
        </w:tc>
        <w:tc>
          <w:tcPr>
            <w:tcW w:w="7323" w:type="dxa"/>
            <w:gridSpan w:val="16"/>
            <w:tcBorders>
              <w:top w:val="single" w:sz="4" w:space="0" w:color="auto"/>
              <w:left w:val="single" w:sz="4" w:space="0" w:color="auto"/>
              <w:bottom w:val="single" w:sz="4" w:space="0" w:color="auto"/>
              <w:right w:val="single" w:sz="4" w:space="0" w:color="auto"/>
            </w:tcBorders>
            <w:vAlign w:val="center"/>
            <w:hideMark/>
          </w:tcPr>
          <w:p w:rsidR="00321838" w:rsidRDefault="00935523">
            <w:pPr>
              <w:spacing w:line="276" w:lineRule="auto"/>
              <w:jc w:val="center"/>
              <w:rPr>
                <w:rFonts w:cs="Arial"/>
                <w:sz w:val="16"/>
                <w:szCs w:val="16"/>
                <w:lang w:val="de-DE" w:eastAsia="ja-JP"/>
              </w:rPr>
            </w:pPr>
            <w:r>
              <w:rPr>
                <w:sz w:val="16"/>
                <w:szCs w:val="16"/>
                <w:lang w:val="de-DE"/>
              </w:rPr>
              <w:t>All Other Cases</w:t>
            </w:r>
          </w:p>
        </w:tc>
        <w:tc>
          <w:tcPr>
            <w:tcW w:w="2814" w:type="dxa"/>
            <w:tcBorders>
              <w:top w:val="single" w:sz="4" w:space="0" w:color="auto"/>
              <w:left w:val="single" w:sz="4" w:space="0" w:color="auto"/>
              <w:bottom w:val="single" w:sz="4" w:space="0" w:color="auto"/>
              <w:right w:val="single" w:sz="4" w:space="0" w:color="auto"/>
            </w:tcBorders>
            <w:vAlign w:val="center"/>
            <w:hideMark/>
          </w:tcPr>
          <w:p w:rsidR="00321838" w:rsidRPr="00321838" w:rsidRDefault="00935523">
            <w:pPr>
              <w:spacing w:line="276" w:lineRule="auto"/>
              <w:jc w:val="center"/>
              <w:rPr>
                <w:rFonts w:cs="Arial"/>
                <w:sz w:val="16"/>
                <w:szCs w:val="16"/>
                <w:lang w:eastAsia="ja-JP"/>
              </w:rPr>
            </w:pPr>
            <w:r w:rsidRPr="00321838">
              <w:rPr>
                <w:sz w:val="16"/>
                <w:szCs w:val="16"/>
              </w:rPr>
              <w:t>Blank (Do not show Text4)</w:t>
            </w:r>
          </w:p>
        </w:tc>
      </w:tr>
    </w:tbl>
    <w:p w:rsidR="00321838" w:rsidRDefault="00935523" w:rsidP="00321838">
      <w:pPr>
        <w:jc w:val="center"/>
      </w:pPr>
      <w:r>
        <w:rPr>
          <w:u w:val="single"/>
        </w:rPr>
        <w:t>R</w:t>
      </w:r>
      <w:r>
        <w:t xml:space="preserve">everse </w:t>
      </w:r>
      <w:r>
        <w:rPr>
          <w:u w:val="single"/>
        </w:rPr>
        <w:t>V</w:t>
      </w:r>
      <w:r>
        <w:t xml:space="preserve">ideo </w:t>
      </w:r>
      <w:r>
        <w:rPr>
          <w:u w:val="single"/>
        </w:rPr>
        <w:t>C</w:t>
      </w:r>
      <w:r>
        <w:t xml:space="preserve">amera with </w:t>
      </w:r>
      <w:r>
        <w:rPr>
          <w:u w:val="single"/>
        </w:rPr>
        <w:t>A</w:t>
      </w:r>
      <w:r>
        <w:t xml:space="preserve">ctive </w:t>
      </w:r>
      <w:r>
        <w:rPr>
          <w:u w:val="single"/>
        </w:rPr>
        <w:t>P</w:t>
      </w:r>
      <w:r>
        <w:t xml:space="preserve">ark </w:t>
      </w:r>
      <w:r>
        <w:rPr>
          <w:u w:val="single"/>
        </w:rPr>
        <w:t>A</w:t>
      </w:r>
      <w:r>
        <w:t xml:space="preserve">ssist (APA) and </w:t>
      </w:r>
      <w:r>
        <w:rPr>
          <w:u w:val="single"/>
        </w:rPr>
        <w:t>P</w:t>
      </w:r>
      <w:r>
        <w:t xml:space="preserve">ark </w:t>
      </w:r>
      <w:r>
        <w:rPr>
          <w:u w:val="single"/>
        </w:rPr>
        <w:t>D</w:t>
      </w:r>
      <w:r>
        <w:t xml:space="preserve">istance </w:t>
      </w:r>
      <w:r>
        <w:rPr>
          <w:u w:val="single"/>
        </w:rPr>
        <w:t>C</w:t>
      </w:r>
      <w:r>
        <w:t>ontrol (PDC) Positional Text4</w:t>
      </w:r>
    </w:p>
    <w:p w:rsidR="00321838" w:rsidRDefault="00935523" w:rsidP="00321838">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321838" w:rsidRDefault="00935523" w:rsidP="00321838">
      <w:r>
        <w:rPr>
          <w:rFonts w:cs="Arial"/>
        </w:rPr>
        <w:t>‡ -</w:t>
      </w:r>
      <w:r>
        <w:rPr>
          <w:sz w:val="16"/>
          <w:szCs w:val="16"/>
        </w:rPr>
        <w:t xml:space="preserve"> Only i</w:t>
      </w:r>
      <w:r>
        <w:rPr>
          <w:sz w:val="16"/>
          <w:szCs w:val="16"/>
        </w:rPr>
        <w:t>f supported by the implementing program as per REQ-130570. If not supported but required by signal processing tables, treat as data 0x1.</w:t>
      </w:r>
    </w:p>
    <w:p w:rsidR="00321838" w:rsidRDefault="00935523" w:rsidP="00DD63DB">
      <w:pPr>
        <w:jc w:val="center"/>
        <w:rPr>
          <w:b/>
        </w:rPr>
      </w:pPr>
    </w:p>
    <w:p w:rsidR="00321838" w:rsidRDefault="00935523" w:rsidP="00DD63DB">
      <w:pPr>
        <w:jc w:val="center"/>
        <w:rPr>
          <w:b/>
        </w:rPr>
      </w:pPr>
    </w:p>
    <w:p w:rsidR="009A0019" w:rsidRPr="00DD63DB" w:rsidRDefault="00935523" w:rsidP="00DD63DB">
      <w:pPr>
        <w:jc w:val="center"/>
        <w:rPr>
          <w:b/>
        </w:rPr>
      </w:pPr>
      <w:r>
        <w:rPr>
          <w:b/>
        </w:rPr>
        <w:t>8” (or equivalent) displays (FNVx only)</w:t>
      </w:r>
    </w:p>
    <w:tbl>
      <w:tblPr>
        <w:tblW w:w="10785" w:type="dxa"/>
        <w:jc w:val="center"/>
        <w:tblLayout w:type="fixed"/>
        <w:tblCellMar>
          <w:left w:w="28" w:type="dxa"/>
          <w:right w:w="28" w:type="dxa"/>
        </w:tblCellMar>
        <w:tblLook w:val="04A0" w:firstRow="1" w:lastRow="0" w:firstColumn="1" w:lastColumn="0" w:noHBand="0" w:noVBand="1"/>
      </w:tblPr>
      <w:tblGrid>
        <w:gridCol w:w="648"/>
        <w:gridCol w:w="475"/>
        <w:gridCol w:w="475"/>
        <w:gridCol w:w="517"/>
        <w:gridCol w:w="574"/>
        <w:gridCol w:w="567"/>
        <w:gridCol w:w="425"/>
        <w:gridCol w:w="425"/>
        <w:gridCol w:w="425"/>
        <w:gridCol w:w="567"/>
        <w:gridCol w:w="567"/>
        <w:gridCol w:w="567"/>
        <w:gridCol w:w="567"/>
        <w:gridCol w:w="567"/>
        <w:gridCol w:w="284"/>
        <w:gridCol w:w="567"/>
        <w:gridCol w:w="425"/>
        <w:gridCol w:w="2143"/>
      </w:tblGrid>
      <w:tr w:rsidR="003B55E0" w:rsidTr="003B55E0">
        <w:trPr>
          <w:cantSplit/>
          <w:trHeight w:val="2156"/>
          <w:tblHeader/>
          <w:jc w:val="center"/>
        </w:trPr>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C08D1" w:rsidRDefault="00935523">
            <w:pPr>
              <w:spacing w:line="276" w:lineRule="auto"/>
              <w:jc w:val="center"/>
              <w:rPr>
                <w:rFonts w:cs="Arial"/>
                <w:sz w:val="16"/>
                <w:szCs w:val="16"/>
                <w:lang w:val="de-DE" w:eastAsia="ja-JP"/>
              </w:rPr>
            </w:pPr>
            <w:r>
              <w:rPr>
                <w:sz w:val="16"/>
                <w:szCs w:val="16"/>
                <w:lang w:val="de-DE"/>
              </w:rPr>
              <w:lastRenderedPageBreak/>
              <w:t>Operational Mode</w:t>
            </w:r>
          </w:p>
        </w:tc>
        <w:tc>
          <w:tcPr>
            <w:tcW w:w="4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C08D1" w:rsidRDefault="00935523">
            <w:pPr>
              <w:spacing w:line="276" w:lineRule="auto"/>
              <w:jc w:val="center"/>
              <w:rPr>
                <w:sz w:val="16"/>
                <w:szCs w:val="16"/>
                <w:lang w:val="de-DE"/>
              </w:rPr>
            </w:pPr>
            <w:r>
              <w:rPr>
                <w:sz w:val="16"/>
                <w:szCs w:val="16"/>
                <w:lang w:val="de-DE"/>
              </w:rPr>
              <w:t>Parking Assistance (Cfg)</w:t>
            </w:r>
          </w:p>
        </w:tc>
        <w:tc>
          <w:tcPr>
            <w:tcW w:w="4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C08D1" w:rsidRDefault="00935523">
            <w:pPr>
              <w:spacing w:line="276" w:lineRule="auto"/>
              <w:jc w:val="center"/>
              <w:rPr>
                <w:rFonts w:cs="Arial"/>
                <w:sz w:val="16"/>
                <w:szCs w:val="16"/>
                <w:lang w:val="de-DE" w:eastAsia="ja-JP"/>
              </w:rPr>
            </w:pPr>
            <w:r>
              <w:rPr>
                <w:sz w:val="16"/>
                <w:szCs w:val="16"/>
                <w:lang w:val="de-DE"/>
              </w:rPr>
              <w:t>[ApaSys_D_Stat]</w:t>
            </w:r>
          </w:p>
        </w:tc>
        <w:tc>
          <w:tcPr>
            <w:tcW w:w="5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C08D1" w:rsidRDefault="00935523">
            <w:pPr>
              <w:spacing w:line="276" w:lineRule="auto"/>
              <w:jc w:val="center"/>
              <w:rPr>
                <w:rFonts w:cs="Arial"/>
                <w:sz w:val="16"/>
                <w:szCs w:val="16"/>
                <w:lang w:val="de-DE" w:eastAsia="ja-JP"/>
              </w:rPr>
            </w:pPr>
            <w:r>
              <w:rPr>
                <w:sz w:val="16"/>
                <w:szCs w:val="16"/>
                <w:lang w:val="de-DE"/>
              </w:rPr>
              <w:t>[</w:t>
            </w:r>
            <w:r>
              <w:rPr>
                <w:sz w:val="16"/>
                <w:szCs w:val="16"/>
                <w:lang w:val="de-DE"/>
              </w:rPr>
              <w:t>ApaSteScanMde_D_Stat]</w:t>
            </w:r>
          </w:p>
        </w:tc>
        <w:tc>
          <w:tcPr>
            <w:tcW w:w="5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C08D1" w:rsidRDefault="00935523">
            <w:pPr>
              <w:spacing w:line="276" w:lineRule="auto"/>
              <w:jc w:val="center"/>
              <w:rPr>
                <w:rFonts w:cs="Arial"/>
                <w:sz w:val="16"/>
                <w:szCs w:val="16"/>
                <w:lang w:val="de-DE" w:eastAsia="ja-JP"/>
              </w:rPr>
            </w:pPr>
            <w:r>
              <w:rPr>
                <w:sz w:val="16"/>
                <w:szCs w:val="16"/>
                <w:lang w:val="de-DE"/>
              </w:rPr>
              <w:t>[ApaActvSide2_D_Stat]</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C08D1" w:rsidRDefault="00935523">
            <w:pPr>
              <w:spacing w:line="276" w:lineRule="auto"/>
              <w:jc w:val="center"/>
              <w:rPr>
                <w:rFonts w:cs="Arial"/>
                <w:sz w:val="16"/>
                <w:szCs w:val="16"/>
                <w:lang w:val="de-DE" w:eastAsia="ja-JP"/>
              </w:rPr>
            </w:pPr>
            <w:r>
              <w:rPr>
                <w:sz w:val="16"/>
                <w:szCs w:val="16"/>
                <w:lang w:val="de-DE"/>
              </w:rPr>
              <w:t>[ApaMde_D_Stat]</w:t>
            </w:r>
          </w:p>
        </w:tc>
        <w:tc>
          <w:tcPr>
            <w:tcW w:w="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C08D1" w:rsidRDefault="00935523">
            <w:pPr>
              <w:spacing w:line="276" w:lineRule="auto"/>
              <w:jc w:val="center"/>
              <w:rPr>
                <w:rFonts w:cs="Arial"/>
                <w:sz w:val="16"/>
                <w:szCs w:val="16"/>
                <w:lang w:val="de-DE" w:eastAsia="ja-JP"/>
              </w:rPr>
            </w:pPr>
            <w:r>
              <w:rPr>
                <w:sz w:val="16"/>
                <w:szCs w:val="16"/>
                <w:lang w:val="de-DE"/>
              </w:rPr>
              <w:t>[ApaSelSapp_D_Stat]</w:t>
            </w:r>
          </w:p>
        </w:tc>
        <w:tc>
          <w:tcPr>
            <w:tcW w:w="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C08D1" w:rsidRDefault="00935523">
            <w:pPr>
              <w:spacing w:line="276" w:lineRule="auto"/>
              <w:jc w:val="center"/>
              <w:rPr>
                <w:rFonts w:cs="Arial"/>
                <w:sz w:val="16"/>
                <w:szCs w:val="16"/>
                <w:lang w:val="de-DE" w:eastAsia="ja-JP"/>
              </w:rPr>
            </w:pPr>
            <w:r>
              <w:rPr>
                <w:sz w:val="16"/>
                <w:szCs w:val="16"/>
                <w:lang w:val="de-DE"/>
              </w:rPr>
              <w:t>[ApaSelPpa_D_Stat]</w:t>
            </w:r>
          </w:p>
        </w:tc>
        <w:tc>
          <w:tcPr>
            <w:tcW w:w="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C08D1" w:rsidRDefault="00935523">
            <w:pPr>
              <w:spacing w:line="276" w:lineRule="auto"/>
              <w:jc w:val="center"/>
              <w:rPr>
                <w:rFonts w:cs="Arial"/>
                <w:sz w:val="16"/>
                <w:szCs w:val="16"/>
                <w:lang w:val="de-DE" w:eastAsia="ja-JP"/>
              </w:rPr>
            </w:pPr>
            <w:r>
              <w:rPr>
                <w:sz w:val="16"/>
                <w:szCs w:val="16"/>
                <w:lang w:val="de-DE"/>
              </w:rPr>
              <w:t>[ApaSelPoa_D_Stat]</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C08D1" w:rsidRDefault="00935523">
            <w:pPr>
              <w:spacing w:line="276" w:lineRule="auto"/>
              <w:jc w:val="center"/>
              <w:rPr>
                <w:rFonts w:cs="Arial"/>
                <w:sz w:val="16"/>
                <w:szCs w:val="16"/>
                <w:lang w:val="de-DE" w:eastAsia="ja-JP"/>
              </w:rPr>
            </w:pPr>
            <w:r>
              <w:rPr>
                <w:sz w:val="16"/>
                <w:szCs w:val="16"/>
                <w:lang w:val="de-DE"/>
              </w:rPr>
              <w:t>[ApaScan_D_Stat]</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C08D1" w:rsidRDefault="00935523">
            <w:pPr>
              <w:spacing w:line="276" w:lineRule="auto"/>
              <w:jc w:val="center"/>
              <w:rPr>
                <w:rFonts w:cs="Arial"/>
                <w:sz w:val="16"/>
                <w:szCs w:val="16"/>
                <w:lang w:val="de-DE" w:eastAsia="ja-JP"/>
              </w:rPr>
            </w:pPr>
            <w:r>
              <w:rPr>
                <w:sz w:val="16"/>
                <w:szCs w:val="16"/>
                <w:lang w:val="de-DE"/>
              </w:rPr>
              <w:t>[ApaLongCtl_D_RqDrv]</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C08D1" w:rsidRDefault="00935523">
            <w:pPr>
              <w:spacing w:line="276" w:lineRule="auto"/>
              <w:jc w:val="center"/>
              <w:rPr>
                <w:rFonts w:cs="Arial"/>
                <w:sz w:val="16"/>
                <w:szCs w:val="16"/>
                <w:lang w:val="de-DE" w:eastAsia="ja-JP"/>
              </w:rPr>
            </w:pPr>
            <w:r>
              <w:rPr>
                <w:sz w:val="16"/>
                <w:szCs w:val="16"/>
                <w:lang w:val="de-DE"/>
              </w:rPr>
              <w:t>[ApaGearShif_D_RqDrv]</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C08D1" w:rsidRDefault="00935523">
            <w:pPr>
              <w:spacing w:line="276" w:lineRule="auto"/>
              <w:jc w:val="center"/>
              <w:rPr>
                <w:rFonts w:cs="Arial"/>
                <w:sz w:val="16"/>
                <w:szCs w:val="16"/>
                <w:lang w:val="de-DE" w:eastAsia="ja-JP"/>
              </w:rPr>
            </w:pPr>
            <w:r>
              <w:rPr>
                <w:sz w:val="16"/>
                <w:szCs w:val="16"/>
                <w:lang w:val="de-DE"/>
              </w:rPr>
              <w:t>[ApaSteWhl_D_RqDrv]</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C08D1" w:rsidRDefault="00935523">
            <w:pPr>
              <w:spacing w:line="276" w:lineRule="auto"/>
              <w:jc w:val="center"/>
              <w:rPr>
                <w:rFonts w:cs="Arial"/>
                <w:sz w:val="16"/>
                <w:szCs w:val="16"/>
                <w:lang w:val="de-DE" w:eastAsia="ja-JP"/>
              </w:rPr>
            </w:pPr>
            <w:r>
              <w:rPr>
                <w:sz w:val="16"/>
                <w:szCs w:val="16"/>
                <w:lang w:val="de-DE"/>
              </w:rPr>
              <w:t>[ApaAcsy_D_RqDrv]</w:t>
            </w:r>
          </w:p>
        </w:tc>
        <w:tc>
          <w:tcPr>
            <w:tcW w:w="2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C08D1" w:rsidRDefault="00935523">
            <w:pPr>
              <w:spacing w:line="276" w:lineRule="auto"/>
              <w:jc w:val="center"/>
              <w:rPr>
                <w:sz w:val="16"/>
                <w:szCs w:val="16"/>
                <w:lang w:val="de-DE"/>
              </w:rPr>
            </w:pPr>
            <w:r>
              <w:rPr>
                <w:sz w:val="16"/>
                <w:szCs w:val="16"/>
                <w:lang w:val="de-DE"/>
              </w:rPr>
              <w:t>[ApaTrgtDist_D_Stat]</w:t>
            </w:r>
            <w:r>
              <w:rPr>
                <w:rFonts w:cs="Arial"/>
                <w:vertAlign w:val="superscript"/>
                <w:lang w:val="de-DE"/>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C08D1" w:rsidRDefault="00935523">
            <w:pPr>
              <w:spacing w:line="276" w:lineRule="auto"/>
              <w:jc w:val="center"/>
              <w:rPr>
                <w:sz w:val="16"/>
                <w:szCs w:val="16"/>
                <w:lang w:val="de-DE"/>
              </w:rPr>
            </w:pPr>
            <w:r>
              <w:rPr>
                <w:sz w:val="16"/>
                <w:szCs w:val="16"/>
                <w:lang w:val="de-DE"/>
              </w:rPr>
              <w:t>[ApaMsgTxt_D_Rq]</w:t>
            </w:r>
            <w:r>
              <w:rPr>
                <w:rFonts w:cs="Arial"/>
                <w:vertAlign w:val="superscript"/>
                <w:lang w:val="de-DE"/>
              </w:rPr>
              <w:t xml:space="preserve"> ‡</w:t>
            </w:r>
          </w:p>
        </w:tc>
        <w:tc>
          <w:tcPr>
            <w:tcW w:w="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C08D1" w:rsidRDefault="00935523">
            <w:pPr>
              <w:spacing w:line="276" w:lineRule="auto"/>
              <w:jc w:val="center"/>
              <w:rPr>
                <w:rFonts w:cs="Arial"/>
                <w:sz w:val="16"/>
                <w:szCs w:val="16"/>
                <w:lang w:val="de-DE" w:eastAsia="ja-JP"/>
              </w:rPr>
            </w:pPr>
            <w:r>
              <w:rPr>
                <w:sz w:val="16"/>
                <w:szCs w:val="16"/>
                <w:lang w:val="de-DE"/>
              </w:rPr>
              <w:t>[PrkAidMsgTxt_D_Rq]</w:t>
            </w:r>
          </w:p>
        </w:tc>
        <w:tc>
          <w:tcPr>
            <w:tcW w:w="214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C08D1" w:rsidRDefault="00935523">
            <w:pPr>
              <w:spacing w:line="276" w:lineRule="auto"/>
              <w:jc w:val="center"/>
              <w:rPr>
                <w:rFonts w:cs="Arial"/>
                <w:sz w:val="16"/>
                <w:szCs w:val="16"/>
                <w:lang w:val="de-DE" w:eastAsia="ja-JP"/>
              </w:rPr>
            </w:pPr>
            <w:r>
              <w:rPr>
                <w:sz w:val="16"/>
                <w:szCs w:val="16"/>
                <w:lang w:val="de-DE"/>
              </w:rPr>
              <w:t>Display HMI</w:t>
            </w:r>
            <w:r>
              <w:rPr>
                <w:sz w:val="16"/>
                <w:szCs w:val="16"/>
                <w:vertAlign w:val="subscript"/>
                <w:lang w:val="de-DE"/>
              </w:rPr>
              <w:t>/REF#</w:t>
            </w:r>
          </w:p>
        </w:tc>
      </w:tr>
      <w:tr w:rsidR="003B55E0" w:rsidTr="003B55E0">
        <w:trPr>
          <w:cantSplit/>
          <w:jc w:val="center"/>
        </w:trPr>
        <w:tc>
          <w:tcPr>
            <w:tcW w:w="648"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6C08D1" w:rsidRPr="00E82C4F" w:rsidRDefault="00935523">
            <w:pPr>
              <w:spacing w:line="276" w:lineRule="auto"/>
              <w:jc w:val="center"/>
              <w:rPr>
                <w:rFonts w:cs="Arial"/>
                <w:sz w:val="16"/>
                <w:szCs w:val="16"/>
                <w:lang w:eastAsia="ja-JP"/>
              </w:rPr>
            </w:pPr>
            <w:r w:rsidRPr="00E82C4F">
              <w:rPr>
                <w:sz w:val="16"/>
                <w:szCs w:val="16"/>
              </w:rPr>
              <w:t>Run</w:t>
            </w:r>
          </w:p>
          <w:p w:rsidR="006C08D1" w:rsidRPr="00E82C4F" w:rsidRDefault="00935523">
            <w:pPr>
              <w:spacing w:line="276" w:lineRule="auto"/>
              <w:jc w:val="center"/>
              <w:rPr>
                <w:rFonts w:cs="Arial"/>
                <w:sz w:val="16"/>
                <w:szCs w:val="16"/>
                <w:lang w:eastAsia="ja-JP"/>
              </w:rPr>
            </w:pPr>
            <w:r w:rsidRPr="00E82C4F">
              <w:rPr>
                <w:sz w:val="16"/>
                <w:szCs w:val="16"/>
              </w:rPr>
              <w:t>(as per Operational Modes and Voltage Range Definition)</w:t>
            </w: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2"/>
                <w:szCs w:val="16"/>
                <w:lang w:val="de-DE"/>
              </w:rPr>
            </w:pPr>
            <w:r>
              <w:rPr>
                <w:sz w:val="12"/>
                <w:szCs w:val="16"/>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0x2</w:t>
            </w:r>
          </w:p>
        </w:tc>
        <w:tc>
          <w:tcPr>
            <w:tcW w:w="57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0x1</w:t>
            </w:r>
          </w:p>
        </w:tc>
        <w:tc>
          <w:tcPr>
            <w:tcW w:w="28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Release Steering</w:t>
            </w:r>
            <w:r>
              <w:rPr>
                <w:rFonts w:cs="Arial"/>
                <w:sz w:val="16"/>
                <w:szCs w:val="16"/>
                <w:vertAlign w:val="subscript"/>
                <w:lang w:val="de-DE" w:eastAsia="ja-JP"/>
              </w:rPr>
              <w:t>/133</w:t>
            </w:r>
          </w:p>
        </w:tc>
      </w:tr>
      <w:tr w:rsidR="003B55E0" w:rsidTr="003B55E0">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0x3</w:t>
            </w:r>
          </w:p>
        </w:tc>
        <w:tc>
          <w:tcPr>
            <w:tcW w:w="57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Take Control</w:t>
            </w:r>
            <w:r>
              <w:rPr>
                <w:rFonts w:cs="Arial"/>
                <w:sz w:val="16"/>
                <w:szCs w:val="16"/>
                <w:vertAlign w:val="subscript"/>
                <w:lang w:val="de-DE" w:eastAsia="ja-JP"/>
              </w:rPr>
              <w:t>/141</w:t>
            </w:r>
          </w:p>
        </w:tc>
      </w:tr>
      <w:tr w:rsidR="003B55E0" w:rsidTr="003B55E0">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2"/>
                <w:szCs w:val="16"/>
                <w:lang w:val="de-DE"/>
              </w:rPr>
            </w:pPr>
            <w:r>
              <w:rPr>
                <w:sz w:val="12"/>
                <w:szCs w:val="16"/>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0x4</w:t>
            </w:r>
          </w:p>
        </w:tc>
        <w:tc>
          <w:tcPr>
            <w:tcW w:w="51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7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Take Control</w:t>
            </w:r>
            <w:r>
              <w:rPr>
                <w:rFonts w:cs="Arial"/>
                <w:sz w:val="16"/>
                <w:szCs w:val="16"/>
                <w:vertAlign w:val="subscript"/>
                <w:lang w:val="de-DE" w:eastAsia="ja-JP"/>
              </w:rPr>
              <w:t>/522</w:t>
            </w:r>
          </w:p>
        </w:tc>
      </w:tr>
      <w:tr w:rsidR="003B55E0" w:rsidTr="003B55E0">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2"/>
                <w:szCs w:val="16"/>
                <w:lang w:val="de-DE"/>
              </w:rPr>
            </w:pPr>
            <w:r>
              <w:rPr>
                <w:sz w:val="12"/>
                <w:szCs w:val="16"/>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0x6</w:t>
            </w:r>
          </w:p>
        </w:tc>
        <w:tc>
          <w:tcPr>
            <w:tcW w:w="51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7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Take Control</w:t>
            </w:r>
            <w:r>
              <w:rPr>
                <w:rFonts w:cs="Arial"/>
                <w:sz w:val="16"/>
                <w:szCs w:val="16"/>
                <w:vertAlign w:val="subscript"/>
                <w:lang w:val="de-DE" w:eastAsia="ja-JP"/>
              </w:rPr>
              <w:t>/473</w:t>
            </w:r>
          </w:p>
        </w:tc>
      </w:tr>
      <w:tr w:rsidR="003B55E0" w:rsidTr="003B55E0">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2"/>
                <w:szCs w:val="16"/>
                <w:lang w:val="de-DE"/>
              </w:rPr>
            </w:pPr>
            <w:r>
              <w:rPr>
                <w:sz w:val="12"/>
                <w:szCs w:val="16"/>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0x3</w:t>
            </w:r>
          </w:p>
        </w:tc>
        <w:tc>
          <w:tcPr>
            <w:tcW w:w="57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0x1</w:t>
            </w:r>
          </w:p>
        </w:tc>
        <w:tc>
          <w:tcPr>
            <w:tcW w:w="28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6C08D1" w:rsidRPr="00E82C4F" w:rsidRDefault="00935523">
            <w:pPr>
              <w:spacing w:line="276" w:lineRule="auto"/>
              <w:jc w:val="center"/>
              <w:rPr>
                <w:sz w:val="16"/>
                <w:szCs w:val="16"/>
              </w:rPr>
            </w:pPr>
            <w:r w:rsidRPr="00E82C4F">
              <w:rPr>
                <w:sz w:val="16"/>
                <w:szCs w:val="16"/>
              </w:rPr>
              <w:t>Shift to 1 (Manual)</w:t>
            </w:r>
          </w:p>
          <w:p w:rsidR="006C08D1" w:rsidRPr="00E82C4F" w:rsidRDefault="00935523">
            <w:pPr>
              <w:spacing w:line="276" w:lineRule="auto"/>
              <w:jc w:val="center"/>
              <w:rPr>
                <w:sz w:val="16"/>
                <w:szCs w:val="16"/>
              </w:rPr>
            </w:pPr>
            <w:r w:rsidRPr="00E82C4F">
              <w:rPr>
                <w:sz w:val="16"/>
                <w:szCs w:val="16"/>
              </w:rPr>
              <w:t>Shift to D (Auto)</w:t>
            </w:r>
            <w:r w:rsidRPr="00E82C4F">
              <w:rPr>
                <w:rFonts w:cs="Arial"/>
                <w:sz w:val="16"/>
                <w:szCs w:val="16"/>
                <w:vertAlign w:val="subscript"/>
                <w:lang w:eastAsia="ja-JP"/>
              </w:rPr>
              <w:t>/135</w:t>
            </w:r>
          </w:p>
        </w:tc>
      </w:tr>
      <w:tr w:rsidR="003B55E0" w:rsidTr="003B55E0">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6C08D1" w:rsidRPr="00E82C4F" w:rsidRDefault="00935523">
            <w:pPr>
              <w:spacing w:line="256" w:lineRule="auto"/>
              <w:rPr>
                <w:rFonts w:cs="Arial"/>
                <w:sz w:val="16"/>
                <w:szCs w:val="16"/>
                <w:lang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2"/>
                <w:szCs w:val="16"/>
                <w:lang w:val="de-DE"/>
              </w:rPr>
            </w:pPr>
            <w:r>
              <w:rPr>
                <w:sz w:val="12"/>
                <w:szCs w:val="16"/>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0x3</w:t>
            </w:r>
          </w:p>
        </w:tc>
        <w:tc>
          <w:tcPr>
            <w:tcW w:w="57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0x1</w:t>
            </w:r>
          </w:p>
        </w:tc>
        <w:tc>
          <w:tcPr>
            <w:tcW w:w="28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Shift to Reverse</w:t>
            </w:r>
            <w:r>
              <w:rPr>
                <w:rFonts w:cs="Arial"/>
                <w:sz w:val="16"/>
                <w:szCs w:val="16"/>
                <w:vertAlign w:val="subscript"/>
                <w:lang w:val="de-DE" w:eastAsia="ja-JP"/>
              </w:rPr>
              <w:t>/136</w:t>
            </w:r>
          </w:p>
        </w:tc>
      </w:tr>
      <w:tr w:rsidR="003B55E0" w:rsidTr="003B55E0">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2"/>
                <w:szCs w:val="16"/>
                <w:lang w:val="de-DE"/>
              </w:rPr>
            </w:pPr>
            <w:r>
              <w:rPr>
                <w:sz w:val="12"/>
                <w:szCs w:val="16"/>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0x2</w:t>
            </w:r>
          </w:p>
        </w:tc>
        <w:tc>
          <w:tcPr>
            <w:tcW w:w="57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0x4</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0x1</w:t>
            </w:r>
          </w:p>
        </w:tc>
        <w:tc>
          <w:tcPr>
            <w:tcW w:w="28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Shift to Neutral</w:t>
            </w:r>
            <w:r>
              <w:rPr>
                <w:rFonts w:cs="Arial"/>
                <w:sz w:val="16"/>
                <w:szCs w:val="16"/>
                <w:vertAlign w:val="subscript"/>
                <w:lang w:val="de-DE" w:eastAsia="ja-JP"/>
              </w:rPr>
              <w:t>/474</w:t>
            </w:r>
          </w:p>
        </w:tc>
      </w:tr>
      <w:tr w:rsidR="003B55E0" w:rsidTr="003B55E0">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2"/>
                <w:szCs w:val="16"/>
                <w:lang w:val="de-DE"/>
              </w:rPr>
            </w:pPr>
            <w:r>
              <w:rPr>
                <w:sz w:val="12"/>
                <w:szCs w:val="16"/>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0x3</w:t>
            </w:r>
          </w:p>
        </w:tc>
        <w:tc>
          <w:tcPr>
            <w:tcW w:w="57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0x4</w:t>
            </w:r>
          </w:p>
        </w:tc>
        <w:tc>
          <w:tcPr>
            <w:tcW w:w="28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Object in Path</w:t>
            </w:r>
            <w:r>
              <w:rPr>
                <w:rFonts w:cs="Arial"/>
                <w:sz w:val="16"/>
                <w:szCs w:val="16"/>
                <w:vertAlign w:val="subscript"/>
                <w:lang w:val="de-DE" w:eastAsia="ja-JP"/>
              </w:rPr>
              <w:t>/137</w:t>
            </w:r>
          </w:p>
        </w:tc>
      </w:tr>
      <w:tr w:rsidR="003B55E0" w:rsidTr="003B55E0">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2"/>
                <w:szCs w:val="16"/>
                <w:lang w:val="de-DE"/>
              </w:rPr>
            </w:pPr>
            <w:r>
              <w:rPr>
                <w:sz w:val="12"/>
                <w:szCs w:val="16"/>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0x3</w:t>
            </w:r>
          </w:p>
        </w:tc>
        <w:tc>
          <w:tcPr>
            <w:tcW w:w="57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Prepare to Stop</w:t>
            </w:r>
            <w:r>
              <w:rPr>
                <w:rFonts w:cs="Arial"/>
                <w:sz w:val="16"/>
                <w:szCs w:val="16"/>
                <w:vertAlign w:val="subscript"/>
                <w:lang w:val="de-DE" w:eastAsia="ja-JP"/>
              </w:rPr>
              <w:t>/138</w:t>
            </w:r>
          </w:p>
        </w:tc>
      </w:tr>
      <w:tr w:rsidR="003B55E0" w:rsidTr="003B55E0">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2"/>
                <w:szCs w:val="16"/>
                <w:lang w:val="de-DE"/>
              </w:rPr>
            </w:pPr>
            <w:r>
              <w:rPr>
                <w:sz w:val="12"/>
                <w:szCs w:val="16"/>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0x3</w:t>
            </w:r>
          </w:p>
        </w:tc>
        <w:tc>
          <w:tcPr>
            <w:tcW w:w="57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0x4</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Prepare to Stop</w:t>
            </w:r>
            <w:r>
              <w:rPr>
                <w:rFonts w:cs="Arial"/>
                <w:sz w:val="16"/>
                <w:szCs w:val="16"/>
                <w:vertAlign w:val="subscript"/>
                <w:lang w:val="de-DE" w:eastAsia="ja-JP"/>
              </w:rPr>
              <w:t>/139</w:t>
            </w:r>
          </w:p>
        </w:tc>
      </w:tr>
      <w:tr w:rsidR="003B55E0" w:rsidTr="003B55E0">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2"/>
                <w:szCs w:val="16"/>
                <w:lang w:val="de-DE"/>
              </w:rPr>
            </w:pPr>
            <w:r>
              <w:rPr>
                <w:sz w:val="12"/>
                <w:szCs w:val="16"/>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0x3</w:t>
            </w:r>
          </w:p>
        </w:tc>
        <w:tc>
          <w:tcPr>
            <w:tcW w:w="57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0x4</w:t>
            </w:r>
          </w:p>
        </w:tc>
        <w:tc>
          <w:tcPr>
            <w:tcW w:w="28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Check Surroundings</w:t>
            </w:r>
            <w:r>
              <w:rPr>
                <w:rFonts w:cs="Arial"/>
                <w:sz w:val="16"/>
                <w:szCs w:val="16"/>
                <w:vertAlign w:val="subscript"/>
                <w:lang w:val="de-DE" w:eastAsia="ja-JP"/>
              </w:rPr>
              <w:t>/475</w:t>
            </w:r>
          </w:p>
        </w:tc>
      </w:tr>
      <w:tr w:rsidR="003B55E0" w:rsidTr="003B55E0">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2"/>
                <w:szCs w:val="16"/>
                <w:lang w:val="de-DE"/>
              </w:rPr>
            </w:pPr>
            <w:r>
              <w:rPr>
                <w:sz w:val="12"/>
                <w:szCs w:val="16"/>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0x3</w:t>
            </w:r>
          </w:p>
        </w:tc>
        <w:tc>
          <w:tcPr>
            <w:tcW w:w="57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0x4</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0x4</w:t>
            </w:r>
          </w:p>
        </w:tc>
        <w:tc>
          <w:tcPr>
            <w:tcW w:w="28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Check Surroundings</w:t>
            </w:r>
            <w:r>
              <w:rPr>
                <w:rFonts w:cs="Arial"/>
                <w:sz w:val="16"/>
                <w:szCs w:val="16"/>
                <w:vertAlign w:val="subscript"/>
                <w:lang w:val="de-DE" w:eastAsia="ja-JP"/>
              </w:rPr>
              <w:t>/558</w:t>
            </w:r>
          </w:p>
        </w:tc>
      </w:tr>
      <w:tr w:rsidR="003B55E0" w:rsidTr="003B55E0">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2"/>
                <w:szCs w:val="16"/>
                <w:lang w:val="de-DE"/>
              </w:rPr>
            </w:pPr>
            <w:r>
              <w:rPr>
                <w:sz w:val="12"/>
                <w:szCs w:val="16"/>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0x4</w:t>
            </w:r>
          </w:p>
        </w:tc>
        <w:tc>
          <w:tcPr>
            <w:tcW w:w="51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57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0x3</w:t>
            </w:r>
          </w:p>
        </w:tc>
        <w:tc>
          <w:tcPr>
            <w:tcW w:w="28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Press Button To Resume</w:t>
            </w:r>
            <w:r>
              <w:rPr>
                <w:rFonts w:cs="Arial"/>
                <w:sz w:val="16"/>
                <w:szCs w:val="16"/>
                <w:vertAlign w:val="subscript"/>
                <w:lang w:val="de-DE" w:eastAsia="ja-JP"/>
              </w:rPr>
              <w:t>/134</w:t>
            </w:r>
          </w:p>
        </w:tc>
      </w:tr>
      <w:tr w:rsidR="003B55E0" w:rsidTr="003B55E0">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2"/>
                <w:szCs w:val="16"/>
                <w:lang w:val="de-DE"/>
              </w:rPr>
            </w:pPr>
            <w:r>
              <w:rPr>
                <w:sz w:val="12"/>
                <w:szCs w:val="16"/>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0x3</w:t>
            </w:r>
          </w:p>
        </w:tc>
        <w:tc>
          <w:tcPr>
            <w:tcW w:w="57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 xml:space="preserve">Wait for </w:t>
            </w:r>
            <w:r>
              <w:rPr>
                <w:sz w:val="16"/>
                <w:szCs w:val="16"/>
                <w:lang w:val="de-DE"/>
              </w:rPr>
              <w:t>Steering</w:t>
            </w:r>
            <w:r>
              <w:rPr>
                <w:rFonts w:cs="Arial"/>
                <w:sz w:val="16"/>
                <w:szCs w:val="16"/>
                <w:vertAlign w:val="subscript"/>
                <w:lang w:val="de-DE" w:eastAsia="ja-JP"/>
              </w:rPr>
              <w:t>/497</w:t>
            </w:r>
          </w:p>
        </w:tc>
      </w:tr>
      <w:tr w:rsidR="003B55E0" w:rsidTr="003B55E0">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0x4</w:t>
            </w:r>
          </w:p>
        </w:tc>
        <w:tc>
          <w:tcPr>
            <w:tcW w:w="51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7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0x1</w:t>
            </w:r>
          </w:p>
        </w:tc>
        <w:tc>
          <w:tcPr>
            <w:tcW w:w="28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0x2</w:t>
            </w:r>
            <w:r>
              <w:rPr>
                <w:rFonts w:cs="Arial"/>
                <w:vertAlign w:val="superscript"/>
                <w:lang w:val="de-DE"/>
              </w:rPr>
              <w:t>‡</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Wheel Slip</w:t>
            </w:r>
            <w:r>
              <w:rPr>
                <w:rFonts w:cs="Arial"/>
                <w:sz w:val="16"/>
                <w:szCs w:val="16"/>
                <w:vertAlign w:val="subscript"/>
                <w:lang w:val="de-DE" w:eastAsia="ja-JP"/>
              </w:rPr>
              <w:t>/378</w:t>
            </w:r>
          </w:p>
        </w:tc>
      </w:tr>
      <w:tr w:rsidR="003B55E0" w:rsidTr="003B55E0">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2"/>
                <w:szCs w:val="16"/>
                <w:lang w:val="de-DE"/>
              </w:rPr>
            </w:pPr>
            <w:r>
              <w:rPr>
                <w:sz w:val="12"/>
                <w:szCs w:val="16"/>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0x4</w:t>
            </w:r>
          </w:p>
        </w:tc>
        <w:tc>
          <w:tcPr>
            <w:tcW w:w="51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7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0x1</w:t>
            </w:r>
          </w:p>
        </w:tc>
        <w:tc>
          <w:tcPr>
            <w:tcW w:w="28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0x6</w:t>
            </w:r>
            <w:r>
              <w:rPr>
                <w:rFonts w:cs="Arial"/>
                <w:vertAlign w:val="superscript"/>
                <w:lang w:val="de-DE"/>
              </w:rPr>
              <w:t>‡</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Driver: Use Brakes!</w:t>
            </w:r>
            <w:r>
              <w:rPr>
                <w:rFonts w:cs="Arial"/>
                <w:sz w:val="16"/>
                <w:szCs w:val="16"/>
                <w:vertAlign w:val="subscript"/>
                <w:lang w:val="de-DE" w:eastAsia="ja-JP"/>
              </w:rPr>
              <w:t xml:space="preserve"> /369</w:t>
            </w:r>
          </w:p>
        </w:tc>
      </w:tr>
      <w:tr w:rsidR="003B55E0" w:rsidTr="003B55E0">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2"/>
                <w:szCs w:val="16"/>
                <w:lang w:val="de-DE"/>
              </w:rPr>
            </w:pPr>
            <w:r>
              <w:rPr>
                <w:sz w:val="12"/>
                <w:szCs w:val="16"/>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0x3</w:t>
            </w:r>
          </w:p>
        </w:tc>
        <w:tc>
          <w:tcPr>
            <w:tcW w:w="51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0x3</w:t>
            </w:r>
          </w:p>
        </w:tc>
        <w:tc>
          <w:tcPr>
            <w:tcW w:w="57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0x6</w:t>
            </w:r>
            <w:r>
              <w:rPr>
                <w:rFonts w:cs="Arial"/>
                <w:vertAlign w:val="superscript"/>
                <w:lang w:val="de-DE"/>
              </w:rPr>
              <w:t>‡</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Autobrake Activated</w:t>
            </w:r>
            <w:r>
              <w:rPr>
                <w:rFonts w:cs="Arial"/>
                <w:sz w:val="16"/>
                <w:szCs w:val="16"/>
                <w:vertAlign w:val="subscript"/>
                <w:lang w:val="de-DE" w:eastAsia="ja-JP"/>
              </w:rPr>
              <w:t>/377</w:t>
            </w:r>
          </w:p>
        </w:tc>
      </w:tr>
      <w:tr w:rsidR="003B55E0" w:rsidTr="003B55E0">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0x5</w:t>
            </w:r>
          </w:p>
        </w:tc>
        <w:tc>
          <w:tcPr>
            <w:tcW w:w="51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7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0x1</w:t>
            </w:r>
            <w:r>
              <w:rPr>
                <w:rFonts w:cs="Arial"/>
                <w:vertAlign w:val="superscript"/>
                <w:lang w:val="de-DE"/>
              </w:rPr>
              <w:t>‡</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0xC</w:t>
            </w:r>
          </w:p>
        </w:tc>
        <w:tc>
          <w:tcPr>
            <w:tcW w:w="2143"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Trailer Attached</w:t>
            </w:r>
            <w:r>
              <w:rPr>
                <w:rFonts w:cs="Arial"/>
                <w:sz w:val="16"/>
                <w:szCs w:val="16"/>
                <w:vertAlign w:val="subscript"/>
                <w:lang w:val="de-DE" w:eastAsia="ja-JP"/>
              </w:rPr>
              <w:t>/374</w:t>
            </w:r>
          </w:p>
        </w:tc>
      </w:tr>
      <w:tr w:rsidR="003B55E0" w:rsidTr="003B55E0">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0x5</w:t>
            </w:r>
          </w:p>
        </w:tc>
        <w:tc>
          <w:tcPr>
            <w:tcW w:w="51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7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0x3</w:t>
            </w:r>
            <w:r>
              <w:rPr>
                <w:rFonts w:cs="Arial"/>
                <w:vertAlign w:val="superscript"/>
                <w:lang w:val="de-DE"/>
              </w:rPr>
              <w:t>‡</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T/C OFF</w:t>
            </w:r>
            <w:r>
              <w:rPr>
                <w:rFonts w:cs="Arial"/>
                <w:sz w:val="16"/>
                <w:szCs w:val="16"/>
                <w:vertAlign w:val="subscript"/>
                <w:lang w:val="de-DE" w:eastAsia="ja-JP"/>
              </w:rPr>
              <w:t>/375</w:t>
            </w:r>
          </w:p>
        </w:tc>
      </w:tr>
      <w:tr w:rsidR="003B55E0" w:rsidTr="003B55E0">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0x5</w:t>
            </w:r>
          </w:p>
        </w:tc>
        <w:tc>
          <w:tcPr>
            <w:tcW w:w="51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7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0x1</w:t>
            </w:r>
            <w:r>
              <w:rPr>
                <w:rFonts w:cs="Arial"/>
                <w:vertAlign w:val="superscript"/>
                <w:lang w:val="de-DE"/>
              </w:rPr>
              <w:t>‡</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0x8</w:t>
            </w:r>
          </w:p>
        </w:tc>
        <w:tc>
          <w:tcPr>
            <w:tcW w:w="2143"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Sensors Blocked</w:t>
            </w:r>
            <w:r>
              <w:rPr>
                <w:rFonts w:cs="Arial"/>
                <w:sz w:val="16"/>
                <w:szCs w:val="16"/>
                <w:vertAlign w:val="subscript"/>
                <w:lang w:val="de-DE" w:eastAsia="ja-JP"/>
              </w:rPr>
              <w:t>/364</w:t>
            </w:r>
          </w:p>
        </w:tc>
      </w:tr>
      <w:tr w:rsidR="003B55E0" w:rsidTr="003B55E0">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0x5</w:t>
            </w:r>
          </w:p>
        </w:tc>
        <w:tc>
          <w:tcPr>
            <w:tcW w:w="51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7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0x1</w:t>
            </w:r>
            <w:r>
              <w:rPr>
                <w:rFonts w:cs="Arial"/>
                <w:vertAlign w:val="superscript"/>
                <w:lang w:val="de-DE"/>
              </w:rPr>
              <w:t>‡</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0xD</w:t>
            </w:r>
          </w:p>
        </w:tc>
        <w:tc>
          <w:tcPr>
            <w:tcW w:w="2143"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Sensors Blocked</w:t>
            </w:r>
            <w:r>
              <w:rPr>
                <w:rFonts w:cs="Arial"/>
                <w:sz w:val="16"/>
                <w:szCs w:val="16"/>
                <w:vertAlign w:val="subscript"/>
                <w:lang w:val="de-DE" w:eastAsia="ja-JP"/>
              </w:rPr>
              <w:t>/364</w:t>
            </w:r>
          </w:p>
        </w:tc>
      </w:tr>
      <w:tr w:rsidR="003B55E0" w:rsidTr="003B55E0">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0x5</w:t>
            </w:r>
          </w:p>
        </w:tc>
        <w:tc>
          <w:tcPr>
            <w:tcW w:w="51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7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0x1</w:t>
            </w:r>
            <w:r>
              <w:rPr>
                <w:rFonts w:cs="Arial"/>
                <w:vertAlign w:val="superscript"/>
                <w:lang w:val="de-DE"/>
              </w:rPr>
              <w:t>‡</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0xE</w:t>
            </w:r>
          </w:p>
        </w:tc>
        <w:tc>
          <w:tcPr>
            <w:tcW w:w="2143"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Sensors Blocked</w:t>
            </w:r>
            <w:r>
              <w:rPr>
                <w:rFonts w:cs="Arial"/>
                <w:sz w:val="16"/>
                <w:szCs w:val="16"/>
                <w:vertAlign w:val="subscript"/>
                <w:lang w:val="de-DE" w:eastAsia="ja-JP"/>
              </w:rPr>
              <w:t>/364</w:t>
            </w:r>
          </w:p>
        </w:tc>
      </w:tr>
      <w:tr w:rsidR="003B55E0" w:rsidTr="003B55E0">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0x5</w:t>
            </w:r>
          </w:p>
        </w:tc>
        <w:tc>
          <w:tcPr>
            <w:tcW w:w="51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7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0x1</w:t>
            </w:r>
            <w:r>
              <w:rPr>
                <w:rFonts w:cs="Arial"/>
                <w:vertAlign w:val="superscript"/>
                <w:lang w:val="de-DE"/>
              </w:rPr>
              <w:t>‡</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0xF</w:t>
            </w:r>
          </w:p>
        </w:tc>
        <w:tc>
          <w:tcPr>
            <w:tcW w:w="2143"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Sensors Blocked</w:t>
            </w:r>
            <w:r>
              <w:rPr>
                <w:rFonts w:cs="Arial"/>
                <w:sz w:val="16"/>
                <w:szCs w:val="16"/>
                <w:vertAlign w:val="subscript"/>
                <w:lang w:val="de-DE" w:eastAsia="ja-JP"/>
              </w:rPr>
              <w:t>/364</w:t>
            </w:r>
          </w:p>
        </w:tc>
      </w:tr>
      <w:tr w:rsidR="003B55E0" w:rsidTr="003B55E0">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2"/>
                <w:szCs w:val="16"/>
                <w:lang w:val="de-DE"/>
              </w:rPr>
            </w:pPr>
            <w:r>
              <w:rPr>
                <w:sz w:val="12"/>
                <w:szCs w:val="16"/>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0x3</w:t>
            </w:r>
          </w:p>
        </w:tc>
        <w:tc>
          <w:tcPr>
            <w:tcW w:w="57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0x7</w:t>
            </w:r>
          </w:p>
        </w:tc>
        <w:tc>
          <w:tcPr>
            <w:tcW w:w="28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0x1</w:t>
            </w:r>
            <w:r>
              <w:rPr>
                <w:rFonts w:cs="Arial"/>
                <w:vertAlign w:val="superscript"/>
                <w:lang w:val="de-DE"/>
              </w:rPr>
              <w:t>‡</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Close door</w:t>
            </w:r>
            <w:r>
              <w:rPr>
                <w:rFonts w:cs="Arial"/>
                <w:sz w:val="16"/>
                <w:szCs w:val="16"/>
                <w:vertAlign w:val="subscript"/>
                <w:lang w:val="de-DE" w:eastAsia="ja-JP"/>
              </w:rPr>
              <w:t>/476</w:t>
            </w:r>
          </w:p>
        </w:tc>
      </w:tr>
      <w:tr w:rsidR="003B55E0" w:rsidTr="003B55E0">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2"/>
                <w:szCs w:val="16"/>
                <w:lang w:val="de-DE"/>
              </w:rPr>
            </w:pPr>
            <w:r>
              <w:rPr>
                <w:sz w:val="12"/>
                <w:szCs w:val="16"/>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0x3</w:t>
            </w:r>
          </w:p>
        </w:tc>
        <w:tc>
          <w:tcPr>
            <w:tcW w:w="57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0x1</w:t>
            </w:r>
          </w:p>
        </w:tc>
        <w:tc>
          <w:tcPr>
            <w:tcW w:w="28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0x7</w:t>
            </w:r>
            <w:r>
              <w:rPr>
                <w:rFonts w:cs="Arial"/>
                <w:vertAlign w:val="superscript"/>
                <w:lang w:val="de-DE"/>
              </w:rPr>
              <w:t>‡</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Release steering wheel</w:t>
            </w:r>
            <w:r>
              <w:rPr>
                <w:rFonts w:cs="Arial"/>
                <w:sz w:val="16"/>
                <w:szCs w:val="16"/>
                <w:vertAlign w:val="subscript"/>
                <w:lang w:val="de-DE" w:eastAsia="ja-JP"/>
              </w:rPr>
              <w:t>/477</w:t>
            </w:r>
          </w:p>
        </w:tc>
      </w:tr>
      <w:tr w:rsidR="003B55E0" w:rsidTr="003B55E0">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2"/>
                <w:szCs w:val="16"/>
                <w:lang w:val="de-DE"/>
              </w:rPr>
            </w:pPr>
            <w:r>
              <w:rPr>
                <w:sz w:val="12"/>
                <w:szCs w:val="16"/>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0x3</w:t>
            </w:r>
          </w:p>
        </w:tc>
        <w:tc>
          <w:tcPr>
            <w:tcW w:w="57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0x3</w:t>
            </w:r>
          </w:p>
        </w:tc>
        <w:tc>
          <w:tcPr>
            <w:tcW w:w="28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0x1</w:t>
            </w:r>
            <w:r>
              <w:rPr>
                <w:rFonts w:cs="Arial"/>
                <w:vertAlign w:val="superscript"/>
                <w:lang w:val="de-DE"/>
              </w:rPr>
              <w:t>‡</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Hold button to resume</w:t>
            </w:r>
            <w:r>
              <w:rPr>
                <w:rFonts w:cs="Arial"/>
                <w:sz w:val="16"/>
                <w:szCs w:val="16"/>
                <w:vertAlign w:val="subscript"/>
                <w:lang w:val="de-DE" w:eastAsia="ja-JP"/>
              </w:rPr>
              <w:t>/478</w:t>
            </w:r>
          </w:p>
        </w:tc>
      </w:tr>
      <w:tr w:rsidR="003B55E0" w:rsidTr="003B55E0">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2"/>
                <w:szCs w:val="16"/>
                <w:lang w:val="de-DE"/>
              </w:rPr>
            </w:pPr>
            <w:r>
              <w:rPr>
                <w:sz w:val="12"/>
                <w:szCs w:val="16"/>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0x7</w:t>
            </w:r>
          </w:p>
        </w:tc>
        <w:tc>
          <w:tcPr>
            <w:tcW w:w="51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7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Take control</w:t>
            </w:r>
            <w:r>
              <w:rPr>
                <w:rFonts w:cs="Arial"/>
                <w:sz w:val="16"/>
                <w:szCs w:val="16"/>
                <w:vertAlign w:val="subscript"/>
                <w:lang w:val="de-DE" w:eastAsia="ja-JP"/>
              </w:rPr>
              <w:t>/479</w:t>
            </w:r>
          </w:p>
        </w:tc>
      </w:tr>
      <w:tr w:rsidR="003B55E0" w:rsidTr="003B55E0">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2"/>
                <w:szCs w:val="16"/>
                <w:lang w:val="de-DE"/>
              </w:rPr>
            </w:pPr>
            <w:r>
              <w:rPr>
                <w:sz w:val="12"/>
                <w:szCs w:val="16"/>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0x5</w:t>
            </w:r>
          </w:p>
        </w:tc>
        <w:tc>
          <w:tcPr>
            <w:tcW w:w="51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7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0x5</w:t>
            </w:r>
            <w:r>
              <w:rPr>
                <w:rFonts w:cs="Arial"/>
                <w:vertAlign w:val="superscript"/>
                <w:lang w:val="de-DE"/>
              </w:rPr>
              <w:t>‡</w:t>
            </w:r>
          </w:p>
        </w:tc>
        <w:tc>
          <w:tcPr>
            <w:tcW w:w="425"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sz w:val="16"/>
                <w:szCs w:val="16"/>
                <w:lang w:val="de-DE"/>
              </w:rPr>
            </w:pPr>
            <w:r>
              <w:rPr>
                <w:sz w:val="16"/>
                <w:szCs w:val="16"/>
                <w:lang w:val="de-DE"/>
              </w:rPr>
              <w:t>High inclination</w:t>
            </w:r>
            <w:r>
              <w:rPr>
                <w:rFonts w:cs="Arial"/>
                <w:sz w:val="16"/>
                <w:szCs w:val="16"/>
                <w:vertAlign w:val="subscript"/>
                <w:lang w:val="de-DE" w:eastAsia="ja-JP"/>
              </w:rPr>
              <w:t>/480</w:t>
            </w:r>
          </w:p>
        </w:tc>
      </w:tr>
      <w:tr w:rsidR="003B55E0" w:rsidTr="003B55E0">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tcPr>
          <w:p w:rsidR="003B55E0" w:rsidRDefault="00935523">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2"/>
                <w:szCs w:val="16"/>
                <w:lang w:val="de-DE"/>
              </w:rPr>
            </w:pPr>
            <w:r>
              <w:rPr>
                <w:sz w:val="12"/>
                <w:szCs w:val="16"/>
                <w:lang w:val="de-DE"/>
              </w:rPr>
              <w:t>0xA</w:t>
            </w:r>
          </w:p>
        </w:tc>
        <w:tc>
          <w:tcPr>
            <w:tcW w:w="475"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0x2</w:t>
            </w:r>
          </w:p>
        </w:tc>
        <w:tc>
          <w:tcPr>
            <w:tcW w:w="574"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0x1</w:t>
            </w:r>
          </w:p>
        </w:tc>
        <w:tc>
          <w:tcPr>
            <w:tcW w:w="284"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tcPr>
          <w:p w:rsidR="003B55E0" w:rsidRPr="00E82C4F" w:rsidRDefault="00935523" w:rsidP="003B55E0">
            <w:pPr>
              <w:spacing w:line="276" w:lineRule="auto"/>
              <w:jc w:val="center"/>
              <w:rPr>
                <w:sz w:val="16"/>
                <w:szCs w:val="16"/>
              </w:rPr>
            </w:pPr>
            <w:r w:rsidRPr="00E82C4F">
              <w:rPr>
                <w:sz w:val="16"/>
                <w:szCs w:val="16"/>
              </w:rPr>
              <w:t xml:space="preserve">Shift to 1 </w:t>
            </w:r>
            <w:r w:rsidRPr="00E82C4F">
              <w:rPr>
                <w:sz w:val="16"/>
                <w:szCs w:val="16"/>
              </w:rPr>
              <w:t>(Manual)</w:t>
            </w:r>
          </w:p>
          <w:p w:rsidR="003B55E0" w:rsidRPr="003B55E0" w:rsidRDefault="00935523" w:rsidP="003B55E0">
            <w:pPr>
              <w:spacing w:line="276" w:lineRule="auto"/>
              <w:jc w:val="center"/>
              <w:rPr>
                <w:sz w:val="16"/>
                <w:szCs w:val="16"/>
              </w:rPr>
            </w:pPr>
            <w:r w:rsidRPr="00E82C4F">
              <w:rPr>
                <w:sz w:val="16"/>
                <w:szCs w:val="16"/>
              </w:rPr>
              <w:t>Shift to D (Auto)</w:t>
            </w:r>
            <w:r>
              <w:rPr>
                <w:rFonts w:cs="Arial"/>
                <w:sz w:val="16"/>
                <w:szCs w:val="16"/>
                <w:vertAlign w:val="subscript"/>
                <w:lang w:eastAsia="ja-JP"/>
              </w:rPr>
              <w:t>/599</w:t>
            </w:r>
          </w:p>
        </w:tc>
      </w:tr>
      <w:tr w:rsidR="003B55E0" w:rsidTr="003B55E0">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tcPr>
          <w:p w:rsidR="003B55E0" w:rsidRPr="003B55E0" w:rsidRDefault="00935523">
            <w:pPr>
              <w:spacing w:line="256" w:lineRule="auto"/>
              <w:rPr>
                <w:rFonts w:cs="Arial"/>
                <w:sz w:val="16"/>
                <w:szCs w:val="16"/>
                <w:lang w:eastAsia="ja-JP"/>
              </w:rPr>
            </w:pPr>
          </w:p>
        </w:tc>
        <w:tc>
          <w:tcPr>
            <w:tcW w:w="475"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0x2</w:t>
            </w:r>
          </w:p>
        </w:tc>
        <w:tc>
          <w:tcPr>
            <w:tcW w:w="574"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0x2</w:t>
            </w:r>
          </w:p>
        </w:tc>
        <w:tc>
          <w:tcPr>
            <w:tcW w:w="284"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Ensure Park Brake Released</w:t>
            </w:r>
            <w:r>
              <w:rPr>
                <w:sz w:val="16"/>
                <w:szCs w:val="16"/>
                <w:vertAlign w:val="subscript"/>
                <w:lang w:val="de-DE"/>
              </w:rPr>
              <w:t>/613</w:t>
            </w:r>
          </w:p>
        </w:tc>
      </w:tr>
      <w:tr w:rsidR="003B55E0" w:rsidTr="003B55E0">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tcPr>
          <w:p w:rsidR="003B55E0" w:rsidRDefault="00935523">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0x2</w:t>
            </w:r>
          </w:p>
        </w:tc>
        <w:tc>
          <w:tcPr>
            <w:tcW w:w="574"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0x5</w:t>
            </w:r>
          </w:p>
        </w:tc>
        <w:tc>
          <w:tcPr>
            <w:tcW w:w="284"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Ensure Park Brake Released</w:t>
            </w:r>
            <w:r>
              <w:rPr>
                <w:sz w:val="16"/>
                <w:szCs w:val="16"/>
                <w:vertAlign w:val="subscript"/>
                <w:lang w:val="de-DE"/>
              </w:rPr>
              <w:t>/614</w:t>
            </w:r>
          </w:p>
        </w:tc>
      </w:tr>
      <w:tr w:rsidR="003B55E0" w:rsidTr="003B55E0">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tcPr>
          <w:p w:rsidR="003B55E0" w:rsidRDefault="00935523">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0x2</w:t>
            </w:r>
          </w:p>
        </w:tc>
        <w:tc>
          <w:tcPr>
            <w:tcW w:w="574"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0x6</w:t>
            </w:r>
          </w:p>
        </w:tc>
        <w:tc>
          <w:tcPr>
            <w:tcW w:w="284"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tcPr>
          <w:p w:rsidR="003B55E0" w:rsidRDefault="00935523">
            <w:pPr>
              <w:spacing w:line="276" w:lineRule="auto"/>
              <w:jc w:val="center"/>
              <w:rPr>
                <w:sz w:val="16"/>
                <w:szCs w:val="16"/>
                <w:lang w:val="de-DE"/>
              </w:rPr>
            </w:pPr>
            <w:r>
              <w:rPr>
                <w:sz w:val="16"/>
                <w:szCs w:val="16"/>
                <w:lang w:val="de-DE"/>
              </w:rPr>
              <w:t>Ensure</w:t>
            </w:r>
            <w:r>
              <w:rPr>
                <w:sz w:val="16"/>
                <w:szCs w:val="16"/>
                <w:lang w:val="de-DE"/>
              </w:rPr>
              <w:t xml:space="preserve"> Park Brake Released</w:t>
            </w:r>
            <w:r>
              <w:rPr>
                <w:sz w:val="16"/>
                <w:szCs w:val="16"/>
                <w:vertAlign w:val="subscript"/>
                <w:lang w:val="de-DE"/>
              </w:rPr>
              <w:t>/615</w:t>
            </w:r>
          </w:p>
        </w:tc>
      </w:tr>
      <w:tr w:rsidR="006C08D1" w:rsidTr="003B55E0">
        <w:trPr>
          <w:cantSplit/>
          <w:trHeight w:val="194"/>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56" w:lineRule="auto"/>
              <w:rPr>
                <w:rFonts w:cs="Arial"/>
                <w:sz w:val="16"/>
                <w:szCs w:val="16"/>
                <w:lang w:val="de-DE" w:eastAsia="ja-JP"/>
              </w:rPr>
            </w:pPr>
          </w:p>
        </w:tc>
        <w:tc>
          <w:tcPr>
            <w:tcW w:w="7994" w:type="dxa"/>
            <w:gridSpan w:val="16"/>
            <w:tcBorders>
              <w:top w:val="single" w:sz="4" w:space="0" w:color="auto"/>
              <w:left w:val="single" w:sz="4" w:space="0" w:color="auto"/>
              <w:bottom w:val="single" w:sz="4" w:space="0" w:color="auto"/>
              <w:right w:val="single" w:sz="4" w:space="0" w:color="auto"/>
            </w:tcBorders>
            <w:vAlign w:val="center"/>
            <w:hideMark/>
          </w:tcPr>
          <w:p w:rsidR="006C08D1" w:rsidRDefault="00935523">
            <w:pPr>
              <w:spacing w:line="276" w:lineRule="auto"/>
              <w:jc w:val="center"/>
              <w:rPr>
                <w:rFonts w:cs="Arial"/>
                <w:sz w:val="16"/>
                <w:szCs w:val="16"/>
                <w:lang w:val="de-DE" w:eastAsia="ja-JP"/>
              </w:rPr>
            </w:pPr>
            <w:r>
              <w:rPr>
                <w:sz w:val="16"/>
                <w:szCs w:val="16"/>
                <w:lang w:val="de-DE"/>
              </w:rPr>
              <w:t>All Other Cases</w:t>
            </w:r>
          </w:p>
        </w:tc>
        <w:tc>
          <w:tcPr>
            <w:tcW w:w="2143" w:type="dxa"/>
            <w:tcBorders>
              <w:top w:val="single" w:sz="4" w:space="0" w:color="auto"/>
              <w:left w:val="single" w:sz="4" w:space="0" w:color="auto"/>
              <w:bottom w:val="single" w:sz="4" w:space="0" w:color="auto"/>
              <w:right w:val="single" w:sz="4" w:space="0" w:color="auto"/>
            </w:tcBorders>
            <w:vAlign w:val="center"/>
            <w:hideMark/>
          </w:tcPr>
          <w:p w:rsidR="006C08D1" w:rsidRPr="00E82C4F" w:rsidRDefault="00935523">
            <w:pPr>
              <w:spacing w:line="276" w:lineRule="auto"/>
              <w:jc w:val="center"/>
              <w:rPr>
                <w:rFonts w:cs="Arial"/>
                <w:sz w:val="16"/>
                <w:szCs w:val="16"/>
                <w:lang w:eastAsia="ja-JP"/>
              </w:rPr>
            </w:pPr>
            <w:r w:rsidRPr="00E82C4F">
              <w:rPr>
                <w:sz w:val="16"/>
                <w:szCs w:val="16"/>
              </w:rPr>
              <w:t>Blank (Do not show Text4)</w:t>
            </w:r>
          </w:p>
        </w:tc>
      </w:tr>
    </w:tbl>
    <w:p w:rsidR="009A0019" w:rsidRDefault="00935523" w:rsidP="009A0019">
      <w:pPr>
        <w:jc w:val="center"/>
      </w:pPr>
      <w:r>
        <w:rPr>
          <w:u w:val="single"/>
        </w:rPr>
        <w:t>R</w:t>
      </w:r>
      <w:r>
        <w:t xml:space="preserve">everse </w:t>
      </w:r>
      <w:r>
        <w:rPr>
          <w:u w:val="single"/>
        </w:rPr>
        <w:t>V</w:t>
      </w:r>
      <w:r>
        <w:t xml:space="preserve">ideo </w:t>
      </w:r>
      <w:r>
        <w:rPr>
          <w:u w:val="single"/>
        </w:rPr>
        <w:t>C</w:t>
      </w:r>
      <w:r>
        <w:t xml:space="preserve">amera with </w:t>
      </w:r>
      <w:r>
        <w:rPr>
          <w:u w:val="single"/>
        </w:rPr>
        <w:t>A</w:t>
      </w:r>
      <w:r>
        <w:t xml:space="preserve">ctive </w:t>
      </w:r>
      <w:r>
        <w:rPr>
          <w:u w:val="single"/>
        </w:rPr>
        <w:t>P</w:t>
      </w:r>
      <w:r>
        <w:t xml:space="preserve">ark </w:t>
      </w:r>
      <w:r>
        <w:rPr>
          <w:u w:val="single"/>
        </w:rPr>
        <w:t>A</w:t>
      </w:r>
      <w:r>
        <w:t xml:space="preserve">ssist (APA) and </w:t>
      </w:r>
      <w:r>
        <w:rPr>
          <w:u w:val="single"/>
        </w:rPr>
        <w:t>P</w:t>
      </w:r>
      <w:r>
        <w:t xml:space="preserve">ark </w:t>
      </w:r>
      <w:r>
        <w:rPr>
          <w:u w:val="single"/>
        </w:rPr>
        <w:t>D</w:t>
      </w:r>
      <w:r>
        <w:t xml:space="preserve">istance </w:t>
      </w:r>
      <w:r>
        <w:rPr>
          <w:u w:val="single"/>
        </w:rPr>
        <w:t>C</w:t>
      </w:r>
      <w:r>
        <w:t>ontrol (PDC) Positional Text4</w:t>
      </w:r>
    </w:p>
    <w:p w:rsidR="009A0019" w:rsidRDefault="00935523" w:rsidP="009A0019">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9A0019" w:rsidRDefault="00935523" w:rsidP="009A0019">
      <w:r>
        <w:rPr>
          <w:rFonts w:cs="Arial"/>
        </w:rPr>
        <w:t>‡ -</w:t>
      </w:r>
      <w:r>
        <w:rPr>
          <w:sz w:val="16"/>
          <w:szCs w:val="16"/>
        </w:rPr>
        <w:t xml:space="preserve"> Only if supported by the implementing program as per REQ-130570. If not supported but required by signal pro</w:t>
      </w:r>
      <w:r>
        <w:rPr>
          <w:sz w:val="16"/>
          <w:szCs w:val="16"/>
        </w:rPr>
        <w:t>cessing tables, treat as data 0x1.</w:t>
      </w:r>
    </w:p>
    <w:p w:rsidR="00500605" w:rsidRDefault="00935523" w:rsidP="009A0019"/>
    <w:p w:rsidR="00DD63DB" w:rsidRDefault="00935523" w:rsidP="009A0019"/>
    <w:p w:rsidR="00DD63DB" w:rsidRDefault="00935523" w:rsidP="00DD63DB">
      <w:pPr>
        <w:jc w:val="center"/>
        <w:rPr>
          <w:b/>
        </w:rPr>
      </w:pPr>
      <w:r>
        <w:rPr>
          <w:b/>
        </w:rPr>
        <w:t>4” displays</w:t>
      </w:r>
    </w:p>
    <w:tbl>
      <w:tblPr>
        <w:tblStyle w:val="TableGrid"/>
        <w:tblW w:w="0" w:type="auto"/>
        <w:jc w:val="center"/>
        <w:tblLook w:val="04A0" w:firstRow="1" w:lastRow="0" w:firstColumn="1" w:lastColumn="0" w:noHBand="0" w:noVBand="1"/>
      </w:tblPr>
      <w:tblGrid>
        <w:gridCol w:w="636"/>
        <w:gridCol w:w="474"/>
        <w:gridCol w:w="474"/>
        <w:gridCol w:w="406"/>
        <w:gridCol w:w="474"/>
        <w:gridCol w:w="406"/>
        <w:gridCol w:w="406"/>
        <w:gridCol w:w="406"/>
        <w:gridCol w:w="406"/>
        <w:gridCol w:w="474"/>
        <w:gridCol w:w="474"/>
        <w:gridCol w:w="474"/>
        <w:gridCol w:w="474"/>
        <w:gridCol w:w="406"/>
        <w:gridCol w:w="3209"/>
      </w:tblGrid>
      <w:tr w:rsidR="006C08D1" w:rsidTr="006C08D1">
        <w:trPr>
          <w:cantSplit/>
          <w:trHeight w:val="2156"/>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C08D1" w:rsidRDefault="00935523">
            <w:pPr>
              <w:ind w:left="113" w:right="113"/>
              <w:jc w:val="center"/>
              <w:rPr>
                <w:rFonts w:cs="Arial"/>
                <w:sz w:val="16"/>
                <w:szCs w:val="16"/>
                <w:lang w:val="de-DE" w:eastAsia="ja-JP"/>
              </w:rPr>
            </w:pPr>
            <w:r>
              <w:rPr>
                <w:sz w:val="16"/>
                <w:szCs w:val="16"/>
                <w:lang w:val="de-DE"/>
              </w:rPr>
              <w:lastRenderedPageBreak/>
              <w:t>Operational Mode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C08D1" w:rsidRDefault="00935523">
            <w:pPr>
              <w:ind w:left="113" w:right="113"/>
              <w:jc w:val="center"/>
              <w:rPr>
                <w:rFonts w:cs="Arial"/>
                <w:sz w:val="16"/>
                <w:szCs w:val="16"/>
                <w:lang w:val="de-DE" w:eastAsia="ja-JP"/>
              </w:rPr>
            </w:pPr>
            <w:r>
              <w:rPr>
                <w:sz w:val="16"/>
                <w:szCs w:val="16"/>
                <w:lang w:val="de-DE"/>
              </w:rPr>
              <w:t>[ApaSys_D_Stat]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C08D1" w:rsidRDefault="00935523">
            <w:pPr>
              <w:ind w:left="113" w:right="113"/>
              <w:jc w:val="center"/>
              <w:rPr>
                <w:rFonts w:cs="Arial"/>
                <w:sz w:val="16"/>
                <w:szCs w:val="16"/>
                <w:lang w:val="de-DE" w:eastAsia="ja-JP"/>
              </w:rPr>
            </w:pPr>
            <w:r>
              <w:rPr>
                <w:sz w:val="16"/>
                <w:szCs w:val="16"/>
                <w:lang w:val="de-DE"/>
              </w:rPr>
              <w:t>[ApaSteScanMde_D_Stat]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C08D1" w:rsidRDefault="00935523">
            <w:pPr>
              <w:ind w:left="113" w:right="113"/>
              <w:jc w:val="center"/>
              <w:rPr>
                <w:rFonts w:cs="Arial"/>
                <w:sz w:val="16"/>
                <w:szCs w:val="16"/>
                <w:lang w:val="de-DE" w:eastAsia="ja-JP"/>
              </w:rPr>
            </w:pPr>
            <w:r>
              <w:rPr>
                <w:sz w:val="16"/>
                <w:szCs w:val="16"/>
                <w:lang w:val="de-DE"/>
              </w:rPr>
              <w:t>[ApaActvSide2_D_Stat]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C08D1" w:rsidRDefault="00935523">
            <w:pPr>
              <w:ind w:left="113" w:right="113"/>
              <w:jc w:val="center"/>
              <w:rPr>
                <w:rFonts w:cs="Arial"/>
                <w:sz w:val="16"/>
                <w:szCs w:val="16"/>
                <w:lang w:val="de-DE" w:eastAsia="ja-JP"/>
              </w:rPr>
            </w:pPr>
            <w:r>
              <w:rPr>
                <w:sz w:val="16"/>
                <w:szCs w:val="16"/>
                <w:lang w:val="de-DE"/>
              </w:rPr>
              <w:t>[ApaMde_D_Stat]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C08D1" w:rsidRDefault="00935523">
            <w:pPr>
              <w:ind w:left="113" w:right="113"/>
              <w:jc w:val="center"/>
              <w:rPr>
                <w:rFonts w:cs="Arial"/>
                <w:sz w:val="16"/>
                <w:szCs w:val="16"/>
                <w:lang w:val="de-DE" w:eastAsia="ja-JP"/>
              </w:rPr>
            </w:pPr>
            <w:r>
              <w:rPr>
                <w:sz w:val="16"/>
                <w:szCs w:val="16"/>
                <w:lang w:val="de-DE"/>
              </w:rPr>
              <w:t>[ApaSelSapp_D_Stat]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C08D1" w:rsidRDefault="00935523">
            <w:pPr>
              <w:ind w:left="113" w:right="113"/>
              <w:jc w:val="center"/>
              <w:rPr>
                <w:rFonts w:cs="Arial"/>
                <w:sz w:val="16"/>
                <w:szCs w:val="16"/>
                <w:lang w:val="de-DE" w:eastAsia="ja-JP"/>
              </w:rPr>
            </w:pPr>
            <w:r>
              <w:rPr>
                <w:sz w:val="16"/>
                <w:szCs w:val="16"/>
                <w:lang w:val="de-DE"/>
              </w:rPr>
              <w:t>[ApaSelPpa_D_Stat]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C08D1" w:rsidRDefault="00935523">
            <w:pPr>
              <w:ind w:left="113" w:right="113"/>
              <w:jc w:val="center"/>
              <w:rPr>
                <w:rFonts w:cs="Arial"/>
                <w:sz w:val="16"/>
                <w:szCs w:val="16"/>
                <w:lang w:val="de-DE" w:eastAsia="ja-JP"/>
              </w:rPr>
            </w:pPr>
            <w:r>
              <w:rPr>
                <w:sz w:val="16"/>
                <w:szCs w:val="16"/>
                <w:lang w:val="de-DE"/>
              </w:rPr>
              <w:t>[ApaSelPoa_D_Stat]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C08D1" w:rsidRDefault="00935523">
            <w:pPr>
              <w:ind w:left="113" w:right="113"/>
              <w:jc w:val="center"/>
              <w:rPr>
                <w:rFonts w:cs="Arial"/>
                <w:sz w:val="16"/>
                <w:szCs w:val="16"/>
                <w:lang w:val="de-DE" w:eastAsia="ja-JP"/>
              </w:rPr>
            </w:pPr>
            <w:r>
              <w:rPr>
                <w:sz w:val="16"/>
                <w:szCs w:val="16"/>
                <w:lang w:val="de-DE"/>
              </w:rPr>
              <w:t>[ApaScan_D_Stat]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C08D1" w:rsidRDefault="00935523">
            <w:pPr>
              <w:ind w:left="113" w:right="113"/>
              <w:jc w:val="center"/>
              <w:rPr>
                <w:rFonts w:cs="Arial"/>
                <w:sz w:val="16"/>
                <w:szCs w:val="16"/>
                <w:lang w:val="de-DE" w:eastAsia="ja-JP"/>
              </w:rPr>
            </w:pPr>
            <w:r>
              <w:rPr>
                <w:sz w:val="16"/>
                <w:szCs w:val="16"/>
                <w:lang w:val="de-DE"/>
              </w:rPr>
              <w:t>[ApaLongCtl_D_RqDrv]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C08D1" w:rsidRDefault="00935523">
            <w:pPr>
              <w:ind w:left="113" w:right="113"/>
              <w:jc w:val="center"/>
              <w:rPr>
                <w:rFonts w:cs="Arial"/>
                <w:sz w:val="16"/>
                <w:szCs w:val="16"/>
                <w:lang w:val="de-DE" w:eastAsia="ja-JP"/>
              </w:rPr>
            </w:pPr>
            <w:r>
              <w:rPr>
                <w:sz w:val="16"/>
                <w:szCs w:val="16"/>
                <w:lang w:val="de-DE"/>
              </w:rPr>
              <w:t>[ApaGearShif_D_RqDrv]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C08D1" w:rsidRDefault="00935523">
            <w:pPr>
              <w:ind w:left="113" w:right="113"/>
              <w:jc w:val="center"/>
              <w:rPr>
                <w:rFonts w:cs="Arial"/>
                <w:sz w:val="16"/>
                <w:szCs w:val="16"/>
                <w:lang w:val="de-DE" w:eastAsia="ja-JP"/>
              </w:rPr>
            </w:pPr>
            <w:r>
              <w:rPr>
                <w:sz w:val="16"/>
                <w:szCs w:val="16"/>
                <w:lang w:val="de-DE"/>
              </w:rPr>
              <w:t>[ApaSteWhl_D_RqDrv]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C08D1" w:rsidRDefault="00935523">
            <w:pPr>
              <w:ind w:left="113" w:right="113"/>
              <w:jc w:val="center"/>
              <w:rPr>
                <w:rFonts w:cs="Arial"/>
                <w:sz w:val="16"/>
                <w:szCs w:val="16"/>
                <w:lang w:val="de-DE" w:eastAsia="ja-JP"/>
              </w:rPr>
            </w:pPr>
            <w:r>
              <w:rPr>
                <w:sz w:val="16"/>
                <w:szCs w:val="16"/>
                <w:lang w:val="de-DE"/>
              </w:rPr>
              <w:t>[ApaAcsy_D_RqDrv]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6C08D1" w:rsidRDefault="00935523">
            <w:pPr>
              <w:ind w:left="113" w:right="113"/>
              <w:jc w:val="center"/>
              <w:rPr>
                <w:rFonts w:cs="Arial"/>
                <w:sz w:val="16"/>
                <w:szCs w:val="16"/>
                <w:lang w:val="de-DE" w:eastAsia="ja-JP"/>
              </w:rPr>
            </w:pPr>
            <w:r>
              <w:rPr>
                <w:sz w:val="16"/>
                <w:szCs w:val="16"/>
                <w:lang w:val="de-DE"/>
              </w:rPr>
              <w:t>[PrkAidMsgTxt_D_Rq]</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C08D1" w:rsidRDefault="00935523">
            <w:pPr>
              <w:jc w:val="center"/>
              <w:rPr>
                <w:rFonts w:cs="Arial"/>
                <w:sz w:val="24"/>
                <w:lang w:val="de-DE" w:eastAsia="ja-JP"/>
              </w:rPr>
            </w:pPr>
            <w:r>
              <w:rPr>
                <w:sz w:val="24"/>
                <w:lang w:val="de-DE"/>
              </w:rPr>
              <w:t>Display HMI</w:t>
            </w:r>
          </w:p>
        </w:tc>
      </w:tr>
      <w:tr w:rsidR="006C08D1" w:rsidTr="006C08D1">
        <w:trPr>
          <w:cantSplit/>
          <w:jc w:val="center"/>
        </w:trPr>
        <w:tc>
          <w:tcPr>
            <w:tcW w:w="0" w:type="auto"/>
            <w:vMerge w:val="restart"/>
            <w:tcBorders>
              <w:top w:val="single" w:sz="4" w:space="0" w:color="auto"/>
              <w:left w:val="single" w:sz="4" w:space="0" w:color="auto"/>
              <w:bottom w:val="single" w:sz="4" w:space="0" w:color="auto"/>
              <w:right w:val="single" w:sz="4" w:space="0" w:color="auto"/>
            </w:tcBorders>
            <w:textDirection w:val="btLr"/>
            <w:vAlign w:val="center"/>
            <w:hideMark/>
          </w:tcPr>
          <w:p w:rsidR="006C08D1" w:rsidRPr="00E82C4F" w:rsidRDefault="00935523">
            <w:pPr>
              <w:ind w:left="113" w:right="113"/>
              <w:jc w:val="center"/>
              <w:rPr>
                <w:rFonts w:cs="Arial"/>
                <w:lang w:eastAsia="ja-JP"/>
              </w:rPr>
            </w:pPr>
            <w:r w:rsidRPr="00E82C4F">
              <w:t>Run</w:t>
            </w:r>
          </w:p>
          <w:p w:rsidR="006C08D1" w:rsidRPr="00E82C4F" w:rsidRDefault="00935523">
            <w:pPr>
              <w:ind w:left="113" w:right="113"/>
              <w:jc w:val="center"/>
              <w:rPr>
                <w:rFonts w:cs="Arial"/>
                <w:lang w:eastAsia="ja-JP"/>
              </w:rPr>
            </w:pPr>
            <w:r w:rsidRPr="00E82C4F">
              <w:rPr>
                <w:sz w:val="16"/>
                <w:szCs w:val="16"/>
              </w:rPr>
              <w:t>(as per Operational Modes and Voltage Range Definition)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24"/>
                <w:lang w:val="de-DE" w:eastAsia="ja-JP"/>
              </w:rPr>
            </w:pPr>
            <w:r>
              <w:rPr>
                <w:sz w:val="24"/>
                <w:lang w:val="de-DE"/>
              </w:rPr>
              <w:t>Release Steering</w:t>
            </w:r>
            <w:r>
              <w:rPr>
                <w:rFonts w:cs="Arial"/>
                <w:sz w:val="16"/>
                <w:szCs w:val="16"/>
                <w:lang w:val="de-DE" w:eastAsia="ja-JP"/>
              </w:rPr>
              <w:t>/133</w:t>
            </w:r>
          </w:p>
        </w:tc>
      </w:tr>
      <w:tr w:rsidR="006C08D1" w:rsidTr="006C08D1">
        <w:trPr>
          <w:cantSplit/>
          <w:trHeight w:val="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C08D1"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24"/>
                <w:lang w:val="de-DE" w:eastAsia="ja-JP"/>
              </w:rPr>
            </w:pPr>
            <w:r>
              <w:rPr>
                <w:sz w:val="24"/>
                <w:lang w:val="de-DE"/>
              </w:rPr>
              <w:t>Take Control</w:t>
            </w:r>
            <w:r>
              <w:rPr>
                <w:rFonts w:cs="Arial"/>
                <w:sz w:val="16"/>
                <w:szCs w:val="16"/>
                <w:lang w:val="de-DE" w:eastAsia="ja-JP"/>
              </w:rPr>
              <w:t>/141</w:t>
            </w:r>
          </w:p>
        </w:tc>
      </w:tr>
      <w:tr w:rsidR="006C08D1" w:rsidTr="006C08D1">
        <w:trPr>
          <w:cantSplit/>
          <w:trHeight w:val="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C08D1"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Pr="00E82C4F" w:rsidRDefault="00935523">
            <w:pPr>
              <w:jc w:val="center"/>
              <w:rPr>
                <w:sz w:val="24"/>
              </w:rPr>
            </w:pPr>
            <w:r w:rsidRPr="00E82C4F">
              <w:rPr>
                <w:sz w:val="24"/>
              </w:rPr>
              <w:t>Shift to 1 (Manual)</w:t>
            </w:r>
          </w:p>
          <w:p w:rsidR="006C08D1" w:rsidRPr="00E82C4F" w:rsidRDefault="00935523">
            <w:pPr>
              <w:jc w:val="center"/>
              <w:rPr>
                <w:rFonts w:cs="Arial"/>
                <w:sz w:val="24"/>
                <w:lang w:eastAsia="ja-JP"/>
              </w:rPr>
            </w:pPr>
            <w:r w:rsidRPr="00E82C4F">
              <w:rPr>
                <w:sz w:val="24"/>
              </w:rPr>
              <w:t>Shift to D (Auto)</w:t>
            </w:r>
            <w:r w:rsidRPr="00E82C4F">
              <w:rPr>
                <w:rFonts w:cs="Arial"/>
                <w:sz w:val="16"/>
                <w:szCs w:val="16"/>
                <w:lang w:eastAsia="ja-JP"/>
              </w:rPr>
              <w:t>/135</w:t>
            </w:r>
          </w:p>
        </w:tc>
      </w:tr>
      <w:tr w:rsidR="006C08D1" w:rsidTr="006C08D1">
        <w:trPr>
          <w:cantSplit/>
          <w:trHeight w:val="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C08D1" w:rsidRPr="00E82C4F" w:rsidRDefault="00935523">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24"/>
                <w:lang w:val="de-DE" w:eastAsia="ja-JP"/>
              </w:rPr>
            </w:pPr>
            <w:r>
              <w:rPr>
                <w:sz w:val="24"/>
                <w:lang w:val="de-DE"/>
              </w:rPr>
              <w:t>Shift to Reverse</w:t>
            </w:r>
            <w:r>
              <w:rPr>
                <w:rFonts w:cs="Arial"/>
                <w:sz w:val="16"/>
                <w:szCs w:val="16"/>
                <w:lang w:val="de-DE" w:eastAsia="ja-JP"/>
              </w:rPr>
              <w:t>/136</w:t>
            </w:r>
          </w:p>
        </w:tc>
      </w:tr>
      <w:tr w:rsidR="006C08D1" w:rsidTr="006C08D1">
        <w:trPr>
          <w:cantSplit/>
          <w:trHeight w:val="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C08D1"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24"/>
                <w:lang w:val="de-DE" w:eastAsia="ja-JP"/>
              </w:rPr>
            </w:pPr>
            <w:r>
              <w:rPr>
                <w:sz w:val="24"/>
                <w:lang w:val="de-DE"/>
              </w:rPr>
              <w:t>Object in Path</w:t>
            </w:r>
            <w:r>
              <w:rPr>
                <w:rFonts w:cs="Arial"/>
                <w:sz w:val="16"/>
                <w:szCs w:val="16"/>
                <w:lang w:val="de-DE" w:eastAsia="ja-JP"/>
              </w:rPr>
              <w:t>/137</w:t>
            </w:r>
          </w:p>
        </w:tc>
      </w:tr>
      <w:tr w:rsidR="006C08D1" w:rsidTr="006C08D1">
        <w:trPr>
          <w:cantSplit/>
          <w:trHeight w:val="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C08D1"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24"/>
                <w:lang w:val="de-DE" w:eastAsia="ja-JP"/>
              </w:rPr>
            </w:pPr>
            <w:r>
              <w:rPr>
                <w:sz w:val="24"/>
                <w:lang w:val="de-DE"/>
              </w:rPr>
              <w:t>Prepare to Stop</w:t>
            </w:r>
            <w:r>
              <w:rPr>
                <w:rFonts w:cs="Arial"/>
                <w:sz w:val="16"/>
                <w:szCs w:val="16"/>
                <w:lang w:val="de-DE" w:eastAsia="ja-JP"/>
              </w:rPr>
              <w:t>/138</w:t>
            </w:r>
          </w:p>
        </w:tc>
      </w:tr>
      <w:tr w:rsidR="006C08D1" w:rsidTr="006C08D1">
        <w:trPr>
          <w:cantSplit/>
          <w:trHeight w:val="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C08D1"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24"/>
                <w:lang w:val="de-DE" w:eastAsia="ja-JP"/>
              </w:rPr>
            </w:pPr>
            <w:r>
              <w:rPr>
                <w:sz w:val="24"/>
                <w:lang w:val="de-DE"/>
              </w:rPr>
              <w:t>Prepare to Stop</w:t>
            </w:r>
            <w:r>
              <w:rPr>
                <w:rFonts w:cs="Arial"/>
                <w:sz w:val="16"/>
                <w:szCs w:val="16"/>
                <w:lang w:val="de-DE" w:eastAsia="ja-JP"/>
              </w:rPr>
              <w:t>/139</w:t>
            </w:r>
          </w:p>
        </w:tc>
      </w:tr>
      <w:tr w:rsidR="006C08D1" w:rsidTr="006C08D1">
        <w:trPr>
          <w:cantSplit/>
          <w:trHeight w:val="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C08D1"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24"/>
                <w:lang w:val="de-DE" w:eastAsia="ja-JP"/>
              </w:rPr>
            </w:pPr>
            <w:r>
              <w:rPr>
                <w:sz w:val="24"/>
                <w:lang w:val="de-DE"/>
              </w:rPr>
              <w:t>Press Button To Resume</w:t>
            </w:r>
            <w:r>
              <w:rPr>
                <w:rFonts w:cs="Arial"/>
                <w:sz w:val="16"/>
                <w:szCs w:val="16"/>
                <w:lang w:val="de-DE" w:eastAsia="ja-JP"/>
              </w:rPr>
              <w:t>/134</w:t>
            </w:r>
          </w:p>
        </w:tc>
      </w:tr>
      <w:tr w:rsidR="006C08D1" w:rsidTr="006C08D1">
        <w:trPr>
          <w:cantSplit/>
          <w:trHeight w:val="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C08D1" w:rsidRDefault="00935523">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sz w:val="24"/>
                <w:lang w:val="de-DE"/>
              </w:rPr>
            </w:pPr>
            <w:r>
              <w:rPr>
                <w:sz w:val="24"/>
                <w:lang w:val="de-DE"/>
              </w:rPr>
              <w:t>Wait for Steering</w:t>
            </w:r>
            <w:r>
              <w:rPr>
                <w:rFonts w:cs="Arial"/>
                <w:sz w:val="16"/>
                <w:szCs w:val="16"/>
                <w:lang w:val="de-DE" w:eastAsia="ja-JP"/>
              </w:rPr>
              <w:t>/497</w:t>
            </w:r>
          </w:p>
        </w:tc>
      </w:tr>
      <w:tr w:rsidR="006C08D1" w:rsidTr="006C08D1">
        <w:trPr>
          <w:cantSplit/>
          <w:trHeight w:val="19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C08D1" w:rsidRDefault="00935523">
            <w:pPr>
              <w:rPr>
                <w:rFonts w:cs="Arial"/>
                <w:lang w:val="de-DE" w:eastAsia="ja-JP"/>
              </w:rPr>
            </w:pPr>
          </w:p>
        </w:tc>
        <w:tc>
          <w:tcPr>
            <w:tcW w:w="0" w:type="auto"/>
            <w:gridSpan w:val="13"/>
            <w:tcBorders>
              <w:top w:val="single" w:sz="4" w:space="0" w:color="auto"/>
              <w:left w:val="single" w:sz="4" w:space="0" w:color="auto"/>
              <w:bottom w:val="single" w:sz="4" w:space="0" w:color="auto"/>
              <w:right w:val="single" w:sz="4" w:space="0" w:color="auto"/>
            </w:tcBorders>
            <w:vAlign w:val="center"/>
            <w:hideMark/>
          </w:tcPr>
          <w:p w:rsidR="006C08D1" w:rsidRDefault="00935523">
            <w:pPr>
              <w:jc w:val="center"/>
              <w:rPr>
                <w:rFonts w:cs="Arial"/>
                <w:sz w:val="16"/>
                <w:szCs w:val="16"/>
                <w:lang w:val="de-DE" w:eastAsia="ja-JP"/>
              </w:rPr>
            </w:pPr>
            <w:r>
              <w:rPr>
                <w:sz w:val="16"/>
                <w:szCs w:val="16"/>
                <w:lang w:val="de-DE"/>
              </w:rPr>
              <w:t>All Other Cases</w:t>
            </w:r>
          </w:p>
        </w:tc>
        <w:tc>
          <w:tcPr>
            <w:tcW w:w="0" w:type="auto"/>
            <w:tcBorders>
              <w:top w:val="single" w:sz="4" w:space="0" w:color="auto"/>
              <w:left w:val="single" w:sz="4" w:space="0" w:color="auto"/>
              <w:bottom w:val="single" w:sz="4" w:space="0" w:color="auto"/>
              <w:right w:val="single" w:sz="4" w:space="0" w:color="auto"/>
            </w:tcBorders>
            <w:vAlign w:val="center"/>
            <w:hideMark/>
          </w:tcPr>
          <w:p w:rsidR="006C08D1" w:rsidRPr="00E82C4F" w:rsidRDefault="00935523">
            <w:pPr>
              <w:jc w:val="center"/>
              <w:rPr>
                <w:rFonts w:cs="Arial"/>
                <w:sz w:val="24"/>
                <w:lang w:eastAsia="ja-JP"/>
              </w:rPr>
            </w:pPr>
            <w:r w:rsidRPr="00E82C4F">
              <w:rPr>
                <w:sz w:val="24"/>
              </w:rPr>
              <w:t>Blank (Do not show Text4)</w:t>
            </w:r>
          </w:p>
        </w:tc>
      </w:tr>
    </w:tbl>
    <w:p w:rsidR="00B7459A" w:rsidRDefault="00935523" w:rsidP="00B7459A">
      <w:r>
        <w:t xml:space="preserve">4” supports semi-assisted park (SAP) </w:t>
      </w:r>
      <w:r>
        <w:t>only, configuration Parking Assistance_Cfg is not required.</w:t>
      </w:r>
    </w:p>
    <w:p w:rsidR="00DD63DB" w:rsidRPr="009A0019" w:rsidRDefault="00935523" w:rsidP="009A0019"/>
    <w:p w:rsidR="00CC6E4C" w:rsidRPr="00CC6E4C" w:rsidRDefault="00CC6E4C" w:rsidP="00CC6E4C">
      <w:pPr>
        <w:pStyle w:val="Heading4"/>
        <w:rPr>
          <w:b w:val="0"/>
          <w:u w:val="single"/>
        </w:rPr>
      </w:pPr>
      <w:r w:rsidRPr="00CC6E4C">
        <w:rPr>
          <w:b w:val="0"/>
          <w:u w:val="single"/>
        </w:rPr>
        <w:t>CAMERA-FUR-REQ-204405/E-Reverse Video Camera with Active Park Assist (APA) and Park Distance Control (PDC) - Positional Text5</w:t>
      </w:r>
    </w:p>
    <w:p w:rsidR="00E638CF" w:rsidRPr="00DD63DB" w:rsidRDefault="00935523" w:rsidP="00E638CF">
      <w:pPr>
        <w:tabs>
          <w:tab w:val="left" w:pos="4080"/>
          <w:tab w:val="center" w:pos="5558"/>
        </w:tabs>
        <w:jc w:val="center"/>
        <w:rPr>
          <w:b/>
        </w:rPr>
      </w:pPr>
      <w:r>
        <w:rPr>
          <w:b/>
        </w:rPr>
        <w:t>8” (or equivalent) displays</w:t>
      </w:r>
    </w:p>
    <w:tbl>
      <w:tblPr>
        <w:tblStyle w:val="TableGrid"/>
        <w:tblW w:w="10064" w:type="dxa"/>
        <w:jc w:val="center"/>
        <w:tblLayout w:type="fixed"/>
        <w:tblLook w:val="04A0" w:firstRow="1" w:lastRow="0" w:firstColumn="1" w:lastColumn="0" w:noHBand="0" w:noVBand="1"/>
      </w:tblPr>
      <w:tblGrid>
        <w:gridCol w:w="646"/>
        <w:gridCol w:w="524"/>
        <w:gridCol w:w="524"/>
        <w:gridCol w:w="540"/>
        <w:gridCol w:w="400"/>
        <w:gridCol w:w="401"/>
        <w:gridCol w:w="401"/>
        <w:gridCol w:w="401"/>
        <w:gridCol w:w="401"/>
        <w:gridCol w:w="401"/>
        <w:gridCol w:w="401"/>
        <w:gridCol w:w="563"/>
        <w:gridCol w:w="454"/>
        <w:gridCol w:w="454"/>
        <w:gridCol w:w="455"/>
        <w:gridCol w:w="454"/>
        <w:gridCol w:w="455"/>
        <w:gridCol w:w="2189"/>
      </w:tblGrid>
      <w:tr w:rsidR="000A0AE4" w:rsidTr="00BB7AD9">
        <w:trPr>
          <w:cantSplit/>
          <w:trHeight w:val="2156"/>
          <w:tblHeader/>
          <w:jc w:val="center"/>
        </w:trPr>
        <w:tc>
          <w:tcPr>
            <w:tcW w:w="6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A0AE4" w:rsidRDefault="00935523">
            <w:pPr>
              <w:jc w:val="center"/>
              <w:rPr>
                <w:rFonts w:cs="Arial"/>
                <w:sz w:val="16"/>
                <w:szCs w:val="16"/>
                <w:lang w:val="de-DE" w:eastAsia="ja-JP"/>
              </w:rPr>
            </w:pPr>
            <w:r>
              <w:rPr>
                <w:sz w:val="16"/>
                <w:szCs w:val="16"/>
                <w:lang w:val="de-DE"/>
              </w:rPr>
              <w:t>Operational Mode</w:t>
            </w:r>
          </w:p>
        </w:tc>
        <w:tc>
          <w:tcPr>
            <w:tcW w:w="5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tcPr>
          <w:p w:rsidR="000A0AE4" w:rsidRDefault="00935523">
            <w:pPr>
              <w:jc w:val="center"/>
              <w:rPr>
                <w:sz w:val="16"/>
                <w:szCs w:val="16"/>
                <w:lang w:val="de-DE"/>
              </w:rPr>
            </w:pPr>
            <w:r>
              <w:rPr>
                <w:sz w:val="16"/>
                <w:szCs w:val="16"/>
                <w:lang w:val="de-DE"/>
              </w:rPr>
              <w:t>Parking Assistance (Cfg)</w:t>
            </w:r>
          </w:p>
        </w:tc>
        <w:tc>
          <w:tcPr>
            <w:tcW w:w="5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A0AE4" w:rsidRDefault="00935523">
            <w:pPr>
              <w:jc w:val="center"/>
              <w:rPr>
                <w:rFonts w:cs="Arial"/>
                <w:sz w:val="16"/>
                <w:szCs w:val="16"/>
                <w:lang w:val="de-DE" w:eastAsia="ja-JP"/>
              </w:rPr>
            </w:pPr>
            <w:r>
              <w:rPr>
                <w:sz w:val="16"/>
                <w:szCs w:val="16"/>
                <w:lang w:val="de-DE"/>
              </w:rPr>
              <w:t>[ApaSys_D_Stat]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A0AE4" w:rsidRDefault="00935523">
            <w:pPr>
              <w:jc w:val="center"/>
              <w:rPr>
                <w:rFonts w:cs="Arial"/>
                <w:sz w:val="16"/>
                <w:szCs w:val="16"/>
                <w:lang w:val="de-DE" w:eastAsia="ja-JP"/>
              </w:rPr>
            </w:pPr>
            <w:r>
              <w:rPr>
                <w:sz w:val="16"/>
                <w:szCs w:val="16"/>
                <w:lang w:val="de-DE"/>
              </w:rPr>
              <w:t>[ApaSteScanMde_D_Stat]</w:t>
            </w:r>
          </w:p>
        </w:tc>
        <w:tc>
          <w:tcPr>
            <w:tcW w:w="4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A0AE4" w:rsidRDefault="00935523">
            <w:pPr>
              <w:jc w:val="center"/>
              <w:rPr>
                <w:rFonts w:cs="Arial"/>
                <w:sz w:val="16"/>
                <w:szCs w:val="16"/>
                <w:lang w:val="de-DE" w:eastAsia="ja-JP"/>
              </w:rPr>
            </w:pPr>
            <w:r>
              <w:rPr>
                <w:sz w:val="16"/>
                <w:szCs w:val="16"/>
                <w:lang w:val="de-DE"/>
              </w:rPr>
              <w:t>[ApaActvSide2_D_Stat]</w:t>
            </w:r>
          </w:p>
        </w:tc>
        <w:tc>
          <w:tcPr>
            <w:tcW w:w="4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A0AE4" w:rsidRDefault="00935523">
            <w:pPr>
              <w:jc w:val="center"/>
              <w:rPr>
                <w:rFonts w:cs="Arial"/>
                <w:sz w:val="16"/>
                <w:szCs w:val="16"/>
                <w:lang w:val="de-DE" w:eastAsia="ja-JP"/>
              </w:rPr>
            </w:pPr>
            <w:r>
              <w:rPr>
                <w:sz w:val="16"/>
                <w:szCs w:val="16"/>
                <w:lang w:val="de-DE"/>
              </w:rPr>
              <w:t>[ApaMde_D_Stat]</w:t>
            </w:r>
          </w:p>
        </w:tc>
        <w:tc>
          <w:tcPr>
            <w:tcW w:w="4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A0AE4" w:rsidRDefault="00935523">
            <w:pPr>
              <w:jc w:val="center"/>
              <w:rPr>
                <w:rFonts w:cs="Arial"/>
                <w:sz w:val="16"/>
                <w:szCs w:val="16"/>
                <w:lang w:val="de-DE" w:eastAsia="ja-JP"/>
              </w:rPr>
            </w:pPr>
            <w:r>
              <w:rPr>
                <w:sz w:val="16"/>
                <w:szCs w:val="16"/>
                <w:lang w:val="de-DE"/>
              </w:rPr>
              <w:t>[ApaSelSapp_D_Stat]</w:t>
            </w:r>
          </w:p>
        </w:tc>
        <w:tc>
          <w:tcPr>
            <w:tcW w:w="4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A0AE4" w:rsidRDefault="00935523">
            <w:pPr>
              <w:jc w:val="center"/>
              <w:rPr>
                <w:rFonts w:cs="Arial"/>
                <w:sz w:val="16"/>
                <w:szCs w:val="16"/>
                <w:lang w:val="de-DE" w:eastAsia="ja-JP"/>
              </w:rPr>
            </w:pPr>
            <w:r>
              <w:rPr>
                <w:sz w:val="16"/>
                <w:szCs w:val="16"/>
                <w:lang w:val="de-DE"/>
              </w:rPr>
              <w:t>[ApaSelPpa_D_Stat]</w:t>
            </w:r>
          </w:p>
        </w:tc>
        <w:tc>
          <w:tcPr>
            <w:tcW w:w="4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A0AE4" w:rsidRDefault="00935523">
            <w:pPr>
              <w:jc w:val="center"/>
              <w:rPr>
                <w:rFonts w:cs="Arial"/>
                <w:sz w:val="16"/>
                <w:szCs w:val="16"/>
                <w:lang w:val="de-DE" w:eastAsia="ja-JP"/>
              </w:rPr>
            </w:pPr>
            <w:r>
              <w:rPr>
                <w:sz w:val="16"/>
                <w:szCs w:val="16"/>
                <w:lang w:val="de-DE"/>
              </w:rPr>
              <w:t>[ApaSelPoa_D_Stat]</w:t>
            </w:r>
          </w:p>
        </w:tc>
        <w:tc>
          <w:tcPr>
            <w:tcW w:w="4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A0AE4" w:rsidRDefault="00935523">
            <w:pPr>
              <w:jc w:val="center"/>
              <w:rPr>
                <w:rFonts w:cs="Arial"/>
                <w:sz w:val="16"/>
                <w:szCs w:val="16"/>
                <w:lang w:val="de-DE" w:eastAsia="ja-JP"/>
              </w:rPr>
            </w:pPr>
            <w:r>
              <w:rPr>
                <w:sz w:val="16"/>
                <w:szCs w:val="16"/>
                <w:lang w:val="de-DE"/>
              </w:rPr>
              <w:t>[ApaScan_D_Stat]</w:t>
            </w:r>
          </w:p>
        </w:tc>
        <w:tc>
          <w:tcPr>
            <w:tcW w:w="4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A0AE4" w:rsidRDefault="00935523">
            <w:pPr>
              <w:jc w:val="center"/>
              <w:rPr>
                <w:rFonts w:cs="Arial"/>
                <w:sz w:val="16"/>
                <w:szCs w:val="16"/>
                <w:lang w:val="de-DE" w:eastAsia="ja-JP"/>
              </w:rPr>
            </w:pPr>
            <w:r>
              <w:rPr>
                <w:sz w:val="16"/>
                <w:szCs w:val="16"/>
                <w:lang w:val="de-DE"/>
              </w:rPr>
              <w:t>[ApaLongCtl_D_RqDrv]</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A0AE4" w:rsidRDefault="00935523">
            <w:pPr>
              <w:jc w:val="center"/>
              <w:rPr>
                <w:rFonts w:cs="Arial"/>
                <w:sz w:val="16"/>
                <w:szCs w:val="16"/>
                <w:lang w:val="de-DE" w:eastAsia="ja-JP"/>
              </w:rPr>
            </w:pPr>
            <w:r>
              <w:rPr>
                <w:sz w:val="16"/>
                <w:szCs w:val="16"/>
                <w:lang w:val="de-DE"/>
              </w:rPr>
              <w:t>[ApaGearShif_D_RqDrv]</w:t>
            </w:r>
          </w:p>
        </w:tc>
        <w:tc>
          <w:tcPr>
            <w:tcW w:w="4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A0AE4" w:rsidRDefault="00935523">
            <w:pPr>
              <w:jc w:val="center"/>
              <w:rPr>
                <w:rFonts w:cs="Arial"/>
                <w:sz w:val="16"/>
                <w:szCs w:val="16"/>
                <w:lang w:val="de-DE" w:eastAsia="ja-JP"/>
              </w:rPr>
            </w:pPr>
            <w:r>
              <w:rPr>
                <w:sz w:val="16"/>
                <w:szCs w:val="16"/>
                <w:lang w:val="de-DE"/>
              </w:rPr>
              <w:t>[ApaSteWhl_D_RqDrv]</w:t>
            </w:r>
          </w:p>
        </w:tc>
        <w:tc>
          <w:tcPr>
            <w:tcW w:w="4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A0AE4" w:rsidRDefault="00935523">
            <w:pPr>
              <w:jc w:val="center"/>
              <w:rPr>
                <w:rFonts w:cs="Arial"/>
                <w:sz w:val="16"/>
                <w:szCs w:val="16"/>
                <w:lang w:val="de-DE" w:eastAsia="ja-JP"/>
              </w:rPr>
            </w:pPr>
            <w:r>
              <w:rPr>
                <w:sz w:val="16"/>
                <w:szCs w:val="16"/>
                <w:lang w:val="de-DE"/>
              </w:rPr>
              <w:t>[ApaAcsy_D_RqDrv]</w:t>
            </w:r>
          </w:p>
        </w:tc>
        <w:tc>
          <w:tcPr>
            <w:tcW w:w="45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A0AE4" w:rsidRDefault="00935523">
            <w:pPr>
              <w:jc w:val="center"/>
              <w:rPr>
                <w:sz w:val="16"/>
                <w:szCs w:val="16"/>
                <w:lang w:val="de-DE"/>
              </w:rPr>
            </w:pPr>
            <w:r>
              <w:rPr>
                <w:sz w:val="16"/>
                <w:szCs w:val="16"/>
                <w:lang w:val="de-DE"/>
              </w:rPr>
              <w:t>[ApaTrgtDist_D_Stat]</w:t>
            </w:r>
            <w:r>
              <w:rPr>
                <w:rFonts w:cs="Arial"/>
                <w:vertAlign w:val="superscript"/>
                <w:lang w:val="de-DE"/>
              </w:rPr>
              <w:t xml:space="preserve"> †</w:t>
            </w:r>
          </w:p>
        </w:tc>
        <w:tc>
          <w:tcPr>
            <w:tcW w:w="4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A0AE4" w:rsidRDefault="00935523">
            <w:pPr>
              <w:jc w:val="center"/>
              <w:rPr>
                <w:sz w:val="16"/>
                <w:szCs w:val="16"/>
                <w:lang w:val="de-DE"/>
              </w:rPr>
            </w:pPr>
            <w:r>
              <w:rPr>
                <w:sz w:val="16"/>
                <w:szCs w:val="16"/>
                <w:lang w:val="de-DE"/>
              </w:rPr>
              <w:t>[ApaMsgTxt_D_Rq]</w:t>
            </w:r>
            <w:r>
              <w:rPr>
                <w:rFonts w:cs="Arial"/>
                <w:vertAlign w:val="superscript"/>
                <w:lang w:val="de-DE"/>
              </w:rPr>
              <w:t xml:space="preserve"> ‡</w:t>
            </w:r>
          </w:p>
        </w:tc>
        <w:tc>
          <w:tcPr>
            <w:tcW w:w="45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0A0AE4" w:rsidRDefault="00935523">
            <w:pPr>
              <w:jc w:val="center"/>
              <w:rPr>
                <w:rFonts w:cs="Arial"/>
                <w:sz w:val="16"/>
                <w:szCs w:val="16"/>
                <w:lang w:val="de-DE" w:eastAsia="ja-JP"/>
              </w:rPr>
            </w:pPr>
            <w:r>
              <w:rPr>
                <w:sz w:val="16"/>
                <w:szCs w:val="16"/>
                <w:lang w:val="de-DE"/>
              </w:rPr>
              <w:t>[PrkAidMsgTxt_D_Rq]</w:t>
            </w:r>
          </w:p>
        </w:tc>
        <w:tc>
          <w:tcPr>
            <w:tcW w:w="218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0AE4" w:rsidRDefault="00935523">
            <w:pPr>
              <w:jc w:val="center"/>
              <w:rPr>
                <w:rFonts w:cs="Arial"/>
                <w:sz w:val="16"/>
                <w:szCs w:val="16"/>
                <w:lang w:val="de-DE" w:eastAsia="ja-JP"/>
              </w:rPr>
            </w:pPr>
            <w:r>
              <w:rPr>
                <w:sz w:val="16"/>
                <w:szCs w:val="16"/>
                <w:lang w:val="de-DE"/>
              </w:rPr>
              <w:t>Display HMI</w:t>
            </w:r>
            <w:r>
              <w:rPr>
                <w:sz w:val="16"/>
                <w:szCs w:val="16"/>
                <w:vertAlign w:val="subscript"/>
                <w:lang w:val="de-DE"/>
              </w:rPr>
              <w:t>/REF#</w:t>
            </w:r>
          </w:p>
        </w:tc>
      </w:tr>
      <w:tr w:rsidR="000A0AE4" w:rsidTr="00BB7AD9">
        <w:trPr>
          <w:cantSplit/>
          <w:trHeight w:val="1790"/>
          <w:jc w:val="center"/>
        </w:trPr>
        <w:tc>
          <w:tcPr>
            <w:tcW w:w="646"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0A0AE4" w:rsidRDefault="00935523">
            <w:pPr>
              <w:jc w:val="center"/>
              <w:rPr>
                <w:rFonts w:cs="Arial"/>
                <w:sz w:val="16"/>
                <w:szCs w:val="16"/>
                <w:lang w:val="de-DE" w:eastAsia="ja-JP"/>
              </w:rPr>
            </w:pPr>
            <w:r>
              <w:rPr>
                <w:sz w:val="16"/>
                <w:szCs w:val="16"/>
                <w:lang w:val="de-DE"/>
              </w:rPr>
              <w:t>Run</w:t>
            </w:r>
          </w:p>
          <w:p w:rsidR="000A0AE4" w:rsidRDefault="00935523">
            <w:pPr>
              <w:jc w:val="center"/>
              <w:rPr>
                <w:rFonts w:cs="Arial"/>
                <w:sz w:val="16"/>
                <w:szCs w:val="16"/>
                <w:lang w:val="de-DE" w:eastAsia="ja-JP"/>
              </w:rPr>
            </w:pPr>
            <w:r>
              <w:rPr>
                <w:sz w:val="16"/>
                <w:szCs w:val="16"/>
                <w:lang w:val="de-DE"/>
              </w:rPr>
              <w:t>(as per Operational Modes and Voltage Range Definition)</w:t>
            </w:r>
          </w:p>
        </w:tc>
        <w:tc>
          <w:tcPr>
            <w:tcW w:w="524" w:type="dxa"/>
            <w:tcBorders>
              <w:top w:val="single" w:sz="4" w:space="0" w:color="auto"/>
              <w:left w:val="single" w:sz="4" w:space="0" w:color="auto"/>
              <w:bottom w:val="single" w:sz="4" w:space="0" w:color="auto"/>
              <w:right w:val="single" w:sz="4" w:space="0" w:color="auto"/>
            </w:tcBorders>
            <w:vAlign w:val="center"/>
          </w:tcPr>
          <w:p w:rsidR="000A0AE4" w:rsidRDefault="00935523">
            <w:pPr>
              <w:jc w:val="center"/>
              <w:rPr>
                <w:sz w:val="16"/>
                <w:szCs w:val="16"/>
                <w:lang w:val="de-DE"/>
              </w:rPr>
            </w:pPr>
            <w:r>
              <w:rPr>
                <w:sz w:val="16"/>
                <w:szCs w:val="16"/>
                <w:lang w:val="de-DE"/>
              </w:rPr>
              <w:t>0xB</w:t>
            </w:r>
          </w:p>
        </w:tc>
        <w:tc>
          <w:tcPr>
            <w:tcW w:w="524" w:type="dxa"/>
            <w:tcBorders>
              <w:top w:val="single" w:sz="4" w:space="0" w:color="auto"/>
              <w:left w:val="single" w:sz="4" w:space="0" w:color="auto"/>
              <w:bottom w:val="single" w:sz="4" w:space="0" w:color="auto"/>
              <w:right w:val="single" w:sz="4" w:space="0" w:color="auto"/>
            </w:tcBorders>
            <w:vAlign w:val="center"/>
            <w:hideMark/>
          </w:tcPr>
          <w:p w:rsidR="000A0AE4" w:rsidRDefault="00935523">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0A0AE4" w:rsidRDefault="00935523">
            <w:pPr>
              <w:jc w:val="center"/>
              <w:rPr>
                <w:rFonts w:cs="Arial"/>
                <w:sz w:val="16"/>
                <w:szCs w:val="16"/>
                <w:lang w:val="de-DE" w:eastAsia="ja-JP"/>
              </w:rPr>
            </w:pPr>
            <w:r>
              <w:rPr>
                <w:sz w:val="16"/>
                <w:szCs w:val="16"/>
                <w:lang w:val="de-DE"/>
              </w:rPr>
              <w:t>0x3</w:t>
            </w:r>
          </w:p>
        </w:tc>
        <w:tc>
          <w:tcPr>
            <w:tcW w:w="400" w:type="dxa"/>
            <w:tcBorders>
              <w:top w:val="single" w:sz="4" w:space="0" w:color="auto"/>
              <w:left w:val="single" w:sz="4" w:space="0" w:color="auto"/>
              <w:bottom w:val="single" w:sz="4" w:space="0" w:color="auto"/>
              <w:right w:val="single" w:sz="4" w:space="0" w:color="auto"/>
            </w:tcBorders>
            <w:vAlign w:val="center"/>
            <w:hideMark/>
          </w:tcPr>
          <w:p w:rsidR="000A0AE4" w:rsidRDefault="00935523">
            <w:pPr>
              <w:jc w:val="center"/>
              <w:rPr>
                <w:rFonts w:cs="Arial"/>
                <w:sz w:val="16"/>
                <w:szCs w:val="16"/>
                <w:lang w:val="de-DE" w:eastAsia="ja-JP"/>
              </w:rPr>
            </w:pPr>
            <w:r>
              <w:rPr>
                <w:sz w:val="16"/>
                <w:szCs w:val="16"/>
                <w:lang w:val="de-DE"/>
              </w:rPr>
              <w:t>X</w:t>
            </w:r>
          </w:p>
        </w:tc>
        <w:tc>
          <w:tcPr>
            <w:tcW w:w="401" w:type="dxa"/>
            <w:tcBorders>
              <w:top w:val="single" w:sz="4" w:space="0" w:color="auto"/>
              <w:left w:val="single" w:sz="4" w:space="0" w:color="auto"/>
              <w:bottom w:val="single" w:sz="4" w:space="0" w:color="auto"/>
              <w:right w:val="single" w:sz="4" w:space="0" w:color="auto"/>
            </w:tcBorders>
            <w:vAlign w:val="center"/>
            <w:hideMark/>
          </w:tcPr>
          <w:p w:rsidR="000A0AE4" w:rsidRDefault="00935523">
            <w:pPr>
              <w:jc w:val="center"/>
              <w:rPr>
                <w:rFonts w:cs="Arial"/>
                <w:sz w:val="16"/>
                <w:szCs w:val="16"/>
                <w:lang w:val="de-DE" w:eastAsia="ja-JP"/>
              </w:rPr>
            </w:pPr>
            <w:r>
              <w:rPr>
                <w:sz w:val="16"/>
                <w:szCs w:val="16"/>
                <w:lang w:val="de-DE"/>
              </w:rPr>
              <w:t>X</w:t>
            </w:r>
          </w:p>
        </w:tc>
        <w:tc>
          <w:tcPr>
            <w:tcW w:w="401" w:type="dxa"/>
            <w:tcBorders>
              <w:top w:val="single" w:sz="4" w:space="0" w:color="auto"/>
              <w:left w:val="single" w:sz="4" w:space="0" w:color="auto"/>
              <w:bottom w:val="single" w:sz="4" w:space="0" w:color="auto"/>
              <w:right w:val="single" w:sz="4" w:space="0" w:color="auto"/>
            </w:tcBorders>
            <w:vAlign w:val="center"/>
            <w:hideMark/>
          </w:tcPr>
          <w:p w:rsidR="000A0AE4" w:rsidRDefault="00935523">
            <w:pPr>
              <w:jc w:val="center"/>
              <w:rPr>
                <w:rFonts w:cs="Arial"/>
                <w:sz w:val="16"/>
                <w:szCs w:val="16"/>
                <w:lang w:val="de-DE" w:eastAsia="ja-JP"/>
              </w:rPr>
            </w:pPr>
            <w:r>
              <w:rPr>
                <w:sz w:val="16"/>
                <w:szCs w:val="16"/>
                <w:lang w:val="de-DE"/>
              </w:rPr>
              <w:t>X</w:t>
            </w:r>
          </w:p>
        </w:tc>
        <w:tc>
          <w:tcPr>
            <w:tcW w:w="401" w:type="dxa"/>
            <w:tcBorders>
              <w:top w:val="single" w:sz="4" w:space="0" w:color="auto"/>
              <w:left w:val="single" w:sz="4" w:space="0" w:color="auto"/>
              <w:bottom w:val="single" w:sz="4" w:space="0" w:color="auto"/>
              <w:right w:val="single" w:sz="4" w:space="0" w:color="auto"/>
            </w:tcBorders>
            <w:vAlign w:val="center"/>
            <w:hideMark/>
          </w:tcPr>
          <w:p w:rsidR="000A0AE4" w:rsidRDefault="00935523">
            <w:pPr>
              <w:jc w:val="center"/>
              <w:rPr>
                <w:rFonts w:cs="Arial"/>
                <w:sz w:val="16"/>
                <w:szCs w:val="16"/>
                <w:lang w:val="de-DE" w:eastAsia="ja-JP"/>
              </w:rPr>
            </w:pPr>
            <w:r>
              <w:rPr>
                <w:sz w:val="16"/>
                <w:szCs w:val="16"/>
                <w:lang w:val="de-DE"/>
              </w:rPr>
              <w:t>X</w:t>
            </w:r>
          </w:p>
        </w:tc>
        <w:tc>
          <w:tcPr>
            <w:tcW w:w="401" w:type="dxa"/>
            <w:tcBorders>
              <w:top w:val="single" w:sz="4" w:space="0" w:color="auto"/>
              <w:left w:val="single" w:sz="4" w:space="0" w:color="auto"/>
              <w:bottom w:val="single" w:sz="4" w:space="0" w:color="auto"/>
              <w:right w:val="single" w:sz="4" w:space="0" w:color="auto"/>
            </w:tcBorders>
            <w:vAlign w:val="center"/>
            <w:hideMark/>
          </w:tcPr>
          <w:p w:rsidR="000A0AE4" w:rsidRDefault="00935523">
            <w:pPr>
              <w:jc w:val="center"/>
              <w:rPr>
                <w:rFonts w:cs="Arial"/>
                <w:sz w:val="16"/>
                <w:szCs w:val="16"/>
                <w:lang w:val="de-DE" w:eastAsia="ja-JP"/>
              </w:rPr>
            </w:pPr>
            <w:r>
              <w:rPr>
                <w:sz w:val="16"/>
                <w:szCs w:val="16"/>
                <w:lang w:val="de-DE"/>
              </w:rPr>
              <w:t>X</w:t>
            </w:r>
          </w:p>
        </w:tc>
        <w:tc>
          <w:tcPr>
            <w:tcW w:w="401" w:type="dxa"/>
            <w:tcBorders>
              <w:top w:val="single" w:sz="4" w:space="0" w:color="auto"/>
              <w:left w:val="single" w:sz="4" w:space="0" w:color="auto"/>
              <w:bottom w:val="single" w:sz="4" w:space="0" w:color="auto"/>
              <w:right w:val="single" w:sz="4" w:space="0" w:color="auto"/>
            </w:tcBorders>
            <w:vAlign w:val="center"/>
            <w:hideMark/>
          </w:tcPr>
          <w:p w:rsidR="000A0AE4" w:rsidRDefault="00935523">
            <w:pPr>
              <w:jc w:val="center"/>
              <w:rPr>
                <w:rFonts w:cs="Arial"/>
                <w:sz w:val="16"/>
                <w:szCs w:val="16"/>
                <w:lang w:val="de-DE" w:eastAsia="ja-JP"/>
              </w:rPr>
            </w:pPr>
            <w:r>
              <w:rPr>
                <w:sz w:val="16"/>
                <w:szCs w:val="16"/>
                <w:lang w:val="de-DE"/>
              </w:rPr>
              <w:t>X</w:t>
            </w:r>
          </w:p>
        </w:tc>
        <w:tc>
          <w:tcPr>
            <w:tcW w:w="401" w:type="dxa"/>
            <w:tcBorders>
              <w:top w:val="single" w:sz="4" w:space="0" w:color="auto"/>
              <w:left w:val="single" w:sz="4" w:space="0" w:color="auto"/>
              <w:bottom w:val="single" w:sz="4" w:space="0" w:color="auto"/>
              <w:right w:val="single" w:sz="4" w:space="0" w:color="auto"/>
            </w:tcBorders>
            <w:vAlign w:val="center"/>
            <w:hideMark/>
          </w:tcPr>
          <w:p w:rsidR="000A0AE4" w:rsidRDefault="00935523">
            <w:pPr>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0A0AE4" w:rsidRDefault="00935523">
            <w:pPr>
              <w:jc w:val="center"/>
              <w:rPr>
                <w:rFonts w:cs="Arial"/>
                <w:sz w:val="16"/>
                <w:szCs w:val="16"/>
                <w:lang w:val="de-DE" w:eastAsia="ja-JP"/>
              </w:rPr>
            </w:pPr>
            <w:r>
              <w:rPr>
                <w:sz w:val="16"/>
                <w:szCs w:val="16"/>
                <w:lang w:val="de-DE"/>
              </w:rPr>
              <w:t>0x1</w:t>
            </w:r>
          </w:p>
        </w:tc>
        <w:tc>
          <w:tcPr>
            <w:tcW w:w="454" w:type="dxa"/>
            <w:tcBorders>
              <w:top w:val="single" w:sz="4" w:space="0" w:color="auto"/>
              <w:left w:val="single" w:sz="4" w:space="0" w:color="auto"/>
              <w:bottom w:val="single" w:sz="4" w:space="0" w:color="auto"/>
              <w:right w:val="single" w:sz="4" w:space="0" w:color="auto"/>
            </w:tcBorders>
            <w:vAlign w:val="center"/>
            <w:hideMark/>
          </w:tcPr>
          <w:p w:rsidR="000A0AE4" w:rsidRDefault="00935523">
            <w:pPr>
              <w:jc w:val="center"/>
              <w:rPr>
                <w:rFonts w:cs="Arial"/>
                <w:sz w:val="16"/>
                <w:szCs w:val="16"/>
                <w:lang w:val="de-DE" w:eastAsia="ja-JP"/>
              </w:rPr>
            </w:pPr>
            <w:r>
              <w:rPr>
                <w:sz w:val="16"/>
                <w:szCs w:val="16"/>
                <w:lang w:val="de-DE"/>
              </w:rPr>
              <w:t>X</w:t>
            </w:r>
          </w:p>
        </w:tc>
        <w:tc>
          <w:tcPr>
            <w:tcW w:w="454" w:type="dxa"/>
            <w:tcBorders>
              <w:top w:val="single" w:sz="4" w:space="0" w:color="auto"/>
              <w:left w:val="single" w:sz="4" w:space="0" w:color="auto"/>
              <w:bottom w:val="single" w:sz="4" w:space="0" w:color="auto"/>
              <w:right w:val="single" w:sz="4" w:space="0" w:color="auto"/>
            </w:tcBorders>
            <w:vAlign w:val="center"/>
            <w:hideMark/>
          </w:tcPr>
          <w:p w:rsidR="000A0AE4" w:rsidRDefault="00935523">
            <w:pPr>
              <w:jc w:val="center"/>
              <w:rPr>
                <w:rFonts w:cs="Arial"/>
                <w:sz w:val="16"/>
                <w:szCs w:val="16"/>
                <w:lang w:val="de-DE" w:eastAsia="ja-JP"/>
              </w:rPr>
            </w:pPr>
            <w:r>
              <w:rPr>
                <w:sz w:val="16"/>
                <w:szCs w:val="16"/>
                <w:lang w:val="de-DE"/>
              </w:rPr>
              <w:t>X</w:t>
            </w:r>
          </w:p>
        </w:tc>
        <w:tc>
          <w:tcPr>
            <w:tcW w:w="455" w:type="dxa"/>
            <w:tcBorders>
              <w:top w:val="single" w:sz="4" w:space="0" w:color="auto"/>
              <w:left w:val="single" w:sz="4" w:space="0" w:color="auto"/>
              <w:bottom w:val="single" w:sz="4" w:space="0" w:color="auto"/>
              <w:right w:val="single" w:sz="4" w:space="0" w:color="auto"/>
            </w:tcBorders>
            <w:vAlign w:val="center"/>
            <w:hideMark/>
          </w:tcPr>
          <w:p w:rsidR="000A0AE4" w:rsidRDefault="00935523">
            <w:pPr>
              <w:jc w:val="center"/>
              <w:rPr>
                <w:sz w:val="16"/>
                <w:szCs w:val="16"/>
                <w:lang w:val="de-DE"/>
              </w:rPr>
            </w:pPr>
            <w:r>
              <w:rPr>
                <w:sz w:val="16"/>
                <w:szCs w:val="16"/>
                <w:lang w:val="de-DE"/>
              </w:rPr>
              <w:t>X</w:t>
            </w:r>
          </w:p>
        </w:tc>
        <w:tc>
          <w:tcPr>
            <w:tcW w:w="454" w:type="dxa"/>
            <w:tcBorders>
              <w:top w:val="single" w:sz="4" w:space="0" w:color="auto"/>
              <w:left w:val="single" w:sz="4" w:space="0" w:color="auto"/>
              <w:bottom w:val="single" w:sz="4" w:space="0" w:color="auto"/>
              <w:right w:val="single" w:sz="4" w:space="0" w:color="auto"/>
            </w:tcBorders>
            <w:vAlign w:val="center"/>
            <w:hideMark/>
          </w:tcPr>
          <w:p w:rsidR="000A0AE4" w:rsidRDefault="00935523">
            <w:pPr>
              <w:jc w:val="center"/>
              <w:rPr>
                <w:sz w:val="16"/>
                <w:szCs w:val="16"/>
                <w:lang w:val="de-DE"/>
              </w:rPr>
            </w:pPr>
            <w:r>
              <w:rPr>
                <w:sz w:val="16"/>
                <w:szCs w:val="16"/>
                <w:lang w:val="de-DE"/>
              </w:rPr>
              <w:t>X</w:t>
            </w:r>
          </w:p>
        </w:tc>
        <w:tc>
          <w:tcPr>
            <w:tcW w:w="455" w:type="dxa"/>
            <w:tcBorders>
              <w:top w:val="single" w:sz="4" w:space="0" w:color="auto"/>
              <w:left w:val="single" w:sz="4" w:space="0" w:color="auto"/>
              <w:bottom w:val="single" w:sz="4" w:space="0" w:color="auto"/>
              <w:right w:val="single" w:sz="4" w:space="0" w:color="auto"/>
            </w:tcBorders>
            <w:vAlign w:val="center"/>
            <w:hideMark/>
          </w:tcPr>
          <w:p w:rsidR="000A0AE4" w:rsidRDefault="00935523">
            <w:pPr>
              <w:jc w:val="center"/>
              <w:rPr>
                <w:rFonts w:cs="Arial"/>
                <w:sz w:val="16"/>
                <w:szCs w:val="16"/>
                <w:lang w:val="de-DE" w:eastAsia="ja-JP"/>
              </w:rPr>
            </w:pPr>
            <w:r>
              <w:rPr>
                <w:sz w:val="16"/>
                <w:szCs w:val="16"/>
                <w:lang w:val="de-DE"/>
              </w:rPr>
              <w:t>X</w:t>
            </w:r>
          </w:p>
        </w:tc>
        <w:tc>
          <w:tcPr>
            <w:tcW w:w="2189" w:type="dxa"/>
            <w:tcBorders>
              <w:top w:val="single" w:sz="4" w:space="0" w:color="auto"/>
              <w:left w:val="single" w:sz="4" w:space="0" w:color="auto"/>
              <w:bottom w:val="single" w:sz="4" w:space="0" w:color="auto"/>
              <w:right w:val="single" w:sz="4" w:space="0" w:color="auto"/>
            </w:tcBorders>
            <w:vAlign w:val="center"/>
            <w:hideMark/>
          </w:tcPr>
          <w:p w:rsidR="000A0AE4" w:rsidRDefault="00935523">
            <w:pPr>
              <w:jc w:val="center"/>
              <w:rPr>
                <w:rFonts w:cs="Arial"/>
                <w:sz w:val="16"/>
                <w:szCs w:val="16"/>
                <w:lang w:val="de-DE" w:eastAsia="ja-JP"/>
              </w:rPr>
            </w:pPr>
            <w:r>
              <w:rPr>
                <w:sz w:val="16"/>
                <w:szCs w:val="16"/>
                <w:lang w:val="de-DE"/>
              </w:rPr>
              <w:t>Shift to cancel</w:t>
            </w:r>
            <w:r>
              <w:rPr>
                <w:rFonts w:cs="Arial"/>
                <w:sz w:val="16"/>
                <w:szCs w:val="16"/>
                <w:vertAlign w:val="subscript"/>
                <w:lang w:val="de-DE" w:eastAsia="ja-JP"/>
              </w:rPr>
              <w:t>/486</w:t>
            </w:r>
          </w:p>
        </w:tc>
      </w:tr>
      <w:tr w:rsidR="000A0AE4" w:rsidTr="00BB7AD9">
        <w:trPr>
          <w:cantSplit/>
          <w:trHeight w:val="1790"/>
          <w:jc w:val="center"/>
        </w:trPr>
        <w:tc>
          <w:tcPr>
            <w:tcW w:w="646" w:type="dxa"/>
            <w:vMerge/>
            <w:tcBorders>
              <w:top w:val="single" w:sz="4" w:space="0" w:color="auto"/>
              <w:left w:val="single" w:sz="4" w:space="0" w:color="auto"/>
              <w:bottom w:val="single" w:sz="4" w:space="0" w:color="auto"/>
              <w:right w:val="single" w:sz="4" w:space="0" w:color="auto"/>
            </w:tcBorders>
            <w:vAlign w:val="center"/>
            <w:hideMark/>
          </w:tcPr>
          <w:p w:rsidR="000A0AE4" w:rsidRDefault="00935523">
            <w:pPr>
              <w:rPr>
                <w:rFonts w:cs="Arial"/>
                <w:sz w:val="16"/>
                <w:szCs w:val="16"/>
                <w:lang w:val="de-DE" w:eastAsia="ja-JP"/>
              </w:rPr>
            </w:pPr>
          </w:p>
        </w:tc>
        <w:tc>
          <w:tcPr>
            <w:tcW w:w="7229" w:type="dxa"/>
            <w:gridSpan w:val="16"/>
            <w:tcBorders>
              <w:top w:val="single" w:sz="4" w:space="0" w:color="auto"/>
              <w:left w:val="single" w:sz="4" w:space="0" w:color="auto"/>
              <w:bottom w:val="single" w:sz="4" w:space="0" w:color="auto"/>
              <w:right w:val="single" w:sz="4" w:space="0" w:color="auto"/>
            </w:tcBorders>
            <w:vAlign w:val="center"/>
          </w:tcPr>
          <w:p w:rsidR="000A0AE4" w:rsidRDefault="00935523">
            <w:pPr>
              <w:jc w:val="center"/>
              <w:rPr>
                <w:rFonts w:cs="Arial"/>
                <w:sz w:val="16"/>
                <w:szCs w:val="16"/>
                <w:lang w:val="de-DE" w:eastAsia="ja-JP"/>
              </w:rPr>
            </w:pPr>
            <w:r>
              <w:rPr>
                <w:sz w:val="16"/>
                <w:szCs w:val="16"/>
                <w:lang w:val="de-DE"/>
              </w:rPr>
              <w:t>All Other Cases</w:t>
            </w:r>
          </w:p>
        </w:tc>
        <w:tc>
          <w:tcPr>
            <w:tcW w:w="2189" w:type="dxa"/>
            <w:tcBorders>
              <w:top w:val="single" w:sz="4" w:space="0" w:color="auto"/>
              <w:left w:val="single" w:sz="4" w:space="0" w:color="auto"/>
              <w:bottom w:val="single" w:sz="4" w:space="0" w:color="auto"/>
              <w:right w:val="single" w:sz="4" w:space="0" w:color="auto"/>
            </w:tcBorders>
            <w:vAlign w:val="center"/>
            <w:hideMark/>
          </w:tcPr>
          <w:p w:rsidR="000A0AE4" w:rsidRDefault="00935523">
            <w:pPr>
              <w:jc w:val="center"/>
              <w:rPr>
                <w:rFonts w:cs="Arial"/>
                <w:sz w:val="16"/>
                <w:szCs w:val="16"/>
                <w:lang w:val="de-DE" w:eastAsia="ja-JP"/>
              </w:rPr>
            </w:pPr>
            <w:r>
              <w:rPr>
                <w:sz w:val="16"/>
                <w:szCs w:val="16"/>
                <w:lang w:val="de-DE"/>
              </w:rPr>
              <w:t>Blank (Do not show Text5)</w:t>
            </w:r>
          </w:p>
        </w:tc>
      </w:tr>
    </w:tbl>
    <w:p w:rsidR="00255A0E" w:rsidRDefault="00935523" w:rsidP="00255A0E">
      <w:pPr>
        <w:jc w:val="center"/>
      </w:pPr>
      <w:r>
        <w:rPr>
          <w:u w:val="single"/>
        </w:rPr>
        <w:t>R</w:t>
      </w:r>
      <w:r>
        <w:t xml:space="preserve">everse </w:t>
      </w:r>
      <w:r>
        <w:rPr>
          <w:u w:val="single"/>
        </w:rPr>
        <w:t>V</w:t>
      </w:r>
      <w:r>
        <w:t xml:space="preserve">ideo </w:t>
      </w:r>
      <w:r>
        <w:rPr>
          <w:u w:val="single"/>
        </w:rPr>
        <w:t>C</w:t>
      </w:r>
      <w:r>
        <w:t xml:space="preserve">amera with </w:t>
      </w:r>
      <w:r>
        <w:rPr>
          <w:u w:val="single"/>
        </w:rPr>
        <w:t>A</w:t>
      </w:r>
      <w:r>
        <w:t xml:space="preserve">ctive </w:t>
      </w:r>
      <w:r>
        <w:rPr>
          <w:u w:val="single"/>
        </w:rPr>
        <w:t>P</w:t>
      </w:r>
      <w:r>
        <w:t xml:space="preserve">ark </w:t>
      </w:r>
      <w:r>
        <w:rPr>
          <w:u w:val="single"/>
        </w:rPr>
        <w:t>A</w:t>
      </w:r>
      <w:r>
        <w:t xml:space="preserve">ssist (APA) and </w:t>
      </w:r>
      <w:r>
        <w:rPr>
          <w:u w:val="single"/>
        </w:rPr>
        <w:t>P</w:t>
      </w:r>
      <w:r>
        <w:t xml:space="preserve">ark </w:t>
      </w:r>
      <w:r>
        <w:rPr>
          <w:u w:val="single"/>
        </w:rPr>
        <w:t>D</w:t>
      </w:r>
      <w:r>
        <w:t xml:space="preserve">istance </w:t>
      </w:r>
      <w:r>
        <w:rPr>
          <w:u w:val="single"/>
        </w:rPr>
        <w:t>C</w:t>
      </w:r>
      <w:r>
        <w:t>ontrol (PDC) Positional Text5</w:t>
      </w:r>
    </w:p>
    <w:p w:rsidR="00255A0E" w:rsidRDefault="00935523" w:rsidP="00255A0E">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255A0E" w:rsidRDefault="00935523" w:rsidP="00255A0E">
      <w:r>
        <w:rPr>
          <w:rFonts w:cs="Arial"/>
        </w:rPr>
        <w:t>‡ -</w:t>
      </w:r>
      <w:r>
        <w:rPr>
          <w:sz w:val="16"/>
          <w:szCs w:val="16"/>
        </w:rPr>
        <w:t xml:space="preserve"> Only if supported by the implementing program as per REQ-130570. If not supported but required by signal pro</w:t>
      </w:r>
      <w:r>
        <w:rPr>
          <w:sz w:val="16"/>
          <w:szCs w:val="16"/>
        </w:rPr>
        <w:t>cessing tables, treat as data 0x1.</w:t>
      </w:r>
    </w:p>
    <w:p w:rsidR="00500605" w:rsidRPr="00255A0E" w:rsidRDefault="00935523" w:rsidP="00255A0E"/>
    <w:p w:rsidR="00406F39" w:rsidRDefault="00935523" w:rsidP="00CC6E4C">
      <w:pPr>
        <w:pStyle w:val="Heading1"/>
      </w:pPr>
      <w:bookmarkStart w:id="72" w:name="_Toc35850678"/>
      <w:r>
        <w:lastRenderedPageBreak/>
        <w:t>Functional Definition</w:t>
      </w:r>
      <w:bookmarkEnd w:id="72"/>
    </w:p>
    <w:p w:rsidR="00406F39" w:rsidRDefault="00935523" w:rsidP="00CC6E4C">
      <w:pPr>
        <w:pStyle w:val="Heading2"/>
      </w:pPr>
      <w:bookmarkStart w:id="73" w:name="_Toc35850679"/>
      <w:r>
        <w:t>Active Park Assist Manager</w:t>
      </w:r>
      <w:bookmarkEnd w:id="73"/>
    </w:p>
    <w:p w:rsidR="00406F39" w:rsidRDefault="00935523" w:rsidP="00CC6E4C">
      <w:pPr>
        <w:pStyle w:val="Heading3"/>
      </w:pPr>
      <w:bookmarkStart w:id="74" w:name="_Toc35850680"/>
      <w:r w:rsidRPr="00B9479B">
        <w:t>APAMv2-FUN-REQ-131088/A-Select Active Park Assist Mode</w:t>
      </w:r>
      <w:bookmarkEnd w:id="74"/>
    </w:p>
    <w:p w:rsidR="00406F39" w:rsidRDefault="00935523" w:rsidP="00CC6E4C">
      <w:pPr>
        <w:pStyle w:val="Heading4"/>
      </w:pPr>
      <w:r>
        <w:t>Use Cases</w:t>
      </w:r>
    </w:p>
    <w:p w:rsidR="00406F39" w:rsidRDefault="00935523" w:rsidP="00CC6E4C">
      <w:pPr>
        <w:pStyle w:val="Heading5"/>
      </w:pPr>
      <w:r>
        <w:t>APAM-UC-REQ-013892/A-HMI Offers Active Park Assist Mode Selection (TcSE ROIN-290408)</w:t>
      </w:r>
    </w:p>
    <w:p w:rsidR="00406F39" w:rsidRPr="005F5EF0" w:rsidRDefault="00935523" w:rsidP="00406F39">
      <w:pPr>
        <w:rPr>
          <w:b/>
          <w:sz w:val="16"/>
          <w:szCs w:val="16"/>
        </w:rPr>
      </w:pPr>
      <w:r w:rsidRPr="005F5EF0">
        <w:rPr>
          <w:b/>
          <w:sz w:val="16"/>
          <w:szCs w:val="16"/>
        </w:rPr>
        <w:t>Linked Elements</w:t>
      </w:r>
    </w:p>
    <w:p w:rsidR="007C3C8E" w:rsidRPr="005F5EF0" w:rsidRDefault="00935523" w:rsidP="007C3C8E">
      <w:pPr>
        <w:rPr>
          <w:sz w:val="16"/>
          <w:szCs w:val="16"/>
        </w:rPr>
      </w:pPr>
      <w:r w:rsidRPr="005F5EF0">
        <w:rPr>
          <w:sz w:val="16"/>
          <w:szCs w:val="16"/>
        </w:rPr>
        <w:t>APA-UC-REQ-131659/B-Display Active Park Assist Instructions with Rear Camera Active</w:t>
      </w:r>
    </w:p>
    <w:p w:rsidR="007C3C8E" w:rsidRPr="005F5EF0" w:rsidRDefault="00935523" w:rsidP="007C3C8E">
      <w:pPr>
        <w:rPr>
          <w:sz w:val="16"/>
          <w:szCs w:val="16"/>
        </w:rPr>
      </w:pPr>
      <w:r w:rsidRPr="005F5EF0">
        <w:rPr>
          <w:sz w:val="16"/>
          <w:szCs w:val="16"/>
        </w:rPr>
        <w:t>APA-UC-REQ-131660/B-Display Active Park Assist Instructions with Rear Camera Inactive</w:t>
      </w:r>
    </w:p>
    <w:p w:rsidR="007C3C8E" w:rsidRPr="005F5EF0" w:rsidRDefault="00935523" w:rsidP="007C3C8E">
      <w:pPr>
        <w:rPr>
          <w:sz w:val="16"/>
          <w:szCs w:val="16"/>
        </w:rPr>
      </w:pPr>
      <w:r w:rsidRPr="005F5EF0">
        <w:rPr>
          <w:sz w:val="16"/>
          <w:szCs w:val="16"/>
        </w:rPr>
        <w:t>APAM-UC-REQ-013897/A-Display Active Park Ass</w:t>
      </w:r>
      <w:r w:rsidRPr="005F5EF0">
        <w:rPr>
          <w:sz w:val="16"/>
          <w:szCs w:val="16"/>
        </w:rPr>
        <w:t>ist Mode Selected (TcSE ROIN-290413)</w:t>
      </w:r>
    </w:p>
    <w:p w:rsidR="007C3C8E" w:rsidRPr="005F5EF0" w:rsidRDefault="00935523" w:rsidP="007C3C8E">
      <w:pPr>
        <w:rPr>
          <w:sz w:val="16"/>
          <w:szCs w:val="16"/>
        </w:rPr>
      </w:pPr>
      <w:r w:rsidRPr="005F5EF0">
        <w:rPr>
          <w:sz w:val="16"/>
          <w:szCs w:val="16"/>
        </w:rPr>
        <w:t>APA-UC-REQ-013931/A-Display Active Park Assist Instructions with Rear Camera Active (TcSE ROIN-290414)</w:t>
      </w:r>
    </w:p>
    <w:p w:rsidR="007C3C8E" w:rsidRPr="005F5EF0" w:rsidRDefault="00935523" w:rsidP="007C3C8E">
      <w:pPr>
        <w:rPr>
          <w:sz w:val="16"/>
          <w:szCs w:val="16"/>
        </w:rPr>
      </w:pPr>
      <w:r w:rsidRPr="005F5EF0">
        <w:rPr>
          <w:sz w:val="16"/>
          <w:szCs w:val="16"/>
        </w:rPr>
        <w:t>APA-UC-REQ-013932/A-Display Active Park Assist Instructions with Rear Camera Inactive (TcSE ROIN-290415)</w:t>
      </w:r>
    </w:p>
    <w:p w:rsidR="00AE06BC" w:rsidRPr="00AE06BC" w:rsidRDefault="00935523" w:rsidP="00AE06B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6"/>
        <w:gridCol w:w="7000"/>
      </w:tblGrid>
      <w:tr w:rsidR="00A46EE1">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A46EE1" w:rsidRDefault="00935523">
            <w:pPr>
              <w:rPr>
                <w:b/>
                <w:szCs w:val="22"/>
                <w:lang w:eastAsia="zh-CN"/>
              </w:rPr>
            </w:pPr>
            <w:r>
              <w:rPr>
                <w:b/>
                <w:szCs w:val="22"/>
                <w:lang w:eastAsia="zh-CN"/>
              </w:rPr>
              <w:t>Actors</w:t>
            </w:r>
          </w:p>
        </w:tc>
        <w:tc>
          <w:tcPr>
            <w:tcW w:w="7000"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lang w:eastAsia="zh-CN"/>
              </w:rPr>
            </w:pPr>
            <w:r>
              <w:rPr>
                <w:szCs w:val="22"/>
                <w:lang w:eastAsia="zh-CN"/>
              </w:rPr>
              <w:t>Vehicle Occupant</w:t>
            </w:r>
          </w:p>
        </w:tc>
      </w:tr>
      <w:tr w:rsidR="00A46EE1">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A46EE1" w:rsidRDefault="00935523">
            <w:pPr>
              <w:rPr>
                <w:b/>
                <w:szCs w:val="22"/>
                <w:lang w:eastAsia="zh-CN"/>
              </w:rPr>
            </w:pPr>
            <w:r>
              <w:rPr>
                <w:b/>
                <w:szCs w:val="22"/>
                <w:lang w:eastAsia="zh-CN"/>
              </w:rPr>
              <w:t>Pre-conditions</w:t>
            </w:r>
          </w:p>
        </w:tc>
        <w:tc>
          <w:tcPr>
            <w:tcW w:w="7000"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lang w:eastAsia="zh-CN"/>
              </w:rPr>
            </w:pPr>
            <w:r>
              <w:rPr>
                <w:rFonts w:cs="Arial"/>
                <w:szCs w:val="20"/>
                <w:lang w:eastAsia="zh-CN"/>
              </w:rPr>
              <w:t>The infotainment system is powered on.</w:t>
            </w:r>
          </w:p>
          <w:p w:rsidR="00A46EE1" w:rsidRDefault="00935523">
            <w:pPr>
              <w:rPr>
                <w:rFonts w:cs="Arial"/>
                <w:szCs w:val="20"/>
                <w:lang w:eastAsia="zh-CN"/>
              </w:rPr>
            </w:pPr>
            <w:r>
              <w:rPr>
                <w:rFonts w:cs="Arial"/>
                <w:szCs w:val="20"/>
                <w:lang w:eastAsia="zh-CN"/>
              </w:rPr>
              <w:t>At least one Active Park Assist (APA) mode is available for</w:t>
            </w:r>
            <w:r>
              <w:rPr>
                <w:rFonts w:cs="Arial"/>
                <w:szCs w:val="20"/>
                <w:lang w:eastAsia="zh-CN"/>
              </w:rPr>
              <w:t xml:space="preserve"> selection as indicated by the vehicle system.</w:t>
            </w:r>
          </w:p>
        </w:tc>
      </w:tr>
      <w:tr w:rsidR="00A46EE1">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A46EE1" w:rsidRDefault="00935523">
            <w:pPr>
              <w:rPr>
                <w:b/>
                <w:szCs w:val="22"/>
                <w:lang w:eastAsia="zh-CN"/>
              </w:rPr>
            </w:pPr>
            <w:r>
              <w:rPr>
                <w:b/>
                <w:szCs w:val="22"/>
                <w:lang w:eastAsia="zh-CN"/>
              </w:rPr>
              <w:t>Scenario Description</w:t>
            </w:r>
          </w:p>
        </w:tc>
        <w:tc>
          <w:tcPr>
            <w:tcW w:w="7000"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lang w:eastAsia="zh-CN"/>
              </w:rPr>
            </w:pPr>
            <w:r>
              <w:rPr>
                <w:rFonts w:cs="Arial"/>
                <w:szCs w:val="20"/>
                <w:lang w:eastAsia="zh-CN"/>
              </w:rPr>
              <w:t>The user activates the APA system via hard button interface.</w:t>
            </w:r>
          </w:p>
          <w:p w:rsidR="00A46EE1" w:rsidRDefault="00935523">
            <w:pPr>
              <w:rPr>
                <w:rFonts w:cs="Arial"/>
                <w:szCs w:val="20"/>
                <w:lang w:eastAsia="zh-CN"/>
              </w:rPr>
            </w:pPr>
            <w:r>
              <w:rPr>
                <w:rFonts w:cs="Arial"/>
                <w:szCs w:val="20"/>
                <w:lang w:eastAsia="zh-CN"/>
              </w:rPr>
              <w:t>The vehicle system interface triggers the HMI to offer the user the option to select a particular APA mode.</w:t>
            </w:r>
          </w:p>
        </w:tc>
      </w:tr>
      <w:tr w:rsidR="00A46EE1">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A46EE1" w:rsidRDefault="00935523">
            <w:pPr>
              <w:rPr>
                <w:b/>
                <w:szCs w:val="22"/>
                <w:lang w:eastAsia="zh-CN"/>
              </w:rPr>
            </w:pPr>
            <w:r>
              <w:rPr>
                <w:b/>
                <w:szCs w:val="22"/>
                <w:lang w:eastAsia="zh-CN"/>
              </w:rPr>
              <w:t>Post-conditions</w:t>
            </w:r>
          </w:p>
        </w:tc>
        <w:tc>
          <w:tcPr>
            <w:tcW w:w="7000"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lang w:eastAsia="zh-CN"/>
              </w:rPr>
            </w:pPr>
            <w:r>
              <w:rPr>
                <w:rFonts w:cs="Arial"/>
                <w:szCs w:val="20"/>
                <w:lang w:eastAsia="zh-CN"/>
              </w:rPr>
              <w:t>T</w:t>
            </w:r>
            <w:r>
              <w:rPr>
                <w:rFonts w:cs="Arial"/>
                <w:szCs w:val="20"/>
                <w:lang w:eastAsia="zh-CN"/>
              </w:rPr>
              <w:t>he user selects a particular APA mode or accepts the default mode selection.</w:t>
            </w:r>
          </w:p>
        </w:tc>
      </w:tr>
      <w:tr w:rsidR="00A46EE1">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A46EE1" w:rsidRDefault="00935523">
            <w:pPr>
              <w:rPr>
                <w:b/>
                <w:szCs w:val="22"/>
                <w:lang w:eastAsia="zh-CN"/>
              </w:rPr>
            </w:pPr>
            <w:r>
              <w:rPr>
                <w:b/>
                <w:szCs w:val="22"/>
                <w:lang w:eastAsia="zh-CN"/>
              </w:rPr>
              <w:t>List of Exception Use Cases</w:t>
            </w:r>
          </w:p>
        </w:tc>
        <w:tc>
          <w:tcPr>
            <w:tcW w:w="7000"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lang w:eastAsia="zh-CN"/>
              </w:rPr>
            </w:pPr>
            <w:r>
              <w:rPr>
                <w:rFonts w:cs="Arial"/>
                <w:szCs w:val="20"/>
                <w:lang w:eastAsia="zh-CN"/>
              </w:rPr>
              <w:t>NA</w:t>
            </w:r>
          </w:p>
        </w:tc>
      </w:tr>
      <w:tr w:rsidR="00A46EE1">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A46EE1" w:rsidRDefault="00935523">
            <w:pPr>
              <w:rPr>
                <w:b/>
                <w:szCs w:val="22"/>
                <w:lang w:eastAsia="zh-CN"/>
              </w:rPr>
            </w:pPr>
            <w:r>
              <w:rPr>
                <w:b/>
                <w:szCs w:val="22"/>
                <w:lang w:eastAsia="zh-CN"/>
              </w:rPr>
              <w:t>Interfaces</w:t>
            </w:r>
          </w:p>
        </w:tc>
        <w:tc>
          <w:tcPr>
            <w:tcW w:w="7000"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lang w:eastAsia="zh-CN"/>
              </w:rPr>
            </w:pPr>
            <w:r>
              <w:rPr>
                <w:rFonts w:cs="Arial"/>
                <w:szCs w:val="20"/>
                <w:lang w:eastAsia="zh-CN"/>
              </w:rPr>
              <w:t>G-HMI</w:t>
            </w:r>
          </w:p>
          <w:p w:rsidR="00A46EE1" w:rsidRDefault="00935523">
            <w:pPr>
              <w:rPr>
                <w:rFonts w:cs="Arial"/>
                <w:szCs w:val="20"/>
                <w:lang w:eastAsia="zh-CN"/>
              </w:rPr>
            </w:pPr>
            <w:r>
              <w:rPr>
                <w:rFonts w:cs="Arial"/>
                <w:szCs w:val="20"/>
                <w:lang w:eastAsia="zh-CN"/>
              </w:rPr>
              <w:t>Dedicated Hard Button</w:t>
            </w:r>
          </w:p>
          <w:p w:rsidR="00A46EE1" w:rsidRDefault="00935523">
            <w:pPr>
              <w:rPr>
                <w:rFonts w:cs="Arial"/>
                <w:szCs w:val="20"/>
                <w:lang w:eastAsia="zh-CN"/>
              </w:rPr>
            </w:pPr>
            <w:r>
              <w:rPr>
                <w:rFonts w:cs="Arial"/>
                <w:szCs w:val="20"/>
                <w:lang w:eastAsia="zh-CN"/>
              </w:rPr>
              <w:t>Vehicle System Interface</w:t>
            </w:r>
          </w:p>
        </w:tc>
      </w:tr>
    </w:tbl>
    <w:p w:rsidR="00A46EE1" w:rsidRDefault="00A46EE1"/>
    <w:p w:rsidR="00406F39" w:rsidRDefault="00935523" w:rsidP="00CC6E4C">
      <w:pPr>
        <w:pStyle w:val="Heading5"/>
      </w:pPr>
      <w:r>
        <w:t>APAM-UC-REQ-013893/A-Semi-Automatic Parallel Parking Selected (TcSE ROIN-290409)</w:t>
      </w:r>
    </w:p>
    <w:p w:rsidR="00406F39" w:rsidRPr="005F5EF0" w:rsidRDefault="00935523" w:rsidP="00406F39">
      <w:pPr>
        <w:rPr>
          <w:b/>
          <w:sz w:val="16"/>
          <w:szCs w:val="16"/>
        </w:rPr>
      </w:pPr>
      <w:r w:rsidRPr="005F5EF0">
        <w:rPr>
          <w:b/>
          <w:sz w:val="16"/>
          <w:szCs w:val="16"/>
        </w:rPr>
        <w:t>Linked El</w:t>
      </w:r>
      <w:r w:rsidRPr="005F5EF0">
        <w:rPr>
          <w:b/>
          <w:sz w:val="16"/>
          <w:szCs w:val="16"/>
        </w:rPr>
        <w:t>ements</w:t>
      </w:r>
    </w:p>
    <w:p w:rsidR="007C3C8E" w:rsidRPr="005F5EF0" w:rsidRDefault="00935523" w:rsidP="007C3C8E">
      <w:pPr>
        <w:rPr>
          <w:sz w:val="16"/>
          <w:szCs w:val="16"/>
        </w:rPr>
      </w:pPr>
      <w:r w:rsidRPr="005F5EF0">
        <w:rPr>
          <w:sz w:val="16"/>
          <w:szCs w:val="16"/>
        </w:rPr>
        <w:t>APA-UC-REQ-131659/B-Display Active Park Assist Instructions with Rear Camera Active</w:t>
      </w:r>
    </w:p>
    <w:p w:rsidR="007C3C8E" w:rsidRPr="005F5EF0" w:rsidRDefault="00935523" w:rsidP="007C3C8E">
      <w:pPr>
        <w:rPr>
          <w:sz w:val="16"/>
          <w:szCs w:val="16"/>
        </w:rPr>
      </w:pPr>
      <w:r w:rsidRPr="005F5EF0">
        <w:rPr>
          <w:sz w:val="16"/>
          <w:szCs w:val="16"/>
        </w:rPr>
        <w:t>APA-UC-REQ-131660/B-Display Active Park Assist Instructions with Rear Camera Inactive</w:t>
      </w:r>
    </w:p>
    <w:p w:rsidR="007C3C8E" w:rsidRPr="005F5EF0" w:rsidRDefault="00935523" w:rsidP="007C3C8E">
      <w:pPr>
        <w:rPr>
          <w:sz w:val="16"/>
          <w:szCs w:val="16"/>
        </w:rPr>
      </w:pPr>
      <w:r w:rsidRPr="005F5EF0">
        <w:rPr>
          <w:sz w:val="16"/>
          <w:szCs w:val="16"/>
        </w:rPr>
        <w:t>APAM-UC-REQ-013892/A-HMI Offers Active</w:t>
      </w:r>
      <w:r w:rsidRPr="005F5EF0">
        <w:rPr>
          <w:sz w:val="16"/>
          <w:szCs w:val="16"/>
        </w:rPr>
        <w:t xml:space="preserve"> Park Assist Mode Selection (TcSE ROIN-290408)</w:t>
      </w:r>
    </w:p>
    <w:p w:rsidR="007C3C8E" w:rsidRPr="005F5EF0" w:rsidRDefault="00935523" w:rsidP="007C3C8E">
      <w:pPr>
        <w:rPr>
          <w:sz w:val="16"/>
          <w:szCs w:val="16"/>
        </w:rPr>
      </w:pPr>
      <w:r w:rsidRPr="005F5EF0">
        <w:rPr>
          <w:sz w:val="16"/>
          <w:szCs w:val="16"/>
        </w:rPr>
        <w:t>APAM-UC-REQ-013897/A-Display Active Park Assist Mode Selected (TcSE ROIN-290413)</w:t>
      </w:r>
    </w:p>
    <w:p w:rsidR="007C3C8E" w:rsidRPr="005F5EF0" w:rsidRDefault="00935523" w:rsidP="007C3C8E">
      <w:pPr>
        <w:rPr>
          <w:sz w:val="16"/>
          <w:szCs w:val="16"/>
        </w:rPr>
      </w:pPr>
      <w:r w:rsidRPr="005F5EF0">
        <w:rPr>
          <w:sz w:val="16"/>
          <w:szCs w:val="16"/>
        </w:rPr>
        <w:t>APA-UC-REQ-013931/A-Display Active Park Assist Instructions with Rear Camera Active (TcSE ROIN-290414)</w:t>
      </w:r>
    </w:p>
    <w:p w:rsidR="007C3C8E" w:rsidRPr="005F5EF0" w:rsidRDefault="00935523" w:rsidP="007C3C8E">
      <w:pPr>
        <w:rPr>
          <w:sz w:val="16"/>
          <w:szCs w:val="16"/>
        </w:rPr>
      </w:pPr>
      <w:r w:rsidRPr="005F5EF0">
        <w:rPr>
          <w:sz w:val="16"/>
          <w:szCs w:val="16"/>
        </w:rPr>
        <w:t>APA-UC-REQ-013932/A-Displ</w:t>
      </w:r>
      <w:r w:rsidRPr="005F5EF0">
        <w:rPr>
          <w:sz w:val="16"/>
          <w:szCs w:val="16"/>
        </w:rPr>
        <w:t>ay Active Park Assist Instructions with Rear Camera Inactive (TcSE ROIN-290415)</w:t>
      </w:r>
    </w:p>
    <w:p w:rsidR="00AE06BC" w:rsidRPr="00AE06BC" w:rsidRDefault="00935523" w:rsidP="00AE06B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6"/>
        <w:gridCol w:w="7000"/>
      </w:tblGrid>
      <w:tr w:rsidR="00A46EE1">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A46EE1" w:rsidRDefault="00935523">
            <w:pPr>
              <w:rPr>
                <w:b/>
                <w:szCs w:val="22"/>
                <w:lang w:eastAsia="zh-CN"/>
              </w:rPr>
            </w:pPr>
            <w:r>
              <w:rPr>
                <w:b/>
                <w:szCs w:val="22"/>
                <w:lang w:eastAsia="zh-CN"/>
              </w:rPr>
              <w:t>Actors</w:t>
            </w:r>
          </w:p>
        </w:tc>
        <w:tc>
          <w:tcPr>
            <w:tcW w:w="7000"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lang w:eastAsia="zh-CN"/>
              </w:rPr>
            </w:pPr>
            <w:r>
              <w:rPr>
                <w:szCs w:val="22"/>
                <w:lang w:eastAsia="zh-CN"/>
              </w:rPr>
              <w:t>Vehicle Occupant</w:t>
            </w:r>
          </w:p>
        </w:tc>
      </w:tr>
      <w:tr w:rsidR="00A46EE1">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A46EE1" w:rsidRDefault="00935523">
            <w:pPr>
              <w:rPr>
                <w:b/>
                <w:szCs w:val="22"/>
                <w:lang w:eastAsia="zh-CN"/>
              </w:rPr>
            </w:pPr>
            <w:r>
              <w:rPr>
                <w:b/>
                <w:szCs w:val="22"/>
                <w:lang w:eastAsia="zh-CN"/>
              </w:rPr>
              <w:t>Pre-conditions</w:t>
            </w:r>
          </w:p>
        </w:tc>
        <w:tc>
          <w:tcPr>
            <w:tcW w:w="7000"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lang w:eastAsia="zh-CN"/>
              </w:rPr>
            </w:pPr>
            <w:r>
              <w:rPr>
                <w:rFonts w:cs="Arial"/>
                <w:szCs w:val="20"/>
                <w:lang w:eastAsia="zh-CN"/>
              </w:rPr>
              <w:t xml:space="preserve">The </w:t>
            </w:r>
            <w:r>
              <w:rPr>
                <w:rFonts w:cs="Arial"/>
                <w:szCs w:val="20"/>
                <w:lang w:eastAsia="zh-CN"/>
              </w:rPr>
              <w:t>infotainment system is powered on.</w:t>
            </w:r>
          </w:p>
          <w:p w:rsidR="00A46EE1" w:rsidRDefault="00935523">
            <w:pPr>
              <w:rPr>
                <w:rFonts w:cs="Arial"/>
                <w:szCs w:val="20"/>
                <w:lang w:eastAsia="zh-CN"/>
              </w:rPr>
            </w:pPr>
            <w:r>
              <w:rPr>
                <w:rFonts w:cs="Arial"/>
                <w:szCs w:val="20"/>
                <w:lang w:eastAsia="zh-CN"/>
              </w:rPr>
              <w:t>The Active Park Assist (APA) system is activated.</w:t>
            </w:r>
          </w:p>
          <w:p w:rsidR="00A46EE1" w:rsidRDefault="00935523">
            <w:pPr>
              <w:rPr>
                <w:rFonts w:cs="Arial"/>
                <w:szCs w:val="20"/>
                <w:lang w:eastAsia="zh-CN"/>
              </w:rPr>
            </w:pPr>
            <w:r>
              <w:rPr>
                <w:rFonts w:cs="Arial"/>
                <w:szCs w:val="20"/>
                <w:lang w:eastAsia="zh-CN"/>
              </w:rPr>
              <w:t>The HMI has offered the APA mode selection.</w:t>
            </w:r>
          </w:p>
          <w:p w:rsidR="00A46EE1" w:rsidRDefault="00935523">
            <w:pPr>
              <w:rPr>
                <w:rFonts w:cs="Arial"/>
                <w:szCs w:val="20"/>
                <w:lang w:eastAsia="zh-CN"/>
              </w:rPr>
            </w:pPr>
            <w:r>
              <w:rPr>
                <w:rFonts w:cs="Arial"/>
                <w:szCs w:val="20"/>
                <w:lang w:eastAsia="zh-CN"/>
              </w:rPr>
              <w:t>Semi-Automatic Parallel Parking (SAPP) mode is available for selection as indicated by the vehicle system.</w:t>
            </w:r>
          </w:p>
        </w:tc>
      </w:tr>
      <w:tr w:rsidR="00A46EE1">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A46EE1" w:rsidRDefault="00935523">
            <w:pPr>
              <w:rPr>
                <w:b/>
                <w:szCs w:val="22"/>
                <w:lang w:eastAsia="zh-CN"/>
              </w:rPr>
            </w:pPr>
            <w:r>
              <w:rPr>
                <w:b/>
                <w:szCs w:val="22"/>
                <w:lang w:eastAsia="zh-CN"/>
              </w:rPr>
              <w:t>Scenario Descriptio</w:t>
            </w:r>
            <w:r>
              <w:rPr>
                <w:b/>
                <w:szCs w:val="22"/>
                <w:lang w:eastAsia="zh-CN"/>
              </w:rPr>
              <w:t>n</w:t>
            </w:r>
          </w:p>
        </w:tc>
        <w:tc>
          <w:tcPr>
            <w:tcW w:w="7000"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lang w:eastAsia="zh-CN"/>
              </w:rPr>
            </w:pPr>
            <w:r>
              <w:rPr>
                <w:rFonts w:cs="Arial"/>
                <w:szCs w:val="20"/>
                <w:lang w:eastAsia="zh-CN"/>
              </w:rPr>
              <w:t>The user selects SAPP mode.</w:t>
            </w:r>
          </w:p>
        </w:tc>
      </w:tr>
      <w:tr w:rsidR="00A46EE1">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A46EE1" w:rsidRDefault="00935523">
            <w:pPr>
              <w:rPr>
                <w:b/>
                <w:szCs w:val="22"/>
                <w:lang w:eastAsia="zh-CN"/>
              </w:rPr>
            </w:pPr>
            <w:r>
              <w:rPr>
                <w:b/>
                <w:szCs w:val="22"/>
                <w:lang w:eastAsia="zh-CN"/>
              </w:rPr>
              <w:t>Post-conditions</w:t>
            </w:r>
          </w:p>
        </w:tc>
        <w:tc>
          <w:tcPr>
            <w:tcW w:w="7000"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lang w:eastAsia="zh-CN"/>
              </w:rPr>
            </w:pPr>
            <w:r>
              <w:rPr>
                <w:rFonts w:cs="Arial"/>
                <w:szCs w:val="20"/>
                <w:lang w:eastAsia="zh-CN"/>
              </w:rPr>
              <w:t>SAPP mode is selected and active.</w:t>
            </w:r>
          </w:p>
        </w:tc>
      </w:tr>
      <w:tr w:rsidR="00A46EE1">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A46EE1" w:rsidRDefault="00935523">
            <w:pPr>
              <w:rPr>
                <w:b/>
                <w:szCs w:val="22"/>
                <w:lang w:eastAsia="zh-CN"/>
              </w:rPr>
            </w:pPr>
            <w:r>
              <w:rPr>
                <w:b/>
                <w:szCs w:val="22"/>
                <w:lang w:eastAsia="zh-CN"/>
              </w:rPr>
              <w:t>List of Exception Use Cases</w:t>
            </w:r>
          </w:p>
        </w:tc>
        <w:tc>
          <w:tcPr>
            <w:tcW w:w="7000"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lang w:eastAsia="zh-CN"/>
              </w:rPr>
            </w:pPr>
            <w:r>
              <w:rPr>
                <w:rFonts w:cs="Arial"/>
                <w:szCs w:val="20"/>
                <w:lang w:eastAsia="zh-CN"/>
              </w:rPr>
              <w:t>NA</w:t>
            </w:r>
          </w:p>
        </w:tc>
      </w:tr>
      <w:tr w:rsidR="00A46EE1">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A46EE1" w:rsidRDefault="00935523">
            <w:pPr>
              <w:rPr>
                <w:b/>
                <w:szCs w:val="22"/>
                <w:lang w:eastAsia="zh-CN"/>
              </w:rPr>
            </w:pPr>
            <w:r>
              <w:rPr>
                <w:b/>
                <w:szCs w:val="22"/>
                <w:lang w:eastAsia="zh-CN"/>
              </w:rPr>
              <w:t>Interfaces</w:t>
            </w:r>
          </w:p>
        </w:tc>
        <w:tc>
          <w:tcPr>
            <w:tcW w:w="7000"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lang w:eastAsia="zh-CN"/>
              </w:rPr>
            </w:pPr>
            <w:r>
              <w:rPr>
                <w:rFonts w:cs="Arial"/>
                <w:szCs w:val="20"/>
                <w:lang w:eastAsia="zh-CN"/>
              </w:rPr>
              <w:t>G-HMI</w:t>
            </w:r>
          </w:p>
          <w:p w:rsidR="00A46EE1" w:rsidRDefault="00935523">
            <w:pPr>
              <w:rPr>
                <w:rFonts w:cs="Arial"/>
                <w:szCs w:val="20"/>
                <w:lang w:eastAsia="zh-CN"/>
              </w:rPr>
            </w:pPr>
            <w:r>
              <w:rPr>
                <w:rFonts w:cs="Arial"/>
                <w:szCs w:val="20"/>
                <w:lang w:eastAsia="zh-CN"/>
              </w:rPr>
              <w:t>Dedicated Hard Button</w:t>
            </w:r>
          </w:p>
          <w:p w:rsidR="00A46EE1" w:rsidRDefault="00935523">
            <w:pPr>
              <w:rPr>
                <w:rFonts w:cs="Arial"/>
                <w:szCs w:val="20"/>
                <w:lang w:eastAsia="zh-CN"/>
              </w:rPr>
            </w:pPr>
            <w:r>
              <w:rPr>
                <w:rFonts w:cs="Arial"/>
                <w:szCs w:val="20"/>
                <w:lang w:eastAsia="zh-CN"/>
              </w:rPr>
              <w:t>Vehicle System Interface</w:t>
            </w:r>
          </w:p>
        </w:tc>
      </w:tr>
    </w:tbl>
    <w:p w:rsidR="00A46EE1" w:rsidRDefault="00A46EE1"/>
    <w:p w:rsidR="00406F39" w:rsidRDefault="00935523" w:rsidP="00CC6E4C">
      <w:pPr>
        <w:pStyle w:val="Heading5"/>
      </w:pPr>
      <w:r>
        <w:t>APAM-UC-REQ-013894/A-Perpendicular Park Assist Selected (TcSE ROIN-290410)</w:t>
      </w:r>
    </w:p>
    <w:p w:rsidR="00406F39" w:rsidRPr="005F5EF0" w:rsidRDefault="00935523" w:rsidP="00406F39">
      <w:pPr>
        <w:rPr>
          <w:b/>
          <w:sz w:val="16"/>
          <w:szCs w:val="16"/>
        </w:rPr>
      </w:pPr>
      <w:r w:rsidRPr="005F5EF0">
        <w:rPr>
          <w:b/>
          <w:sz w:val="16"/>
          <w:szCs w:val="16"/>
        </w:rPr>
        <w:t>Linked Elements</w:t>
      </w:r>
    </w:p>
    <w:p w:rsidR="007C3C8E" w:rsidRPr="005F5EF0" w:rsidRDefault="00935523" w:rsidP="007C3C8E">
      <w:pPr>
        <w:rPr>
          <w:sz w:val="16"/>
          <w:szCs w:val="16"/>
        </w:rPr>
      </w:pPr>
      <w:r w:rsidRPr="005F5EF0">
        <w:rPr>
          <w:sz w:val="16"/>
          <w:szCs w:val="16"/>
        </w:rPr>
        <w:lastRenderedPageBreak/>
        <w:t>APA-UC-REQ-131659/B-Display Active Park Assist Instructions with Rear Camera Active</w:t>
      </w:r>
    </w:p>
    <w:p w:rsidR="007C3C8E" w:rsidRPr="005F5EF0" w:rsidRDefault="00935523" w:rsidP="007C3C8E">
      <w:pPr>
        <w:rPr>
          <w:sz w:val="16"/>
          <w:szCs w:val="16"/>
        </w:rPr>
      </w:pPr>
      <w:r w:rsidRPr="005F5EF0">
        <w:rPr>
          <w:sz w:val="16"/>
          <w:szCs w:val="16"/>
        </w:rPr>
        <w:t>APA-UC-REQ-131660/B-Display Active Park Assist Instructions with Rear Camera Inactive</w:t>
      </w:r>
    </w:p>
    <w:p w:rsidR="007C3C8E" w:rsidRPr="005F5EF0" w:rsidRDefault="00935523" w:rsidP="007C3C8E">
      <w:pPr>
        <w:rPr>
          <w:sz w:val="16"/>
          <w:szCs w:val="16"/>
        </w:rPr>
      </w:pPr>
      <w:r w:rsidRPr="005F5EF0">
        <w:rPr>
          <w:sz w:val="16"/>
          <w:szCs w:val="16"/>
        </w:rPr>
        <w:t>APAM-UC-REQ</w:t>
      </w:r>
      <w:r w:rsidRPr="005F5EF0">
        <w:rPr>
          <w:sz w:val="16"/>
          <w:szCs w:val="16"/>
        </w:rPr>
        <w:t>-013892/A-HMI Offers Active Park Assist Mode Selection (TcSE ROIN-290408)</w:t>
      </w:r>
    </w:p>
    <w:p w:rsidR="007C3C8E" w:rsidRPr="005F5EF0" w:rsidRDefault="00935523" w:rsidP="007C3C8E">
      <w:pPr>
        <w:rPr>
          <w:sz w:val="16"/>
          <w:szCs w:val="16"/>
        </w:rPr>
      </w:pPr>
      <w:r w:rsidRPr="005F5EF0">
        <w:rPr>
          <w:sz w:val="16"/>
          <w:szCs w:val="16"/>
        </w:rPr>
        <w:t>APAM-UC-REQ-013897/A-Display Active Park Assist Mode Selected (TcSE ROIN-290413)</w:t>
      </w:r>
    </w:p>
    <w:p w:rsidR="007C3C8E" w:rsidRPr="005F5EF0" w:rsidRDefault="00935523" w:rsidP="007C3C8E">
      <w:pPr>
        <w:rPr>
          <w:sz w:val="16"/>
          <w:szCs w:val="16"/>
        </w:rPr>
      </w:pPr>
      <w:r w:rsidRPr="005F5EF0">
        <w:rPr>
          <w:sz w:val="16"/>
          <w:szCs w:val="16"/>
        </w:rPr>
        <w:t xml:space="preserve">APA-UC-REQ-013931/A-Display Active Park Assist Instructions with Rear Camera Active (TcSE </w:t>
      </w:r>
      <w:r w:rsidRPr="005F5EF0">
        <w:rPr>
          <w:sz w:val="16"/>
          <w:szCs w:val="16"/>
        </w:rPr>
        <w:t>ROIN-290414)</w:t>
      </w:r>
    </w:p>
    <w:p w:rsidR="007C3C8E" w:rsidRPr="005F5EF0" w:rsidRDefault="00935523" w:rsidP="007C3C8E">
      <w:pPr>
        <w:rPr>
          <w:sz w:val="16"/>
          <w:szCs w:val="16"/>
        </w:rPr>
      </w:pPr>
      <w:r w:rsidRPr="005F5EF0">
        <w:rPr>
          <w:sz w:val="16"/>
          <w:szCs w:val="16"/>
        </w:rPr>
        <w:t>APA-UC-REQ-013932/A-Display Active Park Assist Instructions with Rear Camera Inactive (TcSE ROIN-290415)</w:t>
      </w:r>
    </w:p>
    <w:p w:rsidR="00AE06BC" w:rsidRPr="00AE06BC" w:rsidRDefault="00935523" w:rsidP="00AE06B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5"/>
        <w:gridCol w:w="7001"/>
      </w:tblGrid>
      <w:tr w:rsidR="00A46EE1">
        <w:trPr>
          <w:jc w:val="center"/>
        </w:trPr>
        <w:tc>
          <w:tcPr>
            <w:tcW w:w="1855" w:type="dxa"/>
            <w:tcBorders>
              <w:top w:val="single" w:sz="4" w:space="0" w:color="auto"/>
              <w:left w:val="single" w:sz="4" w:space="0" w:color="auto"/>
              <w:bottom w:val="single" w:sz="4" w:space="0" w:color="auto"/>
              <w:right w:val="single" w:sz="4" w:space="0" w:color="auto"/>
            </w:tcBorders>
            <w:shd w:val="clear" w:color="auto" w:fill="BFBFBF"/>
            <w:hideMark/>
          </w:tcPr>
          <w:p w:rsidR="00A46EE1" w:rsidRDefault="00935523">
            <w:pPr>
              <w:rPr>
                <w:b/>
                <w:szCs w:val="22"/>
                <w:lang w:eastAsia="zh-CN"/>
              </w:rPr>
            </w:pPr>
            <w:r>
              <w:rPr>
                <w:b/>
                <w:szCs w:val="22"/>
                <w:lang w:eastAsia="zh-CN"/>
              </w:rPr>
              <w:t>Actors</w:t>
            </w:r>
          </w:p>
        </w:tc>
        <w:tc>
          <w:tcPr>
            <w:tcW w:w="7001"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lang w:eastAsia="zh-CN"/>
              </w:rPr>
            </w:pPr>
            <w:r>
              <w:rPr>
                <w:szCs w:val="22"/>
                <w:lang w:eastAsia="zh-CN"/>
              </w:rPr>
              <w:t>Vehicle Occupant</w:t>
            </w:r>
          </w:p>
        </w:tc>
      </w:tr>
      <w:tr w:rsidR="00A46EE1">
        <w:trPr>
          <w:jc w:val="center"/>
        </w:trPr>
        <w:tc>
          <w:tcPr>
            <w:tcW w:w="1855" w:type="dxa"/>
            <w:tcBorders>
              <w:top w:val="single" w:sz="4" w:space="0" w:color="auto"/>
              <w:left w:val="single" w:sz="4" w:space="0" w:color="auto"/>
              <w:bottom w:val="single" w:sz="4" w:space="0" w:color="auto"/>
              <w:right w:val="single" w:sz="4" w:space="0" w:color="auto"/>
            </w:tcBorders>
            <w:shd w:val="clear" w:color="auto" w:fill="BFBFBF"/>
            <w:hideMark/>
          </w:tcPr>
          <w:p w:rsidR="00A46EE1" w:rsidRDefault="00935523">
            <w:pPr>
              <w:rPr>
                <w:b/>
                <w:szCs w:val="22"/>
                <w:lang w:eastAsia="zh-CN"/>
              </w:rPr>
            </w:pPr>
            <w:r>
              <w:rPr>
                <w:b/>
                <w:szCs w:val="22"/>
                <w:lang w:eastAsia="zh-CN"/>
              </w:rPr>
              <w:t>Pre-conditions</w:t>
            </w:r>
          </w:p>
        </w:tc>
        <w:tc>
          <w:tcPr>
            <w:tcW w:w="7001"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lang w:eastAsia="zh-CN"/>
              </w:rPr>
            </w:pPr>
            <w:r>
              <w:rPr>
                <w:rFonts w:cs="Arial"/>
                <w:szCs w:val="20"/>
                <w:lang w:eastAsia="zh-CN"/>
              </w:rPr>
              <w:t>The infotainment system is powered on.</w:t>
            </w:r>
          </w:p>
          <w:p w:rsidR="00A46EE1" w:rsidRDefault="00935523">
            <w:pPr>
              <w:rPr>
                <w:rFonts w:cs="Arial"/>
                <w:szCs w:val="20"/>
                <w:lang w:eastAsia="zh-CN"/>
              </w:rPr>
            </w:pPr>
            <w:r>
              <w:rPr>
                <w:rFonts w:cs="Arial"/>
                <w:szCs w:val="20"/>
                <w:lang w:eastAsia="zh-CN"/>
              </w:rPr>
              <w:t>The Active Park Assist (APA) system is activated.</w:t>
            </w:r>
          </w:p>
          <w:p w:rsidR="00A46EE1" w:rsidRDefault="00935523">
            <w:pPr>
              <w:rPr>
                <w:rFonts w:cs="Arial"/>
                <w:szCs w:val="20"/>
                <w:lang w:eastAsia="zh-CN"/>
              </w:rPr>
            </w:pPr>
            <w:r>
              <w:rPr>
                <w:rFonts w:cs="Arial"/>
                <w:szCs w:val="20"/>
                <w:lang w:eastAsia="zh-CN"/>
              </w:rPr>
              <w:t>The HMI has offered the APA mode selection.</w:t>
            </w:r>
          </w:p>
          <w:p w:rsidR="00A46EE1" w:rsidRDefault="00935523">
            <w:pPr>
              <w:rPr>
                <w:rFonts w:cs="Arial"/>
                <w:szCs w:val="20"/>
                <w:lang w:eastAsia="zh-CN"/>
              </w:rPr>
            </w:pPr>
            <w:r>
              <w:rPr>
                <w:rFonts w:cs="Arial"/>
                <w:szCs w:val="20"/>
                <w:lang w:eastAsia="zh-CN"/>
              </w:rPr>
              <w:t>Perpendicular Park Assist (PPA) mode is available for selection as indicated by the vehicl</w:t>
            </w:r>
            <w:r>
              <w:rPr>
                <w:rFonts w:cs="Arial"/>
                <w:szCs w:val="20"/>
                <w:lang w:eastAsia="zh-CN"/>
              </w:rPr>
              <w:t>e system.</w:t>
            </w:r>
          </w:p>
        </w:tc>
      </w:tr>
      <w:tr w:rsidR="00A46EE1">
        <w:trPr>
          <w:jc w:val="center"/>
        </w:trPr>
        <w:tc>
          <w:tcPr>
            <w:tcW w:w="1855" w:type="dxa"/>
            <w:tcBorders>
              <w:top w:val="single" w:sz="4" w:space="0" w:color="auto"/>
              <w:left w:val="single" w:sz="4" w:space="0" w:color="auto"/>
              <w:bottom w:val="single" w:sz="4" w:space="0" w:color="auto"/>
              <w:right w:val="single" w:sz="4" w:space="0" w:color="auto"/>
            </w:tcBorders>
            <w:shd w:val="clear" w:color="auto" w:fill="BFBFBF"/>
            <w:hideMark/>
          </w:tcPr>
          <w:p w:rsidR="00A46EE1" w:rsidRDefault="00935523">
            <w:pPr>
              <w:rPr>
                <w:b/>
                <w:szCs w:val="22"/>
                <w:lang w:eastAsia="zh-CN"/>
              </w:rPr>
            </w:pPr>
            <w:r>
              <w:rPr>
                <w:b/>
                <w:szCs w:val="22"/>
                <w:lang w:eastAsia="zh-CN"/>
              </w:rPr>
              <w:t>Scenario Description</w:t>
            </w:r>
          </w:p>
        </w:tc>
        <w:tc>
          <w:tcPr>
            <w:tcW w:w="7001"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lang w:eastAsia="zh-CN"/>
              </w:rPr>
            </w:pPr>
            <w:r>
              <w:rPr>
                <w:rFonts w:cs="Arial"/>
                <w:szCs w:val="20"/>
                <w:lang w:eastAsia="zh-CN"/>
              </w:rPr>
              <w:t>The user selects PPA mode.</w:t>
            </w:r>
          </w:p>
        </w:tc>
      </w:tr>
      <w:tr w:rsidR="00A46EE1">
        <w:trPr>
          <w:jc w:val="center"/>
        </w:trPr>
        <w:tc>
          <w:tcPr>
            <w:tcW w:w="1855" w:type="dxa"/>
            <w:tcBorders>
              <w:top w:val="single" w:sz="4" w:space="0" w:color="auto"/>
              <w:left w:val="single" w:sz="4" w:space="0" w:color="auto"/>
              <w:bottom w:val="single" w:sz="4" w:space="0" w:color="auto"/>
              <w:right w:val="single" w:sz="4" w:space="0" w:color="auto"/>
            </w:tcBorders>
            <w:shd w:val="clear" w:color="auto" w:fill="BFBFBF"/>
            <w:hideMark/>
          </w:tcPr>
          <w:p w:rsidR="00A46EE1" w:rsidRDefault="00935523">
            <w:pPr>
              <w:rPr>
                <w:b/>
                <w:szCs w:val="22"/>
                <w:lang w:eastAsia="zh-CN"/>
              </w:rPr>
            </w:pPr>
            <w:r>
              <w:rPr>
                <w:b/>
                <w:szCs w:val="22"/>
                <w:lang w:eastAsia="zh-CN"/>
              </w:rPr>
              <w:t>Post-conditions</w:t>
            </w:r>
          </w:p>
        </w:tc>
        <w:tc>
          <w:tcPr>
            <w:tcW w:w="7001"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lang w:eastAsia="zh-CN"/>
              </w:rPr>
            </w:pPr>
            <w:r>
              <w:rPr>
                <w:rFonts w:cs="Arial"/>
                <w:szCs w:val="20"/>
                <w:lang w:eastAsia="zh-CN"/>
              </w:rPr>
              <w:t>PPA mode is selected and active.</w:t>
            </w:r>
          </w:p>
        </w:tc>
      </w:tr>
      <w:tr w:rsidR="00A46EE1">
        <w:trPr>
          <w:jc w:val="center"/>
        </w:trPr>
        <w:tc>
          <w:tcPr>
            <w:tcW w:w="1855" w:type="dxa"/>
            <w:tcBorders>
              <w:top w:val="single" w:sz="4" w:space="0" w:color="auto"/>
              <w:left w:val="single" w:sz="4" w:space="0" w:color="auto"/>
              <w:bottom w:val="single" w:sz="4" w:space="0" w:color="auto"/>
              <w:right w:val="single" w:sz="4" w:space="0" w:color="auto"/>
            </w:tcBorders>
            <w:shd w:val="clear" w:color="auto" w:fill="BFBFBF"/>
            <w:hideMark/>
          </w:tcPr>
          <w:p w:rsidR="00A46EE1" w:rsidRDefault="00935523">
            <w:pPr>
              <w:rPr>
                <w:b/>
                <w:szCs w:val="22"/>
                <w:lang w:eastAsia="zh-CN"/>
              </w:rPr>
            </w:pPr>
            <w:r>
              <w:rPr>
                <w:b/>
                <w:szCs w:val="22"/>
                <w:lang w:eastAsia="zh-CN"/>
              </w:rPr>
              <w:t>List of Exception Use Cases</w:t>
            </w:r>
          </w:p>
        </w:tc>
        <w:tc>
          <w:tcPr>
            <w:tcW w:w="7001"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lang w:eastAsia="zh-CN"/>
              </w:rPr>
            </w:pPr>
            <w:r>
              <w:rPr>
                <w:rFonts w:cs="Arial"/>
                <w:szCs w:val="20"/>
                <w:lang w:eastAsia="zh-CN"/>
              </w:rPr>
              <w:t>NA</w:t>
            </w:r>
          </w:p>
        </w:tc>
      </w:tr>
      <w:tr w:rsidR="00A46EE1">
        <w:trPr>
          <w:jc w:val="center"/>
        </w:trPr>
        <w:tc>
          <w:tcPr>
            <w:tcW w:w="1855" w:type="dxa"/>
            <w:tcBorders>
              <w:top w:val="single" w:sz="4" w:space="0" w:color="auto"/>
              <w:left w:val="single" w:sz="4" w:space="0" w:color="auto"/>
              <w:bottom w:val="single" w:sz="4" w:space="0" w:color="auto"/>
              <w:right w:val="single" w:sz="4" w:space="0" w:color="auto"/>
            </w:tcBorders>
            <w:shd w:val="clear" w:color="auto" w:fill="BFBFBF"/>
            <w:hideMark/>
          </w:tcPr>
          <w:p w:rsidR="00A46EE1" w:rsidRDefault="00935523">
            <w:pPr>
              <w:rPr>
                <w:b/>
                <w:szCs w:val="22"/>
                <w:lang w:eastAsia="zh-CN"/>
              </w:rPr>
            </w:pPr>
            <w:r>
              <w:rPr>
                <w:b/>
                <w:szCs w:val="22"/>
                <w:lang w:eastAsia="zh-CN"/>
              </w:rPr>
              <w:t>Interfaces</w:t>
            </w:r>
          </w:p>
        </w:tc>
        <w:tc>
          <w:tcPr>
            <w:tcW w:w="7001"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lang w:eastAsia="zh-CN"/>
              </w:rPr>
            </w:pPr>
            <w:r>
              <w:rPr>
                <w:rFonts w:cs="Arial"/>
                <w:szCs w:val="20"/>
                <w:lang w:eastAsia="zh-CN"/>
              </w:rPr>
              <w:t>G-HMI</w:t>
            </w:r>
          </w:p>
          <w:p w:rsidR="00A46EE1" w:rsidRDefault="00935523">
            <w:pPr>
              <w:rPr>
                <w:rFonts w:cs="Arial"/>
                <w:szCs w:val="20"/>
                <w:lang w:eastAsia="zh-CN"/>
              </w:rPr>
            </w:pPr>
            <w:r>
              <w:rPr>
                <w:rFonts w:cs="Arial"/>
                <w:szCs w:val="20"/>
                <w:lang w:eastAsia="zh-CN"/>
              </w:rPr>
              <w:t>Dedicated Hard Button</w:t>
            </w:r>
          </w:p>
          <w:p w:rsidR="00A46EE1" w:rsidRDefault="00935523">
            <w:pPr>
              <w:rPr>
                <w:rFonts w:cs="Arial"/>
                <w:szCs w:val="20"/>
                <w:lang w:eastAsia="zh-CN"/>
              </w:rPr>
            </w:pPr>
            <w:r>
              <w:rPr>
                <w:rFonts w:cs="Arial"/>
                <w:szCs w:val="20"/>
                <w:lang w:eastAsia="zh-CN"/>
              </w:rPr>
              <w:t>Vehicle System Interface</w:t>
            </w:r>
          </w:p>
        </w:tc>
      </w:tr>
    </w:tbl>
    <w:p w:rsidR="00A46EE1" w:rsidRDefault="00A46EE1"/>
    <w:p w:rsidR="00406F39" w:rsidRDefault="00935523" w:rsidP="00CC6E4C">
      <w:pPr>
        <w:pStyle w:val="Heading5"/>
      </w:pPr>
      <w:r>
        <w:t>APAM-UC-REQ-013895/A-Park Out Assist Selected (TcSE ROIN-290411)</w:t>
      </w:r>
    </w:p>
    <w:p w:rsidR="00406F39" w:rsidRPr="005F5EF0" w:rsidRDefault="00935523" w:rsidP="00406F39">
      <w:pPr>
        <w:rPr>
          <w:b/>
          <w:sz w:val="16"/>
          <w:szCs w:val="16"/>
        </w:rPr>
      </w:pPr>
      <w:r w:rsidRPr="005F5EF0">
        <w:rPr>
          <w:b/>
          <w:sz w:val="16"/>
          <w:szCs w:val="16"/>
        </w:rPr>
        <w:t>Li</w:t>
      </w:r>
      <w:r w:rsidRPr="005F5EF0">
        <w:rPr>
          <w:b/>
          <w:sz w:val="16"/>
          <w:szCs w:val="16"/>
        </w:rPr>
        <w:t>nked Elements</w:t>
      </w:r>
    </w:p>
    <w:p w:rsidR="007C3C8E" w:rsidRPr="005F5EF0" w:rsidRDefault="00935523" w:rsidP="007C3C8E">
      <w:pPr>
        <w:rPr>
          <w:sz w:val="16"/>
          <w:szCs w:val="16"/>
        </w:rPr>
      </w:pPr>
      <w:r w:rsidRPr="005F5EF0">
        <w:rPr>
          <w:sz w:val="16"/>
          <w:szCs w:val="16"/>
        </w:rPr>
        <w:t>APA-UC-REQ-131659/B-Display Active Park Assist Instructions with Rear Camera Active</w:t>
      </w:r>
    </w:p>
    <w:p w:rsidR="007C3C8E" w:rsidRPr="005F5EF0" w:rsidRDefault="00935523" w:rsidP="007C3C8E">
      <w:pPr>
        <w:rPr>
          <w:sz w:val="16"/>
          <w:szCs w:val="16"/>
        </w:rPr>
      </w:pPr>
      <w:r w:rsidRPr="005F5EF0">
        <w:rPr>
          <w:sz w:val="16"/>
          <w:szCs w:val="16"/>
        </w:rPr>
        <w:t>APA-UC-REQ-131660/B-Display Active Park Assist Instructions with Rear Camera Inactive</w:t>
      </w:r>
    </w:p>
    <w:p w:rsidR="007C3C8E" w:rsidRPr="005F5EF0" w:rsidRDefault="00935523" w:rsidP="007C3C8E">
      <w:pPr>
        <w:rPr>
          <w:sz w:val="16"/>
          <w:szCs w:val="16"/>
        </w:rPr>
      </w:pPr>
      <w:r w:rsidRPr="005F5EF0">
        <w:rPr>
          <w:sz w:val="16"/>
          <w:szCs w:val="16"/>
        </w:rPr>
        <w:t>APAM-UC-REQ-013892/A-HMI Offers</w:t>
      </w:r>
      <w:r w:rsidRPr="005F5EF0">
        <w:rPr>
          <w:sz w:val="16"/>
          <w:szCs w:val="16"/>
        </w:rPr>
        <w:t xml:space="preserve"> Active Park Assist Mode Selection (TcSE ROIN-290408)</w:t>
      </w:r>
    </w:p>
    <w:p w:rsidR="007C3C8E" w:rsidRPr="005F5EF0" w:rsidRDefault="00935523" w:rsidP="007C3C8E">
      <w:pPr>
        <w:rPr>
          <w:sz w:val="16"/>
          <w:szCs w:val="16"/>
        </w:rPr>
      </w:pPr>
      <w:r w:rsidRPr="005F5EF0">
        <w:rPr>
          <w:sz w:val="16"/>
          <w:szCs w:val="16"/>
        </w:rPr>
        <w:t>APAM-UC-REQ-013897/A-Display Active Park Assist Mode Selected (TcSE ROIN-290413)</w:t>
      </w:r>
    </w:p>
    <w:p w:rsidR="007C3C8E" w:rsidRPr="005F5EF0" w:rsidRDefault="00935523" w:rsidP="007C3C8E">
      <w:pPr>
        <w:rPr>
          <w:sz w:val="16"/>
          <w:szCs w:val="16"/>
        </w:rPr>
      </w:pPr>
      <w:r w:rsidRPr="005F5EF0">
        <w:rPr>
          <w:sz w:val="16"/>
          <w:szCs w:val="16"/>
        </w:rPr>
        <w:t>APA-UC-REQ-013931/A-Display Active Park Assist Instructions with Rear Camera Active (TcSE ROIN-290414)</w:t>
      </w:r>
    </w:p>
    <w:p w:rsidR="007C3C8E" w:rsidRPr="005F5EF0" w:rsidRDefault="00935523" w:rsidP="007C3C8E">
      <w:pPr>
        <w:rPr>
          <w:sz w:val="16"/>
          <w:szCs w:val="16"/>
        </w:rPr>
      </w:pPr>
      <w:r w:rsidRPr="005F5EF0">
        <w:rPr>
          <w:sz w:val="16"/>
          <w:szCs w:val="16"/>
        </w:rPr>
        <w:t>APA-UC-REQ-013932/</w:t>
      </w:r>
      <w:r w:rsidRPr="005F5EF0">
        <w:rPr>
          <w:sz w:val="16"/>
          <w:szCs w:val="16"/>
        </w:rPr>
        <w:t>A-Display Active Park Assist Instructions with Rear Camera Inactive (TcSE ROIN-290415)</w:t>
      </w:r>
    </w:p>
    <w:p w:rsidR="00AE06BC" w:rsidRPr="00AE06BC" w:rsidRDefault="00935523" w:rsidP="00AE06B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6"/>
        <w:gridCol w:w="7000"/>
      </w:tblGrid>
      <w:tr w:rsidR="00A46EE1">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A46EE1" w:rsidRDefault="00935523">
            <w:pPr>
              <w:rPr>
                <w:b/>
                <w:szCs w:val="22"/>
                <w:lang w:eastAsia="zh-CN"/>
              </w:rPr>
            </w:pPr>
            <w:r>
              <w:rPr>
                <w:b/>
                <w:szCs w:val="22"/>
                <w:lang w:eastAsia="zh-CN"/>
              </w:rPr>
              <w:t>Actors</w:t>
            </w:r>
          </w:p>
        </w:tc>
        <w:tc>
          <w:tcPr>
            <w:tcW w:w="7000"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lang w:eastAsia="zh-CN"/>
              </w:rPr>
            </w:pPr>
            <w:r>
              <w:rPr>
                <w:szCs w:val="22"/>
                <w:lang w:eastAsia="zh-CN"/>
              </w:rPr>
              <w:t>Vehicle Occupant</w:t>
            </w:r>
          </w:p>
        </w:tc>
      </w:tr>
      <w:tr w:rsidR="00A46EE1">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A46EE1" w:rsidRDefault="00935523">
            <w:pPr>
              <w:rPr>
                <w:b/>
                <w:szCs w:val="22"/>
                <w:lang w:eastAsia="zh-CN"/>
              </w:rPr>
            </w:pPr>
            <w:r>
              <w:rPr>
                <w:b/>
                <w:szCs w:val="22"/>
                <w:lang w:eastAsia="zh-CN"/>
              </w:rPr>
              <w:t>Pre-conditions</w:t>
            </w:r>
          </w:p>
        </w:tc>
        <w:tc>
          <w:tcPr>
            <w:tcW w:w="7000"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lang w:eastAsia="zh-CN"/>
              </w:rPr>
            </w:pPr>
            <w:r>
              <w:rPr>
                <w:rFonts w:cs="Arial"/>
                <w:szCs w:val="20"/>
                <w:lang w:eastAsia="zh-CN"/>
              </w:rPr>
              <w:t>The infotainment system is powered on.</w:t>
            </w:r>
          </w:p>
          <w:p w:rsidR="00A46EE1" w:rsidRDefault="00935523">
            <w:pPr>
              <w:rPr>
                <w:rFonts w:cs="Arial"/>
                <w:szCs w:val="20"/>
                <w:lang w:eastAsia="zh-CN"/>
              </w:rPr>
            </w:pPr>
            <w:r>
              <w:rPr>
                <w:rFonts w:cs="Arial"/>
                <w:szCs w:val="20"/>
                <w:lang w:eastAsia="zh-CN"/>
              </w:rPr>
              <w:t>The Active Park Assist (APA) system is activated.</w:t>
            </w:r>
          </w:p>
          <w:p w:rsidR="00A46EE1" w:rsidRDefault="00935523">
            <w:pPr>
              <w:rPr>
                <w:rFonts w:cs="Arial"/>
                <w:szCs w:val="20"/>
                <w:lang w:eastAsia="zh-CN"/>
              </w:rPr>
            </w:pPr>
            <w:r>
              <w:rPr>
                <w:rFonts w:cs="Arial"/>
                <w:szCs w:val="20"/>
                <w:lang w:eastAsia="zh-CN"/>
              </w:rPr>
              <w:t>The HMI has offered the APA mode selection.</w:t>
            </w:r>
          </w:p>
          <w:p w:rsidR="00A46EE1" w:rsidRDefault="00935523">
            <w:pPr>
              <w:rPr>
                <w:rFonts w:cs="Arial"/>
                <w:szCs w:val="20"/>
                <w:lang w:eastAsia="zh-CN"/>
              </w:rPr>
            </w:pPr>
            <w:r>
              <w:rPr>
                <w:rFonts w:cs="Arial"/>
                <w:szCs w:val="20"/>
                <w:lang w:eastAsia="zh-CN"/>
              </w:rPr>
              <w:t>Park Out Assist (POA) mode is available for selection as indicated by the vehicle system.</w:t>
            </w:r>
          </w:p>
        </w:tc>
      </w:tr>
      <w:tr w:rsidR="00A46EE1">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A46EE1" w:rsidRDefault="00935523">
            <w:pPr>
              <w:rPr>
                <w:b/>
                <w:szCs w:val="22"/>
                <w:lang w:eastAsia="zh-CN"/>
              </w:rPr>
            </w:pPr>
            <w:r>
              <w:rPr>
                <w:b/>
                <w:szCs w:val="22"/>
                <w:lang w:eastAsia="zh-CN"/>
              </w:rPr>
              <w:t>Scenario Description</w:t>
            </w:r>
          </w:p>
        </w:tc>
        <w:tc>
          <w:tcPr>
            <w:tcW w:w="7000"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lang w:eastAsia="zh-CN"/>
              </w:rPr>
            </w:pPr>
            <w:r>
              <w:rPr>
                <w:rFonts w:cs="Arial"/>
                <w:szCs w:val="20"/>
                <w:lang w:eastAsia="zh-CN"/>
              </w:rPr>
              <w:t xml:space="preserve">The user </w:t>
            </w:r>
            <w:r>
              <w:rPr>
                <w:rFonts w:cs="Arial"/>
                <w:szCs w:val="20"/>
                <w:lang w:eastAsia="zh-CN"/>
              </w:rPr>
              <w:t>selects POA mode.</w:t>
            </w:r>
          </w:p>
        </w:tc>
      </w:tr>
      <w:tr w:rsidR="00A46EE1">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A46EE1" w:rsidRDefault="00935523">
            <w:pPr>
              <w:rPr>
                <w:b/>
                <w:szCs w:val="22"/>
                <w:lang w:eastAsia="zh-CN"/>
              </w:rPr>
            </w:pPr>
            <w:r>
              <w:rPr>
                <w:b/>
                <w:szCs w:val="22"/>
                <w:lang w:eastAsia="zh-CN"/>
              </w:rPr>
              <w:t>Post-conditions</w:t>
            </w:r>
          </w:p>
        </w:tc>
        <w:tc>
          <w:tcPr>
            <w:tcW w:w="7000"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lang w:eastAsia="zh-CN"/>
              </w:rPr>
            </w:pPr>
            <w:r>
              <w:rPr>
                <w:rFonts w:cs="Arial"/>
                <w:szCs w:val="20"/>
                <w:lang w:eastAsia="zh-CN"/>
              </w:rPr>
              <w:t>POA mode is selected and active.</w:t>
            </w:r>
          </w:p>
        </w:tc>
      </w:tr>
      <w:tr w:rsidR="00A46EE1">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A46EE1" w:rsidRDefault="00935523">
            <w:pPr>
              <w:rPr>
                <w:b/>
                <w:szCs w:val="22"/>
                <w:lang w:eastAsia="zh-CN"/>
              </w:rPr>
            </w:pPr>
            <w:r>
              <w:rPr>
                <w:b/>
                <w:szCs w:val="22"/>
                <w:lang w:eastAsia="zh-CN"/>
              </w:rPr>
              <w:t>List of Exception Use Cases</w:t>
            </w:r>
          </w:p>
        </w:tc>
        <w:tc>
          <w:tcPr>
            <w:tcW w:w="7000"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lang w:eastAsia="zh-CN"/>
              </w:rPr>
            </w:pPr>
            <w:r>
              <w:rPr>
                <w:rFonts w:cs="Arial"/>
                <w:szCs w:val="20"/>
                <w:lang w:eastAsia="zh-CN"/>
              </w:rPr>
              <w:t>NA</w:t>
            </w:r>
          </w:p>
        </w:tc>
      </w:tr>
      <w:tr w:rsidR="00A46EE1">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A46EE1" w:rsidRDefault="00935523">
            <w:pPr>
              <w:rPr>
                <w:b/>
                <w:szCs w:val="22"/>
                <w:lang w:eastAsia="zh-CN"/>
              </w:rPr>
            </w:pPr>
            <w:r>
              <w:rPr>
                <w:b/>
                <w:szCs w:val="22"/>
                <w:lang w:eastAsia="zh-CN"/>
              </w:rPr>
              <w:t>Interfaces</w:t>
            </w:r>
          </w:p>
        </w:tc>
        <w:tc>
          <w:tcPr>
            <w:tcW w:w="7000"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lang w:eastAsia="zh-CN"/>
              </w:rPr>
            </w:pPr>
            <w:r>
              <w:rPr>
                <w:rFonts w:cs="Arial"/>
                <w:szCs w:val="20"/>
                <w:lang w:eastAsia="zh-CN"/>
              </w:rPr>
              <w:t>G-HMI</w:t>
            </w:r>
          </w:p>
          <w:p w:rsidR="00A46EE1" w:rsidRDefault="00935523">
            <w:pPr>
              <w:rPr>
                <w:rFonts w:cs="Arial"/>
                <w:szCs w:val="20"/>
                <w:lang w:eastAsia="zh-CN"/>
              </w:rPr>
            </w:pPr>
            <w:r>
              <w:rPr>
                <w:rFonts w:cs="Arial"/>
                <w:szCs w:val="20"/>
                <w:lang w:eastAsia="zh-CN"/>
              </w:rPr>
              <w:t>Dedicated Hard Button</w:t>
            </w:r>
          </w:p>
          <w:p w:rsidR="00A46EE1" w:rsidRDefault="00935523">
            <w:pPr>
              <w:rPr>
                <w:rFonts w:cs="Arial"/>
                <w:szCs w:val="20"/>
                <w:lang w:eastAsia="zh-CN"/>
              </w:rPr>
            </w:pPr>
            <w:r>
              <w:rPr>
                <w:rFonts w:cs="Arial"/>
                <w:szCs w:val="20"/>
                <w:lang w:eastAsia="zh-CN"/>
              </w:rPr>
              <w:t>Vehicle System Interface</w:t>
            </w:r>
          </w:p>
        </w:tc>
      </w:tr>
    </w:tbl>
    <w:p w:rsidR="00A46EE1" w:rsidRDefault="00A46EE1"/>
    <w:p w:rsidR="00406F39" w:rsidRDefault="00935523" w:rsidP="00CC6E4C">
      <w:pPr>
        <w:pStyle w:val="Heading5"/>
      </w:pPr>
      <w:r>
        <w:t>APAM-UC-REQ-013896/A-Off Selected (TcSE ROIN-290412)</w:t>
      </w:r>
    </w:p>
    <w:p w:rsidR="00406F39" w:rsidRPr="005F5EF0" w:rsidRDefault="00935523" w:rsidP="00406F39">
      <w:pPr>
        <w:rPr>
          <w:b/>
          <w:sz w:val="16"/>
          <w:szCs w:val="16"/>
        </w:rPr>
      </w:pPr>
      <w:r w:rsidRPr="005F5EF0">
        <w:rPr>
          <w:b/>
          <w:sz w:val="16"/>
          <w:szCs w:val="16"/>
        </w:rPr>
        <w:t>Linked Elements</w:t>
      </w:r>
    </w:p>
    <w:p w:rsidR="007C3C8E" w:rsidRPr="005F5EF0" w:rsidRDefault="00935523" w:rsidP="007C3C8E">
      <w:pPr>
        <w:rPr>
          <w:sz w:val="16"/>
          <w:szCs w:val="16"/>
        </w:rPr>
      </w:pPr>
      <w:r w:rsidRPr="005F5EF0">
        <w:rPr>
          <w:sz w:val="16"/>
          <w:szCs w:val="16"/>
        </w:rPr>
        <w:t>APAM-UC-REQ-013892/A-HMI Offers Active Park Assist Mode Selection (TcSE ROIN-290408)</w:t>
      </w:r>
    </w:p>
    <w:p w:rsidR="00AE06BC" w:rsidRPr="00AE06BC" w:rsidRDefault="00935523" w:rsidP="00AE06B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6"/>
        <w:gridCol w:w="7000"/>
      </w:tblGrid>
      <w:tr w:rsidR="00A46EE1">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A46EE1" w:rsidRDefault="00935523">
            <w:pPr>
              <w:rPr>
                <w:b/>
                <w:szCs w:val="22"/>
                <w:lang w:eastAsia="zh-CN"/>
              </w:rPr>
            </w:pPr>
            <w:r>
              <w:rPr>
                <w:b/>
                <w:szCs w:val="22"/>
                <w:lang w:eastAsia="zh-CN"/>
              </w:rPr>
              <w:t>Actors</w:t>
            </w:r>
          </w:p>
        </w:tc>
        <w:tc>
          <w:tcPr>
            <w:tcW w:w="7000"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lang w:eastAsia="zh-CN"/>
              </w:rPr>
            </w:pPr>
            <w:r>
              <w:rPr>
                <w:szCs w:val="22"/>
                <w:lang w:eastAsia="zh-CN"/>
              </w:rPr>
              <w:t>Vehicle Occupant</w:t>
            </w:r>
          </w:p>
        </w:tc>
      </w:tr>
      <w:tr w:rsidR="00A46EE1">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A46EE1" w:rsidRDefault="00935523">
            <w:pPr>
              <w:rPr>
                <w:b/>
                <w:szCs w:val="22"/>
                <w:lang w:eastAsia="zh-CN"/>
              </w:rPr>
            </w:pPr>
            <w:r>
              <w:rPr>
                <w:b/>
                <w:szCs w:val="22"/>
                <w:lang w:eastAsia="zh-CN"/>
              </w:rPr>
              <w:t>Pre-conditions</w:t>
            </w:r>
          </w:p>
        </w:tc>
        <w:tc>
          <w:tcPr>
            <w:tcW w:w="7000"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lang w:eastAsia="zh-CN"/>
              </w:rPr>
            </w:pPr>
            <w:r>
              <w:rPr>
                <w:rFonts w:cs="Arial"/>
                <w:szCs w:val="20"/>
                <w:lang w:eastAsia="zh-CN"/>
              </w:rPr>
              <w:t>Th</w:t>
            </w:r>
            <w:r>
              <w:rPr>
                <w:rFonts w:cs="Arial"/>
                <w:szCs w:val="20"/>
                <w:lang w:eastAsia="zh-CN"/>
              </w:rPr>
              <w:t>e infotainment system is powered on.</w:t>
            </w:r>
          </w:p>
          <w:p w:rsidR="00A46EE1" w:rsidRDefault="00935523">
            <w:pPr>
              <w:rPr>
                <w:rFonts w:cs="Arial"/>
                <w:szCs w:val="20"/>
                <w:lang w:eastAsia="zh-CN"/>
              </w:rPr>
            </w:pPr>
            <w:r>
              <w:rPr>
                <w:rFonts w:cs="Arial"/>
                <w:szCs w:val="20"/>
                <w:lang w:eastAsia="zh-CN"/>
              </w:rPr>
              <w:t>The Active Park Assist (APA) system is activated.</w:t>
            </w:r>
          </w:p>
          <w:p w:rsidR="00A46EE1" w:rsidRDefault="00935523">
            <w:pPr>
              <w:rPr>
                <w:rFonts w:cs="Arial"/>
                <w:szCs w:val="20"/>
                <w:lang w:eastAsia="zh-CN"/>
              </w:rPr>
            </w:pPr>
            <w:r>
              <w:rPr>
                <w:rFonts w:cs="Arial"/>
                <w:szCs w:val="20"/>
                <w:lang w:eastAsia="zh-CN"/>
              </w:rPr>
              <w:t>The HMI has offered the APA mode selection.</w:t>
            </w:r>
          </w:p>
        </w:tc>
      </w:tr>
      <w:tr w:rsidR="00A46EE1">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A46EE1" w:rsidRDefault="00935523">
            <w:pPr>
              <w:rPr>
                <w:b/>
                <w:szCs w:val="22"/>
                <w:lang w:eastAsia="zh-CN"/>
              </w:rPr>
            </w:pPr>
            <w:r>
              <w:rPr>
                <w:b/>
                <w:szCs w:val="22"/>
                <w:lang w:eastAsia="zh-CN"/>
              </w:rPr>
              <w:t>Scenario Description</w:t>
            </w:r>
          </w:p>
        </w:tc>
        <w:tc>
          <w:tcPr>
            <w:tcW w:w="7000"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lang w:eastAsia="zh-CN"/>
              </w:rPr>
            </w:pPr>
            <w:r>
              <w:rPr>
                <w:rFonts w:cs="Arial"/>
                <w:szCs w:val="20"/>
                <w:lang w:eastAsia="zh-CN"/>
              </w:rPr>
              <w:t>The user selects APA Off.</w:t>
            </w:r>
          </w:p>
        </w:tc>
      </w:tr>
      <w:tr w:rsidR="00A46EE1">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A46EE1" w:rsidRDefault="00935523">
            <w:pPr>
              <w:rPr>
                <w:b/>
                <w:szCs w:val="22"/>
                <w:lang w:eastAsia="zh-CN"/>
              </w:rPr>
            </w:pPr>
            <w:r>
              <w:rPr>
                <w:b/>
                <w:szCs w:val="22"/>
                <w:lang w:eastAsia="zh-CN"/>
              </w:rPr>
              <w:t>Post-conditions</w:t>
            </w:r>
          </w:p>
        </w:tc>
        <w:tc>
          <w:tcPr>
            <w:tcW w:w="7000"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lang w:eastAsia="zh-CN"/>
              </w:rPr>
            </w:pPr>
            <w:r>
              <w:rPr>
                <w:rFonts w:cs="Arial"/>
                <w:szCs w:val="20"/>
                <w:lang w:eastAsia="zh-CN"/>
              </w:rPr>
              <w:t xml:space="preserve">The Active Park Assist session is cancelled via vehicle </w:t>
            </w:r>
            <w:r>
              <w:rPr>
                <w:rFonts w:cs="Arial"/>
                <w:szCs w:val="20"/>
                <w:lang w:eastAsia="zh-CN"/>
              </w:rPr>
              <w:t>system interface.</w:t>
            </w:r>
          </w:p>
        </w:tc>
      </w:tr>
      <w:tr w:rsidR="00A46EE1">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A46EE1" w:rsidRDefault="00935523">
            <w:pPr>
              <w:rPr>
                <w:b/>
                <w:szCs w:val="22"/>
                <w:lang w:eastAsia="zh-CN"/>
              </w:rPr>
            </w:pPr>
            <w:r>
              <w:rPr>
                <w:b/>
                <w:szCs w:val="22"/>
                <w:lang w:eastAsia="zh-CN"/>
              </w:rPr>
              <w:lastRenderedPageBreak/>
              <w:t>List of Exception Use Cases</w:t>
            </w:r>
          </w:p>
        </w:tc>
        <w:tc>
          <w:tcPr>
            <w:tcW w:w="7000"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lang w:eastAsia="zh-CN"/>
              </w:rPr>
            </w:pPr>
            <w:r>
              <w:rPr>
                <w:rFonts w:cs="Arial"/>
                <w:szCs w:val="20"/>
                <w:lang w:eastAsia="zh-CN"/>
              </w:rPr>
              <w:t>NA</w:t>
            </w:r>
          </w:p>
        </w:tc>
      </w:tr>
      <w:tr w:rsidR="00A46EE1">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A46EE1" w:rsidRDefault="00935523">
            <w:pPr>
              <w:rPr>
                <w:b/>
                <w:szCs w:val="22"/>
                <w:lang w:eastAsia="zh-CN"/>
              </w:rPr>
            </w:pPr>
            <w:r>
              <w:rPr>
                <w:b/>
                <w:szCs w:val="22"/>
                <w:lang w:eastAsia="zh-CN"/>
              </w:rPr>
              <w:t>Interfaces</w:t>
            </w:r>
          </w:p>
        </w:tc>
        <w:tc>
          <w:tcPr>
            <w:tcW w:w="7000"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lang w:eastAsia="zh-CN"/>
              </w:rPr>
            </w:pPr>
            <w:r>
              <w:rPr>
                <w:rFonts w:cs="Arial"/>
                <w:szCs w:val="20"/>
                <w:lang w:eastAsia="zh-CN"/>
              </w:rPr>
              <w:t>G-HMI</w:t>
            </w:r>
          </w:p>
          <w:p w:rsidR="00A46EE1" w:rsidRDefault="00935523">
            <w:pPr>
              <w:rPr>
                <w:rFonts w:cs="Arial"/>
                <w:szCs w:val="20"/>
                <w:lang w:eastAsia="zh-CN"/>
              </w:rPr>
            </w:pPr>
            <w:r>
              <w:rPr>
                <w:rFonts w:cs="Arial"/>
                <w:szCs w:val="20"/>
                <w:lang w:eastAsia="zh-CN"/>
              </w:rPr>
              <w:t>Dedicated Hard Button</w:t>
            </w:r>
          </w:p>
          <w:p w:rsidR="00A46EE1" w:rsidRDefault="00935523">
            <w:pPr>
              <w:rPr>
                <w:rFonts w:cs="Arial"/>
                <w:szCs w:val="20"/>
                <w:lang w:eastAsia="zh-CN"/>
              </w:rPr>
            </w:pPr>
            <w:r>
              <w:rPr>
                <w:rFonts w:cs="Arial"/>
                <w:szCs w:val="20"/>
                <w:lang w:eastAsia="zh-CN"/>
              </w:rPr>
              <w:t>Vehicle System Interface</w:t>
            </w:r>
          </w:p>
        </w:tc>
      </w:tr>
    </w:tbl>
    <w:p w:rsidR="00A46EE1" w:rsidRDefault="00A46EE1"/>
    <w:p w:rsidR="00406F39" w:rsidRDefault="00935523" w:rsidP="00CC6E4C">
      <w:pPr>
        <w:pStyle w:val="Heading5"/>
      </w:pPr>
      <w:r>
        <w:t>APAM-UC-REQ-013897/A-Display Active Park Assis</w:t>
      </w:r>
      <w:r>
        <w:t>t Mode Selected (TcSE ROIN-290413)</w:t>
      </w:r>
    </w:p>
    <w:p w:rsidR="00AE06BC" w:rsidRPr="00AE06BC" w:rsidRDefault="00935523" w:rsidP="00AE06B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6"/>
        <w:gridCol w:w="7000"/>
      </w:tblGrid>
      <w:tr w:rsidR="00A46EE1">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A46EE1" w:rsidRDefault="00935523">
            <w:pPr>
              <w:rPr>
                <w:b/>
                <w:szCs w:val="22"/>
                <w:lang w:eastAsia="zh-CN"/>
              </w:rPr>
            </w:pPr>
            <w:r>
              <w:rPr>
                <w:b/>
                <w:szCs w:val="22"/>
                <w:lang w:eastAsia="zh-CN"/>
              </w:rPr>
              <w:t>Actors</w:t>
            </w:r>
          </w:p>
        </w:tc>
        <w:tc>
          <w:tcPr>
            <w:tcW w:w="7000"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lang w:eastAsia="zh-CN"/>
              </w:rPr>
            </w:pPr>
            <w:r>
              <w:rPr>
                <w:szCs w:val="22"/>
                <w:lang w:eastAsia="zh-CN"/>
              </w:rPr>
              <w:t>Vehicle Occupant</w:t>
            </w:r>
          </w:p>
        </w:tc>
      </w:tr>
      <w:tr w:rsidR="00A46EE1">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A46EE1" w:rsidRDefault="00935523">
            <w:pPr>
              <w:rPr>
                <w:b/>
                <w:szCs w:val="22"/>
                <w:lang w:eastAsia="zh-CN"/>
              </w:rPr>
            </w:pPr>
            <w:r>
              <w:rPr>
                <w:b/>
                <w:szCs w:val="22"/>
                <w:lang w:eastAsia="zh-CN"/>
              </w:rPr>
              <w:t>Pre-conditions</w:t>
            </w:r>
          </w:p>
        </w:tc>
        <w:tc>
          <w:tcPr>
            <w:tcW w:w="7000"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lang w:eastAsia="zh-CN"/>
              </w:rPr>
            </w:pPr>
            <w:r>
              <w:rPr>
                <w:rFonts w:cs="Arial"/>
                <w:szCs w:val="20"/>
                <w:lang w:eastAsia="zh-CN"/>
              </w:rPr>
              <w:t>The infotainment system is powered on.</w:t>
            </w:r>
          </w:p>
          <w:p w:rsidR="00A46EE1" w:rsidRDefault="00935523">
            <w:pPr>
              <w:rPr>
                <w:rFonts w:cs="Arial"/>
                <w:szCs w:val="20"/>
                <w:lang w:eastAsia="zh-CN"/>
              </w:rPr>
            </w:pPr>
            <w:r>
              <w:rPr>
                <w:rFonts w:cs="Arial"/>
                <w:szCs w:val="20"/>
                <w:lang w:eastAsia="zh-CN"/>
              </w:rPr>
              <w:t>The Active Park Assist (APA) system has been act</w:t>
            </w:r>
            <w:r>
              <w:rPr>
                <w:rFonts w:cs="Arial"/>
                <w:szCs w:val="20"/>
                <w:lang w:eastAsia="zh-CN"/>
              </w:rPr>
              <w:t>ivated.</w:t>
            </w:r>
          </w:p>
          <w:p w:rsidR="00A46EE1" w:rsidRDefault="00935523">
            <w:pPr>
              <w:rPr>
                <w:rFonts w:cs="Arial"/>
                <w:szCs w:val="20"/>
                <w:lang w:eastAsia="zh-CN"/>
              </w:rPr>
            </w:pPr>
            <w:r>
              <w:rPr>
                <w:rFonts w:cs="Arial"/>
                <w:szCs w:val="20"/>
                <w:lang w:eastAsia="zh-CN"/>
              </w:rPr>
              <w:t>An APA mode has been selected.</w:t>
            </w:r>
          </w:p>
        </w:tc>
      </w:tr>
      <w:tr w:rsidR="00A46EE1">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A46EE1" w:rsidRDefault="00935523">
            <w:pPr>
              <w:rPr>
                <w:b/>
                <w:szCs w:val="22"/>
                <w:lang w:eastAsia="zh-CN"/>
              </w:rPr>
            </w:pPr>
            <w:r>
              <w:rPr>
                <w:b/>
                <w:szCs w:val="22"/>
                <w:lang w:eastAsia="zh-CN"/>
              </w:rPr>
              <w:t>Scenario Description</w:t>
            </w:r>
          </w:p>
        </w:tc>
        <w:tc>
          <w:tcPr>
            <w:tcW w:w="7000"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lang w:eastAsia="zh-CN"/>
              </w:rPr>
            </w:pPr>
            <w:r>
              <w:rPr>
                <w:rFonts w:cs="Arial"/>
                <w:szCs w:val="20"/>
                <w:lang w:eastAsia="zh-CN"/>
              </w:rPr>
              <w:t>The HMI displays which APA mode is selected and active as indicated by the vehicle system.</w:t>
            </w:r>
          </w:p>
        </w:tc>
      </w:tr>
      <w:tr w:rsidR="00A46EE1">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A46EE1" w:rsidRDefault="00935523">
            <w:pPr>
              <w:rPr>
                <w:b/>
                <w:szCs w:val="22"/>
                <w:lang w:eastAsia="zh-CN"/>
              </w:rPr>
            </w:pPr>
            <w:r>
              <w:rPr>
                <w:b/>
                <w:szCs w:val="22"/>
                <w:lang w:eastAsia="zh-CN"/>
              </w:rPr>
              <w:t>Post-conditions</w:t>
            </w:r>
          </w:p>
        </w:tc>
        <w:tc>
          <w:tcPr>
            <w:tcW w:w="7000"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lang w:eastAsia="zh-CN"/>
              </w:rPr>
            </w:pPr>
            <w:r>
              <w:rPr>
                <w:rFonts w:cs="Arial"/>
                <w:szCs w:val="20"/>
                <w:lang w:eastAsia="zh-CN"/>
              </w:rPr>
              <w:t>The HMI indicates the active APA mode.</w:t>
            </w:r>
          </w:p>
        </w:tc>
      </w:tr>
      <w:tr w:rsidR="00A46EE1">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A46EE1" w:rsidRDefault="00935523">
            <w:pPr>
              <w:rPr>
                <w:b/>
                <w:szCs w:val="22"/>
                <w:lang w:eastAsia="zh-CN"/>
              </w:rPr>
            </w:pPr>
            <w:r>
              <w:rPr>
                <w:b/>
                <w:szCs w:val="22"/>
                <w:lang w:eastAsia="zh-CN"/>
              </w:rPr>
              <w:t>List of Exception Use Cases</w:t>
            </w:r>
          </w:p>
        </w:tc>
        <w:tc>
          <w:tcPr>
            <w:tcW w:w="7000"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lang w:eastAsia="zh-CN"/>
              </w:rPr>
            </w:pPr>
            <w:r>
              <w:rPr>
                <w:rFonts w:cs="Arial"/>
                <w:szCs w:val="20"/>
                <w:lang w:eastAsia="zh-CN"/>
              </w:rPr>
              <w:t>NA</w:t>
            </w:r>
          </w:p>
        </w:tc>
      </w:tr>
      <w:tr w:rsidR="00A46EE1">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A46EE1" w:rsidRDefault="00935523">
            <w:pPr>
              <w:rPr>
                <w:b/>
                <w:szCs w:val="22"/>
                <w:lang w:eastAsia="zh-CN"/>
              </w:rPr>
            </w:pPr>
            <w:r>
              <w:rPr>
                <w:b/>
                <w:szCs w:val="22"/>
                <w:lang w:eastAsia="zh-CN"/>
              </w:rPr>
              <w:t>Interfaces</w:t>
            </w:r>
          </w:p>
        </w:tc>
        <w:tc>
          <w:tcPr>
            <w:tcW w:w="7000"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lang w:eastAsia="zh-CN"/>
              </w:rPr>
            </w:pPr>
            <w:r>
              <w:rPr>
                <w:rFonts w:cs="Arial"/>
                <w:szCs w:val="20"/>
                <w:lang w:eastAsia="zh-CN"/>
              </w:rPr>
              <w:t>G-HMI</w:t>
            </w:r>
          </w:p>
          <w:p w:rsidR="00A46EE1" w:rsidRDefault="00935523">
            <w:pPr>
              <w:rPr>
                <w:rFonts w:cs="Arial"/>
                <w:szCs w:val="20"/>
                <w:lang w:eastAsia="zh-CN"/>
              </w:rPr>
            </w:pPr>
            <w:r>
              <w:rPr>
                <w:rFonts w:cs="Arial"/>
                <w:szCs w:val="20"/>
                <w:lang w:eastAsia="zh-CN"/>
              </w:rPr>
              <w:t>Dedicated Hard Button</w:t>
            </w:r>
          </w:p>
          <w:p w:rsidR="00A46EE1" w:rsidRDefault="00935523">
            <w:pPr>
              <w:rPr>
                <w:rFonts w:cs="Arial"/>
                <w:szCs w:val="20"/>
                <w:lang w:eastAsia="zh-CN"/>
              </w:rPr>
            </w:pPr>
            <w:r>
              <w:rPr>
                <w:rFonts w:cs="Arial"/>
                <w:szCs w:val="20"/>
                <w:lang w:eastAsia="zh-CN"/>
              </w:rPr>
              <w:t>Vehicle System Interface</w:t>
            </w:r>
          </w:p>
        </w:tc>
      </w:tr>
    </w:tbl>
    <w:p w:rsidR="00A46EE1" w:rsidRDefault="00A46EE1"/>
    <w:p w:rsidR="00406F39" w:rsidRDefault="00935523" w:rsidP="00CC6E4C">
      <w:pPr>
        <w:pStyle w:val="Heading4"/>
      </w:pPr>
      <w:r>
        <w:t>White Box View</w:t>
      </w:r>
    </w:p>
    <w:p w:rsidR="00406F39" w:rsidRDefault="00935523" w:rsidP="00CC6E4C">
      <w:pPr>
        <w:pStyle w:val="Heading5"/>
      </w:pPr>
      <w:r>
        <w:t>Activity Diagrams</w:t>
      </w:r>
    </w:p>
    <w:p w:rsidR="00406F39" w:rsidRDefault="00935523" w:rsidP="00CC6E4C">
      <w:pPr>
        <w:pStyle w:val="Heading6"/>
      </w:pPr>
      <w:r>
        <w:t>APAMv2-ACT-REQ-162488/A-Select Active Park Assist Mode</w:t>
      </w:r>
    </w:p>
    <w:p w:rsidR="00406F39" w:rsidRPr="00F8674E" w:rsidRDefault="00935523" w:rsidP="00406F39">
      <w:pPr>
        <w:rPr>
          <w:b/>
          <w:sz w:val="16"/>
          <w:szCs w:val="16"/>
        </w:rPr>
      </w:pPr>
      <w:r w:rsidRPr="00F8674E">
        <w:rPr>
          <w:b/>
          <w:sz w:val="16"/>
          <w:szCs w:val="16"/>
        </w:rPr>
        <w:t>Linked Elements</w:t>
      </w:r>
    </w:p>
    <w:p w:rsidR="007C3C8E" w:rsidRPr="00F8674E" w:rsidRDefault="00935523" w:rsidP="007C3C8E">
      <w:pPr>
        <w:rPr>
          <w:sz w:val="16"/>
          <w:szCs w:val="16"/>
        </w:rPr>
      </w:pPr>
      <w:r w:rsidRPr="00F8674E">
        <w:rPr>
          <w:sz w:val="16"/>
          <w:szCs w:val="16"/>
        </w:rPr>
        <w:t>APA-SD-REQ-013898/A-Select Active Park Assist Mode (TcSE ROIN-292955)</w:t>
      </w:r>
    </w:p>
    <w:p w:rsidR="00406F39" w:rsidRPr="00760C18" w:rsidRDefault="00935523" w:rsidP="00D006E5">
      <w:pPr>
        <w:pStyle w:val="BoldText"/>
      </w:pPr>
      <w:r w:rsidRPr="00760C18">
        <w:lastRenderedPageBreak/>
        <w:t>Activity Diagram</w:t>
      </w:r>
    </w:p>
    <w:p w:rsidR="00B36179" w:rsidRDefault="00935523" w:rsidP="00CC6E4C">
      <w:pPr>
        <w:jc w:val="center"/>
        <w:rPr>
          <w:rFonts w:eastAsia="MS Mincho"/>
        </w:rPr>
      </w:pPr>
      <w:r>
        <w:rPr>
          <w:rFonts w:eastAsia="MS Mincho"/>
          <w:noProof/>
        </w:rPr>
        <w:drawing>
          <wp:inline distT="0" distB="0" distL="0" distR="0">
            <wp:extent cx="5486400" cy="5615873"/>
            <wp:effectExtent l="0" t="0" r="0" b="4445"/>
            <wp:docPr id="224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486400" cy="5615873"/>
                    </a:xfrm>
                    <a:prstGeom prst="rect">
                      <a:avLst/>
                    </a:prstGeom>
                    <a:noFill/>
                    <a:ln>
                      <a:noFill/>
                    </a:ln>
                  </pic:spPr>
                </pic:pic>
              </a:graphicData>
            </a:graphic>
          </wp:inline>
        </w:drawing>
      </w:r>
    </w:p>
    <w:p w:rsidR="00406F39" w:rsidRDefault="00935523" w:rsidP="00CC6E4C">
      <w:pPr>
        <w:pStyle w:val="Heading5"/>
      </w:pPr>
      <w:r>
        <w:t>Sequence</w:t>
      </w:r>
      <w:r>
        <w:t xml:space="preserve"> Diagrams</w:t>
      </w:r>
    </w:p>
    <w:p w:rsidR="00406F39" w:rsidRDefault="00935523" w:rsidP="00CC6E4C">
      <w:pPr>
        <w:pStyle w:val="Heading6"/>
      </w:pPr>
      <w:r>
        <w:t>APAv2-SD-REQ-162489/A-Select Active Park Assist Mode</w:t>
      </w:r>
    </w:p>
    <w:p w:rsidR="00406F39" w:rsidRPr="00760C18" w:rsidRDefault="00935523" w:rsidP="00D006E5">
      <w:pPr>
        <w:pStyle w:val="BoldText"/>
      </w:pPr>
      <w:r w:rsidRPr="00760C18">
        <w:t>Scenarios</w:t>
      </w:r>
    </w:p>
    <w:p w:rsidR="00406F39" w:rsidRPr="00760C18" w:rsidRDefault="00935523" w:rsidP="00CC6E4C">
      <w:pPr>
        <w:pStyle w:val="BoldText"/>
        <w:ind w:left="720"/>
      </w:pPr>
      <w:r w:rsidRPr="00760C18">
        <w:t>Normal Usage</w:t>
      </w:r>
    </w:p>
    <w:p w:rsidR="00A46EE1" w:rsidRDefault="00935523">
      <w:pPr>
        <w:ind w:left="720"/>
        <w:rPr>
          <w:rFonts w:cs="Arial"/>
          <w:szCs w:val="20"/>
        </w:rPr>
      </w:pPr>
      <w:r>
        <w:rPr>
          <w:rFonts w:cs="Arial"/>
          <w:szCs w:val="20"/>
          <w:lang w:eastAsia="zh-CN"/>
        </w:rPr>
        <w:t>The user selects an Active Park Assist mode.</w:t>
      </w:r>
    </w:p>
    <w:p w:rsidR="00A46EE1" w:rsidRDefault="00A46EE1">
      <w:pPr>
        <w:ind w:left="720"/>
        <w:rPr>
          <w:rFonts w:cs="Arial"/>
          <w:szCs w:val="20"/>
        </w:rPr>
      </w:pPr>
    </w:p>
    <w:p w:rsidR="00406F39" w:rsidRPr="00760C18" w:rsidRDefault="00935523" w:rsidP="00D006E5">
      <w:pPr>
        <w:pStyle w:val="BoldText"/>
      </w:pPr>
      <w:r w:rsidRPr="00760C18">
        <w:t>Constraints</w:t>
      </w:r>
    </w:p>
    <w:p w:rsidR="00406F39" w:rsidRPr="00760C18" w:rsidRDefault="00935523" w:rsidP="00CC6E4C">
      <w:pPr>
        <w:pStyle w:val="BoldText"/>
        <w:ind w:left="720"/>
      </w:pPr>
      <w:r w:rsidRPr="00760C18">
        <w:t>Pre-condition</w:t>
      </w:r>
    </w:p>
    <w:p w:rsidR="00A46EE1" w:rsidRDefault="00935523">
      <w:pPr>
        <w:ind w:left="720"/>
        <w:rPr>
          <w:rFonts w:cs="Arial"/>
          <w:szCs w:val="20"/>
          <w:lang w:eastAsia="zh-CN"/>
        </w:rPr>
      </w:pPr>
      <w:r>
        <w:rPr>
          <w:rFonts w:cs="Arial"/>
          <w:szCs w:val="20"/>
          <w:lang w:eastAsia="zh-CN"/>
        </w:rPr>
        <w:t>The infotainment system is powered on.</w:t>
      </w:r>
    </w:p>
    <w:p w:rsidR="00A46EE1" w:rsidRDefault="00935523">
      <w:pPr>
        <w:ind w:left="720"/>
        <w:rPr>
          <w:rFonts w:cs="Arial"/>
          <w:szCs w:val="20"/>
          <w:lang w:eastAsia="zh-CN"/>
        </w:rPr>
      </w:pPr>
      <w:r>
        <w:rPr>
          <w:rFonts w:cs="Arial"/>
          <w:szCs w:val="20"/>
          <w:lang w:eastAsia="zh-CN"/>
        </w:rPr>
        <w:t>At least one Active Park Assist (APA) mode is available for selection as indicated by the vehicle system.</w:t>
      </w:r>
    </w:p>
    <w:p w:rsidR="00A46EE1" w:rsidRDefault="00A46EE1">
      <w:pPr>
        <w:ind w:left="720"/>
        <w:rPr>
          <w:rFonts w:cs="Arial"/>
          <w:szCs w:val="20"/>
          <w:lang w:eastAsia="zh-CN"/>
        </w:rPr>
      </w:pPr>
    </w:p>
    <w:p w:rsidR="00406F39" w:rsidRPr="00760C18" w:rsidRDefault="00935523" w:rsidP="00CC6E4C">
      <w:pPr>
        <w:pStyle w:val="BoldText"/>
        <w:ind w:left="720"/>
      </w:pPr>
      <w:r w:rsidRPr="00760C18">
        <w:t>Post-condition</w:t>
      </w:r>
    </w:p>
    <w:p w:rsidR="00A46EE1" w:rsidRDefault="00935523">
      <w:pPr>
        <w:ind w:left="720"/>
        <w:rPr>
          <w:rFonts w:cs="Arial"/>
          <w:szCs w:val="20"/>
        </w:rPr>
      </w:pPr>
      <w:r>
        <w:rPr>
          <w:rFonts w:cs="Arial"/>
          <w:szCs w:val="20"/>
        </w:rPr>
        <w:t xml:space="preserve">The infotainment system indicates the user's </w:t>
      </w:r>
      <w:r>
        <w:rPr>
          <w:rFonts w:cs="Arial"/>
          <w:szCs w:val="20"/>
          <w:lang w:eastAsia="zh-CN"/>
        </w:rPr>
        <w:t>Active Park Assist mode selection.</w:t>
      </w:r>
    </w:p>
    <w:p w:rsidR="00A46EE1" w:rsidRDefault="00A46EE1">
      <w:pPr>
        <w:ind w:left="720"/>
        <w:rPr>
          <w:rFonts w:cs="Arial"/>
          <w:szCs w:val="20"/>
        </w:rPr>
      </w:pPr>
    </w:p>
    <w:p w:rsidR="00406F39" w:rsidRPr="00760C18" w:rsidRDefault="00935523" w:rsidP="00D006E5">
      <w:pPr>
        <w:pStyle w:val="BoldText"/>
      </w:pPr>
      <w:r w:rsidRPr="00760C18">
        <w:lastRenderedPageBreak/>
        <w:t>Sequence Diagram</w:t>
      </w:r>
    </w:p>
    <w:p w:rsidR="005D0D9B" w:rsidRDefault="00935523" w:rsidP="00CC6E4C">
      <w:pPr>
        <w:jc w:val="center"/>
        <w:rPr>
          <w:rFonts w:eastAsia="MS Mincho"/>
        </w:rPr>
      </w:pPr>
      <w:r>
        <w:rPr>
          <w:rFonts w:eastAsia="MS Mincho"/>
          <w:noProof/>
        </w:rPr>
        <w:drawing>
          <wp:inline distT="0" distB="0" distL="0" distR="0">
            <wp:extent cx="4572000" cy="8409065"/>
            <wp:effectExtent l="0" t="0" r="0" b="0"/>
            <wp:docPr id="232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572000" cy="8409065"/>
                    </a:xfrm>
                    <a:prstGeom prst="rect">
                      <a:avLst/>
                    </a:prstGeom>
                    <a:noFill/>
                    <a:ln>
                      <a:noFill/>
                    </a:ln>
                  </pic:spPr>
                </pic:pic>
              </a:graphicData>
            </a:graphic>
          </wp:inline>
        </w:drawing>
      </w:r>
    </w:p>
    <w:p w:rsidR="00406F39" w:rsidRDefault="00935523" w:rsidP="00CC6E4C">
      <w:pPr>
        <w:pStyle w:val="Heading2"/>
      </w:pPr>
      <w:bookmarkStart w:id="75" w:name="_Toc35850681"/>
      <w:r>
        <w:lastRenderedPageBreak/>
        <w:t>Active Park Assist</w:t>
      </w:r>
      <w:bookmarkEnd w:id="75"/>
    </w:p>
    <w:p w:rsidR="00406F39" w:rsidRDefault="00935523" w:rsidP="00CC6E4C">
      <w:pPr>
        <w:pStyle w:val="Heading3"/>
      </w:pPr>
      <w:bookmarkStart w:id="76" w:name="_Toc35850682"/>
      <w:r w:rsidRPr="00B9479B">
        <w:t>APAv2-FUN-REQ-131658/A-Activate Active Park Assist</w:t>
      </w:r>
      <w:bookmarkEnd w:id="76"/>
    </w:p>
    <w:p w:rsidR="00406F39" w:rsidRDefault="00935523" w:rsidP="00CC6E4C">
      <w:pPr>
        <w:pStyle w:val="Heading4"/>
      </w:pPr>
      <w:r>
        <w:t>Use Cases</w:t>
      </w:r>
    </w:p>
    <w:p w:rsidR="00406F39" w:rsidRDefault="00935523" w:rsidP="00CC6E4C">
      <w:pPr>
        <w:pStyle w:val="Heading5"/>
      </w:pPr>
      <w:r>
        <w:t>APA-UC-REQ-131659/B-Display Active Park Assist Ins</w:t>
      </w:r>
      <w:r>
        <w:t>tructions with Rear Camera Active</w:t>
      </w:r>
    </w:p>
    <w:p w:rsidR="00AE06BC" w:rsidRPr="00AE06BC" w:rsidRDefault="00935523" w:rsidP="00AE06B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41"/>
        <w:gridCol w:w="7015"/>
      </w:tblGrid>
      <w:tr w:rsidR="00561836">
        <w:trPr>
          <w:jc w:val="center"/>
        </w:trPr>
        <w:tc>
          <w:tcPr>
            <w:tcW w:w="1841" w:type="dxa"/>
            <w:tcBorders>
              <w:top w:val="single" w:sz="4" w:space="0" w:color="auto"/>
              <w:left w:val="single" w:sz="4" w:space="0" w:color="auto"/>
              <w:bottom w:val="single" w:sz="4" w:space="0" w:color="auto"/>
              <w:right w:val="single" w:sz="4" w:space="0" w:color="auto"/>
            </w:tcBorders>
            <w:shd w:val="clear" w:color="auto" w:fill="BFBFBF"/>
            <w:hideMark/>
          </w:tcPr>
          <w:p w:rsidR="00561836" w:rsidRDefault="00935523">
            <w:pPr>
              <w:rPr>
                <w:b/>
                <w:szCs w:val="22"/>
                <w:lang w:eastAsia="zh-CN"/>
              </w:rPr>
            </w:pPr>
            <w:r>
              <w:rPr>
                <w:b/>
                <w:szCs w:val="22"/>
                <w:lang w:eastAsia="zh-CN"/>
              </w:rPr>
              <w:t>Actors</w:t>
            </w:r>
          </w:p>
        </w:tc>
        <w:tc>
          <w:tcPr>
            <w:tcW w:w="7015" w:type="dxa"/>
            <w:tcBorders>
              <w:top w:val="single" w:sz="4" w:space="0" w:color="auto"/>
              <w:left w:val="single" w:sz="4" w:space="0" w:color="auto"/>
              <w:bottom w:val="single" w:sz="4" w:space="0" w:color="auto"/>
              <w:right w:val="single" w:sz="4" w:space="0" w:color="auto"/>
            </w:tcBorders>
            <w:hideMark/>
          </w:tcPr>
          <w:p w:rsidR="00561836" w:rsidRDefault="00935523">
            <w:pPr>
              <w:rPr>
                <w:rFonts w:cs="Arial"/>
                <w:lang w:eastAsia="zh-CN"/>
              </w:rPr>
            </w:pPr>
            <w:r>
              <w:rPr>
                <w:szCs w:val="22"/>
                <w:lang w:eastAsia="zh-CN"/>
              </w:rPr>
              <w:t>Vehicle Occupant</w:t>
            </w:r>
          </w:p>
        </w:tc>
      </w:tr>
      <w:tr w:rsidR="00561836">
        <w:trPr>
          <w:jc w:val="center"/>
        </w:trPr>
        <w:tc>
          <w:tcPr>
            <w:tcW w:w="1841" w:type="dxa"/>
            <w:tcBorders>
              <w:top w:val="single" w:sz="4" w:space="0" w:color="auto"/>
              <w:left w:val="single" w:sz="4" w:space="0" w:color="auto"/>
              <w:bottom w:val="single" w:sz="4" w:space="0" w:color="auto"/>
              <w:right w:val="single" w:sz="4" w:space="0" w:color="auto"/>
            </w:tcBorders>
            <w:shd w:val="clear" w:color="auto" w:fill="BFBFBF"/>
            <w:hideMark/>
          </w:tcPr>
          <w:p w:rsidR="00561836" w:rsidRDefault="00935523">
            <w:pPr>
              <w:rPr>
                <w:b/>
                <w:szCs w:val="22"/>
                <w:lang w:eastAsia="zh-CN"/>
              </w:rPr>
            </w:pPr>
            <w:r>
              <w:rPr>
                <w:b/>
                <w:szCs w:val="22"/>
                <w:lang w:eastAsia="zh-CN"/>
              </w:rPr>
              <w:t>Pre-conditions</w:t>
            </w:r>
          </w:p>
        </w:tc>
        <w:tc>
          <w:tcPr>
            <w:tcW w:w="7015" w:type="dxa"/>
            <w:tcBorders>
              <w:top w:val="single" w:sz="4" w:space="0" w:color="auto"/>
              <w:left w:val="single" w:sz="4" w:space="0" w:color="auto"/>
              <w:bottom w:val="single" w:sz="4" w:space="0" w:color="auto"/>
              <w:right w:val="single" w:sz="4" w:space="0" w:color="auto"/>
            </w:tcBorders>
            <w:hideMark/>
          </w:tcPr>
          <w:p w:rsidR="00561836" w:rsidRDefault="00935523">
            <w:pPr>
              <w:rPr>
                <w:rFonts w:cs="Arial"/>
                <w:lang w:eastAsia="zh-CN"/>
              </w:rPr>
            </w:pPr>
            <w:r>
              <w:rPr>
                <w:rFonts w:cs="Arial"/>
                <w:lang w:eastAsia="zh-CN"/>
              </w:rPr>
              <w:t>The infotainment system is powered on.</w:t>
            </w:r>
          </w:p>
          <w:p w:rsidR="00561836" w:rsidRDefault="00935523">
            <w:pPr>
              <w:rPr>
                <w:rFonts w:cs="Arial"/>
                <w:lang w:eastAsia="zh-CN"/>
              </w:rPr>
            </w:pPr>
            <w:r>
              <w:rPr>
                <w:rFonts w:cs="Arial"/>
                <w:lang w:eastAsia="zh-CN"/>
              </w:rPr>
              <w:t>The Act</w:t>
            </w:r>
            <w:r>
              <w:rPr>
                <w:rFonts w:cs="Arial"/>
                <w:lang w:eastAsia="zh-CN"/>
              </w:rPr>
              <w:t>ive Park Assist (APA) system has been activated.</w:t>
            </w:r>
          </w:p>
          <w:p w:rsidR="00561836" w:rsidRDefault="00935523">
            <w:pPr>
              <w:rPr>
                <w:rFonts w:cs="Arial"/>
                <w:lang w:eastAsia="zh-CN"/>
              </w:rPr>
            </w:pPr>
            <w:r>
              <w:rPr>
                <w:rFonts w:cs="Arial"/>
                <w:lang w:eastAsia="zh-CN"/>
              </w:rPr>
              <w:t>An APA mode has been selected.</w:t>
            </w:r>
          </w:p>
        </w:tc>
      </w:tr>
      <w:tr w:rsidR="00561836">
        <w:trPr>
          <w:jc w:val="center"/>
        </w:trPr>
        <w:tc>
          <w:tcPr>
            <w:tcW w:w="1841" w:type="dxa"/>
            <w:tcBorders>
              <w:top w:val="single" w:sz="4" w:space="0" w:color="auto"/>
              <w:left w:val="single" w:sz="4" w:space="0" w:color="auto"/>
              <w:bottom w:val="single" w:sz="4" w:space="0" w:color="auto"/>
              <w:right w:val="single" w:sz="4" w:space="0" w:color="auto"/>
            </w:tcBorders>
            <w:shd w:val="clear" w:color="auto" w:fill="BFBFBF"/>
            <w:hideMark/>
          </w:tcPr>
          <w:p w:rsidR="00561836" w:rsidRDefault="00935523">
            <w:pPr>
              <w:rPr>
                <w:b/>
                <w:szCs w:val="22"/>
                <w:lang w:eastAsia="zh-CN"/>
              </w:rPr>
            </w:pPr>
            <w:r>
              <w:rPr>
                <w:b/>
                <w:szCs w:val="22"/>
                <w:lang w:eastAsia="zh-CN"/>
              </w:rPr>
              <w:t>Scenario Description</w:t>
            </w:r>
          </w:p>
        </w:tc>
        <w:tc>
          <w:tcPr>
            <w:tcW w:w="7015" w:type="dxa"/>
            <w:tcBorders>
              <w:top w:val="single" w:sz="4" w:space="0" w:color="auto"/>
              <w:left w:val="single" w:sz="4" w:space="0" w:color="auto"/>
              <w:bottom w:val="single" w:sz="4" w:space="0" w:color="auto"/>
              <w:right w:val="single" w:sz="4" w:space="0" w:color="auto"/>
            </w:tcBorders>
            <w:hideMark/>
          </w:tcPr>
          <w:p w:rsidR="00561836" w:rsidRDefault="00935523">
            <w:pPr>
              <w:rPr>
                <w:rFonts w:cs="Arial"/>
                <w:lang w:eastAsia="zh-CN"/>
              </w:rPr>
            </w:pPr>
            <w:r>
              <w:rPr>
                <w:rFonts w:cs="Arial"/>
                <w:lang w:eastAsia="zh-CN"/>
              </w:rPr>
              <w:t xml:space="preserve">The HMI displays maneuvering instructions </w:t>
            </w:r>
            <w:ins w:id="77" w:author="WSTEPHE1" w:date="2015-06-12T18:44:00Z">
              <w:r>
                <w:rPr>
                  <w:rFonts w:cs="Arial"/>
                  <w:lang w:eastAsia="zh-CN"/>
                </w:rPr>
                <w:t xml:space="preserve">and </w:t>
              </w:r>
            </w:ins>
            <w:ins w:id="78" w:author="WSTEPHE1" w:date="2015-06-12T19:00:00Z">
              <w:r>
                <w:rPr>
                  <w:rFonts w:cs="Arial"/>
                  <w:lang w:eastAsia="zh-CN"/>
                </w:rPr>
                <w:t>status</w:t>
              </w:r>
            </w:ins>
            <w:ins w:id="79" w:author="WSTEPHE1" w:date="2015-06-12T18:44:00Z">
              <w:r>
                <w:rPr>
                  <w:rFonts w:cs="Arial"/>
                  <w:lang w:eastAsia="zh-CN"/>
                </w:rPr>
                <w:t xml:space="preserve"> </w:t>
              </w:r>
            </w:ins>
            <w:r>
              <w:rPr>
                <w:rFonts w:cs="Arial"/>
                <w:lang w:eastAsia="zh-CN"/>
              </w:rPr>
              <w:t xml:space="preserve">on the rear camera image as indicated by the vehicle system. The messages and display states are defined </w:t>
            </w:r>
            <w:del w:id="80" w:author="WSTEPHE1" w:date="2015-06-12T18:57:00Z">
              <w:r>
                <w:rPr>
                  <w:rFonts w:cs="Arial"/>
                  <w:lang w:eastAsia="zh-CN"/>
                </w:rPr>
                <w:delText>in the latest version of the “APA_HmiStatus_Coding”</w:delText>
              </w:r>
            </w:del>
            <w:ins w:id="81" w:author="WSTEPHE1" w:date="2015-06-12T18:57:00Z">
              <w:r>
                <w:rPr>
                  <w:rFonts w:cs="Arial"/>
                  <w:lang w:eastAsia="zh-CN"/>
                </w:rPr>
                <w:t>per this specification</w:t>
              </w:r>
            </w:ins>
            <w:r>
              <w:rPr>
                <w:rFonts w:cs="Arial"/>
                <w:lang w:eastAsia="zh-CN"/>
              </w:rPr>
              <w:t xml:space="preserve"> document.</w:t>
            </w:r>
          </w:p>
        </w:tc>
      </w:tr>
      <w:tr w:rsidR="00561836">
        <w:trPr>
          <w:jc w:val="center"/>
        </w:trPr>
        <w:tc>
          <w:tcPr>
            <w:tcW w:w="1841" w:type="dxa"/>
            <w:tcBorders>
              <w:top w:val="single" w:sz="4" w:space="0" w:color="auto"/>
              <w:left w:val="single" w:sz="4" w:space="0" w:color="auto"/>
              <w:bottom w:val="single" w:sz="4" w:space="0" w:color="auto"/>
              <w:right w:val="single" w:sz="4" w:space="0" w:color="auto"/>
            </w:tcBorders>
            <w:shd w:val="clear" w:color="auto" w:fill="BFBFBF"/>
            <w:hideMark/>
          </w:tcPr>
          <w:p w:rsidR="00561836" w:rsidRDefault="00935523">
            <w:pPr>
              <w:rPr>
                <w:b/>
                <w:szCs w:val="22"/>
                <w:lang w:eastAsia="zh-CN"/>
              </w:rPr>
            </w:pPr>
            <w:r>
              <w:rPr>
                <w:b/>
                <w:szCs w:val="22"/>
                <w:lang w:eastAsia="zh-CN"/>
              </w:rPr>
              <w:t>Post-conditions</w:t>
            </w:r>
          </w:p>
        </w:tc>
        <w:tc>
          <w:tcPr>
            <w:tcW w:w="7015" w:type="dxa"/>
            <w:tcBorders>
              <w:top w:val="single" w:sz="4" w:space="0" w:color="auto"/>
              <w:left w:val="single" w:sz="4" w:space="0" w:color="auto"/>
              <w:bottom w:val="single" w:sz="4" w:space="0" w:color="auto"/>
              <w:right w:val="single" w:sz="4" w:space="0" w:color="auto"/>
            </w:tcBorders>
            <w:hideMark/>
          </w:tcPr>
          <w:p w:rsidR="00561836" w:rsidRDefault="00935523">
            <w:pPr>
              <w:rPr>
                <w:rFonts w:cs="Arial"/>
                <w:lang w:eastAsia="zh-CN"/>
              </w:rPr>
            </w:pPr>
            <w:r>
              <w:rPr>
                <w:rFonts w:cs="Arial"/>
                <w:lang w:eastAsia="zh-CN"/>
              </w:rPr>
              <w:t xml:space="preserve">The HMI displays APA instructions </w:t>
            </w:r>
            <w:ins w:id="82" w:author="WSTEPHE1" w:date="2015-06-12T18:45:00Z">
              <w:r>
                <w:rPr>
                  <w:rFonts w:cs="Arial"/>
                  <w:lang w:eastAsia="zh-CN"/>
                </w:rPr>
                <w:t xml:space="preserve">and graphics </w:t>
              </w:r>
            </w:ins>
            <w:r>
              <w:rPr>
                <w:rFonts w:cs="Arial"/>
                <w:lang w:eastAsia="zh-CN"/>
              </w:rPr>
              <w:t xml:space="preserve">as </w:t>
            </w:r>
            <w:r>
              <w:rPr>
                <w:rFonts w:cs="Arial"/>
                <w:lang w:eastAsia="zh-CN"/>
              </w:rPr>
              <w:t xml:space="preserve">defined </w:t>
            </w:r>
            <w:del w:id="83" w:author="WSTEPHE1" w:date="2015-06-12T18:47:00Z">
              <w:r>
                <w:rPr>
                  <w:rFonts w:cs="Arial"/>
                  <w:lang w:eastAsia="zh-CN"/>
                </w:rPr>
                <w:delText>by the latest version of the “APA_HmiStatus_Coding”</w:delText>
              </w:r>
            </w:del>
            <w:del w:id="84" w:author="WSTEPHE1" w:date="2015-06-12T18:55:00Z">
              <w:r>
                <w:rPr>
                  <w:rFonts w:cs="Arial"/>
                  <w:lang w:eastAsia="zh-CN"/>
                </w:rPr>
                <w:delText xml:space="preserve"> document.</w:delText>
              </w:r>
            </w:del>
            <w:ins w:id="85" w:author="WSTEPHE1" w:date="2015-06-12T20:49:00Z">
              <w:r>
                <w:rPr>
                  <w:rFonts w:cs="Arial"/>
                  <w:lang w:eastAsia="zh-CN"/>
                </w:rPr>
                <w:t>elsewhere</w:t>
              </w:r>
            </w:ins>
            <w:ins w:id="86" w:author="WSTEPHE1" w:date="2015-06-12T18:57:00Z">
              <w:r>
                <w:rPr>
                  <w:rFonts w:cs="Arial"/>
                  <w:lang w:eastAsia="zh-CN"/>
                </w:rPr>
                <w:t xml:space="preserve"> in this specification and applicable HMI specifications</w:t>
              </w:r>
            </w:ins>
            <w:ins w:id="87" w:author="WSTEPHE1" w:date="2015-06-12T19:03:00Z">
              <w:r>
                <w:rPr>
                  <w:rFonts w:cs="Arial"/>
                  <w:lang w:eastAsia="zh-CN"/>
                </w:rPr>
                <w:t>.</w:t>
              </w:r>
            </w:ins>
          </w:p>
        </w:tc>
      </w:tr>
      <w:tr w:rsidR="00561836">
        <w:trPr>
          <w:jc w:val="center"/>
        </w:trPr>
        <w:tc>
          <w:tcPr>
            <w:tcW w:w="1841" w:type="dxa"/>
            <w:tcBorders>
              <w:top w:val="single" w:sz="4" w:space="0" w:color="auto"/>
              <w:left w:val="single" w:sz="4" w:space="0" w:color="auto"/>
              <w:bottom w:val="single" w:sz="4" w:space="0" w:color="auto"/>
              <w:right w:val="single" w:sz="4" w:space="0" w:color="auto"/>
            </w:tcBorders>
            <w:shd w:val="clear" w:color="auto" w:fill="BFBFBF"/>
            <w:hideMark/>
          </w:tcPr>
          <w:p w:rsidR="00561836" w:rsidRDefault="00935523">
            <w:pPr>
              <w:rPr>
                <w:b/>
                <w:szCs w:val="22"/>
                <w:lang w:eastAsia="zh-CN"/>
              </w:rPr>
            </w:pPr>
            <w:r>
              <w:rPr>
                <w:b/>
                <w:szCs w:val="22"/>
                <w:lang w:eastAsia="zh-CN"/>
              </w:rPr>
              <w:t>List of Exception Use Cases</w:t>
            </w:r>
          </w:p>
        </w:tc>
        <w:tc>
          <w:tcPr>
            <w:tcW w:w="7015" w:type="dxa"/>
            <w:tcBorders>
              <w:top w:val="single" w:sz="4" w:space="0" w:color="auto"/>
              <w:left w:val="single" w:sz="4" w:space="0" w:color="auto"/>
              <w:bottom w:val="single" w:sz="4" w:space="0" w:color="auto"/>
              <w:right w:val="single" w:sz="4" w:space="0" w:color="auto"/>
            </w:tcBorders>
            <w:hideMark/>
          </w:tcPr>
          <w:p w:rsidR="00561836" w:rsidRDefault="00935523">
            <w:pPr>
              <w:rPr>
                <w:rFonts w:cs="Arial"/>
                <w:lang w:eastAsia="zh-CN"/>
              </w:rPr>
            </w:pPr>
            <w:r>
              <w:rPr>
                <w:rFonts w:cs="Arial"/>
                <w:lang w:eastAsia="zh-CN"/>
              </w:rPr>
              <w:t>NA</w:t>
            </w:r>
          </w:p>
        </w:tc>
      </w:tr>
      <w:tr w:rsidR="00561836">
        <w:trPr>
          <w:jc w:val="center"/>
        </w:trPr>
        <w:tc>
          <w:tcPr>
            <w:tcW w:w="1841" w:type="dxa"/>
            <w:tcBorders>
              <w:top w:val="single" w:sz="4" w:space="0" w:color="auto"/>
              <w:left w:val="single" w:sz="4" w:space="0" w:color="auto"/>
              <w:bottom w:val="single" w:sz="4" w:space="0" w:color="auto"/>
              <w:right w:val="single" w:sz="4" w:space="0" w:color="auto"/>
            </w:tcBorders>
            <w:shd w:val="clear" w:color="auto" w:fill="BFBFBF"/>
            <w:hideMark/>
          </w:tcPr>
          <w:p w:rsidR="00561836" w:rsidRDefault="00935523">
            <w:pPr>
              <w:rPr>
                <w:b/>
                <w:szCs w:val="22"/>
                <w:lang w:eastAsia="zh-CN"/>
              </w:rPr>
            </w:pPr>
            <w:r>
              <w:rPr>
                <w:b/>
                <w:szCs w:val="22"/>
                <w:lang w:eastAsia="zh-CN"/>
              </w:rPr>
              <w:t>Interfaces</w:t>
            </w:r>
          </w:p>
        </w:tc>
        <w:tc>
          <w:tcPr>
            <w:tcW w:w="7015" w:type="dxa"/>
            <w:tcBorders>
              <w:top w:val="single" w:sz="4" w:space="0" w:color="auto"/>
              <w:left w:val="single" w:sz="4" w:space="0" w:color="auto"/>
              <w:bottom w:val="single" w:sz="4" w:space="0" w:color="auto"/>
              <w:right w:val="single" w:sz="4" w:space="0" w:color="auto"/>
            </w:tcBorders>
            <w:hideMark/>
          </w:tcPr>
          <w:p w:rsidR="00561836" w:rsidRDefault="00935523">
            <w:pPr>
              <w:rPr>
                <w:rFonts w:cs="Arial"/>
                <w:lang w:eastAsia="zh-CN"/>
              </w:rPr>
            </w:pPr>
            <w:r>
              <w:rPr>
                <w:rFonts w:cs="Arial"/>
                <w:lang w:eastAsia="zh-CN"/>
              </w:rPr>
              <w:t>G-HMI</w:t>
            </w:r>
          </w:p>
          <w:p w:rsidR="00561836" w:rsidRDefault="00935523">
            <w:pPr>
              <w:rPr>
                <w:rFonts w:cs="Arial"/>
                <w:lang w:eastAsia="zh-CN"/>
              </w:rPr>
            </w:pPr>
            <w:r>
              <w:rPr>
                <w:rFonts w:cs="Arial"/>
                <w:lang w:eastAsia="zh-CN"/>
              </w:rPr>
              <w:t>Dedicated Hard Button</w:t>
            </w:r>
          </w:p>
          <w:p w:rsidR="00561836" w:rsidRDefault="00935523">
            <w:pPr>
              <w:rPr>
                <w:rFonts w:cs="Arial"/>
                <w:lang w:eastAsia="zh-CN"/>
              </w:rPr>
            </w:pPr>
            <w:r>
              <w:rPr>
                <w:rFonts w:cs="Arial"/>
                <w:lang w:eastAsia="zh-CN"/>
              </w:rPr>
              <w:t>Vehicle System Interface</w:t>
            </w:r>
          </w:p>
        </w:tc>
      </w:tr>
    </w:tbl>
    <w:p w:rsidR="00561836" w:rsidRDefault="00935523"/>
    <w:p w:rsidR="00406F39" w:rsidRDefault="00935523" w:rsidP="00CC6E4C">
      <w:pPr>
        <w:pStyle w:val="Heading5"/>
      </w:pPr>
      <w:r>
        <w:t>APA-UC-REQ-131660/B-Display Active Park Assist Instructions with Rear Camera Inactive</w:t>
      </w:r>
    </w:p>
    <w:p w:rsidR="00AE06BC" w:rsidRPr="00AE06BC" w:rsidRDefault="00935523" w:rsidP="00AE06B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41"/>
        <w:gridCol w:w="7015"/>
      </w:tblGrid>
      <w:tr w:rsidR="00D236D3">
        <w:trPr>
          <w:jc w:val="center"/>
        </w:trPr>
        <w:tc>
          <w:tcPr>
            <w:tcW w:w="1841" w:type="dxa"/>
            <w:tcBorders>
              <w:top w:val="single" w:sz="4" w:space="0" w:color="auto"/>
              <w:left w:val="single" w:sz="4" w:space="0" w:color="auto"/>
              <w:bottom w:val="single" w:sz="4" w:space="0" w:color="auto"/>
              <w:right w:val="single" w:sz="4" w:space="0" w:color="auto"/>
            </w:tcBorders>
            <w:shd w:val="clear" w:color="auto" w:fill="BFBFBF"/>
            <w:hideMark/>
          </w:tcPr>
          <w:p w:rsidR="00D236D3" w:rsidRDefault="00935523">
            <w:pPr>
              <w:rPr>
                <w:b/>
                <w:szCs w:val="22"/>
                <w:lang w:eastAsia="zh-CN"/>
              </w:rPr>
            </w:pPr>
            <w:r>
              <w:rPr>
                <w:b/>
                <w:szCs w:val="22"/>
                <w:lang w:eastAsia="zh-CN"/>
              </w:rPr>
              <w:t>Actors</w:t>
            </w:r>
          </w:p>
        </w:tc>
        <w:tc>
          <w:tcPr>
            <w:tcW w:w="7015" w:type="dxa"/>
            <w:tcBorders>
              <w:top w:val="single" w:sz="4" w:space="0" w:color="auto"/>
              <w:left w:val="single" w:sz="4" w:space="0" w:color="auto"/>
              <w:bottom w:val="single" w:sz="4" w:space="0" w:color="auto"/>
              <w:right w:val="single" w:sz="4" w:space="0" w:color="auto"/>
            </w:tcBorders>
            <w:hideMark/>
          </w:tcPr>
          <w:p w:rsidR="00D236D3" w:rsidRDefault="00935523">
            <w:pPr>
              <w:rPr>
                <w:rFonts w:cs="Arial"/>
                <w:lang w:eastAsia="zh-CN"/>
              </w:rPr>
            </w:pPr>
            <w:r>
              <w:rPr>
                <w:szCs w:val="22"/>
                <w:lang w:eastAsia="zh-CN"/>
              </w:rPr>
              <w:t>Vehicle Occupant</w:t>
            </w:r>
          </w:p>
        </w:tc>
      </w:tr>
      <w:tr w:rsidR="00D236D3">
        <w:trPr>
          <w:jc w:val="center"/>
        </w:trPr>
        <w:tc>
          <w:tcPr>
            <w:tcW w:w="1841" w:type="dxa"/>
            <w:tcBorders>
              <w:top w:val="single" w:sz="4" w:space="0" w:color="auto"/>
              <w:left w:val="single" w:sz="4" w:space="0" w:color="auto"/>
              <w:bottom w:val="single" w:sz="4" w:space="0" w:color="auto"/>
              <w:right w:val="single" w:sz="4" w:space="0" w:color="auto"/>
            </w:tcBorders>
            <w:shd w:val="clear" w:color="auto" w:fill="BFBFBF"/>
            <w:hideMark/>
          </w:tcPr>
          <w:p w:rsidR="00D236D3" w:rsidRDefault="00935523">
            <w:pPr>
              <w:rPr>
                <w:b/>
                <w:szCs w:val="22"/>
                <w:lang w:eastAsia="zh-CN"/>
              </w:rPr>
            </w:pPr>
            <w:r>
              <w:rPr>
                <w:b/>
                <w:szCs w:val="22"/>
                <w:lang w:eastAsia="zh-CN"/>
              </w:rPr>
              <w:t>Pre-conditions</w:t>
            </w:r>
          </w:p>
        </w:tc>
        <w:tc>
          <w:tcPr>
            <w:tcW w:w="7015" w:type="dxa"/>
            <w:tcBorders>
              <w:top w:val="single" w:sz="4" w:space="0" w:color="auto"/>
              <w:left w:val="single" w:sz="4" w:space="0" w:color="auto"/>
              <w:bottom w:val="single" w:sz="4" w:space="0" w:color="auto"/>
              <w:right w:val="single" w:sz="4" w:space="0" w:color="auto"/>
            </w:tcBorders>
            <w:hideMark/>
          </w:tcPr>
          <w:p w:rsidR="00D236D3" w:rsidRDefault="00935523">
            <w:pPr>
              <w:rPr>
                <w:rFonts w:cs="Arial"/>
                <w:lang w:eastAsia="zh-CN"/>
              </w:rPr>
            </w:pPr>
            <w:r>
              <w:rPr>
                <w:rFonts w:cs="Arial"/>
                <w:lang w:eastAsia="zh-CN"/>
              </w:rPr>
              <w:t>The infotainment system is powered on.</w:t>
            </w:r>
          </w:p>
          <w:p w:rsidR="00D236D3" w:rsidRDefault="00935523">
            <w:pPr>
              <w:rPr>
                <w:rFonts w:cs="Arial"/>
                <w:lang w:eastAsia="zh-CN"/>
              </w:rPr>
            </w:pPr>
            <w:r>
              <w:rPr>
                <w:rFonts w:cs="Arial"/>
                <w:lang w:eastAsia="zh-CN"/>
              </w:rPr>
              <w:t>The Active Park Assist (APA) system has been activated.</w:t>
            </w:r>
          </w:p>
          <w:p w:rsidR="00D236D3" w:rsidRDefault="00935523">
            <w:pPr>
              <w:rPr>
                <w:rFonts w:cs="Arial"/>
                <w:lang w:eastAsia="zh-CN"/>
              </w:rPr>
            </w:pPr>
            <w:r>
              <w:rPr>
                <w:rFonts w:cs="Arial"/>
                <w:lang w:eastAsia="zh-CN"/>
              </w:rPr>
              <w:t>An APA mode has been selected.</w:t>
            </w:r>
          </w:p>
        </w:tc>
      </w:tr>
      <w:tr w:rsidR="00D236D3">
        <w:trPr>
          <w:jc w:val="center"/>
        </w:trPr>
        <w:tc>
          <w:tcPr>
            <w:tcW w:w="1841" w:type="dxa"/>
            <w:tcBorders>
              <w:top w:val="single" w:sz="4" w:space="0" w:color="auto"/>
              <w:left w:val="single" w:sz="4" w:space="0" w:color="auto"/>
              <w:bottom w:val="single" w:sz="4" w:space="0" w:color="auto"/>
              <w:right w:val="single" w:sz="4" w:space="0" w:color="auto"/>
            </w:tcBorders>
            <w:shd w:val="clear" w:color="auto" w:fill="BFBFBF"/>
            <w:hideMark/>
          </w:tcPr>
          <w:p w:rsidR="00D236D3" w:rsidRDefault="00935523">
            <w:pPr>
              <w:rPr>
                <w:b/>
                <w:szCs w:val="22"/>
                <w:lang w:eastAsia="zh-CN"/>
              </w:rPr>
            </w:pPr>
            <w:r>
              <w:rPr>
                <w:b/>
                <w:szCs w:val="22"/>
                <w:lang w:eastAsia="zh-CN"/>
              </w:rPr>
              <w:t>Scenario Description</w:t>
            </w:r>
          </w:p>
        </w:tc>
        <w:tc>
          <w:tcPr>
            <w:tcW w:w="7015" w:type="dxa"/>
            <w:tcBorders>
              <w:top w:val="single" w:sz="4" w:space="0" w:color="auto"/>
              <w:left w:val="single" w:sz="4" w:space="0" w:color="auto"/>
              <w:bottom w:val="single" w:sz="4" w:space="0" w:color="auto"/>
              <w:right w:val="single" w:sz="4" w:space="0" w:color="auto"/>
            </w:tcBorders>
            <w:hideMark/>
          </w:tcPr>
          <w:p w:rsidR="00D236D3" w:rsidRDefault="00935523">
            <w:pPr>
              <w:rPr>
                <w:rFonts w:cs="Arial"/>
                <w:lang w:eastAsia="zh-CN"/>
              </w:rPr>
            </w:pPr>
            <w:r>
              <w:rPr>
                <w:rFonts w:cs="Arial"/>
                <w:lang w:eastAsia="zh-CN"/>
              </w:rPr>
              <w:t>The HMI displays maneuverin</w:t>
            </w:r>
            <w:r>
              <w:rPr>
                <w:rFonts w:cs="Arial"/>
                <w:lang w:eastAsia="zh-CN"/>
              </w:rPr>
              <w:t xml:space="preserve">g instructions </w:t>
            </w:r>
            <w:ins w:id="88" w:author="WSTEPHE1" w:date="2015-06-12T19:00:00Z">
              <w:r>
                <w:rPr>
                  <w:rFonts w:cs="Arial"/>
                  <w:lang w:eastAsia="zh-CN"/>
                </w:rPr>
                <w:t xml:space="preserve">and status </w:t>
              </w:r>
            </w:ins>
            <w:r>
              <w:rPr>
                <w:rFonts w:cs="Arial"/>
                <w:u w:val="single"/>
                <w:lang w:eastAsia="zh-CN"/>
              </w:rPr>
              <w:t>without</w:t>
            </w:r>
            <w:r>
              <w:rPr>
                <w:rFonts w:cs="Arial"/>
                <w:lang w:eastAsia="zh-CN"/>
              </w:rPr>
              <w:t xml:space="preserve"> the rear camera image as indicated by the vehicle system. The messages and display states are defined </w:t>
            </w:r>
            <w:ins w:id="89" w:author="WSTEPHE1" w:date="2015-06-12T19:02:00Z">
              <w:r>
                <w:rPr>
                  <w:rFonts w:cs="Arial"/>
                  <w:lang w:eastAsia="zh-CN"/>
                </w:rPr>
                <w:t>per this specification</w:t>
              </w:r>
            </w:ins>
            <w:del w:id="90" w:author="WSTEPHE1" w:date="2015-06-12T19:02:00Z">
              <w:r>
                <w:rPr>
                  <w:rFonts w:cs="Arial"/>
                  <w:lang w:eastAsia="zh-CN"/>
                </w:rPr>
                <w:delText>in the latest version of the “APA_HmiStatus_Coding”</w:delText>
              </w:r>
            </w:del>
            <w:r>
              <w:rPr>
                <w:rFonts w:cs="Arial"/>
                <w:lang w:eastAsia="zh-CN"/>
              </w:rPr>
              <w:t xml:space="preserve"> document.</w:t>
            </w:r>
          </w:p>
        </w:tc>
      </w:tr>
      <w:tr w:rsidR="00D236D3">
        <w:trPr>
          <w:jc w:val="center"/>
        </w:trPr>
        <w:tc>
          <w:tcPr>
            <w:tcW w:w="1841" w:type="dxa"/>
            <w:tcBorders>
              <w:top w:val="single" w:sz="4" w:space="0" w:color="auto"/>
              <w:left w:val="single" w:sz="4" w:space="0" w:color="auto"/>
              <w:bottom w:val="single" w:sz="4" w:space="0" w:color="auto"/>
              <w:right w:val="single" w:sz="4" w:space="0" w:color="auto"/>
            </w:tcBorders>
            <w:shd w:val="clear" w:color="auto" w:fill="BFBFBF"/>
            <w:hideMark/>
          </w:tcPr>
          <w:p w:rsidR="00D236D3" w:rsidRDefault="00935523">
            <w:pPr>
              <w:rPr>
                <w:b/>
                <w:szCs w:val="22"/>
                <w:lang w:eastAsia="zh-CN"/>
              </w:rPr>
            </w:pPr>
            <w:r>
              <w:rPr>
                <w:b/>
                <w:szCs w:val="22"/>
                <w:lang w:eastAsia="zh-CN"/>
              </w:rPr>
              <w:t>Post-conditions</w:t>
            </w:r>
          </w:p>
        </w:tc>
        <w:tc>
          <w:tcPr>
            <w:tcW w:w="7015" w:type="dxa"/>
            <w:tcBorders>
              <w:top w:val="single" w:sz="4" w:space="0" w:color="auto"/>
              <w:left w:val="single" w:sz="4" w:space="0" w:color="auto"/>
              <w:bottom w:val="single" w:sz="4" w:space="0" w:color="auto"/>
              <w:right w:val="single" w:sz="4" w:space="0" w:color="auto"/>
            </w:tcBorders>
            <w:hideMark/>
          </w:tcPr>
          <w:p w:rsidR="00D236D3" w:rsidRDefault="00935523">
            <w:pPr>
              <w:rPr>
                <w:rFonts w:cs="Arial"/>
                <w:lang w:eastAsia="zh-CN"/>
              </w:rPr>
            </w:pPr>
            <w:r>
              <w:rPr>
                <w:rFonts w:cs="Arial"/>
                <w:lang w:eastAsia="zh-CN"/>
              </w:rPr>
              <w:t xml:space="preserve">The HMI displays APA instructions </w:t>
            </w:r>
            <w:ins w:id="91" w:author="WSTEPHE1" w:date="2015-06-12T19:02:00Z">
              <w:r>
                <w:rPr>
                  <w:rFonts w:cs="Arial"/>
                  <w:lang w:eastAsia="zh-CN"/>
                </w:rPr>
                <w:t xml:space="preserve">and graphics </w:t>
              </w:r>
            </w:ins>
            <w:r>
              <w:rPr>
                <w:rFonts w:cs="Arial"/>
                <w:lang w:eastAsia="zh-CN"/>
              </w:rPr>
              <w:t xml:space="preserve">as defined </w:t>
            </w:r>
            <w:ins w:id="92" w:author="WSTEPHE1" w:date="2015-06-12T19:03:00Z">
              <w:r>
                <w:rPr>
                  <w:rFonts w:cs="Arial"/>
                  <w:lang w:eastAsia="zh-CN"/>
                </w:rPr>
                <w:t>elswhere in this specification and applicable HMI specifications</w:t>
              </w:r>
            </w:ins>
            <w:del w:id="93" w:author="WSTEPHE1" w:date="2015-06-12T19:03:00Z">
              <w:r>
                <w:rPr>
                  <w:rFonts w:cs="Arial"/>
                  <w:lang w:eastAsia="zh-CN"/>
                </w:rPr>
                <w:delText>by the latest version of the “APA_HmiStatus_Coding” document</w:delText>
              </w:r>
            </w:del>
            <w:r>
              <w:rPr>
                <w:rFonts w:cs="Arial"/>
                <w:lang w:eastAsia="zh-CN"/>
              </w:rPr>
              <w:t>.</w:t>
            </w:r>
          </w:p>
        </w:tc>
      </w:tr>
      <w:tr w:rsidR="00D236D3">
        <w:trPr>
          <w:jc w:val="center"/>
        </w:trPr>
        <w:tc>
          <w:tcPr>
            <w:tcW w:w="1841" w:type="dxa"/>
            <w:tcBorders>
              <w:top w:val="single" w:sz="4" w:space="0" w:color="auto"/>
              <w:left w:val="single" w:sz="4" w:space="0" w:color="auto"/>
              <w:bottom w:val="single" w:sz="4" w:space="0" w:color="auto"/>
              <w:right w:val="single" w:sz="4" w:space="0" w:color="auto"/>
            </w:tcBorders>
            <w:shd w:val="clear" w:color="auto" w:fill="BFBFBF"/>
            <w:hideMark/>
          </w:tcPr>
          <w:p w:rsidR="00D236D3" w:rsidRDefault="00935523">
            <w:pPr>
              <w:rPr>
                <w:b/>
                <w:szCs w:val="22"/>
                <w:lang w:eastAsia="zh-CN"/>
              </w:rPr>
            </w:pPr>
            <w:r>
              <w:rPr>
                <w:b/>
                <w:szCs w:val="22"/>
                <w:lang w:eastAsia="zh-CN"/>
              </w:rPr>
              <w:t>List of Exception Use Cases</w:t>
            </w:r>
          </w:p>
        </w:tc>
        <w:tc>
          <w:tcPr>
            <w:tcW w:w="7015" w:type="dxa"/>
            <w:tcBorders>
              <w:top w:val="single" w:sz="4" w:space="0" w:color="auto"/>
              <w:left w:val="single" w:sz="4" w:space="0" w:color="auto"/>
              <w:bottom w:val="single" w:sz="4" w:space="0" w:color="auto"/>
              <w:right w:val="single" w:sz="4" w:space="0" w:color="auto"/>
            </w:tcBorders>
            <w:hideMark/>
          </w:tcPr>
          <w:p w:rsidR="00D236D3" w:rsidRDefault="00935523">
            <w:pPr>
              <w:rPr>
                <w:rFonts w:cs="Arial"/>
                <w:lang w:eastAsia="zh-CN"/>
              </w:rPr>
            </w:pPr>
            <w:r>
              <w:rPr>
                <w:rFonts w:cs="Arial"/>
                <w:lang w:eastAsia="zh-CN"/>
              </w:rPr>
              <w:t>NA</w:t>
            </w:r>
          </w:p>
        </w:tc>
      </w:tr>
      <w:tr w:rsidR="00D236D3">
        <w:trPr>
          <w:jc w:val="center"/>
        </w:trPr>
        <w:tc>
          <w:tcPr>
            <w:tcW w:w="1841" w:type="dxa"/>
            <w:tcBorders>
              <w:top w:val="single" w:sz="4" w:space="0" w:color="auto"/>
              <w:left w:val="single" w:sz="4" w:space="0" w:color="auto"/>
              <w:bottom w:val="single" w:sz="4" w:space="0" w:color="auto"/>
              <w:right w:val="single" w:sz="4" w:space="0" w:color="auto"/>
            </w:tcBorders>
            <w:shd w:val="clear" w:color="auto" w:fill="BFBFBF"/>
            <w:hideMark/>
          </w:tcPr>
          <w:p w:rsidR="00D236D3" w:rsidRDefault="00935523">
            <w:pPr>
              <w:rPr>
                <w:b/>
                <w:szCs w:val="22"/>
                <w:lang w:eastAsia="zh-CN"/>
              </w:rPr>
            </w:pPr>
            <w:r>
              <w:rPr>
                <w:b/>
                <w:szCs w:val="22"/>
                <w:lang w:eastAsia="zh-CN"/>
              </w:rPr>
              <w:t>Interfaces</w:t>
            </w:r>
          </w:p>
        </w:tc>
        <w:tc>
          <w:tcPr>
            <w:tcW w:w="7015" w:type="dxa"/>
            <w:tcBorders>
              <w:top w:val="single" w:sz="4" w:space="0" w:color="auto"/>
              <w:left w:val="single" w:sz="4" w:space="0" w:color="auto"/>
              <w:bottom w:val="single" w:sz="4" w:space="0" w:color="auto"/>
              <w:right w:val="single" w:sz="4" w:space="0" w:color="auto"/>
            </w:tcBorders>
            <w:hideMark/>
          </w:tcPr>
          <w:p w:rsidR="00D236D3" w:rsidRDefault="00935523">
            <w:pPr>
              <w:rPr>
                <w:rFonts w:cs="Arial"/>
                <w:lang w:eastAsia="zh-CN"/>
              </w:rPr>
            </w:pPr>
            <w:r>
              <w:rPr>
                <w:rFonts w:cs="Arial"/>
                <w:lang w:eastAsia="zh-CN"/>
              </w:rPr>
              <w:t>G-HMI</w:t>
            </w:r>
          </w:p>
          <w:p w:rsidR="00D236D3" w:rsidRDefault="00935523">
            <w:pPr>
              <w:rPr>
                <w:rFonts w:cs="Arial"/>
                <w:lang w:eastAsia="zh-CN"/>
              </w:rPr>
            </w:pPr>
            <w:r>
              <w:rPr>
                <w:rFonts w:cs="Arial"/>
                <w:lang w:eastAsia="zh-CN"/>
              </w:rPr>
              <w:t>Dedicated Hard Button</w:t>
            </w:r>
          </w:p>
          <w:p w:rsidR="00D236D3" w:rsidRDefault="00935523">
            <w:pPr>
              <w:rPr>
                <w:rFonts w:cs="Arial"/>
                <w:lang w:eastAsia="zh-CN"/>
              </w:rPr>
            </w:pPr>
            <w:r>
              <w:rPr>
                <w:rFonts w:cs="Arial"/>
                <w:lang w:eastAsia="zh-CN"/>
              </w:rPr>
              <w:t>Vehicle System Interface</w:t>
            </w:r>
          </w:p>
        </w:tc>
      </w:tr>
    </w:tbl>
    <w:p w:rsidR="00D236D3" w:rsidRDefault="00935523"/>
    <w:p w:rsidR="00406F39" w:rsidRDefault="00935523" w:rsidP="00CC6E4C">
      <w:pPr>
        <w:pStyle w:val="Heading4"/>
      </w:pPr>
      <w:r>
        <w:t>White Box View</w:t>
      </w:r>
    </w:p>
    <w:p w:rsidR="00406F39" w:rsidRDefault="00935523" w:rsidP="00CC6E4C">
      <w:pPr>
        <w:pStyle w:val="Heading5"/>
      </w:pPr>
      <w:r>
        <w:t>Activity Diagrams</w:t>
      </w:r>
    </w:p>
    <w:p w:rsidR="00406F39" w:rsidRDefault="00935523" w:rsidP="00CC6E4C">
      <w:pPr>
        <w:pStyle w:val="Heading6"/>
      </w:pPr>
      <w:r>
        <w:t>APAv2-ACT-REQ-131661/A-Display Active Park Assist Instructions</w:t>
      </w:r>
    </w:p>
    <w:p w:rsidR="00406F39" w:rsidRPr="00F8674E" w:rsidRDefault="00935523" w:rsidP="00406F39">
      <w:pPr>
        <w:rPr>
          <w:b/>
          <w:sz w:val="16"/>
          <w:szCs w:val="16"/>
        </w:rPr>
      </w:pPr>
      <w:r w:rsidRPr="00F8674E">
        <w:rPr>
          <w:b/>
          <w:sz w:val="16"/>
          <w:szCs w:val="16"/>
        </w:rPr>
        <w:t>Linked Elements</w:t>
      </w:r>
    </w:p>
    <w:p w:rsidR="007C3C8E" w:rsidRPr="00F8674E" w:rsidRDefault="00935523" w:rsidP="007C3C8E">
      <w:pPr>
        <w:rPr>
          <w:sz w:val="16"/>
          <w:szCs w:val="16"/>
        </w:rPr>
      </w:pPr>
      <w:r w:rsidRPr="00F8674E">
        <w:rPr>
          <w:sz w:val="16"/>
          <w:szCs w:val="16"/>
        </w:rPr>
        <w:t>APAv2-SD-REQ-131662/A-Display Active Park Assist Instructions</w:t>
      </w:r>
    </w:p>
    <w:p w:rsidR="00406F39" w:rsidRPr="00760C18" w:rsidRDefault="00935523" w:rsidP="00D006E5">
      <w:pPr>
        <w:pStyle w:val="BoldText"/>
      </w:pPr>
      <w:r w:rsidRPr="00760C18">
        <w:lastRenderedPageBreak/>
        <w:t>Activity Diagram</w:t>
      </w:r>
    </w:p>
    <w:p w:rsidR="00CC78FF" w:rsidRDefault="00935523" w:rsidP="00CC6E4C">
      <w:pPr>
        <w:jc w:val="center"/>
        <w:rPr>
          <w:rFonts w:eastAsia="MS Mincho"/>
        </w:rPr>
      </w:pPr>
      <w:r>
        <w:rPr>
          <w:rFonts w:eastAsia="MS Mincho"/>
          <w:noProof/>
        </w:rPr>
        <w:drawing>
          <wp:inline distT="0" distB="0" distL="0" distR="0">
            <wp:extent cx="5943600" cy="2004839"/>
            <wp:effectExtent l="0" t="0" r="0" b="0"/>
            <wp:docPr id="24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3600" cy="2004839"/>
                    </a:xfrm>
                    <a:prstGeom prst="rect">
                      <a:avLst/>
                    </a:prstGeom>
                    <a:noFill/>
                    <a:ln>
                      <a:noFill/>
                    </a:ln>
                  </pic:spPr>
                </pic:pic>
              </a:graphicData>
            </a:graphic>
          </wp:inline>
        </w:drawing>
      </w:r>
    </w:p>
    <w:p w:rsidR="00406F39" w:rsidRDefault="00935523" w:rsidP="00CC6E4C">
      <w:pPr>
        <w:pStyle w:val="Heading5"/>
      </w:pPr>
      <w:r>
        <w:t>Sequence Diagrams</w:t>
      </w:r>
    </w:p>
    <w:p w:rsidR="00406F39" w:rsidRDefault="00935523" w:rsidP="00CC6E4C">
      <w:pPr>
        <w:pStyle w:val="Heading6"/>
      </w:pPr>
      <w:r>
        <w:t>APAv2-SD-REQ-131662/A-Display Active Park Assist Instructions</w:t>
      </w:r>
    </w:p>
    <w:p w:rsidR="00406F39" w:rsidRPr="00760C18" w:rsidRDefault="00935523" w:rsidP="00D006E5">
      <w:pPr>
        <w:pStyle w:val="BoldText"/>
      </w:pPr>
      <w:r w:rsidRPr="00760C18">
        <w:t>Scenarios</w:t>
      </w:r>
    </w:p>
    <w:p w:rsidR="00406F39" w:rsidRPr="00760C18" w:rsidRDefault="00935523" w:rsidP="00CC6E4C">
      <w:pPr>
        <w:pStyle w:val="BoldText"/>
        <w:ind w:left="720"/>
      </w:pPr>
      <w:r w:rsidRPr="00760C18">
        <w:t>Normal Usage</w:t>
      </w:r>
    </w:p>
    <w:p w:rsidR="00A46EE1" w:rsidRDefault="00935523">
      <w:pPr>
        <w:ind w:left="720"/>
        <w:rPr>
          <w:rFonts w:cs="Arial"/>
          <w:szCs w:val="20"/>
        </w:rPr>
      </w:pPr>
      <w:r>
        <w:rPr>
          <w:rFonts w:cs="Arial"/>
          <w:szCs w:val="20"/>
        </w:rPr>
        <w:t>The driver activates the Active Park Assist system and performs a park maneuver by following t</w:t>
      </w:r>
      <w:r>
        <w:rPr>
          <w:rFonts w:cs="Arial"/>
          <w:szCs w:val="20"/>
        </w:rPr>
        <w:t>he instructions given via the HMI display.</w:t>
      </w:r>
    </w:p>
    <w:p w:rsidR="00A46EE1" w:rsidRDefault="00A46EE1">
      <w:pPr>
        <w:rPr>
          <w:rFonts w:eastAsia="MS Mincho"/>
        </w:rPr>
      </w:pPr>
    </w:p>
    <w:p w:rsidR="00406F39" w:rsidRPr="00760C18" w:rsidRDefault="00935523" w:rsidP="00D006E5">
      <w:pPr>
        <w:pStyle w:val="BoldText"/>
      </w:pPr>
      <w:r w:rsidRPr="00760C18">
        <w:t>Constraints</w:t>
      </w:r>
    </w:p>
    <w:p w:rsidR="00406F39" w:rsidRPr="00760C18" w:rsidRDefault="00935523" w:rsidP="00CC6E4C">
      <w:pPr>
        <w:pStyle w:val="BoldText"/>
        <w:ind w:left="720"/>
      </w:pPr>
      <w:r w:rsidRPr="00760C18">
        <w:t>Pre-condition</w:t>
      </w:r>
    </w:p>
    <w:p w:rsidR="00A46EE1" w:rsidRDefault="00935523">
      <w:pPr>
        <w:ind w:left="720"/>
        <w:rPr>
          <w:rFonts w:cs="Arial"/>
          <w:szCs w:val="20"/>
          <w:lang w:eastAsia="zh-CN"/>
        </w:rPr>
      </w:pPr>
      <w:r>
        <w:rPr>
          <w:rFonts w:cs="Arial"/>
          <w:szCs w:val="20"/>
          <w:lang w:eastAsia="zh-CN"/>
        </w:rPr>
        <w:t>The infotainment system is powered on.</w:t>
      </w:r>
    </w:p>
    <w:p w:rsidR="00A46EE1" w:rsidRDefault="00935523">
      <w:pPr>
        <w:ind w:left="720"/>
        <w:rPr>
          <w:rFonts w:cs="Arial"/>
          <w:szCs w:val="20"/>
          <w:lang w:eastAsia="zh-CN"/>
        </w:rPr>
      </w:pPr>
      <w:r>
        <w:rPr>
          <w:rFonts w:cs="Arial"/>
          <w:szCs w:val="20"/>
          <w:lang w:eastAsia="zh-CN"/>
        </w:rPr>
        <w:t>The Active Park Assist (APA) system has been activated.</w:t>
      </w:r>
    </w:p>
    <w:p w:rsidR="00A46EE1" w:rsidRDefault="00935523">
      <w:pPr>
        <w:ind w:left="720"/>
        <w:rPr>
          <w:rFonts w:cs="Arial"/>
          <w:szCs w:val="20"/>
          <w:lang w:eastAsia="zh-CN"/>
        </w:rPr>
      </w:pPr>
      <w:r>
        <w:rPr>
          <w:rFonts w:cs="Arial"/>
          <w:szCs w:val="20"/>
          <w:lang w:eastAsia="zh-CN"/>
        </w:rPr>
        <w:t>An APA mode has be</w:t>
      </w:r>
      <w:r>
        <w:rPr>
          <w:rFonts w:cs="Arial"/>
          <w:szCs w:val="20"/>
          <w:lang w:eastAsia="zh-CN"/>
        </w:rPr>
        <w:t>en selected.</w:t>
      </w:r>
    </w:p>
    <w:p w:rsidR="00A46EE1" w:rsidRDefault="00A46EE1">
      <w:pPr>
        <w:rPr>
          <w:rFonts w:eastAsia="MS Mincho" w:cs="Arial"/>
          <w:szCs w:val="20"/>
        </w:rPr>
      </w:pPr>
    </w:p>
    <w:p w:rsidR="00406F39" w:rsidRPr="00760C18" w:rsidRDefault="00935523" w:rsidP="00CC6E4C">
      <w:pPr>
        <w:pStyle w:val="BoldText"/>
        <w:ind w:left="720"/>
      </w:pPr>
      <w:r w:rsidRPr="00760C18">
        <w:t>Post-condition</w:t>
      </w:r>
    </w:p>
    <w:p w:rsidR="00D748B7" w:rsidRDefault="00935523">
      <w:pPr>
        <w:ind w:left="720"/>
        <w:rPr>
          <w:rFonts w:cs="Arial"/>
          <w:lang w:eastAsia="zh-CN"/>
        </w:rPr>
      </w:pPr>
      <w:r>
        <w:rPr>
          <w:rFonts w:cs="Arial"/>
          <w:lang w:eastAsia="zh-CN"/>
        </w:rPr>
        <w:t xml:space="preserve">The HMI displays APA instructions </w:t>
      </w:r>
      <w:ins w:id="94" w:author="WSTEPHE1" w:date="2015-06-12T19:02:00Z">
        <w:r>
          <w:rPr>
            <w:rFonts w:cs="Arial"/>
            <w:lang w:eastAsia="zh-CN"/>
          </w:rPr>
          <w:t>and graphics</w:t>
        </w:r>
      </w:ins>
      <w:r>
        <w:rPr>
          <w:rFonts w:cs="Arial"/>
          <w:lang w:eastAsia="zh-CN"/>
        </w:rPr>
        <w:t xml:space="preserve"> as defined </w:t>
      </w:r>
      <w:ins w:id="95" w:author="WSTEPHE1" w:date="2015-06-12T21:29:00Z">
        <w:r>
          <w:rPr>
            <w:rFonts w:cs="Arial"/>
            <w:lang w:eastAsia="zh-CN"/>
          </w:rPr>
          <w:t>elsewhere</w:t>
        </w:r>
      </w:ins>
      <w:ins w:id="96" w:author="WSTEPHE1" w:date="2015-06-12T19:09:00Z">
        <w:r>
          <w:rPr>
            <w:rFonts w:cs="Arial"/>
            <w:lang w:eastAsia="zh-CN"/>
          </w:rPr>
          <w:t xml:space="preserve"> in this specification and applicable HMI specifications</w:t>
        </w:r>
      </w:ins>
      <w:del w:id="97" w:author="WSTEPHE1" w:date="2015-06-12T19:09:00Z">
        <w:r>
          <w:rPr>
            <w:rFonts w:cs="Arial"/>
            <w:lang w:eastAsia="zh-CN"/>
          </w:rPr>
          <w:delText>by the latest version of the “APA_HmiStatus_Coding” document</w:delText>
        </w:r>
      </w:del>
      <w:r>
        <w:rPr>
          <w:rFonts w:cs="Arial"/>
          <w:lang w:eastAsia="zh-CN"/>
        </w:rPr>
        <w:t>.</w:t>
      </w:r>
    </w:p>
    <w:p w:rsidR="00D748B7" w:rsidRDefault="00935523">
      <w:pPr>
        <w:ind w:left="720"/>
        <w:rPr>
          <w:rFonts w:eastAsia="MS Mincho" w:cs="Arial"/>
        </w:rPr>
      </w:pPr>
    </w:p>
    <w:p w:rsidR="00406F39" w:rsidRPr="00760C18" w:rsidRDefault="00935523" w:rsidP="00D006E5">
      <w:pPr>
        <w:pStyle w:val="BoldText"/>
      </w:pPr>
      <w:r w:rsidRPr="00760C18">
        <w:lastRenderedPageBreak/>
        <w:t>Sequence Diagram</w:t>
      </w:r>
    </w:p>
    <w:p w:rsidR="00276BCE" w:rsidRDefault="00935523" w:rsidP="00CC6E4C">
      <w:pPr>
        <w:jc w:val="center"/>
        <w:rPr>
          <w:rFonts w:eastAsia="MS Mincho"/>
        </w:rPr>
      </w:pPr>
      <w:r>
        <w:rPr>
          <w:rFonts w:eastAsia="MS Mincho"/>
          <w:noProof/>
        </w:rPr>
        <w:drawing>
          <wp:inline distT="0" distB="0" distL="0" distR="0">
            <wp:extent cx="5486400" cy="8188900"/>
            <wp:effectExtent l="0" t="0" r="0" b="3175"/>
            <wp:docPr id="24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486400" cy="8188900"/>
                    </a:xfrm>
                    <a:prstGeom prst="rect">
                      <a:avLst/>
                    </a:prstGeom>
                    <a:noFill/>
                    <a:ln>
                      <a:noFill/>
                    </a:ln>
                  </pic:spPr>
                </pic:pic>
              </a:graphicData>
            </a:graphic>
          </wp:inline>
        </w:drawing>
      </w:r>
    </w:p>
    <w:p w:rsidR="00406F39" w:rsidRDefault="00935523" w:rsidP="00CC6E4C">
      <w:pPr>
        <w:pStyle w:val="Heading1"/>
      </w:pPr>
      <w:bookmarkStart w:id="98" w:name="_Toc35850683"/>
      <w:r>
        <w:lastRenderedPageBreak/>
        <w:t>Appendix: Reference Documents</w:t>
      </w:r>
      <w:bookmarkEnd w:id="98"/>
    </w:p>
    <w:p w:rsidR="00AE06BC" w:rsidRPr="00AE06BC" w:rsidRDefault="00935523" w:rsidP="00AE06B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7563"/>
      </w:tblGrid>
      <w:tr w:rsidR="00A46EE1">
        <w:trPr>
          <w:jc w:val="center"/>
        </w:trPr>
        <w:tc>
          <w:tcPr>
            <w:tcW w:w="1293"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rPr>
            </w:pPr>
            <w:r>
              <w:rPr>
                <w:rFonts w:cs="Arial"/>
                <w:szCs w:val="20"/>
              </w:rPr>
              <w:t>Reference #</w:t>
            </w:r>
          </w:p>
        </w:tc>
        <w:tc>
          <w:tcPr>
            <w:tcW w:w="7563"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rPr>
            </w:pPr>
            <w:r>
              <w:rPr>
                <w:rFonts w:cs="Arial"/>
                <w:szCs w:val="20"/>
              </w:rPr>
              <w:t>Document Title</w:t>
            </w:r>
          </w:p>
        </w:tc>
      </w:tr>
      <w:tr w:rsidR="00A46EE1">
        <w:trPr>
          <w:jc w:val="center"/>
        </w:trPr>
        <w:tc>
          <w:tcPr>
            <w:tcW w:w="1293"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rPr>
            </w:pPr>
            <w:r>
              <w:rPr>
                <w:rStyle w:val="msoins0"/>
                <w:rFonts w:cs="Arial"/>
                <w:szCs w:val="20"/>
              </w:rPr>
              <w:t>1</w:t>
            </w:r>
          </w:p>
        </w:tc>
        <w:tc>
          <w:tcPr>
            <w:tcW w:w="7563"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rPr>
            </w:pPr>
            <w:r>
              <w:rPr>
                <w:rFonts w:cs="Arial"/>
                <w:szCs w:val="20"/>
                <w:lang w:eastAsia="zh-CN"/>
              </w:rPr>
              <w:t>APA_HmiStatus_Coding</w:t>
            </w:r>
          </w:p>
        </w:tc>
      </w:tr>
      <w:tr w:rsidR="00A46EE1">
        <w:trPr>
          <w:jc w:val="center"/>
        </w:trPr>
        <w:tc>
          <w:tcPr>
            <w:tcW w:w="1293"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rPr>
            </w:pPr>
            <w:r>
              <w:rPr>
                <w:rStyle w:val="msoins0"/>
                <w:rFonts w:cs="Arial"/>
                <w:szCs w:val="20"/>
              </w:rPr>
              <w:t>2</w:t>
            </w:r>
          </w:p>
        </w:tc>
        <w:tc>
          <w:tcPr>
            <w:tcW w:w="7563" w:type="dxa"/>
            <w:tcBorders>
              <w:top w:val="single" w:sz="4" w:space="0" w:color="auto"/>
              <w:left w:val="single" w:sz="4" w:space="0" w:color="auto"/>
              <w:bottom w:val="single" w:sz="4" w:space="0" w:color="auto"/>
              <w:right w:val="single" w:sz="4" w:space="0" w:color="auto"/>
            </w:tcBorders>
          </w:tcPr>
          <w:p w:rsidR="00A46EE1" w:rsidRDefault="00A46EE1">
            <w:pPr>
              <w:rPr>
                <w:rFonts w:cs="Arial"/>
                <w:szCs w:val="20"/>
              </w:rPr>
            </w:pPr>
          </w:p>
        </w:tc>
      </w:tr>
      <w:tr w:rsidR="00A46EE1">
        <w:trPr>
          <w:jc w:val="center"/>
        </w:trPr>
        <w:tc>
          <w:tcPr>
            <w:tcW w:w="1293"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rPr>
            </w:pPr>
            <w:r>
              <w:rPr>
                <w:rStyle w:val="msoins0"/>
                <w:rFonts w:cs="Arial"/>
                <w:szCs w:val="20"/>
              </w:rPr>
              <w:t>3</w:t>
            </w:r>
          </w:p>
        </w:tc>
        <w:tc>
          <w:tcPr>
            <w:tcW w:w="7563" w:type="dxa"/>
            <w:tcBorders>
              <w:top w:val="single" w:sz="4" w:space="0" w:color="auto"/>
              <w:left w:val="single" w:sz="4" w:space="0" w:color="auto"/>
              <w:bottom w:val="single" w:sz="4" w:space="0" w:color="auto"/>
              <w:right w:val="single" w:sz="4" w:space="0" w:color="auto"/>
            </w:tcBorders>
          </w:tcPr>
          <w:p w:rsidR="00A46EE1" w:rsidRDefault="00A46EE1">
            <w:pPr>
              <w:rPr>
                <w:rFonts w:cs="Arial"/>
                <w:szCs w:val="20"/>
              </w:rPr>
            </w:pPr>
          </w:p>
        </w:tc>
      </w:tr>
      <w:tr w:rsidR="00A46EE1">
        <w:trPr>
          <w:jc w:val="center"/>
        </w:trPr>
        <w:tc>
          <w:tcPr>
            <w:tcW w:w="1293"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rPr>
            </w:pPr>
            <w:r>
              <w:rPr>
                <w:rStyle w:val="msoins0"/>
                <w:rFonts w:cs="Arial"/>
                <w:szCs w:val="20"/>
              </w:rPr>
              <w:t>4</w:t>
            </w:r>
          </w:p>
        </w:tc>
        <w:tc>
          <w:tcPr>
            <w:tcW w:w="7563" w:type="dxa"/>
            <w:tcBorders>
              <w:top w:val="single" w:sz="4" w:space="0" w:color="auto"/>
              <w:left w:val="single" w:sz="4" w:space="0" w:color="auto"/>
              <w:bottom w:val="single" w:sz="4" w:space="0" w:color="auto"/>
              <w:right w:val="single" w:sz="4" w:space="0" w:color="auto"/>
            </w:tcBorders>
          </w:tcPr>
          <w:p w:rsidR="00A46EE1" w:rsidRDefault="00A46EE1">
            <w:pPr>
              <w:rPr>
                <w:rFonts w:cs="Arial"/>
                <w:szCs w:val="20"/>
                <w:highlight w:val="yellow"/>
              </w:rPr>
            </w:pPr>
          </w:p>
        </w:tc>
      </w:tr>
      <w:tr w:rsidR="00A46EE1">
        <w:trPr>
          <w:jc w:val="center"/>
        </w:trPr>
        <w:tc>
          <w:tcPr>
            <w:tcW w:w="1293" w:type="dxa"/>
            <w:tcBorders>
              <w:top w:val="single" w:sz="4" w:space="0" w:color="auto"/>
              <w:left w:val="single" w:sz="4" w:space="0" w:color="auto"/>
              <w:bottom w:val="single" w:sz="4" w:space="0" w:color="auto"/>
              <w:right w:val="single" w:sz="4" w:space="0" w:color="auto"/>
            </w:tcBorders>
            <w:hideMark/>
          </w:tcPr>
          <w:p w:rsidR="00A46EE1" w:rsidRDefault="00935523">
            <w:pPr>
              <w:rPr>
                <w:rFonts w:cs="Arial"/>
                <w:szCs w:val="20"/>
              </w:rPr>
            </w:pPr>
            <w:r>
              <w:rPr>
                <w:rStyle w:val="msoins0"/>
                <w:rFonts w:cs="Arial"/>
                <w:szCs w:val="20"/>
              </w:rPr>
              <w:t>5</w:t>
            </w:r>
          </w:p>
        </w:tc>
        <w:tc>
          <w:tcPr>
            <w:tcW w:w="7563" w:type="dxa"/>
            <w:tcBorders>
              <w:top w:val="single" w:sz="4" w:space="0" w:color="auto"/>
              <w:left w:val="single" w:sz="4" w:space="0" w:color="auto"/>
              <w:bottom w:val="single" w:sz="4" w:space="0" w:color="auto"/>
              <w:right w:val="single" w:sz="4" w:space="0" w:color="auto"/>
            </w:tcBorders>
          </w:tcPr>
          <w:p w:rsidR="00A46EE1" w:rsidRDefault="00A46EE1">
            <w:pPr>
              <w:rPr>
                <w:rFonts w:cs="Arial"/>
                <w:szCs w:val="20"/>
              </w:rPr>
            </w:pPr>
          </w:p>
        </w:tc>
      </w:tr>
    </w:tbl>
    <w:p w:rsidR="00A46EE1" w:rsidRDefault="00A46EE1">
      <w:pPr>
        <w:rPr>
          <w:rFonts w:cs="Arial"/>
          <w:szCs w:val="20"/>
        </w:rPr>
      </w:pPr>
    </w:p>
    <w:p w:rsidR="00AB1E94" w:rsidRPr="00AE06BC" w:rsidRDefault="00935523" w:rsidP="00406F39"/>
    <w:sectPr w:rsidR="00AB1E94" w:rsidRPr="00AE06BC" w:rsidSect="00CC6E4C">
      <w:headerReference w:type="default" r:id="rId157"/>
      <w:footerReference w:type="default" r:id="rId158"/>
      <w:pgSz w:w="12240" w:h="15840" w:code="1"/>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5523" w:rsidRDefault="00935523" w:rsidP="0085312A">
      <w:r>
        <w:separator/>
      </w:r>
    </w:p>
  </w:endnote>
  <w:endnote w:type="continuationSeparator" w:id="0">
    <w:p w:rsidR="00935523" w:rsidRDefault="00935523" w:rsidP="00853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0"/>
      <w:gridCol w:w="5400"/>
      <w:gridCol w:w="2070"/>
    </w:tblGrid>
    <w:tr w:rsidR="00583AF9" w:rsidRPr="00583AF9" w:rsidTr="0045093A">
      <w:trPr>
        <w:trHeight w:val="387"/>
        <w:jc w:val="center"/>
      </w:trPr>
      <w:tc>
        <w:tcPr>
          <w:tcW w:w="3510" w:type="dxa"/>
          <w:tcBorders>
            <w:top w:val="single" w:sz="4" w:space="0" w:color="auto"/>
            <w:left w:val="single" w:sz="4" w:space="0" w:color="auto"/>
            <w:bottom w:val="single" w:sz="4" w:space="0" w:color="auto"/>
            <w:right w:val="single" w:sz="4" w:space="0" w:color="auto"/>
          </w:tcBorders>
        </w:tcPr>
        <w:p w:rsidR="00583AF9" w:rsidRPr="00583AF9" w:rsidRDefault="00583AF9" w:rsidP="00CC6E4C">
          <w:pPr>
            <w:tabs>
              <w:tab w:val="center" w:pos="4320"/>
              <w:tab w:val="right" w:pos="8640"/>
            </w:tabs>
            <w:jc w:val="center"/>
            <w:rPr>
              <w:sz w:val="16"/>
            </w:rPr>
          </w:pPr>
          <w:r w:rsidRPr="00583AF9">
            <w:rPr>
              <w:b/>
              <w:smallCaps/>
              <w:sz w:val="16"/>
            </w:rPr>
            <w:t>file:</w:t>
          </w:r>
          <w:r w:rsidR="00CC6E4C">
            <w:t xml:space="preserve"> </w:t>
          </w:r>
          <w:r w:rsidR="00CC6E4C" w:rsidRPr="00CC6E4C">
            <w:rPr>
              <w:b/>
              <w:smallCaps/>
              <w:sz w:val="16"/>
            </w:rPr>
            <w:t xml:space="preserve">Active Park Assist V2 APIM </w:t>
          </w:r>
          <w:r w:rsidR="00CC6E4C">
            <w:rPr>
              <w:b/>
              <w:smallCaps/>
              <w:sz w:val="16"/>
            </w:rPr>
            <w:t>SPSS</w:t>
          </w:r>
          <w:r w:rsidR="00CC6E4C" w:rsidRPr="00CC6E4C">
            <w:rPr>
              <w:b/>
              <w:smallCaps/>
              <w:sz w:val="16"/>
            </w:rPr>
            <w:t xml:space="preserve"> v1.11 Mar 23, 2020</w:t>
          </w:r>
        </w:p>
      </w:tc>
      <w:tc>
        <w:tcPr>
          <w:tcW w:w="5400" w:type="dxa"/>
          <w:tcBorders>
            <w:top w:val="single" w:sz="4" w:space="0" w:color="auto"/>
            <w:left w:val="single" w:sz="4" w:space="0" w:color="auto"/>
            <w:bottom w:val="single" w:sz="4" w:space="0" w:color="auto"/>
            <w:right w:val="single" w:sz="4" w:space="0" w:color="auto"/>
          </w:tcBorders>
        </w:tcPr>
        <w:p w:rsidR="00583AF9" w:rsidRPr="00583AF9" w:rsidRDefault="00583AF9" w:rsidP="00583AF9">
          <w:pPr>
            <w:tabs>
              <w:tab w:val="center" w:pos="4320"/>
              <w:tab w:val="right" w:pos="8640"/>
            </w:tabs>
            <w:jc w:val="center"/>
            <w:rPr>
              <w:i/>
              <w:sz w:val="14"/>
            </w:rPr>
          </w:pPr>
          <w:r w:rsidRPr="00583AF9">
            <w:rPr>
              <w:b/>
              <w:smallCaps/>
              <w:sz w:val="16"/>
            </w:rPr>
            <w:t>FORD MOTOR COMPANY CONFIDENTIAL</w:t>
          </w:r>
          <w:r w:rsidRPr="00583AF9">
            <w:rPr>
              <w:i/>
              <w:sz w:val="14"/>
            </w:rPr>
            <w:t xml:space="preserve"> </w:t>
          </w:r>
        </w:p>
        <w:p w:rsidR="00583AF9" w:rsidRPr="00583AF9" w:rsidRDefault="00583AF9" w:rsidP="00583AF9">
          <w:pPr>
            <w:tabs>
              <w:tab w:val="center" w:pos="4320"/>
              <w:tab w:val="right" w:pos="8640"/>
            </w:tabs>
            <w:jc w:val="center"/>
            <w:rPr>
              <w:i/>
              <w:sz w:val="14"/>
            </w:rPr>
          </w:pPr>
          <w:r w:rsidRPr="00583AF9">
            <w:rPr>
              <w:i/>
              <w:sz w:val="14"/>
            </w:rPr>
            <w:t>The information contained in this document is Proprietary to Ford Motor Company.</w:t>
          </w:r>
        </w:p>
      </w:tc>
      <w:tc>
        <w:tcPr>
          <w:tcW w:w="2070" w:type="dxa"/>
          <w:tcBorders>
            <w:top w:val="single" w:sz="4" w:space="0" w:color="auto"/>
            <w:left w:val="single" w:sz="4" w:space="0" w:color="auto"/>
            <w:bottom w:val="single" w:sz="4" w:space="0" w:color="auto"/>
            <w:right w:val="single" w:sz="4" w:space="0" w:color="auto"/>
          </w:tcBorders>
        </w:tcPr>
        <w:p w:rsidR="00583AF9" w:rsidRPr="000D1DC3" w:rsidRDefault="00583AF9" w:rsidP="000D1DC3">
          <w:pPr>
            <w:tabs>
              <w:tab w:val="center" w:pos="4320"/>
              <w:tab w:val="right" w:pos="8640"/>
            </w:tabs>
            <w:jc w:val="center"/>
            <w:rPr>
              <w:szCs w:val="20"/>
            </w:rPr>
          </w:pPr>
          <w:r w:rsidRPr="00583AF9">
            <w:rPr>
              <w:i/>
              <w:szCs w:val="20"/>
            </w:rPr>
            <w:t xml:space="preserve">Page </w:t>
          </w:r>
          <w:r w:rsidRPr="00583AF9">
            <w:rPr>
              <w:szCs w:val="20"/>
            </w:rPr>
            <w:fldChar w:fldCharType="begin"/>
          </w:r>
          <w:r w:rsidRPr="00583AF9">
            <w:rPr>
              <w:szCs w:val="20"/>
            </w:rPr>
            <w:instrText xml:space="preserve"> PAGE </w:instrText>
          </w:r>
          <w:r w:rsidRPr="00583AF9">
            <w:rPr>
              <w:szCs w:val="20"/>
            </w:rPr>
            <w:fldChar w:fldCharType="separate"/>
          </w:r>
          <w:r w:rsidR="00CC6E4C">
            <w:rPr>
              <w:noProof/>
              <w:szCs w:val="20"/>
            </w:rPr>
            <w:t>2</w:t>
          </w:r>
          <w:r w:rsidRPr="00583AF9">
            <w:rPr>
              <w:szCs w:val="20"/>
            </w:rPr>
            <w:fldChar w:fldCharType="end"/>
          </w:r>
          <w:r w:rsidRPr="00583AF9">
            <w:rPr>
              <w:i/>
              <w:szCs w:val="20"/>
            </w:rPr>
            <w:t xml:space="preserve"> of </w:t>
          </w:r>
          <w:r w:rsidRPr="00583AF9">
            <w:rPr>
              <w:szCs w:val="20"/>
            </w:rPr>
            <w:fldChar w:fldCharType="begin"/>
          </w:r>
          <w:r w:rsidRPr="00583AF9">
            <w:rPr>
              <w:szCs w:val="20"/>
            </w:rPr>
            <w:instrText xml:space="preserve"> NUMPAGES </w:instrText>
          </w:r>
          <w:r w:rsidRPr="00583AF9">
            <w:rPr>
              <w:szCs w:val="20"/>
            </w:rPr>
            <w:fldChar w:fldCharType="separate"/>
          </w:r>
          <w:r w:rsidR="00CC6E4C">
            <w:rPr>
              <w:noProof/>
              <w:szCs w:val="20"/>
            </w:rPr>
            <w:t>140</w:t>
          </w:r>
          <w:r w:rsidRPr="00583AF9">
            <w:rPr>
              <w:szCs w:val="20"/>
            </w:rPr>
            <w:fldChar w:fldCharType="end"/>
          </w:r>
        </w:p>
      </w:tc>
    </w:tr>
  </w:tbl>
  <w:p w:rsidR="0085312A" w:rsidRPr="00583AF9" w:rsidRDefault="0085312A" w:rsidP="00583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5523" w:rsidRDefault="00935523" w:rsidP="0085312A">
      <w:r>
        <w:separator/>
      </w:r>
    </w:p>
  </w:footnote>
  <w:footnote w:type="continuationSeparator" w:id="0">
    <w:p w:rsidR="00935523" w:rsidRDefault="00935523" w:rsidP="00853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2590"/>
      <w:gridCol w:w="6570"/>
    </w:tblGrid>
    <w:tr w:rsidR="000D1DC3" w:rsidTr="0045093A">
      <w:trPr>
        <w:trHeight w:val="271"/>
        <w:jc w:val="center"/>
      </w:trPr>
      <w:tc>
        <w:tcPr>
          <w:tcW w:w="1820" w:type="dxa"/>
          <w:tcBorders>
            <w:top w:val="single" w:sz="4" w:space="0" w:color="auto"/>
            <w:left w:val="single" w:sz="4" w:space="0" w:color="auto"/>
            <w:bottom w:val="single" w:sz="4" w:space="0" w:color="auto"/>
            <w:right w:val="single" w:sz="4" w:space="0" w:color="auto"/>
          </w:tcBorders>
          <w:vAlign w:val="center"/>
        </w:tcPr>
        <w:p w:rsidR="000D1DC3" w:rsidRDefault="000D1DC3" w:rsidP="00EE2F2F">
          <w:pPr>
            <w:pStyle w:val="Date"/>
            <w:jc w:val="center"/>
            <w:rPr>
              <w:rFonts w:ascii="Arial" w:hAnsi="Arial" w:cs="Arial"/>
            </w:rPr>
          </w:pPr>
          <w:r>
            <w:rPr>
              <w:rFonts w:ascii="Arial" w:hAnsi="Arial" w:cs="Arial"/>
              <w:noProof/>
            </w:rPr>
            <w:drawing>
              <wp:inline distT="0" distB="0" distL="0" distR="0" wp14:anchorId="4BEE9DB8" wp14:editId="1C257144">
                <wp:extent cx="676275" cy="276225"/>
                <wp:effectExtent l="0" t="0" r="9525" b="9525"/>
                <wp:docPr id="23" name="Picture 23" descr="Fo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 Logo"/>
                        <pic:cNvPicPr>
                          <a:picLocks noChangeAspect="1" noChangeArrowheads="1"/>
                        </pic:cNvPicPr>
                      </pic:nvPicPr>
                      <pic:blipFill>
                        <a:blip r:embed="rId1">
                          <a:extLst>
                            <a:ext uri="{28A0092B-C50C-407E-A947-70E740481C1C}">
                              <a14:useLocalDpi xmlns:a14="http://schemas.microsoft.com/office/drawing/2010/main" val="0"/>
                            </a:ext>
                          </a:extLst>
                        </a:blip>
                        <a:srcRect l="6757" t="14584" r="8441" b="16614"/>
                        <a:stretch>
                          <a:fillRect/>
                        </a:stretch>
                      </pic:blipFill>
                      <pic:spPr bwMode="auto">
                        <a:xfrm>
                          <a:off x="0" y="0"/>
                          <a:ext cx="676275" cy="276225"/>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vAlign w:val="center"/>
        </w:tcPr>
        <w:p w:rsidR="000D1DC3" w:rsidRDefault="000D1DC3" w:rsidP="00EE2F2F">
          <w:pPr>
            <w:autoSpaceDN w:val="0"/>
            <w:jc w:val="center"/>
            <w:rPr>
              <w:rFonts w:cs="Arial"/>
              <w:b/>
              <w:bCs/>
              <w:sz w:val="16"/>
            </w:rPr>
          </w:pPr>
          <w:r>
            <w:rPr>
              <w:rFonts w:cs="Arial"/>
              <w:b/>
              <w:bCs/>
              <w:sz w:val="16"/>
            </w:rPr>
            <w:t>Ford Motor Company</w:t>
          </w:r>
        </w:p>
      </w:tc>
      <w:tc>
        <w:tcPr>
          <w:tcW w:w="6570" w:type="dxa"/>
          <w:tcBorders>
            <w:top w:val="single" w:sz="4" w:space="0" w:color="auto"/>
            <w:left w:val="single" w:sz="4" w:space="0" w:color="auto"/>
            <w:bottom w:val="single" w:sz="4" w:space="0" w:color="auto"/>
            <w:right w:val="single" w:sz="4" w:space="0" w:color="auto"/>
          </w:tcBorders>
          <w:vAlign w:val="center"/>
        </w:tcPr>
        <w:p w:rsidR="000D1DC3" w:rsidRDefault="000D1DC3" w:rsidP="00EE2F2F">
          <w:pPr>
            <w:autoSpaceDN w:val="0"/>
            <w:jc w:val="right"/>
            <w:rPr>
              <w:rFonts w:cs="Arial"/>
              <w:b/>
              <w:sz w:val="16"/>
              <w:szCs w:val="16"/>
            </w:rPr>
          </w:pPr>
          <w:r>
            <w:rPr>
              <w:rFonts w:cs="Arial"/>
              <w:b/>
              <w:sz w:val="16"/>
              <w:szCs w:val="16"/>
            </w:rPr>
            <w:t>Subsystem Part Specific Specification</w:t>
          </w:r>
        </w:p>
        <w:p w:rsidR="000D1DC3" w:rsidRDefault="000D1DC3" w:rsidP="00EE2F2F">
          <w:pPr>
            <w:autoSpaceDN w:val="0"/>
            <w:jc w:val="right"/>
            <w:rPr>
              <w:rFonts w:cs="Arial"/>
              <w:szCs w:val="20"/>
            </w:rPr>
          </w:pPr>
          <w:r>
            <w:rPr>
              <w:rFonts w:cs="Arial"/>
              <w:b/>
              <w:sz w:val="16"/>
              <w:szCs w:val="16"/>
            </w:rPr>
            <w:t>Engineering Specification</w:t>
          </w:r>
        </w:p>
      </w:tc>
    </w:tr>
  </w:tbl>
  <w:p w:rsidR="0085312A" w:rsidRPr="000D1DC3" w:rsidRDefault="0085312A" w:rsidP="000D1DC3">
    <w:pPr>
      <w:pStyle w:val="Header"/>
      <w:tabs>
        <w:tab w:val="clear" w:pos="4320"/>
        <w:tab w:val="clear" w:pos="8640"/>
        <w:tab w:val="left" w:pos="2520"/>
      </w:tabs>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806000"/>
    <w:multiLevelType w:val="singleLevel"/>
    <w:tmpl w:val="F014F376"/>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816001"/>
    <w:multiLevelType w:val="singleLevel"/>
    <w:tmpl w:val="CB9EEABC"/>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826002"/>
    <w:multiLevelType w:val="singleLevel"/>
    <w:tmpl w:val="1B40EA4C"/>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836003"/>
    <w:multiLevelType w:val="singleLevel"/>
    <w:tmpl w:val="79DC7936"/>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FF896004"/>
    <w:multiLevelType w:val="singleLevel"/>
    <w:tmpl w:val="B2F02B2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2056114"/>
    <w:multiLevelType w:val="hybridMultilevel"/>
    <w:tmpl w:val="A9D26C16"/>
    <w:lvl w:ilvl="0" w:tplc="B8006D08">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26F6122"/>
    <w:multiLevelType w:val="hybridMultilevel"/>
    <w:tmpl w:val="13726284"/>
    <w:lvl w:ilvl="0" w:tplc="B8006D08">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60946106"/>
    <w:multiLevelType w:val="hybridMultilevel"/>
    <w:tmpl w:val="13726284"/>
    <w:lvl w:ilvl="0" w:tplc="B8006D08">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60966110"/>
    <w:multiLevelType w:val="hybridMultilevel"/>
    <w:tmpl w:val="ECD64D62"/>
    <w:lvl w:ilvl="0" w:tplc="B8006D08">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60996112"/>
    <w:multiLevelType w:val="hybridMultilevel"/>
    <w:tmpl w:val="A9D26C16"/>
    <w:lvl w:ilvl="0" w:tplc="B8006D08">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61256233"/>
    <w:multiLevelType w:val="hybridMultilevel"/>
    <w:tmpl w:val="A50C5CDA"/>
    <w:lvl w:ilvl="0" w:tplc="0C92B9FC">
      <w:numFmt w:val="bullet"/>
      <w:lvlText w:val=""/>
      <w:lvlJc w:val="left"/>
      <w:pPr>
        <w:ind w:left="360" w:hanging="360"/>
      </w:pPr>
      <w:rPr>
        <w:rFonts w:ascii="Wingdings" w:eastAsia="MS Mincho" w:hAnsi="Wingdings"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1" w15:restartNumberingAfterBreak="0">
    <w:nsid w:val="77E26006"/>
    <w:multiLevelType w:val="multilevel"/>
    <w:tmpl w:val="9F38D93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sz w:val="20"/>
        <w:szCs w:val="20"/>
      </w:r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2"/>
  </w:num>
  <w:num w:numId="5">
    <w:abstractNumId w:val="1"/>
  </w:num>
  <w:num w:numId="6">
    <w:abstractNumId w:val="0"/>
  </w:num>
  <w:num w:numId="7">
    <w:abstractNumId w:val="7"/>
  </w:num>
  <w:num w:numId="8">
    <w:abstractNumId w:val="8"/>
  </w:num>
  <w:num w:numId="9">
    <w:abstractNumId w:val="5"/>
  </w:num>
  <w:num w:numId="10">
    <w:abstractNumId w:val="9"/>
  </w:num>
  <w:num w:numId="11">
    <w:abstractNumId w:val="6"/>
  </w:num>
  <w:num w:numId="12">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120"/>
    <w:rsid w:val="00000D82"/>
    <w:rsid w:val="0000741C"/>
    <w:rsid w:val="00012850"/>
    <w:rsid w:val="00051423"/>
    <w:rsid w:val="00073FCC"/>
    <w:rsid w:val="00075586"/>
    <w:rsid w:val="000A2DD3"/>
    <w:rsid w:val="000A4DC6"/>
    <w:rsid w:val="000B5689"/>
    <w:rsid w:val="000B7DB2"/>
    <w:rsid w:val="000D1DC3"/>
    <w:rsid w:val="000F6E6C"/>
    <w:rsid w:val="00151537"/>
    <w:rsid w:val="00187ABF"/>
    <w:rsid w:val="00191908"/>
    <w:rsid w:val="00193F35"/>
    <w:rsid w:val="001A62B3"/>
    <w:rsid w:val="001C09E8"/>
    <w:rsid w:val="001C5DE9"/>
    <w:rsid w:val="001D2426"/>
    <w:rsid w:val="001D5128"/>
    <w:rsid w:val="001F31C1"/>
    <w:rsid w:val="00200BF0"/>
    <w:rsid w:val="002034BF"/>
    <w:rsid w:val="00222D21"/>
    <w:rsid w:val="00224855"/>
    <w:rsid w:val="00231519"/>
    <w:rsid w:val="002566C9"/>
    <w:rsid w:val="002724B4"/>
    <w:rsid w:val="002A1081"/>
    <w:rsid w:val="002A6CE2"/>
    <w:rsid w:val="002B075A"/>
    <w:rsid w:val="002F5B92"/>
    <w:rsid w:val="003158E1"/>
    <w:rsid w:val="00333D30"/>
    <w:rsid w:val="00334805"/>
    <w:rsid w:val="003608D2"/>
    <w:rsid w:val="00365F72"/>
    <w:rsid w:val="003874CD"/>
    <w:rsid w:val="003C0C76"/>
    <w:rsid w:val="003C5407"/>
    <w:rsid w:val="003D443B"/>
    <w:rsid w:val="0040647E"/>
    <w:rsid w:val="00424137"/>
    <w:rsid w:val="00446E56"/>
    <w:rsid w:val="00450606"/>
    <w:rsid w:val="0045093A"/>
    <w:rsid w:val="00463E8B"/>
    <w:rsid w:val="00470ED4"/>
    <w:rsid w:val="00471CC7"/>
    <w:rsid w:val="0049073A"/>
    <w:rsid w:val="00491BBB"/>
    <w:rsid w:val="00492A53"/>
    <w:rsid w:val="004B0BB5"/>
    <w:rsid w:val="004B4BAD"/>
    <w:rsid w:val="004C4667"/>
    <w:rsid w:val="00502E45"/>
    <w:rsid w:val="005241ED"/>
    <w:rsid w:val="005274A4"/>
    <w:rsid w:val="00530C8E"/>
    <w:rsid w:val="0055272B"/>
    <w:rsid w:val="00554F13"/>
    <w:rsid w:val="00572782"/>
    <w:rsid w:val="0057297D"/>
    <w:rsid w:val="00574CEC"/>
    <w:rsid w:val="00580D99"/>
    <w:rsid w:val="00583AF9"/>
    <w:rsid w:val="005846C1"/>
    <w:rsid w:val="00586F13"/>
    <w:rsid w:val="005C5317"/>
    <w:rsid w:val="005F0FF4"/>
    <w:rsid w:val="005F3200"/>
    <w:rsid w:val="00625C03"/>
    <w:rsid w:val="0065745C"/>
    <w:rsid w:val="00662509"/>
    <w:rsid w:val="00670310"/>
    <w:rsid w:val="00671D6F"/>
    <w:rsid w:val="00681EFD"/>
    <w:rsid w:val="006B0670"/>
    <w:rsid w:val="006B4B0D"/>
    <w:rsid w:val="0071307B"/>
    <w:rsid w:val="00725E79"/>
    <w:rsid w:val="0072656E"/>
    <w:rsid w:val="00731D4C"/>
    <w:rsid w:val="007743BC"/>
    <w:rsid w:val="00782DC5"/>
    <w:rsid w:val="00795A3E"/>
    <w:rsid w:val="007B33BD"/>
    <w:rsid w:val="007B6258"/>
    <w:rsid w:val="007B6EC7"/>
    <w:rsid w:val="007C2C46"/>
    <w:rsid w:val="007E6833"/>
    <w:rsid w:val="00835385"/>
    <w:rsid w:val="008443AB"/>
    <w:rsid w:val="008460A7"/>
    <w:rsid w:val="0085312A"/>
    <w:rsid w:val="00881C55"/>
    <w:rsid w:val="0089619C"/>
    <w:rsid w:val="008A77F0"/>
    <w:rsid w:val="008B0F55"/>
    <w:rsid w:val="008C133C"/>
    <w:rsid w:val="008C3246"/>
    <w:rsid w:val="008C3FFE"/>
    <w:rsid w:val="008C5B86"/>
    <w:rsid w:val="008C66BC"/>
    <w:rsid w:val="008D1E1E"/>
    <w:rsid w:val="00902826"/>
    <w:rsid w:val="00935347"/>
    <w:rsid w:val="00935523"/>
    <w:rsid w:val="009503AA"/>
    <w:rsid w:val="009731C0"/>
    <w:rsid w:val="009765B1"/>
    <w:rsid w:val="00986933"/>
    <w:rsid w:val="00990BB4"/>
    <w:rsid w:val="009B31F6"/>
    <w:rsid w:val="009C63A8"/>
    <w:rsid w:val="009C71EB"/>
    <w:rsid w:val="009C78FC"/>
    <w:rsid w:val="009C7FD5"/>
    <w:rsid w:val="009D200D"/>
    <w:rsid w:val="009D4120"/>
    <w:rsid w:val="009E757D"/>
    <w:rsid w:val="009F1431"/>
    <w:rsid w:val="00A136AA"/>
    <w:rsid w:val="00A43BD7"/>
    <w:rsid w:val="00A43CEA"/>
    <w:rsid w:val="00A46EE1"/>
    <w:rsid w:val="00A814BF"/>
    <w:rsid w:val="00A927DD"/>
    <w:rsid w:val="00AA7830"/>
    <w:rsid w:val="00AB4863"/>
    <w:rsid w:val="00AD4E38"/>
    <w:rsid w:val="00AD76E8"/>
    <w:rsid w:val="00AE366A"/>
    <w:rsid w:val="00B045F3"/>
    <w:rsid w:val="00B1437A"/>
    <w:rsid w:val="00B36C60"/>
    <w:rsid w:val="00B4775A"/>
    <w:rsid w:val="00B57ABD"/>
    <w:rsid w:val="00B62830"/>
    <w:rsid w:val="00B62B18"/>
    <w:rsid w:val="00B64AE1"/>
    <w:rsid w:val="00B73A9F"/>
    <w:rsid w:val="00B85813"/>
    <w:rsid w:val="00B96E41"/>
    <w:rsid w:val="00C00C83"/>
    <w:rsid w:val="00C02A8F"/>
    <w:rsid w:val="00C05293"/>
    <w:rsid w:val="00C05CF4"/>
    <w:rsid w:val="00C11D33"/>
    <w:rsid w:val="00C179E9"/>
    <w:rsid w:val="00C4054B"/>
    <w:rsid w:val="00C41236"/>
    <w:rsid w:val="00C54E81"/>
    <w:rsid w:val="00C571B5"/>
    <w:rsid w:val="00C66C6C"/>
    <w:rsid w:val="00C802BC"/>
    <w:rsid w:val="00C8142F"/>
    <w:rsid w:val="00C9018E"/>
    <w:rsid w:val="00CA53EC"/>
    <w:rsid w:val="00CB63E9"/>
    <w:rsid w:val="00CB710B"/>
    <w:rsid w:val="00CB7873"/>
    <w:rsid w:val="00CC519C"/>
    <w:rsid w:val="00CC6E4C"/>
    <w:rsid w:val="00CE1A20"/>
    <w:rsid w:val="00CE7A30"/>
    <w:rsid w:val="00D227C3"/>
    <w:rsid w:val="00D248E1"/>
    <w:rsid w:val="00D27874"/>
    <w:rsid w:val="00D54CD4"/>
    <w:rsid w:val="00D82BB9"/>
    <w:rsid w:val="00D8727D"/>
    <w:rsid w:val="00D920D7"/>
    <w:rsid w:val="00D93F85"/>
    <w:rsid w:val="00DB14CC"/>
    <w:rsid w:val="00DD1F70"/>
    <w:rsid w:val="00E1021E"/>
    <w:rsid w:val="00E25E3E"/>
    <w:rsid w:val="00E4479E"/>
    <w:rsid w:val="00E77764"/>
    <w:rsid w:val="00E8091D"/>
    <w:rsid w:val="00E92C59"/>
    <w:rsid w:val="00E93D1E"/>
    <w:rsid w:val="00EB0FC2"/>
    <w:rsid w:val="00ED3878"/>
    <w:rsid w:val="00F06FAB"/>
    <w:rsid w:val="00F36267"/>
    <w:rsid w:val="00F4026E"/>
    <w:rsid w:val="00F43C6E"/>
    <w:rsid w:val="00F4679C"/>
    <w:rsid w:val="00F51A77"/>
    <w:rsid w:val="00F54E82"/>
    <w:rsid w:val="00F653E9"/>
    <w:rsid w:val="00F82E5D"/>
    <w:rsid w:val="00FB02DF"/>
    <w:rsid w:val="00FB2275"/>
    <w:rsid w:val="00FD505B"/>
    <w:rsid w:val="00FD74E4"/>
    <w:rsid w:val="00FF4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22CC6F"/>
  <w15:docId w15:val="{2CA15755-9832-4100-B48E-818277B7F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6C6C"/>
    <w:pPr>
      <w:spacing w:after="0" w:line="240" w:lineRule="auto"/>
    </w:pPr>
    <w:rPr>
      <w:rFonts w:ascii="Arial" w:eastAsia="SimSun" w:hAnsi="Arial" w:cs="Times New Roman"/>
      <w:sz w:val="20"/>
      <w:szCs w:val="24"/>
    </w:rPr>
  </w:style>
  <w:style w:type="paragraph" w:styleId="Heading1">
    <w:name w:val="heading 1"/>
    <w:basedOn w:val="Normal"/>
    <w:link w:val="Heading1Char"/>
    <w:qFormat/>
    <w:rsid w:val="00C66C6C"/>
    <w:pPr>
      <w:keepNext/>
      <w:pageBreakBefore/>
      <w:numPr>
        <w:numId w:val="1"/>
      </w:numPr>
      <w:spacing w:before="100" w:beforeAutospacing="1" w:after="100" w:afterAutospacing="1"/>
      <w:outlineLvl w:val="0"/>
    </w:pPr>
    <w:rPr>
      <w:rFonts w:eastAsia="Times New Roman"/>
      <w:b/>
      <w:bCs/>
      <w:kern w:val="36"/>
      <w:sz w:val="28"/>
      <w:szCs w:val="48"/>
    </w:rPr>
  </w:style>
  <w:style w:type="paragraph" w:styleId="Heading2">
    <w:name w:val="heading 2"/>
    <w:basedOn w:val="Normal"/>
    <w:next w:val="Normal"/>
    <w:link w:val="Heading2Char"/>
    <w:qFormat/>
    <w:rsid w:val="002A6CE2"/>
    <w:pPr>
      <w:keepNext/>
      <w:numPr>
        <w:ilvl w:val="1"/>
        <w:numId w:val="1"/>
      </w:numPr>
      <w:spacing w:before="240" w:after="60"/>
      <w:outlineLvl w:val="1"/>
    </w:pPr>
    <w:rPr>
      <w:rFonts w:cs="Arial"/>
      <w:b/>
      <w:bCs/>
      <w:iCs/>
      <w:sz w:val="24"/>
      <w:szCs w:val="28"/>
    </w:rPr>
  </w:style>
  <w:style w:type="paragraph" w:styleId="Heading3">
    <w:name w:val="heading 3"/>
    <w:basedOn w:val="Normal"/>
    <w:next w:val="Normal"/>
    <w:link w:val="Heading3Char"/>
    <w:qFormat/>
    <w:rsid w:val="002A6CE2"/>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qFormat/>
    <w:rsid w:val="002A6CE2"/>
    <w:pPr>
      <w:keepNext/>
      <w:numPr>
        <w:ilvl w:val="3"/>
        <w:numId w:val="1"/>
      </w:numPr>
      <w:spacing w:before="240" w:after="60"/>
      <w:outlineLvl w:val="3"/>
    </w:pPr>
    <w:rPr>
      <w:b/>
      <w:bCs/>
      <w:i/>
      <w:szCs w:val="28"/>
    </w:rPr>
  </w:style>
  <w:style w:type="paragraph" w:styleId="Heading5">
    <w:name w:val="heading 5"/>
    <w:basedOn w:val="Normal"/>
    <w:next w:val="Normal"/>
    <w:link w:val="Heading5Char"/>
    <w:qFormat/>
    <w:rsid w:val="00C66C6C"/>
    <w:pPr>
      <w:keepNext/>
      <w:numPr>
        <w:ilvl w:val="4"/>
        <w:numId w:val="1"/>
      </w:numPr>
      <w:spacing w:before="240" w:after="60"/>
      <w:outlineLvl w:val="4"/>
    </w:pPr>
    <w:rPr>
      <w:b/>
      <w:bCs/>
      <w:iCs/>
      <w:szCs w:val="26"/>
    </w:rPr>
  </w:style>
  <w:style w:type="paragraph" w:styleId="Heading6">
    <w:name w:val="heading 6"/>
    <w:basedOn w:val="Normal"/>
    <w:next w:val="Normal"/>
    <w:link w:val="Heading6Char"/>
    <w:qFormat/>
    <w:rsid w:val="00C66C6C"/>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C66C6C"/>
    <w:pPr>
      <w:keepNext/>
      <w:numPr>
        <w:ilvl w:val="6"/>
        <w:numId w:val="1"/>
      </w:numPr>
      <w:spacing w:before="240" w:after="60"/>
      <w:outlineLvl w:val="6"/>
    </w:pPr>
  </w:style>
  <w:style w:type="paragraph" w:styleId="Heading8">
    <w:name w:val="heading 8"/>
    <w:basedOn w:val="Normal"/>
    <w:next w:val="Normal"/>
    <w:link w:val="Heading8Char"/>
    <w:qFormat/>
    <w:rsid w:val="00C66C6C"/>
    <w:pPr>
      <w:keepNext/>
      <w:numPr>
        <w:ilvl w:val="7"/>
        <w:numId w:val="1"/>
      </w:numPr>
      <w:spacing w:before="240" w:after="60"/>
      <w:outlineLvl w:val="7"/>
    </w:pPr>
    <w:rPr>
      <w:i/>
      <w:iCs/>
    </w:rPr>
  </w:style>
  <w:style w:type="paragraph" w:styleId="Heading9">
    <w:name w:val="heading 9"/>
    <w:basedOn w:val="Normal"/>
    <w:next w:val="Normal"/>
    <w:link w:val="Heading9Char"/>
    <w:qFormat/>
    <w:rsid w:val="00C66C6C"/>
    <w:pPr>
      <w:keepNext/>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66C6C"/>
    <w:rPr>
      <w:rFonts w:ascii="Arial" w:eastAsia="Times New Roman" w:hAnsi="Arial" w:cs="Times New Roman"/>
      <w:b/>
      <w:bCs/>
      <w:kern w:val="36"/>
      <w:sz w:val="28"/>
      <w:szCs w:val="48"/>
    </w:rPr>
  </w:style>
  <w:style w:type="character" w:customStyle="1" w:styleId="Heading2Char">
    <w:name w:val="Heading 2 Char"/>
    <w:basedOn w:val="DefaultParagraphFont"/>
    <w:link w:val="Heading2"/>
    <w:rsid w:val="002A6CE2"/>
    <w:rPr>
      <w:rFonts w:ascii="Arial" w:eastAsia="SimSun" w:hAnsi="Arial" w:cs="Arial"/>
      <w:b/>
      <w:bCs/>
      <w:iCs/>
      <w:sz w:val="24"/>
      <w:szCs w:val="28"/>
    </w:rPr>
  </w:style>
  <w:style w:type="character" w:customStyle="1" w:styleId="Heading3Char">
    <w:name w:val="Heading 3 Char"/>
    <w:basedOn w:val="DefaultParagraphFont"/>
    <w:link w:val="Heading3"/>
    <w:rsid w:val="002A6CE2"/>
    <w:rPr>
      <w:rFonts w:ascii="Arial" w:eastAsia="SimSun" w:hAnsi="Arial" w:cs="Arial"/>
      <w:b/>
      <w:bCs/>
      <w:sz w:val="20"/>
      <w:szCs w:val="26"/>
    </w:rPr>
  </w:style>
  <w:style w:type="character" w:customStyle="1" w:styleId="Heading4Char">
    <w:name w:val="Heading 4 Char"/>
    <w:basedOn w:val="DefaultParagraphFont"/>
    <w:link w:val="Heading4"/>
    <w:rsid w:val="002A6CE2"/>
    <w:rPr>
      <w:rFonts w:ascii="Arial" w:eastAsia="SimSun" w:hAnsi="Arial" w:cs="Times New Roman"/>
      <w:b/>
      <w:bCs/>
      <w:i/>
      <w:sz w:val="20"/>
      <w:szCs w:val="28"/>
    </w:rPr>
  </w:style>
  <w:style w:type="character" w:customStyle="1" w:styleId="Heading5Char">
    <w:name w:val="Heading 5 Char"/>
    <w:basedOn w:val="DefaultParagraphFont"/>
    <w:link w:val="Heading5"/>
    <w:rsid w:val="00C66C6C"/>
    <w:rPr>
      <w:rFonts w:ascii="Arial" w:eastAsia="SimSun" w:hAnsi="Arial" w:cs="Times New Roman"/>
      <w:b/>
      <w:bCs/>
      <w:iCs/>
      <w:sz w:val="20"/>
      <w:szCs w:val="26"/>
    </w:rPr>
  </w:style>
  <w:style w:type="character" w:customStyle="1" w:styleId="Heading6Char">
    <w:name w:val="Heading 6 Char"/>
    <w:basedOn w:val="DefaultParagraphFont"/>
    <w:link w:val="Heading6"/>
    <w:rsid w:val="00C66C6C"/>
    <w:rPr>
      <w:rFonts w:ascii="Arial" w:eastAsia="SimSun" w:hAnsi="Arial" w:cs="Times New Roman"/>
      <w:b/>
      <w:bCs/>
      <w:sz w:val="20"/>
    </w:rPr>
  </w:style>
  <w:style w:type="character" w:customStyle="1" w:styleId="Heading7Char">
    <w:name w:val="Heading 7 Char"/>
    <w:basedOn w:val="DefaultParagraphFont"/>
    <w:link w:val="Heading7"/>
    <w:rsid w:val="00C66C6C"/>
    <w:rPr>
      <w:rFonts w:ascii="Arial" w:eastAsia="SimSun" w:hAnsi="Arial" w:cs="Times New Roman"/>
      <w:sz w:val="20"/>
      <w:szCs w:val="24"/>
    </w:rPr>
  </w:style>
  <w:style w:type="character" w:customStyle="1" w:styleId="Heading8Char">
    <w:name w:val="Heading 8 Char"/>
    <w:basedOn w:val="DefaultParagraphFont"/>
    <w:link w:val="Heading8"/>
    <w:rsid w:val="00C66C6C"/>
    <w:rPr>
      <w:rFonts w:ascii="Arial" w:eastAsia="SimSun" w:hAnsi="Arial" w:cs="Times New Roman"/>
      <w:i/>
      <w:iCs/>
      <w:sz w:val="20"/>
      <w:szCs w:val="24"/>
    </w:rPr>
  </w:style>
  <w:style w:type="character" w:customStyle="1" w:styleId="Heading9Char">
    <w:name w:val="Heading 9 Char"/>
    <w:basedOn w:val="DefaultParagraphFont"/>
    <w:link w:val="Heading9"/>
    <w:rsid w:val="00C66C6C"/>
    <w:rPr>
      <w:rFonts w:ascii="Arial" w:eastAsia="SimSun" w:hAnsi="Arial" w:cs="Arial"/>
      <w:sz w:val="20"/>
    </w:rPr>
  </w:style>
  <w:style w:type="paragraph" w:styleId="BalloonText">
    <w:name w:val="Balloon Text"/>
    <w:basedOn w:val="Normal"/>
    <w:link w:val="BalloonTextChar"/>
    <w:uiPriority w:val="99"/>
    <w:semiHidden/>
    <w:unhideWhenUsed/>
    <w:rsid w:val="002A6CE2"/>
    <w:rPr>
      <w:rFonts w:ascii="Tahoma" w:hAnsi="Tahoma" w:cs="Tahoma"/>
      <w:sz w:val="16"/>
      <w:szCs w:val="16"/>
    </w:rPr>
  </w:style>
  <w:style w:type="character" w:customStyle="1" w:styleId="BalloonTextChar">
    <w:name w:val="Balloon Text Char"/>
    <w:basedOn w:val="DefaultParagraphFont"/>
    <w:link w:val="BalloonText"/>
    <w:uiPriority w:val="99"/>
    <w:semiHidden/>
    <w:rsid w:val="002A6CE2"/>
    <w:rPr>
      <w:rFonts w:ascii="Tahoma" w:eastAsia="SimSun" w:hAnsi="Tahoma" w:cs="Tahoma"/>
      <w:sz w:val="16"/>
      <w:szCs w:val="16"/>
    </w:rPr>
  </w:style>
  <w:style w:type="character" w:styleId="CommentReference">
    <w:name w:val="annotation reference"/>
    <w:basedOn w:val="DefaultParagraphFont"/>
    <w:uiPriority w:val="99"/>
    <w:semiHidden/>
    <w:unhideWhenUsed/>
    <w:rsid w:val="002A6CE2"/>
    <w:rPr>
      <w:sz w:val="16"/>
      <w:szCs w:val="16"/>
    </w:rPr>
  </w:style>
  <w:style w:type="paragraph" w:styleId="CommentText">
    <w:name w:val="annotation text"/>
    <w:basedOn w:val="Normal"/>
    <w:link w:val="CommentTextChar"/>
    <w:uiPriority w:val="99"/>
    <w:semiHidden/>
    <w:unhideWhenUsed/>
    <w:rsid w:val="002A6CE2"/>
  </w:style>
  <w:style w:type="character" w:customStyle="1" w:styleId="CommentTextChar">
    <w:name w:val="Comment Text Char"/>
    <w:basedOn w:val="DefaultParagraphFont"/>
    <w:link w:val="CommentText"/>
    <w:uiPriority w:val="99"/>
    <w:semiHidden/>
    <w:rsid w:val="002A6CE2"/>
    <w:rPr>
      <w:rFonts w:ascii="Arial" w:eastAsia="SimSun" w:hAnsi="Arial" w:cs="Times New Roman"/>
      <w:sz w:val="20"/>
      <w:szCs w:val="24"/>
    </w:rPr>
  </w:style>
  <w:style w:type="table" w:styleId="TableGrid">
    <w:name w:val="Table Grid"/>
    <w:basedOn w:val="TableNormal"/>
    <w:uiPriority w:val="59"/>
    <w:rsid w:val="002A6C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qFormat/>
    <w:rsid w:val="002A6CE2"/>
    <w:rPr>
      <w:b/>
      <w:bCs/>
      <w:szCs w:val="20"/>
    </w:rPr>
  </w:style>
  <w:style w:type="paragraph" w:styleId="Date">
    <w:name w:val="Date"/>
    <w:basedOn w:val="Normal"/>
    <w:next w:val="Normal"/>
    <w:link w:val="DateChar"/>
    <w:rsid w:val="002A6CE2"/>
    <w:pPr>
      <w:autoSpaceDN w:val="0"/>
    </w:pPr>
    <w:rPr>
      <w:rFonts w:ascii="Times New Roman" w:eastAsia="Times New Roman" w:hAnsi="Times New Roman"/>
    </w:rPr>
  </w:style>
  <w:style w:type="character" w:customStyle="1" w:styleId="DateChar">
    <w:name w:val="Date Char"/>
    <w:basedOn w:val="DefaultParagraphFont"/>
    <w:link w:val="Date"/>
    <w:rsid w:val="002A6CE2"/>
    <w:rPr>
      <w:rFonts w:ascii="Times New Roman" w:eastAsia="Times New Roman" w:hAnsi="Times New Roman" w:cs="Times New Roman"/>
      <w:sz w:val="20"/>
      <w:szCs w:val="24"/>
    </w:rPr>
  </w:style>
  <w:style w:type="paragraph" w:customStyle="1" w:styleId="doclisting">
    <w:name w:val="doclisting"/>
    <w:basedOn w:val="Normal"/>
    <w:rsid w:val="002A6CE2"/>
    <w:pPr>
      <w:spacing w:before="100" w:beforeAutospacing="1" w:after="100" w:afterAutospacing="1"/>
    </w:pPr>
    <w:rPr>
      <w:rFonts w:ascii="Times New Roman" w:eastAsia="Times New Roman" w:hAnsi="Times New Roman"/>
      <w:sz w:val="24"/>
    </w:rPr>
  </w:style>
  <w:style w:type="paragraph" w:styleId="DocumentMap">
    <w:name w:val="Document Map"/>
    <w:basedOn w:val="Normal"/>
    <w:link w:val="DocumentMapChar"/>
    <w:semiHidden/>
    <w:rsid w:val="002A6CE2"/>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2A6CE2"/>
    <w:rPr>
      <w:rFonts w:ascii="Tahoma" w:eastAsia="SimSun" w:hAnsi="Tahoma" w:cs="Tahoma"/>
      <w:sz w:val="20"/>
      <w:szCs w:val="20"/>
      <w:shd w:val="clear" w:color="auto" w:fill="000080"/>
    </w:rPr>
  </w:style>
  <w:style w:type="character" w:styleId="FollowedHyperlink">
    <w:name w:val="FollowedHyperlink"/>
    <w:basedOn w:val="DefaultParagraphFont"/>
    <w:rsid w:val="002A6CE2"/>
    <w:rPr>
      <w:color w:val="606420"/>
      <w:u w:val="single"/>
    </w:rPr>
  </w:style>
  <w:style w:type="paragraph" w:styleId="Footer">
    <w:name w:val="footer"/>
    <w:basedOn w:val="Normal"/>
    <w:link w:val="FooterChar"/>
    <w:rsid w:val="002A6CE2"/>
    <w:pPr>
      <w:tabs>
        <w:tab w:val="center" w:pos="4320"/>
        <w:tab w:val="right" w:pos="8640"/>
      </w:tabs>
    </w:pPr>
  </w:style>
  <w:style w:type="character" w:customStyle="1" w:styleId="FooterChar">
    <w:name w:val="Footer Char"/>
    <w:basedOn w:val="DefaultParagraphFont"/>
    <w:link w:val="Footer"/>
    <w:rsid w:val="002A6CE2"/>
    <w:rPr>
      <w:rFonts w:ascii="Arial" w:eastAsia="SimSun" w:hAnsi="Arial" w:cs="Times New Roman"/>
      <w:sz w:val="20"/>
      <w:szCs w:val="24"/>
    </w:rPr>
  </w:style>
  <w:style w:type="paragraph" w:styleId="Header">
    <w:name w:val="header"/>
    <w:basedOn w:val="Normal"/>
    <w:link w:val="HeaderChar"/>
    <w:rsid w:val="002A6CE2"/>
    <w:pPr>
      <w:tabs>
        <w:tab w:val="center" w:pos="4320"/>
        <w:tab w:val="right" w:pos="8640"/>
      </w:tabs>
    </w:pPr>
  </w:style>
  <w:style w:type="character" w:customStyle="1" w:styleId="HeaderChar">
    <w:name w:val="Header Char"/>
    <w:basedOn w:val="DefaultParagraphFont"/>
    <w:link w:val="Header"/>
    <w:rsid w:val="002A6CE2"/>
    <w:rPr>
      <w:rFonts w:ascii="Arial" w:eastAsia="SimSun" w:hAnsi="Arial" w:cs="Times New Roman"/>
      <w:sz w:val="20"/>
      <w:szCs w:val="24"/>
    </w:rPr>
  </w:style>
  <w:style w:type="character" w:styleId="Hyperlink">
    <w:name w:val="Hyperlink"/>
    <w:basedOn w:val="DefaultParagraphFont"/>
    <w:uiPriority w:val="99"/>
    <w:rsid w:val="002A6CE2"/>
    <w:rPr>
      <w:color w:val="0000FF"/>
      <w:u w:val="single"/>
    </w:rPr>
  </w:style>
  <w:style w:type="paragraph" w:styleId="ListBullet">
    <w:name w:val="List Bullet"/>
    <w:basedOn w:val="Normal"/>
    <w:rsid w:val="002A6CE2"/>
    <w:pPr>
      <w:numPr>
        <w:numId w:val="2"/>
      </w:numPr>
    </w:pPr>
  </w:style>
  <w:style w:type="paragraph" w:styleId="ListBullet2">
    <w:name w:val="List Bullet 2"/>
    <w:basedOn w:val="Normal"/>
    <w:rsid w:val="002A6CE2"/>
    <w:pPr>
      <w:numPr>
        <w:numId w:val="3"/>
      </w:numPr>
    </w:pPr>
  </w:style>
  <w:style w:type="paragraph" w:styleId="ListBullet3">
    <w:name w:val="List Bullet 3"/>
    <w:basedOn w:val="Normal"/>
    <w:rsid w:val="002A6CE2"/>
    <w:pPr>
      <w:numPr>
        <w:numId w:val="4"/>
      </w:numPr>
    </w:pPr>
  </w:style>
  <w:style w:type="paragraph" w:styleId="ListBullet4">
    <w:name w:val="List Bullet 4"/>
    <w:basedOn w:val="Normal"/>
    <w:rsid w:val="002A6CE2"/>
    <w:pPr>
      <w:numPr>
        <w:numId w:val="5"/>
      </w:numPr>
    </w:pPr>
  </w:style>
  <w:style w:type="paragraph" w:styleId="ListBullet5">
    <w:name w:val="List Bullet 5"/>
    <w:basedOn w:val="Normal"/>
    <w:rsid w:val="002A6CE2"/>
    <w:pPr>
      <w:numPr>
        <w:numId w:val="6"/>
      </w:numPr>
    </w:pPr>
  </w:style>
  <w:style w:type="character" w:customStyle="1" w:styleId="msochangeprop0">
    <w:name w:val="msochangeprop0"/>
    <w:basedOn w:val="DefaultParagraphFont"/>
    <w:rsid w:val="002A6CE2"/>
  </w:style>
  <w:style w:type="character" w:customStyle="1" w:styleId="msodel0">
    <w:name w:val="msodel0"/>
    <w:basedOn w:val="DefaultParagraphFont"/>
    <w:rsid w:val="002A6CE2"/>
  </w:style>
  <w:style w:type="character" w:customStyle="1" w:styleId="msoins0">
    <w:name w:val="msoins0"/>
    <w:basedOn w:val="DefaultParagraphFont"/>
    <w:rsid w:val="002A6CE2"/>
  </w:style>
  <w:style w:type="character" w:customStyle="1" w:styleId="msoins00">
    <w:name w:val="msoins00"/>
    <w:basedOn w:val="DefaultParagraphFont"/>
    <w:rsid w:val="002A6CE2"/>
  </w:style>
  <w:style w:type="character" w:customStyle="1" w:styleId="msoins000">
    <w:name w:val="msoins000"/>
    <w:basedOn w:val="DefaultParagraphFont"/>
    <w:rsid w:val="002A6CE2"/>
  </w:style>
  <w:style w:type="character" w:customStyle="1" w:styleId="msoins01">
    <w:name w:val="msoins01"/>
    <w:basedOn w:val="DefaultParagraphFont"/>
    <w:rsid w:val="002A6CE2"/>
  </w:style>
  <w:style w:type="character" w:customStyle="1" w:styleId="msoins1">
    <w:name w:val="msoins1"/>
    <w:basedOn w:val="DefaultParagraphFont"/>
    <w:rsid w:val="002A6CE2"/>
  </w:style>
  <w:style w:type="character" w:customStyle="1" w:styleId="msoins2">
    <w:name w:val="msoins2"/>
    <w:basedOn w:val="DefaultParagraphFont"/>
    <w:rsid w:val="002A6CE2"/>
  </w:style>
  <w:style w:type="character" w:customStyle="1" w:styleId="objecttype0">
    <w:name w:val="objecttype0"/>
    <w:basedOn w:val="DefaultParagraphFont"/>
    <w:rsid w:val="002A6CE2"/>
  </w:style>
  <w:style w:type="character" w:styleId="PageNumber">
    <w:name w:val="page number"/>
    <w:basedOn w:val="DefaultParagraphFont"/>
    <w:rsid w:val="002A6CE2"/>
  </w:style>
  <w:style w:type="character" w:customStyle="1" w:styleId="spelle">
    <w:name w:val="spelle"/>
    <w:basedOn w:val="DefaultParagraphFont"/>
    <w:rsid w:val="002A6CE2"/>
  </w:style>
  <w:style w:type="paragraph" w:customStyle="1" w:styleId="styleright025cm">
    <w:name w:val="styleright025cm"/>
    <w:basedOn w:val="Normal"/>
    <w:rsid w:val="002A6CE2"/>
    <w:pPr>
      <w:spacing w:before="100" w:beforeAutospacing="1" w:after="100" w:afterAutospacing="1"/>
    </w:pPr>
    <w:rPr>
      <w:rFonts w:ascii="Times New Roman" w:eastAsia="Times New Roman" w:hAnsi="Times New Roman"/>
      <w:sz w:val="24"/>
    </w:rPr>
  </w:style>
  <w:style w:type="paragraph" w:styleId="TableofFigures">
    <w:name w:val="table of figures"/>
    <w:basedOn w:val="Normal"/>
    <w:next w:val="Normal"/>
    <w:semiHidden/>
    <w:rsid w:val="002A6CE2"/>
  </w:style>
  <w:style w:type="paragraph" w:styleId="TOC1">
    <w:name w:val="toc 1"/>
    <w:basedOn w:val="Normal"/>
    <w:next w:val="Normal"/>
    <w:autoRedefine/>
    <w:uiPriority w:val="39"/>
    <w:rsid w:val="00B73A9F"/>
    <w:pPr>
      <w:spacing w:before="240"/>
    </w:pPr>
    <w:rPr>
      <w:b/>
      <w:smallCaps/>
    </w:rPr>
  </w:style>
  <w:style w:type="paragraph" w:styleId="TOC2">
    <w:name w:val="toc 2"/>
    <w:basedOn w:val="Normal"/>
    <w:next w:val="Normal"/>
    <w:autoRedefine/>
    <w:uiPriority w:val="39"/>
    <w:rsid w:val="00B73A9F"/>
    <w:pPr>
      <w:spacing w:before="120"/>
      <w:ind w:left="202"/>
    </w:pPr>
    <w:rPr>
      <w:i/>
    </w:rPr>
  </w:style>
  <w:style w:type="paragraph" w:styleId="TOC3">
    <w:name w:val="toc 3"/>
    <w:basedOn w:val="Normal"/>
    <w:next w:val="Normal"/>
    <w:autoRedefine/>
    <w:uiPriority w:val="39"/>
    <w:rsid w:val="002A6CE2"/>
    <w:pPr>
      <w:ind w:left="400"/>
    </w:pPr>
  </w:style>
  <w:style w:type="paragraph" w:customStyle="1" w:styleId="BoldText">
    <w:name w:val="BoldText"/>
    <w:basedOn w:val="Normal"/>
    <w:next w:val="Normal"/>
    <w:rsid w:val="00C66C6C"/>
    <w:pPr>
      <w:keepNext/>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6195508">
      <w:bodyDiv w:val="1"/>
      <w:marLeft w:val="0"/>
      <w:marRight w:val="0"/>
      <w:marTop w:val="0"/>
      <w:marBottom w:val="0"/>
      <w:divBdr>
        <w:top w:val="none" w:sz="0" w:space="0" w:color="auto"/>
        <w:left w:val="none" w:sz="0" w:space="0" w:color="auto"/>
        <w:bottom w:val="none" w:sz="0" w:space="0" w:color="auto"/>
        <w:right w:val="none" w:sz="0" w:space="0" w:color="auto"/>
      </w:divBdr>
    </w:div>
    <w:div w:id="912273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4.jpeg"/><Relationship Id="rId21" Type="http://schemas.openxmlformats.org/officeDocument/2006/relationships/oleObject" Target="embeddings/oleObject2.bin"/><Relationship Id="rId42" Type="http://schemas.openxmlformats.org/officeDocument/2006/relationships/image" Target="media/image33.jpeg"/><Relationship Id="rId63" Type="http://schemas.openxmlformats.org/officeDocument/2006/relationships/image" Target="media/image54.png"/><Relationship Id="rId84" Type="http://schemas.openxmlformats.org/officeDocument/2006/relationships/image" Target="media/image59.jpeg"/><Relationship Id="rId138" Type="http://schemas.openxmlformats.org/officeDocument/2006/relationships/image" Target="media/image105.png"/><Relationship Id="rId159" Type="http://schemas.openxmlformats.org/officeDocument/2006/relationships/fontTable" Target="fontTable.xml"/><Relationship Id="rId107" Type="http://schemas.openxmlformats.org/officeDocument/2006/relationships/image" Target="media/image74.jpeg"/><Relationship Id="rId11" Type="http://schemas.openxmlformats.org/officeDocument/2006/relationships/image" Target="media/image5.jpg"/><Relationship Id="rId32" Type="http://schemas.openxmlformats.org/officeDocument/2006/relationships/image" Target="media/image23.jpeg"/><Relationship Id="rId53" Type="http://schemas.openxmlformats.org/officeDocument/2006/relationships/image" Target="media/image44.jpeg"/><Relationship Id="rId74" Type="http://schemas.openxmlformats.org/officeDocument/2006/relationships/oleObject" Target="embeddings/oleObject9.bin"/><Relationship Id="rId128" Type="http://schemas.openxmlformats.org/officeDocument/2006/relationships/image" Target="media/image95.jpeg"/><Relationship Id="rId149" Type="http://schemas.openxmlformats.org/officeDocument/2006/relationships/image" Target="media/image114.png"/><Relationship Id="rId5" Type="http://schemas.openxmlformats.org/officeDocument/2006/relationships/footnotes" Target="footnotes.xml"/><Relationship Id="rId95" Type="http://schemas.openxmlformats.org/officeDocument/2006/relationships/image" Target="media/image66.jpeg"/><Relationship Id="rId160" Type="http://schemas.openxmlformats.org/officeDocument/2006/relationships/theme" Target="theme/theme1.xml"/><Relationship Id="rId22" Type="http://schemas.openxmlformats.org/officeDocument/2006/relationships/image" Target="media/image14.emf"/><Relationship Id="rId43" Type="http://schemas.openxmlformats.org/officeDocument/2006/relationships/image" Target="media/image34.jpeg"/><Relationship Id="rId64" Type="http://schemas.openxmlformats.org/officeDocument/2006/relationships/image" Target="media/image55.png"/><Relationship Id="rId118" Type="http://schemas.openxmlformats.org/officeDocument/2006/relationships/image" Target="media/image85.jpeg"/><Relationship Id="rId139" Type="http://schemas.openxmlformats.org/officeDocument/2006/relationships/image" Target="media/image106.jpeg"/><Relationship Id="rId85" Type="http://schemas.openxmlformats.org/officeDocument/2006/relationships/image" Target="media/image60.jpeg"/><Relationship Id="rId150" Type="http://schemas.openxmlformats.org/officeDocument/2006/relationships/image" Target="media/image115.jpeg"/><Relationship Id="rId12" Type="http://schemas.openxmlformats.org/officeDocument/2006/relationships/image" Target="media/image6.jpg"/><Relationship Id="rId17" Type="http://schemas.openxmlformats.org/officeDocument/2006/relationships/image" Target="media/image11.emf"/><Relationship Id="rId33" Type="http://schemas.openxmlformats.org/officeDocument/2006/relationships/image" Target="media/image24.jpeg"/><Relationship Id="rId38" Type="http://schemas.openxmlformats.org/officeDocument/2006/relationships/image" Target="media/image29.jpeg"/><Relationship Id="rId59" Type="http://schemas.openxmlformats.org/officeDocument/2006/relationships/image" Target="media/image50.jpeg"/><Relationship Id="rId103" Type="http://schemas.openxmlformats.org/officeDocument/2006/relationships/image" Target="media/image70.jpeg"/><Relationship Id="rId108" Type="http://schemas.openxmlformats.org/officeDocument/2006/relationships/image" Target="media/image75.jpeg"/><Relationship Id="rId124" Type="http://schemas.openxmlformats.org/officeDocument/2006/relationships/image" Target="media/image91.jpeg"/><Relationship Id="rId129" Type="http://schemas.openxmlformats.org/officeDocument/2006/relationships/image" Target="media/image96.jpeg"/><Relationship Id="rId54" Type="http://schemas.openxmlformats.org/officeDocument/2006/relationships/image" Target="media/image45.jpeg"/><Relationship Id="rId70" Type="http://schemas.openxmlformats.org/officeDocument/2006/relationships/oleObject" Target="embeddings/oleObject5.bin"/><Relationship Id="rId75" Type="http://schemas.openxmlformats.org/officeDocument/2006/relationships/oleObject" Target="embeddings/oleObject10.bin"/><Relationship Id="rId91" Type="http://schemas.openxmlformats.org/officeDocument/2006/relationships/oleObject" Target="embeddings/oleObject20.bin"/><Relationship Id="rId96" Type="http://schemas.openxmlformats.org/officeDocument/2006/relationships/image" Target="media/image67.jpeg"/><Relationship Id="rId140" Type="http://schemas.openxmlformats.org/officeDocument/2006/relationships/image" Target="media/image107.png"/><Relationship Id="rId145" Type="http://schemas.openxmlformats.org/officeDocument/2006/relationships/image" Target="media/image112.png"/><Relationship Id="rId161"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package" Target="embeddings/5978a37c000096eb00003090.vsdx"/><Relationship Id="rId28" Type="http://schemas.openxmlformats.org/officeDocument/2006/relationships/image" Target="media/image19.jpeg"/><Relationship Id="rId49" Type="http://schemas.openxmlformats.org/officeDocument/2006/relationships/image" Target="media/image40.png"/><Relationship Id="rId114" Type="http://schemas.openxmlformats.org/officeDocument/2006/relationships/image" Target="media/image81.jpeg"/><Relationship Id="rId119" Type="http://schemas.openxmlformats.org/officeDocument/2006/relationships/image" Target="media/image86.jpeg"/><Relationship Id="rId44" Type="http://schemas.openxmlformats.org/officeDocument/2006/relationships/image" Target="media/image35.jpeg"/><Relationship Id="rId60" Type="http://schemas.openxmlformats.org/officeDocument/2006/relationships/image" Target="media/image51.jpeg"/><Relationship Id="rId65" Type="http://schemas.openxmlformats.org/officeDocument/2006/relationships/image" Target="media/image56.jpeg"/><Relationship Id="rId81" Type="http://schemas.openxmlformats.org/officeDocument/2006/relationships/oleObject" Target="embeddings/oleObject16.bin"/><Relationship Id="rId86" Type="http://schemas.openxmlformats.org/officeDocument/2006/relationships/image" Target="media/image61.jpeg"/><Relationship Id="rId130" Type="http://schemas.openxmlformats.org/officeDocument/2006/relationships/image" Target="media/image97.jpeg"/><Relationship Id="rId135" Type="http://schemas.openxmlformats.org/officeDocument/2006/relationships/image" Target="media/image102.jpeg"/><Relationship Id="rId151" Type="http://schemas.openxmlformats.org/officeDocument/2006/relationships/image" Target="media/image116.jpeg"/><Relationship Id="rId156" Type="http://schemas.openxmlformats.org/officeDocument/2006/relationships/image" Target="media/image121.emf"/><Relationship Id="rId13" Type="http://schemas.openxmlformats.org/officeDocument/2006/relationships/image" Target="media/image7.png"/><Relationship Id="rId18" Type="http://schemas.openxmlformats.org/officeDocument/2006/relationships/oleObject" Target="embeddings/oleObject1.bin"/><Relationship Id="rId39" Type="http://schemas.openxmlformats.org/officeDocument/2006/relationships/image" Target="media/image30.jpeg"/><Relationship Id="rId109" Type="http://schemas.openxmlformats.org/officeDocument/2006/relationships/image" Target="media/image76.jpe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png"/><Relationship Id="rId76" Type="http://schemas.openxmlformats.org/officeDocument/2006/relationships/oleObject" Target="embeddings/oleObject11.bin"/><Relationship Id="rId97" Type="http://schemas.openxmlformats.org/officeDocument/2006/relationships/image" Target="media/image68.jpeg"/><Relationship Id="rId104" Type="http://schemas.openxmlformats.org/officeDocument/2006/relationships/image" Target="media/image71.jpeg"/><Relationship Id="rId120" Type="http://schemas.openxmlformats.org/officeDocument/2006/relationships/image" Target="media/image87.jpeg"/><Relationship Id="rId125" Type="http://schemas.openxmlformats.org/officeDocument/2006/relationships/image" Target="media/image92.jpeg"/><Relationship Id="rId141" Type="http://schemas.openxmlformats.org/officeDocument/2006/relationships/image" Target="media/image108.png"/><Relationship Id="rId146" Type="http://schemas.openxmlformats.org/officeDocument/2006/relationships/oleObject" Target="embeddings/oleObject27.bin"/><Relationship Id="rId7" Type="http://schemas.openxmlformats.org/officeDocument/2006/relationships/image" Target="media/image1.jpeg"/><Relationship Id="rId71" Type="http://schemas.openxmlformats.org/officeDocument/2006/relationships/oleObject" Target="embeddings/oleObject6.bin"/><Relationship Id="rId92" Type="http://schemas.openxmlformats.org/officeDocument/2006/relationships/oleObject" Target="embeddings/oleObject21.bin"/><Relationship Id="rId162" Type="http://schemas.openxmlformats.org/officeDocument/2006/relationships/customXml" Target="../customXml/item2.xml"/><Relationship Id="rId2" Type="http://schemas.openxmlformats.org/officeDocument/2006/relationships/styles" Target="styles.xml"/><Relationship Id="rId29" Type="http://schemas.openxmlformats.org/officeDocument/2006/relationships/image" Target="media/image20.jpeg"/><Relationship Id="rId24" Type="http://schemas.openxmlformats.org/officeDocument/2006/relationships/image" Target="media/image15.jpe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image" Target="media/image57.png"/><Relationship Id="rId87" Type="http://schemas.openxmlformats.org/officeDocument/2006/relationships/image" Target="media/image62.jpeg"/><Relationship Id="rId110" Type="http://schemas.openxmlformats.org/officeDocument/2006/relationships/image" Target="media/image77.jpeg"/><Relationship Id="rId115" Type="http://schemas.openxmlformats.org/officeDocument/2006/relationships/image" Target="media/image82.jpeg"/><Relationship Id="rId131" Type="http://schemas.openxmlformats.org/officeDocument/2006/relationships/image" Target="media/image98.jpeg"/><Relationship Id="rId136" Type="http://schemas.openxmlformats.org/officeDocument/2006/relationships/image" Target="media/image103.jpeg"/><Relationship Id="rId157" Type="http://schemas.openxmlformats.org/officeDocument/2006/relationships/header" Target="header1.xml"/><Relationship Id="rId61" Type="http://schemas.openxmlformats.org/officeDocument/2006/relationships/image" Target="media/image52.jpeg"/><Relationship Id="rId82" Type="http://schemas.openxmlformats.org/officeDocument/2006/relationships/oleObject" Target="embeddings/oleObject17.bin"/><Relationship Id="rId152" Type="http://schemas.openxmlformats.org/officeDocument/2006/relationships/image" Target="media/image117.jpeg"/><Relationship Id="rId19" Type="http://schemas.openxmlformats.org/officeDocument/2006/relationships/image" Target="media/image12.png"/><Relationship Id="rId14" Type="http://schemas.openxmlformats.org/officeDocument/2006/relationships/image" Target="media/image8.png"/><Relationship Id="rId30" Type="http://schemas.openxmlformats.org/officeDocument/2006/relationships/image" Target="media/image21.jpeg"/><Relationship Id="rId35" Type="http://schemas.openxmlformats.org/officeDocument/2006/relationships/image" Target="media/image26.jpeg"/><Relationship Id="rId56" Type="http://schemas.openxmlformats.org/officeDocument/2006/relationships/image" Target="media/image47.jpeg"/><Relationship Id="rId77" Type="http://schemas.openxmlformats.org/officeDocument/2006/relationships/oleObject" Target="embeddings/oleObject12.bin"/><Relationship Id="rId100" Type="http://schemas.openxmlformats.org/officeDocument/2006/relationships/oleObject" Target="embeddings/oleObject25.bin"/><Relationship Id="rId105" Type="http://schemas.openxmlformats.org/officeDocument/2006/relationships/image" Target="media/image72.jpeg"/><Relationship Id="rId126" Type="http://schemas.openxmlformats.org/officeDocument/2006/relationships/image" Target="media/image93.jpeg"/><Relationship Id="rId147" Type="http://schemas.openxmlformats.org/officeDocument/2006/relationships/image" Target="media/image113.jpeg"/><Relationship Id="rId8" Type="http://schemas.openxmlformats.org/officeDocument/2006/relationships/image" Target="media/image2.jpeg"/><Relationship Id="rId51" Type="http://schemas.openxmlformats.org/officeDocument/2006/relationships/image" Target="media/image42.jpeg"/><Relationship Id="rId72" Type="http://schemas.openxmlformats.org/officeDocument/2006/relationships/oleObject" Target="embeddings/oleObject7.bin"/><Relationship Id="rId93" Type="http://schemas.openxmlformats.org/officeDocument/2006/relationships/oleObject" Target="embeddings/oleObject22.bin"/><Relationship Id="rId98" Type="http://schemas.openxmlformats.org/officeDocument/2006/relationships/oleObject" Target="embeddings/oleObject23.bin"/><Relationship Id="rId121" Type="http://schemas.openxmlformats.org/officeDocument/2006/relationships/image" Target="media/image88.jpeg"/><Relationship Id="rId142" Type="http://schemas.openxmlformats.org/officeDocument/2006/relationships/image" Target="media/image109.jpeg"/><Relationship Id="rId163" Type="http://schemas.openxmlformats.org/officeDocument/2006/relationships/customXml" Target="../customXml/item3.xml"/><Relationship Id="rId3" Type="http://schemas.openxmlformats.org/officeDocument/2006/relationships/settings" Target="settings.xml"/><Relationship Id="rId25" Type="http://schemas.openxmlformats.org/officeDocument/2006/relationships/image" Target="media/image16.jpeg"/><Relationship Id="rId46" Type="http://schemas.openxmlformats.org/officeDocument/2006/relationships/image" Target="media/image37.jpeg"/><Relationship Id="rId67" Type="http://schemas.openxmlformats.org/officeDocument/2006/relationships/image" Target="media/image58.png"/><Relationship Id="rId116" Type="http://schemas.openxmlformats.org/officeDocument/2006/relationships/image" Target="media/image83.jpeg"/><Relationship Id="rId137" Type="http://schemas.openxmlformats.org/officeDocument/2006/relationships/image" Target="media/image104.jpeg"/><Relationship Id="rId158" Type="http://schemas.openxmlformats.org/officeDocument/2006/relationships/footer" Target="footer1.xml"/><Relationship Id="rId20" Type="http://schemas.openxmlformats.org/officeDocument/2006/relationships/image" Target="media/image13.emf"/><Relationship Id="rId41" Type="http://schemas.openxmlformats.org/officeDocument/2006/relationships/image" Target="media/image32.jpeg"/><Relationship Id="rId62" Type="http://schemas.openxmlformats.org/officeDocument/2006/relationships/image" Target="media/image53.jpeg"/><Relationship Id="rId83" Type="http://schemas.openxmlformats.org/officeDocument/2006/relationships/oleObject" Target="embeddings/oleObject18.bin"/><Relationship Id="rId88" Type="http://schemas.openxmlformats.org/officeDocument/2006/relationships/image" Target="media/image63.jpeg"/><Relationship Id="rId111" Type="http://schemas.openxmlformats.org/officeDocument/2006/relationships/image" Target="media/image78.jpeg"/><Relationship Id="rId132" Type="http://schemas.openxmlformats.org/officeDocument/2006/relationships/image" Target="media/image99.jpeg"/><Relationship Id="rId153" Type="http://schemas.openxmlformats.org/officeDocument/2006/relationships/image" Target="media/image118.emf"/><Relationship Id="rId15" Type="http://schemas.openxmlformats.org/officeDocument/2006/relationships/image" Target="media/image9.jpg"/><Relationship Id="rId36" Type="http://schemas.openxmlformats.org/officeDocument/2006/relationships/image" Target="media/image27.jpeg"/><Relationship Id="rId57" Type="http://schemas.openxmlformats.org/officeDocument/2006/relationships/image" Target="media/image48.png"/><Relationship Id="rId106" Type="http://schemas.openxmlformats.org/officeDocument/2006/relationships/image" Target="media/image73.jpeg"/><Relationship Id="rId127" Type="http://schemas.openxmlformats.org/officeDocument/2006/relationships/image" Target="media/image94.jpeg"/><Relationship Id="rId10" Type="http://schemas.openxmlformats.org/officeDocument/2006/relationships/image" Target="media/image4.jpeg"/><Relationship Id="rId31" Type="http://schemas.openxmlformats.org/officeDocument/2006/relationships/image" Target="media/image22.jpeg"/><Relationship Id="rId52" Type="http://schemas.openxmlformats.org/officeDocument/2006/relationships/image" Target="media/image43.jpeg"/><Relationship Id="rId73" Type="http://schemas.openxmlformats.org/officeDocument/2006/relationships/oleObject" Target="embeddings/oleObject8.bin"/><Relationship Id="rId78" Type="http://schemas.openxmlformats.org/officeDocument/2006/relationships/oleObject" Target="embeddings/oleObject13.bin"/><Relationship Id="rId94" Type="http://schemas.openxmlformats.org/officeDocument/2006/relationships/image" Target="media/image65.jpeg"/><Relationship Id="rId99" Type="http://schemas.openxmlformats.org/officeDocument/2006/relationships/oleObject" Target="embeddings/oleObject24.bin"/><Relationship Id="rId101" Type="http://schemas.openxmlformats.org/officeDocument/2006/relationships/oleObject" Target="embeddings/oleObject26.bin"/><Relationship Id="rId122" Type="http://schemas.openxmlformats.org/officeDocument/2006/relationships/image" Target="media/image89.jpeg"/><Relationship Id="rId143" Type="http://schemas.openxmlformats.org/officeDocument/2006/relationships/image" Target="media/image110.jpeg"/><Relationship Id="rId148" Type="http://schemas.openxmlformats.org/officeDocument/2006/relationships/oleObject" Target="embeddings/oleObject28.bin"/><Relationship Id="rId4" Type="http://schemas.openxmlformats.org/officeDocument/2006/relationships/webSettings" Target="webSettings.xml"/><Relationship Id="rId9" Type="http://schemas.openxmlformats.org/officeDocument/2006/relationships/image" Target="media/image3.jpg"/><Relationship Id="rId26" Type="http://schemas.openxmlformats.org/officeDocument/2006/relationships/image" Target="media/image17.jpeg"/><Relationship Id="rId47" Type="http://schemas.openxmlformats.org/officeDocument/2006/relationships/image" Target="media/image38.jpeg"/><Relationship Id="rId68" Type="http://schemas.openxmlformats.org/officeDocument/2006/relationships/oleObject" Target="embeddings/oleObject3.bin"/><Relationship Id="rId89" Type="http://schemas.openxmlformats.org/officeDocument/2006/relationships/image" Target="media/image64.png"/><Relationship Id="rId112" Type="http://schemas.openxmlformats.org/officeDocument/2006/relationships/image" Target="media/image79.jpeg"/><Relationship Id="rId133" Type="http://schemas.openxmlformats.org/officeDocument/2006/relationships/image" Target="media/image100.jpeg"/><Relationship Id="rId154" Type="http://schemas.openxmlformats.org/officeDocument/2006/relationships/image" Target="media/image119.emf"/><Relationship Id="rId16" Type="http://schemas.openxmlformats.org/officeDocument/2006/relationships/image" Target="media/image10.jpeg"/><Relationship Id="rId37" Type="http://schemas.openxmlformats.org/officeDocument/2006/relationships/image" Target="media/image28.jpeg"/><Relationship Id="rId58" Type="http://schemas.openxmlformats.org/officeDocument/2006/relationships/image" Target="media/image49.png"/><Relationship Id="rId79" Type="http://schemas.openxmlformats.org/officeDocument/2006/relationships/oleObject" Target="embeddings/oleObject14.bin"/><Relationship Id="rId102" Type="http://schemas.openxmlformats.org/officeDocument/2006/relationships/image" Target="media/image69.jpeg"/><Relationship Id="rId123" Type="http://schemas.openxmlformats.org/officeDocument/2006/relationships/image" Target="media/image90.jpeg"/><Relationship Id="rId144" Type="http://schemas.openxmlformats.org/officeDocument/2006/relationships/image" Target="media/image111.jpeg"/><Relationship Id="rId90" Type="http://schemas.openxmlformats.org/officeDocument/2006/relationships/oleObject" Target="embeddings/oleObject19.bin"/><Relationship Id="rId27" Type="http://schemas.openxmlformats.org/officeDocument/2006/relationships/image" Target="media/image18.jpeg"/><Relationship Id="rId48" Type="http://schemas.openxmlformats.org/officeDocument/2006/relationships/image" Target="media/image39.jpeg"/><Relationship Id="rId69" Type="http://schemas.openxmlformats.org/officeDocument/2006/relationships/oleObject" Target="embeddings/oleObject4.bin"/><Relationship Id="rId113" Type="http://schemas.openxmlformats.org/officeDocument/2006/relationships/image" Target="media/image80.jpeg"/><Relationship Id="rId134" Type="http://schemas.openxmlformats.org/officeDocument/2006/relationships/image" Target="media/image101.jpeg"/><Relationship Id="rId80" Type="http://schemas.openxmlformats.org/officeDocument/2006/relationships/oleObject" Target="embeddings/oleObject15.bin"/><Relationship Id="rId155" Type="http://schemas.openxmlformats.org/officeDocument/2006/relationships/image" Target="media/image120.emf"/></Relationships>
</file>

<file path=word/_rels/header1.xml.rels><?xml version="1.0" encoding="UTF-8" standalone="yes"?>
<Relationships xmlns="http://schemas.openxmlformats.org/package/2006/relationships"><Relationship Id="rId1" Type="http://schemas.openxmlformats.org/officeDocument/2006/relationships/image" Target="media/image1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1F7DBCCAB020E42A028D9C08B4D5342" ma:contentTypeVersion="4" ma:contentTypeDescription="Create a new document." ma:contentTypeScope="" ma:versionID="a1001cb474cfd0a8250315ef3d4996b9">
  <xsd:schema xmlns:xsd="http://www.w3.org/2001/XMLSchema" xmlns:xs="http://www.w3.org/2001/XMLSchema" xmlns:p="http://schemas.microsoft.com/office/2006/metadata/properties" xmlns:ns2="http://schemas.microsoft.com/sharepoint/v4" xmlns:ns3="16910464-780c-4f6d-8de9-d311a934c83f" targetNamespace="http://schemas.microsoft.com/office/2006/metadata/properties" ma:root="true" ma:fieldsID="112b01f8db97ce315f42127fefb7f154" ns2:_="" ns3:_="">
    <xsd:import namespace="http://schemas.microsoft.com/sharepoint/v4"/>
    <xsd:import namespace="16910464-780c-4f6d-8de9-d311a934c83f"/>
    <xsd:element name="properties">
      <xsd:complexType>
        <xsd:sequence>
          <xsd:element name="documentManagement">
            <xsd:complexType>
              <xsd:all>
                <xsd:element ref="ns2:IconOverlay" minOccurs="0"/>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910464-780c-4f6d-8de9-d311a934c83f" elementFormDefault="qualified">
    <xsd:import namespace="http://schemas.microsoft.com/office/2006/documentManagement/types"/>
    <xsd:import namespace="http://schemas.microsoft.com/office/infopath/2007/PartnerControls"/>
    <xsd:element name="SharedWithUsers" ma:index="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Props1.xml><?xml version="1.0" encoding="utf-8"?>
<ds:datastoreItem xmlns:ds="http://schemas.openxmlformats.org/officeDocument/2006/customXml" ds:itemID="{D869FBCA-4AD5-4152-8050-03FA089C6357}"/>
</file>

<file path=customXml/itemProps2.xml><?xml version="1.0" encoding="utf-8"?>
<ds:datastoreItem xmlns:ds="http://schemas.openxmlformats.org/officeDocument/2006/customXml" ds:itemID="{A59EBADC-C581-49C3-AE68-8139BF93C2A5}"/>
</file>

<file path=customXml/itemProps3.xml><?xml version="1.0" encoding="utf-8"?>
<ds:datastoreItem xmlns:ds="http://schemas.openxmlformats.org/officeDocument/2006/customXml" ds:itemID="{AD0A287C-9EFA-4B72-B090-DD475D1DC348}"/>
</file>

<file path=docProps/app.xml><?xml version="1.0" encoding="utf-8"?>
<Properties xmlns="http://schemas.openxmlformats.org/officeDocument/2006/extended-properties" xmlns:vt="http://schemas.openxmlformats.org/officeDocument/2006/docPropsVTypes">
  <Template>Normal</Template>
  <TotalTime>0</TotalTime>
  <Pages>140</Pages>
  <Words>39304</Words>
  <Characters>224034</Characters>
  <Application>Microsoft Office Word</Application>
  <DocSecurity>0</DocSecurity>
  <Lines>1866</Lines>
  <Paragraphs>525</Paragraphs>
  <ScaleCrop>false</ScaleCrop>
  <HeadingPairs>
    <vt:vector size="2" baseType="variant">
      <vt:variant>
        <vt:lpstr>Title</vt:lpstr>
      </vt:variant>
      <vt:variant>
        <vt:i4>1</vt:i4>
      </vt:variant>
    </vt:vector>
  </HeadingPairs>
  <TitlesOfParts>
    <vt:vector size="1" baseType="lpstr">
      <vt:lpstr/>
    </vt:vector>
  </TitlesOfParts>
  <Company>Siemens Industry Software</Company>
  <LinksUpToDate>false</LinksUpToDate>
  <CharactersWithSpaces>262813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Madishetty, Rajkumar</dc:creator>
  <cp:lastModifiedBy>Mahdoui, Chohdi (C.)</cp:lastModifiedBy>
  <cp:revision>2</cp:revision>
  <dcterms:created xsi:type="dcterms:W3CDTF">2020-03-23T14:19:00Z</dcterms:created>
  <dcterms:modified xsi:type="dcterms:W3CDTF">2020-03-23T14:19:00Z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0x010100E1F7DBCCAB020E42A028D9C08B4D5342</vt:lpwstr>
  </property>
</Properties>
</file>